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2F257" w14:textId="6B71B6B0" w:rsidR="00C34BFC" w:rsidRPr="00711E28" w:rsidRDefault="00E47698" w:rsidP="00AF42D0">
      <w:pPr>
        <w:spacing w:before="120" w:line="360" w:lineRule="auto"/>
        <w:jc w:val="both"/>
        <w:rPr>
          <w:rFonts w:ascii="Arial" w:hAnsi="Arial" w:cs="Arial"/>
          <w:b/>
          <w:sz w:val="22"/>
          <w:szCs w:val="28"/>
        </w:rPr>
      </w:pPr>
      <w:r w:rsidRPr="004241C5">
        <w:rPr>
          <w:rFonts w:ascii="Arial" w:hAnsi="Arial" w:cs="Arial"/>
          <w:b/>
          <w:sz w:val="22"/>
          <w:szCs w:val="28"/>
        </w:rPr>
        <w:t xml:space="preserve">Landscape of Acetylene </w:t>
      </w:r>
      <w:r w:rsidR="00182C91">
        <w:rPr>
          <w:rFonts w:ascii="Arial" w:eastAsiaTheme="minorEastAsia" w:hAnsi="Arial" w:cs="Arial" w:hint="eastAsia"/>
          <w:b/>
          <w:sz w:val="22"/>
          <w:szCs w:val="28"/>
          <w:lang w:eastAsia="zh-CN"/>
        </w:rPr>
        <w:t>Production</w:t>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Guillén-Gosálbez, Javier Pérez-Ramírez*</w:t>
      </w:r>
    </w:p>
    <w:p w14:paraId="7E36E571" w14:textId="2AEB1FE6" w:rsidR="004D4194" w:rsidRPr="00CF7E03"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193383D6" w:rsidR="002D3C68" w:rsidRPr="00CF7E03" w:rsidRDefault="00465778" w:rsidP="00711E28">
      <w:pPr>
        <w:spacing w:before="120" w:line="360" w:lineRule="auto"/>
        <w:jc w:val="both"/>
        <w:rPr>
          <w:rFonts w:ascii="Arial" w:eastAsiaTheme="minorEastAsia" w:hAnsi="Arial" w:cs="Arial"/>
          <w:b/>
          <w:bCs/>
          <w:lang w:eastAsia="zh-CN"/>
        </w:rPr>
      </w:pPr>
      <w:r w:rsidRPr="00CF7E03">
        <w:rPr>
          <w:rFonts w:ascii="Arial" w:hAnsi="Arial" w:cs="Arial"/>
          <w:bCs/>
          <w:sz w:val="22"/>
        </w:rPr>
        <w:t xml:space="preserve">*Corresponding author. </w:t>
      </w:r>
      <w:r w:rsidRPr="00711E28">
        <w:rPr>
          <w:rFonts w:ascii="Arial" w:hAnsi="Arial" w:cs="Arial"/>
          <w:bCs/>
          <w:color w:val="000000" w:themeColor="text1"/>
          <w:sz w:val="22"/>
        </w:rPr>
        <w:t xml:space="preserve">E-mail: </w:t>
      </w:r>
      <w:hyperlink r:id="rId8" w:history="1">
        <w:r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33870CC2" w:rsidR="002271BC" w:rsidRPr="00CF7E03" w:rsidRDefault="002271BC" w:rsidP="00711E28">
      <w:pPr>
        <w:spacing w:line="360" w:lineRule="auto"/>
        <w:jc w:val="both"/>
        <w:rPr>
          <w:rFonts w:ascii="Arial" w:eastAsiaTheme="minorEastAsia" w:hAnsi="Arial" w:cs="Arial"/>
          <w:b/>
          <w:bCs/>
          <w:sz w:val="22"/>
          <w:szCs w:val="22"/>
          <w:lang w:eastAsia="zh-CN"/>
        </w:rPr>
      </w:pPr>
      <w:r w:rsidRPr="00CF7E03">
        <w:rPr>
          <w:rFonts w:ascii="Arial" w:hAnsi="Arial" w:cs="Arial"/>
          <w:b/>
          <w:bCs/>
          <w:sz w:val="22"/>
          <w:szCs w:val="22"/>
        </w:rPr>
        <w:lastRenderedPageBreak/>
        <w:t>Abstract</w:t>
      </w:r>
      <w:r w:rsidR="002A0D71" w:rsidRPr="00CF7E03">
        <w:rPr>
          <w:rFonts w:ascii="Arial" w:eastAsiaTheme="minorEastAsia" w:hAnsi="Arial" w:cs="Arial"/>
          <w:b/>
          <w:bCs/>
          <w:sz w:val="22"/>
          <w:szCs w:val="22"/>
          <w:lang w:eastAsia="zh-CN"/>
        </w:rPr>
        <w:t xml:space="preserve"> </w:t>
      </w:r>
      <w:r w:rsidR="002A0D71" w:rsidRPr="00CF7E03">
        <w:rPr>
          <w:rFonts w:ascii="Arial" w:eastAsiaTheme="minorEastAsia" w:hAnsi="Arial" w:cs="Arial"/>
          <w:b/>
          <w:bCs/>
          <w:sz w:val="22"/>
          <w:szCs w:val="22"/>
          <w:highlight w:val="yellow"/>
          <w:lang w:eastAsia="zh-CN"/>
        </w:rPr>
        <w:t>(ca. 214 words)</w:t>
      </w:r>
    </w:p>
    <w:p w14:paraId="2C822C47" w14:textId="6976CEFE" w:rsidR="009F3A38" w:rsidRPr="00CF7E03" w:rsidRDefault="00484151" w:rsidP="004241C5">
      <w:pPr>
        <w:spacing w:after="240" w:line="360" w:lineRule="auto"/>
        <w:jc w:val="both"/>
        <w:rPr>
          <w:rFonts w:ascii="Arial" w:hAnsi="Arial" w:cs="Arial"/>
          <w:sz w:val="22"/>
          <w:szCs w:val="22"/>
        </w:rPr>
      </w:pPr>
      <w:r w:rsidRPr="00CF7E03">
        <w:rPr>
          <w:rFonts w:ascii="Arial" w:eastAsiaTheme="minorEastAsia" w:hAnsi="Arial" w:cs="Arial"/>
          <w:sz w:val="22"/>
          <w:szCs w:val="22"/>
          <w:lang w:eastAsia="zh-CN"/>
        </w:rPr>
        <w:t>Acetylene</w:t>
      </w:r>
      <w:r w:rsidR="00C41120" w:rsidRPr="00CF7E03">
        <w:rPr>
          <w:rFonts w:ascii="Arial" w:eastAsiaTheme="minorEastAsia" w:hAnsi="Arial" w:cs="Arial"/>
          <w:sz w:val="22"/>
          <w:szCs w:val="22"/>
          <w:lang w:eastAsia="zh-CN"/>
        </w:rPr>
        <w:t xml:space="preserve"> (C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organic chemical industry until the 1960s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chemistry </w:t>
      </w:r>
      <w:r w:rsidR="001F46A3">
        <w:rPr>
          <w:rFonts w:ascii="Arial" w:eastAsiaTheme="minorEastAsia" w:hAnsi="Arial" w:cs="Arial" w:hint="eastAsia"/>
          <w:sz w:val="22"/>
          <w:szCs w:val="22"/>
          <w:lang w:eastAsia="zh-CN"/>
        </w:rPr>
        <w:t>afforded by</w:t>
      </w:r>
      <w:r w:rsidR="001F46A3" w:rsidRPr="00CF7E03">
        <w:rPr>
          <w:rFonts w:ascii="Arial" w:eastAsiaTheme="minorEastAsia" w:hAnsi="Arial" w:cs="Arial"/>
          <w:sz w:val="22"/>
          <w:szCs w:val="22"/>
          <w:lang w:eastAsia="zh-CN"/>
        </w:rPr>
        <w:t xml:space="preserve"> the triple bond</w:t>
      </w:r>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 xml:space="preserve">he </w:t>
      </w:r>
      <w:r w:rsidR="008E4118" w:rsidRPr="00CF7E03">
        <w:rPr>
          <w:rFonts w:ascii="Arial" w:eastAsiaTheme="minorEastAsia" w:hAnsi="Arial" w:cs="Arial"/>
          <w:sz w:val="22"/>
          <w:szCs w:val="22"/>
          <w:lang w:eastAsia="zh-CN"/>
        </w:rPr>
        <w:t xml:space="preserve">global availability of inexpensive petroleum </w:t>
      </w:r>
      <w:r w:rsidR="00FA045C">
        <w:rPr>
          <w:rFonts w:ascii="Arial" w:eastAsiaTheme="minorEastAsia" w:hAnsi="Arial" w:cs="Arial" w:hint="eastAsia"/>
          <w:sz w:val="22"/>
          <w:szCs w:val="22"/>
          <w:lang w:eastAsia="zh-CN"/>
        </w:rPr>
        <w:t>in</w:t>
      </w:r>
      <w:r w:rsidR="00ED04E1" w:rsidRPr="00CF7E03">
        <w:rPr>
          <w:rFonts w:ascii="Arial" w:eastAsiaTheme="minorEastAsia" w:hAnsi="Arial" w:cs="Arial"/>
          <w:sz w:val="22"/>
          <w:szCs w:val="22"/>
          <w:lang w:eastAsia="zh-CN"/>
        </w:rPr>
        <w:t xml:space="preserve"> the 1950s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r w:rsidR="007160DD">
        <w:rPr>
          <w:rFonts w:ascii="Arial" w:eastAsiaTheme="minorEastAsia" w:hAnsi="Arial" w:cs="Arial" w:hint="eastAsia"/>
          <w:sz w:val="22"/>
          <w:szCs w:val="22"/>
          <w:lang w:eastAsia="zh-CN"/>
        </w:rPr>
        <w:t>olefins</w:t>
      </w:r>
      <w:r w:rsidRPr="00CF7E03">
        <w:rPr>
          <w:rFonts w:ascii="Arial" w:eastAsiaTheme="minorEastAsia" w:hAnsi="Arial" w:cs="Arial"/>
          <w:sz w:val="22"/>
          <w:szCs w:val="22"/>
          <w:lang w:eastAsia="zh-CN"/>
        </w:rPr>
        <w:t xml:space="preserve"> </w:t>
      </w:r>
      <w:r w:rsidR="00C41120" w:rsidRPr="00CF7E03">
        <w:rPr>
          <w:rFonts w:ascii="Arial" w:eastAsiaTheme="minorEastAsia" w:hAnsi="Arial" w:cs="Arial"/>
          <w:sz w:val="22"/>
          <w:szCs w:val="22"/>
          <w:lang w:eastAsia="zh-CN"/>
        </w:rPr>
        <w:t>(</w:t>
      </w:r>
      <w:r w:rsidR="007D7331" w:rsidRPr="007D7331">
        <w:rPr>
          <w:rFonts w:ascii="Arial" w:eastAsiaTheme="minorEastAsia" w:hAnsi="Arial" w:cs="Arial" w:hint="eastAsia"/>
          <w:i/>
          <w:iCs/>
          <w:sz w:val="22"/>
          <w:szCs w:val="22"/>
          <w:lang w:eastAsia="zh-CN"/>
        </w:rPr>
        <w:t>e.g.</w:t>
      </w:r>
      <w:r w:rsidR="007D7331">
        <w:rPr>
          <w:rFonts w:ascii="Arial" w:eastAsiaTheme="minorEastAsia" w:hAnsi="Arial" w:cs="Arial" w:hint="eastAsia"/>
          <w:sz w:val="22"/>
          <w:szCs w:val="22"/>
          <w:lang w:eastAsia="zh-CN"/>
        </w:rPr>
        <w:t xml:space="preserve">,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w:t>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C</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H</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 xml:space="preserve">’s 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r w:rsidR="00C534AA" w:rsidRPr="00CF7E03">
        <w:rPr>
          <w:rFonts w:ascii="Arial" w:eastAsiaTheme="minorEastAsia" w:hAnsi="Arial" w:cs="Arial"/>
          <w:sz w:val="22"/>
          <w:szCs w:val="22"/>
          <w:lang w:eastAsia="zh-CN"/>
        </w:rPr>
        <w:t xml:space="preserve">range of </w:t>
      </w:r>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r w:rsidR="00EC7B9D" w:rsidRPr="00CF7E03">
        <w:rPr>
          <w:rFonts w:ascii="Arial" w:eastAsiaTheme="minorEastAsia" w:hAnsi="Arial" w:cs="Arial"/>
          <w:sz w:val="22"/>
          <w:szCs w:val="22"/>
          <w:lang w:eastAsia="zh-CN"/>
        </w:rPr>
        <w:t>Both f</w:t>
      </w:r>
      <w:r w:rsidR="001D5180" w:rsidRPr="00CF7E03">
        <w:rPr>
          <w:rFonts w:ascii="Arial" w:eastAsiaTheme="minorEastAsia" w:hAnsi="Arial" w:cs="Arial"/>
          <w:sz w:val="22"/>
          <w:szCs w:val="22"/>
          <w:lang w:eastAsia="zh-CN"/>
        </w:rPr>
        <w:t>ossil</w:t>
      </w:r>
      <w:r w:rsidR="00DF1426" w:rsidRPr="00CF7E03">
        <w:rPr>
          <w:rFonts w:ascii="Arial" w:eastAsiaTheme="minorEastAsia" w:hAnsi="Arial" w:cs="Arial"/>
          <w:sz w:val="22"/>
          <w:szCs w:val="22"/>
          <w:lang w:eastAsia="zh-CN"/>
        </w:rPr>
        <w:noBreakHyphen/>
      </w:r>
      <w:r w:rsidR="003B3B0E" w:rsidRPr="00CF7E03">
        <w:rPr>
          <w:rFonts w:ascii="Arial" w:eastAsiaTheme="minorEastAsia" w:hAnsi="Arial" w:cs="Arial"/>
          <w:sz w:val="22"/>
          <w:szCs w:val="22"/>
          <w:lang w:eastAsia="zh-CN"/>
        </w:rPr>
        <w:t xml:space="preserve">based </w:t>
      </w:r>
      <w:r w:rsidR="007D7331" w:rsidRPr="00CF7E03">
        <w:rPr>
          <w:rFonts w:ascii="Arial" w:eastAsiaTheme="minorEastAsia" w:hAnsi="Arial" w:cs="Arial"/>
          <w:sz w:val="22"/>
          <w:szCs w:val="22"/>
          <w:lang w:eastAsia="zh-CN"/>
        </w:rPr>
        <w:t>C</w:t>
      </w:r>
      <w:r w:rsidR="007D7331" w:rsidRPr="00CF7E03">
        <w:rPr>
          <w:rFonts w:ascii="Arial" w:eastAsiaTheme="minorEastAsia" w:hAnsi="Arial" w:cs="Arial"/>
          <w:sz w:val="22"/>
          <w:szCs w:val="22"/>
          <w:vertAlign w:val="subscript"/>
          <w:lang w:eastAsia="zh-CN"/>
        </w:rPr>
        <w:t>2</w:t>
      </w:r>
      <w:r w:rsidR="007D7331" w:rsidRPr="00CF7E03">
        <w:rPr>
          <w:rFonts w:ascii="Arial" w:eastAsiaTheme="minorEastAsia" w:hAnsi="Arial" w:cs="Arial"/>
          <w:sz w:val="22"/>
          <w:szCs w:val="22"/>
          <w:lang w:eastAsia="zh-CN"/>
        </w:rPr>
        <w:t>H</w:t>
      </w:r>
      <w:r w:rsidR="007D7331"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 xml:space="preserve"> </w:t>
      </w:r>
      <w:r w:rsidR="00021AD6" w:rsidRPr="00CF7E03">
        <w:rPr>
          <w:rFonts w:ascii="Arial" w:eastAsiaTheme="minorEastAsia" w:hAnsi="Arial" w:cs="Arial"/>
          <w:sz w:val="22"/>
          <w:szCs w:val="22"/>
          <w:lang w:eastAsia="zh-CN"/>
        </w:rPr>
        <w:t xml:space="preserve">and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021AD6" w:rsidRPr="00CF7E03">
        <w:rPr>
          <w:rFonts w:ascii="Arial" w:eastAsiaTheme="minorEastAsia" w:hAnsi="Arial" w:cs="Arial"/>
          <w:sz w:val="22"/>
          <w:szCs w:val="22"/>
          <w:lang w:eastAsia="zh-CN"/>
        </w:rPr>
        <w:t xml:space="preserve"> </w:t>
      </w:r>
      <w:r w:rsidR="00C35669">
        <w:rPr>
          <w:rFonts w:ascii="Arial" w:eastAsiaTheme="minorEastAsia" w:hAnsi="Arial" w:cs="Arial" w:hint="eastAsia"/>
          <w:sz w:val="22"/>
          <w:szCs w:val="22"/>
          <w:lang w:eastAsia="zh-CN"/>
        </w:rPr>
        <w:t>production</w:t>
      </w:r>
      <w:r w:rsidR="00C35669" w:rsidRPr="00CF7E03">
        <w:rPr>
          <w:rFonts w:ascii="Arial" w:eastAsiaTheme="minorEastAsia" w:hAnsi="Arial" w:cs="Arial"/>
          <w:sz w:val="22"/>
          <w:szCs w:val="22"/>
          <w:lang w:eastAsia="zh-CN"/>
        </w:rPr>
        <w:t xml:space="preserve"> </w:t>
      </w:r>
      <w:r w:rsidR="00997EF2">
        <w:rPr>
          <w:rFonts w:ascii="Arial" w:eastAsiaTheme="minorEastAsia" w:hAnsi="Arial" w:cs="Arial" w:hint="eastAsia"/>
          <w:sz w:val="22"/>
          <w:szCs w:val="22"/>
          <w:lang w:eastAsia="zh-CN"/>
        </w:rPr>
        <w:t xml:space="preserve">processes </w:t>
      </w:r>
      <w:r w:rsidR="00035744" w:rsidRPr="00CF7E03">
        <w:rPr>
          <w:rFonts w:ascii="Arial" w:eastAsiaTheme="minorEastAsia" w:hAnsi="Arial" w:cs="Arial"/>
          <w:sz w:val="22"/>
          <w:szCs w:val="22"/>
          <w:lang w:eastAsia="zh-CN"/>
        </w:rPr>
        <w:t>are</w:t>
      </w:r>
      <w:r w:rsidR="00732A13" w:rsidRPr="00CF7E03">
        <w:rPr>
          <w:rFonts w:ascii="Arial" w:eastAsiaTheme="minorEastAsia" w:hAnsi="Arial" w:cs="Arial"/>
          <w:sz w:val="22"/>
          <w:szCs w:val="22"/>
          <w:lang w:eastAsia="zh-CN"/>
        </w:rPr>
        <w:t xml:space="preserve"> </w:t>
      </w:r>
      <w:ins w:id="0" w:author="Nabera  Abhinandan" w:date="2024-07-28T17:05:00Z">
        <w:r w:rsidR="00C21890">
          <w:rPr>
            <w:rFonts w:ascii="Arial" w:eastAsiaTheme="minorEastAsia" w:hAnsi="Arial" w:cs="Arial"/>
            <w:sz w:val="22"/>
            <w:szCs w:val="22"/>
            <w:lang w:eastAsia="zh-CN"/>
          </w:rPr>
          <w:t xml:space="preserve">highly </w:t>
        </w:r>
      </w:ins>
      <w:r w:rsidR="00732A13" w:rsidRPr="00CF7E03">
        <w:rPr>
          <w:rFonts w:ascii="Arial" w:eastAsiaTheme="minorEastAsia" w:hAnsi="Arial" w:cs="Arial"/>
          <w:sz w:val="22"/>
          <w:szCs w:val="22"/>
          <w:lang w:eastAsia="zh-CN"/>
        </w:rPr>
        <w:t>energy</w:t>
      </w:r>
      <w:r w:rsidR="00071441" w:rsidRPr="00CF7E03">
        <w:rPr>
          <w:rFonts w:ascii="Arial" w:eastAsiaTheme="minorEastAsia" w:hAnsi="Arial" w:cs="Arial"/>
          <w:sz w:val="22"/>
          <w:szCs w:val="22"/>
          <w:lang w:eastAsia="zh-CN"/>
        </w:rPr>
        <w:noBreakHyphen/>
      </w:r>
      <w:r w:rsidR="00732A13" w:rsidRPr="00CF7E03">
        <w:rPr>
          <w:rFonts w:ascii="Arial" w:eastAsiaTheme="minorEastAsia" w:hAnsi="Arial" w:cs="Arial"/>
          <w:sz w:val="22"/>
          <w:szCs w:val="22"/>
          <w:lang w:eastAsia="zh-CN"/>
        </w:rPr>
        <w:t xml:space="preserve">intensive and </w:t>
      </w:r>
      <w:r w:rsidR="00FF1D96">
        <w:rPr>
          <w:rFonts w:ascii="Arial" w:eastAsiaTheme="minorEastAsia" w:hAnsi="Arial" w:cs="Arial" w:hint="eastAsia"/>
          <w:sz w:val="22"/>
          <w:szCs w:val="22"/>
          <w:lang w:eastAsia="zh-CN"/>
        </w:rPr>
        <w:t>pose</w:t>
      </w:r>
      <w:r w:rsidR="002A2681"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significant </w:t>
      </w:r>
      <w:r w:rsidR="00C41120" w:rsidRPr="00CF7E03">
        <w:rPr>
          <w:rFonts w:ascii="Arial" w:eastAsiaTheme="minorEastAsia" w:hAnsi="Arial" w:cs="Arial"/>
          <w:sz w:val="22"/>
          <w:szCs w:val="22"/>
          <w:lang w:eastAsia="zh-CN"/>
        </w:rPr>
        <w:t xml:space="preserve">environmental </w:t>
      </w:r>
      <w:r w:rsidR="00CC0521" w:rsidRPr="00CF7E03">
        <w:rPr>
          <w:rFonts w:ascii="Arial" w:eastAsiaTheme="minorEastAsia" w:hAnsi="Arial" w:cs="Arial"/>
          <w:sz w:val="22"/>
          <w:szCs w:val="22"/>
          <w:lang w:eastAsia="zh-CN"/>
        </w:rPr>
        <w:t>concerns</w:t>
      </w:r>
      <w:r w:rsidR="00C41120" w:rsidRPr="00CF7E03">
        <w:rPr>
          <w:rFonts w:ascii="Arial" w:eastAsiaTheme="minorEastAsia" w:hAnsi="Arial" w:cs="Arial"/>
          <w:sz w:val="22"/>
          <w:szCs w:val="22"/>
          <w:lang w:eastAsia="zh-CN"/>
        </w:rPr>
        <w:t xml:space="preserve">. </w:t>
      </w:r>
      <w:r w:rsidR="00732A13" w:rsidRPr="00CF7E03">
        <w:rPr>
          <w:rFonts w:ascii="Arial" w:eastAsiaTheme="minorEastAsia" w:hAnsi="Arial" w:cs="Arial"/>
          <w:sz w:val="22"/>
          <w:szCs w:val="22"/>
          <w:lang w:eastAsia="zh-CN"/>
        </w:rPr>
        <w:t>While</w:t>
      </w:r>
      <w:r w:rsidR="00CC0521"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focus has been on </w:t>
      </w:r>
      <w:r w:rsidR="00CC0521" w:rsidRPr="00CF7E03">
        <w:rPr>
          <w:rFonts w:ascii="Arial" w:eastAsiaTheme="minorEastAsia" w:hAnsi="Arial" w:cs="Arial"/>
          <w:sz w:val="22"/>
          <w:szCs w:val="22"/>
          <w:lang w:eastAsia="zh-CN"/>
        </w:rPr>
        <w:t>alternative C</w:t>
      </w:r>
      <w:r w:rsidR="00CC0521" w:rsidRPr="00CF7E03">
        <w:rPr>
          <w:rFonts w:ascii="Arial" w:eastAsiaTheme="minorEastAsia" w:hAnsi="Arial" w:cs="Arial"/>
          <w:sz w:val="22"/>
          <w:szCs w:val="22"/>
          <w:vertAlign w:val="subscript"/>
          <w:lang w:eastAsia="zh-CN"/>
        </w:rPr>
        <w:t>2</w:t>
      </w:r>
      <w:r w:rsidR="00CC0521" w:rsidRPr="00CF7E03">
        <w:rPr>
          <w:rFonts w:ascii="Arial" w:eastAsiaTheme="minorEastAsia" w:hAnsi="Arial" w:cs="Arial"/>
          <w:sz w:val="22"/>
          <w:szCs w:val="22"/>
          <w:lang w:eastAsia="zh-CN"/>
        </w:rPr>
        <w:t>H</w:t>
      </w:r>
      <w:r w:rsidR="00CC0521" w:rsidRPr="00CF7E03">
        <w:rPr>
          <w:rFonts w:ascii="Arial" w:eastAsiaTheme="minorEastAsia" w:hAnsi="Arial" w:cs="Arial"/>
          <w:sz w:val="22"/>
          <w:szCs w:val="22"/>
          <w:vertAlign w:val="subscript"/>
          <w:lang w:eastAsia="zh-CN"/>
        </w:rPr>
        <w:t>4</w:t>
      </w:r>
      <w:r w:rsidR="00CC0521"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723AC5" w:rsidRPr="00CF7E03">
        <w:rPr>
          <w:rFonts w:ascii="Arial" w:eastAsiaTheme="minorEastAsia" w:hAnsi="Arial" w:cs="Arial"/>
          <w:sz w:val="22"/>
          <w:szCs w:val="22"/>
          <w:lang w:eastAsia="zh-CN"/>
        </w:rPr>
        <w:t xml:space="preserve">due to </w:t>
      </w:r>
      <w:r w:rsidR="001D7A13" w:rsidRPr="00CF7E03">
        <w:rPr>
          <w:rFonts w:ascii="Arial" w:eastAsiaTheme="minorEastAsia" w:hAnsi="Arial" w:cs="Arial"/>
          <w:sz w:val="22"/>
          <w:szCs w:val="22"/>
          <w:lang w:eastAsia="zh-CN"/>
        </w:rPr>
        <w:t>its</w:t>
      </w:r>
      <w:r w:rsidR="00723AC5" w:rsidRPr="00CF7E03">
        <w:rPr>
          <w:rFonts w:ascii="Arial" w:eastAsiaTheme="minorEastAsia" w:hAnsi="Arial" w:cs="Arial"/>
          <w:sz w:val="22"/>
          <w:szCs w:val="22"/>
          <w:lang w:eastAsia="zh-CN"/>
        </w:rPr>
        <w:t xml:space="preserve"> </w:t>
      </w:r>
      <w:r w:rsidR="001D7A13" w:rsidRPr="00CF7E03">
        <w:rPr>
          <w:rFonts w:ascii="Arial" w:eastAsiaTheme="minorEastAsia" w:hAnsi="Arial" w:cs="Arial"/>
          <w:sz w:val="22"/>
          <w:szCs w:val="22"/>
          <w:lang w:eastAsia="zh-CN"/>
        </w:rPr>
        <w:t>larger</w:t>
      </w:r>
      <w:r w:rsidR="00723AC5" w:rsidRPr="00CF7E03">
        <w:rPr>
          <w:rFonts w:ascii="Arial" w:eastAsiaTheme="minorEastAsia" w:hAnsi="Arial" w:cs="Arial"/>
          <w:sz w:val="22"/>
          <w:szCs w:val="22"/>
          <w:lang w:eastAsia="zh-CN"/>
        </w:rPr>
        <w:t xml:space="preserve"> market share (</w:t>
      </w:r>
      <w:r w:rsidR="001D7A13" w:rsidRPr="00CF7E03">
        <w:rPr>
          <w:rFonts w:ascii="Arial" w:eastAsiaTheme="minorEastAsia" w:hAnsi="Arial" w:cs="Arial"/>
          <w:sz w:val="22"/>
          <w:szCs w:val="22"/>
          <w:lang w:eastAsia="zh-CN"/>
        </w:rPr>
        <w:t xml:space="preserve">225 </w:t>
      </w:r>
      <w:r w:rsidR="001D7A13" w:rsidRPr="00AA2184">
        <w:rPr>
          <w:rFonts w:ascii="Arial" w:eastAsiaTheme="minorEastAsia" w:hAnsi="Arial" w:cs="Arial"/>
          <w:i/>
          <w:sz w:val="22"/>
          <w:szCs w:val="22"/>
          <w:lang w:eastAsia="zh-CN"/>
        </w:rPr>
        <w:t>vs</w:t>
      </w:r>
      <w:r w:rsidR="00641722" w:rsidRPr="00CF7E03">
        <w:rPr>
          <w:rFonts w:ascii="Arial" w:eastAsiaTheme="minorEastAsia" w:hAnsi="Arial" w:cs="Arial"/>
          <w:sz w:val="22"/>
          <w:szCs w:val="22"/>
          <w:lang w:eastAsia="zh-CN"/>
        </w:rPr>
        <w:t>.</w:t>
      </w:r>
      <w:r w:rsidR="001D7A13" w:rsidRPr="00CF7E03">
        <w:rPr>
          <w:rFonts w:ascii="Arial" w:eastAsiaTheme="minorEastAsia" w:hAnsi="Arial" w:cs="Arial"/>
          <w:sz w:val="22"/>
          <w:szCs w:val="22"/>
          <w:lang w:eastAsia="zh-CN"/>
        </w:rPr>
        <w:t xml:space="preserve"> </w:t>
      </w:r>
      <w:r w:rsidR="00723AC5" w:rsidRPr="00CF7E03">
        <w:rPr>
          <w:rFonts w:ascii="Arial" w:eastAsiaTheme="minorEastAsia" w:hAnsi="Arial" w:cs="Arial"/>
          <w:sz w:val="22"/>
          <w:szCs w:val="22"/>
          <w:lang w:eastAsia="zh-CN"/>
        </w:rPr>
        <w:t>1</w:t>
      </w:r>
      <w:r w:rsidR="00852C14" w:rsidRPr="00CF7E03">
        <w:rPr>
          <w:rFonts w:ascii="Arial" w:eastAsiaTheme="minorEastAsia" w:hAnsi="Arial" w:cs="Arial"/>
          <w:sz w:val="22"/>
          <w:szCs w:val="22"/>
          <w:lang w:eastAsia="zh-CN"/>
        </w:rPr>
        <w:t>1</w:t>
      </w:r>
      <w:r w:rsidR="00723AC5" w:rsidRPr="00CF7E03">
        <w:rPr>
          <w:rFonts w:ascii="Arial" w:eastAsiaTheme="minorEastAsia" w:hAnsi="Arial" w:cs="Arial"/>
          <w:sz w:val="22"/>
          <w:szCs w:val="22"/>
          <w:lang w:eastAsia="zh-CN"/>
        </w:rPr>
        <w:t xml:space="preserve"> </w:t>
      </w:r>
      <w:r w:rsidR="009D4713" w:rsidRPr="00CF7E03">
        <w:rPr>
          <w:rFonts w:ascii="Arial" w:eastAsiaTheme="minorEastAsia" w:hAnsi="Arial" w:cs="Arial"/>
          <w:sz w:val="22"/>
          <w:szCs w:val="22"/>
          <w:lang w:eastAsia="zh-CN"/>
        </w:rPr>
        <w:t xml:space="preserve">million </w:t>
      </w:r>
      <w:r w:rsidR="00723AC5" w:rsidRPr="00CF7E03">
        <w:rPr>
          <w:rFonts w:ascii="Arial" w:eastAsiaTheme="minorEastAsia" w:hAnsi="Arial" w:cs="Arial"/>
          <w:sz w:val="22"/>
          <w:szCs w:val="22"/>
          <w:lang w:eastAsia="zh-CN"/>
        </w:rPr>
        <w:t>t</w:t>
      </w:r>
      <w:r w:rsidR="009D4713" w:rsidRPr="00CF7E03">
        <w:rPr>
          <w:rFonts w:ascii="Arial" w:eastAsiaTheme="minorEastAsia" w:hAnsi="Arial" w:cs="Arial"/>
          <w:sz w:val="22"/>
          <w:szCs w:val="22"/>
          <w:lang w:eastAsia="zh-CN"/>
        </w:rPr>
        <w:t>ons</w:t>
      </w:r>
      <w:r w:rsidR="00723AC5" w:rsidRPr="00CF7E03">
        <w:rPr>
          <w:rFonts w:ascii="Arial" w:eastAsiaTheme="minorEastAsia" w:hAnsi="Arial" w:cs="Arial"/>
          <w:sz w:val="22"/>
          <w:szCs w:val="22"/>
          <w:lang w:eastAsia="zh-CN"/>
        </w:rPr>
        <w:t>)</w:t>
      </w:r>
      <w:r w:rsidR="009D4713"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potential of </w:t>
      </w:r>
      <w:r w:rsidR="00FA61C6" w:rsidRPr="00CF7E03">
        <w:rPr>
          <w:rFonts w:ascii="Arial" w:eastAsiaTheme="minorEastAsia" w:hAnsi="Arial" w:cs="Arial"/>
          <w:sz w:val="22"/>
          <w:szCs w:val="22"/>
          <w:lang w:eastAsia="zh-CN"/>
        </w:rPr>
        <w:t>new</w:t>
      </w:r>
      <w:r w:rsidR="00CC0521" w:rsidRPr="00CF7E03">
        <w:rPr>
          <w:rFonts w:ascii="Arial" w:eastAsiaTheme="minorEastAsia" w:hAnsi="Arial" w:cs="Arial"/>
          <w:sz w:val="22"/>
          <w:szCs w:val="22"/>
          <w:lang w:eastAsia="zh-CN"/>
        </w:rPr>
        <w:t xml:space="preserve"> </w:t>
      </w:r>
      <w:r w:rsidR="00AF47C4" w:rsidRPr="00CF7E03">
        <w:rPr>
          <w:rFonts w:ascii="Arial" w:eastAsiaTheme="minorEastAsia" w:hAnsi="Arial" w:cs="Arial"/>
          <w:sz w:val="22"/>
          <w:szCs w:val="22"/>
          <w:lang w:eastAsia="zh-CN"/>
        </w:rPr>
        <w:t>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2</w:t>
      </w:r>
      <w:r w:rsidR="00A53ABB"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FF1D96">
        <w:rPr>
          <w:rFonts w:ascii="Arial" w:eastAsiaTheme="minorEastAsia" w:hAnsi="Arial" w:cs="Arial" w:hint="eastAsia"/>
          <w:sz w:val="22"/>
          <w:szCs w:val="22"/>
          <w:lang w:eastAsia="zh-CN"/>
        </w:rPr>
        <w:t xml:space="preserve">methods </w:t>
      </w:r>
      <w:r w:rsidR="00FF1D96" w:rsidRPr="00FF1D96">
        <w:rPr>
          <w:rFonts w:ascii="Arial" w:eastAsiaTheme="minorEastAsia" w:hAnsi="Arial" w:cs="Arial"/>
          <w:sz w:val="22"/>
          <w:szCs w:val="22"/>
          <w:lang w:eastAsia="zh-CN"/>
        </w:rPr>
        <w:t xml:space="preserve">warrants </w:t>
      </w:r>
      <w:r w:rsidR="00CC0521" w:rsidRPr="00CF7E03">
        <w:rPr>
          <w:rFonts w:ascii="Arial" w:eastAsiaTheme="minorEastAsia" w:hAnsi="Arial" w:cs="Arial"/>
          <w:sz w:val="22"/>
          <w:szCs w:val="22"/>
          <w:lang w:eastAsia="zh-CN"/>
        </w:rPr>
        <w:t>equal attention</w:t>
      </w:r>
      <w:r w:rsidR="00732A13" w:rsidRPr="00CF7E03">
        <w:rPr>
          <w:rFonts w:ascii="Arial" w:eastAsiaTheme="minorEastAsia" w:hAnsi="Arial" w:cs="Arial"/>
          <w:sz w:val="22"/>
          <w:szCs w:val="22"/>
          <w:lang w:eastAsia="zh-CN"/>
        </w:rPr>
        <w:t xml:space="preserve"> for</w:t>
      </w:r>
      <w:r w:rsidR="00ED04E1" w:rsidRPr="00CF7E03">
        <w:rPr>
          <w:rFonts w:ascii="Arial" w:eastAsiaTheme="minorEastAsia" w:hAnsi="Arial" w:cs="Arial"/>
          <w:sz w:val="22"/>
          <w:szCs w:val="22"/>
          <w:lang w:eastAsia="zh-CN"/>
        </w:rPr>
        <w:t xml:space="preserve"> produc</w:t>
      </w:r>
      <w:r w:rsidR="00FF1D96">
        <w:rPr>
          <w:rFonts w:ascii="Arial" w:eastAsiaTheme="minorEastAsia" w:hAnsi="Arial" w:cs="Arial" w:hint="eastAsia"/>
          <w:sz w:val="22"/>
          <w:szCs w:val="22"/>
          <w:lang w:eastAsia="zh-CN"/>
        </w:rPr>
        <w:t>ing</w:t>
      </w:r>
      <w:r w:rsidR="00AF47C4" w:rsidRPr="00CF7E03">
        <w:rPr>
          <w:rFonts w:ascii="Arial" w:eastAsiaTheme="minorEastAsia" w:hAnsi="Arial" w:cs="Arial"/>
          <w:sz w:val="22"/>
          <w:szCs w:val="22"/>
          <w:lang w:eastAsia="zh-CN"/>
        </w:rPr>
        <w:t xml:space="preserve"> 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4</w:t>
      </w:r>
      <w:r w:rsidR="00DF1426" w:rsidRPr="00CF7E03">
        <w:rPr>
          <w:rFonts w:ascii="Arial" w:eastAsiaTheme="minorEastAsia" w:hAnsi="Arial" w:cs="Arial"/>
          <w:sz w:val="22"/>
          <w:szCs w:val="22"/>
          <w:lang w:eastAsia="zh-CN"/>
        </w:rPr>
        <w:noBreakHyphen/>
      </w:r>
      <w:r w:rsidR="00AF47C4" w:rsidRPr="00CF7E03">
        <w:rPr>
          <w:rFonts w:ascii="Arial" w:eastAsiaTheme="minorEastAsia" w:hAnsi="Arial" w:cs="Arial"/>
          <w:sz w:val="22"/>
          <w:szCs w:val="22"/>
          <w:lang w:eastAsia="zh-CN"/>
        </w:rPr>
        <w:t xml:space="preserve">derived chemicals </w:t>
      </w:r>
      <w:r w:rsidR="00CC0521" w:rsidRPr="00CF7E03">
        <w:rPr>
          <w:rFonts w:ascii="Arial" w:eastAsiaTheme="minorEastAsia" w:hAnsi="Arial" w:cs="Arial"/>
          <w:sz w:val="22"/>
          <w:szCs w:val="22"/>
          <w:lang w:eastAsia="zh-CN"/>
        </w:rPr>
        <w:t>and</w:t>
      </w:r>
      <w:r w:rsidR="00AF47C4"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its </w:t>
      </w:r>
      <w:r w:rsidR="00AF47C4" w:rsidRPr="00CF7E03">
        <w:rPr>
          <w:rFonts w:ascii="Arial" w:eastAsiaTheme="minorEastAsia" w:hAnsi="Arial" w:cs="Arial"/>
          <w:sz w:val="22"/>
          <w:szCs w:val="22"/>
          <w:lang w:eastAsia="zh-CN"/>
        </w:rPr>
        <w:t xml:space="preserve">unique </w:t>
      </w:r>
      <w:r w:rsidR="00CC0521" w:rsidRPr="00CF7E03">
        <w:rPr>
          <w:rFonts w:ascii="Arial" w:eastAsiaTheme="minorEastAsia" w:hAnsi="Arial" w:cs="Arial"/>
          <w:sz w:val="22"/>
          <w:szCs w:val="22"/>
          <w:lang w:eastAsia="zh-CN"/>
        </w:rPr>
        <w:t>applications</w:t>
      </w:r>
      <w:r w:rsidR="00A01F04" w:rsidRPr="00CF7E03">
        <w:rPr>
          <w:rFonts w:ascii="Arial" w:eastAsiaTheme="minorEastAsia" w:hAnsi="Arial" w:cs="Arial"/>
          <w:sz w:val="22"/>
          <w:szCs w:val="22"/>
          <w:lang w:eastAsia="zh-CN"/>
        </w:rPr>
        <w:t>,</w:t>
      </w:r>
      <w:r w:rsidR="00AF47C4" w:rsidRPr="00CF7E03">
        <w:rPr>
          <w:rFonts w:ascii="Arial" w:eastAsiaTheme="minorEastAsia" w:hAnsi="Arial" w:cs="Arial"/>
          <w:sz w:val="22"/>
          <w:szCs w:val="22"/>
          <w:lang w:eastAsia="zh-CN"/>
        </w:rPr>
        <w:t xml:space="preserve"> such as oxyacetylene welding, butanediol</w:t>
      </w:r>
      <w:r w:rsidR="005B403B" w:rsidRPr="00CF7E03">
        <w:rPr>
          <w:rFonts w:ascii="Arial" w:eastAsiaTheme="minorEastAsia" w:hAnsi="Arial" w:cs="Arial"/>
          <w:sz w:val="22"/>
          <w:szCs w:val="22"/>
          <w:lang w:eastAsia="zh-CN"/>
        </w:rPr>
        <w:t>,</w:t>
      </w:r>
      <w:r w:rsidR="00614690" w:rsidRPr="00CF7E03">
        <w:rPr>
          <w:rFonts w:ascii="Arial" w:eastAsiaTheme="minorEastAsia" w:hAnsi="Arial" w:cs="Arial"/>
          <w:sz w:val="22"/>
          <w:szCs w:val="22"/>
          <w:lang w:eastAsia="zh-CN"/>
        </w:rPr>
        <w:t xml:space="preserve"> and</w:t>
      </w:r>
      <w:r w:rsidR="000F7B0D" w:rsidRPr="00CF7E03">
        <w:rPr>
          <w:rFonts w:ascii="Arial" w:eastAsiaTheme="minorEastAsia" w:hAnsi="Arial" w:cs="Arial"/>
          <w:sz w:val="22"/>
          <w:szCs w:val="22"/>
          <w:lang w:eastAsia="zh-CN"/>
        </w:rPr>
        <w:t xml:space="preserve"> acetylenic chemical</w:t>
      </w:r>
      <w:r w:rsidR="00AF47C4" w:rsidRPr="00CF7E03">
        <w:rPr>
          <w:rFonts w:ascii="Arial" w:eastAsiaTheme="minorEastAsia" w:hAnsi="Arial" w:cs="Arial"/>
          <w:sz w:val="22"/>
          <w:szCs w:val="22"/>
          <w:lang w:eastAsia="zh-CN"/>
        </w:rPr>
        <w:t xml:space="preserve"> synthesis.</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his review</w:t>
      </w:r>
      <w:r w:rsidR="00CC0521" w:rsidRPr="00CF7E03">
        <w:rPr>
          <w:rFonts w:ascii="Arial" w:eastAsiaTheme="minorEastAsia" w:hAnsi="Arial" w:cs="Arial"/>
          <w:sz w:val="22"/>
          <w:szCs w:val="22"/>
          <w:lang w:eastAsia="zh-CN"/>
        </w:rPr>
        <w:t xml:space="preserve"> </w:t>
      </w:r>
      <w:r w:rsidR="00B8220B">
        <w:rPr>
          <w:rFonts w:ascii="Arial" w:eastAsiaTheme="minorEastAsia" w:hAnsi="Arial" w:cs="Arial" w:hint="eastAsia"/>
          <w:sz w:val="22"/>
          <w:szCs w:val="22"/>
          <w:lang w:eastAsia="zh-CN"/>
        </w:rPr>
        <w:t>offers</w:t>
      </w:r>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A01F04" w:rsidRPr="00CF7E03">
        <w:rPr>
          <w:rFonts w:ascii="Arial" w:eastAsiaTheme="minorEastAsia" w:hAnsi="Arial" w:cs="Arial"/>
          <w:sz w:val="22"/>
          <w:szCs w:val="22"/>
          <w:lang w:eastAsia="zh-CN"/>
        </w:rPr>
        <w:t>C</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H</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 xml:space="preserve">technologies, including </w:t>
      </w:r>
      <w:r w:rsidR="005B403B"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indirect calcium carbide</w:t>
      </w:r>
      <w:r w:rsidR="00350D4B" w:rsidRPr="00CF7E03">
        <w:rPr>
          <w:rFonts w:ascii="Arial" w:eastAsiaTheme="minorEastAsia" w:hAnsi="Arial" w:cs="Arial"/>
          <w:sz w:val="22"/>
          <w:szCs w:val="22"/>
          <w:lang w:eastAsia="zh-CN"/>
        </w:rPr>
        <w:t xml:space="preserve"> route</w:t>
      </w:r>
      <w:r w:rsidRPr="00CF7E03">
        <w:rPr>
          <w:rFonts w:ascii="Arial" w:eastAsiaTheme="minorEastAsia" w:hAnsi="Arial" w:cs="Arial"/>
          <w:sz w:val="22"/>
          <w:szCs w:val="22"/>
          <w:lang w:eastAsia="zh-CN"/>
        </w:rPr>
        <w:t xml:space="preserve"> and direct routes </w:t>
      </w:r>
      <w:r w:rsidRPr="00CF7E03">
        <w:rPr>
          <w:rFonts w:ascii="Arial" w:eastAsiaTheme="minorEastAsia" w:hAnsi="Arial" w:cs="Arial"/>
          <w:i/>
          <w:iCs/>
          <w:sz w:val="22"/>
          <w:szCs w:val="22"/>
          <w:lang w:eastAsia="zh-CN"/>
        </w:rPr>
        <w:t>via</w:t>
      </w:r>
      <w:r w:rsidRPr="00CF7E03">
        <w:rPr>
          <w:rFonts w:ascii="Arial" w:eastAsiaTheme="minorEastAsia" w:hAnsi="Arial" w:cs="Arial"/>
          <w:sz w:val="22"/>
          <w:szCs w:val="22"/>
          <w:lang w:eastAsia="zh-CN"/>
        </w:rPr>
        <w:t xml:space="preserve"> partial combustion, </w:t>
      </w:r>
      <w:r w:rsidR="003D7162">
        <w:rPr>
          <w:rFonts w:ascii="Arial" w:eastAsiaTheme="minorEastAsia" w:hAnsi="Arial" w:cs="Arial" w:hint="eastAsia"/>
          <w:sz w:val="22"/>
          <w:szCs w:val="22"/>
          <w:lang w:eastAsia="zh-CN"/>
        </w:rPr>
        <w:t>thermal</w:t>
      </w:r>
      <w:r w:rsidR="00507F48">
        <w:rPr>
          <w:rFonts w:ascii="Arial" w:eastAsiaTheme="minorEastAsia" w:hAnsi="Arial" w:cs="Arial" w:hint="eastAsia"/>
          <w:sz w:val="22"/>
          <w:szCs w:val="22"/>
          <w:lang w:eastAsia="zh-CN"/>
        </w:rPr>
        <w:t xml:space="preserve"> </w:t>
      </w:r>
      <w:r w:rsidR="00507F48"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 </w:t>
      </w:r>
      <w:r w:rsidR="003D7162">
        <w:rPr>
          <w:rFonts w:ascii="Arial" w:eastAsiaTheme="minorEastAsia" w:hAnsi="Arial" w:cs="Arial" w:hint="eastAsia"/>
          <w:sz w:val="22"/>
          <w:szCs w:val="22"/>
          <w:lang w:eastAsia="zh-CN"/>
        </w:rPr>
        <w:t>non</w:t>
      </w:r>
      <w:r w:rsidR="003D7162" w:rsidRPr="00CF7E03">
        <w:rPr>
          <w:rFonts w:ascii="Arial" w:eastAsiaTheme="minorEastAsia" w:hAnsi="Arial" w:cs="Arial"/>
          <w:sz w:val="22"/>
          <w:szCs w:val="22"/>
          <w:lang w:eastAsia="zh-CN"/>
        </w:rPr>
        <w:t>-</w:t>
      </w:r>
      <w:r w:rsidR="003D7162">
        <w:rPr>
          <w:rFonts w:ascii="Arial" w:eastAsiaTheme="minorEastAsia" w:hAnsi="Arial" w:cs="Arial" w:hint="eastAsia"/>
          <w:sz w:val="22"/>
          <w:szCs w:val="22"/>
          <w:lang w:eastAsia="zh-CN"/>
        </w:rPr>
        <w:t>thermal</w:t>
      </w:r>
      <w:r w:rsidRPr="00CF7E03">
        <w:rPr>
          <w:rFonts w:ascii="Arial" w:eastAsiaTheme="minorEastAsia" w:hAnsi="Arial" w:cs="Arial"/>
          <w:sz w:val="22"/>
          <w:szCs w:val="22"/>
          <w:lang w:eastAsia="zh-CN"/>
        </w:rPr>
        <w:t xml:space="preserve"> plasma, </w:t>
      </w:r>
      <w:r w:rsidR="00A07B17" w:rsidRPr="00CF7E03">
        <w:rPr>
          <w:rFonts w:ascii="Arial" w:eastAsiaTheme="minorEastAsia" w:hAnsi="Arial" w:cs="Arial"/>
          <w:sz w:val="22"/>
          <w:szCs w:val="22"/>
          <w:lang w:eastAsia="zh-CN"/>
        </w:rPr>
        <w:t xml:space="preserve">and </w:t>
      </w:r>
      <w:r w:rsidRPr="00CF7E03">
        <w:rPr>
          <w:rFonts w:ascii="Arial" w:eastAsiaTheme="minorEastAsia" w:hAnsi="Arial" w:cs="Arial"/>
          <w:sz w:val="22"/>
          <w:szCs w:val="22"/>
          <w:lang w:eastAsia="zh-CN"/>
        </w:rPr>
        <w:t xml:space="preserve">thermal pyrolysis. </w:t>
      </w:r>
      <w:r w:rsidR="00207894" w:rsidRPr="00CF7E03">
        <w:rPr>
          <w:rFonts w:ascii="Arial" w:eastAsiaTheme="minorEastAsia" w:hAnsi="Arial" w:cs="Arial"/>
          <w:sz w:val="22"/>
          <w:szCs w:val="22"/>
          <w:lang w:eastAsia="zh-CN"/>
        </w:rPr>
        <w:t xml:space="preserve">In addition to traditional </w:t>
      </w:r>
      <w:r w:rsidR="00E4237B" w:rsidRPr="00CF7E03">
        <w:rPr>
          <w:rFonts w:ascii="Arial" w:eastAsiaTheme="minorEastAsia" w:hAnsi="Arial" w:cs="Arial"/>
          <w:sz w:val="22"/>
          <w:szCs w:val="22"/>
          <w:lang w:eastAsia="zh-CN"/>
        </w:rPr>
        <w:t>fossil</w:t>
      </w:r>
      <w:r w:rsidR="00E57A86" w:rsidRPr="00CF7E03">
        <w:rPr>
          <w:rFonts w:ascii="Arial" w:eastAsiaTheme="minorEastAsia" w:hAnsi="Arial" w:cs="Arial"/>
          <w:sz w:val="22"/>
          <w:szCs w:val="22"/>
          <w:lang w:eastAsia="zh-CN"/>
        </w:rPr>
        <w:noBreakHyphen/>
      </w:r>
      <w:r w:rsidR="00E4237B" w:rsidRPr="00CF7E03">
        <w:rPr>
          <w:rFonts w:ascii="Arial" w:eastAsiaTheme="minorEastAsia" w:hAnsi="Arial" w:cs="Arial"/>
          <w:sz w:val="22"/>
          <w:szCs w:val="22"/>
          <w:lang w:eastAsia="zh-CN"/>
        </w:rPr>
        <w:t>based</w:t>
      </w:r>
      <w:r w:rsidR="00207894" w:rsidRPr="00CF7E03">
        <w:rPr>
          <w:rFonts w:ascii="Arial" w:eastAsiaTheme="minorEastAsia" w:hAnsi="Arial" w:cs="Arial"/>
          <w:sz w:val="22"/>
          <w:szCs w:val="22"/>
          <w:lang w:eastAsia="zh-CN"/>
        </w:rPr>
        <w:t xml:space="preserve"> </w:t>
      </w:r>
      <w:r w:rsidR="00E4237B" w:rsidRPr="00CF7E03">
        <w:rPr>
          <w:rFonts w:ascii="Arial" w:eastAsiaTheme="minorEastAsia" w:hAnsi="Arial" w:cs="Arial"/>
          <w:sz w:val="22"/>
          <w:szCs w:val="22"/>
          <w:lang w:eastAsia="zh-CN"/>
        </w:rPr>
        <w:t>routes</w:t>
      </w:r>
      <w:r w:rsidR="00207894"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00B8220B">
        <w:rPr>
          <w:rFonts w:ascii="Arial" w:eastAsiaTheme="minorEastAsia" w:hAnsi="Arial" w:cs="Arial" w:hint="eastAsia"/>
          <w:sz w:val="22"/>
          <w:szCs w:val="22"/>
          <w:lang w:eastAsia="zh-CN"/>
        </w:rPr>
        <w:t>explore</w:t>
      </w:r>
      <w:r w:rsidR="00ED04E1"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sustainable</w:t>
      </w:r>
      <w:r w:rsidR="00387E17" w:rsidRPr="00CF7E03">
        <w:rPr>
          <w:rFonts w:ascii="Arial" w:eastAsiaTheme="minorEastAsia" w:hAnsi="Arial" w:cs="Arial"/>
          <w:sz w:val="22"/>
          <w:szCs w:val="22"/>
          <w:lang w:eastAsia="zh-CN"/>
        </w:rPr>
        <w:t xml:space="preserve"> resources like</w:t>
      </w:r>
      <w:r w:rsidR="00EB2658" w:rsidRPr="00EB2658">
        <w:rPr>
          <w:rFonts w:ascii="Arial" w:eastAsiaTheme="minorEastAsia" w:hAnsi="Arial" w:cs="Arial" w:hint="eastAsia"/>
          <w:sz w:val="22"/>
          <w:szCs w:val="22"/>
          <w:lang w:eastAsia="zh-CN"/>
        </w:rPr>
        <w:t xml:space="preserve"> </w:t>
      </w:r>
      <w:r w:rsidR="00EB2658">
        <w:rPr>
          <w:rFonts w:ascii="Arial" w:eastAsiaTheme="minorEastAsia" w:hAnsi="Arial" w:cs="Arial" w:hint="eastAsia"/>
          <w:sz w:val="22"/>
          <w:szCs w:val="22"/>
          <w:lang w:eastAsia="zh-CN"/>
        </w:rPr>
        <w:t>biomass</w:t>
      </w:r>
      <w:r w:rsidR="00EB2658" w:rsidRPr="00CF7E03">
        <w:rPr>
          <w:rFonts w:ascii="Arial" w:eastAsiaTheme="minorEastAsia" w:hAnsi="Arial" w:cs="Arial"/>
          <w:sz w:val="22"/>
          <w:szCs w:val="22"/>
          <w:lang w:eastAsia="zh-CN"/>
        </w:rPr>
        <w:t>-</w:t>
      </w:r>
      <w:r w:rsidR="00EB2658">
        <w:rPr>
          <w:rFonts w:ascii="Arial" w:eastAsiaTheme="minorEastAsia" w:hAnsi="Arial" w:cs="Arial" w:hint="eastAsia"/>
          <w:sz w:val="22"/>
          <w:szCs w:val="22"/>
          <w:lang w:eastAsia="zh-CN"/>
        </w:rPr>
        <w:t>derived</w:t>
      </w:r>
      <w:r w:rsidR="00387E17" w:rsidRPr="00CF7E03">
        <w:rPr>
          <w:rFonts w:ascii="Arial" w:eastAsiaTheme="minorEastAsia" w:hAnsi="Arial" w:cs="Arial"/>
          <w:sz w:val="22"/>
          <w:szCs w:val="22"/>
          <w:lang w:eastAsia="zh-CN"/>
        </w:rPr>
        <w:t xml:space="preserve"> </w:t>
      </w:r>
      <w:r w:rsidR="00507235" w:rsidRPr="00CF7E03">
        <w:rPr>
          <w:rFonts w:ascii="Arial" w:eastAsiaTheme="minorEastAsia" w:hAnsi="Arial" w:cs="Arial"/>
          <w:sz w:val="22"/>
          <w:szCs w:val="22"/>
          <w:lang w:eastAsia="zh-CN"/>
        </w:rPr>
        <w:t xml:space="preserve">biochar and </w:t>
      </w:r>
      <w:r w:rsidR="00002935" w:rsidRPr="00CF7E03">
        <w:rPr>
          <w:rFonts w:ascii="Arial" w:eastAsiaTheme="minorEastAsia" w:hAnsi="Arial" w:cs="Arial"/>
          <w:sz w:val="22"/>
          <w:szCs w:val="22"/>
          <w:lang w:eastAsia="zh-CN"/>
        </w:rPr>
        <w:t>biomethane</w:t>
      </w:r>
      <w:r w:rsidR="00387E17"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 xml:space="preserve">as </w:t>
      </w:r>
      <w:r w:rsidR="00ED04E1" w:rsidRPr="00CF7E03">
        <w:rPr>
          <w:rFonts w:ascii="Arial" w:eastAsiaTheme="minorEastAsia" w:hAnsi="Arial" w:cs="Arial"/>
          <w:sz w:val="22"/>
          <w:szCs w:val="22"/>
          <w:lang w:eastAsia="zh-CN"/>
        </w:rPr>
        <w:t>carbon</w:t>
      </w:r>
      <w:r w:rsidR="00207894" w:rsidRPr="00CF7E03">
        <w:rPr>
          <w:rFonts w:ascii="Arial" w:eastAsiaTheme="minorEastAsia" w:hAnsi="Arial" w:cs="Arial"/>
          <w:sz w:val="22"/>
          <w:szCs w:val="22"/>
          <w:lang w:eastAsia="zh-CN"/>
        </w:rPr>
        <w:t xml:space="preserve"> feedstock</w:t>
      </w:r>
      <w:r w:rsidR="00C0577E" w:rsidRPr="00CF7E03">
        <w:rPr>
          <w:rFonts w:ascii="Arial" w:eastAsiaTheme="minorEastAsia" w:hAnsi="Arial" w:cs="Arial"/>
          <w:sz w:val="22"/>
          <w:szCs w:val="22"/>
          <w:lang w:eastAsia="zh-CN"/>
        </w:rPr>
        <w:t>s</w:t>
      </w:r>
      <w:r w:rsidR="00ED04E1" w:rsidRPr="00CF7E03">
        <w:rPr>
          <w:rFonts w:ascii="Arial" w:eastAsiaTheme="minorEastAsia" w:hAnsi="Arial" w:cs="Arial"/>
          <w:sz w:val="22"/>
          <w:szCs w:val="22"/>
          <w:lang w:eastAsia="zh-CN"/>
        </w:rPr>
        <w:t>.</w:t>
      </w:r>
      <w:r w:rsidR="00387E17"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Pr="00CF7E03">
        <w:rPr>
          <w:rFonts w:ascii="Arial" w:eastAsiaTheme="minorEastAsia" w:hAnsi="Arial" w:cs="Arial"/>
          <w:sz w:val="22"/>
          <w:szCs w:val="22"/>
          <w:lang w:eastAsia="zh-CN"/>
        </w:rPr>
        <w:t xml:space="preserve">aim </w:t>
      </w:r>
      <w:r w:rsidR="00ED04E1" w:rsidRPr="00CF7E03">
        <w:rPr>
          <w:rFonts w:ascii="Arial" w:eastAsiaTheme="minorEastAsia" w:hAnsi="Arial" w:cs="Arial"/>
          <w:sz w:val="22"/>
          <w:szCs w:val="22"/>
          <w:lang w:eastAsia="zh-CN"/>
        </w:rPr>
        <w:t>to</w:t>
      </w:r>
      <w:r w:rsidRPr="00CF7E03">
        <w:rPr>
          <w:rFonts w:ascii="Arial" w:eastAsiaTheme="minorEastAsia" w:hAnsi="Arial" w:cs="Arial"/>
          <w:sz w:val="22"/>
          <w:szCs w:val="22"/>
          <w:lang w:eastAsia="zh-CN"/>
        </w:rPr>
        <w:t xml:space="preserve"> elucidate the status and challenges of each </w:t>
      </w:r>
      <w:r w:rsidR="00507235" w:rsidRPr="00CF7E03">
        <w:rPr>
          <w:rFonts w:ascii="Arial" w:eastAsiaTheme="minorEastAsia" w:hAnsi="Arial" w:cs="Arial"/>
          <w:sz w:val="22"/>
          <w:szCs w:val="22"/>
          <w:lang w:eastAsia="zh-CN"/>
        </w:rPr>
        <w:t xml:space="preserve">production technology </w:t>
      </w:r>
      <w:r w:rsidR="009F330F" w:rsidRPr="00CF7E03">
        <w:rPr>
          <w:rFonts w:ascii="Arial" w:eastAsiaTheme="minorEastAsia" w:hAnsi="Arial" w:cs="Arial"/>
          <w:sz w:val="22"/>
          <w:szCs w:val="22"/>
          <w:lang w:eastAsia="zh-CN"/>
        </w:rPr>
        <w:t xml:space="preserve">and </w:t>
      </w:r>
      <w:r w:rsidR="00C0577E" w:rsidRPr="00CF7E03">
        <w:rPr>
          <w:rFonts w:ascii="Arial" w:eastAsiaTheme="minorEastAsia" w:hAnsi="Arial" w:cs="Arial"/>
          <w:sz w:val="22"/>
          <w:szCs w:val="22"/>
          <w:lang w:eastAsia="zh-CN"/>
        </w:rPr>
        <w:t>encourage</w:t>
      </w:r>
      <w:r w:rsidRPr="00CF7E03">
        <w:rPr>
          <w:rFonts w:ascii="Arial" w:eastAsiaTheme="minorEastAsia" w:hAnsi="Arial" w:cs="Arial"/>
          <w:sz w:val="22"/>
          <w:szCs w:val="22"/>
          <w:lang w:eastAsia="zh-CN"/>
        </w:rPr>
        <w:t xml:space="preserve"> </w:t>
      </w:r>
      <w:r w:rsidR="005E2A7D">
        <w:rPr>
          <w:rFonts w:ascii="Arial" w:eastAsiaTheme="minorEastAsia" w:hAnsi="Arial" w:cs="Arial" w:hint="eastAsia"/>
          <w:sz w:val="22"/>
          <w:szCs w:val="22"/>
          <w:lang w:eastAsia="zh-CN"/>
        </w:rPr>
        <w:t xml:space="preserve">the development of </w:t>
      </w:r>
      <w:r w:rsidR="00B8220B" w:rsidRPr="00CF7E03">
        <w:rPr>
          <w:rFonts w:ascii="Arial" w:eastAsiaTheme="minorEastAsia" w:hAnsi="Arial" w:cs="Arial"/>
          <w:sz w:val="22"/>
          <w:szCs w:val="22"/>
          <w:lang w:eastAsia="zh-CN"/>
        </w:rPr>
        <w:t xml:space="preserve">sustainable </w:t>
      </w:r>
      <w:r w:rsidR="00387E17" w:rsidRPr="00CF7E03">
        <w:rPr>
          <w:rFonts w:ascii="Arial" w:eastAsiaTheme="minorEastAsia" w:hAnsi="Arial" w:cs="Arial"/>
          <w:sz w:val="22"/>
          <w:szCs w:val="22"/>
          <w:lang w:eastAsia="zh-CN"/>
        </w:rPr>
        <w:t>C</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H</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 xml:space="preserve"> </w:t>
      </w:r>
      <w:r w:rsidR="006244EB" w:rsidRPr="00CF7E03">
        <w:rPr>
          <w:rFonts w:ascii="Arial" w:eastAsiaTheme="minorEastAsia" w:hAnsi="Arial" w:cs="Arial"/>
          <w:sz w:val="22"/>
          <w:szCs w:val="22"/>
          <w:lang w:eastAsia="zh-CN"/>
        </w:rPr>
        <w:t xml:space="preserve">production </w:t>
      </w:r>
      <w:r w:rsidR="00C0577E" w:rsidRPr="00CF7E03">
        <w:rPr>
          <w:rFonts w:ascii="Arial" w:eastAsiaTheme="minorEastAsia" w:hAnsi="Arial" w:cs="Arial"/>
          <w:sz w:val="22"/>
          <w:szCs w:val="22"/>
          <w:lang w:eastAsia="zh-CN"/>
        </w:rPr>
        <w:t xml:space="preserve">by </w:t>
      </w:r>
      <w:r w:rsidR="00CC0521" w:rsidRPr="00CF7E03">
        <w:rPr>
          <w:rFonts w:ascii="Arial" w:eastAsiaTheme="minorEastAsia" w:hAnsi="Arial" w:cs="Arial"/>
          <w:sz w:val="22"/>
          <w:szCs w:val="22"/>
          <w:lang w:eastAsia="zh-CN"/>
        </w:rPr>
        <w:t xml:space="preserve">evaluating their </w:t>
      </w:r>
      <w:r w:rsidRPr="00CF7E03">
        <w:rPr>
          <w:rFonts w:ascii="Arial" w:eastAsiaTheme="minorEastAsia" w:hAnsi="Arial" w:cs="Arial"/>
          <w:sz w:val="22"/>
          <w:szCs w:val="22"/>
          <w:lang w:eastAsia="zh-CN"/>
        </w:rPr>
        <w:t xml:space="preserve">potential </w:t>
      </w:r>
      <w:r w:rsidR="00CC0521" w:rsidRPr="00CF7E03">
        <w:rPr>
          <w:rFonts w:ascii="Arial" w:eastAsiaTheme="minorEastAsia" w:hAnsi="Arial" w:cs="Arial"/>
          <w:sz w:val="22"/>
          <w:szCs w:val="22"/>
          <w:lang w:eastAsia="zh-CN"/>
        </w:rPr>
        <w:t>through</w:t>
      </w:r>
      <w:r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life cycle assessment</w:t>
      </w:r>
      <w:r w:rsidR="00CD2C81" w:rsidRPr="00CF7E03">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 xml:space="preserve">By highlighting novel synthesis approaches,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 xml:space="preserve">interest in </w:t>
      </w:r>
      <w:r w:rsidR="00C0577E" w:rsidRPr="00CF7E03">
        <w:rPr>
          <w:rFonts w:ascii="Arial" w:eastAsiaTheme="minorEastAsia" w:hAnsi="Arial" w:cs="Arial"/>
          <w:sz w:val="22"/>
          <w:szCs w:val="22"/>
          <w:lang w:eastAsia="zh-CN"/>
        </w:rPr>
        <w:t>C</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H</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chemistry and foster collaborative efforts for its technological advancement.</w:t>
      </w:r>
    </w:p>
    <w:p w14:paraId="41E78103" w14:textId="648C1D3C" w:rsidR="002D3C68" w:rsidRPr="00CF7E03" w:rsidRDefault="002D3C68" w:rsidP="00495801">
      <w:pPr>
        <w:spacing w:line="360" w:lineRule="auto"/>
        <w:jc w:val="both"/>
        <w:rPr>
          <w:rFonts w:ascii="Arial" w:hAnsi="Arial" w:cs="Arial"/>
          <w:sz w:val="22"/>
          <w:szCs w:val="22"/>
          <w:highlight w:val="yellow"/>
        </w:rPr>
      </w:pPr>
      <w:r w:rsidRPr="00CF7E03">
        <w:rPr>
          <w:rFonts w:ascii="Arial" w:hAnsi="Arial" w:cs="Arial"/>
          <w:b/>
          <w:sz w:val="22"/>
          <w:szCs w:val="22"/>
        </w:rPr>
        <w:t>Keywords</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024BD5">
        <w:rPr>
          <w:rFonts w:ascii="Arial" w:eastAsiaTheme="minorEastAsia" w:hAnsi="Arial" w:cs="Arial" w:hint="eastAsia"/>
          <w:sz w:val="22"/>
          <w:szCs w:val="22"/>
          <w:lang w:eastAsia="zh-CN"/>
        </w:rPr>
        <w:t>production</w:t>
      </w:r>
      <w:r w:rsidR="00A213FD" w:rsidRPr="00CF7E03">
        <w:rPr>
          <w:rFonts w:ascii="Arial" w:eastAsiaTheme="minorEastAsia" w:hAnsi="Arial" w:cs="Arial"/>
          <w:sz w:val="22"/>
          <w:szCs w:val="22"/>
          <w:lang w:eastAsia="zh-CN"/>
        </w:rPr>
        <w:t>;</w:t>
      </w:r>
      <w:r w:rsidRPr="00CF7E03">
        <w:rPr>
          <w:rFonts w:ascii="Arial" w:hAnsi="Arial" w:cs="Arial"/>
          <w:sz w:val="22"/>
          <w:szCs w:val="22"/>
        </w:rPr>
        <w:t xml:space="preserve"> </w:t>
      </w:r>
      <w:r w:rsidR="0078350F" w:rsidRPr="00CF7E03">
        <w:rPr>
          <w:rFonts w:ascii="Arial" w:eastAsiaTheme="minorEastAsia" w:hAnsi="Arial" w:cs="Arial"/>
          <w:sz w:val="22"/>
          <w:szCs w:val="22"/>
          <w:lang w:eastAsia="zh-CN"/>
        </w:rPr>
        <w:t xml:space="preserve">Calcium </w:t>
      </w:r>
      <w:r w:rsidR="00D1693F" w:rsidRPr="00CF7E03">
        <w:rPr>
          <w:rFonts w:ascii="Arial" w:eastAsiaTheme="minorEastAsia" w:hAnsi="Arial" w:cs="Arial"/>
          <w:sz w:val="22"/>
          <w:szCs w:val="22"/>
          <w:lang w:eastAsia="zh-CN"/>
        </w:rPr>
        <w:t>c</w:t>
      </w:r>
      <w:r w:rsidR="0078350F" w:rsidRPr="00CF7E03">
        <w:rPr>
          <w:rFonts w:ascii="Arial" w:eastAsiaTheme="minorEastAsia" w:hAnsi="Arial" w:cs="Arial"/>
          <w:sz w:val="22"/>
          <w:szCs w:val="22"/>
          <w:lang w:eastAsia="zh-CN"/>
        </w:rPr>
        <w:t>arbide</w:t>
      </w:r>
      <w:r w:rsidR="00A213FD" w:rsidRPr="00CF7E03">
        <w:rPr>
          <w:rFonts w:ascii="Arial" w:eastAsiaTheme="minorEastAsia" w:hAnsi="Arial" w:cs="Arial"/>
          <w:sz w:val="22"/>
          <w:szCs w:val="22"/>
          <w:lang w:eastAsia="zh-CN"/>
        </w:rPr>
        <w:t>;</w:t>
      </w:r>
      <w:r w:rsidR="0078350F"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Plasma</w:t>
      </w:r>
      <w:r w:rsidR="00A213FD" w:rsidRPr="00CF7E03">
        <w:rPr>
          <w:rFonts w:ascii="Arial" w:hAnsi="Arial" w:cs="Arial"/>
          <w:sz w:val="22"/>
          <w:szCs w:val="22"/>
        </w:rPr>
        <w:t>;</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Methane coupling</w:t>
      </w:r>
      <w:r w:rsidR="00A213FD" w:rsidRPr="00CF7E03">
        <w:rPr>
          <w:rFonts w:ascii="Arial" w:hAnsi="Arial" w:cs="Arial"/>
          <w:sz w:val="22"/>
          <w:szCs w:val="22"/>
        </w:rPr>
        <w:t>;</w:t>
      </w:r>
      <w:r w:rsidRPr="00CF7E03">
        <w:rPr>
          <w:rFonts w:ascii="Arial" w:hAnsi="Arial" w:cs="Arial"/>
          <w:sz w:val="22"/>
          <w:szCs w:val="22"/>
        </w:rPr>
        <w:t xml:space="preserve"> </w:t>
      </w:r>
      <w:r w:rsidR="00AA3CC6" w:rsidRPr="00CF7E03">
        <w:rPr>
          <w:rFonts w:ascii="Arial" w:eastAsiaTheme="minorEastAsia" w:hAnsi="Arial" w:cs="Arial"/>
          <w:sz w:val="22"/>
          <w:szCs w:val="22"/>
          <w:lang w:eastAsia="zh-CN"/>
        </w:rPr>
        <w:t>Sustainable carbon resources</w:t>
      </w:r>
      <w:r w:rsidR="00A213FD" w:rsidRPr="00CF7E03">
        <w:rPr>
          <w:rFonts w:ascii="Arial" w:eastAsiaTheme="minorEastAsia" w:hAnsi="Arial" w:cs="Arial"/>
          <w:sz w:val="22"/>
          <w:szCs w:val="22"/>
          <w:lang w:eastAsia="zh-CN"/>
        </w:rPr>
        <w:t>;</w:t>
      </w:r>
      <w:r w:rsidR="00AA3CC6"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Life cycle assessment</w:t>
      </w:r>
      <w:r w:rsidR="00A213FD" w:rsidRPr="00CF7E03">
        <w:rPr>
          <w:rFonts w:ascii="Arial" w:eastAsiaTheme="minorEastAsia" w:hAnsi="Arial" w:cs="Arial"/>
          <w:sz w:val="22"/>
          <w:szCs w:val="22"/>
          <w:lang w:eastAsia="zh-CN"/>
        </w:rPr>
        <w:t>.</w:t>
      </w:r>
      <w:r w:rsidRPr="00CF7E03">
        <w:rPr>
          <w:rFonts w:ascii="Arial" w:hAnsi="Arial" w:cs="Arial"/>
          <w:sz w:val="22"/>
          <w:szCs w:val="22"/>
          <w:highlight w:val="yellow"/>
        </w:rPr>
        <w:br w:type="page"/>
      </w:r>
    </w:p>
    <w:p w14:paraId="22C2DE3A" w14:textId="49F4984D" w:rsidR="00A839C1" w:rsidRPr="00CF7E03" w:rsidRDefault="00CB3855" w:rsidP="00495801">
      <w:pPr>
        <w:pStyle w:val="ListParagraph"/>
        <w:numPr>
          <w:ilvl w:val="0"/>
          <w:numId w:val="29"/>
        </w:numPr>
        <w:spacing w:line="360" w:lineRule="auto"/>
        <w:ind w:left="450" w:hanging="450"/>
        <w:jc w:val="both"/>
        <w:rPr>
          <w:rFonts w:ascii="Arial" w:hAnsi="Arial" w:cs="Arial"/>
          <w:b/>
          <w:sz w:val="22"/>
          <w:szCs w:val="22"/>
        </w:rPr>
      </w:pPr>
      <w:r w:rsidRPr="00CF7E03">
        <w:rPr>
          <w:rFonts w:ascii="Arial" w:hAnsi="Arial" w:cs="Arial"/>
          <w:b/>
          <w:sz w:val="22"/>
          <w:szCs w:val="22"/>
        </w:rPr>
        <w:lastRenderedPageBreak/>
        <w:t>Introduction</w:t>
      </w:r>
      <w:r w:rsidR="00B95C09" w:rsidRPr="00CF7E03">
        <w:rPr>
          <w:rFonts w:ascii="Arial" w:hAnsi="Arial" w:cs="Arial"/>
          <w:b/>
          <w:sz w:val="22"/>
          <w:szCs w:val="22"/>
        </w:rPr>
        <w:t xml:space="preserve"> </w:t>
      </w:r>
      <w:r w:rsidR="00D038DD" w:rsidRPr="00CF7E03">
        <w:rPr>
          <w:rFonts w:ascii="Arial" w:hAnsi="Arial" w:cs="Arial"/>
          <w:bCs/>
          <w:sz w:val="22"/>
          <w:szCs w:val="22"/>
          <w:highlight w:val="yellow"/>
        </w:rPr>
        <w:t xml:space="preserve">(ca. </w:t>
      </w:r>
      <w:r w:rsidR="00960BDD">
        <w:rPr>
          <w:rFonts w:ascii="Arial" w:eastAsiaTheme="minorEastAsia" w:hAnsi="Arial" w:cs="Arial" w:hint="eastAsia"/>
          <w:bCs/>
          <w:sz w:val="22"/>
          <w:szCs w:val="22"/>
          <w:highlight w:val="yellow"/>
          <w:lang w:eastAsia="zh-CN"/>
        </w:rPr>
        <w:t>7</w:t>
      </w:r>
      <w:r w:rsidR="00FB5FF3">
        <w:rPr>
          <w:rFonts w:ascii="Arial" w:eastAsiaTheme="minorEastAsia" w:hAnsi="Arial" w:cs="Arial" w:hint="eastAsia"/>
          <w:bCs/>
          <w:sz w:val="22"/>
          <w:szCs w:val="22"/>
          <w:highlight w:val="yellow"/>
          <w:lang w:eastAsia="zh-CN"/>
        </w:rPr>
        <w:t>53</w:t>
      </w:r>
      <w:r w:rsidR="00B95C09" w:rsidRPr="00CF7E03">
        <w:rPr>
          <w:rFonts w:ascii="Arial" w:hAnsi="Arial" w:cs="Arial"/>
          <w:bCs/>
          <w:sz w:val="22"/>
          <w:szCs w:val="22"/>
          <w:highlight w:val="yellow"/>
        </w:rPr>
        <w:t xml:space="preserve"> words)</w:t>
      </w:r>
    </w:p>
    <w:p w14:paraId="6DCE3EDC" w14:textId="24A09A87"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EF64DF" w:rsidRPr="00CF7E03">
        <w:rPr>
          <w:rFonts w:ascii="Arial" w:eastAsiaTheme="minorEastAsia" w:hAnsi="Arial" w:cs="Arial"/>
          <w:sz w:val="22"/>
          <w:szCs w:val="22"/>
          <w:lang w:eastAsia="zh-CN"/>
        </w:rPr>
        <w:t xml:space="preserv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through the reaction of water with potassium carbide (K</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C</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w:t>
      </w:r>
      <w:r w:rsidR="0010415B" w:rsidRPr="00CF7E03">
        <w:rPr>
          <w:rFonts w:ascii="Arial" w:eastAsiaTheme="minorEastAsia" w:hAnsi="Arial" w:cs="Arial"/>
          <w:sz w:val="22"/>
          <w:szCs w:val="22"/>
          <w:lang w:eastAsia="zh-CN"/>
        </w:rPr>
        <w:t>,</w:t>
      </w:r>
      <w:r w:rsidR="00725299" w:rsidRPr="00CF7E03">
        <w:rPr>
          <w:rFonts w:ascii="Arial" w:eastAsiaTheme="minorEastAsia" w:hAnsi="Arial" w:cs="Arial"/>
          <w:sz w:val="22"/>
          <w:szCs w:val="22"/>
          <w:lang w:eastAsia="zh-CN"/>
        </w:rPr>
        <w:t xml:space="preserve"> obtained by heating a mixture of tartar (potassium hydrogen tartrate, KC</w:t>
      </w:r>
      <w:r w:rsidR="00725299" w:rsidRPr="00CF7E03">
        <w:rPr>
          <w:rFonts w:ascii="Arial" w:eastAsiaTheme="minorEastAsia" w:hAnsi="Arial" w:cs="Arial"/>
          <w:sz w:val="22"/>
          <w:szCs w:val="22"/>
          <w:vertAlign w:val="subscript"/>
          <w:lang w:eastAsia="zh-CN"/>
        </w:rPr>
        <w:t>4</w:t>
      </w:r>
      <w:r w:rsidR="00725299" w:rsidRPr="00CF7E03">
        <w:rPr>
          <w:rFonts w:ascii="Arial" w:eastAsiaTheme="minorEastAsia" w:hAnsi="Arial" w:cs="Arial"/>
          <w:sz w:val="22"/>
          <w:szCs w:val="22"/>
          <w:lang w:eastAsia="zh-CN"/>
        </w:rPr>
        <w:t>H</w:t>
      </w:r>
      <w:r w:rsidR="00725299" w:rsidRPr="00CF7E03">
        <w:rPr>
          <w:rFonts w:ascii="Arial" w:eastAsiaTheme="minorEastAsia" w:hAnsi="Arial" w:cs="Arial"/>
          <w:sz w:val="22"/>
          <w:szCs w:val="22"/>
          <w:vertAlign w:val="subscript"/>
          <w:lang w:eastAsia="zh-CN"/>
        </w:rPr>
        <w:t>5</w:t>
      </w:r>
      <w:r w:rsidR="00725299" w:rsidRPr="00CF7E03">
        <w:rPr>
          <w:rFonts w:ascii="Arial" w:eastAsiaTheme="minorEastAsia" w:hAnsi="Arial" w:cs="Arial"/>
          <w:sz w:val="22"/>
          <w:szCs w:val="22"/>
          <w:lang w:eastAsia="zh-CN"/>
        </w:rPr>
        <w:t>O</w:t>
      </w:r>
      <w:r w:rsidR="00725299" w:rsidRPr="00CF7E03">
        <w:rPr>
          <w:rFonts w:ascii="Arial" w:eastAsiaTheme="minorEastAsia" w:hAnsi="Arial" w:cs="Arial"/>
          <w:sz w:val="22"/>
          <w:szCs w:val="22"/>
          <w:vertAlign w:val="subscript"/>
          <w:lang w:eastAsia="zh-CN"/>
        </w:rPr>
        <w:t>6</w:t>
      </w:r>
      <w:r w:rsidR="00725299" w:rsidRPr="00CF7E03">
        <w:rPr>
          <w:rFonts w:ascii="Arial" w:eastAsiaTheme="minorEastAsia" w:hAnsi="Arial" w:cs="Arial"/>
          <w:sz w:val="22"/>
          <w:szCs w:val="22"/>
          <w:lang w:eastAsia="zh-CN"/>
        </w:rPr>
        <w:t>) and charcoal powder (</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eastAsiaTheme="minorEastAsia" w:hAnsi="Arial" w:cs="Arial"/>
          <w:sz w:val="22"/>
          <w:szCs w:val="22"/>
          <w:lang w:eastAsia="zh-CN"/>
        </w:rPr>
        <w:fldChar w:fldCharType="begin"/>
      </w:r>
      <w:r w:rsidR="006D11EF" w:rsidRPr="00CF7E03">
        <w:rPr>
          <w:rFonts w:ascii="Arial" w:eastAsiaTheme="minorEastAsia" w:hAnsi="Arial" w:cs="Arial"/>
          <w:sz w:val="22"/>
          <w:szCs w:val="22"/>
          <w:lang w:eastAsia="zh-CN"/>
        </w:rPr>
        <w:instrText xml:space="preserve"> ADDIN ZOTERO_ITEM CSL_CITATION {"citationID":"XEcrsdez","properties":{"formattedCitation":"\\super 1\\nosupersub{}","plainCitation":"1","noteIndex":0},"citationItems":[{"id":104,"uris":["http://zotero.org/users/local/cJGf2fHk/items/EWDSB3EC"],"itemData":{"id":104,"type":"article-journal","container-title":"Journal of the Franklin Institute","ISSN":"0016-0032 , 1879-2693","issue":"3","language":"English","page":"216","title":"Notice of Carburet of Potassium, and of a New Gaseous Bi-Carburet of Hydrogen","volume":"19","author":[{"family":"Davy","given":"Edmund"}],"issued":{"date-parts":[["1837"]]}}}],"schema":"https://github.com/citation-style-language/schema/raw/master/csl-citation.json"} </w:instrText>
      </w:r>
      <w:r w:rsidR="006D11EF"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1</w:t>
      </w:r>
      <w:r w:rsidR="006D11EF" w:rsidRPr="00CF7E03">
        <w:rPr>
          <w:rFonts w:ascii="Arial" w:eastAsiaTheme="minorEastAsia" w:hAnsi="Arial" w:cs="Arial"/>
          <w:sz w:val="22"/>
          <w:szCs w:val="22"/>
          <w:lang w:eastAsia="zh-CN"/>
        </w:rPr>
        <w:fldChar w:fldCharType="end"/>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French chemist Marcellin Berthelot 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 </w:t>
      </w:r>
      <w:r w:rsidR="00D11825" w:rsidRPr="00F015EA">
        <w:rPr>
          <w:rFonts w:ascii="Arial" w:eastAsiaTheme="minorEastAsia" w:hAnsi="Arial" w:cs="Arial"/>
          <w:i/>
          <w:sz w:val="22"/>
          <w:szCs w:val="22"/>
          <w:lang w:eastAsia="zh-CN"/>
          <w:rPrChange w:id="1" w:author="Nabera  Abhinandan" w:date="2024-07-28T17:07:00Z">
            <w:rPr>
              <w:rFonts w:ascii="Arial" w:eastAsiaTheme="minorEastAsia" w:hAnsi="Arial" w:cs="Arial"/>
              <w:sz w:val="22"/>
              <w:szCs w:val="22"/>
              <w:lang w:eastAsia="zh-CN"/>
            </w:rPr>
          </w:rPrChange>
        </w:rPr>
        <w:t>via</w:t>
      </w:r>
      <w:r w:rsidR="00D11825" w:rsidRPr="00CF7E03">
        <w:rPr>
          <w:rFonts w:ascii="Arial" w:eastAsiaTheme="minorEastAsia" w:hAnsi="Arial" w:cs="Arial"/>
          <w:sz w:val="22"/>
          <w:szCs w:val="22"/>
          <w:lang w:eastAsia="zh-CN"/>
        </w:rPr>
        <w:t xml:space="preserve"> electric arc in 1862</w:t>
      </w:r>
      <w:r w:rsidR="009645DC" w:rsidRPr="00CF7E03">
        <w:rPr>
          <w:rFonts w:ascii="Arial" w:eastAsiaTheme="minorEastAsia" w:hAnsi="Arial" w:cs="Arial"/>
          <w:sz w:val="22"/>
          <w:szCs w:val="22"/>
          <w:lang w:eastAsia="zh-CN"/>
        </w:rPr>
        <w:t>.</w:t>
      </w:r>
      <w:r w:rsidR="00D11825" w:rsidRPr="00CF7E03">
        <w:rPr>
          <w:rFonts w:ascii="Arial" w:eastAsiaTheme="minorEastAsia" w:hAnsi="Arial" w:cs="Arial"/>
          <w:sz w:val="22"/>
          <w:szCs w:val="22"/>
          <w:lang w:eastAsia="zh-CN"/>
        </w:rPr>
        <w:fldChar w:fldCharType="begin"/>
      </w:r>
      <w:r w:rsidR="006D11EF" w:rsidRPr="00CF7E03">
        <w:rPr>
          <w:rFonts w:ascii="Arial" w:eastAsiaTheme="minorEastAsia" w:hAnsi="Arial" w:cs="Arial"/>
          <w:sz w:val="22"/>
          <w:szCs w:val="22"/>
          <w:lang w:eastAsia="zh-CN"/>
        </w:rPr>
        <w:instrText xml:space="preserve"> ADDIN ZOTERO_ITEM CSL_CITATION {"citationID":"lpmdvXZR","properties":{"formattedCitation":"\\super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D11825"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2</w:t>
      </w:r>
      <w:r w:rsidR="00D11825" w:rsidRPr="00CF7E03">
        <w:rPr>
          <w:rFonts w:ascii="Arial" w:eastAsiaTheme="minorEastAsia" w:hAnsi="Arial" w:cs="Arial"/>
          <w:sz w:val="22"/>
          <w:szCs w:val="22"/>
          <w:lang w:eastAsia="zh-CN"/>
        </w:rPr>
        <w:fldChar w:fldCharType="end"/>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plant for 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 xml:space="preserve">in 1894 </w:t>
      </w:r>
      <w:r w:rsidR="002F3F77" w:rsidRPr="00CF7E03">
        <w:rPr>
          <w:rFonts w:ascii="Arial" w:eastAsiaTheme="minorEastAsia" w:hAnsi="Arial" w:cs="Arial"/>
          <w:sz w:val="22"/>
          <w:szCs w:val="22"/>
          <w:lang w:eastAsia="zh-CN"/>
        </w:rPr>
        <w:t>due to</w:t>
      </w:r>
      <w:r w:rsidR="00931A02" w:rsidRPr="00CF7E03">
        <w:rPr>
          <w:rFonts w:ascii="Arial" w:eastAsiaTheme="minorEastAsia" w:hAnsi="Arial" w:cs="Arial"/>
          <w:sz w:val="22"/>
          <w:szCs w:val="22"/>
          <w:lang w:eastAsia="zh-CN"/>
        </w:rPr>
        <w:t xml:space="preserve"> </w:t>
      </w:r>
      <w:r w:rsidR="005F5FEE" w:rsidRPr="00CF7E03">
        <w:rPr>
          <w:rFonts w:ascii="Arial" w:eastAsiaTheme="minorEastAsia" w:hAnsi="Arial" w:cs="Arial"/>
          <w:sz w:val="22"/>
          <w:szCs w:val="22"/>
          <w:lang w:eastAsia="zh-CN"/>
        </w:rPr>
        <w:t xml:space="preserve">the </w:t>
      </w:r>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of CaC</w:t>
      </w:r>
      <w:r w:rsidR="00931A02" w:rsidRPr="00CF7E03">
        <w:rPr>
          <w:rFonts w:ascii="Arial" w:eastAsiaTheme="minorEastAsia" w:hAnsi="Arial" w:cs="Arial"/>
          <w:sz w:val="22"/>
          <w:szCs w:val="22"/>
          <w:vertAlign w:val="subscript"/>
          <w:lang w:eastAsia="zh-CN"/>
        </w:rPr>
        <w:t>2</w:t>
      </w:r>
      <w:r w:rsidR="00931A02" w:rsidRPr="00CF7E03">
        <w:rPr>
          <w:rFonts w:ascii="Arial" w:eastAsiaTheme="minorEastAsia" w:hAnsi="Arial" w:cs="Arial"/>
          <w:sz w:val="22"/>
          <w:szCs w:val="22"/>
          <w:lang w:eastAsia="zh-CN"/>
        </w:rPr>
        <w:t xml:space="preserve"> by the electrothermal reduction of lime (CaO)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r w:rsidR="0043744A">
        <w:rPr>
          <w:rFonts w:ascii="Arial" w:eastAsiaTheme="minorEastAsia" w:hAnsi="Arial" w:cs="Arial" w:hint="eastAsia"/>
          <w:sz w:val="22"/>
          <w:szCs w:val="22"/>
          <w:lang w:eastAsia="zh-CN"/>
        </w:rPr>
        <w:t xml:space="preserve">, </w:t>
      </w:r>
      <w:r w:rsidR="00932440">
        <w:rPr>
          <w:rFonts w:ascii="Arial" w:eastAsiaTheme="minorEastAsia" w:hAnsi="Arial" w:cs="Arial" w:hint="eastAsia"/>
          <w:sz w:val="22"/>
          <w:szCs w:val="22"/>
          <w:lang w:eastAsia="zh-CN"/>
        </w:rPr>
        <w:t xml:space="preserve">discovered </w:t>
      </w:r>
      <w:r w:rsidR="008C469A" w:rsidRPr="00CF7E03">
        <w:rPr>
          <w:rFonts w:ascii="Arial" w:eastAsiaTheme="minorEastAsia" w:hAnsi="Arial" w:cs="Arial"/>
          <w:sz w:val="22"/>
          <w:szCs w:val="22"/>
          <w:lang w:eastAsia="zh-CN"/>
        </w:rPr>
        <w:t>by Thomas Willson</w:t>
      </w:r>
      <w:r w:rsidR="00931A02" w:rsidRPr="00CF7E03">
        <w:rPr>
          <w:rFonts w:ascii="Arial" w:eastAsiaTheme="minorEastAsia" w:hAnsi="Arial" w:cs="Arial"/>
          <w:sz w:val="22"/>
          <w:szCs w:val="22"/>
          <w:lang w:eastAsia="zh-CN"/>
        </w:rPr>
        <w:t>.</w:t>
      </w:r>
      <w:r w:rsidR="007E4456" w:rsidRPr="00CF7E03">
        <w:rPr>
          <w:rFonts w:ascii="Arial" w:eastAsiaTheme="minorEastAsia" w:hAnsi="Arial" w:cs="Arial"/>
          <w:sz w:val="22"/>
          <w:szCs w:val="22"/>
          <w:lang w:eastAsia="zh-CN"/>
        </w:rPr>
        <w:fldChar w:fldCharType="begin"/>
      </w:r>
      <w:r w:rsidR="00C66DCF" w:rsidRPr="00CF7E03">
        <w:rPr>
          <w:rFonts w:ascii="Arial" w:eastAsiaTheme="minorEastAsia" w:hAnsi="Arial" w:cs="Arial"/>
          <w:sz w:val="22"/>
          <w:szCs w:val="22"/>
          <w:lang w:eastAsia="zh-CN"/>
        </w:rPr>
        <w:instrText xml:space="preserve"> ADDIN ZOTERO_ITEM CSL_CITATION {"citationID":"gkPPQovB","properties":{"formattedCitation":"\\super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7E445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w:t>
      </w:r>
      <w:r w:rsidR="007E4456" w:rsidRPr="00CF7E03">
        <w:rPr>
          <w:rFonts w:ascii="Arial" w:eastAsiaTheme="minorEastAsia" w:hAnsi="Arial" w:cs="Arial"/>
          <w:sz w:val="22"/>
          <w:szCs w:val="22"/>
          <w:lang w:eastAsia="zh-CN"/>
        </w:rPr>
        <w:fldChar w:fldCharType="end"/>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application</w:t>
      </w:r>
      <w:r w:rsidR="00990335" w:rsidRPr="00CF7E03">
        <w:rPr>
          <w:rFonts w:ascii="Arial" w:eastAsiaTheme="minorEastAsia" w:hAnsi="Arial" w:cs="Arial"/>
          <w:sz w:val="22"/>
          <w:szCs w:val="22"/>
          <w:lang w:eastAsia="zh-CN"/>
        </w:rPr>
        <w:t xml:space="preserve">s </w:t>
      </w:r>
      <w:r w:rsidR="00222DC4" w:rsidRPr="00CF7E03">
        <w:rPr>
          <w:rFonts w:ascii="Arial" w:eastAsiaTheme="minorEastAsia" w:hAnsi="Arial" w:cs="Arial"/>
          <w:sz w:val="22"/>
          <w:szCs w:val="22"/>
          <w:lang w:eastAsia="zh-CN"/>
        </w:rPr>
        <w:t>of C</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H</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 xml:space="preserve"> </w:t>
      </w:r>
      <w:r w:rsidR="00990335" w:rsidRPr="00CF7E03">
        <w:rPr>
          <w:rFonts w:ascii="Arial" w:eastAsiaTheme="minorEastAsia" w:hAnsi="Arial" w:cs="Arial"/>
          <w:sz w:val="22"/>
          <w:szCs w:val="22"/>
          <w:lang w:eastAsia="zh-CN"/>
        </w:rPr>
        <w:t>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BB4956" w:rsidRPr="00CF7E03">
        <w:rPr>
          <w:rFonts w:ascii="Arial" w:eastAsiaTheme="minorEastAsia" w:hAnsi="Arial" w:cs="Arial"/>
          <w:sz w:val="22"/>
          <w:szCs w:val="22"/>
          <w:lang w:eastAsia="zh-CN"/>
        </w:rPr>
        <w:fldChar w:fldCharType="begin"/>
      </w:r>
      <w:r w:rsidR="00BB4956" w:rsidRPr="00CF7E03">
        <w:rPr>
          <w:rFonts w:ascii="Arial" w:eastAsiaTheme="minorEastAsia" w:hAnsi="Arial" w:cs="Arial"/>
          <w:sz w:val="22"/>
          <w:szCs w:val="22"/>
          <w:lang w:eastAsia="zh-CN"/>
        </w:rPr>
        <w:instrText xml:space="preserve"> ADDIN ZOTERO_ITEM CSL_CITATION {"citationID":"DqPHnCjF","properties":{"formattedCitation":"\\super 2,4\\nosupersub{}","plainCitation":"2,4","noteIndex":0},"citationItems":[{"id":107,"uris":["http://zotero.org/users/local/cJGf2fHk/items/PCBAGK4B"],"itemData":{"id":107,"type":"book","collection-title":"SpringerBriefs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C."}],"accessed":{"date-parts":[["2024",6,6]]},"issued":{"date-parts":[["2018"]]}}},{"id":116,"uris":["http://zotero.org/users/local/cJGf2fHk/items/FFJ5LD75"],"itemData":{"id":116,"type":"article-journal","container-title":"Proceedings of the Institution of Mechanical Engineers","DOI":"10.1243/PIME_PROC_1919_096_008_02","ISSN":"0020-3483","issue":"1","note":"publisher: IMECHE","page":"73-86","source":"SAGE Journals","title":"The Development of the Oxy-Acetylene Welding and Cutting Industry in the United States","volume":"96","author":[{"family":"Cave","given":"Henry"}],"issued":{"date-parts":[["1919",6,1]]}}}],"schema":"https://github.com/citation-style-language/schema/raw/master/csl-citation.json"} </w:instrText>
      </w:r>
      <w:r w:rsidR="00BB4956" w:rsidRPr="00CF7E03">
        <w:rPr>
          <w:rFonts w:ascii="Arial" w:eastAsiaTheme="minorEastAsia" w:hAnsi="Arial" w:cs="Arial"/>
          <w:sz w:val="22"/>
          <w:szCs w:val="22"/>
          <w:lang w:eastAsia="zh-CN"/>
        </w:rPr>
        <w:fldChar w:fldCharType="separate"/>
      </w:r>
      <w:r w:rsidR="00BB4956" w:rsidRPr="00CF7E03">
        <w:rPr>
          <w:rFonts w:ascii="Arial" w:hAnsi="Arial" w:cs="Arial"/>
          <w:sz w:val="22"/>
          <w:vertAlign w:val="superscript"/>
        </w:rPr>
        <w:t>2,4</w:t>
      </w:r>
      <w:r w:rsidR="00BB4956" w:rsidRPr="00CF7E03">
        <w:rPr>
          <w:rFonts w:ascii="Arial" w:eastAsiaTheme="minorEastAsia" w:hAnsi="Arial" w:cs="Arial"/>
          <w:sz w:val="22"/>
          <w:szCs w:val="22"/>
          <w:lang w:eastAsia="zh-CN"/>
        </w:rPr>
        <w:fldChar w:fldCharType="end"/>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was reflected by 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r w:rsidR="00601E81" w:rsidRPr="00CF7E03">
        <w:rPr>
          <w:rFonts w:ascii="Arial" w:eastAsiaTheme="minorEastAsia" w:hAnsi="Arial" w:cs="Arial"/>
          <w:sz w:val="22"/>
          <w:szCs w:val="22"/>
          <w:lang w:eastAsia="zh-CN"/>
        </w:rPr>
        <w:t>pillar of the organic chemical industry</w:t>
      </w:r>
      <w:r w:rsidR="005C5917" w:rsidRPr="00CF7E03">
        <w:rPr>
          <w:rFonts w:ascii="Arial" w:eastAsiaTheme="minorEastAsia" w:hAnsi="Arial" w:cs="Arial"/>
          <w:sz w:val="22"/>
          <w:szCs w:val="22"/>
          <w:lang w:eastAsia="zh-CN"/>
        </w:rPr>
        <w:t>.</w:t>
      </w:r>
      <w:r w:rsidR="00601E81" w:rsidRPr="00CF7E03">
        <w:rPr>
          <w:rFonts w:ascii="Arial" w:eastAsiaTheme="minorEastAsia" w:hAnsi="Arial" w:cs="Arial"/>
          <w:sz w:val="22"/>
          <w:szCs w:val="22"/>
          <w:lang w:eastAsia="zh-CN"/>
        </w:rPr>
        <w:fldChar w:fldCharType="begin"/>
      </w:r>
      <w:r w:rsidR="00BB4956" w:rsidRPr="00CF7E03">
        <w:rPr>
          <w:rFonts w:ascii="Arial" w:eastAsiaTheme="minorEastAsia" w:hAnsi="Arial" w:cs="Arial"/>
          <w:sz w:val="22"/>
          <w:szCs w:val="22"/>
          <w:lang w:eastAsia="zh-CN"/>
        </w:rPr>
        <w:instrText xml:space="preserve"> ADDIN ZOTERO_ITEM CSL_CITATION {"citationID":"cEt9HTrI","properties":{"formattedCitation":"\\super 5,6\\nosupersub{}","plainCitation":"5,6","noteIndex":0},"citationItems":[{"id":3,"uris":["http://zotero.org/users/local/cJGf2fHk/items/4NHRWJ89"],"itemData":{"id":3,"type":"article-journal","container-title":"Chemical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id":119,"uris":["http://zotero.org/users/local/cJGf2fHk/items/7IHF2MC4"],"itemData":{"id":119,"type":"article-journal","abstract":"As a lieutenant colonel in the Chemical Warfare Service, Dr. Bigelow spent many months interviewing Walter Reppe. Here he discusses various new syntheses developed by the German chemist working with acetylene under high pressures with various catalysts FOLLOWING the defeat of Germany, allied technical investigators invaded the inner sanctums of the German chemical industry, and learned among other things about the fabulous growth of the use of acetylene. Responsible for this growth, and considered by many as the father of acetylene chemistry was J. Walter Reppe, who rose from a position as an obscure chemist to a directorship of I. G. Farben, heading its main research laboratory. Reppe was born in Goringen, Germany, in 1892. Following his academic training which terminated in 1920 when he received a Ph.D. from the University of Munich, he joined the main laboratory of the Badische Anilin und Sodafabrik. For several years, he was identified with the chemistry of indigo ...","container-title":"Chemical &amp; Engineering News Archive","DOI":"10.1021/cen-v025n015.p1038","ISSN":"0009-2347","issue":"15","journalAbbreviation":"Chem. Eng. News","note":"publisher: American Chemical Society","page":"1038-1042","source":"ACS Publications","title":"Reppe's Acetylene Chemistry","volume":"25","author":[{"family":"BIGELOW","given":"M. H ."}],"issued":{"date-parts":[["1947",4,14]]}}}],"schema":"https://github.com/citation-style-language/schema/raw/master/csl-citation.json"} </w:instrText>
      </w:r>
      <w:r w:rsidR="00601E81" w:rsidRPr="00CF7E03">
        <w:rPr>
          <w:rFonts w:ascii="Arial" w:eastAsiaTheme="minorEastAsia" w:hAnsi="Arial" w:cs="Arial"/>
          <w:sz w:val="22"/>
          <w:szCs w:val="22"/>
          <w:lang w:eastAsia="zh-CN"/>
        </w:rPr>
        <w:fldChar w:fldCharType="separate"/>
      </w:r>
      <w:r w:rsidR="00BB4956" w:rsidRPr="00CF7E03">
        <w:rPr>
          <w:rFonts w:ascii="Arial" w:hAnsi="Arial" w:cs="Arial"/>
          <w:sz w:val="22"/>
          <w:vertAlign w:val="superscript"/>
          <w:lang w:eastAsia="zh-CN"/>
        </w:rPr>
        <w:t>5,6</w:t>
      </w:r>
      <w:r w:rsidR="00601E81" w:rsidRPr="00CF7E03">
        <w:rPr>
          <w:rFonts w:ascii="Arial" w:eastAsiaTheme="minorEastAsia" w:hAnsi="Arial" w:cs="Arial"/>
          <w:sz w:val="22"/>
          <w:szCs w:val="22"/>
          <w:lang w:eastAsia="zh-CN"/>
        </w:rPr>
        <w:fldChar w:fldCharType="end"/>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ins w:id="2" w:author="Nabera  Abhinandan" w:date="2024-07-28T17:07:00Z">
        <w:r w:rsidR="009B3AC0">
          <w:rPr>
            <w:rFonts w:ascii="Arial" w:eastAsiaTheme="minorEastAsia" w:hAnsi="Arial" w:cs="Arial"/>
            <w:sz w:val="22"/>
            <w:szCs w:val="22"/>
            <w:lang w:eastAsia="zh-CN"/>
          </w:rPr>
          <w:noBreakHyphen/>
        </w:r>
      </w:ins>
      <w:del w:id="3" w:author="Nabera  Abhinandan" w:date="2024-07-28T17:07:00Z">
        <w:r w:rsidR="00D976BF" w:rsidRPr="00CF7E03" w:rsidDel="009B3AC0">
          <w:rPr>
            <w:rFonts w:ascii="Arial" w:eastAsiaTheme="minorEastAsia" w:hAnsi="Arial" w:cs="Arial"/>
            <w:sz w:val="22"/>
            <w:szCs w:val="22"/>
            <w:lang w:eastAsia="zh-CN"/>
          </w:rPr>
          <w:delText>-</w:delText>
        </w:r>
      </w:del>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w:t>
      </w:r>
      <w:proofErr w:type="spellStart"/>
      <w:r w:rsidR="00B73A7B" w:rsidRPr="00CF7E03">
        <w:rPr>
          <w:rFonts w:ascii="Arial" w:eastAsiaTheme="minorEastAsia" w:hAnsi="Arial" w:cs="Arial"/>
          <w:sz w:val="22"/>
          <w:szCs w:val="22"/>
          <w:lang w:eastAsia="zh-CN"/>
        </w:rPr>
        <w:t>Hüls</w:t>
      </w:r>
      <w:proofErr w:type="spellEnd"/>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587B4B" w:rsidRPr="00CF7E03">
        <w:rPr>
          <w:rFonts w:ascii="Arial" w:eastAsiaTheme="minorEastAsia" w:hAnsi="Arial" w:cs="Arial"/>
          <w:sz w:val="22"/>
          <w:szCs w:val="22"/>
          <w:lang w:eastAsia="zh-CN"/>
        </w:rPr>
        <w:fldChar w:fldCharType="begin"/>
      </w:r>
      <w:r w:rsidR="000D4816" w:rsidRPr="00CF7E03">
        <w:rPr>
          <w:rFonts w:ascii="Arial" w:eastAsiaTheme="minorEastAsia" w:hAnsi="Arial" w:cs="Arial"/>
          <w:sz w:val="22"/>
          <w:szCs w:val="22"/>
          <w:lang w:eastAsia="zh-CN"/>
        </w:rPr>
        <w:instrText xml:space="preserve"> ADDIN ZOTERO_ITEM CSL_CITATION {"citationID":"iOTRkO8E","properties":{"formattedCitation":"\\super 7,8\\nosupersub{}","plainCitation":"7,8","noteIndex":0},"citationItems":[{"id":123,"uris":["http://zotero.org/users/local/cJGf2fHk/items/SSY3XKIP"],"itemData":{"id":123,"type":"article-journal","abstract":"Methane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587B4B" w:rsidRPr="00CF7E03">
        <w:rPr>
          <w:rFonts w:ascii="Arial" w:eastAsiaTheme="minorEastAsia" w:hAnsi="Arial" w:cs="Arial"/>
          <w:sz w:val="22"/>
          <w:szCs w:val="22"/>
          <w:lang w:eastAsia="zh-CN"/>
        </w:rPr>
        <w:fldChar w:fldCharType="separate"/>
      </w:r>
      <w:r w:rsidR="000D4816" w:rsidRPr="00CF7E03">
        <w:rPr>
          <w:rFonts w:ascii="Arial" w:hAnsi="Arial" w:cs="Arial"/>
          <w:sz w:val="22"/>
          <w:vertAlign w:val="superscript"/>
        </w:rPr>
        <w:t>7,8</w:t>
      </w:r>
      <w:r w:rsidR="00587B4B" w:rsidRPr="00CF7E03">
        <w:rPr>
          <w:rFonts w:ascii="Arial" w:eastAsiaTheme="minorEastAsia" w:hAnsi="Arial" w:cs="Arial"/>
          <w:sz w:val="22"/>
          <w:szCs w:val="22"/>
          <w:lang w:eastAsia="zh-CN"/>
        </w:rPr>
        <w:fldChar w:fldCharType="end"/>
      </w:r>
    </w:p>
    <w:p w14:paraId="07300712" w14:textId="65F1132E" w:rsidR="00953CBE" w:rsidRPr="00CF7E03"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sz w:val="22"/>
          <w:szCs w:val="22"/>
          <w:lang w:eastAsia="zh-CN"/>
        </w:rPr>
        <w:t>’</w:t>
      </w:r>
      <w:r w:rsidR="00E877F6">
        <w:rPr>
          <w:rFonts w:ascii="Arial" w:eastAsiaTheme="minorEastAsia" w:hAnsi="Arial" w:cs="Arial" w:hint="eastAsia"/>
          <w:sz w:val="22"/>
          <w:szCs w:val="22"/>
          <w:lang w:eastAsia="zh-CN"/>
        </w:rPr>
        <w:t>s growth</w:t>
      </w:r>
      <w:r w:rsidR="00304B13" w:rsidRPr="00CF7E03">
        <w:rPr>
          <w:rFonts w:ascii="Arial" w:eastAsiaTheme="minorEastAsia" w:hAnsi="Arial" w:cs="Arial"/>
          <w:sz w:val="22"/>
          <w:szCs w:val="22"/>
          <w:lang w:eastAsia="zh-CN"/>
        </w:rPr>
        <w:t xml:space="preserve"> 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r w:rsidR="001D0E52" w:rsidRPr="00CF7E03">
        <w:rPr>
          <w:rFonts w:ascii="Arial" w:eastAsiaTheme="minorEastAsia" w:hAnsi="Arial" w:cs="Arial"/>
          <w:sz w:val="22"/>
          <w:szCs w:val="22"/>
          <w:lang w:eastAsia="zh-CN"/>
        </w:rPr>
        <w:t xml:space="preserve">the production of </w:t>
      </w:r>
      <w:r w:rsidR="00C10A02" w:rsidRPr="00CF7E03">
        <w:rPr>
          <w:rFonts w:ascii="Arial" w:eastAsiaTheme="minorEastAsia" w:hAnsi="Arial" w:cs="Arial"/>
          <w:sz w:val="22"/>
          <w:szCs w:val="22"/>
          <w:lang w:eastAsia="zh-CN"/>
        </w:rPr>
        <w:t>ethylene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4</w:t>
      </w:r>
      <w:r w:rsidR="00C10A02" w:rsidRPr="00CF7E03">
        <w:rPr>
          <w:rFonts w:ascii="Arial" w:eastAsiaTheme="minorEastAsia" w:hAnsi="Arial" w:cs="Arial"/>
          <w:sz w:val="22"/>
          <w:szCs w:val="22"/>
          <w:lang w:eastAsia="zh-CN"/>
        </w:rPr>
        <w:t>) and propylene (C</w:t>
      </w:r>
      <w:r w:rsidR="00C10A02" w:rsidRPr="00CF7E03">
        <w:rPr>
          <w:rFonts w:ascii="Arial" w:eastAsiaTheme="minorEastAsia" w:hAnsi="Arial" w:cs="Arial"/>
          <w:sz w:val="22"/>
          <w:szCs w:val="22"/>
          <w:vertAlign w:val="subscript"/>
          <w:lang w:eastAsia="zh-CN"/>
        </w:rPr>
        <w:t>3</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6</w:t>
      </w:r>
      <w:r w:rsidR="00C10A02"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C</w:t>
      </w:r>
      <w:r w:rsidR="007A3865" w:rsidRPr="00CF7E03">
        <w:rPr>
          <w:rFonts w:ascii="Arial" w:eastAsiaTheme="minorEastAsia" w:hAnsi="Arial" w:cs="Arial"/>
          <w:sz w:val="22"/>
          <w:szCs w:val="22"/>
          <w:vertAlign w:val="subscript"/>
          <w:lang w:eastAsia="zh-CN"/>
        </w:rPr>
        <w:t>2</w:t>
      </w:r>
      <w:r w:rsidR="007A3865" w:rsidRPr="00CF7E03">
        <w:rPr>
          <w:rFonts w:ascii="Arial" w:eastAsiaTheme="minorEastAsia" w:hAnsi="Arial" w:cs="Arial"/>
          <w:sz w:val="22"/>
          <w:szCs w:val="22"/>
          <w:lang w:eastAsia="zh-CN"/>
        </w:rPr>
        <w:t>H</w:t>
      </w:r>
      <w:r w:rsidR="007A3865" w:rsidRPr="00CF7E03">
        <w:rPr>
          <w:rFonts w:ascii="Arial" w:eastAsiaTheme="minorEastAsia" w:hAnsi="Arial" w:cs="Arial"/>
          <w:sz w:val="22"/>
          <w:szCs w:val="22"/>
          <w:vertAlign w:val="subscript"/>
          <w:lang w:eastAsia="zh-CN"/>
        </w:rPr>
        <w:t>4</w:t>
      </w:r>
      <w:r w:rsidR="002821B6"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fldChar w:fldCharType="begin"/>
      </w:r>
      <w:r w:rsidR="000D4816" w:rsidRPr="00CF7E03">
        <w:rPr>
          <w:rFonts w:ascii="Arial" w:eastAsiaTheme="minorEastAsia" w:hAnsi="Arial" w:cs="Arial"/>
          <w:sz w:val="22"/>
          <w:szCs w:val="22"/>
          <w:lang w:eastAsia="zh-CN"/>
        </w:rPr>
        <w:instrText xml:space="preserve"> ADDIN ZOTERO_ITEM CSL_CITATION {"citationID":"S7SQfoST","properties":{"formattedCitation":"\\super 9,10\\nosupersub{}","plainCitation":"9,10","noteIndex":0},"citationItems":[{"id":125,"uris":["http://zotero.org/users/local/cJGf2fHk/items/Y5N7YF25"],"itemData":{"id":125,"type":"book","abstract":"This best–selling standard, now in its fourth, completely revised English edition, is an excellent source of technological and economic information on the most important precursors and intermediates used in the chemical industry. Its translation into eight languages and the five German and four English editions are clear evidence of the popularity of this book.\"... it is where I look first to get a quick overview of the manufacturing process of a product.... Weissermel/Arpe has been serving me for years as an indispensable reference work.\" (Berichte der Bunsengesellschaft für Physikalische Chemie)\"It would be unkind and misleading to call this book a poor man′s Kirk Othmer, but it could almost be described as an encyclopedia... it is easy to read and one has to admire the authors′ dedication and endeavor in getting so much into a single volume. They have provided a book that is interesting reading as well as being an excellent reference. It is a highly recommended book, which I hope the authors will find the energy to continue updating on a regular basis.\" (Chemistry in Britain)\"...it should be ready to hand to every chemist or process engineer involved directly or indirectly with industrial organic chemistry. It should be in the hand of every higher–graduate student, especially if chemical technology is not part of the study, like in many college universities...\" (Tenside–Surfactants–Detergents)","ISBN":"978-3-527-30578-0","language":"en","note":"Google-Books-ID: OUGVPYqtnNgC","number-of-pages":"562","publisher":"John Wiley &amp; Sons","source":"Google Books","title":"Industrial Organic Chemistry","author":[{"family":"Weissermel","given":"Klaus"},{"family":"Arpe","given":"Hans-Jürgen"}],"issued":{"date-parts":[["2003"]]}}},{"id":130,"uris":["http://zotero.org/users/local/cJGf2fHk/items/2YF5NSLZ"],"itemData":{"id":130,"type":"article-journal","container-title":"Science","DOI":"10.1126/science.3.63.377","issue":"63","note":"publisher: American Association for the Advancement of Science","page":"377-392","source":"science.org (Atypon)","title":"A Lecture Upon Acetylene","volume":"3","author":[{"family":"Crafts","given":"J. M."}],"issued":{"date-parts":[["1896",3,13]]}}}],"schema":"https://github.com/citation-style-language/schema/raw/master/csl-citation.json"} </w:instrText>
      </w:r>
      <w:r w:rsidR="002821B6" w:rsidRPr="00CF7E03">
        <w:rPr>
          <w:rFonts w:ascii="Arial" w:eastAsiaTheme="minorEastAsia" w:hAnsi="Arial" w:cs="Arial"/>
          <w:sz w:val="22"/>
          <w:szCs w:val="22"/>
          <w:lang w:eastAsia="zh-CN"/>
        </w:rPr>
        <w:fldChar w:fldCharType="separate"/>
      </w:r>
      <w:r w:rsidR="000D4816" w:rsidRPr="00CF7E03">
        <w:rPr>
          <w:rFonts w:ascii="Arial" w:hAnsi="Arial" w:cs="Arial"/>
          <w:sz w:val="22"/>
          <w:vertAlign w:val="superscript"/>
        </w:rPr>
        <w:t>9,10</w:t>
      </w:r>
      <w:r w:rsidR="002821B6" w:rsidRPr="00CF7E03">
        <w:rPr>
          <w:rFonts w:ascii="Arial" w:eastAsiaTheme="minorEastAsia" w:hAnsi="Arial" w:cs="Arial"/>
          <w:sz w:val="22"/>
          <w:szCs w:val="22"/>
          <w:lang w:eastAsia="zh-CN"/>
        </w:rPr>
        <w:fldChar w:fldCharType="end"/>
      </w:r>
      <w:r w:rsidR="00BC4C58"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C</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H</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 xml:space="preserve"> </w:t>
      </w:r>
      <w:r w:rsidR="006D0F03" w:rsidRPr="00CF7E03">
        <w:rPr>
          <w:rFonts w:ascii="Arial" w:eastAsiaTheme="minorEastAsia" w:hAnsi="Arial" w:cs="Arial"/>
          <w:sz w:val="22"/>
          <w:szCs w:val="22"/>
          <w:lang w:eastAsia="zh-CN"/>
        </w:rPr>
        <w:t xml:space="preserve">was </w:t>
      </w:r>
      <w:r w:rsidR="00A8550F"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sole pillar </w:t>
      </w:r>
      <w:r w:rsidR="001434DE">
        <w:rPr>
          <w:rFonts w:ascii="Arial" w:eastAsiaTheme="minorEastAsia" w:hAnsi="Arial" w:cs="Arial" w:hint="eastAsia"/>
          <w:sz w:val="22"/>
          <w:szCs w:val="22"/>
          <w:lang w:eastAsia="zh-CN"/>
        </w:rPr>
        <w:t>in</w:t>
      </w:r>
      <w:r w:rsidR="00390180" w:rsidRPr="00CF7E03">
        <w:rPr>
          <w:rFonts w:ascii="Arial" w:eastAsiaTheme="minorEastAsia" w:hAnsi="Arial" w:cs="Arial"/>
          <w:sz w:val="22"/>
          <w:szCs w:val="22"/>
          <w:lang w:eastAsia="zh-CN"/>
        </w:rPr>
        <w:t xml:space="preserve"> the</w:t>
      </w:r>
      <w:r w:rsidR="009C1A0E" w:rsidRPr="00CF7E03">
        <w:rPr>
          <w:rFonts w:ascii="Arial" w:eastAsiaTheme="minorEastAsia" w:hAnsi="Arial" w:cs="Arial"/>
          <w:sz w:val="22"/>
          <w:szCs w:val="22"/>
          <w:lang w:eastAsia="zh-CN"/>
        </w:rPr>
        <w:t xml:space="preserve"> chemical industry </w:t>
      </w:r>
      <w:r w:rsidR="00B66718" w:rsidRPr="00CF7E03">
        <w:rPr>
          <w:rFonts w:ascii="Arial" w:eastAsiaTheme="minorEastAsia" w:hAnsi="Arial" w:cs="Arial"/>
          <w:sz w:val="22"/>
          <w:szCs w:val="22"/>
          <w:lang w:eastAsia="zh-CN"/>
        </w:rPr>
        <w:t>before 1940</w:t>
      </w:r>
      <w:r w:rsidR="00116274" w:rsidRPr="00CF7E03">
        <w:rPr>
          <w:rFonts w:ascii="Arial" w:eastAsiaTheme="minorEastAsia" w:hAnsi="Arial" w:cs="Arial"/>
          <w:sz w:val="22"/>
          <w:szCs w:val="22"/>
          <w:lang w:eastAsia="zh-CN"/>
        </w:rPr>
        <w:t>, but by 1960</w:t>
      </w:r>
      <w:r w:rsidR="00B6671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global</w:t>
      </w:r>
      <w:r w:rsidR="00A76703" w:rsidRPr="00CF7E03">
        <w:rPr>
          <w:rFonts w:ascii="Arial" w:eastAsiaTheme="minorEastAsia" w:hAnsi="Arial" w:cs="Arial"/>
          <w:sz w:val="22"/>
          <w:szCs w:val="22"/>
          <w:lang w:eastAsia="zh-CN"/>
        </w:rPr>
        <w:t xml:space="preserve"> 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B721CA"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{"citationID":"qzu4V2a8","properties":{"formattedCitation":"\\super 11\\uc0\\u8211{}13\\nosupersub{}","plainCitation":"11–13","noteIndex":0},"citationItems":[{"id":5,"uris":["http://zotero.org/users/local/cJGf2fHk/items/YB23PL73"],"itemData":{"id":5,"type":"article-journal","container-title":"Chemical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Coal","volume":"114","author":[{"family":"Schobert","given":"Harold"}],"issued":{"date-parts":[["2014",2,12]]}}},{"id":135,"uris":["http://zotero.org/users/local/cJGf2fHk/items/VIU6D8J7"],"itemData":{"id":135,"type":"chapter","container-title":"Encyclopedia of Physical Science and Technology (Third Edition)","event-place":"New York","ISBN":"978-0-12-227410-7","note":"DOI: 10.1016/B0-12-227410-5/00153-8","page":"613-626","publisher":"Academic Press","publisher-place":"New York","source":"ScienceDirect","title":"Thermal Cracking","URL":"https://www.sciencedirect.com/science/article/pii/B0122274105001538","author":[{"family":"Crynes","given":"B. L."},{"family":"Albright","given":"Lyle F."},{"family":"Tan","given":"Loo-Fung"}],"editor":[{"family":"Meyers","given":"Robert A."}],"accessed":{"date-parts":[["2024",6,8]]},"issued":{"date-parts":[["2003",1,1]]}}},{"id":72,"uris":["http://zotero.org/users/local/cJGf2fHk/items/N5UXTHHU"],"itemData":{"id":72,"type":"article-journal","abstract":"This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B721CA"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11–13</w:t>
      </w:r>
      <w:r w:rsidR="00B721CA" w:rsidRPr="00CF7E03">
        <w:rPr>
          <w:rFonts w:ascii="Arial" w:eastAsiaTheme="minorEastAsia" w:hAnsi="Arial" w:cs="Arial"/>
          <w:sz w:val="22"/>
          <w:szCs w:val="22"/>
          <w:lang w:eastAsia="zh-CN"/>
        </w:rPr>
        <w:fldChar w:fldCharType="end"/>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shifted</w:t>
      </w:r>
      <w:r w:rsidR="009D05A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4E0E6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{"citationID":"UVQCQKlS","properties":{"formattedCitation":"\\super 14\\uc0\\u8211{}16\\nosupersub{}","plainCitation":"14–16","noteIndex":0},"citationItems":[{"id":136,"uris":["http://zotero.org/users/local/cJGf2fHk/items/ZFPELAQH"],"itemData":{"id":136,"type":"article-journal","abstract":"Rapid advancements in renewable energy and the staggering environmental impact of ethylene production have made the quest for “green ethylene” urgent. This Review explores traditional and emerging methods for ethylene production, focusing on the transition from conventional to electrified processes. The global importance of ethylene industry, valued at $230 billion, cannot be overlooked. However, its significant contribution of 150 million t of annual CO2 emissions necessitates adopting carbon-negative and sustainable approaches. The declining cost of renewable energy has sparked interest in electrified processes, including electric crackers and electrochemical reactors for ethylene production. This Review provides a balanced overview of the performance attributes of conventional reactors, such as conversion, selectivity, and operating temperatures, and the crucial features of electrochemical reactors, including Faradaic efficiency and current density. Operating electrochemical reactors poses their own challenges, such as corrosion and lower energy efficiencies, which are discussed in detail. The Review also examines the economic aspects of “green ethylene” production, identifying challenges and opportunities. A comprehensive roadmap is presented to meet the global production scale of green ethylene. This roadmap outlines the steps needed to transition from conventional to electrified processes, ensuring a sustainable and environmentally friendly future for ethylene production. In summary, we emphasize the urgent need for carbon-negative ethylene production and provide transition pathways from conventional to electrochemical processes. The Review also provides insights into the performance attributes of different reactors, discusses their challenges, and presents an economic analysis.","container-title":"Energy &amp; Fuels","DOI":"10.1021/acs.energyfuels.3c01777","ISSN":"0887-0624","issue":"17","journalAbbreviation":"Energy Fuels","note":"publisher: American Chemical Society","page":"12589-12622","source":"ACS Publications","title":"Advancements in Environmentally Sustainable Technologies for Ethylene Production","volume":"37","author":[{"family":"Chauhan","given":"Rohit"},{"family":"Sartape","given":"Rohan"},{"family":"Minocha","given":"Nitin"},{"family":"Goyal","given":"Ishita"},{"family":"Singh","given":"Meenesh R."}],"issued":{"date-parts":[["2023",9,7]]}},"label":"page"},{"id":9,"uris":["http://zotero.org/users/local/cJGf2fHk/items/LVUQRCEC"],"itemData":{"id":9,"type":"article-journal","abstract":"Currently,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schema":"https://github.com/citation-style-language/schema/raw/master/csl-citation.json"} </w:instrText>
      </w:r>
      <w:r w:rsidR="004E0E6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14–16</w:t>
      </w:r>
      <w:r w:rsidR="004E0E65" w:rsidRPr="00CF7E03">
        <w:rPr>
          <w:rFonts w:ascii="Arial" w:eastAsiaTheme="minorEastAsia" w:hAnsi="Arial" w:cs="Arial"/>
          <w:sz w:val="22"/>
          <w:szCs w:val="22"/>
          <w:lang w:eastAsia="zh-CN"/>
        </w:rPr>
        <w:fldChar w:fldCharType="end"/>
      </w:r>
      <w:r w:rsidR="004E0E65" w:rsidRPr="00CF7E03">
        <w:rPr>
          <w:rFonts w:ascii="Arial" w:eastAsiaTheme="minorEastAsia" w:hAnsi="Arial" w:cs="Arial"/>
          <w:sz w:val="22"/>
          <w:szCs w:val="22"/>
          <w:lang w:eastAsia="zh-CN"/>
        </w:rPr>
        <w:t xml:space="preserve"> </w:t>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saw a </w:t>
      </w:r>
      <w:r w:rsidR="00CC1CB0" w:rsidRPr="00CF7E03">
        <w:rPr>
          <w:rFonts w:ascii="Arial" w:eastAsiaTheme="minorEastAsia" w:hAnsi="Arial" w:cs="Arial"/>
          <w:sz w:val="22"/>
          <w:szCs w:val="22"/>
          <w:lang w:eastAsia="zh-CN"/>
        </w:rPr>
        <w:t xml:space="preserve">resurgence </w:t>
      </w:r>
      <w:r w:rsidR="009665E2" w:rsidRPr="00CF7E03">
        <w:rPr>
          <w:rFonts w:ascii="Arial" w:eastAsiaTheme="minorEastAsia" w:hAnsi="Arial" w:cs="Arial"/>
          <w:sz w:val="22"/>
          <w:szCs w:val="22"/>
          <w:lang w:eastAsia="zh-CN"/>
        </w:rPr>
        <w:t>in</w:t>
      </w:r>
      <w:r w:rsidR="00CC1CB0" w:rsidRPr="00CF7E03">
        <w:rPr>
          <w:rFonts w:ascii="Arial" w:eastAsiaTheme="minorEastAsia" w:hAnsi="Arial" w:cs="Arial"/>
          <w:sz w:val="22"/>
          <w:szCs w:val="22"/>
          <w:lang w:eastAsia="zh-CN"/>
        </w:rPr>
        <w:t xml:space="preserve"> </w:t>
      </w:r>
      <w:r w:rsidR="00601C0A" w:rsidRPr="00CF7E03">
        <w:rPr>
          <w:rFonts w:ascii="Arial" w:eastAsiaTheme="minorEastAsia" w:hAnsi="Arial" w:cs="Arial"/>
          <w:sz w:val="22"/>
          <w:szCs w:val="22"/>
          <w:lang w:eastAsia="zh-CN"/>
        </w:rPr>
        <w:t xml:space="preserve">the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route</w:t>
      </w:r>
      <w:r w:rsidR="009665E2" w:rsidRPr="00CF7E03">
        <w:rPr>
          <w:rFonts w:ascii="Arial" w:eastAsiaTheme="minorEastAsia" w:hAnsi="Arial" w:cs="Arial"/>
          <w:sz w:val="22"/>
          <w:szCs w:val="22"/>
          <w:lang w:eastAsia="zh-CN"/>
        </w:rPr>
        <w:t xml:space="preserve">, with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w:t>
      </w:r>
      <w:r w:rsidR="009665E2" w:rsidRPr="00CF7E03">
        <w:rPr>
          <w:rFonts w:ascii="Arial" w:eastAsiaTheme="minorEastAsia" w:hAnsi="Arial" w:cs="Arial"/>
          <w:sz w:val="22"/>
          <w:szCs w:val="22"/>
          <w:lang w:eastAsia="zh-CN"/>
        </w:rPr>
        <w:t xml:space="preserve">rising from over </w:t>
      </w:r>
      <w:r w:rsidR="00CC1CB0" w:rsidRPr="00CF7E03">
        <w:rPr>
          <w:rFonts w:ascii="Arial" w:eastAsiaTheme="minorEastAsia" w:hAnsi="Arial" w:cs="Arial"/>
          <w:sz w:val="22"/>
          <w:szCs w:val="22"/>
          <w:lang w:eastAsia="zh-CN"/>
        </w:rPr>
        <w:t>2</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1990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25</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2014</w:t>
      </w:r>
      <w:r w:rsidR="00367A92" w:rsidRPr="00CF7E03">
        <w:rPr>
          <w:rFonts w:ascii="Arial" w:eastAsiaTheme="minorEastAsia" w:hAnsi="Arial" w:cs="Arial"/>
          <w:sz w:val="22"/>
          <w:szCs w:val="22"/>
          <w:lang w:eastAsia="zh-CN"/>
        </w:rPr>
        <w:t>,</w:t>
      </w:r>
      <w:r w:rsidR="00026F93"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{"citationID":"gAju1HMb","properties":{"formattedCitation":"\\super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026F93"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17</w:t>
      </w:r>
      <w:r w:rsidR="00026F93" w:rsidRPr="00CF7E03">
        <w:rPr>
          <w:rFonts w:ascii="Arial" w:eastAsiaTheme="minorEastAsia" w:hAnsi="Arial" w:cs="Arial"/>
          <w:sz w:val="22"/>
          <w:szCs w:val="22"/>
          <w:lang w:eastAsia="zh-CN"/>
        </w:rPr>
        <w:fldChar w:fldCharType="end"/>
      </w:r>
      <w:r w:rsidR="004C1088" w:rsidRPr="00CF7E03">
        <w:rPr>
          <w:rFonts w:ascii="Arial" w:eastAsiaTheme="minorEastAsia" w:hAnsi="Arial" w:cs="Arial"/>
          <w:sz w:val="22"/>
          <w:szCs w:val="22"/>
          <w:lang w:eastAsia="zh-CN"/>
        </w:rPr>
        <w:t xml:space="preserve"> where nearly 3</w:t>
      </w:r>
      <w:r w:rsidR="002D2EBD"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tons of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w:t>
      </w:r>
      <w:r w:rsidR="00B31379" w:rsidRPr="00CF7E03">
        <w:rPr>
          <w:rFonts w:ascii="Arial" w:eastAsiaTheme="minorEastAsia" w:hAnsi="Arial" w:cs="Arial"/>
          <w:sz w:val="22"/>
          <w:szCs w:val="22"/>
          <w:lang w:eastAsia="zh-CN"/>
        </w:rPr>
        <w:t>are</w:t>
      </w:r>
      <w:r w:rsidR="003A37D0" w:rsidRPr="00CF7E03">
        <w:rPr>
          <w:rFonts w:ascii="Arial" w:eastAsiaTheme="minorEastAsia" w:hAnsi="Arial" w:cs="Arial"/>
          <w:sz w:val="22"/>
          <w:szCs w:val="22"/>
          <w:lang w:eastAsia="zh-CN"/>
        </w:rPr>
        <w:t xml:space="preserve"> needed to </w:t>
      </w:r>
      <w:r w:rsidR="004C1088" w:rsidRPr="00CF7E03">
        <w:rPr>
          <w:rFonts w:ascii="Arial" w:eastAsiaTheme="minorEastAsia" w:hAnsi="Arial" w:cs="Arial"/>
          <w:sz w:val="22"/>
          <w:szCs w:val="22"/>
          <w:lang w:eastAsia="zh-CN"/>
        </w:rPr>
        <w:t>produce 1</w:t>
      </w:r>
      <w:r w:rsidR="0071720A"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 of 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H</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depending on the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purity</w:t>
      </w:r>
      <w:r w:rsidR="00935EAB" w:rsidRPr="00CF7E03">
        <w:rPr>
          <w:rFonts w:ascii="Arial" w:eastAsiaTheme="minorEastAsia" w:hAnsi="Arial" w:cs="Arial"/>
          <w:sz w:val="22"/>
          <w:szCs w:val="22"/>
          <w:lang w:eastAsia="zh-CN"/>
        </w:rPr>
        <w:t>.</w:t>
      </w:r>
      <w:r w:rsidR="009C1A0E" w:rsidRPr="00CF7E03">
        <w:rPr>
          <w:rFonts w:ascii="Arial" w:eastAsiaTheme="minorEastAsia" w:hAnsi="Arial" w:cs="Arial"/>
          <w:sz w:val="22"/>
          <w:szCs w:val="22"/>
          <w:lang w:eastAsia="zh-CN"/>
        </w:rPr>
        <w:t xml:space="preserve"> </w:t>
      </w:r>
      <w:r w:rsidR="0046708E" w:rsidRPr="00CF7E03">
        <w:rPr>
          <w:rFonts w:ascii="Arial" w:eastAsiaTheme="minorEastAsia" w:hAnsi="Arial" w:cs="Arial"/>
          <w:sz w:val="22"/>
          <w:szCs w:val="22"/>
          <w:lang w:eastAsia="zh-CN"/>
        </w:rPr>
        <w:t xml:space="preserve">China </w:t>
      </w:r>
      <w:r w:rsidR="003A37D0" w:rsidRPr="00CF7E03">
        <w:rPr>
          <w:rFonts w:ascii="Arial" w:eastAsiaTheme="minorEastAsia" w:hAnsi="Arial" w:cs="Arial"/>
          <w:sz w:val="22"/>
          <w:szCs w:val="22"/>
          <w:lang w:eastAsia="zh-CN"/>
        </w:rPr>
        <w:t xml:space="preserve">is </w:t>
      </w:r>
      <w:r w:rsidR="005917D4" w:rsidRPr="00CF7E03">
        <w:rPr>
          <w:rFonts w:ascii="Arial" w:eastAsiaTheme="minorEastAsia" w:hAnsi="Arial" w:cs="Arial"/>
          <w:sz w:val="22"/>
          <w:szCs w:val="22"/>
          <w:lang w:eastAsia="zh-CN"/>
        </w:rPr>
        <w:t xml:space="preserve">currently </w:t>
      </w:r>
      <w:r w:rsidR="003A37D0" w:rsidRPr="00CF7E03">
        <w:rPr>
          <w:rFonts w:ascii="Arial" w:eastAsiaTheme="minorEastAsia" w:hAnsi="Arial" w:cs="Arial"/>
          <w:sz w:val="22"/>
          <w:szCs w:val="22"/>
          <w:lang w:eastAsia="zh-CN"/>
        </w:rPr>
        <w:t xml:space="preserve">the </w:t>
      </w:r>
      <w:r w:rsidR="00674AF6">
        <w:rPr>
          <w:rFonts w:ascii="Arial" w:eastAsiaTheme="minorEastAsia" w:hAnsi="Arial" w:cs="Arial" w:hint="eastAsia"/>
          <w:sz w:val="22"/>
          <w:szCs w:val="22"/>
          <w:lang w:eastAsia="zh-CN"/>
        </w:rPr>
        <w:t>sole</w:t>
      </w:r>
      <w:r w:rsidR="003A37D0" w:rsidRPr="00CF7E03">
        <w:rPr>
          <w:rFonts w:ascii="Arial" w:eastAsiaTheme="minorEastAsia" w:hAnsi="Arial" w:cs="Arial"/>
          <w:sz w:val="22"/>
          <w:szCs w:val="22"/>
          <w:lang w:eastAsia="zh-CN"/>
        </w:rPr>
        <w:t xml:space="preserve"> leader </w:t>
      </w:r>
      <w:r w:rsidR="001263CF" w:rsidRPr="00CF7E03">
        <w:rPr>
          <w:rFonts w:ascii="Arial" w:eastAsiaTheme="minorEastAsia" w:hAnsi="Arial" w:cs="Arial"/>
          <w:sz w:val="22"/>
          <w:szCs w:val="22"/>
          <w:lang w:eastAsia="zh-CN"/>
        </w:rPr>
        <w:t>in</w:t>
      </w:r>
      <w:r w:rsidR="0046708E" w:rsidRPr="00CF7E03">
        <w:rPr>
          <w:rFonts w:ascii="Arial" w:eastAsiaTheme="minorEastAsia" w:hAnsi="Arial" w:cs="Arial"/>
          <w:sz w:val="22"/>
          <w:szCs w:val="22"/>
          <w:lang w:eastAsia="zh-CN"/>
        </w:rPr>
        <w:t xml:space="preserve"> 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r w:rsidR="005917D4">
        <w:rPr>
          <w:rFonts w:ascii="Arial" w:eastAsiaTheme="minorEastAsia" w:hAnsi="Arial" w:cs="Arial" w:hint="eastAsia"/>
          <w:sz w:val="22"/>
          <w:szCs w:val="22"/>
          <w:lang w:eastAsia="zh-CN"/>
        </w:rPr>
        <w:t>,</w:t>
      </w:r>
      <w:r w:rsidR="00D0637A">
        <w:rPr>
          <w:rFonts w:ascii="Arial" w:eastAsiaTheme="minorEastAsia" w:hAnsi="Arial" w:cs="Arial" w:hint="eastAsia"/>
          <w:sz w:val="22"/>
          <w:szCs w:val="22"/>
          <w:lang w:eastAsia="zh-CN"/>
        </w:rPr>
        <w:t xml:space="preserve"> </w:t>
      </w:r>
      <w:r w:rsidR="00436F51">
        <w:rPr>
          <w:rFonts w:ascii="Arial" w:eastAsiaTheme="minorEastAsia" w:hAnsi="Arial" w:cs="Arial" w:hint="eastAsia"/>
          <w:sz w:val="22"/>
          <w:szCs w:val="22"/>
          <w:lang w:eastAsia="zh-CN"/>
        </w:rPr>
        <w:t xml:space="preserve">with </w:t>
      </w:r>
      <w:r w:rsidR="005917D4">
        <w:rPr>
          <w:rFonts w:ascii="Arial" w:eastAsiaTheme="minorEastAsia" w:hAnsi="Arial" w:cs="Arial" w:hint="eastAsia"/>
          <w:sz w:val="22"/>
          <w:szCs w:val="22"/>
          <w:lang w:eastAsia="zh-CN"/>
        </w:rPr>
        <w:t xml:space="preserve">an output </w:t>
      </w:r>
      <w:r w:rsidR="0020109E">
        <w:rPr>
          <w:rFonts w:ascii="Arial" w:eastAsiaTheme="minorEastAsia" w:hAnsi="Arial" w:cs="Arial"/>
          <w:sz w:val="22"/>
          <w:szCs w:val="22"/>
          <w:lang w:eastAsia="zh-CN"/>
        </w:rPr>
        <w:t>exceeding</w:t>
      </w:r>
      <w:r w:rsidR="00D0637A">
        <w:rPr>
          <w:rFonts w:ascii="Arial" w:eastAsiaTheme="minorEastAsia" w:hAnsi="Arial" w:cs="Arial" w:hint="eastAsia"/>
          <w:sz w:val="22"/>
          <w:szCs w:val="22"/>
          <w:lang w:eastAsia="zh-CN"/>
        </w:rPr>
        <w:t xml:space="preserve"> 8</w:t>
      </w:r>
      <w:ins w:id="4" w:author="Nabera  Abhinandan" w:date="2024-07-28T17:09:00Z">
        <w:r w:rsidR="00D073A1">
          <w:rPr>
            <w:rFonts w:ascii="Arial" w:eastAsiaTheme="minorEastAsia" w:hAnsi="Arial" w:cs="Arial"/>
            <w:sz w:val="22"/>
            <w:szCs w:val="22"/>
            <w:lang w:eastAsia="zh-CN"/>
          </w:rPr>
          <w:t> </w:t>
        </w:r>
      </w:ins>
      <w:del w:id="5" w:author="Nabera  Abhinandan" w:date="2024-07-28T17:09:00Z">
        <w:r w:rsidR="00D0637A" w:rsidDel="00D073A1">
          <w:rPr>
            <w:rFonts w:ascii="Arial" w:eastAsiaTheme="minorEastAsia" w:hAnsi="Arial" w:cs="Arial" w:hint="eastAsia"/>
            <w:sz w:val="22"/>
            <w:szCs w:val="22"/>
            <w:lang w:eastAsia="zh-CN"/>
          </w:rPr>
          <w:delText xml:space="preserve"> </w:delText>
        </w:r>
      </w:del>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r w:rsidR="00120C2C" w:rsidRPr="00CF7E03">
        <w:rPr>
          <w:rFonts w:ascii="Arial" w:eastAsiaTheme="minorEastAsia" w:hAnsi="Arial" w:cs="Arial"/>
          <w:sz w:val="22"/>
          <w:szCs w:val="22"/>
          <w:lang w:eastAsia="zh-CN"/>
        </w:rPr>
        <w:t>while</w:t>
      </w:r>
      <w:r w:rsidR="001263CF" w:rsidRPr="00CF7E03">
        <w:rPr>
          <w:rFonts w:ascii="Arial" w:eastAsiaTheme="minorEastAsia" w:hAnsi="Arial" w:cs="Arial"/>
          <w:sz w:val="22"/>
          <w:szCs w:val="22"/>
          <w:lang w:eastAsia="zh-CN"/>
        </w:rPr>
        <w:t xml:space="preserve"> </w:t>
      </w:r>
      <w:r w:rsidR="003A37D0" w:rsidRPr="00CF7E03">
        <w:rPr>
          <w:rFonts w:ascii="Arial" w:eastAsiaTheme="minorEastAsia" w:hAnsi="Arial" w:cs="Arial"/>
          <w:sz w:val="22"/>
          <w:szCs w:val="22"/>
          <w:lang w:eastAsia="zh-CN"/>
        </w:rPr>
        <w:t>other countries</w:t>
      </w:r>
      <w:r w:rsidR="005917D4">
        <w:rPr>
          <w:rFonts w:ascii="Arial" w:eastAsiaTheme="minorEastAsia" w:hAnsi="Arial" w:cs="Arial" w:hint="eastAsia"/>
          <w:sz w:val="22"/>
          <w:szCs w:val="22"/>
          <w:lang w:eastAsia="zh-CN"/>
        </w:rPr>
        <w:t xml:space="preserve"> </w:t>
      </w:r>
      <w:r w:rsidR="005917D4">
        <w:rPr>
          <w:rFonts w:ascii="Arial" w:eastAsiaTheme="minorEastAsia" w:hAnsi="Arial" w:cs="Arial"/>
          <w:sz w:val="22"/>
          <w:szCs w:val="22"/>
          <w:lang w:eastAsia="zh-CN"/>
        </w:rPr>
        <w:t>produce</w:t>
      </w:r>
      <w:r w:rsidR="005917D4">
        <w:rPr>
          <w:rFonts w:ascii="Arial" w:eastAsiaTheme="minorEastAsia" w:hAnsi="Arial" w:cs="Arial" w:hint="eastAsia"/>
          <w:sz w:val="22"/>
          <w:szCs w:val="22"/>
          <w:lang w:eastAsia="zh-CN"/>
        </w:rPr>
        <w:t xml:space="preserve"> less than</w:t>
      </w:r>
      <w:r w:rsidR="008574A1" w:rsidRPr="00CF7E03">
        <w:rPr>
          <w:rFonts w:ascii="Arial" w:eastAsiaTheme="minorEastAsia" w:hAnsi="Arial" w:cs="Arial"/>
          <w:sz w:val="22"/>
          <w:szCs w:val="22"/>
          <w:lang w:eastAsia="zh-CN"/>
        </w:rPr>
        <w:t xml:space="preserve"> </w:t>
      </w:r>
      <w:r w:rsidR="001263CF" w:rsidRPr="00CF7E03">
        <w:rPr>
          <w:rFonts w:ascii="Arial" w:eastAsiaTheme="minorEastAsia" w:hAnsi="Arial" w:cs="Arial"/>
          <w:sz w:val="22"/>
          <w:szCs w:val="22"/>
          <w:lang w:eastAsia="zh-CN"/>
        </w:rPr>
        <w:t>3</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90484D" w:rsidRPr="00CF7E03">
        <w:rPr>
          <w:rFonts w:ascii="Arial" w:eastAsiaTheme="minorEastAsia" w:hAnsi="Arial" w:cs="Arial"/>
          <w:sz w:val="22"/>
          <w:szCs w:val="22"/>
          <w:vertAlign w:val="superscript"/>
          <w:lang w:eastAsia="zh-CN"/>
        </w:rPr>
        <w:t>−1</w:t>
      </w:r>
      <w:r w:rsidR="001263CF" w:rsidRPr="00CF7E03">
        <w:rPr>
          <w:rFonts w:ascii="Arial" w:eastAsiaTheme="minorEastAsia" w:hAnsi="Arial" w:cs="Arial"/>
          <w:sz w:val="22"/>
          <w:szCs w:val="22"/>
          <w:lang w:eastAsia="zh-CN"/>
        </w:rPr>
        <w:t>.</w:t>
      </w:r>
      <w:r w:rsidR="003861E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{"citationID":"xzHsT6fW","properties":{"formattedCitation":"\\super 15,16,18\\nosupersub{}","plainCitation":"15,16,18","noteIndex":0},"citationItems":[{"id":9,"uris":["http://zotero.org/users/local/cJGf2fHk/items/LVUQRCEC"],"itemData":{"id":9,"type":"article-journal","abstract":"Currently,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label":"page"},{"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schema":"https://github.com/citation-style-language/schema/raw/master/csl-citation.json"} </w:instrText>
      </w:r>
      <w:r w:rsidR="003861E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15,16,18</w:t>
      </w:r>
      <w:r w:rsidR="003861E6" w:rsidRPr="00CF7E03">
        <w:rPr>
          <w:rFonts w:ascii="Arial" w:eastAsiaTheme="minorEastAsia" w:hAnsi="Arial" w:cs="Arial"/>
          <w:sz w:val="22"/>
          <w:szCs w:val="22"/>
          <w:lang w:eastAsia="zh-CN"/>
        </w:rPr>
        <w:fldChar w:fldCharType="end"/>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 xml:space="preserve"> to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4</w:t>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resulted from </w:t>
      </w:r>
      <w:r w:rsidR="004142BE" w:rsidRPr="00CF7E03">
        <w:rPr>
          <w:rFonts w:ascii="Arial" w:eastAsiaTheme="minorEastAsia" w:hAnsi="Arial" w:cs="Arial"/>
          <w:sz w:val="22"/>
          <w:szCs w:val="22"/>
          <w:lang w:eastAsia="zh-CN"/>
        </w:rPr>
        <w:t xml:space="preserve">cheaper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E46EAC" w:rsidRPr="00CF7E03">
        <w:rPr>
          <w:rFonts w:ascii="Arial" w:eastAsiaTheme="minorEastAsia" w:hAnsi="Arial" w:cs="Arial"/>
          <w:sz w:val="22"/>
          <w:szCs w:val="22"/>
          <w:vertAlign w:val="subscript"/>
          <w:lang w:eastAsia="zh-CN"/>
        </w:rPr>
        <w:t>4</w:t>
      </w:r>
      <w:r w:rsidR="00E46EAC" w:rsidRPr="00CF7E03">
        <w:rPr>
          <w:rFonts w:ascii="Arial" w:eastAsiaTheme="minorEastAsia" w:hAnsi="Arial" w:cs="Arial"/>
          <w:sz w:val="22"/>
          <w:szCs w:val="22"/>
          <w:lang w:eastAsia="zh-CN"/>
        </w:rPr>
        <w:t xml:space="preserve"> production </w:t>
      </w:r>
      <w:r w:rsidR="00667E68" w:rsidRPr="00CF7E03">
        <w:rPr>
          <w:rFonts w:ascii="Arial" w:eastAsiaTheme="minorEastAsia" w:hAnsi="Arial" w:cs="Arial"/>
          <w:sz w:val="22"/>
          <w:szCs w:val="22"/>
          <w:lang w:eastAsia="zh-CN"/>
        </w:rPr>
        <w:t>technolo</w:t>
      </w:r>
      <w:ins w:id="6" w:author="Nabera  Abhinandan" w:date="2024-07-28T17:09:00Z">
        <w:r w:rsidR="00937172">
          <w:rPr>
            <w:rFonts w:ascii="Arial" w:eastAsiaTheme="minorEastAsia" w:hAnsi="Arial" w:cs="Arial"/>
            <w:sz w:val="22"/>
            <w:szCs w:val="22"/>
            <w:lang w:eastAsia="zh-CN"/>
          </w:rPr>
          <w:t>gies</w:t>
        </w:r>
      </w:ins>
      <w:del w:id="7" w:author="Nabera  Abhinandan" w:date="2024-07-28T17:09:00Z">
        <w:r w:rsidR="00667E68" w:rsidRPr="00CF7E03" w:rsidDel="0025450B">
          <w:rPr>
            <w:rFonts w:ascii="Arial" w:eastAsiaTheme="minorEastAsia" w:hAnsi="Arial" w:cs="Arial"/>
            <w:sz w:val="22"/>
            <w:szCs w:val="22"/>
            <w:lang w:eastAsia="zh-CN"/>
          </w:rPr>
          <w:delText>g</w:delText>
        </w:r>
        <w:r w:rsidR="00667E68" w:rsidRPr="00CF7E03" w:rsidDel="00937172">
          <w:rPr>
            <w:rFonts w:ascii="Arial" w:eastAsiaTheme="minorEastAsia" w:hAnsi="Arial" w:cs="Arial"/>
            <w:sz w:val="22"/>
            <w:szCs w:val="22"/>
            <w:lang w:eastAsia="zh-CN"/>
          </w:rPr>
          <w:delText>y</w:delText>
        </w:r>
      </w:del>
      <w:r w:rsidR="00667E68"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due to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long-term</w:t>
      </w:r>
      <w:r w:rsidR="004142BE" w:rsidRPr="00CF7E03">
        <w:rPr>
          <w:rFonts w:ascii="Arial" w:eastAsiaTheme="minorEastAsia" w:hAnsi="Arial" w:cs="Arial"/>
          <w:sz w:val="22"/>
          <w:szCs w:val="22"/>
          <w:lang w:eastAsia="zh-CN"/>
        </w:rPr>
        <w:t xml:space="preserve"> availability of cheap </w:t>
      </w:r>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r w:rsidR="004142BE" w:rsidRPr="00CF7E03">
        <w:rPr>
          <w:rFonts w:ascii="Arial" w:eastAsiaTheme="minorEastAsia" w:hAnsi="Arial" w:cs="Arial"/>
          <w:sz w:val="22"/>
          <w:szCs w:val="22"/>
          <w:lang w:eastAsia="zh-CN"/>
        </w:rPr>
        <w:t>.</w:t>
      </w:r>
      <w:r w:rsidR="00E3700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{"citationID":"yguWr6uA","properties":{"formattedCitation":"\\super 19,20\\nosupersub{}","plainCitation":"19,20","noteIndex":0},"citationItems":[{"id":144,"uris":["http://zotero.org/users/local/cJGf2fHk/items/EJIT223N"],"itemData":{"id":144,"type":"book","collection-number":"6","collection-title":"OIES working papers WPM","event-place":"Oxford","ISBN":"978-0-948061-12-7","language":"en","number-of-pages":"61","publisher":"Oxford Inst. for Energy Studies","publisher-place":"Oxford","source":"K10plus ISBN","title":"Are oil price movements perverse? a crit. explanation of oil price levels 1950 - 1985","title-short":"Are oil price movements perverse?","author":[{"family":"Stournaras","given":"Yannis A."}],"issued":{"date-parts":[["1985"]]}}},{"id":145,"uris":["http://zotero.org/users/local/cJGf2fHk/items/G79JF22F"],"itemData":{"id":145,"type":"article-journal","abstract":"This study investigates changes in the relationship between oil prices and the US economy from a long-term perspective. Although neither of the two series (oil price and GDP growth rates) presents structural breaks in mean, we identify different volatility periods in both of them, separately. From a multivariate perspective, we do not observe a significant effect between changes in oil prices and GDP growth when considering the full period. However, we find a significant relationship in some subperiods by carrying out a rolling analysis and by investigating the presence of structural breaks in the multivariate framework. Finally, we obtain evidence, by means of a time-varying VAR, that the impact of the oil price shock on GDP growth has declined over time. We also observe that the negative effect is greater at the time of large oil price increases, supporting previous evidence of nonlinearity in the relationship.","container-title":"Econometrics","DOI":"10.3390/econometrics4040041","ISSN":"2225-1146","issue":"4","language":"en","license":"http://creativecommons.org/licenses/by/3.0/","note":"number: 4\npublisher: Multidisciplinary Digital Publishing Institute","page":"41","source":"www.mdpi.com","title":"Oil Price and Economic Growth: A Long Story?","title-short":"Oil Price and Economic Growth","volume":"4","author":[{"family":"Gadea","given":"María Dolores"},{"family":"Gómez-Loscos","given":"Ana"},{"family":"Montañés","given":"Antonio"}],"issued":{"date-parts":[["2016",12]]}}}],"schema":"https://github.com/citation-style-language/schema/raw/master/csl-citation.json"} </w:instrText>
      </w:r>
      <w:r w:rsidR="00E3700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19,20</w:t>
      </w:r>
      <w:r w:rsidR="00E3700B" w:rsidRPr="00CF7E03">
        <w:rPr>
          <w:rFonts w:ascii="Arial" w:eastAsiaTheme="minorEastAsia" w:hAnsi="Arial" w:cs="Arial"/>
          <w:sz w:val="22"/>
          <w:szCs w:val="22"/>
          <w:lang w:eastAsia="zh-CN"/>
        </w:rPr>
        <w:fldChar w:fldCharType="end"/>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Afterwards</w:t>
      </w:r>
      <w:r w:rsidR="003B615E" w:rsidRPr="00CF7E0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r w:rsidR="00F87A2F" w:rsidRPr="00CF7E03">
        <w:rPr>
          <w:rFonts w:ascii="Arial" w:eastAsiaTheme="minorEastAsia" w:hAnsi="Arial" w:cs="Arial"/>
          <w:sz w:val="22"/>
          <w:szCs w:val="22"/>
          <w:lang w:eastAsia="zh-CN"/>
        </w:rPr>
        <w:t>bec</w:t>
      </w:r>
      <w:r w:rsidR="00113F17" w:rsidRPr="00CF7E03">
        <w:rPr>
          <w:rFonts w:ascii="Arial" w:eastAsiaTheme="minorEastAsia" w:hAnsi="Arial" w:cs="Arial"/>
          <w:sz w:val="22"/>
          <w:szCs w:val="22"/>
          <w:lang w:eastAsia="zh-CN"/>
        </w:rPr>
        <w:t>a</w:t>
      </w:r>
      <w:r w:rsidR="00F87A2F" w:rsidRPr="00CF7E03">
        <w:rPr>
          <w:rFonts w:ascii="Arial" w:eastAsiaTheme="minorEastAsia" w:hAnsi="Arial" w:cs="Arial"/>
          <w:sz w:val="22"/>
          <w:szCs w:val="22"/>
          <w:lang w:eastAsia="zh-CN"/>
        </w:rPr>
        <w:t>me</w:t>
      </w:r>
      <w:r w:rsidR="009E17FC" w:rsidRPr="00CF7E03">
        <w:rPr>
          <w:rFonts w:ascii="Arial" w:eastAsiaTheme="minorEastAsia" w:hAnsi="Arial" w:cs="Arial"/>
          <w:sz w:val="22"/>
          <w:szCs w:val="22"/>
          <w:lang w:eastAsia="zh-CN"/>
        </w:rPr>
        <w:t xml:space="preserve"> more economical </w:t>
      </w:r>
      <w:r w:rsidR="00113F17" w:rsidRPr="00CF7E03">
        <w:rPr>
          <w:rFonts w:ascii="Arial" w:eastAsiaTheme="minorEastAsia" w:hAnsi="Arial" w:cs="Arial"/>
          <w:sz w:val="22"/>
          <w:szCs w:val="22"/>
          <w:lang w:eastAsia="zh-CN"/>
        </w:rPr>
        <w:t>in some regions</w:t>
      </w:r>
      <w:r w:rsidR="009352B5">
        <w:rPr>
          <w:rFonts w:ascii="Arial" w:eastAsiaTheme="minorEastAsia" w:hAnsi="Arial" w:cs="Arial" w:hint="eastAsia"/>
          <w:sz w:val="22"/>
          <w:szCs w:val="22"/>
          <w:lang w:eastAsia="zh-CN"/>
        </w:rPr>
        <w:t xml:space="preserve"> when oil prices </w:t>
      </w:r>
      <w:del w:id="8" w:author="Nabera  Abhinandan" w:date="2024-07-28T17:09:00Z">
        <w:r w:rsidR="009352B5" w:rsidDel="0045476C">
          <w:rPr>
            <w:rFonts w:ascii="Arial" w:eastAsiaTheme="minorEastAsia" w:hAnsi="Arial" w:cs="Arial" w:hint="eastAsia"/>
            <w:sz w:val="22"/>
            <w:szCs w:val="22"/>
            <w:lang w:eastAsia="zh-CN"/>
          </w:rPr>
          <w:delText xml:space="preserve">are </w:delText>
        </w:r>
      </w:del>
      <w:ins w:id="9" w:author="Nabera  Abhinandan" w:date="2024-07-28T17:09:00Z">
        <w:r w:rsidR="0045476C">
          <w:rPr>
            <w:rFonts w:ascii="Arial" w:eastAsiaTheme="minorEastAsia" w:hAnsi="Arial" w:cs="Arial"/>
            <w:sz w:val="22"/>
            <w:szCs w:val="22"/>
            <w:lang w:eastAsia="zh-CN"/>
          </w:rPr>
          <w:t>were</w:t>
        </w:r>
        <w:r w:rsidR="0045476C">
          <w:rPr>
            <w:rFonts w:ascii="Arial" w:eastAsiaTheme="minorEastAsia" w:hAnsi="Arial" w:cs="Arial" w:hint="eastAsia"/>
            <w:sz w:val="22"/>
            <w:szCs w:val="22"/>
            <w:lang w:eastAsia="zh-CN"/>
          </w:rPr>
          <w:t xml:space="preserve"> </w:t>
        </w:r>
      </w:ins>
      <w:r w:rsidR="009352B5">
        <w:rPr>
          <w:rFonts w:ascii="Arial" w:eastAsiaTheme="minorEastAsia" w:hAnsi="Arial" w:cs="Arial" w:hint="eastAsia"/>
          <w:sz w:val="22"/>
          <w:szCs w:val="22"/>
          <w:lang w:eastAsia="zh-CN"/>
        </w:rPr>
        <w:t>high and electricity</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w:t>
      </w:r>
      <w:del w:id="10" w:author="Nabera  Abhinandan" w:date="2024-07-28T17:10:00Z">
        <w:r w:rsidR="009352B5" w:rsidDel="0025551E">
          <w:rPr>
            <w:rFonts w:ascii="Arial" w:eastAsiaTheme="minorEastAsia" w:hAnsi="Arial" w:cs="Arial" w:hint="eastAsia"/>
            <w:sz w:val="22"/>
            <w:szCs w:val="22"/>
            <w:lang w:eastAsia="zh-CN"/>
          </w:rPr>
          <w:delText xml:space="preserve">are </w:delText>
        </w:r>
      </w:del>
      <w:ins w:id="11" w:author="Nabera  Abhinandan" w:date="2024-07-28T17:10:00Z">
        <w:r w:rsidR="0025551E">
          <w:rPr>
            <w:rFonts w:ascii="Arial" w:eastAsiaTheme="minorEastAsia" w:hAnsi="Arial" w:cs="Arial"/>
            <w:sz w:val="22"/>
            <w:szCs w:val="22"/>
            <w:lang w:eastAsia="zh-CN"/>
          </w:rPr>
          <w:t>were</w:t>
        </w:r>
        <w:r w:rsidR="0025551E">
          <w:rPr>
            <w:rFonts w:ascii="Arial" w:eastAsiaTheme="minorEastAsia" w:hAnsi="Arial" w:cs="Arial" w:hint="eastAsia"/>
            <w:sz w:val="22"/>
            <w:szCs w:val="22"/>
            <w:lang w:eastAsia="zh-CN"/>
          </w:rPr>
          <w:t xml:space="preserve"> </w:t>
        </w:r>
      </w:ins>
      <w:r w:rsidR="009352B5">
        <w:rPr>
          <w:rFonts w:ascii="Arial" w:eastAsiaTheme="minorEastAsia" w:hAnsi="Arial" w:cs="Arial" w:hint="eastAsia"/>
          <w:sz w:val="22"/>
          <w:szCs w:val="22"/>
          <w:lang w:eastAsia="zh-CN"/>
        </w:rPr>
        <w:t>low</w:t>
      </w:r>
      <w:r w:rsidR="009E17FC" w:rsidRPr="00CF7E03">
        <w:rPr>
          <w:rFonts w:ascii="Arial" w:eastAsiaTheme="minorEastAsia" w:hAnsi="Arial" w:cs="Arial"/>
          <w:sz w:val="22"/>
          <w:szCs w:val="22"/>
          <w:lang w:eastAsia="zh-CN"/>
        </w:rPr>
        <w:t>.</w:t>
      </w:r>
      <w:r w:rsidR="009E17FC"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{"citationID":"dNWwznxk","properties":{"formattedCitation":"\\super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9E17FC"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21</w:t>
      </w:r>
      <w:r w:rsidR="009E17FC" w:rsidRPr="00CF7E03">
        <w:rPr>
          <w:rFonts w:ascii="Arial" w:eastAsiaTheme="minorEastAsia" w:hAnsi="Arial" w:cs="Arial"/>
          <w:sz w:val="22"/>
          <w:szCs w:val="22"/>
          <w:lang w:eastAsia="zh-CN"/>
        </w:rPr>
        <w:fldChar w:fldCharType="end"/>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 xml:space="preserve">Both </w:t>
      </w:r>
      <w:r w:rsidR="00654F30" w:rsidRPr="00CF7E03">
        <w:rPr>
          <w:rFonts w:ascii="Arial" w:eastAsiaTheme="minorEastAsia" w:hAnsi="Arial" w:cs="Arial"/>
          <w:sz w:val="22"/>
          <w:szCs w:val="22"/>
          <w:lang w:eastAsia="zh-CN"/>
        </w:rPr>
        <w:t>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4</w:t>
      </w:r>
      <w:r w:rsidR="00654F30" w:rsidRPr="00CF7E03">
        <w:rPr>
          <w:rFonts w:ascii="Arial" w:eastAsiaTheme="minorEastAsia" w:hAnsi="Arial" w:cs="Arial"/>
          <w:sz w:val="22"/>
          <w:szCs w:val="22"/>
          <w:lang w:eastAsia="zh-CN"/>
        </w:rPr>
        <w:t xml:space="preserve"> and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production</w:t>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are energy</w:t>
      </w:r>
      <w:ins w:id="12" w:author="Nabera  Abhinandan" w:date="2024-07-28T17:10:00Z">
        <w:r w:rsidR="0025551E">
          <w:rPr>
            <w:rFonts w:ascii="Arial" w:eastAsiaTheme="minorEastAsia" w:hAnsi="Arial" w:cs="Arial"/>
            <w:sz w:val="22"/>
            <w:szCs w:val="22"/>
            <w:lang w:eastAsia="zh-CN"/>
          </w:rPr>
          <w:noBreakHyphen/>
        </w:r>
      </w:ins>
      <w:del w:id="13" w:author="Nabera  Abhinandan" w:date="2024-07-28T17:10:00Z">
        <w:r w:rsidR="00B270C2" w:rsidRPr="00CF7E03" w:rsidDel="0025551E">
          <w:rPr>
            <w:rFonts w:ascii="Arial" w:eastAsiaTheme="minorEastAsia" w:hAnsi="Arial" w:cs="Arial"/>
            <w:sz w:val="22"/>
            <w:szCs w:val="22"/>
            <w:lang w:eastAsia="zh-CN"/>
          </w:rPr>
          <w:delText>-</w:delText>
        </w:r>
      </w:del>
      <w:r w:rsidR="003A37D0" w:rsidRPr="00CF7E03">
        <w:rPr>
          <w:rFonts w:ascii="Arial" w:eastAsiaTheme="minorEastAsia" w:hAnsi="Arial" w:cs="Arial"/>
          <w:sz w:val="22"/>
          <w:szCs w:val="22"/>
          <w:lang w:eastAsia="zh-CN"/>
        </w:rPr>
        <w:t xml:space="preserve">intensive </w:t>
      </w:r>
      <w:r w:rsidR="00B270C2" w:rsidRPr="00CF7E03">
        <w:rPr>
          <w:rFonts w:ascii="Arial" w:eastAsiaTheme="minorEastAsia" w:hAnsi="Arial" w:cs="Arial"/>
          <w:sz w:val="22"/>
          <w:szCs w:val="22"/>
          <w:lang w:eastAsia="zh-CN"/>
        </w:rPr>
        <w:t xml:space="preserve">and have </w:t>
      </w:r>
      <w:r w:rsidR="00654F30" w:rsidRPr="00CF7E03">
        <w:rPr>
          <w:rFonts w:ascii="Arial" w:eastAsiaTheme="minorEastAsia" w:hAnsi="Arial" w:cs="Arial"/>
          <w:sz w:val="22"/>
          <w:szCs w:val="22"/>
          <w:lang w:eastAsia="zh-CN"/>
        </w:rPr>
        <w:t>significant environmental impact</w:t>
      </w:r>
      <w:r w:rsidR="00B270C2" w:rsidRPr="00CF7E03">
        <w:rPr>
          <w:rFonts w:ascii="Arial" w:eastAsiaTheme="minorEastAsia" w:hAnsi="Arial" w:cs="Arial"/>
          <w:sz w:val="22"/>
          <w:szCs w:val="22"/>
          <w:lang w:eastAsia="zh-CN"/>
        </w:rPr>
        <w:t>s</w:t>
      </w:r>
      <w:r w:rsidR="00686CAE" w:rsidRPr="00CF7E03">
        <w:rPr>
          <w:rFonts w:ascii="Arial" w:eastAsiaTheme="minorEastAsia" w:hAnsi="Arial" w:cs="Arial"/>
          <w:sz w:val="22"/>
          <w:szCs w:val="22"/>
          <w:lang w:eastAsia="zh-CN"/>
        </w:rPr>
        <w:t xml:space="preserve">, producing </w:t>
      </w:r>
      <w:r w:rsidR="008E5250" w:rsidRPr="00CF7E03">
        <w:rPr>
          <w:rFonts w:ascii="Arial" w:eastAsiaTheme="minorEastAsia" w:hAnsi="Arial" w:cs="Arial"/>
          <w:sz w:val="22"/>
          <w:szCs w:val="22"/>
          <w:lang w:eastAsia="zh-CN"/>
        </w:rPr>
        <w:t>1</w:t>
      </w:r>
      <w:ins w:id="14" w:author="Nabera  Abhinandan" w:date="2024-07-28T17:10:00Z">
        <w:r w:rsidR="00746CA8">
          <w:rPr>
            <w:rFonts w:ascii="Arial" w:eastAsiaTheme="minorEastAsia" w:hAnsi="Arial" w:cs="Arial"/>
            <w:sz w:val="22"/>
            <w:szCs w:val="22"/>
            <w:lang w:eastAsia="zh-CN"/>
          </w:rPr>
          <w:t xml:space="preserve"> to </w:t>
        </w:r>
      </w:ins>
      <w:del w:id="15" w:author="Nabera  Abhinandan" w:date="2024-07-28T17:10:00Z">
        <w:r w:rsidR="003A37D0" w:rsidRPr="00CF7E03" w:rsidDel="00746CA8">
          <w:rPr>
            <w:rFonts w:ascii="Arial" w:eastAsiaTheme="minorEastAsia" w:hAnsi="Arial" w:cs="Arial"/>
            <w:sz w:val="22"/>
            <w:szCs w:val="22"/>
            <w:lang w:eastAsia="zh-CN"/>
          </w:rPr>
          <w:noBreakHyphen/>
        </w:r>
      </w:del>
      <w:r w:rsidR="00800CE3" w:rsidRPr="00CF7E03">
        <w:rPr>
          <w:rFonts w:ascii="Arial" w:eastAsiaTheme="minorEastAsia" w:hAnsi="Arial" w:cs="Arial"/>
          <w:sz w:val="22"/>
          <w:szCs w:val="22"/>
          <w:lang w:eastAsia="zh-CN"/>
        </w:rPr>
        <w:t>2</w:t>
      </w:r>
      <w:r w:rsidR="003A37D0" w:rsidRPr="00CF7E03">
        <w:rPr>
          <w:rFonts w:ascii="Arial" w:eastAsiaTheme="minorEastAsia" w:hAnsi="Arial" w:cs="Arial"/>
          <w:sz w:val="22"/>
          <w:szCs w:val="22"/>
          <w:lang w:eastAsia="zh-CN"/>
        </w:rPr>
        <w:t> </w:t>
      </w:r>
      <w:r w:rsidR="008E5250" w:rsidRPr="00CF7E03">
        <w:rPr>
          <w:rFonts w:ascii="Arial" w:eastAsiaTheme="minorEastAsia" w:hAnsi="Arial" w:cs="Arial"/>
          <w:sz w:val="22"/>
          <w:szCs w:val="22"/>
          <w:lang w:eastAsia="zh-CN"/>
        </w:rPr>
        <w:t>ton</w:t>
      </w:r>
      <w:r w:rsidR="000E4D61" w:rsidRPr="00CF7E03">
        <w:rPr>
          <w:rFonts w:ascii="Arial" w:eastAsiaTheme="minorEastAsia" w:hAnsi="Arial" w:cs="Arial"/>
          <w:sz w:val="22"/>
          <w:szCs w:val="22"/>
          <w:lang w:eastAsia="zh-CN"/>
        </w:rPr>
        <w:t>s</w:t>
      </w:r>
      <w:r w:rsidR="008E525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8E5250" w:rsidRPr="00CF7E03">
        <w:rPr>
          <w:rFonts w:ascii="Arial" w:eastAsiaTheme="minorEastAsia" w:hAnsi="Arial" w:cs="Arial"/>
          <w:sz w:val="22"/>
          <w:szCs w:val="22"/>
          <w:lang w:eastAsia="zh-CN"/>
        </w:rPr>
        <w:t>CO</w:t>
      </w:r>
      <w:r w:rsidR="008E5250" w:rsidRPr="00CF7E03">
        <w:rPr>
          <w:rFonts w:ascii="Arial" w:eastAsiaTheme="minorEastAsia" w:hAnsi="Arial" w:cs="Arial"/>
          <w:sz w:val="22"/>
          <w:szCs w:val="22"/>
          <w:vertAlign w:val="subscript"/>
          <w:lang w:eastAsia="zh-CN"/>
        </w:rPr>
        <w:t>2</w:t>
      </w:r>
      <w:r w:rsidR="008E5250" w:rsidRPr="00CF7E03">
        <w:rPr>
          <w:rFonts w:ascii="Arial" w:eastAsiaTheme="minorEastAsia" w:hAnsi="Arial" w:cs="Arial"/>
          <w:sz w:val="22"/>
          <w:szCs w:val="22"/>
          <w:lang w:eastAsia="zh-CN"/>
        </w:rPr>
        <w:t xml:space="preserve"> per ton of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8E5250" w:rsidRPr="00CF7E03">
        <w:rPr>
          <w:rFonts w:ascii="Arial" w:eastAsiaTheme="minorEastAsia" w:hAnsi="Arial" w:cs="Arial"/>
          <w:sz w:val="22"/>
          <w:szCs w:val="22"/>
          <w:vertAlign w:val="subscript"/>
          <w:lang w:eastAsia="zh-CN"/>
        </w:rPr>
        <w:t>4</w:t>
      </w:r>
      <w:r w:rsidR="008E5250" w:rsidRPr="00CF7E03">
        <w:t xml:space="preserve"> </w:t>
      </w:r>
      <w:r w:rsidR="008E5250" w:rsidRPr="00CF7E03">
        <w:rPr>
          <w:rFonts w:ascii="Arial" w:eastAsiaTheme="minorEastAsia" w:hAnsi="Arial" w:cs="Arial"/>
          <w:sz w:val="22"/>
          <w:szCs w:val="22"/>
          <w:lang w:eastAsia="zh-CN"/>
        </w:rPr>
        <w:t>depending on the feedstocks</w:t>
      </w:r>
      <w:r w:rsidR="00E46EAC"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and 0.8 and 3.6</w:t>
      </w:r>
      <w:r w:rsidR="003A37D0" w:rsidRPr="00CF7E03">
        <w:rPr>
          <w:rFonts w:ascii="Arial" w:eastAsiaTheme="minorEastAsia" w:hAnsi="Arial" w:cs="Arial"/>
          <w:sz w:val="22"/>
          <w:szCs w:val="22"/>
          <w:lang w:eastAsia="zh-CN"/>
        </w:rPr>
        <w:t> </w:t>
      </w:r>
      <w:r w:rsidR="00654F30" w:rsidRPr="00CF7E03">
        <w:rPr>
          <w:rFonts w:ascii="Arial" w:eastAsiaTheme="minorEastAsia" w:hAnsi="Arial" w:cs="Arial"/>
          <w:sz w:val="22"/>
          <w:szCs w:val="22"/>
          <w:lang w:eastAsia="zh-CN"/>
        </w:rPr>
        <w:t>ton</w:t>
      </w:r>
      <w:r w:rsidR="00572226" w:rsidRPr="00CF7E03">
        <w:rPr>
          <w:rFonts w:ascii="Arial" w:eastAsiaTheme="minorEastAsia" w:hAnsi="Arial" w:cs="Arial"/>
          <w:sz w:val="22"/>
          <w:szCs w:val="22"/>
          <w:lang w:eastAsia="zh-CN"/>
        </w:rPr>
        <w:t>s</w:t>
      </w:r>
      <w:r w:rsidR="00654F3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654F30" w:rsidRPr="00CF7E03">
        <w:rPr>
          <w:rFonts w:ascii="Arial" w:eastAsiaTheme="minorEastAsia" w:hAnsi="Arial" w:cs="Arial"/>
          <w:sz w:val="22"/>
          <w:szCs w:val="22"/>
          <w:lang w:eastAsia="zh-CN"/>
        </w:rPr>
        <w:t>CO</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per ton of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w:t>
      </w:r>
      <w:r w:rsidR="00654F30" w:rsidRPr="00AA2184">
        <w:rPr>
          <w:rFonts w:ascii="Arial" w:eastAsiaTheme="minorEastAsia" w:hAnsi="Arial" w:cs="Arial"/>
          <w:i/>
          <w:sz w:val="22"/>
          <w:szCs w:val="22"/>
          <w:lang w:eastAsia="zh-CN"/>
        </w:rPr>
        <w:t>via</w:t>
      </w:r>
      <w:r w:rsidR="00654F30"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PC</w:t>
      </w:r>
      <w:r w:rsidR="00654F30" w:rsidRPr="00CF7E03">
        <w:rPr>
          <w:rFonts w:ascii="Arial" w:eastAsiaTheme="minorEastAsia" w:hAnsi="Arial" w:cs="Arial"/>
          <w:sz w:val="22"/>
          <w:szCs w:val="22"/>
          <w:lang w:eastAsia="zh-CN"/>
        </w:rPr>
        <w:t xml:space="preserve"> and CaC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routes</w:t>
      </w:r>
      <w:r w:rsidR="008D01A7" w:rsidRPr="00CF7E03">
        <w:rPr>
          <w:rFonts w:ascii="Arial" w:eastAsiaTheme="minorEastAsia" w:hAnsi="Arial" w:cs="Arial"/>
          <w:sz w:val="22"/>
          <w:szCs w:val="22"/>
          <w:lang w:eastAsia="zh-CN"/>
        </w:rPr>
        <w:t>,</w:t>
      </w:r>
      <w:r w:rsidR="000E4D61" w:rsidRPr="00CF7E03">
        <w:rPr>
          <w:rFonts w:ascii="Arial" w:eastAsiaTheme="minorEastAsia" w:hAnsi="Arial" w:cs="Arial"/>
          <w:sz w:val="22"/>
          <w:szCs w:val="22"/>
          <w:lang w:eastAsia="zh-CN"/>
        </w:rPr>
        <w:t xml:space="preserve"> respectively</w:t>
      </w:r>
      <w:r w:rsidR="003B615E" w:rsidRPr="00CF7E03">
        <w:rPr>
          <w:rFonts w:ascii="Arial" w:eastAsiaTheme="minorEastAsia" w:hAnsi="Arial" w:cs="Arial"/>
          <w:sz w:val="22"/>
          <w:szCs w:val="22"/>
          <w:lang w:eastAsia="zh-CN"/>
        </w:rPr>
        <w:t>.</w:t>
      </w:r>
      <w:r w:rsidR="003B615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{"citationID":"siEnndFi","properties":{"formattedCitation":"\\super 15,22\\uc0\\u8211{}24\\nosupersub{}","plainCitation":"15,22–24","noteIndex":0},"citationItems":[{"id":9,"uris":["http://zotero.org/users/local/cJGf2fHk/items/LVUQRCEC"],"itemData":{"id":9,"type":"article-journal","abstract":"Currently,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147,"uris":["http://zotero.org/users/local/cJGf2fHk/items/QGUHNMX8"],"itemData":{"id":147,"type":"chapter","abstract":"The article contains sections titled: 1. Introduction 2. Physical Properties 3. Chemical Properties 4. Raw Materials 5. Production 5.1. Ethylene from Pyrolysis of Hydrocarbons 5.1.1. Cracking Conditions 5.1.2. Heat Requirements for Hydrocarbon Pyrolysis 5.1.3. Commercial Cracking Yields 5.1.4. Commercial Cracking Furnaces 5.1.5. Tube Metallurgy 5.1.6. Thermal Efficiency of Ethylene Furnaces 5.1.7. Coking and Decoking of Furnaces and Quench Coolers 5.2. Quenching of Hot Cracked Gas 5.3. Recovery Section 5.3.1. Products 5.3.2. Cracked Gas Processing 5.3.2.1. Front-End Section 5.3.2.2. Hydrocarbon Fractionation Section 5.3.3. Utilities 5.3.4. Process Advances 5.3.5. Plant Size 5.4. Ethanol based Production of Ethylene 5.4.1. Chemistry of Dehydration 5.4.2. Bioethanol as Intermediate to Ethylene 5.4.2.1. First- and Second-Generation Bioethanol 5.4.2.2. Raw-Material Costs 5.4.3. Production of Ethylene by Dehydration 5.4.4. Environmental Issues 5.4.5. Future Outlook 5.5. Other Processes and Feedstocks 6. Environmental Protection 7. Quality Specifications 8. Chemical Analysis 9. Storage and Transportation 10. Uses and Economic Aspects 11. Toxicology and Occupational Health","container-title":"Ullmann's Encyclopedia of Industrial Chemistry","ISBN":"978-3-527-30673-2","language":"en","note":"ISSN: 1435-6007\n_eprint: https://onlinelibrary.wiley.com/doi/pdf/10.1002/14356007.a10_045.pub3\nDOI: 10.1002/14356007.a10_045.pub3","publisher":"John Wiley &amp; Sons, Ltd","source":"Wiley Online Library","title":"Ethylene","URL":"https://onlinelibrary.wiley.com/doi/abs/10.1002/14356007.a10_045.pub3","author":[{"family":"Zimmermann","given":"Heinz"},{"family":"Walzl","given":"Roland"}],"accessed":{"date-parts":[["2024",6,9]]},"issued":{"date-parts":[["2009"]]}},"label":"page"},{"id":150,"uris":["http://zotero.org/users/local/cJGf2fHk/items/NKLJIDE6"],"itemData":{"id":150,"type":"article-journal","container-title":"Reaction Chemistry &amp; Engineering","DOI":"10.1039/C9RE00398C","issue":"2","language":"en","note":"publisher: Royal Society of Chemistry","page":"239-257","source":"pubs.rsc.org","title":"Sustainable innovations in steam cracking: CO 2 neutral olefin production","title-short":"Sustainable innovations in steam cracking","volume":"5","author":[{"family":"Amghizar","given":"Ismaël"},{"family":"N. Dedeyne","given":"Jens"},{"family":"J. Brown","given":"David"},{"family":"B. Marin","given":"Guy"},{"family":"Geem","given":"Kevin M. Van"}],"issued":{"date-parts":[["2020"]]}},"label":"page"},{"id":154,"uris":["http://zotero.org/users/local/cJGf2fHk/items/B6BV95YH"],"itemData":{"id":154,"type":"article-journal","abstract":"Steam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3B615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15,22–24</w:t>
      </w:r>
      <w:r w:rsidR="003B615E" w:rsidRPr="00CF7E03">
        <w:rPr>
          <w:rFonts w:ascii="Arial" w:eastAsiaTheme="minorEastAsia" w:hAnsi="Arial" w:cs="Arial"/>
          <w:sz w:val="22"/>
          <w:szCs w:val="22"/>
          <w:lang w:eastAsia="zh-CN"/>
        </w:rPr>
        <w:fldChar w:fldCharType="end"/>
      </w:r>
      <w:r w:rsidR="003B615E"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This highlights the</w:t>
      </w:r>
      <w:r w:rsidR="00DA4724" w:rsidRPr="00CF7E03">
        <w:rPr>
          <w:rFonts w:ascii="Arial" w:eastAsiaTheme="minorEastAsia" w:hAnsi="Arial" w:cs="Arial"/>
          <w:sz w:val="22"/>
          <w:szCs w:val="22"/>
          <w:lang w:eastAsia="zh-CN"/>
        </w:rPr>
        <w:t xml:space="preserve"> need </w:t>
      </w:r>
      <w:r w:rsidR="00686CAE" w:rsidRPr="00CF7E03">
        <w:rPr>
          <w:rFonts w:ascii="Arial" w:eastAsiaTheme="minorEastAsia" w:hAnsi="Arial" w:cs="Arial"/>
          <w:sz w:val="22"/>
          <w:szCs w:val="22"/>
          <w:lang w:eastAsia="zh-CN"/>
        </w:rPr>
        <w:t>for</w:t>
      </w:r>
      <w:r w:rsidR="00DA4724" w:rsidRPr="00CF7E03">
        <w:rPr>
          <w:rFonts w:ascii="Arial" w:eastAsiaTheme="minorEastAsia" w:hAnsi="Arial" w:cs="Arial"/>
          <w:sz w:val="22"/>
          <w:szCs w:val="22"/>
          <w:lang w:eastAsia="zh-CN"/>
        </w:rPr>
        <w:t xml:space="preserve"> alternative </w:t>
      </w:r>
      <w:r w:rsidR="00686CAE" w:rsidRPr="00CF7E03">
        <w:rPr>
          <w:rFonts w:ascii="Arial" w:eastAsiaTheme="minorEastAsia" w:hAnsi="Arial" w:cs="Arial"/>
          <w:sz w:val="22"/>
          <w:szCs w:val="22"/>
          <w:lang w:eastAsia="zh-CN"/>
        </w:rPr>
        <w:t xml:space="preserve">production </w:t>
      </w:r>
      <w:r w:rsidR="00DA4724" w:rsidRPr="00CF7E03">
        <w:rPr>
          <w:rFonts w:ascii="Arial" w:eastAsiaTheme="minorEastAsia" w:hAnsi="Arial" w:cs="Arial"/>
          <w:sz w:val="22"/>
          <w:szCs w:val="22"/>
          <w:lang w:eastAsia="zh-CN"/>
        </w:rPr>
        <w:t>routes</w:t>
      </w:r>
      <w:r w:rsidR="008D01A7" w:rsidRPr="00CF7E03">
        <w:rPr>
          <w:rFonts w:ascii="Arial" w:eastAsiaTheme="minorEastAsia" w:hAnsi="Arial" w:cs="Arial"/>
          <w:sz w:val="22"/>
          <w:szCs w:val="22"/>
          <w:lang w:eastAsia="zh-CN"/>
        </w:rPr>
        <w:t xml:space="preserve"> for both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 xml:space="preserve"> and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4</w:t>
      </w:r>
      <w:r w:rsidR="00DA4724"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While </w:t>
      </w:r>
      <w:r w:rsidR="00686CAE" w:rsidRPr="00CF7E03">
        <w:rPr>
          <w:rFonts w:ascii="Arial" w:eastAsiaTheme="minorEastAsia" w:hAnsi="Arial" w:cs="Arial"/>
          <w:sz w:val="22"/>
          <w:szCs w:val="22"/>
          <w:lang w:eastAsia="zh-CN"/>
        </w:rPr>
        <w:t>alternative C</w:t>
      </w:r>
      <w:r w:rsidR="00686CAE" w:rsidRPr="00CF7E03">
        <w:rPr>
          <w:rFonts w:ascii="Arial" w:eastAsiaTheme="minorEastAsia" w:hAnsi="Arial" w:cs="Arial"/>
          <w:sz w:val="22"/>
          <w:szCs w:val="22"/>
          <w:vertAlign w:val="subscript"/>
          <w:lang w:eastAsia="zh-CN"/>
        </w:rPr>
        <w:t>2</w:t>
      </w:r>
      <w:r w:rsidR="00686CAE" w:rsidRPr="00CF7E03">
        <w:rPr>
          <w:rFonts w:ascii="Arial" w:eastAsiaTheme="minorEastAsia" w:hAnsi="Arial" w:cs="Arial"/>
          <w:sz w:val="22"/>
          <w:szCs w:val="22"/>
          <w:lang w:eastAsia="zh-CN"/>
        </w:rPr>
        <w:t>H</w:t>
      </w:r>
      <w:r w:rsidR="00686CAE" w:rsidRPr="00CF7E03">
        <w:rPr>
          <w:rFonts w:ascii="Arial" w:eastAsiaTheme="minorEastAsia" w:hAnsi="Arial" w:cs="Arial"/>
          <w:sz w:val="22"/>
          <w:szCs w:val="22"/>
          <w:vertAlign w:val="subscript"/>
          <w:lang w:eastAsia="zh-CN"/>
        </w:rPr>
        <w:t>4</w:t>
      </w:r>
      <w:r w:rsidR="00686CAE" w:rsidRPr="00CF7E03">
        <w:rPr>
          <w:rFonts w:ascii="Arial" w:eastAsiaTheme="minorEastAsia" w:hAnsi="Arial" w:cs="Arial"/>
          <w:sz w:val="22"/>
          <w:szCs w:val="22"/>
          <w:lang w:eastAsia="zh-CN"/>
        </w:rPr>
        <w:t xml:space="preserve"> production </w:t>
      </w:r>
      <w:r w:rsidR="000A6D4A" w:rsidRPr="00CF7E03">
        <w:rPr>
          <w:rFonts w:ascii="Arial" w:eastAsiaTheme="minorEastAsia" w:hAnsi="Arial" w:cs="Arial"/>
          <w:sz w:val="22"/>
          <w:szCs w:val="22"/>
          <w:lang w:eastAsia="zh-CN"/>
        </w:rPr>
        <w:t>has</w:t>
      </w:r>
      <w:r w:rsidR="00007186"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 xml:space="preserve">been </w:t>
      </w:r>
      <w:r w:rsidR="000E4D61" w:rsidRPr="00CF7E03">
        <w:rPr>
          <w:rFonts w:ascii="Arial" w:eastAsiaTheme="minorEastAsia" w:hAnsi="Arial" w:cs="Arial"/>
          <w:sz w:val="22"/>
          <w:szCs w:val="22"/>
          <w:lang w:eastAsia="zh-CN"/>
        </w:rPr>
        <w:t>extensive</w:t>
      </w:r>
      <w:r w:rsidR="00686CAE" w:rsidRPr="00CF7E03">
        <w:rPr>
          <w:rFonts w:ascii="Arial" w:eastAsiaTheme="minorEastAsia" w:hAnsi="Arial" w:cs="Arial"/>
          <w:sz w:val="22"/>
          <w:szCs w:val="22"/>
          <w:lang w:eastAsia="zh-CN"/>
        </w:rPr>
        <w:t>ly</w:t>
      </w:r>
      <w:r w:rsidR="000E4D61"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studie</w:t>
      </w:r>
      <w:r w:rsidR="00686CAE" w:rsidRPr="00CF7E03">
        <w:rPr>
          <w:rFonts w:ascii="Arial" w:eastAsiaTheme="minorEastAsia" w:hAnsi="Arial" w:cs="Arial"/>
          <w:sz w:val="22"/>
          <w:szCs w:val="22"/>
          <w:lang w:eastAsia="zh-CN"/>
        </w:rPr>
        <w:t>d</w:t>
      </w:r>
      <w:r w:rsidR="000E4D61" w:rsidRPr="00CF7E03">
        <w:rPr>
          <w:rFonts w:ascii="Arial" w:eastAsiaTheme="minorEastAsia" w:hAnsi="Arial" w:cs="Arial"/>
          <w:sz w:val="22"/>
          <w:szCs w:val="22"/>
          <w:lang w:eastAsia="zh-CN"/>
        </w:rPr>
        <w:t>,</w:t>
      </w:r>
      <w:r w:rsidR="00654F30"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{"citationID":"7L4e4zkV","properties":{"formattedCitation":"\\super 25,26\\nosupersub{}","plainCitation":"25,26","noteIndex":0},"citationItems":[{"id":152,"uris":["http://zotero.org/users/local/cJGf2fHk/items/8YREZ3RN"],"itemData":{"id":152,"type":"article-journal","abstract":"This article is an up-to-date review of the literature available on the subject of ethanol to ethylene. The process of ethanol to ethylene has broad development prospects. Compared with the process of petroleum to ethylene, ethanol dehydration to ethylene is economically feasible. Researchers have been redirecting their interest to the ethylene production process, catalysts, and reaction mechanisms. A fluidized bed reactor, together with a wear-resistant, efficient, and stable catalyst will be the focus of future research that includes a deep understanding of the large-scale activated alumina catalyst and the molecular sieve catalyst used, and will promote the development of the ethanol dehydration to ethylene process and provide strong support for the market competiveness of the process.","container-title":"Industrial &amp; Engineering Chemistry Research","DOI":"10.1021/ie401157c","ISSN":"0888-5885","issue":"28","journalAbbreviation":"Ind. Eng. Chem. Res.","note":"publisher: American Chemical Society","page":"9505-9514","source":"ACS Publications","title":"Dehydration of Ethanol to Ethylene","volume":"52","author":[{"family":"Zhang","given":"Minhua"},{"family":"Yu","given":"Yingzhe"}],"issued":{"date-parts":[["2013",7,17]]}}},{"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54F30"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25,26</w:t>
      </w:r>
      <w:r w:rsidR="00654F30" w:rsidRPr="00CF7E03">
        <w:rPr>
          <w:rFonts w:ascii="Arial" w:eastAsiaTheme="minorEastAsia" w:hAnsi="Arial" w:cs="Arial"/>
          <w:sz w:val="22"/>
          <w:szCs w:val="22"/>
          <w:lang w:eastAsia="zh-CN"/>
        </w:rPr>
        <w:fldChar w:fldCharType="end"/>
      </w:r>
      <w:r w:rsidR="00FF242B" w:rsidRPr="00CF7E03">
        <w:rPr>
          <w:rFonts w:ascii="Arial" w:eastAsiaTheme="minorEastAsia" w:hAnsi="Arial" w:cs="Arial"/>
          <w:sz w:val="22"/>
          <w:szCs w:val="22"/>
          <w:lang w:eastAsia="zh-CN"/>
        </w:rPr>
        <w:t xml:space="preserve"> </w:t>
      </w:r>
      <w:r w:rsidR="00FF242B" w:rsidRPr="00CF7E03">
        <w:rPr>
          <w:rFonts w:ascii="Arial" w:eastAsiaTheme="minorEastAsia" w:hAnsi="Arial" w:cs="Arial"/>
          <w:sz w:val="22"/>
          <w:szCs w:val="22"/>
          <w:lang w:eastAsia="zh-CN"/>
        </w:rPr>
        <w:lastRenderedPageBreak/>
        <w:t>research on C</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H</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 xml:space="preserve"> </w:t>
      </w:r>
      <w:r w:rsidR="00C73E25" w:rsidRPr="00CF7E03">
        <w:rPr>
          <w:rFonts w:ascii="Arial" w:eastAsiaTheme="minorEastAsia" w:hAnsi="Arial" w:cs="Arial"/>
          <w:sz w:val="22"/>
          <w:szCs w:val="22"/>
          <w:lang w:eastAsia="zh-CN"/>
        </w:rPr>
        <w:t xml:space="preserve">alternatives </w:t>
      </w:r>
      <w:r w:rsidR="00800CE3" w:rsidRPr="00CF7E03">
        <w:rPr>
          <w:rFonts w:ascii="Arial" w:eastAsiaTheme="minorEastAsia" w:hAnsi="Arial" w:cs="Arial"/>
          <w:sz w:val="22"/>
          <w:szCs w:val="22"/>
          <w:lang w:eastAsia="zh-CN"/>
        </w:rPr>
        <w:t>ha</w:t>
      </w:r>
      <w:r w:rsidR="000E4D61" w:rsidRPr="00CF7E03">
        <w:rPr>
          <w:rFonts w:ascii="Arial" w:eastAsiaTheme="minorEastAsia" w:hAnsi="Arial" w:cs="Arial"/>
          <w:sz w:val="22"/>
          <w:szCs w:val="22"/>
          <w:lang w:eastAsia="zh-CN"/>
        </w:rPr>
        <w:t xml:space="preserve">s </w:t>
      </w:r>
      <w:r w:rsidR="00C73E25" w:rsidRPr="00CF7E03">
        <w:rPr>
          <w:rFonts w:ascii="Arial" w:eastAsiaTheme="minorEastAsia" w:hAnsi="Arial" w:cs="Arial"/>
          <w:sz w:val="22"/>
          <w:szCs w:val="22"/>
          <w:lang w:eastAsia="zh-CN"/>
        </w:rPr>
        <w:t>lagged</w:t>
      </w:r>
      <w:r w:rsidR="000C7788">
        <w:rPr>
          <w:rFonts w:ascii="Arial" w:eastAsiaTheme="minorEastAsia" w:hAnsi="Arial" w:cs="Arial" w:hint="eastAsia"/>
          <w:sz w:val="22"/>
          <w:szCs w:val="22"/>
          <w:lang w:eastAsia="zh-CN"/>
        </w:rPr>
        <w:t xml:space="preserve"> over the last several decades</w:t>
      </w:r>
      <w:r w:rsidR="006D3123" w:rsidRPr="00CF7E03">
        <w:rPr>
          <w:rFonts w:ascii="Arial" w:eastAsiaTheme="minorEastAsia" w:hAnsi="Arial" w:cs="Arial"/>
          <w:sz w:val="22"/>
          <w:szCs w:val="22"/>
          <w:lang w:eastAsia="zh-CN"/>
        </w:rPr>
        <w:t>,</w:t>
      </w:r>
      <w:r w:rsidR="00800CE3" w:rsidRPr="00CF7E03">
        <w:rPr>
          <w:rFonts w:ascii="Arial" w:eastAsiaTheme="minorEastAsia" w:hAnsi="Arial" w:cs="Arial"/>
          <w:sz w:val="22"/>
          <w:szCs w:val="22"/>
          <w:lang w:eastAsia="zh-CN"/>
        </w:rPr>
        <w:t xml:space="preserve"> possibly due to its </w:t>
      </w:r>
      <w:r w:rsidR="008D01A7" w:rsidRPr="00CF7E03">
        <w:rPr>
          <w:rFonts w:ascii="Arial" w:eastAsiaTheme="minorEastAsia" w:hAnsi="Arial" w:cs="Arial"/>
          <w:sz w:val="22"/>
          <w:szCs w:val="22"/>
          <w:lang w:eastAsia="zh-CN"/>
        </w:rPr>
        <w:t>smaller</w:t>
      </w:r>
      <w:r w:rsidR="00DA4724" w:rsidRPr="00CF7E03">
        <w:rPr>
          <w:rFonts w:ascii="Arial" w:eastAsiaTheme="minorEastAsia" w:hAnsi="Arial" w:cs="Arial"/>
          <w:sz w:val="22"/>
          <w:szCs w:val="22"/>
          <w:lang w:eastAsia="zh-CN"/>
        </w:rPr>
        <w:t xml:space="preserve"> </w:t>
      </w:r>
      <w:r w:rsidR="00800CE3" w:rsidRPr="00CF7E03">
        <w:rPr>
          <w:rFonts w:ascii="Arial" w:eastAsiaTheme="minorEastAsia" w:hAnsi="Arial" w:cs="Arial"/>
          <w:sz w:val="22"/>
          <w:szCs w:val="22"/>
          <w:lang w:eastAsia="zh-CN"/>
        </w:rPr>
        <w:t>market</w:t>
      </w:r>
      <w:r w:rsidR="008D01A7" w:rsidRPr="00CF7E03">
        <w:rPr>
          <w:rFonts w:ascii="Arial" w:eastAsiaTheme="minorEastAsia" w:hAnsi="Arial" w:cs="Arial"/>
          <w:sz w:val="22"/>
          <w:szCs w:val="22"/>
          <w:lang w:eastAsia="zh-CN"/>
        </w:rPr>
        <w:t xml:space="preserve"> size</w:t>
      </w:r>
      <w:r w:rsidR="00FF242B" w:rsidRPr="00CF7E03">
        <w:rPr>
          <w:rFonts w:ascii="Arial" w:eastAsiaTheme="minorEastAsia" w:hAnsi="Arial" w:cs="Arial"/>
          <w:sz w:val="22"/>
          <w:szCs w:val="22"/>
          <w:lang w:eastAsia="zh-CN"/>
        </w:rPr>
        <w:t>.</w:t>
      </w:r>
    </w:p>
    <w:p w14:paraId="4B303D7A" w14:textId="144D92BD" w:rsidR="005C5CC7" w:rsidRPr="00CF7E03" w:rsidRDefault="001242D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Although </w:t>
      </w:r>
      <w:r w:rsidRPr="00CF7E03">
        <w:rPr>
          <w:rFonts w:ascii="Arial" w:hAnsi="Arial" w:cs="Arial"/>
          <w:sz w:val="22"/>
          <w:szCs w:val="22"/>
        </w:rPr>
        <w:t>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chemistry has </w:t>
      </w:r>
      <w:r w:rsidR="000E4D61" w:rsidRPr="00CF7E03">
        <w:rPr>
          <w:rFonts w:ascii="Arial" w:eastAsiaTheme="minorEastAsia" w:hAnsi="Arial" w:cs="Arial"/>
          <w:sz w:val="22"/>
          <w:szCs w:val="22"/>
          <w:lang w:eastAsia="zh-CN"/>
        </w:rPr>
        <w:t xml:space="preserve">largely </w:t>
      </w:r>
      <w:r w:rsidRPr="00CF7E03">
        <w:rPr>
          <w:rFonts w:ascii="Arial" w:eastAsiaTheme="minorEastAsia" w:hAnsi="Arial" w:cs="Arial"/>
          <w:sz w:val="22"/>
          <w:szCs w:val="22"/>
          <w:lang w:eastAsia="zh-CN"/>
        </w:rPr>
        <w:t xml:space="preserve">been </w:t>
      </w:r>
      <w:r w:rsidR="00606EFD" w:rsidRPr="00CF7E03">
        <w:rPr>
          <w:rFonts w:ascii="Arial" w:eastAsiaTheme="minorEastAsia" w:hAnsi="Arial" w:cs="Arial"/>
          <w:sz w:val="22"/>
          <w:szCs w:val="22"/>
          <w:lang w:eastAsia="zh-CN"/>
        </w:rPr>
        <w:t xml:space="preserve">replaced </w:t>
      </w:r>
      <w:r w:rsidR="007E7EFE" w:rsidRPr="00CF7E03">
        <w:rPr>
          <w:rFonts w:ascii="Arial" w:eastAsiaTheme="minorEastAsia" w:hAnsi="Arial" w:cs="Arial"/>
          <w:sz w:val="22"/>
          <w:szCs w:val="22"/>
          <w:lang w:eastAsia="zh-CN"/>
        </w:rPr>
        <w:t xml:space="preserve">since </w:t>
      </w:r>
      <w:r w:rsidR="00D520F2" w:rsidRPr="00CF7E03">
        <w:rPr>
          <w:rFonts w:ascii="Arial" w:eastAsiaTheme="minorEastAsia" w:hAnsi="Arial" w:cs="Arial"/>
          <w:sz w:val="22"/>
          <w:szCs w:val="22"/>
          <w:lang w:eastAsia="zh-CN"/>
        </w:rPr>
        <w:t xml:space="preserve">the </w:t>
      </w:r>
      <w:r w:rsidR="007E7EFE" w:rsidRPr="00CF7E03">
        <w:rPr>
          <w:rFonts w:ascii="Arial" w:eastAsiaTheme="minorEastAsia" w:hAnsi="Arial" w:cs="Arial"/>
          <w:sz w:val="22"/>
          <w:szCs w:val="22"/>
          <w:lang w:eastAsia="zh-CN"/>
        </w:rPr>
        <w:t>1960s</w:t>
      </w:r>
      <w:r w:rsidR="00606EFD" w:rsidRPr="00CF7E03">
        <w:rPr>
          <w:rFonts w:ascii="Arial" w:eastAsiaTheme="minorEastAsia" w:hAnsi="Arial" w:cs="Arial"/>
          <w:sz w:val="22"/>
          <w:szCs w:val="22"/>
          <w:lang w:eastAsia="zh-CN"/>
        </w:rPr>
        <w:t xml:space="preserve">, </w:t>
      </w:r>
      <w:r w:rsidR="007E7EFE" w:rsidRPr="00CF7E03">
        <w:rPr>
          <w:rFonts w:ascii="Arial" w:eastAsiaTheme="minorEastAsia" w:hAnsi="Arial" w:cs="Arial"/>
          <w:sz w:val="22"/>
          <w:szCs w:val="22"/>
          <w:lang w:eastAsia="zh-CN"/>
        </w:rPr>
        <w:t>it</w:t>
      </w:r>
      <w:r w:rsidR="000E4D61" w:rsidRPr="00CF7E03">
        <w:rPr>
          <w:rFonts w:ascii="Arial" w:eastAsiaTheme="minorEastAsia" w:hAnsi="Arial" w:cs="Arial"/>
          <w:sz w:val="22"/>
          <w:szCs w:val="22"/>
          <w:lang w:eastAsia="zh-CN"/>
        </w:rPr>
        <w:t xml:space="preserve"> is important to remember that</w:t>
      </w:r>
      <w:r w:rsidR="007E7EFE" w:rsidRPr="00CF7E03">
        <w:rPr>
          <w:rFonts w:ascii="Arial" w:eastAsiaTheme="minorEastAsia" w:hAnsi="Arial" w:cs="Arial"/>
          <w:sz w:val="22"/>
          <w:szCs w:val="22"/>
          <w:lang w:eastAsia="zh-CN"/>
        </w:rPr>
        <w:t xml:space="preserve"> </w:t>
      </w:r>
      <w:r w:rsidR="007E7EFE" w:rsidRPr="00CF7E03">
        <w:rPr>
          <w:rFonts w:ascii="Arial" w:hAnsi="Arial" w:cs="Arial"/>
          <w:sz w:val="22"/>
          <w:szCs w:val="22"/>
        </w:rPr>
        <w:t>C</w:t>
      </w:r>
      <w:r w:rsidR="007E7EFE" w:rsidRPr="00CF7E03">
        <w:rPr>
          <w:rFonts w:ascii="Arial" w:hAnsi="Arial" w:cs="Arial"/>
          <w:sz w:val="22"/>
          <w:szCs w:val="22"/>
          <w:vertAlign w:val="subscript"/>
        </w:rPr>
        <w:t>2</w:t>
      </w:r>
      <w:r w:rsidR="007E7EFE" w:rsidRPr="00CF7E03">
        <w:rPr>
          <w:rFonts w:ascii="Arial" w:hAnsi="Arial" w:cs="Arial"/>
          <w:sz w:val="22"/>
          <w:szCs w:val="22"/>
        </w:rPr>
        <w:t>H</w:t>
      </w:r>
      <w:r w:rsidR="007E7EFE" w:rsidRPr="00CF7E03">
        <w:rPr>
          <w:rFonts w:ascii="Arial" w:hAnsi="Arial" w:cs="Arial"/>
          <w:sz w:val="22"/>
          <w:szCs w:val="22"/>
          <w:vertAlign w:val="subscript"/>
        </w:rPr>
        <w:t>2</w:t>
      </w:r>
      <w:r w:rsidR="007E7EFE" w:rsidRPr="00CF7E03">
        <w:rPr>
          <w:rFonts w:ascii="Arial" w:eastAsiaTheme="minorEastAsia" w:hAnsi="Arial" w:cs="Arial"/>
          <w:sz w:val="22"/>
          <w:szCs w:val="22"/>
          <w:lang w:eastAsia="zh-CN"/>
        </w:rPr>
        <w:t xml:space="preserve"> is more reactive</w:t>
      </w:r>
      <w:r w:rsidR="000E4D61"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t xml:space="preserve"> and </w:t>
      </w:r>
      <w:r w:rsidR="00765351" w:rsidRPr="00CF7E03">
        <w:rPr>
          <w:rFonts w:ascii="Arial" w:eastAsiaTheme="minorEastAsia" w:hAnsi="Arial" w:cs="Arial"/>
          <w:sz w:val="22"/>
          <w:szCs w:val="22"/>
          <w:lang w:eastAsia="zh-CN"/>
        </w:rPr>
        <w:t>its derived</w:t>
      </w:r>
      <w:r w:rsidR="002E3C2D" w:rsidRPr="00CF7E03">
        <w:rPr>
          <w:rFonts w:ascii="Arial" w:eastAsiaTheme="minorEastAsia" w:hAnsi="Arial" w:cs="Arial"/>
          <w:sz w:val="22"/>
          <w:szCs w:val="22"/>
          <w:lang w:eastAsia="zh-CN"/>
        </w:rPr>
        <w:t xml:space="preserve"> processes o</w:t>
      </w:r>
      <w:r w:rsidR="007E7EFE" w:rsidRPr="00CF7E03">
        <w:rPr>
          <w:rFonts w:ascii="Arial" w:eastAsiaTheme="minorEastAsia" w:hAnsi="Arial" w:cs="Arial"/>
          <w:sz w:val="22"/>
          <w:szCs w:val="22"/>
          <w:lang w:eastAsia="zh-CN"/>
        </w:rPr>
        <w:t xml:space="preserve">ften </w:t>
      </w:r>
      <w:r w:rsidR="002E3C2D" w:rsidRPr="00CF7E03">
        <w:rPr>
          <w:rFonts w:ascii="Arial" w:eastAsiaTheme="minorEastAsia" w:hAnsi="Arial" w:cs="Arial"/>
          <w:sz w:val="22"/>
          <w:szCs w:val="22"/>
          <w:lang w:eastAsia="zh-CN"/>
        </w:rPr>
        <w:t>show</w:t>
      </w:r>
      <w:r w:rsidR="007E7EFE" w:rsidRPr="00CF7E03">
        <w:rPr>
          <w:rFonts w:ascii="Arial" w:eastAsiaTheme="minorEastAsia" w:hAnsi="Arial" w:cs="Arial"/>
          <w:sz w:val="22"/>
          <w:szCs w:val="22"/>
          <w:lang w:eastAsia="zh-CN"/>
        </w:rPr>
        <w:t xml:space="preserve"> </w:t>
      </w:r>
      <w:r w:rsidR="002E3C2D" w:rsidRPr="00CF7E03">
        <w:rPr>
          <w:rFonts w:ascii="Arial" w:hAnsi="Arial" w:cs="Arial"/>
          <w:sz w:val="22"/>
          <w:szCs w:val="22"/>
        </w:rPr>
        <w:t>streamlined synthesis pathways</w:t>
      </w:r>
      <w:r w:rsidR="00462099" w:rsidRPr="00CF7E03">
        <w:rPr>
          <w:rFonts w:ascii="Arial" w:eastAsiaTheme="minorEastAsia" w:hAnsi="Arial" w:cs="Arial"/>
          <w:sz w:val="22"/>
          <w:szCs w:val="22"/>
          <w:lang w:eastAsia="zh-CN"/>
        </w:rPr>
        <w:t xml:space="preserve"> compared to </w:t>
      </w:r>
      <w:r w:rsidR="00462099" w:rsidRPr="00CF7E03">
        <w:rPr>
          <w:rFonts w:ascii="Arial" w:hAnsi="Arial" w:cs="Arial"/>
          <w:sz w:val="22"/>
          <w:szCs w:val="22"/>
        </w:rPr>
        <w:t>C</w:t>
      </w:r>
      <w:r w:rsidR="00462099" w:rsidRPr="00CF7E03">
        <w:rPr>
          <w:rFonts w:ascii="Arial" w:hAnsi="Arial" w:cs="Arial"/>
          <w:sz w:val="22"/>
          <w:szCs w:val="22"/>
          <w:vertAlign w:val="subscript"/>
        </w:rPr>
        <w:t>2</w:t>
      </w:r>
      <w:r w:rsidR="00462099" w:rsidRPr="00CF7E03">
        <w:rPr>
          <w:rFonts w:ascii="Arial" w:hAnsi="Arial" w:cs="Arial"/>
          <w:sz w:val="22"/>
          <w:szCs w:val="22"/>
        </w:rPr>
        <w:t>H</w:t>
      </w:r>
      <w:r w:rsidR="00462099" w:rsidRPr="00CF7E03">
        <w:rPr>
          <w:rFonts w:ascii="Arial" w:eastAsiaTheme="minorEastAsia" w:hAnsi="Arial" w:cs="Arial"/>
          <w:sz w:val="22"/>
          <w:szCs w:val="22"/>
          <w:vertAlign w:val="subscript"/>
          <w:lang w:eastAsia="zh-CN"/>
        </w:rPr>
        <w:t>4</w:t>
      </w:r>
      <w:r w:rsidR="00540FC2" w:rsidRPr="00CF7E03">
        <w:rPr>
          <w:rFonts w:ascii="Arial" w:eastAsiaTheme="minorEastAsia" w:hAnsi="Arial" w:cs="Arial"/>
          <w:sz w:val="22"/>
          <w:szCs w:val="22"/>
          <w:lang w:eastAsia="zh-CN"/>
        </w:rPr>
        <w:noBreakHyphen/>
      </w:r>
      <w:r w:rsidR="00462099" w:rsidRPr="00CF7E03">
        <w:rPr>
          <w:rFonts w:ascii="Arial" w:eastAsiaTheme="minorEastAsia" w:hAnsi="Arial" w:cs="Arial"/>
          <w:sz w:val="22"/>
          <w:szCs w:val="22"/>
          <w:lang w:eastAsia="zh-CN"/>
        </w:rPr>
        <w:t>derived process</w:t>
      </w:r>
      <w:r w:rsidR="000E4D61" w:rsidRPr="00CF7E03">
        <w:rPr>
          <w:rFonts w:ascii="Arial" w:eastAsiaTheme="minorEastAsia" w:hAnsi="Arial" w:cs="Arial"/>
          <w:sz w:val="22"/>
          <w:szCs w:val="22"/>
          <w:lang w:eastAsia="zh-CN"/>
        </w:rPr>
        <w:t>es</w:t>
      </w:r>
      <w:r w:rsidR="007E7EFE"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fldChar w:fldCharType="begin"/>
      </w:r>
      <w:r w:rsidR="007E7EFE" w:rsidRPr="00CF7E03">
        <w:rPr>
          <w:rFonts w:ascii="Arial" w:eastAsiaTheme="minorEastAsia" w:hAnsi="Arial" w:cs="Arial"/>
          <w:sz w:val="22"/>
          <w:szCs w:val="22"/>
          <w:lang w:eastAsia="zh-CN"/>
        </w:rPr>
        <w:instrText xml:space="preserve"> ADDIN ZOTERO_ITEM CSL_CITATION {"citationID":"lcBgOTs0","properties":{"formattedCitation":"\\super 5\\nosupersub{}","plainCitation":"5","noteIndex":0},"citationItems":[{"id":3,"uris":["http://zotero.org/users/local/cJGf2fHk/items/4NHRWJ89"],"itemData":{"id":3,"type":"article-journal","container-title":"Chemical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instrText>
      </w:r>
      <w:r w:rsidR="007E7EFE" w:rsidRPr="00CF7E03">
        <w:rPr>
          <w:rFonts w:ascii="Arial" w:eastAsiaTheme="minorEastAsia" w:hAnsi="Arial" w:cs="Arial"/>
          <w:sz w:val="22"/>
          <w:szCs w:val="22"/>
          <w:lang w:eastAsia="zh-CN"/>
        </w:rPr>
        <w:fldChar w:fldCharType="separate"/>
      </w:r>
      <w:r w:rsidR="007E7EFE" w:rsidRPr="00CF7E03">
        <w:rPr>
          <w:rFonts w:ascii="Arial" w:hAnsi="Arial" w:cs="Arial"/>
          <w:sz w:val="22"/>
          <w:szCs w:val="22"/>
          <w:vertAlign w:val="superscript"/>
        </w:rPr>
        <w:t>5</w:t>
      </w:r>
      <w:r w:rsidR="007E7EFE" w:rsidRPr="00CF7E03">
        <w:rPr>
          <w:rFonts w:ascii="Arial" w:eastAsiaTheme="minorEastAsia" w:hAnsi="Arial" w:cs="Arial"/>
          <w:sz w:val="22"/>
          <w:szCs w:val="22"/>
          <w:lang w:eastAsia="zh-CN"/>
        </w:rPr>
        <w:fldChar w:fldCharType="end"/>
      </w:r>
      <w:r w:rsidR="00B6645C"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Additionally</w:t>
      </w:r>
      <w:r w:rsidR="001B1315" w:rsidRPr="00CF7E03">
        <w:rPr>
          <w:rFonts w:ascii="Arial" w:eastAsiaTheme="minorEastAsia" w:hAnsi="Arial" w:cs="Arial"/>
          <w:sz w:val="22"/>
          <w:szCs w:val="22"/>
          <w:lang w:eastAsia="zh-CN"/>
        </w:rPr>
        <w:t>,</w:t>
      </w:r>
      <w:r w:rsidR="005C5CC7" w:rsidRPr="00CF7E03">
        <w:rPr>
          <w:rFonts w:ascii="Arial" w:hAnsi="Arial" w:cs="Arial"/>
          <w:sz w:val="22"/>
          <w:szCs w:val="22"/>
        </w:rPr>
        <w:t xml:space="preserve"> </w:t>
      </w:r>
      <w:r w:rsidR="00765351" w:rsidRPr="00CF7E03">
        <w:rPr>
          <w:rFonts w:ascii="Arial" w:eastAsiaTheme="minorEastAsia" w:hAnsi="Arial" w:cs="Arial"/>
          <w:sz w:val="22"/>
          <w:szCs w:val="22"/>
          <w:lang w:eastAsia="zh-CN"/>
        </w:rPr>
        <w:t xml:space="preserve">some </w:t>
      </w:r>
      <w:r w:rsidR="000E4D61" w:rsidRPr="00CF7E03">
        <w:rPr>
          <w:rFonts w:ascii="Arial" w:eastAsiaTheme="minorEastAsia" w:hAnsi="Arial" w:cs="Arial"/>
          <w:sz w:val="22"/>
          <w:szCs w:val="22"/>
          <w:lang w:eastAsia="zh-CN"/>
        </w:rPr>
        <w:t xml:space="preserve">applications </w:t>
      </w:r>
      <w:r w:rsidR="00765351" w:rsidRPr="00CF7E03">
        <w:rPr>
          <w:rFonts w:ascii="Arial" w:eastAsiaTheme="minorEastAsia" w:hAnsi="Arial" w:cs="Arial"/>
          <w:sz w:val="22"/>
          <w:szCs w:val="22"/>
          <w:lang w:eastAsia="zh-CN"/>
        </w:rPr>
        <w:t xml:space="preserve">of </w:t>
      </w:r>
      <w:r w:rsidR="005C5CC7" w:rsidRPr="00CF7E03">
        <w:rPr>
          <w:rFonts w:ascii="Arial" w:hAnsi="Arial" w:cs="Arial"/>
          <w:sz w:val="22"/>
          <w:szCs w:val="22"/>
        </w:rPr>
        <w:t>C</w:t>
      </w:r>
      <w:r w:rsidR="005C5CC7" w:rsidRPr="00CF7E03">
        <w:rPr>
          <w:rFonts w:ascii="Arial" w:hAnsi="Arial" w:cs="Arial"/>
          <w:sz w:val="22"/>
          <w:szCs w:val="22"/>
          <w:vertAlign w:val="subscript"/>
        </w:rPr>
        <w:t>2</w:t>
      </w:r>
      <w:r w:rsidR="005C5CC7" w:rsidRPr="00CF7E03">
        <w:rPr>
          <w:rFonts w:ascii="Arial" w:hAnsi="Arial" w:cs="Arial"/>
          <w:sz w:val="22"/>
          <w:szCs w:val="22"/>
        </w:rPr>
        <w:t>H</w:t>
      </w:r>
      <w:r w:rsidR="005C5CC7" w:rsidRPr="00CF7E03">
        <w:rPr>
          <w:rFonts w:ascii="Arial" w:hAnsi="Arial" w:cs="Arial"/>
          <w:sz w:val="22"/>
          <w:szCs w:val="22"/>
          <w:vertAlign w:val="subscript"/>
        </w:rPr>
        <w:t>2</w:t>
      </w:r>
      <w:r w:rsidR="000E4D61" w:rsidRPr="00CF7E03">
        <w:rPr>
          <w:rFonts w:ascii="Arial" w:eastAsiaTheme="minorEastAsia" w:hAnsi="Arial" w:cs="Arial"/>
          <w:sz w:val="22"/>
          <w:szCs w:val="22"/>
          <w:lang w:eastAsia="zh-CN"/>
        </w:rPr>
        <w:t xml:space="preserve">, such as </w:t>
      </w:r>
      <w:r w:rsidR="005C5CC7" w:rsidRPr="00CF7E03">
        <w:rPr>
          <w:rFonts w:ascii="Arial" w:eastAsiaTheme="minorEastAsia" w:hAnsi="Arial" w:cs="Arial"/>
          <w:sz w:val="22"/>
          <w:szCs w:val="22"/>
          <w:lang w:eastAsia="zh-CN"/>
        </w:rPr>
        <w:t xml:space="preserve">oxyacetylene welding and </w:t>
      </w:r>
      <w:r w:rsidR="000E4D61" w:rsidRPr="00CF7E03">
        <w:rPr>
          <w:rFonts w:ascii="Arial" w:eastAsiaTheme="minorEastAsia" w:hAnsi="Arial" w:cs="Arial"/>
          <w:sz w:val="22"/>
          <w:szCs w:val="22"/>
          <w:lang w:eastAsia="zh-CN"/>
        </w:rPr>
        <w:t xml:space="preserve">the </w:t>
      </w:r>
      <w:r w:rsidR="005C5CC7" w:rsidRPr="00CF7E03">
        <w:rPr>
          <w:rFonts w:ascii="Arial" w:eastAsiaTheme="minorEastAsia" w:hAnsi="Arial" w:cs="Arial"/>
          <w:sz w:val="22"/>
          <w:szCs w:val="22"/>
          <w:lang w:eastAsia="zh-CN"/>
        </w:rPr>
        <w:t>production of acetylene black</w:t>
      </w:r>
      <w:r w:rsidR="00D0199E" w:rsidRPr="00CF7E03">
        <w:rPr>
          <w:rFonts w:ascii="Arial" w:eastAsiaTheme="minorEastAsia" w:hAnsi="Arial" w:cs="Arial"/>
          <w:sz w:val="22"/>
          <w:szCs w:val="22"/>
          <w:lang w:eastAsia="zh-CN"/>
        </w:rPr>
        <w:t>, polyacetylene</w:t>
      </w:r>
      <w:r w:rsidR="00921E46">
        <w:rPr>
          <w:rFonts w:ascii="Arial" w:eastAsiaTheme="minorEastAsia" w:hAnsi="Arial" w:cs="Arial" w:hint="eastAsia"/>
          <w:sz w:val="22"/>
          <w:szCs w:val="22"/>
          <w:lang w:eastAsia="zh-CN"/>
        </w:rPr>
        <w:t xml:space="preserve"> (2000 Nobel Prize in Chemistry)</w:t>
      </w:r>
      <w:r w:rsidR="00D0199E"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t xml:space="preserve"> and</w:t>
      </w:r>
      <w:r w:rsidR="000C7572" w:rsidRPr="00CF7E03">
        <w:rPr>
          <w:rFonts w:ascii="Arial" w:eastAsiaTheme="minorEastAsia" w:hAnsi="Arial" w:cs="Arial"/>
          <w:sz w:val="22"/>
          <w:szCs w:val="22"/>
          <w:lang w:eastAsia="zh-CN"/>
        </w:rPr>
        <w:t xml:space="preserve"> </w:t>
      </w:r>
      <w:r w:rsidR="00E841AE" w:rsidRPr="00CF7E03">
        <w:rPr>
          <w:rFonts w:ascii="Arial" w:eastAsiaTheme="minorEastAsia" w:hAnsi="Arial" w:cs="Arial"/>
          <w:sz w:val="22"/>
          <w:szCs w:val="22"/>
          <w:lang w:eastAsia="zh-CN"/>
        </w:rPr>
        <w:t xml:space="preserve">Reppe chemicals like </w:t>
      </w:r>
      <w:r w:rsidR="00087DA0" w:rsidRPr="00CF7E03">
        <w:rPr>
          <w:rFonts w:ascii="Arial" w:eastAsiaTheme="minorEastAsia" w:hAnsi="Arial" w:cs="Arial"/>
          <w:sz w:val="22"/>
          <w:szCs w:val="22"/>
          <w:lang w:eastAsia="zh-CN"/>
        </w:rPr>
        <w:t>1</w:t>
      </w:r>
      <w:r w:rsidR="00087DA0" w:rsidRPr="00CF7E03">
        <w:rPr>
          <w:rFonts w:ascii="Arial" w:hAnsi="Arial" w:cs="Arial"/>
          <w:sz w:val="22"/>
          <w:szCs w:val="22"/>
        </w:rPr>
        <w:t>,4-butanediol</w:t>
      </w:r>
      <w:r w:rsidR="00281101" w:rsidRPr="00CF7E03">
        <w:rPr>
          <w:rFonts w:ascii="Arial" w:hAnsi="Arial" w:cs="Arial"/>
          <w:sz w:val="22"/>
          <w:szCs w:val="22"/>
        </w:rPr>
        <w:t>,</w:t>
      </w:r>
      <w:r w:rsidR="000C7572" w:rsidRPr="00CF7E03">
        <w:rPr>
          <w:rFonts w:ascii="Arial" w:eastAsiaTheme="minorEastAsia" w:hAnsi="Arial" w:cs="Arial"/>
          <w:sz w:val="22"/>
          <w:szCs w:val="22"/>
          <w:lang w:eastAsia="zh-CN"/>
        </w:rPr>
        <w:t xml:space="preserve"> </w:t>
      </w:r>
      <w:r w:rsidR="00765351" w:rsidRPr="00CF7E03">
        <w:rPr>
          <w:rFonts w:ascii="Arial" w:eastAsiaTheme="minorEastAsia" w:hAnsi="Arial" w:cs="Arial"/>
          <w:sz w:val="22"/>
          <w:szCs w:val="22"/>
          <w:lang w:eastAsia="zh-CN"/>
        </w:rPr>
        <w:t>are difficult to repla</w:t>
      </w:r>
      <w:r w:rsidR="00EB63B6" w:rsidRPr="00CF7E03">
        <w:rPr>
          <w:rFonts w:ascii="Arial" w:eastAsiaTheme="minorEastAsia" w:hAnsi="Arial" w:cs="Arial"/>
          <w:sz w:val="22"/>
          <w:szCs w:val="22"/>
          <w:lang w:eastAsia="zh-CN"/>
        </w:rPr>
        <w:t>ce</w:t>
      </w:r>
      <w:r w:rsidR="00765351" w:rsidRPr="00CF7E03">
        <w:rPr>
          <w:rFonts w:ascii="Arial" w:eastAsiaTheme="minorEastAsia" w:hAnsi="Arial" w:cs="Arial"/>
          <w:sz w:val="22"/>
          <w:szCs w:val="22"/>
          <w:lang w:eastAsia="zh-CN"/>
        </w:rPr>
        <w:t>.</w:t>
      </w:r>
      <w:r w:rsidR="0063443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{"citationID":"Sn9K3mae","properties":{"formattedCitation":"\\super 27\\uc0\\u8211{}30\\nosupersub{}","plainCitation":"27–30","noteIndex":0},"citationItems":[{"id":156,"uris":["http://zotero.org/users/local/cJGf2fHk/items/4CF5LBEE"],"itemData":{"id":156,"type":"article-journal","abstract":"Oxy-acetylene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id":157,"uris":["http://zotero.org/users/local/cJGf2fHk/items/P7TV8AQF"],"itemData":{"id":157,"type":"article-journal","abstract":"Carbon Black (CB) is one of the most abundantly produced carbon nanostructured materials, and approximately 70% of it is used as pigment and as reinforcing phase in rubber and plastics. Recent scientific findings report on other uses of CB that are of current interest, such as renewable energy harvesting and carbon capture. The present review focuses on the use and role of CB in renewable and environmental applications relevant to contemporary global challenges focusing specifically on clean energy. Key and recent research on the structure and chemistry of CB, including its uses as precursors to graphene quantum dots and hollow carbon spheres, is discussed in relation to renewable energy devices, electrochemical energy storage and environmental remediation. The surface chemistry of CB is closely related to that of graphitic and of turbostratic carbons through the predominant hexagonal carbon lattice from graphene fragments forming its basic structural units. Consequently, modern methods for grafting polymers and functional groups are easily translated to this abundant nanostructured material. Moreover, recent advances in electron microscopy that probe the structure of CB, and its electronic and physicochemical properties in nanocomposites revived the attention of what is wrongfully considered as a scientifically uninspiring material with limited potential for future technology breakthrough. CB has the potential to surge as a key player in renewable energy and environmental applications, meaning “When Black Turns Green”.","container-title":"Carbon","DOI":"10.1016/j.carbon.2020.02.058","ISSN":"0008-6223","journalAbbreviation":"Carbon","page":"604-649","source":"ScienceDirect","title":"Carbon black reborn: Structure and chemistry for renewable energy harnessing","title-short":"Carbon black reborn","volume":"162","author":[{"family":"Khodabakhshi","given":"Saeed"},{"family":"Fulvio","given":"Pasquale F."},{"family":"Andreoli","given":"Enrico"}],"issued":{"date-parts":[["2020",6,1]]}}},{"id":159,"uris":["http://zotero.org/users/local/cJGf2fHk/items/ZZH8PL5F"],"itemData":{"id":159,"type":"article-journal","container-title":"Green Chemistry","DOI":"10.1039/D2GC02271K","issue":"17","language":"en","note":"publisher: Royal Society of Chemistry","page":"6450-6466","source":"pubs.rsc.org","title":"Bio-based 1,4-butanediol and tetrahydrofuran synthesis: perspective","title-short":"Bio-based 1,4-butanediol and tetrahydrofuran synthesis","volume":"24","author":[{"family":"Zhu","given":"Yue"},{"family":"Yang","given":"Jiaming"},{"family":"Mei","given":"Feng"},{"family":"Li","given":"Xiaohong"},{"family":"Zhao","given":"Chen"}],"issued":{"date-parts":[["2022"]]}}},{"id":161,"uris":["http://zotero.org/users/local/cJGf2fHk/items/U99I24I9"],"itemData":{"id":161,"type":"article-journal","abstract":"Doped polyacetylene forms a new class of conducting polymers in which the electrical conductivity can be systematically and continuously varied over a range of eleven orders of magnitude. Transport studies and far-infrared transmission measurements imply a metal-to-insulator transition at dopant concentrations near 1%., This article appears in the following collection:","container-title":"Physical Review Letters","DOI":"10.1103/PhysRevLett.39.1098","issue":"17","journalAbbreviation":"Phys. Rev. Lett.","note":"publisher: American Physical Society","page":"1098-1101","source":"APS","title":"Electrical Conductivity in Doped Polyacetylene","volume":"39","author":[{"family":"Chiang","given":"C. K."},{"family":"Fincher","given":"C. R."},{"family":"Park","given":"Y. W."},{"family":"Heeger","given":"A. J."},{"family":"Shirakawa","given":"H."},{"family":"Louis","given":"E. J."},{"family":"Gau","given":"S. C."},{"family":"MacDiarmid","given":"Alan G."}],"issued":{"date-parts":[["1977",10,24]]}},"label":"page"}],"schema":"https://github.com/citation-style-language/schema/raw/master/csl-citation.json"} </w:instrText>
      </w:r>
      <w:r w:rsidR="0063443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27–30</w:t>
      </w:r>
      <w:r w:rsidR="00634436" w:rsidRPr="00CF7E03">
        <w:rPr>
          <w:rFonts w:ascii="Arial" w:eastAsiaTheme="minorEastAsia" w:hAnsi="Arial" w:cs="Arial"/>
          <w:sz w:val="22"/>
          <w:szCs w:val="22"/>
          <w:lang w:eastAsia="zh-CN"/>
        </w:rPr>
        <w:fldChar w:fldCharType="end"/>
      </w:r>
      <w:r w:rsidR="00307EF4" w:rsidRPr="00CF7E03">
        <w:rPr>
          <w:rFonts w:ascii="Arial" w:eastAsiaTheme="minorEastAsia" w:hAnsi="Arial" w:cs="Arial"/>
          <w:sz w:val="22"/>
          <w:szCs w:val="22"/>
          <w:lang w:eastAsia="zh-CN"/>
        </w:rPr>
        <w:t xml:space="preserve"> </w:t>
      </w:r>
      <w:r w:rsidR="00CA5D3E" w:rsidRPr="00CF7E03">
        <w:rPr>
          <w:rFonts w:ascii="Arial" w:eastAsiaTheme="minorEastAsia" w:hAnsi="Arial" w:cs="Arial"/>
          <w:sz w:val="22"/>
          <w:szCs w:val="22"/>
          <w:lang w:eastAsia="zh-CN"/>
        </w:rPr>
        <w:t xml:space="preserve">As we strive for </w:t>
      </w:r>
      <w:r w:rsidR="00322922" w:rsidRPr="00CF7E03">
        <w:rPr>
          <w:rFonts w:ascii="Arial" w:eastAsiaTheme="minorEastAsia" w:hAnsi="Arial" w:cs="Arial"/>
          <w:sz w:val="22"/>
          <w:szCs w:val="22"/>
          <w:lang w:eastAsia="zh-CN"/>
        </w:rPr>
        <w:t xml:space="preserve">a </w:t>
      </w:r>
      <w:r w:rsidR="00CA5D3E" w:rsidRPr="00CF7E03">
        <w:rPr>
          <w:rFonts w:ascii="Arial" w:eastAsiaTheme="minorEastAsia" w:hAnsi="Arial" w:cs="Arial"/>
          <w:sz w:val="22"/>
          <w:szCs w:val="22"/>
          <w:lang w:eastAsia="zh-CN"/>
        </w:rPr>
        <w:t xml:space="preserve">more </w:t>
      </w:r>
      <w:r w:rsidR="00322922" w:rsidRPr="00CF7E03">
        <w:rPr>
          <w:rFonts w:ascii="Arial" w:eastAsiaTheme="minorEastAsia" w:hAnsi="Arial" w:cs="Arial"/>
          <w:sz w:val="22"/>
          <w:szCs w:val="22"/>
          <w:lang w:eastAsia="zh-CN"/>
        </w:rPr>
        <w:t xml:space="preserve">sustainable chemical industry </w:t>
      </w:r>
      <w:r w:rsidR="00500AD6" w:rsidRPr="00CF7E03">
        <w:rPr>
          <w:rFonts w:ascii="Arial" w:eastAsiaTheme="minorEastAsia" w:hAnsi="Arial" w:cs="Arial"/>
          <w:sz w:val="22"/>
          <w:szCs w:val="22"/>
          <w:lang w:eastAsia="zh-CN"/>
        </w:rPr>
        <w:t xml:space="preserve">based on </w:t>
      </w:r>
      <w:r w:rsidR="009B19DD" w:rsidRPr="00CF7E03">
        <w:rPr>
          <w:rFonts w:ascii="Arial" w:eastAsiaTheme="minorEastAsia" w:hAnsi="Arial" w:cs="Arial"/>
          <w:sz w:val="22"/>
          <w:szCs w:val="22"/>
          <w:lang w:eastAsia="zh-CN"/>
        </w:rPr>
        <w:t>non-fossil carbon</w:t>
      </w:r>
      <w:r w:rsidR="006E3464" w:rsidRPr="00CF7E03">
        <w:rPr>
          <w:rFonts w:ascii="Arial" w:eastAsiaTheme="minorEastAsia" w:hAnsi="Arial" w:cs="Arial"/>
          <w:sz w:val="22"/>
          <w:szCs w:val="22"/>
          <w:lang w:eastAsia="zh-CN"/>
        </w:rPr>
        <w:t xml:space="preserve"> </w:t>
      </w:r>
      <w:r w:rsidR="00322922" w:rsidRPr="00CF7E03">
        <w:rPr>
          <w:rFonts w:ascii="Arial" w:eastAsiaTheme="minorEastAsia" w:hAnsi="Arial" w:cs="Arial"/>
          <w:sz w:val="22"/>
          <w:szCs w:val="22"/>
          <w:lang w:eastAsia="zh-CN"/>
        </w:rPr>
        <w:t>and</w:t>
      </w:r>
      <w:r w:rsidR="006E3464" w:rsidRPr="00CF7E03">
        <w:rPr>
          <w:rFonts w:ascii="Arial" w:eastAsiaTheme="minorEastAsia" w:hAnsi="Arial" w:cs="Arial"/>
          <w:sz w:val="22"/>
          <w:szCs w:val="22"/>
          <w:lang w:eastAsia="zh-CN"/>
        </w:rPr>
        <w:t xml:space="preserve"> renewable energy</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research </w:t>
      </w:r>
      <w:r w:rsidR="00BA384B" w:rsidRPr="00CF7E03">
        <w:rPr>
          <w:rFonts w:ascii="Arial" w:eastAsiaTheme="minorEastAsia" w:hAnsi="Arial" w:cs="Arial"/>
          <w:sz w:val="22"/>
          <w:szCs w:val="22"/>
          <w:lang w:eastAsia="zh-CN"/>
        </w:rPr>
        <w:t>on</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2</w:t>
      </w:r>
      <w:r w:rsidR="009B19DD"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and</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4</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should </w:t>
      </w:r>
      <w:r w:rsidR="002E4B14" w:rsidRPr="00CF7E03">
        <w:rPr>
          <w:rFonts w:ascii="Arial" w:eastAsiaTheme="minorEastAsia" w:hAnsi="Arial" w:cs="Arial"/>
          <w:sz w:val="22"/>
          <w:szCs w:val="22"/>
          <w:lang w:eastAsia="zh-CN"/>
        </w:rPr>
        <w:t>be revisited</w:t>
      </w:r>
      <w:r w:rsidR="00734862"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with</w:t>
      </w:r>
      <w:r w:rsidR="00D01935" w:rsidRPr="00CF7E03">
        <w:rPr>
          <w:rFonts w:ascii="Arial" w:hAnsi="Arial" w:cs="Arial"/>
          <w:sz w:val="22"/>
          <w:szCs w:val="22"/>
        </w:rPr>
        <w:t xml:space="preserve"> C</w:t>
      </w:r>
      <w:r w:rsidR="00D01935" w:rsidRPr="00CF7E03">
        <w:rPr>
          <w:rFonts w:ascii="Arial" w:hAnsi="Arial" w:cs="Arial"/>
          <w:sz w:val="22"/>
          <w:szCs w:val="22"/>
          <w:vertAlign w:val="subscript"/>
        </w:rPr>
        <w:t>2</w:t>
      </w:r>
      <w:r w:rsidR="00D01935" w:rsidRPr="00CF7E03">
        <w:rPr>
          <w:rFonts w:ascii="Arial" w:hAnsi="Arial" w:cs="Arial"/>
          <w:sz w:val="22"/>
          <w:szCs w:val="22"/>
        </w:rPr>
        <w:t>H</w:t>
      </w:r>
      <w:r w:rsidR="00D01935" w:rsidRPr="00CF7E03">
        <w:rPr>
          <w:rFonts w:ascii="Arial" w:eastAsiaTheme="minorEastAsia" w:hAnsi="Arial" w:cs="Arial"/>
          <w:sz w:val="22"/>
          <w:szCs w:val="22"/>
          <w:vertAlign w:val="subscript"/>
          <w:lang w:eastAsia="zh-CN"/>
        </w:rPr>
        <w:t>2</w:t>
      </w:r>
      <w:r w:rsidR="00D01935"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 xml:space="preserve">potentially </w:t>
      </w:r>
      <w:r w:rsidR="00D01935" w:rsidRPr="00CF7E03">
        <w:rPr>
          <w:rFonts w:ascii="Arial" w:eastAsiaTheme="minorEastAsia" w:hAnsi="Arial" w:cs="Arial"/>
          <w:sz w:val="22"/>
          <w:szCs w:val="22"/>
          <w:lang w:eastAsia="zh-CN"/>
        </w:rPr>
        <w:t>play</w:t>
      </w:r>
      <w:r w:rsidR="002E4B14" w:rsidRPr="00CF7E03">
        <w:rPr>
          <w:rFonts w:ascii="Arial" w:eastAsiaTheme="minorEastAsia" w:hAnsi="Arial" w:cs="Arial"/>
          <w:sz w:val="22"/>
          <w:szCs w:val="22"/>
          <w:lang w:eastAsia="zh-CN"/>
        </w:rPr>
        <w:t>ing</w:t>
      </w:r>
      <w:r w:rsidR="00D01935" w:rsidRPr="00CF7E03">
        <w:rPr>
          <w:rFonts w:ascii="Arial" w:eastAsiaTheme="minorEastAsia" w:hAnsi="Arial" w:cs="Arial"/>
          <w:sz w:val="22"/>
          <w:szCs w:val="22"/>
          <w:lang w:eastAsia="zh-CN"/>
        </w:rPr>
        <w:t xml:space="preserve"> a </w:t>
      </w:r>
      <w:r w:rsidR="002E4B14" w:rsidRPr="00CF7E03">
        <w:rPr>
          <w:rFonts w:ascii="Arial" w:eastAsiaTheme="minorEastAsia" w:hAnsi="Arial" w:cs="Arial"/>
          <w:sz w:val="22"/>
          <w:szCs w:val="22"/>
          <w:lang w:eastAsia="zh-CN"/>
        </w:rPr>
        <w:t xml:space="preserve">crucial </w:t>
      </w:r>
      <w:r w:rsidR="00D01935" w:rsidRPr="00CF7E03">
        <w:rPr>
          <w:rFonts w:ascii="Arial" w:eastAsiaTheme="minorEastAsia" w:hAnsi="Arial" w:cs="Arial"/>
          <w:sz w:val="22"/>
          <w:szCs w:val="22"/>
          <w:lang w:eastAsia="zh-CN"/>
        </w:rPr>
        <w:t xml:space="preserve">role </w:t>
      </w:r>
      <w:r w:rsidR="00281101" w:rsidRPr="00CF7E03">
        <w:rPr>
          <w:rFonts w:ascii="Arial" w:eastAsiaTheme="minorEastAsia" w:hAnsi="Arial" w:cs="Arial"/>
          <w:sz w:val="22"/>
          <w:szCs w:val="22"/>
          <w:lang w:eastAsia="zh-CN"/>
        </w:rPr>
        <w:t xml:space="preserve">in </w:t>
      </w:r>
      <w:r w:rsidR="002F6503" w:rsidRPr="00CF7E03">
        <w:rPr>
          <w:rFonts w:ascii="Arial" w:eastAsiaTheme="minorEastAsia" w:hAnsi="Arial" w:cs="Arial"/>
          <w:sz w:val="22"/>
          <w:szCs w:val="22"/>
          <w:lang w:eastAsia="zh-CN"/>
        </w:rPr>
        <w:t>this grand transition</w:t>
      </w:r>
      <w:r w:rsidR="009B19DD" w:rsidRPr="00CF7E03">
        <w:rPr>
          <w:rFonts w:ascii="Arial" w:eastAsiaTheme="minorEastAsia" w:hAnsi="Arial" w:cs="Arial"/>
          <w:sz w:val="22"/>
          <w:szCs w:val="22"/>
          <w:lang w:eastAsia="zh-CN"/>
        </w:rPr>
        <w:t>.</w:t>
      </w:r>
      <w:r w:rsidR="00D01935"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{"citationID":"LErUCDMv","properties":{"formattedCitation":"\\super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D01935"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31</w:t>
      </w:r>
      <w:r w:rsidR="00D01935"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For example, methane</w:t>
      </w:r>
      <w:r w:rsidR="002F1287" w:rsidRPr="00CF7E03">
        <w:rPr>
          <w:rFonts w:ascii="Arial" w:eastAsiaTheme="minorEastAsia" w:hAnsi="Arial" w:cs="Arial"/>
          <w:sz w:val="22"/>
          <w:szCs w:val="22"/>
          <w:lang w:eastAsia="zh-CN"/>
        </w:rPr>
        <w:t xml:space="preserve"> (CH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w:t>
      </w:r>
      <w:r w:rsidR="00BA384B"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possibly sourced</w:t>
      </w:r>
      <w:r w:rsidR="00BA384B" w:rsidRPr="00CF7E03">
        <w:rPr>
          <w:rFonts w:ascii="Arial" w:eastAsiaTheme="minorEastAsia" w:hAnsi="Arial" w:cs="Arial"/>
          <w:sz w:val="22"/>
          <w:szCs w:val="22"/>
          <w:lang w:eastAsia="zh-CN"/>
        </w:rPr>
        <w:t xml:space="preserve"> from biogas, </w:t>
      </w:r>
      <w:r w:rsidR="002F1287" w:rsidRPr="00CF7E03">
        <w:rPr>
          <w:rFonts w:ascii="Arial" w:eastAsiaTheme="minorEastAsia" w:hAnsi="Arial" w:cs="Arial"/>
          <w:sz w:val="22"/>
          <w:szCs w:val="22"/>
          <w:lang w:eastAsia="zh-CN"/>
        </w:rPr>
        <w:t>has been</w:t>
      </w:r>
      <w:r w:rsidR="00BA384B" w:rsidRPr="00CF7E03">
        <w:rPr>
          <w:rFonts w:ascii="Arial" w:eastAsiaTheme="minorEastAsia" w:hAnsi="Arial" w:cs="Arial"/>
          <w:sz w:val="22"/>
          <w:szCs w:val="22"/>
          <w:lang w:eastAsia="zh-CN"/>
        </w:rPr>
        <w:t xml:space="preserve"> widely </w:t>
      </w:r>
      <w:r w:rsidR="00471303" w:rsidRPr="00CF7E03">
        <w:rPr>
          <w:rFonts w:ascii="Arial" w:eastAsiaTheme="minorEastAsia" w:hAnsi="Arial" w:cs="Arial"/>
          <w:sz w:val="22"/>
          <w:szCs w:val="22"/>
          <w:lang w:eastAsia="zh-CN"/>
        </w:rPr>
        <w:t>explored</w:t>
      </w:r>
      <w:r w:rsidR="00BA384B" w:rsidRPr="00CF7E03">
        <w:rPr>
          <w:rFonts w:ascii="Arial" w:eastAsiaTheme="minorEastAsia" w:hAnsi="Arial" w:cs="Arial"/>
          <w:sz w:val="22"/>
          <w:szCs w:val="22"/>
          <w:lang w:eastAsia="zh-CN"/>
        </w:rPr>
        <w:t xml:space="preserve"> for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 xml:space="preserve">production but </w:t>
      </w:r>
      <w:r w:rsidR="00471303" w:rsidRPr="00CF7E03">
        <w:rPr>
          <w:rFonts w:ascii="Arial" w:eastAsiaTheme="minorEastAsia" w:hAnsi="Arial" w:cs="Arial"/>
          <w:sz w:val="22"/>
          <w:szCs w:val="22"/>
          <w:lang w:eastAsia="zh-CN"/>
        </w:rPr>
        <w:t>remains unindustrialized</w:t>
      </w:r>
      <w:r w:rsidR="00BA384B" w:rsidRPr="00CF7E03">
        <w:rPr>
          <w:rFonts w:ascii="Arial" w:eastAsiaTheme="minorEastAsia" w:hAnsi="Arial" w:cs="Arial"/>
          <w:sz w:val="22"/>
          <w:szCs w:val="22"/>
          <w:lang w:eastAsia="zh-CN"/>
        </w:rPr>
        <w:t>.</w:t>
      </w:r>
      <w:r w:rsidR="00EB63B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{"citationID":"lDpGukoA","properties":{"formattedCitation":"\\super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EB63B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26</w:t>
      </w:r>
      <w:r w:rsidR="00EB63B6"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In contrast, </w:t>
      </w:r>
      <w:r w:rsidR="002F1287" w:rsidRPr="00CF7E03">
        <w:rPr>
          <w:rFonts w:ascii="Arial" w:eastAsiaTheme="minorEastAsia" w:hAnsi="Arial" w:cs="Arial"/>
          <w:sz w:val="22"/>
          <w:szCs w:val="22"/>
          <w:lang w:eastAsia="zh-CN"/>
        </w:rPr>
        <w:t>CH</w:t>
      </w:r>
      <w:r w:rsidR="002F1287" w:rsidRPr="00CF7E03">
        <w:rPr>
          <w:rFonts w:ascii="Arial" w:eastAsiaTheme="minorEastAsia" w:hAnsi="Arial" w:cs="Arial"/>
          <w:sz w:val="22"/>
          <w:szCs w:val="22"/>
          <w:vertAlign w:val="subscript"/>
          <w:lang w:eastAsia="zh-CN"/>
        </w:rPr>
        <w:t>4</w:t>
      </w:r>
      <w:r w:rsidR="00BA384B" w:rsidRPr="00CF7E03">
        <w:rPr>
          <w:rFonts w:ascii="Arial" w:eastAsiaTheme="minorEastAsia" w:hAnsi="Arial" w:cs="Arial"/>
          <w:sz w:val="22"/>
          <w:szCs w:val="22"/>
          <w:lang w:eastAsia="zh-CN"/>
        </w:rPr>
        <w:t xml:space="preserve"> to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hAnsi="Arial" w:cs="Arial"/>
          <w:sz w:val="22"/>
          <w:szCs w:val="22"/>
          <w:vertAlign w:val="subscript"/>
        </w:rPr>
        <w:t>2</w:t>
      </w:r>
      <w:r w:rsidR="002F1287" w:rsidRPr="00CF7E03">
        <w:rPr>
          <w:rFonts w:ascii="Arial" w:eastAsiaTheme="minorEastAsia" w:hAnsi="Arial" w:cs="Arial"/>
          <w:sz w:val="22"/>
          <w:szCs w:val="22"/>
          <w:lang w:eastAsia="zh-CN"/>
        </w:rPr>
        <w:t xml:space="preserve"> </w:t>
      </w:r>
      <w:r w:rsidR="00BA384B" w:rsidRPr="00AA2184">
        <w:rPr>
          <w:rFonts w:ascii="Arial" w:eastAsiaTheme="minorEastAsia" w:hAnsi="Arial" w:cs="Arial"/>
          <w:i/>
          <w:sz w:val="22"/>
          <w:szCs w:val="22"/>
          <w:lang w:eastAsia="zh-CN"/>
        </w:rPr>
        <w:t>via</w:t>
      </w:r>
      <w:r w:rsidR="00BA384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A384B"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or</w:t>
      </w:r>
      <w:r w:rsidR="00BA384B" w:rsidRPr="00CF7E03">
        <w:rPr>
          <w:rFonts w:ascii="Arial" w:eastAsiaTheme="minorEastAsia" w:hAnsi="Arial" w:cs="Arial"/>
          <w:sz w:val="22"/>
          <w:szCs w:val="22"/>
          <w:lang w:eastAsia="zh-CN"/>
        </w:rPr>
        <w:t xml:space="preserve"> electric arc was commercialized </w:t>
      </w:r>
      <w:r w:rsidR="00471303" w:rsidRPr="00CF7E03">
        <w:rPr>
          <w:rFonts w:ascii="Arial" w:eastAsiaTheme="minorEastAsia" w:hAnsi="Arial" w:cs="Arial"/>
          <w:sz w:val="22"/>
          <w:szCs w:val="22"/>
          <w:lang w:eastAsia="zh-CN"/>
        </w:rPr>
        <w:t>nearly</w:t>
      </w:r>
      <w:r w:rsidR="00BA384B" w:rsidRPr="00CF7E03">
        <w:rPr>
          <w:rFonts w:ascii="Arial" w:eastAsiaTheme="minorEastAsia" w:hAnsi="Arial" w:cs="Arial"/>
          <w:sz w:val="22"/>
          <w:szCs w:val="22"/>
          <w:lang w:eastAsia="zh-CN"/>
        </w:rPr>
        <w:t xml:space="preserve"> 70 years ago</w:t>
      </w:r>
      <w:r w:rsidR="002F1287" w:rsidRPr="00CF7E03">
        <w:rPr>
          <w:rFonts w:ascii="Arial" w:eastAsiaTheme="minorEastAsia" w:hAnsi="Arial" w:cs="Arial"/>
          <w:sz w:val="22"/>
          <w:szCs w:val="22"/>
          <w:lang w:eastAsia="zh-CN"/>
        </w:rPr>
        <w:t xml:space="preserve">, despite </w:t>
      </w:r>
      <w:r w:rsidR="003A062C">
        <w:rPr>
          <w:rFonts w:ascii="Arial" w:eastAsiaTheme="minorEastAsia" w:hAnsi="Arial" w:cs="Arial" w:hint="eastAsia"/>
          <w:sz w:val="22"/>
          <w:szCs w:val="22"/>
          <w:lang w:eastAsia="zh-CN"/>
        </w:rPr>
        <w:t>the</w:t>
      </w:r>
      <w:r w:rsidR="002F1287" w:rsidRPr="00CF7E03">
        <w:rPr>
          <w:rFonts w:ascii="Arial" w:eastAsiaTheme="minorEastAsia" w:hAnsi="Arial" w:cs="Arial"/>
          <w:sz w:val="22"/>
          <w:szCs w:val="22"/>
          <w:lang w:eastAsia="zh-CN"/>
        </w:rPr>
        <w:t xml:space="preserve"> high</w:t>
      </w:r>
      <w:r w:rsidR="00B772FD"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 xml:space="preserve">natural gas input or high </w:t>
      </w:r>
      <w:r w:rsidR="00B772FD" w:rsidRPr="00CF7E03">
        <w:rPr>
          <w:rFonts w:ascii="Arial" w:eastAsiaTheme="minorEastAsia" w:hAnsi="Arial" w:cs="Arial"/>
          <w:sz w:val="22"/>
          <w:szCs w:val="22"/>
          <w:lang w:eastAsia="zh-CN"/>
        </w:rPr>
        <w:t>energy consumption</w:t>
      </w:r>
      <w:r w:rsidR="00BA384B"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{"citationID":"l8rFqLfW","properties":{"formattedCitation":"\\super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E841AE"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E841AE"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w:t>
      </w:r>
      <w:r w:rsidR="00307EF4" w:rsidRPr="00CF7E03">
        <w:rPr>
          <w:rFonts w:ascii="Arial" w:eastAsiaTheme="minorEastAsia" w:hAnsi="Arial" w:cs="Arial"/>
          <w:sz w:val="22"/>
          <w:szCs w:val="22"/>
          <w:lang w:eastAsia="zh-CN"/>
        </w:rPr>
        <w:t>Therefore, t</w:t>
      </w:r>
      <w:r w:rsidR="006E3464" w:rsidRPr="00CF7E03">
        <w:rPr>
          <w:rFonts w:ascii="Arial" w:eastAsiaTheme="minorEastAsia" w:hAnsi="Arial" w:cs="Arial"/>
          <w:sz w:val="22"/>
          <w:szCs w:val="22"/>
          <w:lang w:eastAsia="zh-CN"/>
        </w:rPr>
        <w:t xml:space="preserve">he </w:t>
      </w:r>
      <w:r w:rsidR="00471303" w:rsidRPr="00CF7E03">
        <w:rPr>
          <w:rFonts w:ascii="Arial" w:eastAsiaTheme="minorEastAsia" w:hAnsi="Arial" w:cs="Arial"/>
          <w:sz w:val="22"/>
          <w:szCs w:val="22"/>
          <w:lang w:eastAsia="zh-CN"/>
        </w:rPr>
        <w:t>shift</w:t>
      </w:r>
      <w:r w:rsidR="00E841AE"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towards sustainability presents an opportunity for revitalizing C</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H</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 xml:space="preserve"> production</w:t>
      </w:r>
      <w:r w:rsidR="006E5F69"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 xml:space="preserve">warranting </w:t>
      </w:r>
      <w:r w:rsidR="00E841AE" w:rsidRPr="00CF7E03">
        <w:rPr>
          <w:rFonts w:ascii="Arial" w:eastAsiaTheme="minorEastAsia" w:hAnsi="Arial" w:cs="Arial"/>
          <w:sz w:val="22"/>
          <w:szCs w:val="22"/>
          <w:lang w:eastAsia="zh-CN"/>
        </w:rPr>
        <w:t>increased</w:t>
      </w:r>
      <w:r w:rsidR="00307EF4" w:rsidRPr="00CF7E03">
        <w:rPr>
          <w:rFonts w:ascii="Arial" w:eastAsiaTheme="minorEastAsia" w:hAnsi="Arial" w:cs="Arial"/>
          <w:sz w:val="22"/>
          <w:szCs w:val="22"/>
          <w:lang w:eastAsia="zh-CN"/>
        </w:rPr>
        <w:t xml:space="preserve"> attention</w:t>
      </w:r>
      <w:r w:rsidR="006E3464"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 xml:space="preserve">In this review, we provide a holistic summary of </w:t>
      </w:r>
      <w:r w:rsidR="004576CE" w:rsidRPr="00CF7E03">
        <w:rPr>
          <w:rFonts w:ascii="Arial" w:hAnsi="Arial" w:cs="Arial"/>
          <w:sz w:val="22"/>
          <w:szCs w:val="22"/>
        </w:rPr>
        <w:t>C</w:t>
      </w:r>
      <w:r w:rsidR="004576CE" w:rsidRPr="00CF7E03">
        <w:rPr>
          <w:rFonts w:ascii="Arial" w:hAnsi="Arial" w:cs="Arial"/>
          <w:sz w:val="22"/>
          <w:szCs w:val="22"/>
          <w:vertAlign w:val="subscript"/>
        </w:rPr>
        <w:t>2</w:t>
      </w:r>
      <w:r w:rsidR="004576CE" w:rsidRPr="00CF7E03">
        <w:rPr>
          <w:rFonts w:ascii="Arial" w:hAnsi="Arial" w:cs="Arial"/>
          <w:sz w:val="22"/>
          <w:szCs w:val="22"/>
        </w:rPr>
        <w:t>H</w:t>
      </w:r>
      <w:r w:rsidR="004576CE" w:rsidRPr="00CF7E03">
        <w:rPr>
          <w:rFonts w:ascii="Arial" w:hAnsi="Arial" w:cs="Arial"/>
          <w:sz w:val="22"/>
          <w:szCs w:val="22"/>
          <w:vertAlign w:val="subscript"/>
        </w:rPr>
        <w:t>2</w:t>
      </w:r>
      <w:r w:rsidR="004576CE" w:rsidRPr="00CF7E03">
        <w:rPr>
          <w:rFonts w:ascii="Arial" w:eastAsiaTheme="minorEastAsia" w:hAnsi="Arial" w:cs="Arial"/>
          <w:sz w:val="22"/>
          <w:szCs w:val="22"/>
          <w:lang w:eastAsia="zh-CN"/>
        </w:rPr>
        <w:t xml:space="preserve"> production methods </w:t>
      </w:r>
      <w:r w:rsidR="00524041" w:rsidRPr="00CF7E03">
        <w:rPr>
          <w:rFonts w:ascii="Arial" w:eastAsiaTheme="minorEastAsia" w:hAnsi="Arial" w:cs="Arial"/>
          <w:sz w:val="22"/>
          <w:szCs w:val="22"/>
          <w:lang w:eastAsia="zh-CN"/>
        </w:rPr>
        <w:t xml:space="preserve">and </w:t>
      </w:r>
      <w:r w:rsidR="00471303" w:rsidRPr="00CF7E03">
        <w:rPr>
          <w:rFonts w:ascii="Arial" w:eastAsiaTheme="minorEastAsia" w:hAnsi="Arial" w:cs="Arial"/>
          <w:sz w:val="22"/>
          <w:szCs w:val="22"/>
          <w:lang w:eastAsia="zh-CN"/>
        </w:rPr>
        <w:t>sustainable initiatives</w:t>
      </w:r>
      <w:r w:rsidR="004576CE" w:rsidRPr="00CF7E03">
        <w:rPr>
          <w:rFonts w:ascii="Arial" w:eastAsiaTheme="minorEastAsia" w:hAnsi="Arial" w:cs="Arial"/>
          <w:sz w:val="22"/>
          <w:szCs w:val="22"/>
          <w:lang w:eastAsia="zh-CN"/>
        </w:rPr>
        <w:t xml:space="preserve">, </w:t>
      </w:r>
      <w:r w:rsidR="003D612C" w:rsidRPr="00CF7E03">
        <w:rPr>
          <w:rFonts w:ascii="Arial" w:eastAsiaTheme="minorEastAsia" w:hAnsi="Arial" w:cs="Arial"/>
          <w:sz w:val="22"/>
          <w:szCs w:val="22"/>
          <w:lang w:eastAsia="zh-CN"/>
        </w:rPr>
        <w:t>in addition to the</w:t>
      </w:r>
      <w:r w:rsidR="004576CE" w:rsidRPr="00CF7E03">
        <w:rPr>
          <w:rFonts w:ascii="Arial" w:eastAsiaTheme="minorEastAsia" w:hAnsi="Arial" w:cs="Arial"/>
          <w:sz w:val="22"/>
          <w:szCs w:val="22"/>
          <w:lang w:eastAsia="zh-CN"/>
        </w:rPr>
        <w:t xml:space="preserve"> challenges and </w:t>
      </w:r>
      <w:r w:rsidR="006E5F69" w:rsidRPr="00CF7E03">
        <w:rPr>
          <w:rFonts w:ascii="Arial" w:eastAsiaTheme="minorEastAsia" w:hAnsi="Arial" w:cs="Arial"/>
          <w:sz w:val="22"/>
          <w:szCs w:val="22"/>
          <w:lang w:eastAsia="zh-CN"/>
        </w:rPr>
        <w:t>opportunities</w:t>
      </w:r>
      <w:r w:rsidR="003D612C" w:rsidRPr="00CF7E03">
        <w:rPr>
          <w:rFonts w:ascii="Arial" w:eastAsiaTheme="minorEastAsia" w:hAnsi="Arial" w:cs="Arial"/>
          <w:sz w:val="22"/>
          <w:szCs w:val="22"/>
          <w:lang w:eastAsia="zh-CN"/>
        </w:rPr>
        <w:t xml:space="preserve"> presented with this shift</w:t>
      </w:r>
      <w:r w:rsidR="004576CE" w:rsidRPr="00CF7E03">
        <w:rPr>
          <w:rFonts w:ascii="Arial" w:eastAsiaTheme="minorEastAsia" w:hAnsi="Arial" w:cs="Arial"/>
          <w:sz w:val="22"/>
          <w:szCs w:val="22"/>
          <w:lang w:eastAsia="zh-CN"/>
        </w:rPr>
        <w:t xml:space="preserve">. Our aim is to </w:t>
      </w:r>
      <w:r w:rsidR="00471303" w:rsidRPr="00CF7E03">
        <w:rPr>
          <w:rFonts w:ascii="Arial" w:eastAsiaTheme="minorEastAsia" w:hAnsi="Arial" w:cs="Arial"/>
          <w:sz w:val="22"/>
          <w:szCs w:val="22"/>
          <w:lang w:eastAsia="zh-CN"/>
        </w:rPr>
        <w:t xml:space="preserve">guide sustainable technology development </w:t>
      </w:r>
      <w:r w:rsidR="004576CE" w:rsidRPr="00CF7E03">
        <w:rPr>
          <w:rFonts w:ascii="Arial" w:eastAsiaTheme="minorEastAsia" w:hAnsi="Arial" w:cs="Arial"/>
          <w:sz w:val="22"/>
          <w:szCs w:val="22"/>
          <w:lang w:eastAsia="zh-CN"/>
        </w:rPr>
        <w:t>and advocat</w:t>
      </w:r>
      <w:r w:rsidR="00471303" w:rsidRPr="00CF7E03">
        <w:rPr>
          <w:rFonts w:ascii="Arial" w:eastAsiaTheme="minorEastAsia" w:hAnsi="Arial" w:cs="Arial"/>
          <w:sz w:val="22"/>
          <w:szCs w:val="22"/>
          <w:lang w:eastAsia="zh-CN"/>
        </w:rPr>
        <w:t>e</w:t>
      </w:r>
      <w:r w:rsidR="004576CE" w:rsidRPr="00CF7E03">
        <w:rPr>
          <w:rFonts w:ascii="Arial" w:eastAsiaTheme="minorEastAsia" w:hAnsi="Arial" w:cs="Arial"/>
          <w:sz w:val="22"/>
          <w:szCs w:val="22"/>
          <w:lang w:eastAsia="zh-CN"/>
        </w:rPr>
        <w:t xml:space="preserve"> for </w:t>
      </w:r>
      <w:r w:rsidR="00634436" w:rsidRPr="00CF7E03">
        <w:rPr>
          <w:rFonts w:ascii="Arial" w:eastAsiaTheme="minorEastAsia" w:hAnsi="Arial" w:cs="Arial"/>
          <w:sz w:val="22"/>
          <w:szCs w:val="22"/>
          <w:lang w:eastAsia="zh-CN"/>
        </w:rPr>
        <w:t>greater</w:t>
      </w:r>
      <w:r w:rsidR="004576CE" w:rsidRPr="00CF7E03">
        <w:rPr>
          <w:rFonts w:ascii="Arial" w:eastAsiaTheme="minorEastAsia" w:hAnsi="Arial" w:cs="Arial"/>
          <w:sz w:val="22"/>
          <w:szCs w:val="22"/>
          <w:lang w:eastAsia="zh-CN"/>
        </w:rPr>
        <w:t xml:space="preserve"> focus on alternative </w:t>
      </w:r>
      <w:r w:rsidR="008F4C01" w:rsidRPr="00CF7E03">
        <w:rPr>
          <w:rFonts w:ascii="Arial" w:hAnsi="Arial" w:cs="Arial"/>
          <w:sz w:val="22"/>
          <w:szCs w:val="22"/>
        </w:rPr>
        <w:t>C</w:t>
      </w:r>
      <w:r w:rsidR="008F4C01" w:rsidRPr="00CF7E03">
        <w:rPr>
          <w:rFonts w:ascii="Arial" w:hAnsi="Arial" w:cs="Arial"/>
          <w:sz w:val="22"/>
          <w:szCs w:val="22"/>
          <w:vertAlign w:val="subscript"/>
        </w:rPr>
        <w:t>2</w:t>
      </w:r>
      <w:r w:rsidR="008F4C01" w:rsidRPr="00CF7E03">
        <w:rPr>
          <w:rFonts w:ascii="Arial" w:hAnsi="Arial" w:cs="Arial"/>
          <w:sz w:val="22"/>
          <w:szCs w:val="22"/>
        </w:rPr>
        <w:t>H</w:t>
      </w:r>
      <w:r w:rsidR="008F4C01" w:rsidRPr="00CF7E03">
        <w:rPr>
          <w:rFonts w:ascii="Arial" w:hAnsi="Arial" w:cs="Arial"/>
          <w:sz w:val="22"/>
          <w:szCs w:val="22"/>
          <w:vertAlign w:val="subscript"/>
        </w:rPr>
        <w:t>2</w:t>
      </w:r>
      <w:r w:rsidR="008F4C01"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routes.</w:t>
      </w:r>
    </w:p>
    <w:p w14:paraId="207F884E" w14:textId="3E25437A" w:rsidR="005C6BC2" w:rsidRPr="00CF7E03" w:rsidRDefault="00AA2184" w:rsidP="00495801">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49CFA9C6" wp14:editId="4D69F6B9">
            <wp:extent cx="4720132" cy="2513197"/>
            <wp:effectExtent l="0" t="0" r="4445" b="1905"/>
            <wp:docPr id="15427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439" t="27020" r="18618" b="20792"/>
                    <a:stretch/>
                  </pic:blipFill>
                  <pic:spPr bwMode="auto">
                    <a:xfrm>
                      <a:off x="0" y="0"/>
                      <a:ext cx="4737054" cy="2522207"/>
                    </a:xfrm>
                    <a:prstGeom prst="rect">
                      <a:avLst/>
                    </a:prstGeom>
                    <a:noFill/>
                    <a:ln>
                      <a:noFill/>
                    </a:ln>
                    <a:extLst>
                      <a:ext uri="{53640926-AAD7-44D8-BBD7-CCE9431645EC}">
                        <a14:shadowObscured xmlns:a14="http://schemas.microsoft.com/office/drawing/2010/main"/>
                      </a:ext>
                    </a:extLst>
                  </pic:spPr>
                </pic:pic>
              </a:graphicData>
            </a:graphic>
          </wp:inline>
        </w:drawing>
      </w:r>
    </w:p>
    <w:p w14:paraId="1CB95F6C" w14:textId="215BE4CD" w:rsidR="0087061B" w:rsidRPr="00CF7E03" w:rsidRDefault="00C55558" w:rsidP="001868AE">
      <w:pPr>
        <w:spacing w:line="360" w:lineRule="auto"/>
        <w:jc w:val="both"/>
        <w:rPr>
          <w:rFonts w:ascii="Arial" w:eastAsiaTheme="minorEastAsia" w:hAnsi="Arial" w:cs="Arial"/>
          <w:b/>
          <w:sz w:val="22"/>
          <w:szCs w:val="22"/>
          <w:lang w:eastAsia="zh-CN"/>
        </w:rPr>
      </w:pPr>
      <w:commentRangeStart w:id="16"/>
      <w:r w:rsidRPr="00285F49">
        <w:rPr>
          <w:rFonts w:ascii="Arial" w:hAnsi="Arial" w:cs="Arial"/>
          <w:b/>
          <w:iCs/>
          <w:sz w:val="22"/>
          <w:szCs w:val="22"/>
        </w:rPr>
        <w:t>Fig.</w:t>
      </w:r>
      <w:r w:rsidR="002D3C68" w:rsidRPr="00285F49">
        <w:rPr>
          <w:rFonts w:ascii="Arial" w:hAnsi="Arial" w:cs="Arial"/>
          <w:b/>
          <w:iCs/>
          <w:sz w:val="22"/>
          <w:szCs w:val="22"/>
        </w:rPr>
        <w:t> </w:t>
      </w:r>
      <w:r w:rsidR="00BE280F" w:rsidRPr="00285F49">
        <w:rPr>
          <w:rFonts w:ascii="Arial" w:hAnsi="Arial" w:cs="Arial"/>
          <w:b/>
          <w:iCs/>
          <w:sz w:val="22"/>
          <w:szCs w:val="22"/>
        </w:rPr>
        <w:t>1</w:t>
      </w:r>
      <w:r w:rsidR="0087061B" w:rsidRPr="00285F49">
        <w:rPr>
          <w:rFonts w:ascii="Arial" w:hAnsi="Arial" w:cs="Arial"/>
          <w:b/>
          <w:iCs/>
          <w:sz w:val="22"/>
          <w:szCs w:val="22"/>
        </w:rPr>
        <w:t>.</w:t>
      </w:r>
      <w:r w:rsidR="005407E0" w:rsidRPr="00CF7E03">
        <w:rPr>
          <w:rFonts w:ascii="Arial" w:hAnsi="Arial" w:cs="Arial"/>
          <w:b/>
          <w:iCs/>
          <w:sz w:val="22"/>
          <w:szCs w:val="22"/>
        </w:rPr>
        <w:t> </w:t>
      </w:r>
      <w:r w:rsidR="001D1A58" w:rsidRPr="00285F49">
        <w:rPr>
          <w:rFonts w:ascii="Arial" w:eastAsiaTheme="minorEastAsia" w:hAnsi="Arial" w:cs="Arial"/>
          <w:b/>
          <w:iCs/>
          <w:sz w:val="22"/>
          <w:szCs w:val="22"/>
          <w:lang w:eastAsia="zh-CN"/>
        </w:rPr>
        <w:t xml:space="preserve">History of </w:t>
      </w:r>
      <w:r w:rsidR="00F061C2" w:rsidRPr="00285F49">
        <w:rPr>
          <w:rFonts w:ascii="Arial" w:eastAsiaTheme="minorEastAsia" w:hAnsi="Arial" w:cs="Arial"/>
          <w:b/>
          <w:iCs/>
          <w:sz w:val="22"/>
          <w:szCs w:val="22"/>
          <w:lang w:eastAsia="zh-CN"/>
        </w:rPr>
        <w:t>C</w:t>
      </w:r>
      <w:r w:rsidR="00F061C2" w:rsidRPr="00285F49">
        <w:rPr>
          <w:rFonts w:ascii="Arial" w:eastAsiaTheme="minorEastAsia" w:hAnsi="Arial" w:cs="Arial"/>
          <w:b/>
          <w:iCs/>
          <w:sz w:val="22"/>
          <w:szCs w:val="22"/>
          <w:vertAlign w:val="subscript"/>
          <w:lang w:eastAsia="zh-CN"/>
        </w:rPr>
        <w:t>2</w:t>
      </w:r>
      <w:r w:rsidR="00F061C2" w:rsidRPr="00285F49">
        <w:rPr>
          <w:rFonts w:ascii="Arial" w:eastAsiaTheme="minorEastAsia" w:hAnsi="Arial" w:cs="Arial"/>
          <w:b/>
          <w:iCs/>
          <w:sz w:val="22"/>
          <w:szCs w:val="22"/>
          <w:lang w:eastAsia="zh-CN"/>
        </w:rPr>
        <w:t>H</w:t>
      </w:r>
      <w:r w:rsidR="00F061C2" w:rsidRPr="00285F49">
        <w:rPr>
          <w:rFonts w:ascii="Arial" w:eastAsiaTheme="minorEastAsia" w:hAnsi="Arial" w:cs="Arial"/>
          <w:b/>
          <w:iCs/>
          <w:sz w:val="22"/>
          <w:szCs w:val="22"/>
          <w:vertAlign w:val="subscript"/>
          <w:lang w:eastAsia="zh-CN"/>
        </w:rPr>
        <w:t>2</w:t>
      </w:r>
      <w:r w:rsidR="001D1A58" w:rsidRPr="00285F49">
        <w:rPr>
          <w:rFonts w:ascii="Arial" w:eastAsiaTheme="minorEastAsia" w:hAnsi="Arial" w:cs="Arial"/>
          <w:b/>
          <w:iCs/>
          <w:sz w:val="22"/>
          <w:szCs w:val="22"/>
          <w:lang w:eastAsia="zh-CN"/>
        </w:rPr>
        <w:t xml:space="preserve"> </w:t>
      </w:r>
      <w:r w:rsidR="00BB6191" w:rsidRPr="00285F49">
        <w:rPr>
          <w:rFonts w:ascii="Arial" w:eastAsiaTheme="minorEastAsia" w:hAnsi="Arial" w:cs="Arial"/>
          <w:b/>
          <w:iCs/>
          <w:sz w:val="22"/>
          <w:szCs w:val="22"/>
          <w:lang w:eastAsia="zh-CN"/>
        </w:rPr>
        <w:t>manufactur</w:t>
      </w:r>
      <w:r w:rsidR="0087061B" w:rsidRPr="00285F49">
        <w:rPr>
          <w:rFonts w:ascii="Arial" w:eastAsiaTheme="minorEastAsia" w:hAnsi="Arial" w:cs="Arial"/>
          <w:b/>
          <w:iCs/>
          <w:sz w:val="22"/>
          <w:szCs w:val="22"/>
          <w:lang w:eastAsia="zh-CN"/>
        </w:rPr>
        <w:t>e</w:t>
      </w:r>
      <w:r w:rsidRPr="00285F49">
        <w:rPr>
          <w:rFonts w:ascii="Arial" w:hAnsi="Arial" w:cs="Arial"/>
          <w:b/>
          <w:iCs/>
          <w:sz w:val="22"/>
          <w:szCs w:val="22"/>
        </w:rPr>
        <w:t>.</w:t>
      </w:r>
      <w:r w:rsidRPr="00285F49">
        <w:rPr>
          <w:rFonts w:ascii="Arial" w:hAnsi="Arial" w:cs="Arial"/>
          <w:iCs/>
          <w:sz w:val="22"/>
          <w:szCs w:val="22"/>
        </w:rPr>
        <w:t xml:space="preserve"> </w:t>
      </w:r>
      <w:r w:rsidR="00BB6191" w:rsidRPr="00285F49">
        <w:rPr>
          <w:rFonts w:ascii="Arial" w:hAnsi="Arial" w:cs="Arial"/>
          <w:iCs/>
          <w:sz w:val="22"/>
          <w:szCs w:val="22"/>
        </w:rPr>
        <w:t>Th</w:t>
      </w:r>
      <w:r w:rsidR="00BB6191" w:rsidRPr="00285F49">
        <w:rPr>
          <w:rFonts w:ascii="Arial" w:eastAsiaTheme="minorEastAsia" w:hAnsi="Arial" w:cs="Arial"/>
          <w:iCs/>
          <w:sz w:val="22"/>
          <w:szCs w:val="22"/>
          <w:lang w:eastAsia="zh-CN"/>
        </w:rPr>
        <w:t>e</w:t>
      </w:r>
      <w:r w:rsidR="00BB6191" w:rsidRPr="00285F49">
        <w:rPr>
          <w:rFonts w:ascii="Arial" w:hAnsi="Arial" w:cs="Arial"/>
          <w:iCs/>
          <w:sz w:val="22"/>
          <w:szCs w:val="22"/>
        </w:rPr>
        <w:t xml:space="preserve"> timeline illustrates </w:t>
      </w:r>
      <w:r w:rsidR="00BB6191" w:rsidRPr="00285F49">
        <w:rPr>
          <w:rFonts w:ascii="Arial" w:eastAsiaTheme="minorEastAsia" w:hAnsi="Arial" w:cs="Arial"/>
          <w:iCs/>
          <w:sz w:val="22"/>
          <w:szCs w:val="22"/>
          <w:lang w:eastAsia="zh-CN"/>
        </w:rPr>
        <w:t>the discovery of C</w:t>
      </w:r>
      <w:r w:rsidR="00BB6191" w:rsidRPr="00285F49">
        <w:rPr>
          <w:rFonts w:ascii="Arial" w:eastAsiaTheme="minorEastAsia" w:hAnsi="Arial" w:cs="Arial"/>
          <w:iCs/>
          <w:sz w:val="22"/>
          <w:szCs w:val="22"/>
          <w:vertAlign w:val="subscript"/>
          <w:lang w:eastAsia="zh-CN"/>
        </w:rPr>
        <w:t>2</w:t>
      </w:r>
      <w:r w:rsidR="00BB6191" w:rsidRPr="00285F49">
        <w:rPr>
          <w:rFonts w:ascii="Arial" w:eastAsiaTheme="minorEastAsia" w:hAnsi="Arial" w:cs="Arial"/>
          <w:iCs/>
          <w:sz w:val="22"/>
          <w:szCs w:val="22"/>
          <w:lang w:eastAsia="zh-CN"/>
        </w:rPr>
        <w:t>H</w:t>
      </w:r>
      <w:r w:rsidR="00BB6191" w:rsidRPr="00285F49">
        <w:rPr>
          <w:rFonts w:ascii="Arial" w:eastAsiaTheme="minorEastAsia" w:hAnsi="Arial" w:cs="Arial"/>
          <w:iCs/>
          <w:sz w:val="22"/>
          <w:szCs w:val="22"/>
          <w:vertAlign w:val="subscript"/>
          <w:lang w:eastAsia="zh-CN"/>
        </w:rPr>
        <w:t>2</w:t>
      </w:r>
      <w:r w:rsidR="00BB6191"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 xml:space="preserve">the evolution of various industrial </w:t>
      </w:r>
      <w:r w:rsidR="00B43A98" w:rsidRPr="00285F49">
        <w:rPr>
          <w:rFonts w:ascii="Arial" w:eastAsiaTheme="minorEastAsia" w:hAnsi="Arial" w:cs="Arial"/>
          <w:iCs/>
          <w:sz w:val="22"/>
          <w:szCs w:val="22"/>
          <w:lang w:eastAsia="zh-CN"/>
        </w:rPr>
        <w:t>C</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H</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 xml:space="preserve"> production</w:t>
      </w:r>
      <w:r w:rsidR="00675023" w:rsidRPr="00285F49">
        <w:rPr>
          <w:rFonts w:ascii="Arial" w:eastAsiaTheme="minorEastAsia" w:hAnsi="Arial" w:cs="Arial"/>
          <w:iCs/>
          <w:sz w:val="22"/>
          <w:szCs w:val="22"/>
          <w:lang w:eastAsia="zh-CN"/>
        </w:rPr>
        <w:t xml:space="preserve"> technologies</w:t>
      </w:r>
      <w:r w:rsidR="00B43A98" w:rsidRPr="00285F49">
        <w:rPr>
          <w:rFonts w:ascii="Arial" w:eastAsiaTheme="minorEastAsia" w:hAnsi="Arial" w:cs="Arial"/>
          <w:iCs/>
          <w:sz w:val="22"/>
          <w:szCs w:val="22"/>
          <w:lang w:eastAsia="zh-CN"/>
        </w:rPr>
        <w:t xml:space="preserve">, </w:t>
      </w:r>
      <w:r w:rsidR="00682CEE" w:rsidRPr="00CF7E03">
        <w:rPr>
          <w:rFonts w:ascii="Arial" w:eastAsiaTheme="minorEastAsia" w:hAnsi="Arial" w:cs="Arial"/>
          <w:iCs/>
          <w:sz w:val="22"/>
          <w:szCs w:val="22"/>
          <w:lang w:eastAsia="zh-CN"/>
        </w:rPr>
        <w:t xml:space="preserve">the advancements in </w:t>
      </w:r>
      <w:r w:rsidR="00B43A98" w:rsidRPr="00285F49">
        <w:rPr>
          <w:rFonts w:ascii="Arial" w:eastAsiaTheme="minorEastAsia" w:hAnsi="Arial" w:cs="Arial"/>
          <w:iCs/>
          <w:sz w:val="22"/>
          <w:szCs w:val="22"/>
          <w:lang w:eastAsia="zh-CN"/>
        </w:rPr>
        <w:t>C</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H</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 xml:space="preserve"> chemistry,</w:t>
      </w:r>
      <w:r w:rsidR="005F5ED8"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 xml:space="preserve">global production </w:t>
      </w:r>
      <w:r w:rsidR="0094542B" w:rsidRPr="00285F49">
        <w:rPr>
          <w:rFonts w:ascii="Arial" w:eastAsiaTheme="minorEastAsia" w:hAnsi="Arial" w:cs="Arial"/>
          <w:iCs/>
          <w:sz w:val="22"/>
          <w:szCs w:val="22"/>
          <w:lang w:eastAsia="zh-CN"/>
        </w:rPr>
        <w:t xml:space="preserve">changes </w:t>
      </w:r>
      <w:r w:rsidR="00675023" w:rsidRPr="00285F49">
        <w:rPr>
          <w:rFonts w:ascii="Arial" w:eastAsiaTheme="minorEastAsia" w:hAnsi="Arial" w:cs="Arial"/>
          <w:iCs/>
          <w:sz w:val="22"/>
          <w:szCs w:val="22"/>
          <w:lang w:eastAsia="zh-CN"/>
        </w:rPr>
        <w:t>at key historical points</w:t>
      </w:r>
      <w:r w:rsidR="005F5ED8"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and the gradual market transition from C</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H</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 xml:space="preserve"> to C</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H</w:t>
      </w:r>
      <w:r w:rsidR="00675023" w:rsidRPr="00285F49">
        <w:rPr>
          <w:rFonts w:ascii="Arial" w:eastAsiaTheme="minorEastAsia" w:hAnsi="Arial" w:cs="Arial"/>
          <w:iCs/>
          <w:sz w:val="22"/>
          <w:szCs w:val="22"/>
          <w:vertAlign w:val="subscript"/>
          <w:lang w:eastAsia="zh-CN"/>
        </w:rPr>
        <w:t>4</w:t>
      </w:r>
      <w:r w:rsidR="00213B2C" w:rsidRPr="00285F49">
        <w:rPr>
          <w:rFonts w:ascii="Arial" w:hAnsi="Arial" w:cs="Arial"/>
          <w:iCs/>
          <w:sz w:val="22"/>
          <w:szCs w:val="22"/>
        </w:rPr>
        <w:t>.</w:t>
      </w:r>
      <w:commentRangeEnd w:id="16"/>
      <w:r w:rsidR="002914B6">
        <w:rPr>
          <w:rStyle w:val="CommentReference"/>
        </w:rPr>
        <w:commentReference w:id="16"/>
      </w:r>
    </w:p>
    <w:p w14:paraId="506BDDE6" w14:textId="55172790" w:rsidR="00E744BE" w:rsidRPr="00CF7E03" w:rsidRDefault="00C74984" w:rsidP="00285F49">
      <w:pPr>
        <w:pStyle w:val="ListParagraph"/>
        <w:numPr>
          <w:ilvl w:val="0"/>
          <w:numId w:val="29"/>
        </w:numPr>
        <w:spacing w:before="240" w:line="360" w:lineRule="auto"/>
        <w:ind w:left="450" w:hanging="450"/>
        <w:jc w:val="both"/>
        <w:rPr>
          <w:rFonts w:ascii="Arial" w:hAnsi="Arial" w:cs="Arial"/>
          <w:b/>
          <w:sz w:val="22"/>
          <w:szCs w:val="22"/>
        </w:rPr>
      </w:pPr>
      <w:r w:rsidRPr="00CF7E03">
        <w:rPr>
          <w:rFonts w:ascii="Arial" w:eastAsiaTheme="minorEastAsia" w:hAnsi="Arial" w:cs="Arial"/>
          <w:b/>
          <w:sz w:val="22"/>
          <w:szCs w:val="22"/>
          <w:lang w:eastAsia="zh-CN"/>
        </w:rPr>
        <w:t xml:space="preserve">Production of </w:t>
      </w:r>
      <w:r w:rsidR="00F96528" w:rsidRPr="00CF7E03">
        <w:rPr>
          <w:rFonts w:ascii="Arial" w:eastAsiaTheme="minorEastAsia" w:hAnsi="Arial" w:cs="Arial"/>
          <w:b/>
          <w:sz w:val="22"/>
          <w:szCs w:val="22"/>
          <w:lang w:eastAsia="zh-CN"/>
        </w:rPr>
        <w:t xml:space="preserve">acetylene </w:t>
      </w:r>
      <w:r w:rsidR="00175B39" w:rsidRPr="00CF7E03">
        <w:rPr>
          <w:rFonts w:ascii="Arial" w:eastAsiaTheme="minorEastAsia" w:hAnsi="Arial" w:cs="Arial"/>
          <w:bCs/>
          <w:sz w:val="22"/>
          <w:szCs w:val="22"/>
          <w:lang w:eastAsia="zh-CN"/>
        </w:rPr>
        <w:t>(</w:t>
      </w:r>
      <w:r w:rsidR="0087061B" w:rsidRPr="00CF7E03">
        <w:rPr>
          <w:rFonts w:ascii="Arial" w:eastAsiaTheme="minorEastAsia" w:hAnsi="Arial" w:cs="Arial"/>
          <w:bCs/>
          <w:sz w:val="22"/>
          <w:szCs w:val="22"/>
          <w:highlight w:val="yellow"/>
          <w:lang w:eastAsia="zh-CN"/>
        </w:rPr>
        <w:t xml:space="preserve">ca. </w:t>
      </w:r>
      <w:r w:rsidR="00971218" w:rsidRPr="00CF7E03">
        <w:rPr>
          <w:rFonts w:ascii="Arial" w:eastAsiaTheme="minorEastAsia" w:hAnsi="Arial" w:cs="Arial"/>
          <w:bCs/>
          <w:sz w:val="22"/>
          <w:szCs w:val="22"/>
          <w:highlight w:val="yellow"/>
          <w:lang w:eastAsia="zh-CN"/>
        </w:rPr>
        <w:t>2</w:t>
      </w:r>
      <w:r w:rsidR="00671922" w:rsidRPr="00CF7E03">
        <w:rPr>
          <w:rFonts w:ascii="Arial" w:eastAsiaTheme="minorEastAsia" w:hAnsi="Arial" w:cs="Arial"/>
          <w:bCs/>
          <w:sz w:val="22"/>
          <w:szCs w:val="22"/>
          <w:highlight w:val="yellow"/>
          <w:lang w:eastAsia="zh-CN"/>
        </w:rPr>
        <w:t>770</w:t>
      </w:r>
      <w:r w:rsidR="00175B39" w:rsidRPr="00CF7E03">
        <w:rPr>
          <w:rFonts w:ascii="Arial" w:eastAsiaTheme="minorEastAsia" w:hAnsi="Arial" w:cs="Arial"/>
          <w:bCs/>
          <w:sz w:val="22"/>
          <w:szCs w:val="22"/>
          <w:highlight w:val="yellow"/>
          <w:lang w:eastAsia="zh-CN"/>
        </w:rPr>
        <w:t xml:space="preserve"> words</w:t>
      </w:r>
      <w:r w:rsidR="00175B39" w:rsidRPr="00CF7E03">
        <w:rPr>
          <w:rFonts w:ascii="Arial" w:eastAsiaTheme="minorEastAsia" w:hAnsi="Arial" w:cs="Arial"/>
          <w:bCs/>
          <w:sz w:val="22"/>
          <w:szCs w:val="22"/>
          <w:lang w:eastAsia="zh-CN"/>
        </w:rPr>
        <w:t>)</w:t>
      </w:r>
    </w:p>
    <w:p w14:paraId="50B0A43D" w14:textId="4E5D2E6C" w:rsidR="00C74984" w:rsidRPr="00CF7E03" w:rsidRDefault="00C74984" w:rsidP="00495801">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r w:rsidR="00C82130" w:rsidRPr="00CF7E03">
        <w:rPr>
          <w:rFonts w:ascii="Arial" w:eastAsiaTheme="minorEastAsia" w:hAnsi="Arial" w:cs="Arial"/>
          <w:b/>
          <w:sz w:val="22"/>
          <w:szCs w:val="22"/>
          <w:lang w:eastAsia="zh-CN"/>
        </w:rPr>
        <w:t xml:space="preserve"> </w:t>
      </w:r>
      <w:r w:rsidR="00C82130" w:rsidRPr="00CF7E03">
        <w:rPr>
          <w:rFonts w:ascii="Arial" w:hAnsi="Arial" w:cs="Arial"/>
          <w:bCs/>
          <w:sz w:val="22"/>
          <w:szCs w:val="22"/>
          <w:highlight w:val="yellow"/>
        </w:rPr>
        <w:t xml:space="preserve">(ca. </w:t>
      </w:r>
      <w:r w:rsidR="00641787">
        <w:rPr>
          <w:rFonts w:ascii="Arial" w:eastAsiaTheme="minorEastAsia" w:hAnsi="Arial" w:cs="Arial" w:hint="eastAsia"/>
          <w:bCs/>
          <w:sz w:val="22"/>
          <w:szCs w:val="22"/>
          <w:highlight w:val="yellow"/>
          <w:lang w:eastAsia="zh-CN"/>
        </w:rPr>
        <w:t>8</w:t>
      </w:r>
      <w:r w:rsidR="00CB4A86">
        <w:rPr>
          <w:rFonts w:ascii="Arial" w:eastAsiaTheme="minorEastAsia" w:hAnsi="Arial" w:cs="Arial" w:hint="eastAsia"/>
          <w:bCs/>
          <w:sz w:val="22"/>
          <w:szCs w:val="22"/>
          <w:highlight w:val="yellow"/>
          <w:lang w:eastAsia="zh-CN"/>
        </w:rPr>
        <w:t>02</w:t>
      </w:r>
      <w:r w:rsidR="00C82130" w:rsidRPr="00CF7E03">
        <w:rPr>
          <w:rFonts w:ascii="Arial" w:hAnsi="Arial" w:cs="Arial"/>
          <w:bCs/>
          <w:sz w:val="22"/>
          <w:szCs w:val="22"/>
          <w:highlight w:val="yellow"/>
        </w:rPr>
        <w:t xml:space="preserve"> words)</w:t>
      </w:r>
    </w:p>
    <w:p w14:paraId="2FDA159B" w14:textId="30482A68" w:rsidR="00B1724A" w:rsidRPr="00CF7E03" w:rsidRDefault="008D41A3" w:rsidP="001868AE">
      <w:pPr>
        <w:pStyle w:val="ListParagraph"/>
        <w:spacing w:line="360" w:lineRule="auto"/>
        <w:ind w:left="0"/>
        <w:jc w:val="both"/>
        <w:rPr>
          <w:rFonts w:ascii="Arial" w:eastAsiaTheme="minorEastAsia" w:hAnsi="Arial" w:cs="Arial"/>
          <w:sz w:val="22"/>
          <w:szCs w:val="22"/>
          <w:lang w:eastAsia="zh-CN"/>
        </w:rPr>
      </w:pPr>
      <w:bookmarkStart w:id="17" w:name="_Hlk169718991"/>
      <w:bookmarkStart w:id="18" w:name="_Hlk164260949"/>
      <w:r w:rsidRPr="00CF7E03">
        <w:rPr>
          <w:rFonts w:ascii="Arial" w:eastAsiaTheme="minorEastAsia" w:hAnsi="Arial" w:cs="Arial"/>
          <w:sz w:val="22"/>
          <w:szCs w:val="22"/>
          <w:lang w:eastAsia="zh-CN"/>
        </w:rPr>
        <w:lastRenderedPageBreak/>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can be produced from fossil-derived 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17"/>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r w:rsidR="00F72916" w:rsidRPr="00CF7E03">
        <w:rPr>
          <w:rFonts w:ascii="Arial" w:eastAsiaTheme="minorEastAsia" w:hAnsi="Arial" w:cs="Arial"/>
          <w:sz w:val="22"/>
          <w:szCs w:val="22"/>
          <w:lang w:eastAsia="zh-CN"/>
        </w:rPr>
        <w:t xml:space="preserve">: </w:t>
      </w:r>
      <w:r w:rsidR="00B1724A" w:rsidRPr="00CF7E03">
        <w:rPr>
          <w:rFonts w:ascii="Arial" w:eastAsiaTheme="minorEastAsia" w:hAnsi="Arial" w:cs="Arial"/>
          <w:sz w:val="22"/>
          <w:szCs w:val="22"/>
          <w:lang w:eastAsia="zh-CN"/>
        </w:rPr>
        <w:t>CaC</w:t>
      </w:r>
      <w:r w:rsidR="00B1724A" w:rsidRPr="00CF7E03">
        <w:rPr>
          <w:rFonts w:ascii="Arial" w:eastAsiaTheme="minorEastAsia" w:hAnsi="Arial" w:cs="Arial"/>
          <w:sz w:val="22"/>
          <w:szCs w:val="22"/>
          <w:vertAlign w:val="subscript"/>
          <w:lang w:eastAsia="zh-CN"/>
        </w:rPr>
        <w:t>2</w:t>
      </w:r>
      <w:r w:rsidR="00B1724A"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1724A" w:rsidRPr="00CF7E03">
        <w:rPr>
          <w:rFonts w:ascii="Arial" w:eastAsiaTheme="minorEastAsia" w:hAnsi="Arial" w:cs="Arial"/>
          <w:sz w:val="22"/>
          <w:szCs w:val="22"/>
          <w:lang w:eastAsia="zh-CN"/>
        </w:rPr>
        <w:t xml:space="preserve">, plasma, and </w:t>
      </w:r>
      <w:r w:rsidR="00763B49">
        <w:rPr>
          <w:rFonts w:ascii="Arial" w:eastAsiaTheme="minorEastAsia" w:hAnsi="Arial" w:cs="Arial"/>
          <w:sz w:val="22"/>
          <w:szCs w:val="22"/>
          <w:lang w:eastAsia="zh-CN"/>
        </w:rPr>
        <w:t>TP</w:t>
      </w:r>
      <w:r w:rsidR="00740286">
        <w:rPr>
          <w:rFonts w:ascii="Arial" w:eastAsiaTheme="minorEastAsia" w:hAnsi="Arial" w:cs="Arial" w:hint="eastAsia"/>
          <w:sz w:val="22"/>
          <w:szCs w:val="22"/>
          <w:lang w:eastAsia="zh-CN"/>
        </w:rPr>
        <w:t xml:space="preserve"> </w:t>
      </w:r>
      <w:r w:rsidR="00B1724A" w:rsidRPr="00CF7E03">
        <w:rPr>
          <w:rFonts w:ascii="Arial" w:eastAsiaTheme="minorEastAsia" w:hAnsi="Arial" w:cs="Arial"/>
          <w:sz w:val="22"/>
          <w:szCs w:val="22"/>
          <w:lang w:eastAsia="zh-CN"/>
        </w:rPr>
        <w:t>routes</w:t>
      </w:r>
      <w:r w:rsidR="00725299" w:rsidRPr="00CF7E03">
        <w:rPr>
          <w:rFonts w:ascii="Arial" w:eastAsiaTheme="minorEastAsia" w:hAnsi="Arial" w:cs="Arial"/>
          <w:sz w:val="22"/>
          <w:szCs w:val="22"/>
          <w:lang w:eastAsia="zh-CN"/>
        </w:rPr>
        <w:t xml:space="preserve"> (</w:t>
      </w:r>
      <w:r w:rsidR="00684B0F"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1A6B70" w:rsidRPr="00CF7E03">
        <w:rPr>
          <w:rFonts w:ascii="Arial" w:eastAsiaTheme="minorEastAsia" w:hAnsi="Arial" w:cs="Arial"/>
          <w:b/>
          <w:bCs/>
          <w:sz w:val="22"/>
          <w:szCs w:val="22"/>
          <w:lang w:eastAsia="zh-CN"/>
        </w:rPr>
        <w:t> </w:t>
      </w:r>
      <w:r w:rsidR="00684B0F" w:rsidRPr="00CF7E03">
        <w:rPr>
          <w:rFonts w:ascii="Arial" w:eastAsiaTheme="minorEastAsia" w:hAnsi="Arial" w:cs="Arial"/>
          <w:b/>
          <w:bCs/>
          <w:sz w:val="22"/>
          <w:szCs w:val="22"/>
          <w:lang w:eastAsia="zh-CN"/>
        </w:rPr>
        <w:t>2</w:t>
      </w:r>
      <w:r w:rsidR="00725299" w:rsidRPr="00CF7E03">
        <w:rPr>
          <w:rFonts w:ascii="Arial" w:eastAsiaTheme="minorEastAsia" w:hAnsi="Arial" w:cs="Arial"/>
          <w:sz w:val="22"/>
          <w:szCs w:val="22"/>
          <w:lang w:eastAsia="zh-CN"/>
        </w:rPr>
        <w:t>)</w:t>
      </w:r>
      <w:r w:rsidR="00B1724A"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have been e</w:t>
      </w:r>
      <w:r w:rsidR="00CD53E9" w:rsidRPr="00CF7E03">
        <w:rPr>
          <w:rFonts w:ascii="Arial" w:eastAsiaTheme="minorEastAsia" w:hAnsi="Arial" w:cs="Arial"/>
          <w:sz w:val="22"/>
          <w:szCs w:val="22"/>
          <w:lang w:eastAsia="zh-CN"/>
        </w:rPr>
        <w:t xml:space="preserve">xplored but </w:t>
      </w:r>
      <w:r w:rsidR="00355A50" w:rsidRPr="00CF7E03">
        <w:rPr>
          <w:rFonts w:ascii="Arial" w:eastAsiaTheme="minorEastAsia" w:hAnsi="Arial" w:cs="Arial"/>
          <w:sz w:val="22"/>
          <w:szCs w:val="22"/>
          <w:lang w:eastAsia="zh-CN"/>
        </w:rPr>
        <w:t xml:space="preserve">have </w:t>
      </w:r>
      <w:r w:rsidR="00CD53E9" w:rsidRPr="00CF7E03">
        <w:rPr>
          <w:rFonts w:ascii="Arial" w:eastAsiaTheme="minorEastAsia" w:hAnsi="Arial" w:cs="Arial"/>
          <w:sz w:val="22"/>
          <w:szCs w:val="22"/>
          <w:lang w:eastAsia="zh-CN"/>
        </w:rPr>
        <w:t xml:space="preserve">never </w:t>
      </w:r>
      <w:r w:rsidR="00F72916" w:rsidRPr="00CF7E03">
        <w:rPr>
          <w:rFonts w:ascii="Arial" w:eastAsiaTheme="minorEastAsia" w:hAnsi="Arial" w:cs="Arial"/>
          <w:sz w:val="22"/>
          <w:szCs w:val="22"/>
          <w:lang w:eastAsia="zh-CN"/>
        </w:rPr>
        <w:t xml:space="preserve">reached </w:t>
      </w:r>
      <w:r w:rsidR="00740286">
        <w:rPr>
          <w:rFonts w:ascii="Arial" w:eastAsiaTheme="minorEastAsia" w:hAnsi="Arial" w:cs="Arial" w:hint="eastAsia"/>
          <w:sz w:val="22"/>
          <w:szCs w:val="22"/>
          <w:lang w:eastAsia="zh-CN"/>
        </w:rPr>
        <w:t xml:space="preserve">large </w:t>
      </w:r>
      <w:r w:rsidR="00F72916" w:rsidRPr="00CF7E03">
        <w:rPr>
          <w:rFonts w:ascii="Arial" w:eastAsiaTheme="minorEastAsia" w:hAnsi="Arial" w:cs="Arial"/>
          <w:sz w:val="22"/>
          <w:szCs w:val="22"/>
          <w:lang w:eastAsia="zh-CN"/>
        </w:rPr>
        <w:t>commercial viability</w:t>
      </w:r>
      <w:r w:rsidR="00CD53E9" w:rsidRPr="00CF7E03">
        <w:rPr>
          <w:rFonts w:ascii="Arial" w:eastAsiaTheme="minorEastAsia" w:hAnsi="Arial" w:cs="Arial"/>
          <w:sz w:val="22"/>
          <w:szCs w:val="22"/>
          <w:lang w:eastAsia="zh-CN"/>
        </w:rPr>
        <w:t>. Plasma technology</w:t>
      </w:r>
      <w:r w:rsidR="00D42544" w:rsidRPr="00CF7E03">
        <w:rPr>
          <w:rFonts w:ascii="Arial" w:eastAsiaTheme="minorEastAsia" w:hAnsi="Arial" w:cs="Arial"/>
          <w:sz w:val="22"/>
          <w:szCs w:val="22"/>
          <w:lang w:eastAsia="zh-CN"/>
        </w:rPr>
        <w:t xml:space="preserve"> includes</w:t>
      </w:r>
      <w:r w:rsidR="00CD53E9" w:rsidRPr="00CF7E03">
        <w:rPr>
          <w:rFonts w:ascii="Arial" w:eastAsiaTheme="minorEastAsia" w:hAnsi="Arial" w:cs="Arial"/>
          <w:sz w:val="22"/>
          <w:szCs w:val="22"/>
          <w:lang w:eastAsia="zh-CN"/>
        </w:rPr>
        <w:t xml:space="preserve"> 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non-thermal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r w:rsidR="00E9268A" w:rsidRPr="00CF7E03">
        <w:rPr>
          <w:rFonts w:ascii="Arial" w:eastAsiaTheme="minorEastAsia" w:hAnsi="Arial" w:cs="Arial"/>
          <w:sz w:val="22"/>
          <w:szCs w:val="22"/>
          <w:lang w:eastAsia="zh-CN"/>
        </w:rPr>
        <w:t>,</w:t>
      </w:r>
      <w:r w:rsidR="00D42544" w:rsidRPr="00CF7E03">
        <w:rPr>
          <w:rFonts w:ascii="Arial" w:eastAsiaTheme="minorEastAsia" w:hAnsi="Arial" w:cs="Arial"/>
          <w:sz w:val="22"/>
          <w:szCs w:val="22"/>
          <w:lang w:eastAsia="zh-CN"/>
        </w:rPr>
        <w:t xml:space="preserve"> leading to a significantly higher electron temperature.</w:t>
      </w:r>
      <w:r w:rsidR="00CD53E9"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{"citationID":"wKjBJiq4","properties":{"formattedCitation":"\\super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CD53E9"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CD53E9" w:rsidRPr="00CF7E03">
        <w:rPr>
          <w:rFonts w:ascii="Arial" w:eastAsiaTheme="minorEastAsia" w:hAnsi="Arial" w:cs="Arial"/>
          <w:sz w:val="22"/>
          <w:szCs w:val="22"/>
          <w:lang w:eastAsia="zh-CN"/>
        </w:rPr>
        <w:fldChar w:fldCharType="end"/>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Thermal plasma, particularly t</w:t>
      </w:r>
      <w:r w:rsidR="008C7989" w:rsidRPr="00CF7E03">
        <w:rPr>
          <w:rFonts w:ascii="Arial" w:eastAsiaTheme="minorEastAsia" w:hAnsi="Arial" w:cs="Arial"/>
          <w:sz w:val="22"/>
          <w:szCs w:val="22"/>
          <w:lang w:eastAsia="zh-CN"/>
        </w:rPr>
        <w:t>he electric arc</w:t>
      </w:r>
      <w:r w:rsidR="00E9268A" w:rsidRPr="00CF7E03">
        <w:rPr>
          <w:rFonts w:ascii="Arial" w:eastAsiaTheme="minorEastAsia" w:hAnsi="Arial" w:cs="Arial"/>
          <w:sz w:val="22"/>
          <w:szCs w:val="22"/>
          <w:lang w:eastAsia="zh-CN"/>
        </w:rPr>
        <w:t xml:space="preserve"> method</w:t>
      </w:r>
      <w:r w:rsidR="00D74F4C" w:rsidRPr="00CF7E03">
        <w:rPr>
          <w:rFonts w:ascii="Arial" w:eastAsiaTheme="minorEastAsia" w:hAnsi="Arial" w:cs="Arial"/>
          <w:sz w:val="22"/>
          <w:szCs w:val="22"/>
          <w:lang w:eastAsia="zh-CN"/>
        </w:rPr>
        <w:t xml:space="preserve">, </w:t>
      </w:r>
      <w:r w:rsidR="008C7989" w:rsidRPr="00CF7E03">
        <w:rPr>
          <w:rFonts w:ascii="Arial" w:eastAsiaTheme="minorEastAsia" w:hAnsi="Arial" w:cs="Arial"/>
          <w:sz w:val="22"/>
          <w:szCs w:val="22"/>
          <w:lang w:eastAsia="zh-CN"/>
        </w:rPr>
        <w:t xml:space="preserve">was first commercialized </w:t>
      </w:r>
      <w:r w:rsidR="00D74F4C" w:rsidRPr="00CF7E03">
        <w:rPr>
          <w:rFonts w:ascii="Arial" w:eastAsiaTheme="minorEastAsia" w:hAnsi="Arial" w:cs="Arial"/>
          <w:sz w:val="22"/>
          <w:szCs w:val="22"/>
          <w:lang w:eastAsia="zh-CN"/>
        </w:rPr>
        <w:t>for</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production </w:t>
      </w:r>
      <w:r w:rsidR="00B26D77" w:rsidRPr="00CF7E03">
        <w:rPr>
          <w:rFonts w:ascii="Arial" w:eastAsiaTheme="minorEastAsia" w:hAnsi="Arial" w:cs="Arial"/>
          <w:sz w:val="22"/>
          <w:szCs w:val="22"/>
          <w:lang w:eastAsia="zh-CN"/>
        </w:rPr>
        <w:t xml:space="preserve">from natural gas </w:t>
      </w:r>
      <w:r w:rsidR="00DE77F1" w:rsidRPr="00CF7E03">
        <w:rPr>
          <w:rFonts w:ascii="Arial" w:eastAsiaTheme="minorEastAsia" w:hAnsi="Arial" w:cs="Arial"/>
          <w:sz w:val="22"/>
          <w:szCs w:val="22"/>
          <w:lang w:eastAsia="zh-CN"/>
        </w:rPr>
        <w:t>by</w:t>
      </w:r>
      <w:r w:rsidR="008C7989" w:rsidRPr="00CF7E03">
        <w:rPr>
          <w:rFonts w:ascii="Arial" w:eastAsiaTheme="minorEastAsia" w:hAnsi="Arial" w:cs="Arial"/>
          <w:sz w:val="22"/>
          <w:szCs w:val="22"/>
          <w:lang w:eastAsia="zh-CN"/>
        </w:rPr>
        <w:t xml:space="preserve"> </w:t>
      </w:r>
      <w:proofErr w:type="spellStart"/>
      <w:r w:rsidR="00CD53E9" w:rsidRPr="00CF7E03">
        <w:rPr>
          <w:rFonts w:ascii="Arial" w:eastAsiaTheme="minorEastAsia" w:hAnsi="Arial" w:cs="Arial"/>
          <w:sz w:val="22"/>
          <w:szCs w:val="22"/>
          <w:lang w:eastAsia="zh-CN"/>
        </w:rPr>
        <w:t>Hüls</w:t>
      </w:r>
      <w:proofErr w:type="spellEnd"/>
      <w:r w:rsidR="002E23D3" w:rsidRPr="00CF7E03">
        <w:rPr>
          <w:rFonts w:ascii="Arial" w:eastAsiaTheme="minorEastAsia" w:hAnsi="Arial" w:cs="Arial"/>
          <w:sz w:val="22"/>
          <w:szCs w:val="22"/>
          <w:lang w:eastAsia="zh-CN"/>
        </w:rPr>
        <w:t xml:space="preserve"> in</w:t>
      </w:r>
      <w:r w:rsidR="008C7989" w:rsidRPr="00CF7E03">
        <w:rPr>
          <w:rFonts w:ascii="Arial" w:eastAsiaTheme="minorEastAsia" w:hAnsi="Arial" w:cs="Arial"/>
          <w:sz w:val="22"/>
          <w:szCs w:val="22"/>
          <w:lang w:eastAsia="zh-CN"/>
        </w:rPr>
        <w:t xml:space="preserve"> Germany</w:t>
      </w:r>
      <w:r w:rsidR="00CD53E9" w:rsidRPr="00CF7E03">
        <w:rPr>
          <w:rFonts w:ascii="Arial" w:eastAsiaTheme="minorEastAsia" w:hAnsi="Arial" w:cs="Arial"/>
          <w:sz w:val="22"/>
          <w:szCs w:val="22"/>
          <w:lang w:eastAsia="zh-CN"/>
        </w:rPr>
        <w:t xml:space="preserve"> in 1940</w:t>
      </w:r>
      <w:r w:rsidR="001A0693" w:rsidRPr="00CF7E03">
        <w:rPr>
          <w:rFonts w:ascii="Arial" w:eastAsiaTheme="minorEastAsia" w:hAnsi="Arial" w:cs="Arial"/>
          <w:sz w:val="22"/>
          <w:szCs w:val="22"/>
          <w:lang w:eastAsia="zh-CN"/>
        </w:rPr>
        <w:t>.</w:t>
      </w:r>
      <w:r w:rsidR="001A0693"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{"citationID":"gNDjy4LW","properties":{"formattedCitation":"\\super 7,34\\nosupersub{}","plainCitation":"7,34","noteIndex":0},"citationItems":[{"id":123,"uris":["http://zotero.org/users/local/cJGf2fHk/items/SSY3XKIP"],"itemData":{"id":123,"type":"article-journal","abstract":"Methane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001A0693"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7,34</w:t>
      </w:r>
      <w:r w:rsidR="001A0693" w:rsidRPr="00CF7E03">
        <w:rPr>
          <w:rFonts w:ascii="Arial" w:eastAsiaTheme="minorEastAsia" w:hAnsi="Arial" w:cs="Arial"/>
          <w:sz w:val="22"/>
          <w:szCs w:val="22"/>
          <w:lang w:eastAsia="zh-CN"/>
        </w:rPr>
        <w:fldChar w:fldCharType="end"/>
      </w:r>
      <w:r w:rsidR="008C7989" w:rsidRPr="00CF7E03">
        <w:rPr>
          <w:rFonts w:ascii="Arial" w:eastAsiaTheme="minorEastAsia" w:hAnsi="Arial" w:cs="Arial"/>
          <w:sz w:val="22"/>
          <w:szCs w:val="22"/>
          <w:lang w:eastAsia="zh-CN"/>
        </w:rPr>
        <w:t xml:space="preserve"> </w:t>
      </w:r>
      <w:r w:rsidR="003D5A89" w:rsidRPr="00CF7E03">
        <w:rPr>
          <w:rFonts w:ascii="Arial" w:eastAsiaTheme="minorEastAsia" w:hAnsi="Arial" w:cs="Arial"/>
          <w:sz w:val="22"/>
          <w:szCs w:val="22"/>
          <w:lang w:eastAsia="zh-CN"/>
        </w:rPr>
        <w:t xml:space="preserve">However, </w:t>
      </w:r>
      <w:r w:rsidR="00877072" w:rsidRPr="00CF7E03">
        <w:rPr>
          <w:rFonts w:ascii="Arial" w:eastAsiaTheme="minorEastAsia" w:hAnsi="Arial" w:cs="Arial"/>
          <w:sz w:val="22"/>
          <w:szCs w:val="22"/>
          <w:lang w:eastAsia="zh-CN"/>
        </w:rPr>
        <w:t xml:space="preserve">the </w:t>
      </w:r>
      <w:r w:rsidR="003D5A89" w:rsidRPr="00CF7E03">
        <w:rPr>
          <w:rFonts w:ascii="Arial" w:eastAsiaTheme="minorEastAsia" w:hAnsi="Arial" w:cs="Arial"/>
          <w:sz w:val="22"/>
          <w:szCs w:val="22"/>
          <w:lang w:eastAsia="zh-CN"/>
        </w:rPr>
        <w:t>e</w:t>
      </w:r>
      <w:r w:rsidR="00206C2C" w:rsidRPr="00CF7E03">
        <w:rPr>
          <w:rFonts w:ascii="Arial" w:eastAsiaTheme="minorEastAsia" w:hAnsi="Arial" w:cs="Arial"/>
          <w:sz w:val="22"/>
          <w:szCs w:val="22"/>
          <w:lang w:eastAsia="zh-CN"/>
        </w:rPr>
        <w:t xml:space="preserve">lectric arc process was </w:t>
      </w:r>
      <w:r w:rsidR="00877072" w:rsidRPr="00CF7E03">
        <w:rPr>
          <w:rFonts w:ascii="Arial" w:eastAsiaTheme="minorEastAsia" w:hAnsi="Arial" w:cs="Arial"/>
          <w:sz w:val="22"/>
          <w:szCs w:val="22"/>
          <w:lang w:eastAsia="zh-CN"/>
        </w:rPr>
        <w:t xml:space="preserve">eventually </w:t>
      </w:r>
      <w:r w:rsidR="00206C2C" w:rsidRPr="00CF7E03">
        <w:rPr>
          <w:rFonts w:ascii="Arial" w:eastAsiaTheme="minorEastAsia" w:hAnsi="Arial" w:cs="Arial"/>
          <w:sz w:val="22"/>
          <w:szCs w:val="22"/>
          <w:lang w:eastAsia="zh-CN"/>
        </w:rPr>
        <w:t xml:space="preserve">replaced by </w:t>
      </w:r>
      <w:r w:rsidR="00763B49">
        <w:rPr>
          <w:rFonts w:ascii="Arial" w:eastAsiaTheme="minorEastAsia" w:hAnsi="Arial" w:cs="Arial"/>
          <w:sz w:val="22"/>
          <w:szCs w:val="22"/>
          <w:lang w:eastAsia="zh-CN"/>
        </w:rPr>
        <w:t>PC</w:t>
      </w:r>
      <w:r w:rsidR="00206C2C" w:rsidRPr="00CF7E03">
        <w:rPr>
          <w:rFonts w:ascii="Arial" w:eastAsiaTheme="minorEastAsia" w:hAnsi="Arial" w:cs="Arial"/>
          <w:sz w:val="22"/>
          <w:szCs w:val="22"/>
          <w:lang w:eastAsia="zh-CN"/>
        </w:rPr>
        <w:t xml:space="preserve"> due to its extremely high energy consumption</w:t>
      </w:r>
      <w:r w:rsidR="00D704CC" w:rsidRPr="00CF7E03">
        <w:rPr>
          <w:rFonts w:ascii="Arial" w:eastAsiaTheme="minorEastAsia" w:hAnsi="Arial" w:cs="Arial"/>
          <w:sz w:val="22"/>
          <w:szCs w:val="22"/>
          <w:lang w:eastAsia="zh-CN"/>
        </w:rPr>
        <w:t xml:space="preserve"> (12.1</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kWh</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kg</w:t>
      </w:r>
      <w:r w:rsidR="004D4EA9" w:rsidRPr="00CF7E03">
        <w:rPr>
          <w:rFonts w:ascii="Arial" w:eastAsiaTheme="minorEastAsia" w:hAnsi="Arial" w:cs="Arial"/>
          <w:sz w:val="22"/>
          <w:szCs w:val="22"/>
          <w:vertAlign w:val="superscript"/>
          <w:lang w:eastAsia="zh-CN"/>
        </w:rPr>
        <w:t>–</w:t>
      </w:r>
      <w:r w:rsidR="00D704CC" w:rsidRPr="00CF7E03">
        <w:rPr>
          <w:rFonts w:ascii="Arial" w:eastAsiaTheme="minorEastAsia" w:hAnsi="Arial" w:cs="Arial"/>
          <w:sz w:val="22"/>
          <w:szCs w:val="22"/>
          <w:vertAlign w:val="superscript"/>
          <w:lang w:eastAsia="zh-CN"/>
        </w:rPr>
        <w:t>1</w:t>
      </w:r>
      <w:ins w:id="19" w:author="Nabera  Abhinandan" w:date="2024-07-28T17:14:00Z">
        <w:r w:rsidR="00190602">
          <w:rPr>
            <w:rFonts w:ascii="Arial" w:eastAsiaTheme="minorEastAsia" w:hAnsi="Arial" w:cs="Arial"/>
            <w:sz w:val="22"/>
            <w:szCs w:val="22"/>
            <w:lang w:eastAsia="zh-CN"/>
          </w:rPr>
          <w:t> </w:t>
        </w:r>
      </w:ins>
      <w:del w:id="20" w:author="Nabera  Abhinandan" w:date="2024-07-28T17:14:00Z">
        <w:r w:rsidR="00D704CC" w:rsidRPr="00CF7E03" w:rsidDel="00190602">
          <w:rPr>
            <w:rFonts w:ascii="Arial" w:eastAsiaTheme="minorEastAsia" w:hAnsi="Arial" w:cs="Arial"/>
            <w:sz w:val="22"/>
            <w:szCs w:val="22"/>
            <w:lang w:eastAsia="zh-CN"/>
          </w:rPr>
          <w:delText xml:space="preserve"> </w:delText>
        </w:r>
      </w:del>
      <w:r w:rsidR="00D704CC" w:rsidRPr="00CF7E03">
        <w:rPr>
          <w:rFonts w:ascii="Arial" w:eastAsiaTheme="minorEastAsia" w:hAnsi="Arial" w:cs="Arial"/>
          <w:sz w:val="22"/>
          <w:szCs w:val="22"/>
          <w:lang w:eastAsia="zh-CN"/>
        </w:rPr>
        <w:t>C</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H</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fldChar w:fldCharType="begin"/>
      </w:r>
      <w:r w:rsidR="00206C2C" w:rsidRPr="00CF7E03">
        <w:rPr>
          <w:rFonts w:ascii="Arial" w:eastAsiaTheme="minorEastAsia" w:hAnsi="Arial" w:cs="Arial"/>
          <w:sz w:val="22"/>
          <w:szCs w:val="22"/>
          <w:lang w:eastAsia="zh-CN"/>
        </w:rPr>
        <w:instrText xml:space="preserve"> ADDIN ZOTERO_ITEM CSL_CITATION {"citationID":"977oillQ","properties":{"formattedCitation":"\\super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206C2C" w:rsidRPr="00CF7E03">
        <w:rPr>
          <w:rFonts w:ascii="Arial" w:eastAsiaTheme="minorEastAsia" w:hAnsi="Arial" w:cs="Arial"/>
          <w:sz w:val="22"/>
          <w:szCs w:val="22"/>
          <w:lang w:eastAsia="zh-CN"/>
        </w:rPr>
        <w:fldChar w:fldCharType="separate"/>
      </w:r>
      <w:r w:rsidR="00206C2C" w:rsidRPr="00CF7E03">
        <w:rPr>
          <w:rFonts w:ascii="Arial" w:hAnsi="Arial" w:cs="Arial"/>
          <w:sz w:val="22"/>
          <w:vertAlign w:val="superscript"/>
        </w:rPr>
        <w:t>7</w:t>
      </w:r>
      <w:r w:rsidR="00206C2C" w:rsidRPr="00CF7E03">
        <w:rPr>
          <w:rFonts w:ascii="Arial" w:eastAsiaTheme="minorEastAsia" w:hAnsi="Arial" w:cs="Arial"/>
          <w:sz w:val="22"/>
          <w:szCs w:val="22"/>
          <w:lang w:eastAsia="zh-CN"/>
        </w:rPr>
        <w:fldChar w:fldCharType="end"/>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 xml:space="preserve">technology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r w:rsidR="00D74F4C" w:rsidRPr="00CF7E03">
        <w:rPr>
          <w:rFonts w:ascii="Arial" w:eastAsiaTheme="minorEastAsia" w:hAnsi="Arial" w:cs="Arial"/>
          <w:sz w:val="22"/>
          <w:szCs w:val="22"/>
          <w:lang w:eastAsia="zh-CN"/>
        </w:rPr>
        <w:t>coal</w:t>
      </w:r>
      <w:r w:rsidR="005A313D" w:rsidRPr="00CF7E03">
        <w:rPr>
          <w:rFonts w:ascii="Arial" w:eastAsiaTheme="minorEastAsia" w:hAnsi="Arial" w:cs="Arial"/>
          <w:sz w:val="22"/>
          <w:szCs w:val="22"/>
          <w:lang w:eastAsia="zh-CN"/>
        </w:rPr>
        <w:t xml:space="preserve"> and </w:t>
      </w:r>
      <w:r w:rsidR="001C7D77" w:rsidRPr="00CF7E03">
        <w:rPr>
          <w:rFonts w:ascii="Arial" w:eastAsiaTheme="minorEastAsia" w:hAnsi="Arial" w:cs="Arial"/>
          <w:sz w:val="22"/>
          <w:szCs w:val="22"/>
          <w:lang w:eastAsia="zh-CN"/>
        </w:rPr>
        <w:t>natural gas</w:t>
      </w:r>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r w:rsidR="00930B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 xml:space="preserve">The </w:t>
      </w:r>
      <w:r w:rsidR="001C7D77" w:rsidRPr="00CF7E03">
        <w:rPr>
          <w:rFonts w:ascii="Arial" w:eastAsiaTheme="minorEastAsia" w:hAnsi="Arial" w:cs="Arial"/>
          <w:sz w:val="22"/>
          <w:szCs w:val="22"/>
          <w:lang w:eastAsia="zh-CN"/>
        </w:rPr>
        <w:t xml:space="preserve">natural gas </w:t>
      </w:r>
      <w:r w:rsidR="005A313D" w:rsidRPr="00CF7E03">
        <w:rPr>
          <w:rFonts w:ascii="Arial" w:eastAsiaTheme="minorEastAsia" w:hAnsi="Arial" w:cs="Arial"/>
          <w:sz w:val="22"/>
          <w:szCs w:val="22"/>
          <w:lang w:eastAsia="zh-CN"/>
        </w:rPr>
        <w:t>plasma method</w:t>
      </w:r>
      <w:r w:rsidR="00930B4C" w:rsidRPr="00CF7E03">
        <w:rPr>
          <w:rFonts w:ascii="Arial" w:eastAsiaTheme="minorEastAsia" w:hAnsi="Arial" w:cs="Arial"/>
          <w:sz w:val="22"/>
          <w:szCs w:val="22"/>
          <w:lang w:eastAsia="zh-CN"/>
        </w:rPr>
        <w:t>, which is</w:t>
      </w:r>
      <w:r w:rsidR="005A313D" w:rsidRPr="00CF7E03">
        <w:rPr>
          <w:rFonts w:ascii="Arial" w:eastAsiaTheme="minorEastAsia" w:hAnsi="Arial" w:cs="Arial"/>
          <w:sz w:val="22"/>
          <w:szCs w:val="22"/>
          <w:lang w:eastAsia="zh-CN"/>
        </w:rPr>
        <w:t xml:space="preserve"> expected to be commercialized</w:t>
      </w:r>
      <w:r w:rsidR="00930B4C" w:rsidRPr="00CF7E03">
        <w:rPr>
          <w:rFonts w:ascii="Arial" w:eastAsiaTheme="minorEastAsia" w:hAnsi="Arial" w:cs="Arial"/>
          <w:sz w:val="22"/>
          <w:szCs w:val="22"/>
          <w:lang w:eastAsia="zh-CN"/>
        </w:rPr>
        <w:t>,</w:t>
      </w:r>
      <w:r w:rsidR="00E23314"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uses</w:t>
      </w:r>
      <w:r w:rsidR="00E23314" w:rsidRPr="00CF7E03">
        <w:rPr>
          <w:rFonts w:ascii="Arial" w:eastAsiaTheme="minorEastAsia" w:hAnsi="Arial" w:cs="Arial"/>
          <w:sz w:val="22"/>
          <w:szCs w:val="22"/>
          <w:lang w:eastAsia="zh-CN"/>
        </w:rPr>
        <w:t xml:space="preserve"> one-third of the methane required </w:t>
      </w:r>
      <w:r w:rsidR="00930B4C" w:rsidRPr="00CF7E03">
        <w:rPr>
          <w:rFonts w:ascii="Arial" w:eastAsiaTheme="minorEastAsia" w:hAnsi="Arial" w:cs="Arial"/>
          <w:sz w:val="22"/>
          <w:szCs w:val="22"/>
          <w:lang w:eastAsia="zh-CN"/>
        </w:rPr>
        <w:t>for</w:t>
      </w:r>
      <w:r w:rsidR="00E23314"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5A313D" w:rsidRPr="00CF7E03">
        <w:rPr>
          <w:rFonts w:ascii="Arial" w:eastAsiaTheme="minorEastAsia" w:hAnsi="Arial" w:cs="Arial"/>
          <w:sz w:val="22"/>
          <w:szCs w:val="22"/>
          <w:lang w:eastAsia="zh-CN"/>
        </w:rPr>
        <w:t xml:space="preserve">, </w:t>
      </w:r>
      <w:r w:rsidR="00117611" w:rsidRPr="00CF7E03">
        <w:rPr>
          <w:rFonts w:ascii="Arial" w:eastAsiaTheme="minorEastAsia" w:hAnsi="Arial" w:cs="Arial"/>
          <w:sz w:val="22"/>
          <w:szCs w:val="22"/>
          <w:lang w:eastAsia="zh-CN"/>
        </w:rPr>
        <w:t xml:space="preserve">though </w:t>
      </w:r>
      <w:r w:rsidR="001F3288" w:rsidRPr="00CF7E03">
        <w:rPr>
          <w:rFonts w:ascii="Arial" w:eastAsiaTheme="minorEastAsia" w:hAnsi="Arial" w:cs="Arial"/>
          <w:sz w:val="22"/>
          <w:szCs w:val="22"/>
          <w:lang w:eastAsia="zh-CN"/>
        </w:rPr>
        <w:t xml:space="preserve">specific </w:t>
      </w:r>
      <w:r w:rsidR="00E23314" w:rsidRPr="00CF7E03">
        <w:rPr>
          <w:rFonts w:ascii="Arial" w:eastAsiaTheme="minorEastAsia" w:hAnsi="Arial" w:cs="Arial"/>
          <w:sz w:val="22"/>
          <w:szCs w:val="22"/>
          <w:lang w:eastAsia="zh-CN"/>
        </w:rPr>
        <w:t xml:space="preserve">details of </w:t>
      </w:r>
      <w:r w:rsidR="001F3288" w:rsidRPr="00CF7E03">
        <w:rPr>
          <w:rFonts w:ascii="Arial" w:eastAsiaTheme="minorEastAsia" w:hAnsi="Arial" w:cs="Arial"/>
          <w:sz w:val="22"/>
          <w:szCs w:val="22"/>
          <w:lang w:eastAsia="zh-CN"/>
        </w:rPr>
        <w:t xml:space="preserve">the </w:t>
      </w:r>
      <w:r w:rsidR="00E23314" w:rsidRPr="00CF7E03">
        <w:rPr>
          <w:rFonts w:ascii="Arial" w:eastAsiaTheme="minorEastAsia" w:hAnsi="Arial" w:cs="Arial"/>
          <w:sz w:val="22"/>
          <w:szCs w:val="22"/>
          <w:lang w:eastAsia="zh-CN"/>
        </w:rPr>
        <w:t xml:space="preserve">plasma technology </w:t>
      </w:r>
      <w:r w:rsidR="001839BF" w:rsidRPr="00CF7E03">
        <w:rPr>
          <w:rFonts w:ascii="Arial" w:eastAsiaTheme="minorEastAsia" w:hAnsi="Arial" w:cs="Arial"/>
          <w:sz w:val="22"/>
          <w:szCs w:val="22"/>
          <w:lang w:eastAsia="zh-CN"/>
        </w:rPr>
        <w:t xml:space="preserve">and energy consumption </w:t>
      </w:r>
      <w:r w:rsidR="001F3288" w:rsidRPr="00CF7E03">
        <w:rPr>
          <w:rFonts w:ascii="Arial" w:eastAsiaTheme="minorEastAsia" w:hAnsi="Arial" w:cs="Arial"/>
          <w:sz w:val="22"/>
          <w:szCs w:val="22"/>
          <w:lang w:eastAsia="zh-CN"/>
        </w:rPr>
        <w:t>ha</w:t>
      </w:r>
      <w:r w:rsidR="00282D9B" w:rsidRPr="00CF7E03">
        <w:rPr>
          <w:rFonts w:ascii="Arial" w:eastAsiaTheme="minorEastAsia" w:hAnsi="Arial" w:cs="Arial"/>
          <w:sz w:val="22"/>
          <w:szCs w:val="22"/>
          <w:lang w:eastAsia="zh-CN"/>
        </w:rPr>
        <w:t>ve</w:t>
      </w:r>
      <w:r w:rsidR="001F3288" w:rsidRPr="00CF7E03">
        <w:rPr>
          <w:rFonts w:ascii="Arial" w:eastAsiaTheme="minorEastAsia" w:hAnsi="Arial" w:cs="Arial"/>
          <w:sz w:val="22"/>
          <w:szCs w:val="22"/>
          <w:lang w:eastAsia="zh-CN"/>
        </w:rPr>
        <w:t xml:space="preserve"> not </w:t>
      </w:r>
      <w:r w:rsidR="00282D9B" w:rsidRPr="00CF7E03">
        <w:rPr>
          <w:rFonts w:ascii="Arial" w:eastAsiaTheme="minorEastAsia" w:hAnsi="Arial" w:cs="Arial"/>
          <w:sz w:val="22"/>
          <w:szCs w:val="22"/>
          <w:lang w:eastAsia="zh-CN"/>
        </w:rPr>
        <w:t xml:space="preserve">yet </w:t>
      </w:r>
      <w:r w:rsidR="001F3288" w:rsidRPr="00CF7E03">
        <w:rPr>
          <w:rFonts w:ascii="Arial" w:eastAsiaTheme="minorEastAsia" w:hAnsi="Arial" w:cs="Arial"/>
          <w:sz w:val="22"/>
          <w:szCs w:val="22"/>
          <w:lang w:eastAsia="zh-CN"/>
        </w:rPr>
        <w:t>been</w:t>
      </w:r>
      <w:r w:rsidR="00E23314" w:rsidRPr="00CF7E03">
        <w:rPr>
          <w:rFonts w:ascii="Arial" w:eastAsiaTheme="minorEastAsia" w:hAnsi="Arial" w:cs="Arial"/>
          <w:sz w:val="22"/>
          <w:szCs w:val="22"/>
          <w:lang w:eastAsia="zh-CN"/>
        </w:rPr>
        <w:t xml:space="preserve"> reported</w:t>
      </w:r>
      <w:r w:rsidR="00D74F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{"citationID":"sC2qf48a","properties":{"formattedCitation":"\\super 15,35\\nosupersub{}","plainCitation":"15,35","noteIndex":0},"citationItems":[{"id":9,"uris":["http://zotero.org/users/local/cJGf2fHk/items/LVUQRCEC"],"itemData":{"id":9,"type":"article-journal","abstract":"Currently,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168,"uris":["http://zotero.org/users/local/cJGf2fHk/items/T26EGMBA"],"itemData":{"id":168,"type":"article-journal","abstract":"A systematic re-examination of the thermodynamic study on the process of coal pyrolysis to acetylene in a hydrogen plasma reactor was performed with referenced pilot-plant data at the scale of 2-MW plasma. At the ultra-high temperature conditions, the gas phase composition may reach thermodynamic equilibrium immediately no matter whether the solid carbon exists or not. The mass ratio of C/H in the gaseous phase plays a significant role in the acetylene concentration at the thermodynamic equilibrium states. It is demonstrated either in thermodynamics calculation or in hot tests that a mass ratio of C/H near or above 2 is essential to gain an acceptable concentration of acetylene in the mixed gases, which indicates that the mixing efficiency between gas and coal particles near the coal injection point becomes pivotal to the yield of acetylene for its direct influence on the devolatilization of coal, i.e., the gaseous C/H ratio. Being consistent with the hot test experience, the extra amount of water added into the system may inhibit the production of acetylene. However, the addition of methane might impose a positive effect on the yield of acetylene and therefore on the overall reactor performance.","collection-title":"Gasification: Fundamentals and application","container-title":"Fuel Processing Technology","DOI":"10.1016/j.fuproc.2009.09.013","ISSN":"0378-3820","issue":"8","journalAbbreviation":"Fuel Processing Technology","page":"823-830","source":"ScienceDirect","title":"Thermodynamic analysis of coal pyrolysis to acetylene in hydrogen plasma reactor","volume":"91","author":[{"family":"Wu","given":"Changning"},{"family":"Chen","given":"Jiaqi"},{"family":"Cheng","given":"Yi"}],"issued":{"date-parts":[["2010",8,1]]}},"label":"page"}],"schema":"https://github.com/citation-style-language/schema/raw/master/csl-citation.json"} </w:instrText>
      </w:r>
      <w:r w:rsidR="00D74F4C"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15,35</w:t>
      </w:r>
      <w:r w:rsidR="00D74F4C"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 xml:space="preserve">the Wulff process in </w:t>
      </w:r>
      <w:commentRangeStart w:id="21"/>
      <w:r w:rsidR="00DB6E9B" w:rsidRPr="00CF7E03">
        <w:rPr>
          <w:rFonts w:ascii="Arial" w:eastAsiaTheme="minorEastAsia" w:hAnsi="Arial" w:cs="Arial"/>
          <w:sz w:val="22"/>
          <w:szCs w:val="22"/>
          <w:lang w:eastAsia="zh-CN"/>
        </w:rPr>
        <w:t>1950</w:t>
      </w:r>
      <w:commentRangeEnd w:id="21"/>
      <w:r w:rsidR="00D87BCA">
        <w:rPr>
          <w:rStyle w:val="CommentReference"/>
        </w:rPr>
        <w:commentReference w:id="21"/>
      </w:r>
      <w:r w:rsidR="00DB6E9B" w:rsidRPr="00CF7E03">
        <w:rPr>
          <w:rFonts w:ascii="Arial" w:eastAsiaTheme="minorEastAsia" w:hAnsi="Arial" w:cs="Arial"/>
          <w:sz w:val="22"/>
          <w:szCs w:val="22"/>
          <w:lang w:eastAsia="zh-CN"/>
        </w:rPr>
        <w:t>,</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DB6E9B" w:rsidRPr="00CF7E03">
        <w:rPr>
          <w:rFonts w:ascii="Arial" w:eastAsiaTheme="minorEastAsia" w:hAnsi="Arial" w:cs="Arial"/>
          <w:sz w:val="22"/>
          <w:szCs w:val="22"/>
          <w:lang w:eastAsia="zh-CN"/>
        </w:rPr>
        <w:fldChar w:fldCharType="begin"/>
      </w:r>
      <w:r w:rsidR="00DB6E9B" w:rsidRPr="00CF7E03">
        <w:rPr>
          <w:rFonts w:ascii="Arial" w:eastAsiaTheme="minorEastAsia" w:hAnsi="Arial" w:cs="Arial"/>
          <w:sz w:val="22"/>
          <w:szCs w:val="22"/>
          <w:lang w:eastAsia="zh-CN"/>
        </w:rPr>
        <w:instrText xml:space="preserve"> ADDIN ZOTERO_ITEM CSL_CITATION {"citationID":"Ss7Apnxv","properties":{"formattedCitation":"\\super 8\\nosupersub{}","plainCitation":"8","noteIndex":0},"citationItems":[{"id":164,"uris":["http://zotero.org/users/local/cJGf2fHk/items/X78G8FW7"],"itemData":{"id":164,"type":"article-journal","container-title":"Industrial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DB6E9B" w:rsidRPr="00CF7E03">
        <w:rPr>
          <w:rFonts w:ascii="Arial" w:eastAsiaTheme="minorEastAsia" w:hAnsi="Arial" w:cs="Arial"/>
          <w:sz w:val="22"/>
          <w:szCs w:val="22"/>
          <w:lang w:eastAsia="zh-CN"/>
        </w:rPr>
        <w:fldChar w:fldCharType="separate"/>
      </w:r>
      <w:r w:rsidR="00DB6E9B" w:rsidRPr="00CF7E03">
        <w:rPr>
          <w:rFonts w:ascii="Arial" w:hAnsi="Arial" w:cs="Arial"/>
          <w:sz w:val="22"/>
          <w:vertAlign w:val="superscript"/>
        </w:rPr>
        <w:t>8</w:t>
      </w:r>
      <w:r w:rsidR="00DB6E9B" w:rsidRPr="00CF7E03">
        <w:rPr>
          <w:rFonts w:ascii="Arial" w:eastAsiaTheme="minorEastAsia" w:hAnsi="Arial" w:cs="Arial"/>
          <w:sz w:val="22"/>
          <w:szCs w:val="22"/>
          <w:lang w:eastAsia="zh-CN"/>
        </w:rPr>
        <w:fldChar w:fldCharType="end"/>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closed.</w:t>
      </w:r>
      <w:r w:rsidR="00605E10"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{"citationID":"coww3lg9","properties":{"formattedCitation":"\\super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05E10"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w:t>
      </w:r>
      <w:r w:rsidR="00605E10"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w:t>
      </w:r>
      <w:r w:rsidR="001839BF" w:rsidRPr="00CF7E03">
        <w:rPr>
          <w:rFonts w:ascii="Arial" w:eastAsiaTheme="minorEastAsia" w:hAnsi="Arial" w:cs="Arial"/>
          <w:sz w:val="22"/>
          <w:szCs w:val="22"/>
          <w:lang w:eastAsia="zh-CN"/>
        </w:rPr>
        <w:t xml:space="preserve">industrial </w:t>
      </w:r>
      <w:r w:rsidR="00CD53E9" w:rsidRPr="00CF7E03">
        <w:rPr>
          <w:rFonts w:ascii="Arial" w:hAnsi="Arial" w:cs="Arial"/>
          <w:sz w:val="22"/>
          <w:szCs w:val="22"/>
        </w:rPr>
        <w:t>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 xml:space="preserve">roduction is region-dependent,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B31C03"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{"citationID":"R9UMEO2A","properties":{"formattedCitation":"\\super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B31C03"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11,15</w:t>
      </w:r>
      <w:r w:rsidR="00B31C03" w:rsidRPr="00CF7E03">
        <w:rPr>
          <w:rFonts w:ascii="Arial" w:eastAsiaTheme="minorEastAsia" w:hAnsi="Arial" w:cs="Arial"/>
          <w:sz w:val="22"/>
          <w:szCs w:val="22"/>
          <w:lang w:eastAsia="zh-CN"/>
        </w:rPr>
        <w:fldChar w:fldCharType="end"/>
      </w:r>
    </w:p>
    <w:p w14:paraId="08DADDDF" w14:textId="712B7AAD" w:rsidR="00605E10" w:rsidRPr="00CF7E03" w:rsidRDefault="00B577B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r w:rsidR="0087056B" w:rsidRPr="00CF7E03">
        <w:rPr>
          <w:rFonts w:ascii="Arial" w:eastAsiaTheme="minorEastAsia" w:hAnsi="Arial" w:cs="Arial"/>
          <w:sz w:val="22"/>
          <w:szCs w:val="22"/>
          <w:lang w:eastAsia="zh-CN"/>
        </w:rPr>
        <w:t xml:space="preserve">, followed by </w:t>
      </w:r>
      <w:r w:rsidR="006D5B75" w:rsidRPr="00CF7E03">
        <w:rPr>
          <w:rFonts w:ascii="Arial" w:eastAsiaTheme="minorEastAsia" w:hAnsi="Arial" w:cs="Arial"/>
          <w:sz w:val="22"/>
          <w:szCs w:val="22"/>
          <w:lang w:eastAsia="zh-CN"/>
        </w:rPr>
        <w:t xml:space="preserve">its use in </w:t>
      </w:r>
      <w:r w:rsidR="0087056B" w:rsidRPr="00CF7E03">
        <w:rPr>
          <w:rFonts w:ascii="Arial" w:eastAsiaTheme="minorEastAsia" w:hAnsi="Arial" w:cs="Arial"/>
          <w:sz w:val="22"/>
          <w:szCs w:val="22"/>
          <w:lang w:eastAsia="zh-CN"/>
        </w:rPr>
        <w:t>oxyacetylene welding and cutting developed in 1903</w:t>
      </w:r>
      <w:r w:rsidRPr="00CF7E03">
        <w:rPr>
          <w:rFonts w:ascii="Arial" w:eastAsiaTheme="minorEastAsia" w:hAnsi="Arial" w:cs="Arial"/>
          <w:sz w:val="22"/>
          <w:szCs w:val="22"/>
          <w:lang w:eastAsia="zh-CN"/>
        </w:rPr>
        <w:t>.</w:t>
      </w:r>
      <w:r w:rsidR="0087056B" w:rsidRPr="00CF7E03">
        <w:rPr>
          <w:rFonts w:ascii="Arial" w:eastAsiaTheme="minorEastAsia" w:hAnsi="Arial" w:cs="Arial"/>
          <w:sz w:val="22"/>
          <w:szCs w:val="22"/>
          <w:lang w:eastAsia="zh-CN"/>
        </w:rPr>
        <w:fldChar w:fldCharType="begin"/>
      </w:r>
      <w:r w:rsidR="0087056B" w:rsidRPr="00CF7E03">
        <w:rPr>
          <w:rFonts w:ascii="Arial" w:eastAsiaTheme="minorEastAsia" w:hAnsi="Arial" w:cs="Arial"/>
          <w:sz w:val="22"/>
          <w:szCs w:val="22"/>
          <w:lang w:eastAsia="zh-CN"/>
        </w:rPr>
        <w:instrText xml:space="preserve"> ADDIN ZOTERO_ITEM CSL_CITATION {"citationID":"2SZQjcvM","properties":{"formattedCitation":"\\super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87056B" w:rsidRPr="00CF7E03">
        <w:rPr>
          <w:rFonts w:ascii="Arial" w:eastAsiaTheme="minorEastAsia" w:hAnsi="Arial" w:cs="Arial"/>
          <w:sz w:val="22"/>
          <w:szCs w:val="22"/>
          <w:lang w:eastAsia="zh-CN"/>
        </w:rPr>
        <w:fldChar w:fldCharType="separate"/>
      </w:r>
      <w:r w:rsidR="0087056B" w:rsidRPr="00CF7E03">
        <w:rPr>
          <w:rFonts w:ascii="Arial" w:hAnsi="Arial" w:cs="Arial"/>
          <w:sz w:val="22"/>
          <w:vertAlign w:val="superscript"/>
        </w:rPr>
        <w:t>2</w:t>
      </w:r>
      <w:r w:rsidR="0087056B" w:rsidRPr="00CF7E03">
        <w:rPr>
          <w:rFonts w:ascii="Arial" w:eastAsiaTheme="minorEastAsia" w:hAnsi="Arial" w:cs="Arial"/>
          <w:sz w:val="22"/>
          <w:szCs w:val="22"/>
          <w:lang w:eastAsia="zh-CN"/>
        </w:rPr>
        <w:fldChar w:fldCharType="end"/>
      </w:r>
      <w:r w:rsidR="0087056B" w:rsidRPr="00CF7E03">
        <w:rPr>
          <w:rFonts w:ascii="Arial" w:eastAsiaTheme="minorEastAsia" w:hAnsi="Arial" w:cs="Arial"/>
          <w:sz w:val="22"/>
          <w:szCs w:val="22"/>
          <w:lang w:eastAsia="zh-CN"/>
        </w:rPr>
        <w:t xml:space="preserve"> </w:t>
      </w:r>
      <w:r w:rsidR="008079DA" w:rsidRPr="00CF7E03">
        <w:rPr>
          <w:rFonts w:ascii="Arial" w:eastAsiaTheme="minorEastAsia" w:hAnsi="Arial" w:cs="Arial"/>
          <w:sz w:val="22"/>
          <w:szCs w:val="22"/>
          <w:lang w:eastAsia="zh-CN"/>
        </w:rPr>
        <w:t>In the late 19</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and early 20</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centuries</w:t>
      </w:r>
      <w:r w:rsidR="00BB55AA" w:rsidRPr="00CF7E03">
        <w:rPr>
          <w:rFonts w:ascii="Arial" w:eastAsiaTheme="minorEastAsia" w:hAnsi="Arial" w:cs="Arial"/>
          <w:sz w:val="22"/>
          <w:szCs w:val="22"/>
          <w:lang w:eastAsia="zh-CN"/>
        </w:rPr>
        <w:t xml:space="preserve">, acetylene </w:t>
      </w:r>
      <w:r w:rsidR="00A12931" w:rsidRPr="00CF7E03">
        <w:rPr>
          <w:rFonts w:ascii="Arial" w:eastAsiaTheme="minorEastAsia" w:hAnsi="Arial" w:cs="Arial"/>
          <w:sz w:val="22"/>
          <w:szCs w:val="22"/>
          <w:lang w:eastAsia="zh-CN"/>
        </w:rPr>
        <w:t>light</w:t>
      </w:r>
      <w:r w:rsidR="0003785D" w:rsidRPr="00CF7E03">
        <w:rPr>
          <w:rFonts w:ascii="Arial" w:eastAsiaTheme="minorEastAsia" w:hAnsi="Arial" w:cs="Arial"/>
          <w:sz w:val="22"/>
          <w:szCs w:val="22"/>
          <w:lang w:eastAsia="zh-CN"/>
        </w:rPr>
        <w:t>ing</w:t>
      </w:r>
      <w:r w:rsidR="00AC2B4B" w:rsidRPr="00CF7E03">
        <w:rPr>
          <w:rFonts w:ascii="Arial" w:eastAsiaTheme="minorEastAsia" w:hAnsi="Arial" w:cs="Arial"/>
          <w:sz w:val="22"/>
          <w:szCs w:val="22"/>
          <w:lang w:eastAsia="zh-CN"/>
        </w:rPr>
        <w:t xml:space="preserve"> </w:t>
      </w:r>
      <w:r w:rsidR="00BB55AA" w:rsidRPr="00CF7E03">
        <w:rPr>
          <w:rFonts w:ascii="Arial" w:eastAsiaTheme="minorEastAsia" w:hAnsi="Arial" w:cs="Arial"/>
          <w:sz w:val="22"/>
          <w:szCs w:val="22"/>
          <w:lang w:eastAsia="zh-CN"/>
        </w:rPr>
        <w:t>was widely used for illumination</w:t>
      </w:r>
      <w:r w:rsidR="0003785D" w:rsidRPr="00CF7E03">
        <w:rPr>
          <w:rFonts w:ascii="Arial" w:eastAsiaTheme="minorEastAsia" w:hAnsi="Arial" w:cs="Arial"/>
          <w:sz w:val="22"/>
          <w:szCs w:val="22"/>
          <w:lang w:eastAsia="zh-CN"/>
        </w:rPr>
        <w:t xml:space="preserve"> in</w:t>
      </w:r>
      <w:r w:rsidR="00BB55AA" w:rsidRPr="00CF7E03">
        <w:rPr>
          <w:rFonts w:ascii="Arial" w:eastAsiaTheme="minorEastAsia" w:hAnsi="Arial" w:cs="Arial"/>
          <w:sz w:val="22"/>
          <w:szCs w:val="22"/>
          <w:lang w:eastAsia="zh-CN"/>
        </w:rPr>
        <w:t xml:space="preserve"> mining, </w:t>
      </w:r>
      <w:r w:rsidR="001E495B" w:rsidRPr="00CF7E03">
        <w:rPr>
          <w:rFonts w:ascii="Arial" w:eastAsiaTheme="minorEastAsia" w:hAnsi="Arial" w:cs="Arial"/>
          <w:sz w:val="22"/>
          <w:szCs w:val="22"/>
          <w:lang w:eastAsia="zh-CN"/>
        </w:rPr>
        <w:t xml:space="preserve">vehicles, </w:t>
      </w:r>
      <w:r w:rsidR="008079DA" w:rsidRPr="00CF7E03">
        <w:rPr>
          <w:rFonts w:ascii="Arial" w:eastAsiaTheme="minorEastAsia" w:hAnsi="Arial" w:cs="Arial"/>
          <w:sz w:val="22"/>
          <w:szCs w:val="22"/>
          <w:lang w:eastAsia="zh-CN"/>
        </w:rPr>
        <w:t xml:space="preserve">street lighting, </w:t>
      </w:r>
      <w:r w:rsidR="00BB55AA" w:rsidRPr="00CF7E03">
        <w:rPr>
          <w:rFonts w:ascii="Arial" w:eastAsiaTheme="minorEastAsia" w:hAnsi="Arial" w:cs="Arial"/>
          <w:sz w:val="22"/>
          <w:szCs w:val="22"/>
          <w:lang w:eastAsia="zh-CN"/>
        </w:rPr>
        <w:t>lighthouses,</w:t>
      </w:r>
      <w:r w:rsidR="00635B9A" w:rsidRPr="00CF7E03">
        <w:rPr>
          <w:rFonts w:ascii="Arial" w:eastAsiaTheme="minorEastAsia" w:hAnsi="Arial" w:cs="Arial"/>
          <w:sz w:val="22"/>
          <w:szCs w:val="22"/>
          <w:lang w:eastAsia="zh-CN"/>
        </w:rPr>
        <w:t xml:space="preserve"> and</w:t>
      </w:r>
      <w:r w:rsidR="00BB55AA" w:rsidRPr="00CF7E03">
        <w:rPr>
          <w:rFonts w:ascii="Arial" w:eastAsiaTheme="minorEastAsia" w:hAnsi="Arial" w:cs="Arial"/>
          <w:sz w:val="22"/>
          <w:szCs w:val="22"/>
          <w:lang w:eastAsia="zh-CN"/>
        </w:rPr>
        <w:t xml:space="preserve"> </w:t>
      </w:r>
      <w:r w:rsidR="0003785D" w:rsidRPr="00CF7E03">
        <w:rPr>
          <w:rFonts w:ascii="Arial" w:eastAsiaTheme="minorEastAsia" w:hAnsi="Arial" w:cs="Arial"/>
          <w:sz w:val="22"/>
          <w:szCs w:val="22"/>
          <w:lang w:eastAsia="zh-CN"/>
        </w:rPr>
        <w:t xml:space="preserve">aviation </w:t>
      </w:r>
      <w:r w:rsidR="00BB55AA" w:rsidRPr="00CF7E03">
        <w:rPr>
          <w:rFonts w:ascii="Arial" w:eastAsiaTheme="minorEastAsia" w:hAnsi="Arial" w:cs="Arial"/>
          <w:sz w:val="22"/>
          <w:szCs w:val="22"/>
          <w:lang w:eastAsia="zh-CN"/>
        </w:rPr>
        <w:t>beacons</w:t>
      </w:r>
      <w:r w:rsidR="001E495B" w:rsidRPr="00CF7E03">
        <w:rPr>
          <w:rFonts w:ascii="Arial" w:eastAsiaTheme="minorEastAsia" w:hAnsi="Arial" w:cs="Arial"/>
          <w:sz w:val="22"/>
          <w:szCs w:val="22"/>
          <w:lang w:eastAsia="zh-CN"/>
        </w:rPr>
        <w:t xml:space="preserve">, </w:t>
      </w:r>
      <w:r w:rsidR="00A12931" w:rsidRPr="00CF7E03">
        <w:rPr>
          <w:rFonts w:ascii="Arial" w:eastAsiaTheme="minorEastAsia" w:hAnsi="Arial" w:cs="Arial"/>
          <w:sz w:val="22"/>
          <w:szCs w:val="22"/>
          <w:lang w:eastAsia="zh-CN"/>
        </w:rPr>
        <w:t>but</w:t>
      </w:r>
      <w:r w:rsidR="001E495B" w:rsidRPr="00CF7E03">
        <w:rPr>
          <w:rFonts w:ascii="Arial" w:eastAsiaTheme="minorEastAsia" w:hAnsi="Arial" w:cs="Arial"/>
          <w:sz w:val="22"/>
          <w:szCs w:val="22"/>
          <w:lang w:eastAsia="zh-CN"/>
        </w:rPr>
        <w:t xml:space="preserve"> it </w:t>
      </w:r>
      <w:r w:rsidR="00474E15" w:rsidRPr="00CF7E03">
        <w:rPr>
          <w:rFonts w:ascii="Arial" w:eastAsiaTheme="minorEastAsia" w:hAnsi="Arial" w:cs="Arial"/>
          <w:sz w:val="22"/>
          <w:szCs w:val="22"/>
          <w:lang w:eastAsia="zh-CN"/>
        </w:rPr>
        <w:t>was</w:t>
      </w:r>
      <w:r w:rsidR="001E495B" w:rsidRPr="00CF7E03">
        <w:rPr>
          <w:rFonts w:ascii="Arial" w:eastAsiaTheme="minorEastAsia" w:hAnsi="Arial" w:cs="Arial"/>
          <w:sz w:val="22"/>
          <w:szCs w:val="22"/>
          <w:lang w:eastAsia="zh-CN"/>
        </w:rPr>
        <w:t xml:space="preserve"> </w:t>
      </w:r>
      <w:r w:rsidR="00666E0B" w:rsidRPr="00CF7E03">
        <w:rPr>
          <w:rFonts w:ascii="Arial" w:eastAsiaTheme="minorEastAsia" w:hAnsi="Arial" w:cs="Arial"/>
          <w:sz w:val="22"/>
          <w:szCs w:val="22"/>
          <w:lang w:eastAsia="zh-CN"/>
        </w:rPr>
        <w:t xml:space="preserve">gradually </w:t>
      </w:r>
      <w:r w:rsidR="001E495B" w:rsidRPr="00CF7E03">
        <w:rPr>
          <w:rFonts w:ascii="Arial" w:eastAsiaTheme="minorEastAsia" w:hAnsi="Arial" w:cs="Arial"/>
          <w:sz w:val="22"/>
          <w:szCs w:val="22"/>
          <w:lang w:eastAsia="zh-CN"/>
        </w:rPr>
        <w:t xml:space="preserve">replaced by </w:t>
      </w:r>
      <w:r w:rsidR="00AC2B4B" w:rsidRPr="00CF7E03">
        <w:rPr>
          <w:rFonts w:ascii="Arial" w:eastAsiaTheme="minorEastAsia" w:hAnsi="Arial" w:cs="Arial"/>
          <w:sz w:val="22"/>
          <w:szCs w:val="22"/>
          <w:lang w:eastAsia="zh-CN"/>
        </w:rPr>
        <w:t>electric lighting</w:t>
      </w:r>
      <w:r w:rsidR="002F41BB" w:rsidRPr="00CF7E03">
        <w:rPr>
          <w:rFonts w:ascii="Arial" w:eastAsiaTheme="minorEastAsia" w:hAnsi="Arial" w:cs="Arial"/>
          <w:sz w:val="22"/>
          <w:szCs w:val="22"/>
          <w:lang w:eastAsia="zh-CN"/>
        </w:rPr>
        <w:t xml:space="preserve"> </w:t>
      </w:r>
      <w:r w:rsidR="00F22492" w:rsidRPr="00CF7E03">
        <w:rPr>
          <w:rFonts w:ascii="Arial" w:eastAsiaTheme="minorEastAsia" w:hAnsi="Arial" w:cs="Arial"/>
          <w:sz w:val="22"/>
          <w:szCs w:val="22"/>
          <w:lang w:eastAsia="zh-CN"/>
        </w:rPr>
        <w:t>after 1920</w:t>
      </w:r>
      <w:r w:rsidR="001E495B" w:rsidRPr="00CF7E03">
        <w:rPr>
          <w:rFonts w:ascii="Arial" w:eastAsiaTheme="minorEastAsia" w:hAnsi="Arial" w:cs="Arial"/>
          <w:sz w:val="22"/>
          <w:szCs w:val="22"/>
          <w:lang w:eastAsia="zh-CN"/>
        </w:rPr>
        <w:t>.</w:t>
      </w:r>
      <w:r w:rsidR="00666E0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{"citationID":"0m0j8j3i","properties":{"formattedCitation":"\\super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66E0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w:t>
      </w:r>
      <w:r w:rsidR="00666E0B" w:rsidRPr="00CF7E03">
        <w:rPr>
          <w:rFonts w:ascii="Arial" w:eastAsiaTheme="minorEastAsia" w:hAnsi="Arial" w:cs="Arial"/>
          <w:sz w:val="22"/>
          <w:szCs w:val="22"/>
          <w:lang w:eastAsia="zh-CN"/>
        </w:rPr>
        <w:fldChar w:fldCharType="end"/>
      </w:r>
      <w:r w:rsidR="005F66C0" w:rsidRPr="00CF7E03">
        <w:rPr>
          <w:rFonts w:ascii="Arial" w:eastAsiaTheme="minorEastAsia" w:hAnsi="Arial" w:cs="Arial"/>
          <w:sz w:val="22"/>
          <w:szCs w:val="22"/>
          <w:lang w:eastAsia="zh-CN"/>
        </w:rPr>
        <w:t xml:space="preserve"> </w:t>
      </w:r>
      <w:r w:rsidR="009E4F60" w:rsidRPr="00CF7E03">
        <w:rPr>
          <w:rFonts w:ascii="Arial" w:eastAsiaTheme="minorEastAsia" w:hAnsi="Arial" w:cs="Arial"/>
          <w:sz w:val="22"/>
          <w:szCs w:val="22"/>
          <w:lang w:eastAsia="zh-CN"/>
        </w:rPr>
        <w:t xml:space="preserve">Oxyacetylene welding and cutting </w:t>
      </w:r>
      <w:r w:rsidR="0090564F" w:rsidRPr="00CF7E03">
        <w:rPr>
          <w:rFonts w:ascii="Arial" w:eastAsiaTheme="minorEastAsia" w:hAnsi="Arial" w:cs="Arial"/>
          <w:sz w:val="22"/>
          <w:szCs w:val="22"/>
          <w:lang w:eastAsia="zh-CN"/>
        </w:rPr>
        <w:t xml:space="preserve">remain </w:t>
      </w:r>
      <w:r w:rsidR="00160759" w:rsidRPr="00CF7E03">
        <w:rPr>
          <w:rFonts w:ascii="Arial" w:eastAsiaTheme="minorEastAsia" w:hAnsi="Arial" w:cs="Arial"/>
          <w:sz w:val="22"/>
          <w:szCs w:val="22"/>
          <w:lang w:eastAsia="zh-CN"/>
        </w:rPr>
        <w:t>widely used</w:t>
      </w:r>
      <w:r w:rsidR="00C179C0" w:rsidRPr="00CF7E03">
        <w:rPr>
          <w:rFonts w:ascii="Arial" w:eastAsiaTheme="minorEastAsia" w:hAnsi="Arial" w:cs="Arial"/>
          <w:sz w:val="22"/>
          <w:szCs w:val="22"/>
          <w:lang w:eastAsia="zh-CN"/>
        </w:rPr>
        <w:t xml:space="preserve">, offering a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°C, and it is 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160759"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{"citationID":"rWmf8geQ","properties":{"formattedCitation":"\\super 27\\nosupersub{}","plainCitation":"27","noteIndex":0},"citationItems":[{"id":156,"uris":["http://zotero.org/users/local/cJGf2fHk/items/4CF5LBEE"],"itemData":{"id":156,"type":"article-journal","abstract":"Oxy-acetylene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Pratap"},{"family":"Kumar","given":"Subodh"},{"family":"Dubey","given":"Somil"},{"family":"Singh","given":"Aman"}],"issued":{"date-parts":[["2021",1,1]]}}}],"schema":"https://github.com/citation-style-language/schema/raw/master/csl-citation.json"} </w:instrText>
      </w:r>
      <w:r w:rsidR="00160759"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27</w:t>
      </w:r>
      <w:r w:rsidR="00160759" w:rsidRPr="00CF7E03">
        <w:rPr>
          <w:rFonts w:ascii="Arial" w:eastAsiaTheme="minorEastAsia" w:hAnsi="Arial" w:cs="Arial"/>
          <w:sz w:val="22"/>
          <w:szCs w:val="22"/>
          <w:lang w:eastAsia="zh-CN"/>
        </w:rPr>
        <w:fldChar w:fldCharType="end"/>
      </w:r>
      <w:r w:rsidR="00160759" w:rsidRPr="00CF7E03">
        <w:rPr>
          <w:rFonts w:ascii="Arial" w:eastAsiaTheme="minorEastAsia" w:hAnsi="Arial" w:cs="Arial"/>
          <w:sz w:val="22"/>
          <w:szCs w:val="22"/>
          <w:lang w:eastAsia="zh-CN"/>
        </w:rPr>
        <w:t xml:space="preserve"> </w:t>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130304"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{"citationID":"rzRvX2Tg","properties":{"formattedCitation":"\\super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130304"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31</w:t>
      </w:r>
      <w:r w:rsidR="00130304" w:rsidRPr="00CF7E03">
        <w:rPr>
          <w:rFonts w:ascii="Arial" w:eastAsiaTheme="minorEastAsia" w:hAnsi="Arial" w:cs="Arial"/>
          <w:sz w:val="22"/>
          <w:szCs w:val="22"/>
          <w:lang w:eastAsia="zh-CN"/>
        </w:rPr>
        <w:fldChar w:fldCharType="end"/>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The industrial production of acetaldehyde, acetic acid, vinyl acetate, acrylic acid, and acrylonitrile from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 xml:space="preserve"> has been </w:t>
      </w:r>
      <w:r w:rsidR="00522B3F">
        <w:rPr>
          <w:rFonts w:ascii="Arial" w:eastAsiaTheme="minorEastAsia" w:hAnsi="Arial" w:cs="Arial" w:hint="eastAsia"/>
          <w:sz w:val="22"/>
          <w:szCs w:val="22"/>
          <w:lang w:eastAsia="zh-CN"/>
        </w:rPr>
        <w:t xml:space="preserve">largely </w:t>
      </w:r>
      <w:r w:rsidR="00F22492" w:rsidRPr="00CF7E03">
        <w:rPr>
          <w:rFonts w:ascii="Arial" w:eastAsiaTheme="minorEastAsia" w:hAnsi="Arial" w:cs="Arial"/>
          <w:sz w:val="22"/>
          <w:szCs w:val="22"/>
          <w:lang w:eastAsia="zh-CN"/>
        </w:rPr>
        <w:t xml:space="preserve">replaced by routes </w:t>
      </w:r>
      <w:r w:rsidR="00EA19FB" w:rsidRPr="00CF7E03">
        <w:rPr>
          <w:rFonts w:ascii="Arial" w:eastAsiaTheme="minorEastAsia" w:hAnsi="Arial" w:cs="Arial"/>
          <w:sz w:val="22"/>
          <w:szCs w:val="22"/>
          <w:lang w:eastAsia="zh-CN"/>
        </w:rPr>
        <w:t>using</w:t>
      </w:r>
      <w:r w:rsidR="00F22492" w:rsidRPr="00CF7E03">
        <w:rPr>
          <w:rFonts w:ascii="Arial" w:eastAsiaTheme="minorEastAsia" w:hAnsi="Arial" w:cs="Arial"/>
          <w:sz w:val="22"/>
          <w:szCs w:val="22"/>
          <w:lang w:eastAsia="zh-CN"/>
        </w:rPr>
        <w:t xml:space="preserve">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4</w:t>
      </w:r>
      <w:r w:rsidR="00F22492" w:rsidRPr="00CF7E03">
        <w:rPr>
          <w:rFonts w:ascii="Arial" w:eastAsiaTheme="minorEastAsia" w:hAnsi="Arial" w:cs="Arial"/>
          <w:sz w:val="22"/>
          <w:szCs w:val="22"/>
          <w:lang w:eastAsia="zh-CN"/>
        </w:rPr>
        <w:t>, C</w:t>
      </w:r>
      <w:r w:rsidR="00F22492" w:rsidRPr="00CF7E03">
        <w:rPr>
          <w:rFonts w:ascii="Arial" w:eastAsiaTheme="minorEastAsia" w:hAnsi="Arial" w:cs="Arial"/>
          <w:sz w:val="22"/>
          <w:szCs w:val="22"/>
          <w:vertAlign w:val="subscript"/>
          <w:lang w:eastAsia="zh-CN"/>
        </w:rPr>
        <w:t>3</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6</w:t>
      </w:r>
      <w:r w:rsidR="00F22492" w:rsidRPr="00CF7E03">
        <w:rPr>
          <w:rFonts w:ascii="Arial" w:eastAsiaTheme="minorEastAsia" w:hAnsi="Arial" w:cs="Arial"/>
          <w:sz w:val="22"/>
          <w:szCs w:val="22"/>
          <w:lang w:eastAsia="zh-CN"/>
        </w:rPr>
        <w:t>, and methanol.</w:t>
      </w:r>
      <w:r w:rsidR="004830A3" w:rsidRPr="00CF7E03">
        <w:rPr>
          <w:rFonts w:ascii="Arial" w:eastAsiaTheme="minorEastAsia" w:hAnsi="Arial" w:cs="Arial"/>
          <w:sz w:val="22"/>
          <w:szCs w:val="22"/>
          <w:lang w:eastAsia="zh-CN"/>
        </w:rPr>
        <w:t xml:space="preserve"> </w:t>
      </w:r>
      <w:r w:rsidR="00522B3F" w:rsidRPr="00CF7E03">
        <w:rPr>
          <w:rFonts w:ascii="Arial" w:eastAsiaTheme="minorEastAsia" w:hAnsi="Arial" w:cs="Arial"/>
          <w:sz w:val="22"/>
          <w:szCs w:val="22"/>
          <w:lang w:eastAsia="zh-CN"/>
        </w:rPr>
        <w:t>Notably, vinyl acetate production in China primarily relies on the C</w:t>
      </w:r>
      <w:r w:rsidR="00522B3F" w:rsidRPr="00CF7E03">
        <w:rPr>
          <w:rFonts w:ascii="Arial" w:eastAsiaTheme="minorEastAsia" w:hAnsi="Arial" w:cs="Arial"/>
          <w:sz w:val="22"/>
          <w:szCs w:val="22"/>
          <w:vertAlign w:val="subscript"/>
          <w:lang w:eastAsia="zh-CN"/>
        </w:rPr>
        <w:t>2</w:t>
      </w:r>
      <w:r w:rsidR="00522B3F" w:rsidRPr="00CF7E03">
        <w:rPr>
          <w:rFonts w:ascii="Arial" w:eastAsiaTheme="minorEastAsia" w:hAnsi="Arial" w:cs="Arial"/>
          <w:sz w:val="22"/>
          <w:szCs w:val="22"/>
          <w:lang w:eastAsia="zh-CN"/>
        </w:rPr>
        <w:t>H</w:t>
      </w:r>
      <w:r w:rsidR="00522B3F" w:rsidRPr="00CF7E03">
        <w:rPr>
          <w:rFonts w:ascii="Arial" w:eastAsiaTheme="minorEastAsia" w:hAnsi="Arial" w:cs="Arial"/>
          <w:sz w:val="22"/>
          <w:szCs w:val="22"/>
          <w:vertAlign w:val="subscript"/>
          <w:lang w:eastAsia="zh-CN"/>
        </w:rPr>
        <w:t>2</w:t>
      </w:r>
      <w:r w:rsidR="00522B3F" w:rsidRPr="00CF7E03">
        <w:rPr>
          <w:rFonts w:ascii="Arial" w:eastAsiaTheme="minorEastAsia" w:hAnsi="Arial" w:cs="Arial"/>
          <w:sz w:val="22"/>
          <w:szCs w:val="22"/>
          <w:lang w:eastAsia="zh-CN"/>
        </w:rPr>
        <w:t xml:space="preserve"> route to date. </w:t>
      </w:r>
      <w:r w:rsidR="00D00CA1" w:rsidRPr="00CF7E03">
        <w:rPr>
          <w:rFonts w:ascii="Arial" w:eastAsiaTheme="minorEastAsia" w:hAnsi="Arial" w:cs="Arial"/>
          <w:sz w:val="22"/>
          <w:szCs w:val="22"/>
          <w:lang w:eastAsia="zh-CN"/>
        </w:rPr>
        <w:t>A</w:t>
      </w:r>
      <w:r w:rsidR="00F3724B" w:rsidRPr="00CF7E03">
        <w:rPr>
          <w:rFonts w:ascii="Arial" w:eastAsiaTheme="minorEastAsia" w:hAnsi="Arial" w:cs="Arial"/>
          <w:sz w:val="22"/>
          <w:szCs w:val="22"/>
          <w:lang w:eastAsia="zh-CN"/>
        </w:rPr>
        <w:t>cetaldehyde and vinyl acetate</w:t>
      </w:r>
      <w:r w:rsidR="00CE4221"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are </w:t>
      </w:r>
      <w:r w:rsidR="00D3251F" w:rsidRPr="00CF7E03">
        <w:rPr>
          <w:rFonts w:ascii="Arial" w:eastAsiaTheme="minorEastAsia" w:hAnsi="Arial" w:cs="Arial"/>
          <w:sz w:val="22"/>
          <w:szCs w:val="22"/>
          <w:lang w:eastAsia="zh-CN"/>
        </w:rPr>
        <w:t xml:space="preserve">now </w:t>
      </w:r>
      <w:r w:rsidR="004830A3" w:rsidRPr="00CF7E03">
        <w:rPr>
          <w:rFonts w:ascii="Arial" w:eastAsiaTheme="minorEastAsia" w:hAnsi="Arial" w:cs="Arial"/>
          <w:sz w:val="22"/>
          <w:szCs w:val="22"/>
          <w:lang w:eastAsia="zh-CN"/>
        </w:rPr>
        <w:t xml:space="preserve">primarily </w:t>
      </w:r>
      <w:r w:rsidR="00B745BF" w:rsidRPr="00CF7E03">
        <w:rPr>
          <w:rFonts w:ascii="Arial" w:eastAsiaTheme="minorEastAsia" w:hAnsi="Arial" w:cs="Arial"/>
          <w:sz w:val="22"/>
          <w:szCs w:val="22"/>
          <w:lang w:eastAsia="zh-CN"/>
        </w:rPr>
        <w:t xml:space="preserve">produced </w:t>
      </w:r>
      <w:r w:rsidR="00D3251F" w:rsidRPr="00CF7E03">
        <w:rPr>
          <w:rFonts w:ascii="Arial" w:eastAsiaTheme="minorEastAsia" w:hAnsi="Arial" w:cs="Arial"/>
          <w:sz w:val="22"/>
          <w:szCs w:val="22"/>
          <w:lang w:eastAsia="zh-CN"/>
        </w:rPr>
        <w:t>from</w:t>
      </w:r>
      <w:r w:rsidR="00CE4221" w:rsidRPr="00CF7E03">
        <w:rPr>
          <w:rFonts w:ascii="Arial" w:eastAsiaTheme="minorEastAsia" w:hAnsi="Arial" w:cs="Arial"/>
          <w:sz w:val="22"/>
          <w:szCs w:val="22"/>
          <w:lang w:eastAsia="zh-CN"/>
        </w:rPr>
        <w:t xml:space="preserve"> C</w:t>
      </w:r>
      <w:r w:rsidR="00CE4221" w:rsidRPr="00CF7E03">
        <w:rPr>
          <w:rFonts w:ascii="Arial" w:eastAsiaTheme="minorEastAsia" w:hAnsi="Arial" w:cs="Arial"/>
          <w:sz w:val="22"/>
          <w:szCs w:val="22"/>
          <w:vertAlign w:val="subscript"/>
          <w:lang w:eastAsia="zh-CN"/>
        </w:rPr>
        <w:t>2</w:t>
      </w:r>
      <w:r w:rsidR="00CE4221" w:rsidRPr="00CF7E03">
        <w:rPr>
          <w:rFonts w:ascii="Arial" w:eastAsiaTheme="minorEastAsia" w:hAnsi="Arial" w:cs="Arial"/>
          <w:sz w:val="22"/>
          <w:szCs w:val="22"/>
          <w:lang w:eastAsia="zh-CN"/>
        </w:rPr>
        <w:t>H</w:t>
      </w:r>
      <w:r w:rsidR="00CE4221" w:rsidRPr="00CF7E03">
        <w:rPr>
          <w:rFonts w:ascii="Arial" w:eastAsiaTheme="minorEastAsia" w:hAnsi="Arial" w:cs="Arial"/>
          <w:sz w:val="22"/>
          <w:szCs w:val="22"/>
          <w:vertAlign w:val="subscript"/>
          <w:lang w:eastAsia="zh-CN"/>
        </w:rPr>
        <w:t>4</w:t>
      </w:r>
      <w:r w:rsidR="0088637B">
        <w:rPr>
          <w:rFonts w:ascii="Arial" w:eastAsiaTheme="minorEastAsia" w:hAnsi="Arial" w:cs="Arial" w:hint="eastAsia"/>
          <w:sz w:val="22"/>
          <w:szCs w:val="22"/>
          <w:lang w:eastAsia="zh-CN"/>
        </w:rPr>
        <w:t xml:space="preserve"> globally</w:t>
      </w:r>
      <w:r w:rsidR="0088637B" w:rsidRPr="00CF7E03">
        <w:rPr>
          <w:rFonts w:ascii="Arial" w:eastAsiaTheme="minorEastAsia" w:hAnsi="Arial" w:cs="Arial"/>
          <w:sz w:val="22"/>
          <w:szCs w:val="22"/>
          <w:lang w:eastAsia="zh-CN"/>
        </w:rPr>
        <w:t>,</w:t>
      </w:r>
      <w:r w:rsidR="0088637B">
        <w:rPr>
          <w:rFonts w:ascii="Arial" w:eastAsiaTheme="minorEastAsia" w:hAnsi="Arial" w:cs="Arial" w:hint="eastAsia"/>
          <w:sz w:val="22"/>
          <w:szCs w:val="22"/>
          <w:lang w:eastAsia="zh-CN"/>
        </w:rPr>
        <w:t xml:space="preserve"> </w:t>
      </w:r>
      <w:r w:rsidR="00B745BF" w:rsidRPr="00CF7E03">
        <w:rPr>
          <w:rFonts w:ascii="Arial" w:eastAsiaTheme="minorEastAsia" w:hAnsi="Arial" w:cs="Arial"/>
          <w:sz w:val="22"/>
          <w:szCs w:val="22"/>
          <w:lang w:eastAsia="zh-CN"/>
        </w:rPr>
        <w:t>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 1.5 and 6.2</w:t>
      </w:r>
      <w:r w:rsidR="00FC4558" w:rsidRPr="00CF7E03">
        <w:rPr>
          <w:rFonts w:ascii="Arial" w:eastAsiaTheme="minorEastAsia" w:hAnsi="Arial" w:cs="Arial"/>
          <w:sz w:val="22"/>
          <w:szCs w:val="22"/>
          <w:lang w:eastAsia="zh-CN"/>
        </w:rPr>
        <w:t> </w:t>
      </w:r>
      <w:r w:rsidR="00B745BF"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6C4732" w:rsidRPr="00CF7E03">
        <w:rPr>
          <w:rFonts w:ascii="Arial" w:eastAsiaTheme="minorEastAsia" w:hAnsi="Arial" w:cs="Arial"/>
          <w:sz w:val="22"/>
          <w:szCs w:val="22"/>
          <w:lang w:eastAsia="zh-CN"/>
        </w:rPr>
        <w:t>.</w:t>
      </w:r>
      <w:r w:rsidR="00CE422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{"citationID":"Dc9YuMaX","properties":{"formattedCitation":"\\super 36,37\\nosupersub{}","plainCitation":"36,37","noteIndex":0},"citationItems":[{"id":177,"uris":["http://zotero.org/users/local/cJGf2fHk/items/JCN4LP4W"],"itemData":{"id":177,"type":"article-journal","abstract":"Application of the lignin-based monomer in polymers synthesis will reducing the use of petrochemical-based monomers, enhance the polymer/copolymers properties, and disposing lignin in a profitable way. Accordingly, in this work, the lignin-vinyl acetate monomer (LVAc) and its copolymers were synthesized successfully. To obtain the LVAc, firstly, lignin was activated with the amine using diethylenetriamine (DETA) and then followed by the grafting with chlorovinyl acetate (CVAc) in alkali medium. The optimal conditions of the preparation the LVAc were determined with the 40 °C, for 6 h, and at pH 9. The copolymers were synthesized through a suspension-copolymerization of the LVAc with vinyl acetate (VAc) monomers, which was carried out at 60 °C for 3 h in the presence of Benzoyl peroxide (initiator). The characterization of the LVAc and its copolymers were done by different methods such as elemental analysis, Proton Nuclear Magnetic Resonance (1HNMR), X-ray photoelectron spectroscopy (XPS), Gel permeation chromatography (GPC), Thermogravimetric analysis (TGA), Differential scanning calorimetric (DSC), and Fourier transform infrared spectroscopy (FTIR). GPC analysis showed that the molecular weight (Mw) for the copolymers was higher with more 10,000 g/mol compared to the PVAc. Worth mention the increasing of Mw was proportional to lignin content. The TGA and DSC results revealed an improvement in the thermal stability of the copolymers. The study showed promising results for synthesis vinyl acetate/lignin copolymers with a high molecular weights and enhanced thermal properties, which implies that these copolymers (bio-based) could be used in a wide area of applications includes precursor for polyvinyl alcohol (PVA), painting paste, coating films, and adhesion glue of wood, paper, and boards.","container-title":"European Polymer Journal","DOI":"10.1016/j.eurpolymj.2019.109411","ISSN":"0014-3057","journalAbbreviation":"European Polymer Journal","page":"109411","source":"ScienceDirect","title":"The copolymer of polyvinyl acetate containing lignin-vinyl acetate monomer: Synthesis and characterization","title-short":"The copolymer of polyvinyl acetate containing lignin-vinyl acetate monomer","volume":"123","author":[{"family":"Zhang","given":"Nana"},{"family":"Wang","given":"Shoujuan"},{"family":"Gibril","given":"Magdi E."},{"family":"Kong","given":"Fangong"}],"issued":{"date-parts":[["2020",1,15]]}}},{"id":179,"uris":["http://zotero.org/users/local/cJGf2fHk/items/F3HTVV9R"],"itemData":{"id":179,"type":"chapter","abstract":"Polymer foam is a kind of porous polymer material with a significant number of small foam pores inside its matrix. Ethylene-vinyl acetate (EVA) polymeric foam products have emerged as the most popular type of foam to be used in a variety of industries, including packaging, pharmaceuticals, mouth guards, sports, running shoes, health sector, automotive, cushioning materials, and many others because of its versatility. EVA foam is the locked/closed cell copolymer of ethylene and vinyl acetate. The physical properties of EVA foams might vary because of changes in cell structure, concentration/type of crosslinking agent and blowing agents, process parameters, and other factors. Currently, the preparation of EVA foams blended with other polymeric materials has become a hotspot in polymer research to improve their functionality as well as to make them more effective substitutes for rubber. This chapter presents a broad overview of the different factors involved and their effects on the typical properties of EVA foams—like physical, mechanical, and morphological properties—and also discusses several approaches explored for enhancing the inherent properties of EVA foams with their applications.","collection-number":"1439","collection-title":"ACS Symposium Series","container-title":"Polymeric Foams: Fundamentals and Types of Foams (Volume 1)","note":"section: 10\nDOI: 10.1021/bk-2023-1439.ch010","page":"205-221","publisher":"American Chemical Society","source":"ACS Publications","title":"Ethylene-Vinyl Acetate Foam","URL":"https://doi.org/10.1021/bk-2023-1439.ch010","volume":"1439","author":[{"family":"KK","given":"Swathy"},{"family":"Verma","given":"Ruchi"},{"family":"Kumar","given":"Lalit"}],"accessed":{"date-parts":[["2024",6,18]]},"issued":{"date-parts":[["2023",6,8]]}}}],"schema":"https://github.com/citation-style-language/schema/raw/master/csl-citation.json"} </w:instrText>
      </w:r>
      <w:r w:rsidR="00CE422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36,37</w:t>
      </w:r>
      <w:r w:rsidR="00CE4221" w:rsidRPr="00CF7E03">
        <w:rPr>
          <w:rFonts w:ascii="Arial" w:eastAsiaTheme="minorEastAsia" w:hAnsi="Arial" w:cs="Arial"/>
          <w:sz w:val="22"/>
          <w:szCs w:val="22"/>
          <w:lang w:eastAsia="zh-CN"/>
        </w:rPr>
        <w:fldChar w:fldCharType="end"/>
      </w:r>
      <w:r w:rsidR="004830A3"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Acrylic acid and acrylonitrile are produced </w:t>
      </w:r>
      <w:r w:rsidR="00B5638C" w:rsidRPr="00CF7E03">
        <w:rPr>
          <w:rFonts w:ascii="Arial" w:eastAsiaTheme="minorEastAsia" w:hAnsi="Arial" w:cs="Arial"/>
          <w:sz w:val="22"/>
          <w:szCs w:val="22"/>
          <w:lang w:eastAsia="zh-CN"/>
        </w:rPr>
        <w:t xml:space="preserve">from </w:t>
      </w:r>
      <w:r w:rsidR="00B745BF" w:rsidRPr="00CF7E03">
        <w:rPr>
          <w:rFonts w:ascii="Arial" w:eastAsiaTheme="minorEastAsia" w:hAnsi="Arial" w:cs="Arial"/>
          <w:sz w:val="22"/>
          <w:szCs w:val="22"/>
          <w:lang w:eastAsia="zh-CN"/>
        </w:rPr>
        <w:t>C</w:t>
      </w:r>
      <w:r w:rsidR="00B745BF" w:rsidRPr="00CF7E03">
        <w:rPr>
          <w:rFonts w:ascii="Arial" w:eastAsiaTheme="minorEastAsia" w:hAnsi="Arial" w:cs="Arial"/>
          <w:sz w:val="22"/>
          <w:szCs w:val="22"/>
          <w:vertAlign w:val="subscript"/>
          <w:lang w:eastAsia="zh-CN"/>
        </w:rPr>
        <w:t>3</w:t>
      </w:r>
      <w:r w:rsidR="00B745BF" w:rsidRPr="00CF7E03">
        <w:rPr>
          <w:rFonts w:ascii="Arial" w:eastAsiaTheme="minorEastAsia" w:hAnsi="Arial" w:cs="Arial"/>
          <w:sz w:val="22"/>
          <w:szCs w:val="22"/>
          <w:lang w:eastAsia="zh-CN"/>
        </w:rPr>
        <w:t>H</w:t>
      </w:r>
      <w:r w:rsidR="00B745BF" w:rsidRPr="00CF7E03">
        <w:rPr>
          <w:rFonts w:ascii="Arial" w:eastAsiaTheme="minorEastAsia" w:hAnsi="Arial" w:cs="Arial"/>
          <w:sz w:val="22"/>
          <w:szCs w:val="22"/>
          <w:vertAlign w:val="subscript"/>
          <w:lang w:eastAsia="zh-CN"/>
        </w:rPr>
        <w:t>6</w:t>
      </w:r>
      <w:r w:rsidR="00B745BF" w:rsidRPr="00CF7E03">
        <w:rPr>
          <w:rFonts w:ascii="Arial" w:eastAsiaTheme="minorEastAsia" w:hAnsi="Arial" w:cs="Arial"/>
          <w:sz w:val="22"/>
          <w:szCs w:val="22"/>
          <w:lang w:eastAsia="zh-CN"/>
        </w:rPr>
        <w:t>, 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w:t>
      </w:r>
      <w:r w:rsidR="00D00CA1" w:rsidRPr="00CF7E03">
        <w:rPr>
          <w:rFonts w:ascii="Arial" w:eastAsiaTheme="minorEastAsia" w:hAnsi="Arial" w:cs="Arial"/>
          <w:sz w:val="22"/>
          <w:szCs w:val="22"/>
          <w:lang w:eastAsia="zh-CN"/>
        </w:rPr>
        <w:t xml:space="preserve"> 8.8 and 7</w:t>
      </w:r>
      <w:r w:rsidR="00FC4558" w:rsidRPr="00CF7E03">
        <w:rPr>
          <w:rFonts w:ascii="Arial" w:eastAsiaTheme="minorEastAsia" w:hAnsi="Arial" w:cs="Arial"/>
          <w:sz w:val="22"/>
          <w:szCs w:val="22"/>
          <w:lang w:eastAsia="zh-CN"/>
        </w:rPr>
        <w:t>.0</w:t>
      </w:r>
      <w:r w:rsidR="00FC4558" w:rsidRPr="00CF7E03">
        <w:t> </w:t>
      </w:r>
      <w:r w:rsidR="00D00CA1"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B745BF" w:rsidRPr="00CF7E03">
        <w:rPr>
          <w:rFonts w:ascii="Arial" w:eastAsiaTheme="minorEastAsia" w:hAnsi="Arial" w:cs="Arial"/>
          <w:sz w:val="22"/>
          <w:szCs w:val="22"/>
          <w:lang w:eastAsia="zh-CN"/>
        </w:rPr>
        <w:t>.</w:t>
      </w:r>
      <w:r w:rsidR="00B745BF"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{"citationID":"YjzSLiiW","properties":{"formattedCitation":"\\super 38\\uc0\\u8211{}40\\nosupersub{}","plainCitation":"38–40","noteIndex":0},"citationItems":[{"id":181,"uris":["http://zotero.org/users/local/cJGf2fHk/items/GMQFVEXC"],"itemData":{"id":181,"type":"article-journal","abstract":"The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id":183,"uris":["http://zotero.org/users/local/cJGf2fHk/items/IIPIK7J9"],"itemData":{"id":183,"type":"article-journal","abstract":"Acrylonitrile (ACN) is one of the most important industrial intermediates for the production of a variety of commodities that are intertwined with our daily life. Currently, ACN is mainly produced using the commercial propylene-based process (i.e., the SOHIO process). Driven by the climbing cost of propylene, alternative feedstock such as propane and biomass-derived compounds have been studied. In this review, we summarize the advances in the catalytic production of ACN with the above-mentioned feedstocks. In particular, we briefly summarize the well-established catalysts (i.e., BiMo-based and Sb-based ones) for propylene ammoxidation. Then, we focus on the development of catalysts for the ammoxidation of propane (e.g., Mo-V-Nb-Te-based, Sb-V-based, and other novel catalytic systems) as well as in the conversion of biomass-derived compounds. Finally, perspectives on catalyst design and engineering control for the next generation of ACN production processes will be presented.","container-title":"Chem Catalysis","DOI":"10.1016/j.checat.2023.100825","ISSN":"2667-1093","issue":"1","journalAbbreviation":"Chem Catalysis","page":"100825","source":"ScienceDirect","title":"Advances in the catalytic production of acrylonitrile","volume":"4","author":[{"family":"Zhang","given":"Jianghao"},{"family":"Hu","given":"Wenda"},{"family":"Li","given":"Yixiao"},{"family":"Savoy","given":"Anthony"},{"family":"Sun","given":"Junming"},{"family":"Chi","given":"Thomas Y."},{"family":"Wang","given":"Yong"}],"issued":{"date-parts":[["2024",1,18]]}}},{"id":185,"uris":["http://zotero.org/users/local/cJGf2fHk/items/65WMKKLJ"],"itemData":{"id":185,"type":"article-journal","abstract":"Waste minimization in reactor design is an effective approach for pollution control, when compared to the traditional practice of the end-of-pipe treatment. Reactor degree of backmixing and operating conditions are important factors that determine the performance of chemical process, including environmental impact. For the purpose of waste minimization, two modeling methods were used for simulating the performance of the acrylonitrile production reactor, based on the ammoxidation of propylene. The effect of residence time, temperature, degree of backmixing on the steady-state propylene conversion, and production of waste were determined. The tanks-in-series model and the axial dispersion model were used to account for the degree of backmixing. The two main by-products in the acrylonitrile process are acetonitrile and hydrogen cyanide, which are both highly toxic waste. Extensive reactor backmixing reduces propylene conversion, especially at high temperature and residence time. Minimum acetonitrile production is favored by low residence time, high to moderate temperature, and no backmixing. Minimum hydrogen cyanide production is favored by low residence time, low temperature, and no backmixing. At 450 °C, the percentage of increase in the selectivity of acrylonitrile, with respect to hydrogen cyanide at plug-flow reactor conditions, as compared to a continuous stirred tank reactor, is 87.1, 74.3, 50.9, 30.4, and 12.4% at a residence time of 1, 2, 4, 6, and 8 s, respectively. The reactor degree of backmixing and operating conditions are important factors that affect the environmental friendliness of the acrylonitrile production process.","container-title":"Sustainability","DOI":"10.3390/su13147923","ISSN":"2071-1050","issue":"14","language":"en","license":"http://creativecommons.org/licenses/by/3.0/","note":"number: 14\npublisher: Multidisciplinary Digital Publishing Institute","page":"7923","source":"www.mdpi.com","title":"Acrylonitrile Process Enhancement through Waste Minimization: Effect of Reaction Conditions and Degree of Backmixing","title-short":"Acrylonitrile Process Enhancement through Waste Minimization","volume":"13","author":[{"family":"Reesh","given":"Abu"},{"family":"M","given":"Ibrahim"}],"issued":{"date-parts":[["2021",1]]}}}],"schema":"https://github.com/citation-style-language/schema/raw/master/csl-citation.json"} </w:instrText>
      </w:r>
      <w:r w:rsidR="00B745BF"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38–40</w:t>
      </w:r>
      <w:r w:rsidR="00B745BF" w:rsidRPr="00CF7E03">
        <w:rPr>
          <w:rFonts w:ascii="Arial" w:eastAsiaTheme="minorEastAsia" w:hAnsi="Arial" w:cs="Arial"/>
          <w:sz w:val="22"/>
          <w:szCs w:val="22"/>
          <w:lang w:eastAsia="zh-CN"/>
        </w:rPr>
        <w:fldChar w:fldCharType="end"/>
      </w:r>
      <w:r w:rsidR="00B745BF"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A</w:t>
      </w:r>
      <w:r w:rsidR="00D00CA1" w:rsidRPr="00CF7E03">
        <w:rPr>
          <w:rFonts w:ascii="Arial" w:eastAsiaTheme="minorEastAsia" w:hAnsi="Arial" w:cs="Arial"/>
          <w:sz w:val="22"/>
          <w:szCs w:val="22"/>
          <w:lang w:eastAsia="zh-CN"/>
        </w:rPr>
        <w:t xml:space="preserve">crylic acid </w:t>
      </w:r>
      <w:r w:rsidR="00B5638C" w:rsidRPr="00CF7E03">
        <w:rPr>
          <w:rFonts w:ascii="Arial" w:eastAsiaTheme="minorEastAsia" w:hAnsi="Arial" w:cs="Arial"/>
          <w:sz w:val="22"/>
          <w:szCs w:val="22"/>
          <w:lang w:eastAsia="zh-CN"/>
        </w:rPr>
        <w:t>has</w:t>
      </w:r>
      <w:r w:rsidR="00D00CA1"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 xml:space="preserve">the </w:t>
      </w:r>
      <w:r w:rsidR="00D00CA1" w:rsidRPr="00CF7E03">
        <w:rPr>
          <w:rFonts w:ascii="Arial" w:eastAsiaTheme="minorEastAsia" w:hAnsi="Arial" w:cs="Arial"/>
          <w:sz w:val="22"/>
          <w:szCs w:val="22"/>
          <w:lang w:eastAsia="zh-CN"/>
        </w:rPr>
        <w:t xml:space="preserve">highest </w:t>
      </w:r>
      <w:r w:rsidR="00262739" w:rsidRPr="00CF7E03">
        <w:rPr>
          <w:rFonts w:ascii="Arial" w:eastAsiaTheme="minorEastAsia" w:hAnsi="Arial" w:cs="Arial"/>
          <w:sz w:val="22"/>
          <w:szCs w:val="22"/>
          <w:lang w:eastAsia="zh-CN"/>
        </w:rPr>
        <w:t xml:space="preserve">annual </w:t>
      </w:r>
      <w:r w:rsidR="00D00CA1" w:rsidRPr="00CF7E03">
        <w:rPr>
          <w:rFonts w:ascii="Arial" w:eastAsiaTheme="minorEastAsia" w:hAnsi="Arial" w:cs="Arial"/>
          <w:sz w:val="22"/>
          <w:szCs w:val="22"/>
          <w:lang w:eastAsia="zh-CN"/>
        </w:rPr>
        <w:t xml:space="preserve">global market size </w:t>
      </w:r>
      <w:r w:rsidR="00673401" w:rsidRPr="00CF7E03">
        <w:rPr>
          <w:rFonts w:ascii="Arial" w:eastAsiaTheme="minorEastAsia" w:hAnsi="Arial" w:cs="Arial"/>
          <w:sz w:val="22"/>
          <w:szCs w:val="22"/>
          <w:lang w:eastAsia="zh-CN"/>
        </w:rPr>
        <w:t>at</w:t>
      </w:r>
      <w:r w:rsidR="00D00CA1" w:rsidRPr="00CF7E03">
        <w:rPr>
          <w:rFonts w:ascii="Arial" w:eastAsiaTheme="minorEastAsia" w:hAnsi="Arial" w:cs="Arial"/>
          <w:sz w:val="22"/>
          <w:szCs w:val="22"/>
          <w:lang w:eastAsia="zh-CN"/>
        </w:rPr>
        <w:t xml:space="preserve"> approximately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22.6</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{"citationID":"O2bH0STX","properties":{"formattedCitation":"\\super 38\\nosupersub{}","plainCitation":"38","noteIndex":0},"citationItems":[{"id":181,"uris":["http://zotero.org/users/local/cJGf2fHk/items/GMQFVEXC"],"itemData":{"id":181,"type":"article-journal","abstract":"The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Valentine"},{"family":"Nie","given":"Lei"},{"family":"Alimoradi","given":"Houman"},{"family":"Shavandi","given":"Amin"}],"issued":{"date-parts":[["2022",1]]}}}],"schema":"https://github.com/citation-style-language/schema/raw/master/csl-citation.json"} </w:instrText>
      </w:r>
      <w:r w:rsidR="00C878B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38</w:t>
      </w:r>
      <w:r w:rsidR="00C878B1" w:rsidRPr="00CF7E03">
        <w:rPr>
          <w:rFonts w:ascii="Arial" w:eastAsiaTheme="minorEastAsia" w:hAnsi="Arial" w:cs="Arial"/>
          <w:sz w:val="22"/>
          <w:szCs w:val="22"/>
          <w:lang w:eastAsia="zh-CN"/>
        </w:rPr>
        <w:fldChar w:fldCharType="end"/>
      </w:r>
      <w:r w:rsidR="00D00CA1" w:rsidRPr="00CF7E03">
        <w:rPr>
          <w:rFonts w:ascii="Arial" w:eastAsiaTheme="minorEastAsia" w:hAnsi="Arial" w:cs="Arial"/>
          <w:sz w:val="22"/>
          <w:szCs w:val="22"/>
          <w:lang w:eastAsia="zh-CN"/>
        </w:rPr>
        <w:t xml:space="preserve"> </w:t>
      </w:r>
      <w:r w:rsidR="0023217F" w:rsidRPr="00CF7E03">
        <w:rPr>
          <w:rFonts w:ascii="Arial" w:eastAsiaTheme="minorEastAsia" w:hAnsi="Arial" w:cs="Arial"/>
          <w:sz w:val="22"/>
          <w:szCs w:val="22"/>
          <w:lang w:eastAsia="zh-CN"/>
        </w:rPr>
        <w:t xml:space="preserve">while </w:t>
      </w:r>
      <w:r w:rsidR="00D00CA1" w:rsidRPr="00CF7E03">
        <w:rPr>
          <w:rFonts w:ascii="Arial" w:eastAsiaTheme="minorEastAsia" w:hAnsi="Arial" w:cs="Arial"/>
          <w:sz w:val="22"/>
          <w:szCs w:val="22"/>
          <w:lang w:eastAsia="zh-CN"/>
        </w:rPr>
        <w:t xml:space="preserve">acetaldehyde </w:t>
      </w:r>
      <w:r w:rsidR="0023217F" w:rsidRPr="00CF7E03">
        <w:rPr>
          <w:rFonts w:ascii="Arial" w:eastAsiaTheme="minorEastAsia" w:hAnsi="Arial" w:cs="Arial"/>
          <w:sz w:val="22"/>
          <w:szCs w:val="22"/>
          <w:lang w:eastAsia="zh-CN"/>
        </w:rPr>
        <w:t xml:space="preserve">has the lowest at around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1.</w:t>
      </w:r>
      <w:r w:rsidR="0088637B">
        <w:rPr>
          <w:rFonts w:ascii="Arial" w:eastAsiaTheme="minorEastAsia" w:hAnsi="Arial" w:cs="Arial" w:hint="eastAsia"/>
          <w:sz w:val="22"/>
          <w:szCs w:val="22"/>
          <w:lang w:eastAsia="zh-CN"/>
        </w:rPr>
        <w:t>9</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 xml:space="preserve">billion. </w:t>
      </w:r>
      <w:r w:rsidR="00D93D77" w:rsidRPr="00CF7E03">
        <w:rPr>
          <w:rFonts w:ascii="Arial" w:eastAsiaTheme="minorEastAsia" w:hAnsi="Arial" w:cs="Arial"/>
          <w:sz w:val="22"/>
          <w:szCs w:val="22"/>
          <w:lang w:eastAsia="zh-CN"/>
        </w:rPr>
        <w:t>A</w:t>
      </w:r>
      <w:r w:rsidR="00395E30" w:rsidRPr="00CF7E03">
        <w:rPr>
          <w:rFonts w:ascii="Arial" w:eastAsiaTheme="minorEastAsia" w:hAnsi="Arial" w:cs="Arial"/>
          <w:sz w:val="22"/>
          <w:szCs w:val="22"/>
          <w:lang w:eastAsia="zh-CN"/>
        </w:rPr>
        <w:t>cetic acid</w:t>
      </w:r>
      <w:r w:rsidR="00D93D77" w:rsidRPr="00CF7E03">
        <w:rPr>
          <w:rFonts w:ascii="Arial" w:eastAsiaTheme="minorEastAsia" w:hAnsi="Arial" w:cs="Arial"/>
          <w:sz w:val="22"/>
          <w:szCs w:val="22"/>
          <w:lang w:eastAsia="zh-CN"/>
        </w:rPr>
        <w:t xml:space="preserve">, previously </w:t>
      </w:r>
      <w:r w:rsidR="006A1770" w:rsidRPr="00CF7E03">
        <w:rPr>
          <w:rFonts w:ascii="Arial" w:eastAsiaTheme="minorEastAsia" w:hAnsi="Arial" w:cs="Arial"/>
          <w:sz w:val="22"/>
          <w:szCs w:val="22"/>
          <w:lang w:eastAsia="zh-CN"/>
        </w:rPr>
        <w:t xml:space="preserve">produced </w:t>
      </w:r>
      <w:r w:rsidR="00D93D77" w:rsidRPr="00465D71">
        <w:rPr>
          <w:rFonts w:ascii="Arial" w:eastAsiaTheme="minorEastAsia" w:hAnsi="Arial" w:cs="Arial"/>
          <w:i/>
          <w:sz w:val="22"/>
          <w:szCs w:val="22"/>
          <w:lang w:eastAsia="zh-CN"/>
          <w:rPrChange w:id="22" w:author="Nabera  Abhinandan" w:date="2024-07-28T17:17:00Z">
            <w:rPr>
              <w:rFonts w:ascii="Arial" w:eastAsiaTheme="minorEastAsia" w:hAnsi="Arial" w:cs="Arial"/>
              <w:sz w:val="22"/>
              <w:szCs w:val="22"/>
              <w:lang w:eastAsia="zh-CN"/>
            </w:rPr>
          </w:rPrChange>
        </w:rPr>
        <w:t>via</w:t>
      </w:r>
      <w:r w:rsidR="006A1770" w:rsidRPr="00CF7E03">
        <w:rPr>
          <w:rFonts w:ascii="Arial" w:eastAsiaTheme="minorEastAsia" w:hAnsi="Arial" w:cs="Arial"/>
          <w:sz w:val="22"/>
          <w:szCs w:val="22"/>
          <w:lang w:eastAsia="zh-CN"/>
        </w:rPr>
        <w:t xml:space="preserve"> acetaldehyde oxidation, is </w:t>
      </w:r>
      <w:r w:rsidR="00262739" w:rsidRPr="00CF7E03">
        <w:rPr>
          <w:rFonts w:ascii="Arial" w:eastAsiaTheme="minorEastAsia" w:hAnsi="Arial" w:cs="Arial"/>
          <w:sz w:val="22"/>
          <w:szCs w:val="22"/>
          <w:lang w:eastAsia="zh-CN"/>
        </w:rPr>
        <w:t>now mainly</w:t>
      </w:r>
      <w:r w:rsidR="006A1770" w:rsidRPr="00CF7E03">
        <w:rPr>
          <w:rFonts w:ascii="Arial" w:eastAsiaTheme="minorEastAsia" w:hAnsi="Arial" w:cs="Arial"/>
          <w:sz w:val="22"/>
          <w:szCs w:val="22"/>
          <w:lang w:eastAsia="zh-CN"/>
        </w:rPr>
        <w:t xml:space="preserve"> produced </w:t>
      </w:r>
      <w:r w:rsidR="007D1791" w:rsidRPr="00CF7E03">
        <w:rPr>
          <w:rFonts w:ascii="Arial" w:eastAsiaTheme="minorEastAsia" w:hAnsi="Arial" w:cs="Arial"/>
          <w:sz w:val="22"/>
          <w:szCs w:val="22"/>
          <w:lang w:eastAsia="zh-CN"/>
        </w:rPr>
        <w:t xml:space="preserve">by </w:t>
      </w:r>
      <w:r w:rsidR="00C878B1" w:rsidRPr="00CF7E03">
        <w:rPr>
          <w:rFonts w:ascii="Arial" w:eastAsiaTheme="minorEastAsia" w:hAnsi="Arial" w:cs="Arial"/>
          <w:sz w:val="22"/>
          <w:szCs w:val="22"/>
          <w:lang w:eastAsia="zh-CN"/>
        </w:rPr>
        <w:lastRenderedPageBreak/>
        <w:t>methanol carbonylation</w:t>
      </w:r>
      <w:r w:rsidR="00262739" w:rsidRPr="00CF7E03">
        <w:rPr>
          <w:rFonts w:ascii="Arial" w:eastAsiaTheme="minorEastAsia" w:hAnsi="Arial" w:cs="Arial"/>
          <w:sz w:val="22"/>
          <w:szCs w:val="22"/>
          <w:lang w:eastAsia="zh-CN"/>
        </w:rPr>
        <w:t>, with a high production of 18</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Mt</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y</w:t>
      </w:r>
      <w:r w:rsidR="00E31296" w:rsidRPr="00CF7E03">
        <w:rPr>
          <w:rFonts w:ascii="Arial" w:eastAsiaTheme="minorEastAsia" w:hAnsi="Arial" w:cs="Arial"/>
          <w:sz w:val="22"/>
          <w:szCs w:val="22"/>
          <w:vertAlign w:val="superscript"/>
          <w:lang w:eastAsia="zh-CN"/>
        </w:rPr>
        <w:t>–</w:t>
      </w:r>
      <w:r w:rsidR="00262739" w:rsidRPr="00CF7E03">
        <w:rPr>
          <w:rFonts w:ascii="Arial" w:eastAsiaTheme="minorEastAsia" w:hAnsi="Arial" w:cs="Arial"/>
          <w:sz w:val="22"/>
          <w:szCs w:val="22"/>
          <w:vertAlign w:val="superscript"/>
          <w:lang w:eastAsia="zh-CN"/>
        </w:rPr>
        <w:t>1</w:t>
      </w:r>
      <w:r w:rsidR="00262739" w:rsidRPr="00CF7E03">
        <w:rPr>
          <w:rFonts w:ascii="Arial" w:eastAsiaTheme="minorEastAsia" w:hAnsi="Arial" w:cs="Arial"/>
          <w:sz w:val="22"/>
          <w:szCs w:val="22"/>
          <w:lang w:eastAsia="zh-CN"/>
        </w:rPr>
        <w:t xml:space="preserve"> and a global annual market size of</w:t>
      </w:r>
      <w:r w:rsidR="002C3EA5" w:rsidRPr="00CF7E03">
        <w:rPr>
          <w:rFonts w:ascii="Arial" w:eastAsiaTheme="minorEastAsia" w:hAnsi="Arial" w:cs="Arial"/>
          <w:sz w:val="22"/>
          <w:szCs w:val="22"/>
          <w:lang w:eastAsia="zh-CN"/>
        </w:rPr>
        <w:t xml:space="preserve"> about</w:t>
      </w:r>
      <w:r w:rsidR="00262739" w:rsidRPr="00CF7E03">
        <w:rPr>
          <w:rFonts w:ascii="Arial" w:eastAsiaTheme="minorEastAsia" w:hAnsi="Arial" w:cs="Arial"/>
          <w:sz w:val="22"/>
          <w:szCs w:val="22"/>
          <w:lang w:eastAsia="zh-CN"/>
        </w:rPr>
        <w:t xml:space="preserve"> </w:t>
      </w:r>
      <w:r w:rsidR="0079530F" w:rsidRPr="00CF7E03">
        <w:rPr>
          <w:rFonts w:ascii="Arial" w:eastAsiaTheme="minorEastAsia" w:hAnsi="Arial" w:cs="Arial"/>
          <w:sz w:val="22"/>
          <w:szCs w:val="22"/>
          <w:lang w:eastAsia="zh-CN"/>
        </w:rPr>
        <w:t>USD </w:t>
      </w:r>
      <w:r w:rsidR="00262739" w:rsidRPr="00CF7E03">
        <w:rPr>
          <w:rFonts w:ascii="Arial" w:eastAsiaTheme="minorEastAsia" w:hAnsi="Arial" w:cs="Arial"/>
          <w:sz w:val="22"/>
          <w:szCs w:val="22"/>
          <w:lang w:eastAsia="zh-CN"/>
        </w:rPr>
        <w:t>15</w:t>
      </w:r>
      <w:r w:rsidR="0079530F"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t>.</w:t>
      </w:r>
      <w:r w:rsidR="007D179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{"citationID":"VC7tD4mD","properties":{"formattedCitation":"\\super 41,42\\nosupersub{}","plainCitation":"41,42","noteIndex":0},"citationItems":[{"id":175,"uris":["http://zotero.org/users/local/cJGf2fHk/items/H8SDND45"],"itemData":{"id":175,"type":"article-journal","abstract":"The 1980–2015 literature has been critically reviewed to examine how acetic acid manufacturing practice has progressed over these 35 years and whether this important organic acid manufacturing sector is on the right track to ensure sustainable business. Amidst growing environmental awareness and emerging regulations all over the world, a paradigm shift in production strategy in favor of green processes appears imminent. Literature reveals that despite huge worldwide demand, conventional manufacturing practices still largely revolve around multi-step and multi-phase unit operations that fail to ensure clean production environment. Production process is still dominated by a chemical synthesis route where multiple traditional unit operations like distillation, evaporation, absorption, filtration, crystallization, acid and alkali treatments are required involving huge energy, material, manpower, and capital consumption. On the other hand, prospects for process intensification through adoption of membrane technology in downstream separation and purification appear to have brightened. Emergence of tailor-made and highly selective membranes in fouling free modules has opened up new avenues towards green production that has the potential of ensuring sustainable business. This article directs further research towards process intensification.","container-title":"Separation &amp; Purification Reviews","DOI":"10.1080/15422119.2016.1185017","ISSN":"1542-2119","issue":"1","note":"publisher: Taylor &amp; Francis\n_eprint: https://doi.org/10.1080/15422119.2016.1185017","page":"44–61","source":"Taylor and Francis+NEJM","title":"Acetic Acid Production and Purification: Critical Review Towards Process Intensification","title-short":"Acetic Acid Production and Purification","volume":"46","author":[{"family":"Pal","given":"Parimal"},{"family":"Nayak","given":"Jayato"}],"issued":{"date-parts":[["2017",1,2]]}}},{"id":172,"uris":["http://zotero.org/users/local/cJGf2fHk/items/LFLNKWTC"],"itemData":{"id":172,"type":"article-journal","abstract":"Bio-oil from lignocellulosic biomass pyrolysis is a promising feedstock as a precursor for the production of transportation fuels and value-added chemicals. The presence of significant concentrations of oxygen, water, and acids makes it difficult to use bio-oil directly as a transportation fuel without costly upgrading. The acidity of pyrolysis liquids is mainly derived from volatile acids, such as acetic acid, causing chemical instability and corrosion. The extraction of acids from bio-oil can therefore offer strategies for improved applications and economic value. Moreover, acetic acid is a valuable reagent and the building block for several commercially important chemicals. This review presents the results of important research related to the production of bio-oil-derived acetic acid. The discussion is intended to summarize the effect of biomass type and pretreatment method, pyrolysis processing conditions, and separation techniques on acetic acid production via pyrolysis. On this basis, acetic acid characterization techniques are also presented along with an overview of acetic acid applications and economic considerations. © 2021 Society of Chemical Industry and John Wiley &amp; Sons, Ltd","container-title":"Biofuels, Bioproducts and Biorefining","DOI":"10.1002/bbb.2273","ISSN":"1932-1031","issue":"6","language":"en","license":"© 2021 Society of Chemical Industry and John Wiley &amp; Sons, Ltd","note":"_eprint: https://onlinelibrary.wiley.com/doi/pdf/10.1002/bbb.2273","page":"1912-1937","source":"Wiley Online Library","title":"Production and separation of acetic acid from pyrolysis oil of lignocellulosic biomass: a review","title-short":"Production and separation of acetic acid from pyrolysis oil of lignocellulosic biomass","volume":"15","author":[{"family":"Sarchami","given":"Tahereh"},{"family":"Batta","given":"Neha"},{"family":"Berruti","given":"Franco"}],"issued":{"date-parts":[["2021"]]}}}],"schema":"https://github.com/citation-style-language/schema/raw/master/csl-citation.json"} </w:instrText>
      </w:r>
      <w:r w:rsidR="007D179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41,42</w:t>
      </w:r>
      <w:r w:rsidR="007D1791" w:rsidRPr="00CF7E03">
        <w:rPr>
          <w:rFonts w:ascii="Arial" w:eastAsiaTheme="minorEastAsia" w:hAnsi="Arial" w:cs="Arial"/>
          <w:sz w:val="22"/>
          <w:szCs w:val="22"/>
          <w:lang w:eastAsia="zh-CN"/>
        </w:rPr>
        <w:fldChar w:fldCharType="end"/>
      </w:r>
    </w:p>
    <w:p w14:paraId="7C90E670" w14:textId="7851A6BC" w:rsidR="00726117" w:rsidRPr="00CF7E03" w:rsidRDefault="00644FF3"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Currently, major applications of</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in chemical synthesis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w:t>
      </w:r>
      <w:r w:rsidR="00521815" w:rsidRPr="00CF7E03">
        <w:rPr>
          <w:rFonts w:ascii="Arial" w:eastAsiaTheme="minorEastAsia" w:hAnsi="Arial" w:cs="Arial"/>
          <w:sz w:val="22"/>
          <w:szCs w:val="22"/>
          <w:lang w:eastAsia="zh-CN"/>
        </w:rPr>
        <w:t xml:space="preserve">vinyl acetate, </w:t>
      </w:r>
      <w:r w:rsidRPr="00CF7E03">
        <w:rPr>
          <w:rFonts w:ascii="Arial" w:eastAsiaTheme="minorEastAsia" w:hAnsi="Arial" w:cs="Arial"/>
          <w:sz w:val="22"/>
          <w:szCs w:val="22"/>
          <w:lang w:eastAsia="zh-CN"/>
        </w:rPr>
        <w:t xml:space="preserve">and acetylene black.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911CF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{"citationID":"vpjsiHZy","properties":{"formattedCitation":"\\super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911CF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43</w:t>
      </w:r>
      <w:r w:rsidR="00911CFB" w:rsidRPr="00CF7E03">
        <w:rPr>
          <w:rFonts w:ascii="Arial" w:eastAsiaTheme="minorEastAsia" w:hAnsi="Arial" w:cs="Arial"/>
          <w:sz w:val="22"/>
          <w:szCs w:val="22"/>
          <w:lang w:eastAsia="zh-CN"/>
        </w:rPr>
        <w:fldChar w:fldCharType="end"/>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r w:rsidR="009B0B0E" w:rsidRPr="00CF7E03">
        <w:rPr>
          <w:rFonts w:ascii="Arial" w:eastAsiaTheme="minorEastAsia" w:hAnsi="Arial" w:cs="Arial"/>
          <w:sz w:val="22"/>
          <w:szCs w:val="22"/>
          <w:lang w:eastAsia="zh-CN"/>
        </w:rPr>
        <w:t>polyvinyl chloride (PVC)</w:t>
      </w:r>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9B0B0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{"citationID":"gceijCdT","properties":{"formattedCitation":"\\super 44\\nosupersub{}","plainCitation":"44","noteIndex":0},"citationItems":[{"id":193,"uris":["http://zotero.org/users/local/cJGf2fHk/items/99WDABYG"],"itemData":{"id":193,"type":"article-journal","abstract":"Copper catalysts are attractive candidates for Hg-free vinyl chloride monomer (VCM) production via acetylene hydrochlorination due to their non-toxic nature and high stability. However, the optimal architecture for Cu-based catalysts at the nanoscale is not yet fully understood. To address this gap, the metal precursor and the annealing temperature are modified to prepare copper nanoparticles or single atoms, either in chlorinated or ligand-free form, on an unmodified carbon support. Evaluation in the reaction reveals a remarkable convergence of the performance of all materials to the stable VCM productivity of the single-atom catalyst. In-depth characterization by advanced microscopy, quasi in situ and operando spectroscopy, and simulations uncover a reaction-induced formation of low-valent, single atom Cu(I)Cl site motif, regardless of the initial nanostructure. Various surface oxygen groups promote nanoparticle redispersion by stabilizing single-atom CuClx species. The anchoring site structure does not strongly influence the acetylene adsorption energy or the crucial role they play in stabilizing key reaction intermediates. A life-cycle assessment demonstrates the potential environmental benefits of copper catalysts over state-of-the-art alternatives. This work contributes to a better understanding of optimal metal speciation and highlights the sustainability of Cu-based catalysts for VCM production.","container-title":"Advanced Materials","DOI":"10.1002/adma.202211464","ISSN":"1521-4095","issue":"26","language":"en","note":"_eprint: https://onlinelibrary.wiley.com/doi/pdf/10.1002/adma.202211464","page":"2211464","source":"Wiley Online Library","title":"Reaction-Induced Formation of Stable Mononuclear Cu(I)Cl Species on Carbon for Low-Footprint Vinyl Chloride Production","volume":"35","author":[{"family":"Faust Akl","given":"Dario"},{"family":"Giannakakis","given":"Georgios"},{"family":"Ruiz-Ferrando","given":"Andrea"},{"family":"Agrachev","given":"Mikhail"},{"family":"Medrano-García","given":"Juan D."},{"family":"Guillén-Gosálbez","given":"Gonzalo"},{"family":"Jeschke","given":"Gunnar"},{"family":"Clark","given":"Adam H."},{"family":"Safonova","given":"Olga V."},{"family":"Mitchell","given":"Sharon"},{"family":"López","given":"Núria"},{"family":"Pérez-Ramírez","given":"Javier"}],"issued":{"date-parts":[["2023"]]}}}],"schema":"https://github.com/citation-style-language/schema/raw/master/csl-citation.json"} </w:instrText>
      </w:r>
      <w:r w:rsidR="009B0B0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44</w:t>
      </w:r>
      <w:r w:rsidR="009B0B0E" w:rsidRPr="00CF7E03">
        <w:rPr>
          <w:rFonts w:ascii="Arial" w:eastAsiaTheme="minorEastAsia" w:hAnsi="Arial" w:cs="Arial"/>
          <w:sz w:val="22"/>
          <w:szCs w:val="22"/>
          <w:lang w:eastAsia="zh-CN"/>
        </w:rPr>
        <w:fldChar w:fldCharType="end"/>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C145E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{"citationID":"XCu3MZk0","properties":{"formattedCitation":"\\super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C145E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21</w:t>
      </w:r>
      <w:r w:rsidR="00C145EE" w:rsidRPr="00CF7E03">
        <w:rPr>
          <w:rFonts w:ascii="Arial" w:eastAsiaTheme="minorEastAsia" w:hAnsi="Arial" w:cs="Arial"/>
          <w:sz w:val="22"/>
          <w:szCs w:val="22"/>
          <w:lang w:eastAsia="zh-CN"/>
        </w:rPr>
        <w:fldChar w:fldCharType="end"/>
      </w:r>
      <w:r w:rsidR="00BB3F84"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 xml:space="preserve">This significant production </w:t>
      </w:r>
      <w:r w:rsidR="00F216BC" w:rsidRPr="00CF7E03">
        <w:rPr>
          <w:rFonts w:ascii="Arial" w:eastAsiaTheme="minorEastAsia" w:hAnsi="Arial" w:cs="Arial"/>
          <w:sz w:val="22"/>
          <w:szCs w:val="22"/>
          <w:lang w:eastAsia="zh-CN"/>
        </w:rPr>
        <w:t>from</w:t>
      </w:r>
      <w:r w:rsidR="00F216BC" w:rsidRPr="00CF7E03">
        <w:rPr>
          <w:rFonts w:ascii="Arial" w:hAnsi="Arial" w:cs="Arial"/>
          <w:sz w:val="22"/>
          <w:szCs w:val="22"/>
        </w:rPr>
        <w:t xml:space="preserve"> 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2</w:t>
      </w:r>
      <w:r w:rsidR="00F216BC" w:rsidRPr="00CF7E03">
        <w:rPr>
          <w:rFonts w:ascii="Arial" w:eastAsiaTheme="minorEastAsia" w:hAnsi="Arial" w:cs="Arial"/>
          <w:sz w:val="22"/>
          <w:szCs w:val="22"/>
          <w:lang w:eastAsia="zh-CN"/>
        </w:rPr>
        <w:t xml:space="preserve"> and </w:t>
      </w:r>
      <w:r w:rsidR="00F216BC" w:rsidRPr="00CF7E03">
        <w:rPr>
          <w:rFonts w:ascii="Arial" w:hAnsi="Arial" w:cs="Arial"/>
          <w:sz w:val="22"/>
          <w:szCs w:val="22"/>
        </w:rPr>
        <w:t>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4</w:t>
      </w:r>
      <w:r w:rsidR="00F216BC"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co</w:t>
      </w:r>
      <w:r w:rsidR="0074641E" w:rsidRPr="00CF7E03">
        <w:rPr>
          <w:rFonts w:ascii="Arial" w:eastAsiaTheme="minorEastAsia" w:hAnsi="Arial" w:cs="Arial"/>
          <w:sz w:val="22"/>
          <w:szCs w:val="22"/>
          <w:lang w:eastAsia="zh-CN"/>
        </w:rPr>
        <w:t xml:space="preserve">ntributes to a global </w:t>
      </w:r>
      <w:r w:rsidR="008748EE" w:rsidRPr="00CF7E03">
        <w:rPr>
          <w:rFonts w:ascii="Arial" w:eastAsiaTheme="minorEastAsia" w:hAnsi="Arial" w:cs="Arial"/>
          <w:sz w:val="22"/>
          <w:szCs w:val="22"/>
          <w:lang w:eastAsia="zh-CN"/>
        </w:rPr>
        <w:t xml:space="preserve">PVC </w:t>
      </w:r>
      <w:r w:rsidR="0074641E" w:rsidRPr="00CF7E03">
        <w:rPr>
          <w:rFonts w:ascii="Arial" w:eastAsiaTheme="minorEastAsia" w:hAnsi="Arial" w:cs="Arial"/>
          <w:sz w:val="22"/>
          <w:szCs w:val="22"/>
          <w:lang w:eastAsia="zh-CN"/>
        </w:rPr>
        <w:t xml:space="preserve">market size of </w:t>
      </w:r>
      <w:r w:rsidR="00AC6934" w:rsidRPr="00CF7E03">
        <w:rPr>
          <w:rFonts w:ascii="Arial" w:eastAsiaTheme="minorEastAsia" w:hAnsi="Arial" w:cs="Arial"/>
          <w:sz w:val="22"/>
          <w:szCs w:val="22"/>
          <w:lang w:eastAsia="zh-CN"/>
        </w:rPr>
        <w:t>USD </w:t>
      </w:r>
      <w:r w:rsidR="0074641E" w:rsidRPr="00CF7E03">
        <w:rPr>
          <w:rFonts w:ascii="Arial" w:eastAsiaTheme="minorEastAsia" w:hAnsi="Arial" w:cs="Arial"/>
          <w:sz w:val="22"/>
          <w:szCs w:val="22"/>
          <w:lang w:eastAsia="zh-CN"/>
        </w:rPr>
        <w:t>68</w:t>
      </w:r>
      <w:r w:rsidR="00AC6934" w:rsidRPr="00CF7E03">
        <w:rPr>
          <w:rFonts w:ascii="Arial" w:eastAsiaTheme="minorEastAsia" w:hAnsi="Arial" w:cs="Arial"/>
          <w:sz w:val="22"/>
          <w:szCs w:val="22"/>
          <w:lang w:eastAsia="zh-CN"/>
        </w:rPr>
        <w:t> </w:t>
      </w:r>
      <w:r w:rsidR="0074641E" w:rsidRPr="00CF7E03">
        <w:rPr>
          <w:rFonts w:ascii="Arial" w:eastAsiaTheme="minorEastAsia" w:hAnsi="Arial" w:cs="Arial"/>
          <w:sz w:val="22"/>
          <w:szCs w:val="22"/>
          <w:lang w:eastAsia="zh-CN"/>
        </w:rPr>
        <w:t>billion.</w:t>
      </w:r>
      <w:r w:rsidR="000E2E77" w:rsidRPr="00CF7E03">
        <w:rPr>
          <w:rFonts w:ascii="Arial" w:eastAsiaTheme="minorEastAsia" w:hAnsi="Arial" w:cs="Arial"/>
          <w:sz w:val="22"/>
          <w:szCs w:val="22"/>
          <w:lang w:eastAsia="zh-CN"/>
        </w:rPr>
        <w:t xml:space="preserve"> </w:t>
      </w:r>
      <w:r w:rsidR="008E3D45" w:rsidRPr="00CF7E03">
        <w:rPr>
          <w:rFonts w:ascii="Arial" w:eastAsiaTheme="minorEastAsia" w:hAnsi="Arial" w:cs="Arial"/>
          <w:sz w:val="22"/>
          <w:szCs w:val="22"/>
          <w:lang w:eastAsia="zh-CN"/>
        </w:rPr>
        <w:t xml:space="preserve">In contrast, acetylene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ins w:id="23" w:author="Nabera  Abhinandan" w:date="2024-07-28T17:18:00Z">
        <w:r w:rsidR="0061567A">
          <w:rPr>
            <w:rFonts w:ascii="Arial" w:eastAsiaTheme="minorEastAsia" w:hAnsi="Arial" w:cs="Arial"/>
            <w:sz w:val="22"/>
            <w:szCs w:val="22"/>
            <w:lang w:eastAsia="zh-CN"/>
          </w:rPr>
          <w:t xml:space="preserve"> of</w:t>
        </w:r>
      </w:ins>
      <w:del w:id="24" w:author="Nabera  Abhinandan" w:date="2024-07-28T17:18:00Z">
        <w:r w:rsidR="00A87020" w:rsidRPr="00CF7E03" w:rsidDel="0061567A">
          <w:rPr>
            <w:rFonts w:ascii="Arial" w:eastAsiaTheme="minorEastAsia" w:hAnsi="Arial" w:cs="Arial"/>
            <w:sz w:val="22"/>
            <w:szCs w:val="22"/>
            <w:lang w:eastAsia="zh-CN"/>
          </w:rPr>
          <w:delText>,</w:delText>
        </w:r>
      </w:del>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E71C4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{"citationID":"P96ISYTZ","properties":{"formattedCitation":"\\super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E71C4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45</w:t>
      </w:r>
      <w:r w:rsidR="00E71C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with a unique structure </w:t>
      </w:r>
      <w:r w:rsidR="00926B77" w:rsidRPr="00CF7E03">
        <w:rPr>
          <w:rFonts w:ascii="Arial" w:eastAsiaTheme="minorEastAsia" w:hAnsi="Arial" w:cs="Arial"/>
          <w:sz w:val="22"/>
          <w:szCs w:val="22"/>
          <w:lang w:eastAsia="zh-CN"/>
        </w:rPr>
        <w:t xml:space="preserve">that makes </w:t>
      </w:r>
      <w:r w:rsidR="00F047CF" w:rsidRPr="00CF7E03">
        <w:rPr>
          <w:rFonts w:ascii="Arial" w:eastAsiaTheme="minorEastAsia" w:hAnsi="Arial" w:cs="Arial"/>
          <w:sz w:val="22"/>
          <w:szCs w:val="22"/>
          <w:lang w:eastAsia="zh-CN"/>
        </w:rPr>
        <w:t>it an excellent conductive additive for electrodes.</w:t>
      </w:r>
      <w:r w:rsidR="008E3D4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{"citationID":"6daCxjGX","properties":{"formattedCitation":"\\super 11,45\\nosupersub{}","plainCitation":"11,45","noteIndex":0},"citationItems":[{"id":5,"uris":["http://zotero.org/users/local/cJGf2fHk/items/YB23PL73"],"itemData":{"id":5,"type":"article-journal","container-title":"Chemical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8E3D4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11,45</w:t>
      </w:r>
      <w:r w:rsidR="008E3D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w:t>
      </w:r>
      <w:ins w:id="25" w:author="Nabera  Abhinandan" w:date="2024-07-28T17:18:00Z">
        <w:r w:rsidR="006A37D4">
          <w:rPr>
            <w:rFonts w:ascii="Arial" w:eastAsiaTheme="minorEastAsia" w:hAnsi="Arial" w:cs="Arial"/>
            <w:sz w:val="22"/>
            <w:szCs w:val="22"/>
            <w:lang w:eastAsia="zh-CN"/>
          </w:rPr>
          <w:noBreakHyphen/>
        </w:r>
      </w:ins>
      <w:del w:id="26" w:author="Nabera  Abhinandan" w:date="2024-07-28T17:18:00Z">
        <w:r w:rsidR="000F4327" w:rsidRPr="00CF7E03" w:rsidDel="006A37D4">
          <w:rPr>
            <w:rFonts w:ascii="Arial" w:eastAsiaTheme="minorEastAsia" w:hAnsi="Arial" w:cs="Arial"/>
            <w:sz w:val="22"/>
            <w:szCs w:val="22"/>
            <w:lang w:eastAsia="zh-CN"/>
          </w:rPr>
          <w:delText xml:space="preserve"> </w:delText>
        </w:r>
      </w:del>
      <w:r w:rsidR="000F4327" w:rsidRPr="00CF7E03">
        <w:rPr>
          <w:rFonts w:ascii="Arial" w:eastAsiaTheme="minorEastAsia" w:hAnsi="Arial" w:cs="Arial"/>
          <w:sz w:val="22"/>
          <w:szCs w:val="22"/>
          <w:lang w:eastAsia="zh-CN"/>
        </w:rPr>
        <w:t>vehicles.</w:t>
      </w:r>
      <w:r w:rsidR="000F4327"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{"citationID":"b3WS7EPn","properties":{"formattedCitation":"\\super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0F4327"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45</w:t>
      </w:r>
      <w:r w:rsidR="000F4327" w:rsidRPr="00CF7E03">
        <w:rPr>
          <w:rFonts w:ascii="Arial" w:eastAsiaTheme="minorEastAsia" w:hAnsi="Arial" w:cs="Arial"/>
          <w:sz w:val="22"/>
          <w:szCs w:val="22"/>
          <w:lang w:eastAsia="zh-CN"/>
        </w:rPr>
        <w:fldChar w:fldCharType="end"/>
      </w:r>
    </w:p>
    <w:bookmarkEnd w:id="18"/>
    <w:p w14:paraId="2E145C92" w14:textId="6242AFFC" w:rsidR="00B321CC" w:rsidRPr="00CF7E03" w:rsidRDefault="001868AE"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2576812C" wp14:editId="7ABFE534">
            <wp:extent cx="5304488" cy="2687102"/>
            <wp:effectExtent l="0" t="0" r="0" b="0"/>
            <wp:docPr id="1507289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0503" t="18945" r="8321" b="15986"/>
                    <a:stretch/>
                  </pic:blipFill>
                  <pic:spPr bwMode="auto">
                    <a:xfrm>
                      <a:off x="0" y="0"/>
                      <a:ext cx="5310777" cy="2690288"/>
                    </a:xfrm>
                    <a:prstGeom prst="rect">
                      <a:avLst/>
                    </a:prstGeom>
                    <a:noFill/>
                    <a:ln>
                      <a:noFill/>
                    </a:ln>
                    <a:extLst>
                      <a:ext uri="{53640926-AAD7-44D8-BBD7-CCE9431645EC}">
                        <a14:shadowObscured xmlns:a14="http://schemas.microsoft.com/office/drawing/2010/main"/>
                      </a:ext>
                    </a:extLst>
                  </pic:spPr>
                </pic:pic>
              </a:graphicData>
            </a:graphic>
          </wp:inline>
        </w:drawing>
      </w:r>
    </w:p>
    <w:p w14:paraId="4F6D5D16" w14:textId="251A2174" w:rsidR="00B321CC" w:rsidRPr="001868AE" w:rsidRDefault="00B321CC" w:rsidP="00495801">
      <w:pPr>
        <w:spacing w:line="360" w:lineRule="auto"/>
        <w:jc w:val="both"/>
        <w:rPr>
          <w:rFonts w:ascii="Arial" w:hAnsi="Arial" w:cs="Arial"/>
          <w:iCs/>
        </w:rPr>
      </w:pPr>
      <w:r w:rsidRPr="001868AE">
        <w:rPr>
          <w:rFonts w:ascii="Arial" w:hAnsi="Arial" w:cs="Arial"/>
          <w:b/>
          <w:iCs/>
          <w:sz w:val="22"/>
          <w:szCs w:val="22"/>
        </w:rPr>
        <w:t>Fig.</w:t>
      </w:r>
      <w:r w:rsidR="002D3C68" w:rsidRPr="001868AE">
        <w:rPr>
          <w:rFonts w:ascii="Arial" w:hAnsi="Arial" w:cs="Arial"/>
          <w:b/>
          <w:iCs/>
          <w:sz w:val="22"/>
          <w:szCs w:val="22"/>
        </w:rPr>
        <w:t> </w:t>
      </w:r>
      <w:r w:rsidRPr="001868AE">
        <w:rPr>
          <w:rFonts w:ascii="Arial" w:eastAsiaTheme="minorEastAsia" w:hAnsi="Arial" w:cs="Arial"/>
          <w:b/>
          <w:iCs/>
          <w:sz w:val="22"/>
          <w:szCs w:val="22"/>
          <w:lang w:eastAsia="zh-CN"/>
        </w:rPr>
        <w:t>2</w:t>
      </w:r>
      <w:r w:rsidR="0087061B" w:rsidRPr="001868AE">
        <w:rPr>
          <w:rFonts w:ascii="Arial" w:hAnsi="Arial" w:cs="Arial"/>
          <w:b/>
          <w:iCs/>
          <w:sz w:val="22"/>
          <w:szCs w:val="22"/>
        </w:rPr>
        <w:t>.</w:t>
      </w:r>
      <w:r w:rsidR="005407E0" w:rsidRPr="00CF7E03">
        <w:rPr>
          <w:rFonts w:ascii="Arial" w:hAnsi="Arial" w:cs="Arial"/>
          <w:iCs/>
          <w:sz w:val="22"/>
          <w:szCs w:val="22"/>
        </w:rPr>
        <w:t> </w:t>
      </w:r>
      <w:r w:rsidR="001464DD" w:rsidRPr="001868AE">
        <w:rPr>
          <w:rFonts w:ascii="Arial" w:eastAsiaTheme="minorEastAsia" w:hAnsi="Arial" w:cs="Arial"/>
          <w:b/>
          <w:iCs/>
          <w:sz w:val="22"/>
          <w:szCs w:val="22"/>
          <w:lang w:eastAsia="zh-CN"/>
        </w:rPr>
        <w:t>C</w:t>
      </w:r>
      <w:r w:rsidR="001464DD" w:rsidRPr="001868AE">
        <w:rPr>
          <w:rFonts w:ascii="Arial" w:eastAsiaTheme="minorEastAsia" w:hAnsi="Arial" w:cs="Arial"/>
          <w:b/>
          <w:iCs/>
          <w:sz w:val="22"/>
          <w:szCs w:val="22"/>
          <w:vertAlign w:val="subscript"/>
          <w:lang w:eastAsia="zh-CN"/>
        </w:rPr>
        <w:t>2</w:t>
      </w:r>
      <w:r w:rsidR="001464DD" w:rsidRPr="001868AE">
        <w:rPr>
          <w:rFonts w:ascii="Arial" w:eastAsiaTheme="minorEastAsia" w:hAnsi="Arial" w:cs="Arial"/>
          <w:b/>
          <w:iCs/>
          <w:sz w:val="22"/>
          <w:szCs w:val="22"/>
          <w:lang w:eastAsia="zh-CN"/>
        </w:rPr>
        <w:t>H</w:t>
      </w:r>
      <w:r w:rsidR="001464DD" w:rsidRPr="001868AE">
        <w:rPr>
          <w:rFonts w:ascii="Arial" w:eastAsiaTheme="minorEastAsia" w:hAnsi="Arial" w:cs="Arial"/>
          <w:b/>
          <w:iCs/>
          <w:sz w:val="22"/>
          <w:szCs w:val="22"/>
          <w:vertAlign w:val="subscript"/>
          <w:lang w:eastAsia="zh-CN"/>
        </w:rPr>
        <w:t>2</w:t>
      </w:r>
      <w:r w:rsidR="001464DD" w:rsidRPr="001868AE">
        <w:rPr>
          <w:rFonts w:ascii="Arial" w:eastAsiaTheme="minorEastAsia" w:hAnsi="Arial" w:cs="Arial"/>
          <w:b/>
          <w:iCs/>
          <w:sz w:val="22"/>
          <w:szCs w:val="22"/>
          <w:lang w:eastAsia="zh-CN"/>
        </w:rPr>
        <w:t xml:space="preserve"> </w:t>
      </w:r>
      <w:r w:rsidR="000030A6" w:rsidRPr="001868AE">
        <w:rPr>
          <w:rFonts w:ascii="Arial" w:eastAsiaTheme="minorEastAsia" w:hAnsi="Arial" w:cs="Arial"/>
          <w:b/>
          <w:iCs/>
          <w:sz w:val="22"/>
          <w:szCs w:val="22"/>
          <w:lang w:eastAsia="zh-CN"/>
        </w:rPr>
        <w:t>production</w:t>
      </w:r>
      <w:r w:rsidR="00366E91" w:rsidRPr="001868AE">
        <w:rPr>
          <w:rFonts w:ascii="Arial" w:eastAsiaTheme="minorEastAsia" w:hAnsi="Arial" w:cs="Arial"/>
          <w:b/>
          <w:iCs/>
          <w:sz w:val="22"/>
          <w:szCs w:val="22"/>
          <w:lang w:eastAsia="zh-CN"/>
        </w:rPr>
        <w:t xml:space="preserve"> routes</w:t>
      </w:r>
      <w:r w:rsidR="00EC2DBE" w:rsidRPr="001868AE">
        <w:rPr>
          <w:rFonts w:ascii="Arial" w:eastAsiaTheme="minorEastAsia" w:hAnsi="Arial" w:cs="Arial"/>
          <w:b/>
          <w:iCs/>
          <w:sz w:val="22"/>
          <w:szCs w:val="22"/>
          <w:lang w:eastAsia="zh-CN"/>
        </w:rPr>
        <w:t>, past</w:t>
      </w:r>
      <w:r w:rsidR="00111609" w:rsidRPr="001868AE">
        <w:rPr>
          <w:rFonts w:ascii="Arial" w:eastAsiaTheme="minorEastAsia" w:hAnsi="Arial" w:cs="Arial"/>
          <w:b/>
          <w:iCs/>
          <w:sz w:val="22"/>
          <w:szCs w:val="22"/>
          <w:lang w:eastAsia="zh-CN"/>
        </w:rPr>
        <w:t xml:space="preserve"> and </w:t>
      </w:r>
      <w:r w:rsidR="00EC2DBE" w:rsidRPr="001868AE">
        <w:rPr>
          <w:rFonts w:ascii="Arial" w:eastAsiaTheme="minorEastAsia" w:hAnsi="Arial" w:cs="Arial"/>
          <w:b/>
          <w:iCs/>
          <w:sz w:val="22"/>
          <w:szCs w:val="22"/>
          <w:lang w:eastAsia="zh-CN"/>
        </w:rPr>
        <w:t xml:space="preserve">current </w:t>
      </w:r>
      <w:r w:rsidR="00366E91" w:rsidRPr="001868AE">
        <w:rPr>
          <w:rFonts w:ascii="Arial" w:eastAsiaTheme="minorEastAsia" w:hAnsi="Arial" w:cs="Arial"/>
          <w:b/>
          <w:iCs/>
          <w:sz w:val="22"/>
          <w:szCs w:val="22"/>
          <w:lang w:eastAsia="zh-CN"/>
        </w:rPr>
        <w:t>applications</w:t>
      </w:r>
      <w:r w:rsidRPr="001868AE">
        <w:rPr>
          <w:rFonts w:ascii="Arial" w:hAnsi="Arial" w:cs="Arial"/>
          <w:b/>
          <w:iCs/>
          <w:sz w:val="22"/>
          <w:szCs w:val="22"/>
        </w:rPr>
        <w:t>.</w:t>
      </w:r>
      <w:r w:rsidRPr="001868AE">
        <w:rPr>
          <w:rFonts w:ascii="Arial" w:hAnsi="Arial" w:cs="Arial"/>
          <w:iCs/>
          <w:sz w:val="22"/>
          <w:szCs w:val="22"/>
        </w:rPr>
        <w:t xml:space="preserve"> </w:t>
      </w:r>
      <w:r w:rsidR="009E3059" w:rsidRPr="001868AE">
        <w:rPr>
          <w:rFonts w:ascii="Arial" w:eastAsiaTheme="minorEastAsia" w:hAnsi="Arial" w:cs="Arial"/>
          <w:iCs/>
          <w:sz w:val="22"/>
          <w:szCs w:val="22"/>
          <w:lang w:eastAsia="zh-CN"/>
        </w:rPr>
        <w:t>The figure i</w:t>
      </w:r>
      <w:r w:rsidR="00366E91" w:rsidRPr="001868AE">
        <w:rPr>
          <w:rFonts w:ascii="Arial" w:eastAsiaTheme="minorEastAsia" w:hAnsi="Arial" w:cs="Arial"/>
          <w:iCs/>
          <w:sz w:val="22"/>
          <w:szCs w:val="22"/>
          <w:lang w:eastAsia="zh-CN"/>
        </w:rPr>
        <w:t>ntroduce</w:t>
      </w:r>
      <w:r w:rsidR="009E3059" w:rsidRPr="001868AE">
        <w:rPr>
          <w:rFonts w:ascii="Arial" w:eastAsiaTheme="minorEastAsia" w:hAnsi="Arial" w:cs="Arial"/>
          <w:iCs/>
          <w:sz w:val="22"/>
          <w:szCs w:val="22"/>
          <w:lang w:eastAsia="zh-CN"/>
        </w:rPr>
        <w:t>s</w:t>
      </w:r>
      <w:r w:rsidR="00366E91" w:rsidRPr="001868AE">
        <w:rPr>
          <w:rFonts w:ascii="Arial" w:eastAsiaTheme="minorEastAsia" w:hAnsi="Arial" w:cs="Arial"/>
          <w:iCs/>
          <w:sz w:val="22"/>
          <w:szCs w:val="22"/>
          <w:lang w:eastAsia="zh-CN"/>
        </w:rPr>
        <w:t xml:space="preserve"> various C</w:t>
      </w:r>
      <w:r w:rsidR="00366E91" w:rsidRPr="001868AE">
        <w:rPr>
          <w:rFonts w:ascii="Arial" w:eastAsiaTheme="minorEastAsia" w:hAnsi="Arial" w:cs="Arial"/>
          <w:iCs/>
          <w:sz w:val="22"/>
          <w:szCs w:val="22"/>
          <w:vertAlign w:val="subscript"/>
          <w:lang w:eastAsia="zh-CN"/>
        </w:rPr>
        <w:t>2</w:t>
      </w:r>
      <w:r w:rsidR="00366E91" w:rsidRPr="001868AE">
        <w:rPr>
          <w:rFonts w:ascii="Arial" w:eastAsiaTheme="minorEastAsia" w:hAnsi="Arial" w:cs="Arial"/>
          <w:iCs/>
          <w:sz w:val="22"/>
          <w:szCs w:val="22"/>
          <w:lang w:eastAsia="zh-CN"/>
        </w:rPr>
        <w:t>H</w:t>
      </w:r>
      <w:r w:rsidR="00366E91" w:rsidRPr="001868AE">
        <w:rPr>
          <w:rFonts w:ascii="Arial" w:eastAsiaTheme="minorEastAsia" w:hAnsi="Arial" w:cs="Arial"/>
          <w:iCs/>
          <w:sz w:val="22"/>
          <w:szCs w:val="22"/>
          <w:vertAlign w:val="subscript"/>
          <w:lang w:eastAsia="zh-CN"/>
        </w:rPr>
        <w:t>2</w:t>
      </w:r>
      <w:r w:rsidR="00366E91"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production</w:t>
      </w:r>
      <w:r w:rsidR="00366E91" w:rsidRPr="001868AE">
        <w:rPr>
          <w:rFonts w:ascii="Arial" w:eastAsiaTheme="minorEastAsia" w:hAnsi="Arial" w:cs="Arial"/>
          <w:iCs/>
          <w:sz w:val="22"/>
          <w:szCs w:val="22"/>
          <w:lang w:eastAsia="zh-CN"/>
        </w:rPr>
        <w:t xml:space="preserve"> routes </w:t>
      </w:r>
      <w:r w:rsidR="009E3059" w:rsidRPr="001868AE">
        <w:rPr>
          <w:rFonts w:ascii="Arial" w:eastAsiaTheme="minorEastAsia" w:hAnsi="Arial" w:cs="Arial"/>
          <w:iCs/>
          <w:sz w:val="22"/>
          <w:szCs w:val="22"/>
          <w:lang w:eastAsia="zh-CN"/>
        </w:rPr>
        <w:t xml:space="preserve">using </w:t>
      </w:r>
      <w:r w:rsidR="000C1CC6" w:rsidRPr="001868AE">
        <w:rPr>
          <w:rFonts w:ascii="Arial" w:eastAsiaTheme="minorEastAsia" w:hAnsi="Arial" w:cs="Arial"/>
          <w:iCs/>
          <w:sz w:val="22"/>
          <w:szCs w:val="22"/>
          <w:lang w:eastAsia="zh-CN"/>
        </w:rPr>
        <w:t xml:space="preserve">fossil-derived </w:t>
      </w:r>
      <w:r w:rsidR="009E3059" w:rsidRPr="001868AE">
        <w:rPr>
          <w:rFonts w:ascii="Arial" w:eastAsiaTheme="minorEastAsia" w:hAnsi="Arial" w:cs="Arial"/>
          <w:iCs/>
          <w:sz w:val="22"/>
          <w:szCs w:val="22"/>
          <w:lang w:eastAsia="zh-CN"/>
        </w:rPr>
        <w:t>feedstocks</w:t>
      </w:r>
      <w:r w:rsidR="00BA4981" w:rsidRPr="00CF7E03">
        <w:rPr>
          <w:rFonts w:ascii="Arial" w:eastAsiaTheme="minorEastAsia" w:hAnsi="Arial" w:cs="Arial"/>
          <w:iCs/>
          <w:sz w:val="22"/>
          <w:szCs w:val="22"/>
          <w:lang w:eastAsia="zh-CN"/>
        </w:rPr>
        <w:t>,</w:t>
      </w:r>
      <w:r w:rsidR="009E3059" w:rsidRPr="001868AE">
        <w:rPr>
          <w:rFonts w:ascii="Arial" w:eastAsiaTheme="minorEastAsia" w:hAnsi="Arial" w:cs="Arial"/>
          <w:iCs/>
          <w:sz w:val="22"/>
          <w:szCs w:val="22"/>
          <w:lang w:eastAsia="zh-CN"/>
        </w:rPr>
        <w:t xml:space="preserve"> </w:t>
      </w:r>
      <w:r w:rsidR="00C64436" w:rsidRPr="001868AE">
        <w:rPr>
          <w:rFonts w:ascii="Arial" w:eastAsiaTheme="minorEastAsia" w:hAnsi="Arial" w:cs="Arial"/>
          <w:iCs/>
          <w:sz w:val="22"/>
          <w:szCs w:val="22"/>
          <w:lang w:eastAsia="zh-CN"/>
        </w:rPr>
        <w:t>including</w:t>
      </w:r>
      <w:r w:rsidR="009E3059" w:rsidRPr="001868AE">
        <w:rPr>
          <w:rFonts w:ascii="Arial" w:eastAsiaTheme="minorEastAsia" w:hAnsi="Arial" w:cs="Arial"/>
          <w:iCs/>
          <w:sz w:val="22"/>
          <w:szCs w:val="22"/>
          <w:lang w:eastAsia="zh-CN"/>
        </w:rPr>
        <w:t xml:space="preserve"> coal, </w:t>
      </w:r>
      <w:r w:rsidR="000C1CC6" w:rsidRPr="001868AE">
        <w:rPr>
          <w:rFonts w:ascii="Arial" w:eastAsiaTheme="minorEastAsia" w:hAnsi="Arial" w:cs="Arial"/>
          <w:iCs/>
          <w:sz w:val="22"/>
          <w:szCs w:val="22"/>
          <w:lang w:eastAsia="zh-CN"/>
        </w:rPr>
        <w:t>natural gas</w:t>
      </w:r>
      <w:r w:rsidR="00BA4981" w:rsidRPr="00CF7E03">
        <w:rPr>
          <w:rFonts w:ascii="Arial" w:eastAsiaTheme="minorEastAsia" w:hAnsi="Arial" w:cs="Arial"/>
          <w:iCs/>
          <w:sz w:val="22"/>
          <w:szCs w:val="22"/>
          <w:lang w:eastAsia="zh-CN"/>
        </w:rPr>
        <w:t>,</w:t>
      </w:r>
      <w:r w:rsidR="000C1CC6" w:rsidRPr="001868AE">
        <w:rPr>
          <w:rFonts w:ascii="Arial" w:eastAsiaTheme="minorEastAsia" w:hAnsi="Arial" w:cs="Arial"/>
          <w:iCs/>
          <w:sz w:val="22"/>
          <w:szCs w:val="22"/>
          <w:lang w:eastAsia="zh-CN"/>
        </w:rPr>
        <w:t xml:space="preserve"> and </w:t>
      </w:r>
      <w:r w:rsidR="009E3059" w:rsidRPr="001868AE">
        <w:rPr>
          <w:rFonts w:ascii="Arial" w:eastAsiaTheme="minorEastAsia" w:hAnsi="Arial" w:cs="Arial"/>
          <w:iCs/>
          <w:sz w:val="22"/>
          <w:szCs w:val="22"/>
          <w:lang w:eastAsia="zh-CN"/>
        </w:rPr>
        <w:t>oil</w:t>
      </w:r>
      <w:r w:rsidR="000C1CC6" w:rsidRPr="001868AE">
        <w:rPr>
          <w:rFonts w:ascii="Arial" w:eastAsiaTheme="minorEastAsia" w:hAnsi="Arial" w:cs="Arial"/>
          <w:iCs/>
          <w:sz w:val="22"/>
          <w:szCs w:val="22"/>
          <w:lang w:eastAsia="zh-CN"/>
        </w:rPr>
        <w:t xml:space="preserve">, and </w:t>
      </w:r>
      <w:r w:rsidR="0013521F" w:rsidRPr="00CF7E03">
        <w:rPr>
          <w:rFonts w:ascii="Arial" w:eastAsiaTheme="minorEastAsia" w:hAnsi="Arial" w:cs="Arial"/>
          <w:iCs/>
          <w:sz w:val="22"/>
          <w:szCs w:val="22"/>
          <w:lang w:eastAsia="zh-CN"/>
        </w:rPr>
        <w:t>several</w:t>
      </w:r>
      <w:r w:rsidR="0013521F"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technolog</w:t>
      </w:r>
      <w:r w:rsidR="001B1319" w:rsidRPr="001868AE">
        <w:rPr>
          <w:rFonts w:ascii="Arial" w:eastAsiaTheme="minorEastAsia" w:hAnsi="Arial" w:cs="Arial"/>
          <w:iCs/>
          <w:sz w:val="22"/>
          <w:szCs w:val="22"/>
          <w:lang w:eastAsia="zh-CN"/>
        </w:rPr>
        <w:t>ies</w:t>
      </w:r>
      <w:r w:rsidR="00BA4981" w:rsidRPr="00CF7E03">
        <w:rPr>
          <w:rFonts w:ascii="Arial" w:eastAsiaTheme="minorEastAsia" w:hAnsi="Arial" w:cs="Arial"/>
          <w:iCs/>
          <w:sz w:val="22"/>
          <w:szCs w:val="22"/>
          <w:lang w:eastAsia="zh-CN"/>
        </w:rPr>
        <w:t>,</w:t>
      </w:r>
      <w:r w:rsidR="000C1CC6" w:rsidRPr="001868AE">
        <w:rPr>
          <w:rFonts w:ascii="Arial" w:eastAsiaTheme="minorEastAsia" w:hAnsi="Arial" w:cs="Arial"/>
          <w:iCs/>
          <w:sz w:val="22"/>
          <w:szCs w:val="22"/>
          <w:lang w:eastAsia="zh-CN"/>
        </w:rPr>
        <w:t xml:space="preserve"> </w:t>
      </w:r>
      <w:r w:rsidR="00BA4981" w:rsidRPr="00CF7E03">
        <w:rPr>
          <w:rFonts w:ascii="Arial" w:eastAsiaTheme="minorEastAsia" w:hAnsi="Arial" w:cs="Arial"/>
          <w:iCs/>
          <w:sz w:val="22"/>
          <w:szCs w:val="22"/>
          <w:lang w:eastAsia="zh-CN"/>
        </w:rPr>
        <w:t>such as</w:t>
      </w:r>
      <w:r w:rsidR="00BA4981"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CaC</w:t>
      </w:r>
      <w:r w:rsidR="000C1CC6" w:rsidRPr="001868AE">
        <w:rPr>
          <w:rFonts w:ascii="Arial" w:eastAsiaTheme="minorEastAsia" w:hAnsi="Arial" w:cs="Arial"/>
          <w:iCs/>
          <w:sz w:val="22"/>
          <w:szCs w:val="22"/>
          <w:vertAlign w:val="subscript"/>
          <w:lang w:eastAsia="zh-CN"/>
        </w:rPr>
        <w:t>2</w:t>
      </w:r>
      <w:r w:rsidR="000C1CC6" w:rsidRPr="001868AE">
        <w:rPr>
          <w:rFonts w:ascii="Arial" w:eastAsiaTheme="minorEastAsia" w:hAnsi="Arial" w:cs="Arial"/>
          <w:iCs/>
          <w:sz w:val="22"/>
          <w:szCs w:val="22"/>
          <w:lang w:eastAsia="zh-CN"/>
        </w:rPr>
        <w:t xml:space="preserve">, </w:t>
      </w:r>
      <w:r w:rsidR="00763B49">
        <w:rPr>
          <w:rFonts w:ascii="Arial" w:eastAsiaTheme="minorEastAsia" w:hAnsi="Arial" w:cs="Arial"/>
          <w:iCs/>
          <w:sz w:val="22"/>
          <w:szCs w:val="22"/>
          <w:lang w:eastAsia="zh-CN"/>
        </w:rPr>
        <w:t>PC</w:t>
      </w:r>
      <w:r w:rsidR="000C1CC6" w:rsidRPr="001868AE">
        <w:rPr>
          <w:rFonts w:ascii="Arial" w:eastAsiaTheme="minorEastAsia" w:hAnsi="Arial" w:cs="Arial"/>
          <w:iCs/>
          <w:sz w:val="22"/>
          <w:szCs w:val="22"/>
          <w:lang w:eastAsia="zh-CN"/>
        </w:rPr>
        <w:t xml:space="preserve">, plasma, and </w:t>
      </w:r>
      <w:r w:rsidR="00763B49">
        <w:rPr>
          <w:rFonts w:ascii="Arial" w:eastAsiaTheme="minorEastAsia" w:hAnsi="Arial" w:cs="Arial"/>
          <w:iCs/>
          <w:sz w:val="22"/>
          <w:szCs w:val="22"/>
          <w:lang w:eastAsia="zh-CN"/>
        </w:rPr>
        <w:t>TP</w:t>
      </w:r>
      <w:r w:rsidR="007C4EA7">
        <w:rPr>
          <w:rFonts w:ascii="Arial" w:eastAsiaTheme="minorEastAsia" w:hAnsi="Arial" w:cs="Arial" w:hint="eastAsia"/>
          <w:iCs/>
          <w:sz w:val="22"/>
          <w:szCs w:val="22"/>
          <w:lang w:eastAsia="zh-CN"/>
        </w:rPr>
        <w:t xml:space="preserve"> </w:t>
      </w:r>
      <w:r w:rsidR="001B1319" w:rsidRPr="001868AE">
        <w:rPr>
          <w:rFonts w:ascii="Arial" w:eastAsiaTheme="minorEastAsia" w:hAnsi="Arial" w:cs="Arial"/>
          <w:iCs/>
          <w:sz w:val="22"/>
          <w:szCs w:val="22"/>
          <w:lang w:eastAsia="zh-CN"/>
        </w:rPr>
        <w:t>routes</w:t>
      </w:r>
      <w:r w:rsidR="009E3059" w:rsidRPr="001868AE">
        <w:rPr>
          <w:rFonts w:ascii="Arial" w:eastAsiaTheme="minorEastAsia" w:hAnsi="Arial" w:cs="Arial"/>
          <w:iCs/>
          <w:sz w:val="22"/>
          <w:szCs w:val="22"/>
          <w:lang w:eastAsia="zh-CN"/>
        </w:rPr>
        <w:t xml:space="preserve">. </w:t>
      </w:r>
      <w:r w:rsidR="00EC165F">
        <w:rPr>
          <w:rFonts w:ascii="Arial" w:eastAsiaTheme="minorEastAsia" w:hAnsi="Arial" w:cs="Arial" w:hint="eastAsia"/>
          <w:iCs/>
          <w:sz w:val="22"/>
          <w:szCs w:val="22"/>
          <w:lang w:eastAsia="zh-CN"/>
        </w:rPr>
        <w:t>T</w:t>
      </w:r>
      <w:r w:rsidR="00F27864" w:rsidRPr="00CF7E03">
        <w:rPr>
          <w:rFonts w:ascii="Arial" w:eastAsiaTheme="minorEastAsia" w:hAnsi="Arial" w:cs="Arial"/>
          <w:iCs/>
          <w:sz w:val="22"/>
          <w:szCs w:val="22"/>
          <w:lang w:eastAsia="zh-CN"/>
        </w:rPr>
        <w:t>he figure</w:t>
      </w:r>
      <w:r w:rsidR="009E3059" w:rsidRPr="001868AE">
        <w:rPr>
          <w:rFonts w:ascii="Arial" w:eastAsiaTheme="minorEastAsia" w:hAnsi="Arial" w:cs="Arial"/>
          <w:iCs/>
          <w:sz w:val="22"/>
          <w:szCs w:val="22"/>
          <w:lang w:eastAsia="zh-CN"/>
        </w:rPr>
        <w:t xml:space="preserve"> highlights major industrial applications of C</w:t>
      </w:r>
      <w:r w:rsidR="009E3059" w:rsidRPr="001868AE">
        <w:rPr>
          <w:rFonts w:ascii="Arial" w:eastAsiaTheme="minorEastAsia" w:hAnsi="Arial" w:cs="Arial"/>
          <w:iCs/>
          <w:sz w:val="22"/>
          <w:szCs w:val="22"/>
          <w:vertAlign w:val="subscript"/>
          <w:lang w:eastAsia="zh-CN"/>
        </w:rPr>
        <w:t>2</w:t>
      </w:r>
      <w:r w:rsidR="009E3059" w:rsidRPr="001868AE">
        <w:rPr>
          <w:rFonts w:ascii="Arial" w:eastAsiaTheme="minorEastAsia" w:hAnsi="Arial" w:cs="Arial"/>
          <w:iCs/>
          <w:sz w:val="22"/>
          <w:szCs w:val="22"/>
          <w:lang w:eastAsia="zh-CN"/>
        </w:rPr>
        <w:t>H</w:t>
      </w:r>
      <w:r w:rsidR="009E3059" w:rsidRPr="001868AE">
        <w:rPr>
          <w:rFonts w:ascii="Arial" w:eastAsiaTheme="minorEastAsia" w:hAnsi="Arial" w:cs="Arial"/>
          <w:iCs/>
          <w:sz w:val="22"/>
          <w:szCs w:val="22"/>
          <w:vertAlign w:val="subscript"/>
          <w:lang w:eastAsia="zh-CN"/>
        </w:rPr>
        <w:t>2</w:t>
      </w:r>
      <w:r w:rsidR="009E3059" w:rsidRPr="001868AE">
        <w:rPr>
          <w:rFonts w:ascii="Arial" w:eastAsiaTheme="minorEastAsia" w:hAnsi="Arial" w:cs="Arial"/>
          <w:iCs/>
          <w:sz w:val="22"/>
          <w:szCs w:val="22"/>
          <w:lang w:eastAsia="zh-CN"/>
        </w:rPr>
        <w:t xml:space="preserve"> and provides data on approximate </w:t>
      </w:r>
      <w:r w:rsidR="00C64436" w:rsidRPr="001868AE">
        <w:rPr>
          <w:rFonts w:ascii="Arial" w:eastAsiaTheme="minorEastAsia" w:hAnsi="Arial" w:cs="Arial"/>
          <w:iCs/>
          <w:sz w:val="22"/>
          <w:szCs w:val="22"/>
          <w:lang w:eastAsia="zh-CN"/>
        </w:rPr>
        <w:t xml:space="preserve">global </w:t>
      </w:r>
      <w:r w:rsidR="009E3059" w:rsidRPr="001868AE">
        <w:rPr>
          <w:rFonts w:ascii="Arial" w:eastAsiaTheme="minorEastAsia" w:hAnsi="Arial" w:cs="Arial"/>
          <w:iCs/>
          <w:sz w:val="22"/>
          <w:szCs w:val="22"/>
          <w:lang w:eastAsia="zh-CN"/>
        </w:rPr>
        <w:t>annual production</w:t>
      </w:r>
      <w:r w:rsidR="00C64436" w:rsidRPr="001868AE">
        <w:rPr>
          <w:rFonts w:ascii="Arial" w:eastAsiaTheme="minorEastAsia" w:hAnsi="Arial" w:cs="Arial"/>
          <w:iCs/>
          <w:sz w:val="22"/>
          <w:szCs w:val="22"/>
          <w:lang w:eastAsia="zh-CN"/>
        </w:rPr>
        <w:t xml:space="preserve"> (Mt</w:t>
      </w:r>
      <w:r w:rsidR="0035758F" w:rsidRPr="00CF7E03">
        <w:rPr>
          <w:rFonts w:ascii="Arial" w:eastAsiaTheme="minorEastAsia" w:hAnsi="Arial" w:cs="Arial"/>
          <w:iCs/>
          <w:sz w:val="22"/>
          <w:szCs w:val="22"/>
          <w:lang w:eastAsia="zh-CN"/>
        </w:rPr>
        <w:t> </w:t>
      </w:r>
      <w:r w:rsidR="00C64436" w:rsidRPr="001868AE">
        <w:rPr>
          <w:rFonts w:ascii="Arial" w:eastAsiaTheme="minorEastAsia" w:hAnsi="Arial" w:cs="Arial"/>
          <w:iCs/>
          <w:sz w:val="22"/>
          <w:szCs w:val="22"/>
          <w:lang w:eastAsia="zh-CN"/>
        </w:rPr>
        <w:t>y</w:t>
      </w:r>
      <w:r w:rsidR="0035758F" w:rsidRPr="001868AE">
        <w:rPr>
          <w:rFonts w:ascii="Arial" w:eastAsiaTheme="minorEastAsia" w:hAnsi="Arial" w:cs="Arial"/>
          <w:iCs/>
          <w:sz w:val="22"/>
          <w:szCs w:val="22"/>
          <w:vertAlign w:val="superscript"/>
          <w:lang w:eastAsia="zh-CN"/>
        </w:rPr>
        <w:t>–1</w:t>
      </w:r>
      <w:r w:rsidR="00C64436" w:rsidRPr="001868AE">
        <w:rPr>
          <w:rFonts w:ascii="Arial" w:eastAsiaTheme="minorEastAsia" w:hAnsi="Arial" w:cs="Arial"/>
          <w:iCs/>
          <w:sz w:val="22"/>
          <w:szCs w:val="22"/>
          <w:lang w:eastAsia="zh-CN"/>
        </w:rPr>
        <w:t>) and market size</w:t>
      </w:r>
      <w:r w:rsidR="009E3059" w:rsidRPr="001868AE">
        <w:rPr>
          <w:rFonts w:ascii="Arial" w:eastAsiaTheme="minorEastAsia" w:hAnsi="Arial" w:cs="Arial"/>
          <w:iCs/>
          <w:sz w:val="22"/>
          <w:szCs w:val="22"/>
          <w:lang w:eastAsia="zh-CN"/>
        </w:rPr>
        <w:t xml:space="preserve"> </w:t>
      </w:r>
      <w:r w:rsidR="00C64436" w:rsidRPr="001868AE">
        <w:rPr>
          <w:rFonts w:ascii="Arial" w:eastAsiaTheme="minorEastAsia" w:hAnsi="Arial" w:cs="Arial"/>
          <w:iCs/>
          <w:sz w:val="22"/>
          <w:szCs w:val="22"/>
          <w:lang w:eastAsia="zh-CN"/>
        </w:rPr>
        <w:t>(USD</w:t>
      </w:r>
      <w:r w:rsidR="00551077" w:rsidRPr="00CF7E03">
        <w:rPr>
          <w:rFonts w:ascii="Arial" w:eastAsiaTheme="minorEastAsia" w:hAnsi="Arial" w:cs="Arial"/>
          <w:iCs/>
          <w:sz w:val="22"/>
          <w:szCs w:val="22"/>
          <w:lang w:eastAsia="zh-CN"/>
        </w:rPr>
        <w:t> </w:t>
      </w:r>
      <w:r w:rsidR="00C64436" w:rsidRPr="001868AE">
        <w:rPr>
          <w:rFonts w:ascii="Arial" w:eastAsiaTheme="minorEastAsia" w:hAnsi="Arial" w:cs="Arial"/>
          <w:iCs/>
          <w:sz w:val="22"/>
          <w:szCs w:val="22"/>
          <w:lang w:eastAsia="zh-CN"/>
        </w:rPr>
        <w:t>billion</w:t>
      </w:r>
      <w:ins w:id="27" w:author="Nabera  Abhinandan" w:date="2024-07-28T17:18:00Z">
        <w:r w:rsidR="007E4068">
          <w:rPr>
            <w:rFonts w:ascii="Arial" w:eastAsiaTheme="minorEastAsia" w:hAnsi="Arial" w:cs="Arial"/>
            <w:iCs/>
            <w:sz w:val="22"/>
            <w:szCs w:val="22"/>
            <w:lang w:eastAsia="zh-CN"/>
          </w:rPr>
          <w:t> </w:t>
        </w:r>
      </w:ins>
      <w:del w:id="28" w:author="Nabera  Abhinandan" w:date="2024-07-28T17:18:00Z">
        <w:r w:rsidR="00EC165F" w:rsidRPr="00EC165F" w:rsidDel="007E4068">
          <w:rPr>
            <w:rFonts w:ascii="Arial" w:eastAsiaTheme="minorEastAsia" w:hAnsi="Arial" w:cs="Arial"/>
            <w:iCs/>
            <w:sz w:val="22"/>
            <w:szCs w:val="22"/>
            <w:lang w:eastAsia="zh-CN"/>
          </w:rPr>
          <w:delText xml:space="preserve"> </w:delText>
        </w:r>
      </w:del>
      <w:r w:rsidR="00EC165F" w:rsidRPr="001868AE">
        <w:rPr>
          <w:rFonts w:ascii="Arial" w:eastAsiaTheme="minorEastAsia" w:hAnsi="Arial" w:cs="Arial"/>
          <w:iCs/>
          <w:sz w:val="22"/>
          <w:szCs w:val="22"/>
          <w:lang w:eastAsia="zh-CN"/>
        </w:rPr>
        <w:t>y</w:t>
      </w:r>
      <w:r w:rsidR="00EC165F" w:rsidRPr="001868AE">
        <w:rPr>
          <w:rFonts w:ascii="Arial" w:eastAsiaTheme="minorEastAsia" w:hAnsi="Arial" w:cs="Arial"/>
          <w:iCs/>
          <w:sz w:val="22"/>
          <w:szCs w:val="22"/>
          <w:vertAlign w:val="superscript"/>
          <w:lang w:eastAsia="zh-CN"/>
        </w:rPr>
        <w:t>–1</w:t>
      </w:r>
      <w:r w:rsidR="00C64436" w:rsidRPr="001868AE">
        <w:rPr>
          <w:rFonts w:ascii="Arial" w:eastAsiaTheme="minorEastAsia" w:hAnsi="Arial" w:cs="Arial"/>
          <w:iCs/>
          <w:sz w:val="22"/>
          <w:szCs w:val="22"/>
          <w:lang w:eastAsia="zh-CN"/>
        </w:rPr>
        <w:t xml:space="preserve">). </w:t>
      </w:r>
      <w:r w:rsidR="00F27864" w:rsidRPr="00CF7E03">
        <w:rPr>
          <w:rFonts w:ascii="Arial" w:eastAsiaTheme="minorEastAsia" w:hAnsi="Arial" w:cs="Arial"/>
          <w:iCs/>
          <w:sz w:val="22"/>
          <w:szCs w:val="22"/>
          <w:lang w:eastAsia="zh-CN"/>
        </w:rPr>
        <w:t xml:space="preserve">It distinguishes between </w:t>
      </w:r>
      <w:r w:rsidR="001868AE" w:rsidRPr="001868AE">
        <w:rPr>
          <w:rFonts w:ascii="Arial" w:eastAsiaTheme="minorEastAsia" w:hAnsi="Arial" w:cs="Arial"/>
          <w:iCs/>
          <w:sz w:val="22"/>
          <w:szCs w:val="22"/>
          <w:lang w:eastAsia="zh-CN"/>
        </w:rPr>
        <w:t xml:space="preserve">commercial </w:t>
      </w:r>
      <w:r w:rsidR="00F27864" w:rsidRPr="00CF7E03">
        <w:rPr>
          <w:rFonts w:ascii="Arial" w:eastAsiaTheme="minorEastAsia" w:hAnsi="Arial" w:cs="Arial"/>
          <w:iCs/>
          <w:sz w:val="22"/>
          <w:szCs w:val="22"/>
          <w:lang w:eastAsia="zh-CN"/>
        </w:rPr>
        <w:t>routes</w:t>
      </w:r>
      <w:r w:rsidR="00C64436" w:rsidRPr="001868AE">
        <w:rPr>
          <w:rFonts w:ascii="Arial" w:eastAsiaTheme="minorEastAsia" w:hAnsi="Arial" w:cs="Arial"/>
          <w:iCs/>
          <w:sz w:val="22"/>
          <w:szCs w:val="22"/>
          <w:lang w:eastAsia="zh-CN"/>
        </w:rPr>
        <w:t xml:space="preserve"> </w:t>
      </w:r>
      <w:r w:rsidR="00F27864" w:rsidRPr="00CF7E03">
        <w:rPr>
          <w:rFonts w:ascii="Arial" w:eastAsiaTheme="minorEastAsia" w:hAnsi="Arial" w:cs="Arial"/>
          <w:iCs/>
          <w:sz w:val="22"/>
          <w:szCs w:val="22"/>
          <w:lang w:eastAsia="zh-CN"/>
        </w:rPr>
        <w:t>(</w:t>
      </w:r>
      <w:r w:rsidR="001868AE">
        <w:rPr>
          <w:rFonts w:ascii="Arial" w:eastAsiaTheme="minorEastAsia" w:hAnsi="Arial" w:cs="Arial" w:hint="eastAsia"/>
          <w:iCs/>
          <w:sz w:val="22"/>
          <w:szCs w:val="22"/>
          <w:lang w:eastAsia="zh-CN"/>
        </w:rPr>
        <w:t xml:space="preserve">currently </w:t>
      </w:r>
      <w:r w:rsidR="001B1319" w:rsidRPr="001868AE">
        <w:rPr>
          <w:rFonts w:ascii="Arial" w:eastAsiaTheme="minorEastAsia" w:hAnsi="Arial" w:cs="Arial"/>
          <w:iCs/>
          <w:sz w:val="22"/>
          <w:szCs w:val="22"/>
          <w:lang w:eastAsia="zh-CN"/>
        </w:rPr>
        <w:t>in use</w:t>
      </w:r>
      <w:r w:rsidR="00F27864" w:rsidRPr="00CF7E03">
        <w:rPr>
          <w:rFonts w:ascii="Arial" w:eastAsiaTheme="minorEastAsia" w:hAnsi="Arial" w:cs="Arial"/>
          <w:iCs/>
          <w:sz w:val="22"/>
          <w:szCs w:val="22"/>
          <w:lang w:eastAsia="zh-CN"/>
        </w:rPr>
        <w:t>), a</w:t>
      </w:r>
      <w:r w:rsidR="00C64436" w:rsidRPr="001868AE">
        <w:rPr>
          <w:rFonts w:ascii="Arial" w:eastAsiaTheme="minorEastAsia" w:hAnsi="Arial" w:cs="Arial"/>
          <w:iCs/>
          <w:sz w:val="22"/>
          <w:szCs w:val="22"/>
          <w:lang w:eastAsia="zh-CN"/>
        </w:rPr>
        <w:t xml:space="preserve">bandoned routes </w:t>
      </w:r>
      <w:r w:rsidR="008B4D91" w:rsidRPr="00CF7E03">
        <w:rPr>
          <w:rFonts w:ascii="Arial" w:eastAsiaTheme="minorEastAsia" w:hAnsi="Arial" w:cs="Arial"/>
          <w:iCs/>
          <w:sz w:val="22"/>
          <w:szCs w:val="22"/>
          <w:lang w:eastAsia="zh-CN"/>
        </w:rPr>
        <w:t>(</w:t>
      </w:r>
      <w:r w:rsidR="001B1319" w:rsidRPr="001868AE">
        <w:rPr>
          <w:rFonts w:ascii="Arial" w:eastAsiaTheme="minorEastAsia" w:hAnsi="Arial" w:cs="Arial"/>
          <w:iCs/>
          <w:sz w:val="22"/>
          <w:szCs w:val="22"/>
          <w:lang w:eastAsia="zh-CN"/>
        </w:rPr>
        <w:t xml:space="preserve">past commercial processes replaced </w:t>
      </w:r>
      <w:r w:rsidR="008B4D91" w:rsidRPr="00CF7E03">
        <w:rPr>
          <w:rFonts w:ascii="Arial" w:eastAsiaTheme="minorEastAsia" w:hAnsi="Arial" w:cs="Arial"/>
          <w:iCs/>
          <w:sz w:val="22"/>
          <w:szCs w:val="22"/>
          <w:lang w:eastAsia="zh-CN"/>
        </w:rPr>
        <w:t>by</w:t>
      </w:r>
      <w:r w:rsidR="001B1319" w:rsidRPr="001868AE">
        <w:rPr>
          <w:rFonts w:ascii="Arial" w:eastAsiaTheme="minorEastAsia" w:hAnsi="Arial" w:cs="Arial"/>
          <w:iCs/>
          <w:sz w:val="22"/>
          <w:szCs w:val="22"/>
          <w:lang w:eastAsia="zh-CN"/>
        </w:rPr>
        <w:t xml:space="preserve"> other methods</w:t>
      </w:r>
      <w:r w:rsidR="008B4D91" w:rsidRPr="00CF7E03">
        <w:rPr>
          <w:rFonts w:ascii="Arial" w:eastAsiaTheme="minorEastAsia" w:hAnsi="Arial" w:cs="Arial"/>
          <w:iCs/>
          <w:sz w:val="22"/>
          <w:szCs w:val="22"/>
          <w:lang w:eastAsia="zh-CN"/>
        </w:rPr>
        <w:t>), and</w:t>
      </w:r>
      <w:r w:rsidR="00C64436" w:rsidRPr="001868AE">
        <w:rPr>
          <w:rFonts w:ascii="Arial" w:eastAsiaTheme="minorEastAsia" w:hAnsi="Arial" w:cs="Arial"/>
          <w:iCs/>
          <w:sz w:val="22"/>
          <w:szCs w:val="22"/>
          <w:lang w:eastAsia="zh-CN"/>
        </w:rPr>
        <w:t xml:space="preserve"> </w:t>
      </w:r>
      <w:r w:rsidR="008B4D91" w:rsidRPr="00CF7E03">
        <w:rPr>
          <w:rFonts w:ascii="Arial" w:eastAsiaTheme="minorEastAsia" w:hAnsi="Arial" w:cs="Arial"/>
          <w:iCs/>
          <w:sz w:val="22"/>
          <w:szCs w:val="22"/>
          <w:lang w:eastAsia="zh-CN"/>
        </w:rPr>
        <w:t>t</w:t>
      </w:r>
      <w:r w:rsidR="00C64436" w:rsidRPr="001868AE">
        <w:rPr>
          <w:rFonts w:ascii="Arial" w:eastAsiaTheme="minorEastAsia" w:hAnsi="Arial" w:cs="Arial"/>
          <w:iCs/>
          <w:sz w:val="22"/>
          <w:szCs w:val="22"/>
          <w:lang w:eastAsia="zh-CN"/>
        </w:rPr>
        <w:t>rial routes</w:t>
      </w:r>
      <w:r w:rsidR="008B4D91" w:rsidRPr="00CF7E03">
        <w:rPr>
          <w:rFonts w:ascii="Arial" w:eastAsiaTheme="minorEastAsia" w:hAnsi="Arial" w:cs="Arial"/>
          <w:iCs/>
          <w:sz w:val="22"/>
          <w:szCs w:val="22"/>
          <w:lang w:eastAsia="zh-CN"/>
        </w:rPr>
        <w:t xml:space="preserve"> (</w:t>
      </w:r>
      <w:r w:rsidR="001B1319" w:rsidRPr="001868AE">
        <w:rPr>
          <w:rFonts w:ascii="Arial" w:eastAsiaTheme="minorEastAsia" w:hAnsi="Arial" w:cs="Arial"/>
          <w:iCs/>
          <w:sz w:val="22"/>
          <w:szCs w:val="22"/>
          <w:lang w:eastAsia="zh-CN"/>
        </w:rPr>
        <w:t>processes with research interest in the past but never commercialized</w:t>
      </w:r>
      <w:r w:rsidR="008B4D91" w:rsidRPr="00CF7E03">
        <w:rPr>
          <w:rFonts w:ascii="Arial" w:eastAsiaTheme="minorEastAsia" w:hAnsi="Arial" w:cs="Arial"/>
          <w:iCs/>
          <w:sz w:val="22"/>
          <w:szCs w:val="22"/>
          <w:lang w:eastAsia="zh-CN"/>
        </w:rPr>
        <w:t>)</w:t>
      </w:r>
      <w:r w:rsidR="00C64436" w:rsidRPr="001868AE">
        <w:rPr>
          <w:rFonts w:ascii="Arial" w:eastAsiaTheme="minorEastAsia" w:hAnsi="Arial" w:cs="Arial"/>
          <w:iCs/>
          <w:sz w:val="22"/>
          <w:szCs w:val="22"/>
          <w:lang w:eastAsia="zh-CN"/>
        </w:rPr>
        <w:t>.</w:t>
      </w:r>
      <w:r w:rsidR="00ED6040" w:rsidRPr="001868AE">
        <w:rPr>
          <w:rFonts w:ascii="Arial" w:eastAsiaTheme="minorEastAsia" w:hAnsi="Arial" w:cs="Arial"/>
          <w:iCs/>
          <w:sz w:val="22"/>
          <w:szCs w:val="22"/>
          <w:lang w:eastAsia="zh-CN"/>
        </w:rPr>
        <w:t xml:space="preserve"> </w:t>
      </w:r>
      <w:proofErr w:type="spellStart"/>
      <w:r w:rsidR="00ED6040" w:rsidRPr="001868AE">
        <w:rPr>
          <w:rFonts w:ascii="Arial" w:eastAsiaTheme="minorEastAsia" w:hAnsi="Arial" w:cs="Arial"/>
          <w:iCs/>
          <w:sz w:val="22"/>
          <w:szCs w:val="22"/>
          <w:vertAlign w:val="superscript"/>
          <w:lang w:eastAsia="zh-CN"/>
        </w:rPr>
        <w:t>a</w:t>
      </w:r>
      <w:r w:rsidR="00BA5BDE" w:rsidRPr="001868AE">
        <w:rPr>
          <w:rFonts w:ascii="Arial" w:eastAsiaTheme="minorEastAsia" w:hAnsi="Arial" w:cs="Arial"/>
          <w:iCs/>
          <w:sz w:val="22"/>
          <w:szCs w:val="22"/>
          <w:lang w:eastAsia="zh-CN"/>
        </w:rPr>
        <w:t>Since</w:t>
      </w:r>
      <w:proofErr w:type="spellEnd"/>
      <w:r w:rsidR="00BA5BDE" w:rsidRPr="001868AE">
        <w:rPr>
          <w:rFonts w:ascii="Arial" w:eastAsiaTheme="minorEastAsia" w:hAnsi="Arial" w:cs="Arial"/>
          <w:iCs/>
          <w:sz w:val="22"/>
          <w:szCs w:val="22"/>
          <w:lang w:eastAsia="zh-CN"/>
        </w:rPr>
        <w:t xml:space="preserve"> a</w:t>
      </w:r>
      <w:r w:rsidR="00ED6040" w:rsidRPr="001868AE">
        <w:rPr>
          <w:rFonts w:ascii="Arial" w:eastAsiaTheme="minorEastAsia" w:hAnsi="Arial" w:cs="Arial"/>
          <w:iCs/>
          <w:sz w:val="22"/>
          <w:szCs w:val="22"/>
          <w:lang w:eastAsia="zh-CN"/>
        </w:rPr>
        <w:t xml:space="preserve">lmost all VCM </w:t>
      </w:r>
      <w:r w:rsidR="00947F3C" w:rsidRPr="001868AE">
        <w:rPr>
          <w:rFonts w:ascii="Arial" w:eastAsiaTheme="minorEastAsia" w:hAnsi="Arial" w:cs="Arial"/>
          <w:iCs/>
          <w:sz w:val="22"/>
          <w:szCs w:val="22"/>
          <w:lang w:eastAsia="zh-CN"/>
        </w:rPr>
        <w:t>demand is</w:t>
      </w:r>
      <w:r w:rsidR="008B4D91" w:rsidRPr="00CF7E03">
        <w:rPr>
          <w:rFonts w:ascii="Arial" w:eastAsiaTheme="minorEastAsia" w:hAnsi="Arial" w:cs="Arial"/>
          <w:iCs/>
          <w:sz w:val="22"/>
          <w:szCs w:val="22"/>
          <w:lang w:eastAsia="zh-CN"/>
        </w:rPr>
        <w:t xml:space="preserve"> </w:t>
      </w:r>
      <w:r w:rsidR="00ED6040" w:rsidRPr="001868AE">
        <w:rPr>
          <w:rFonts w:ascii="Arial" w:eastAsiaTheme="minorEastAsia" w:hAnsi="Arial" w:cs="Arial"/>
          <w:iCs/>
          <w:sz w:val="22"/>
          <w:szCs w:val="22"/>
          <w:lang w:eastAsia="zh-CN"/>
        </w:rPr>
        <w:t xml:space="preserve">for PVC production, this number </w:t>
      </w:r>
      <w:r w:rsidR="001D7210" w:rsidRPr="001868AE">
        <w:rPr>
          <w:rFonts w:ascii="Arial" w:eastAsiaTheme="minorEastAsia" w:hAnsi="Arial" w:cs="Arial"/>
          <w:iCs/>
          <w:sz w:val="22"/>
          <w:szCs w:val="22"/>
          <w:lang w:eastAsia="zh-CN"/>
        </w:rPr>
        <w:t>reflects</w:t>
      </w:r>
      <w:r w:rsidR="00ED6040" w:rsidRPr="001868AE">
        <w:rPr>
          <w:rFonts w:ascii="Arial" w:eastAsiaTheme="minorEastAsia" w:hAnsi="Arial" w:cs="Arial"/>
          <w:iCs/>
          <w:sz w:val="22"/>
          <w:szCs w:val="22"/>
          <w:lang w:eastAsia="zh-CN"/>
        </w:rPr>
        <w:t xml:space="preserve"> the global market size of PVC.</w:t>
      </w:r>
      <w:r w:rsidR="00735B97" w:rsidRPr="001868AE">
        <w:rPr>
          <w:rFonts w:ascii="Arial" w:eastAsiaTheme="minorEastAsia" w:hAnsi="Arial" w:cs="Arial"/>
          <w:iCs/>
          <w:sz w:val="22"/>
          <w:szCs w:val="22"/>
          <w:vertAlign w:val="superscript"/>
          <w:lang w:eastAsia="zh-CN"/>
        </w:rPr>
        <w:t xml:space="preserve"> </w:t>
      </w:r>
      <w:proofErr w:type="spellStart"/>
      <w:r w:rsidR="008D0841" w:rsidRPr="001868AE">
        <w:rPr>
          <w:rFonts w:ascii="Arial" w:eastAsiaTheme="minorEastAsia" w:hAnsi="Arial" w:cs="Arial"/>
          <w:iCs/>
          <w:sz w:val="22"/>
          <w:szCs w:val="22"/>
          <w:vertAlign w:val="superscript"/>
          <w:lang w:eastAsia="zh-CN"/>
        </w:rPr>
        <w:t>a,</w:t>
      </w:r>
      <w:r w:rsidR="00735B97" w:rsidRPr="001868AE">
        <w:rPr>
          <w:rFonts w:ascii="Arial" w:eastAsiaTheme="minorEastAsia" w:hAnsi="Arial" w:cs="Arial"/>
          <w:iCs/>
          <w:sz w:val="22"/>
          <w:szCs w:val="22"/>
          <w:vertAlign w:val="superscript"/>
          <w:lang w:eastAsia="zh-CN"/>
        </w:rPr>
        <w:t>b</w:t>
      </w:r>
      <w:r w:rsidR="00735B97" w:rsidRPr="001868AE">
        <w:rPr>
          <w:rFonts w:ascii="Arial" w:eastAsiaTheme="minorEastAsia" w:hAnsi="Arial" w:cs="Arial"/>
          <w:iCs/>
          <w:sz w:val="22"/>
          <w:szCs w:val="22"/>
          <w:lang w:eastAsia="zh-CN"/>
        </w:rPr>
        <w:t>Data</w:t>
      </w:r>
      <w:proofErr w:type="spellEnd"/>
      <w:r w:rsidR="00735B97" w:rsidRPr="001868AE">
        <w:rPr>
          <w:rFonts w:ascii="Arial" w:eastAsiaTheme="minorEastAsia" w:hAnsi="Arial" w:cs="Arial"/>
          <w:iCs/>
          <w:sz w:val="22"/>
          <w:szCs w:val="22"/>
          <w:lang w:eastAsia="zh-CN"/>
        </w:rPr>
        <w:t xml:space="preserve"> from Statista.</w:t>
      </w:r>
    </w:p>
    <w:p w14:paraId="18B09E17" w14:textId="776A8F71" w:rsidR="00AD1EE9" w:rsidRPr="00CF7E03" w:rsidRDefault="002C61DB" w:rsidP="004241C5">
      <w:pPr>
        <w:pStyle w:val="ListParagraph"/>
        <w:spacing w:after="240"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the reaction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with formaldehyde. This process still </w:t>
      </w:r>
      <w:r w:rsidRPr="00CF7E03">
        <w:rPr>
          <w:rFonts w:ascii="Arial" w:eastAsiaTheme="minorEastAsia" w:hAnsi="Arial" w:cs="Arial"/>
          <w:sz w:val="22"/>
          <w:szCs w:val="22"/>
          <w:lang w:eastAsia="zh-CN"/>
        </w:rPr>
        <w:lastRenderedPageBreak/>
        <w:t>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{"citationID":"3c1sCk1S","properties":{"formattedCitation":"\\super 46,47\\nosupersub{}","plainCitation":"46,47","noteIndex":0},"citationItems":[{"id":196,"uris":["http://zotero.org/users/local/cJGf2fHk/items/AV9MUGEV"],"itemData":{"id":196,"type":"article-journal","abstract":"Four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J."}],"issued":{"date-parts":[["2020"]]}}},{"id":199,"uris":["http://zotero.org/users/local/cJGf2fHk/items/9TUJILS2"],"itemData":{"id":199,"type":"article-journal","abstract":"Biorefineries are novel, productive models that are aimed at producing biobased alternatives to many fossil-based products. Biomass supply and overall energy consumptions are important issues determining the overall biorefinery sustainability. Low-profit lands appear to be a potential option for the sustainable production of raw materials without competition with the food chain. Cardoon particularly matches these characteristics, thanks to the rapid growth and the economy of the cultivation and harvesting steps. An integrated biorefinery processing 60 kton/y cardoon lignocellulosic biomass for the production of 1,4-butanediol (bio-BDO) is presented and discussed in this work. After designing the biorefinery flowsheet, the mass and energy balances were calculated. The results indicated that the energy recovery system has been designed to almost completely cover the entire energy requirement of the BDO production process. Despite the lower supply of electricity, the energy recovery system can cover around 78% of the total electricity demand. Instead, the thermal energy recovery system was able to satisfy the overall demand of the sugar production process entirely, while BDO purification columns require high-pressure steam. The thermal energy recovery system can cover around 83% of the total thermal demand. Finally, a cradle-to-gate simplified environmental assessment was conducted in order to evaluate the environmental impact of the process in terms of carbon footprint. The carbon footprint value calculated for the entire production process of BDO was 2.82 kgCO2eq/kgBDO. The cultivation phase accounted for 1.94 kgCO2eq/kgBDO, the transport had very little impact, only for 0.067 kgCO2eq/kgBDO, while the biorefinery phase contributes for 0.813 kgCO2eq/kgBDO.","container-title":"Processes","DOI":"10.3390/pr8121585","ISSN":"2227-9717","issue":"12","language":"en","license":"http://creativecommons.org/licenses/by/3.0/","note":"number: 12\npublisher: Multidisciplinary Digital Publishing Institute","page":"1585","source":"www.mdpi.com","title":"From Cardoon Lignocellulosic Biomass to Bio-1,4 Butanediol: An Integrated Biorefinery Model","title-short":"From Cardoon Lignocellulosic Biomass to Bio-1,4 Butanediol","volume":"8","author":[{"family":"De Bari","given":"Isabella"},{"family":"Giuliano","given":"Aristide"},{"family":"Petrone","given":"Maria Teresa"},{"family":"Stoppiello","given":"Giovanni"},{"family":"Fatta","given":"Vittoria"},{"family":"Giardi","given":"Cecilia"},{"family":"Razza","given":"Francesco"},{"family":"Novelli","given":"Alessandra"}],"issued":{"date-parts":[["2020",12]]}}}],"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46,47</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Despite its advantages, several complex and multi-step alternative routes have been developed to address the scarcity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some regions</w:t>
      </w:r>
      <w:r w:rsidR="0069262F" w:rsidRPr="00CF7E03">
        <w:rPr>
          <w:rFonts w:ascii="Arial" w:eastAsiaTheme="minorEastAsia" w:hAnsi="Arial" w:cs="Arial"/>
          <w:sz w:val="22"/>
          <w:szCs w:val="22"/>
          <w:lang w:eastAsia="zh-CN"/>
        </w:rPr>
        <w:t>. 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1,4-diacetoxy-2-butene,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diacetoxy-2-butene, followed by hydrogenation and hydrolysis.</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{"citationID":"i8ZyG2fl","properties":{"formattedCitation":"\\super 46\\nosupersub{}","plainCitation":"46","noteIndex":0},"citationItems":[{"id":196,"uris":["http://zotero.org/users/local/cJGf2fHk/items/AV9MUGEV"],"itemData":{"id":196,"type":"article-journal","abstract":"Four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46</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w:t>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1,4-butanediol exemplifies the advantage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the </w:t>
      </w:r>
      <w:r w:rsidRPr="00CF7E03">
        <w:rPr>
          <w:rFonts w:ascii="Arial" w:eastAsiaTheme="minorEastAsia" w:hAnsi="Arial" w:cs="Arial"/>
          <w:sz w:val="22"/>
          <w:szCs w:val="22"/>
          <w:lang w:eastAsia="zh-CN"/>
        </w:rPr>
        <w:t xml:space="preserve">chemical synthesis. However, research on </w:t>
      </w:r>
      <w:r w:rsidR="006527C3"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production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-based chemicals has not attracted sufficient attention since being largely replaced by olefin routes.</w:t>
      </w:r>
    </w:p>
    <w:p w14:paraId="578E9404" w14:textId="6774EE02" w:rsidR="001B35EF" w:rsidRPr="00CF7E03" w:rsidRDefault="001B35EF"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carbide</w:t>
      </w:r>
      <w:r w:rsidR="003F0B79" w:rsidRPr="00CF7E03">
        <w:rPr>
          <w:rFonts w:ascii="Arial" w:eastAsiaTheme="minorEastAsia" w:hAnsi="Arial" w:cs="Arial"/>
          <w:b/>
          <w:sz w:val="22"/>
          <w:szCs w:val="22"/>
          <w:lang w:eastAsia="zh-CN"/>
        </w:rPr>
        <w:t xml:space="preserve"> </w:t>
      </w:r>
      <w:r w:rsidR="003F0B79" w:rsidRPr="00CF7E03">
        <w:rPr>
          <w:rFonts w:ascii="Arial" w:hAnsi="Arial" w:cs="Arial"/>
          <w:bCs/>
          <w:sz w:val="22"/>
          <w:szCs w:val="22"/>
          <w:highlight w:val="yellow"/>
        </w:rPr>
        <w:t xml:space="preserve">(ca. </w:t>
      </w:r>
      <w:r w:rsidR="00C85A21" w:rsidRPr="00CF7E03">
        <w:rPr>
          <w:rFonts w:ascii="Arial" w:eastAsiaTheme="minorEastAsia" w:hAnsi="Arial" w:cs="Arial"/>
          <w:bCs/>
          <w:sz w:val="22"/>
          <w:szCs w:val="22"/>
          <w:highlight w:val="yellow"/>
          <w:lang w:eastAsia="zh-CN"/>
        </w:rPr>
        <w:t>5</w:t>
      </w:r>
      <w:r w:rsidR="00552F46">
        <w:rPr>
          <w:rFonts w:ascii="Arial" w:eastAsiaTheme="minorEastAsia" w:hAnsi="Arial" w:cs="Arial" w:hint="eastAsia"/>
          <w:bCs/>
          <w:sz w:val="22"/>
          <w:szCs w:val="22"/>
          <w:highlight w:val="yellow"/>
          <w:lang w:eastAsia="zh-CN"/>
        </w:rPr>
        <w:t>14</w:t>
      </w:r>
      <w:r w:rsidR="003F0B79" w:rsidRPr="00CF7E03">
        <w:rPr>
          <w:rFonts w:ascii="Arial" w:hAnsi="Arial" w:cs="Arial"/>
          <w:bCs/>
          <w:sz w:val="22"/>
          <w:szCs w:val="22"/>
          <w:highlight w:val="yellow"/>
        </w:rPr>
        <w:t xml:space="preserve"> words)</w:t>
      </w:r>
    </w:p>
    <w:p w14:paraId="621003DB" w14:textId="06C4B8C1" w:rsidR="00021469" w:rsidRPr="00CF7E03" w:rsidRDefault="00F44265"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CaC</w:t>
      </w:r>
      <w:r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Unique a</w:t>
      </w:r>
      <w:r w:rsidR="00AE2765" w:rsidRPr="00CF7E03">
        <w:rPr>
          <w:rFonts w:ascii="Arial" w:eastAsiaTheme="minorEastAsia" w:hAnsi="Arial" w:cs="Arial"/>
          <w:sz w:val="22"/>
          <w:szCs w:val="22"/>
          <w:lang w:eastAsia="zh-CN"/>
        </w:rPr>
        <w:t>mong all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synthesis routes, </w:t>
      </w:r>
      <w:r w:rsidR="00021469"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4757E652"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C + CaO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r w:rsidR="00375C41" w:rsidRPr="00CF7E03">
        <w:rPr>
          <w:rFonts w:ascii="Cambria Math" w:eastAsiaTheme="minorEastAsia" w:hAnsi="Cambria Math" w:cs="Arial"/>
          <w:iCs/>
          <w:sz w:val="22"/>
          <w:szCs w:val="22"/>
          <w:vertAlign w:val="superscript"/>
          <w:lang w:eastAsia="zh-CN"/>
        </w:rPr>
        <w:t>–</w:t>
      </w:r>
      <w:r w:rsidR="00100441" w:rsidRPr="00CF7E03">
        <w:rPr>
          <w:rFonts w:ascii="Cambria Math" w:eastAsiaTheme="minorEastAsia" w:hAnsi="Cambria Math" w:cs="Arial"/>
          <w:iCs/>
          <w:sz w:val="22"/>
          <w:szCs w:val="22"/>
          <w:vertAlign w:val="superscript"/>
          <w:lang w:eastAsia="zh-CN"/>
        </w:rPr>
        <w:t>1</w:t>
      </w:r>
    </w:p>
    <w:p w14:paraId="5ED4156E" w14:textId="3C0424CF"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Ca(OH)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28A1D9EC" w14:textId="5BBEF337" w:rsidR="00BE4AD9" w:rsidRPr="00CF7E03" w:rsidRDefault="000619E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from</w:t>
      </w:r>
      <w:r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lang w:eastAsia="zh-CN"/>
        </w:rPr>
        <w:t>oke</w:t>
      </w:r>
      <w:r w:rsidRPr="00CF7E03">
        <w:rPr>
          <w:rFonts w:ascii="Arial" w:eastAsiaTheme="minorEastAsia" w:hAnsi="Arial" w:cs="Arial"/>
          <w:sz w:val="22"/>
          <w:szCs w:val="22"/>
          <w:lang w:eastAsia="zh-CN"/>
        </w:rPr>
        <w:t xml:space="preserve"> and lime (CaO) 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134575" w:rsidRPr="00CF7E03">
        <w:rPr>
          <w:rFonts w:ascii="Arial" w:eastAsiaTheme="minorEastAsia" w:hAnsi="Arial" w:cs="Arial"/>
          <w:sz w:val="22"/>
          <w:szCs w:val="22"/>
          <w:lang w:eastAsia="zh-CN"/>
        </w:rPr>
        <w:fldChar w:fldCharType="begin"/>
      </w:r>
      <w:r w:rsidR="00134575" w:rsidRPr="00CF7E03">
        <w:rPr>
          <w:rFonts w:ascii="Arial" w:eastAsiaTheme="minorEastAsia" w:hAnsi="Arial" w:cs="Arial"/>
          <w:sz w:val="22"/>
          <w:szCs w:val="22"/>
          <w:lang w:eastAsia="zh-CN"/>
        </w:rPr>
        <w:instrText xml:space="preserve"> ADDIN ZOTERO_ITEM CSL_CITATION {"citationID":"6QlmEQoe","properties":{"formattedCitation":"\\super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134575" w:rsidRPr="00CF7E03">
        <w:rPr>
          <w:rFonts w:ascii="Arial" w:eastAsiaTheme="minorEastAsia" w:hAnsi="Arial" w:cs="Arial"/>
          <w:sz w:val="22"/>
          <w:szCs w:val="22"/>
          <w:lang w:eastAsia="zh-CN"/>
        </w:rPr>
        <w:fldChar w:fldCharType="separate"/>
      </w:r>
      <w:r w:rsidR="00134575" w:rsidRPr="00CF7E03">
        <w:rPr>
          <w:rFonts w:ascii="Arial" w:hAnsi="Arial" w:cs="Arial"/>
          <w:sz w:val="22"/>
          <w:vertAlign w:val="superscript"/>
        </w:rPr>
        <w:t>48</w:t>
      </w:r>
      <w:r w:rsidR="00134575" w:rsidRPr="00CF7E03">
        <w:rPr>
          <w:rFonts w:ascii="Arial" w:eastAsiaTheme="minorEastAsia" w:hAnsi="Arial" w:cs="Arial"/>
          <w:sz w:val="22"/>
          <w:szCs w:val="22"/>
          <w:lang w:eastAsia="zh-CN"/>
        </w:rPr>
        <w:fldChar w:fldCharType="end"/>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EE6E17" w:rsidRPr="00CF7E03">
        <w:rPr>
          <w:rFonts w:ascii="Arial" w:eastAsiaTheme="minorEastAsia" w:hAnsi="Arial" w:cs="Arial"/>
          <w:sz w:val="22"/>
          <w:szCs w:val="22"/>
          <w:lang w:eastAsia="zh-CN"/>
        </w:rPr>
        <w:t>was first commercialized in 189</w:t>
      </w:r>
      <w:r w:rsidR="00DA2371">
        <w:rPr>
          <w:rFonts w:ascii="Arial" w:eastAsiaTheme="minorEastAsia" w:hAnsi="Arial" w:cs="Arial" w:hint="eastAsia"/>
          <w:sz w:val="22"/>
          <w:szCs w:val="22"/>
          <w:lang w:eastAsia="zh-CN"/>
        </w:rPr>
        <w:t>4</w:t>
      </w:r>
      <w:r w:rsidR="00EE6E17" w:rsidRPr="00CF7E03">
        <w:rPr>
          <w:rFonts w:ascii="Arial" w:eastAsiaTheme="minorEastAsia" w:hAnsi="Arial" w:cs="Arial"/>
          <w:sz w:val="22"/>
          <w:szCs w:val="22"/>
          <w:lang w:eastAsia="zh-CN"/>
        </w:rPr>
        <w:t>.</w:t>
      </w:r>
      <w:r w:rsidR="00C66DCF" w:rsidRPr="00CF7E03">
        <w:rPr>
          <w:rFonts w:ascii="Arial" w:eastAsiaTheme="minorEastAsia" w:hAnsi="Arial" w:cs="Arial"/>
          <w:sz w:val="22"/>
          <w:szCs w:val="22"/>
          <w:lang w:eastAsia="zh-CN"/>
        </w:rPr>
        <w:fldChar w:fldCharType="begin"/>
      </w:r>
      <w:r w:rsidR="00C66DCF" w:rsidRPr="00CF7E03">
        <w:rPr>
          <w:rFonts w:ascii="Arial" w:eastAsiaTheme="minorEastAsia" w:hAnsi="Arial" w:cs="Arial"/>
          <w:sz w:val="22"/>
          <w:szCs w:val="22"/>
          <w:lang w:eastAsia="zh-CN"/>
        </w:rPr>
        <w:instrText xml:space="preserve"> ADDIN ZOTERO_ITEM CSL_CITATION {"citationID":"u8kAPnvt","properties":{"formattedCitation":"\\super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C66DCF" w:rsidRPr="00CF7E03">
        <w:rPr>
          <w:rFonts w:ascii="Arial" w:eastAsiaTheme="minorEastAsia" w:hAnsi="Arial" w:cs="Arial"/>
          <w:sz w:val="22"/>
          <w:szCs w:val="22"/>
          <w:lang w:eastAsia="zh-CN"/>
        </w:rPr>
        <w:fldChar w:fldCharType="separate"/>
      </w:r>
      <w:r w:rsidR="00C66DCF" w:rsidRPr="00CF7E03">
        <w:rPr>
          <w:rFonts w:ascii="Arial" w:hAnsi="Arial" w:cs="Arial"/>
          <w:sz w:val="22"/>
          <w:vertAlign w:val="superscript"/>
        </w:rPr>
        <w:t>3</w:t>
      </w:r>
      <w:r w:rsidR="00C66DCF" w:rsidRPr="00CF7E03">
        <w:rPr>
          <w:rFonts w:ascii="Arial" w:eastAsiaTheme="minorEastAsia" w:hAnsi="Arial" w:cs="Arial"/>
          <w:sz w:val="22"/>
          <w:szCs w:val="22"/>
          <w:lang w:eastAsia="zh-CN"/>
        </w:rPr>
        <w:fldChar w:fldCharType="end"/>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 xml:space="preserve">has </w:t>
      </w:r>
      <w:del w:id="29" w:author="Nabera  Abhinandan" w:date="2024-07-28T17:21:00Z">
        <w:r w:rsidR="00695D22" w:rsidRPr="00CF7E03" w:rsidDel="001F1174">
          <w:rPr>
            <w:rFonts w:ascii="Arial" w:eastAsiaTheme="minorEastAsia" w:hAnsi="Arial" w:cs="Arial"/>
            <w:sz w:val="22"/>
            <w:szCs w:val="22"/>
            <w:lang w:eastAsia="zh-CN"/>
          </w:rPr>
          <w:delText xml:space="preserve">the </w:delText>
        </w:r>
      </w:del>
      <w:r w:rsidR="00695D22" w:rsidRPr="00CF7E03">
        <w:rPr>
          <w:rFonts w:ascii="Arial" w:eastAsiaTheme="minorEastAsia" w:hAnsi="Arial" w:cs="Arial"/>
          <w:sz w:val="22"/>
          <w:szCs w:val="22"/>
          <w:lang w:eastAsia="zh-CN"/>
        </w:rPr>
        <w:t>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fldChar w:fldCharType="begin"/>
      </w:r>
      <w:r w:rsidR="00651E12" w:rsidRPr="00CF7E03">
        <w:rPr>
          <w:rFonts w:ascii="Arial" w:eastAsiaTheme="minorEastAsia" w:hAnsi="Arial" w:cs="Arial"/>
          <w:sz w:val="22"/>
          <w:szCs w:val="22"/>
          <w:lang w:eastAsia="zh-CN"/>
        </w:rPr>
        <w:instrText xml:space="preserve"> ADDIN ZOTERO_ITEM CSL_CITATION {"citationID":"64Vf6iFC","properties":{"formattedCitation":"\\super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651E12" w:rsidRPr="00CF7E03">
        <w:rPr>
          <w:rFonts w:ascii="Arial" w:eastAsiaTheme="minorEastAsia" w:hAnsi="Arial" w:cs="Arial"/>
          <w:sz w:val="22"/>
          <w:szCs w:val="22"/>
          <w:lang w:eastAsia="zh-CN"/>
        </w:rPr>
        <w:fldChar w:fldCharType="separate"/>
      </w:r>
      <w:r w:rsidR="00651E12" w:rsidRPr="00CF7E03">
        <w:rPr>
          <w:rFonts w:ascii="Arial" w:hAnsi="Arial" w:cs="Arial"/>
          <w:sz w:val="22"/>
          <w:vertAlign w:val="superscript"/>
        </w:rPr>
        <w:t>49</w:t>
      </w:r>
      <w:r w:rsidR="00651E12" w:rsidRPr="00CF7E03">
        <w:rPr>
          <w:rFonts w:ascii="Arial" w:eastAsiaTheme="minorEastAsia" w:hAnsi="Arial" w:cs="Arial"/>
          <w:sz w:val="22"/>
          <w:szCs w:val="22"/>
          <w:lang w:eastAsia="zh-CN"/>
        </w:rPr>
        <w:fldChar w:fldCharType="end"/>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r w:rsidR="008B092E" w:rsidRPr="00CF7E03">
        <w:rPr>
          <w:rFonts w:ascii="Arial" w:eastAsiaTheme="minorEastAsia" w:hAnsi="Arial" w:cs="Arial"/>
          <w:sz w:val="22"/>
          <w:szCs w:val="22"/>
          <w:lang w:eastAsia="zh-CN"/>
        </w:rPr>
        <w:t>i</w:t>
      </w:r>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ins w:id="30" w:author="Nabera  Abhinandan" w:date="2024-07-28T17:21:00Z">
        <w:r w:rsidR="00EF597E">
          <w:rPr>
            <w:rFonts w:ascii="Arial" w:eastAsiaTheme="minorEastAsia" w:hAnsi="Arial" w:cs="Arial"/>
            <w:sz w:val="22"/>
            <w:szCs w:val="22"/>
            <w:lang w:eastAsia="zh-CN"/>
          </w:rPr>
          <w:t>T</w:t>
        </w:r>
      </w:ins>
      <w:del w:id="31" w:author="Nabera  Abhinandan" w:date="2024-07-28T17:21:00Z">
        <w:r w:rsidR="00021469" w:rsidRPr="00CF7E03" w:rsidDel="00EF597E">
          <w:rPr>
            <w:rFonts w:ascii="Arial" w:eastAsiaTheme="minorEastAsia" w:hAnsi="Arial" w:cs="Arial"/>
            <w:sz w:val="22"/>
            <w:szCs w:val="22"/>
            <w:lang w:eastAsia="zh-CN"/>
          </w:rPr>
          <w:delText>t</w:delText>
        </w:r>
      </w:del>
      <w:r w:rsidR="00021469" w:rsidRPr="00CF7E03">
        <w:rPr>
          <w:rFonts w:ascii="Arial" w:eastAsiaTheme="minorEastAsia" w:hAnsi="Arial" w:cs="Arial"/>
          <w:sz w:val="22"/>
          <w:szCs w:val="22"/>
          <w:lang w:eastAsia="zh-CN"/>
        </w:rPr>
        <w:t xml:space="preserve">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w:t>
      </w:r>
      <w:ins w:id="32" w:author="Nabera  Abhinandan" w:date="2024-07-28T17:21:00Z">
        <w:r w:rsidR="00EF597E">
          <w:rPr>
            <w:rFonts w:ascii="Arial" w:eastAsiaTheme="minorEastAsia" w:hAnsi="Arial" w:cs="Arial"/>
            <w:sz w:val="22"/>
            <w:szCs w:val="22"/>
            <w:lang w:eastAsia="zh-CN"/>
          </w:rPr>
          <w:t xml:space="preserve"> to </w:t>
        </w:r>
      </w:ins>
      <w:del w:id="33" w:author="Nabera  Abhinandan" w:date="2024-07-28T17:21:00Z">
        <w:r w:rsidR="006303D8" w:rsidRPr="00CF7E03" w:rsidDel="00EF597E">
          <w:rPr>
            <w:rFonts w:ascii="Arial" w:eastAsiaTheme="minorEastAsia" w:hAnsi="Arial" w:cs="Arial"/>
            <w:sz w:val="22"/>
            <w:szCs w:val="22"/>
            <w:lang w:eastAsia="zh-CN"/>
          </w:rPr>
          <w:delText>–</w:delText>
        </w:r>
      </w:del>
      <w:r w:rsidR="006303D8" w:rsidRPr="00CF7E03">
        <w:rPr>
          <w:rFonts w:ascii="Arial" w:eastAsiaTheme="minorEastAsia" w:hAnsi="Arial" w:cs="Arial"/>
          <w:sz w:val="22"/>
          <w:szCs w:val="22"/>
          <w:lang w:eastAsia="zh-CN"/>
        </w:rPr>
        <w:t>2300</w:t>
      </w:r>
      <w:ins w:id="34" w:author="Nabera  Abhinandan" w:date="2024-07-28T17:21:00Z">
        <w:r w:rsidR="00EF597E">
          <w:rPr>
            <w:rFonts w:ascii="Arial" w:eastAsiaTheme="minorEastAsia" w:hAnsi="Arial" w:cs="Arial"/>
            <w:sz w:val="22"/>
            <w:szCs w:val="22"/>
            <w:lang w:eastAsia="zh-CN"/>
          </w:rPr>
          <w:t> </w:t>
        </w:r>
      </w:ins>
      <w:del w:id="35" w:author="Nabera  Abhinandan" w:date="2024-07-28T17:21:00Z">
        <w:r w:rsidR="006303D8" w:rsidRPr="00CF7E03" w:rsidDel="00EF597E">
          <w:rPr>
            <w:rFonts w:ascii="Arial" w:eastAsiaTheme="minorEastAsia" w:hAnsi="Arial" w:cs="Arial"/>
            <w:sz w:val="22"/>
            <w:szCs w:val="22"/>
            <w:lang w:eastAsia="zh-CN"/>
          </w:rPr>
          <w:delText xml:space="preserve"> </w:delText>
        </w:r>
      </w:del>
      <w:r w:rsidR="006303D8" w:rsidRPr="00CF7E03">
        <w:rPr>
          <w:rFonts w:ascii="Arial" w:eastAsiaTheme="minorEastAsia" w:hAnsi="Arial" w:cs="Arial"/>
          <w:sz w:val="22"/>
          <w:szCs w:val="22"/>
          <w:lang w:eastAsia="zh-CN"/>
        </w:rPr>
        <w:t>°C</w:t>
      </w:r>
      <w:r w:rsidR="006303D8" w:rsidRPr="00CF7E03">
        <w:t xml:space="preserve"> </w:t>
      </w:r>
      <w:r w:rsidR="006303D8" w:rsidRPr="00CF7E03">
        <w:rPr>
          <w:rFonts w:ascii="Arial" w:eastAsiaTheme="minorEastAsia" w:hAnsi="Arial" w:cs="Arial"/>
          <w:sz w:val="22"/>
          <w:szCs w:val="22"/>
          <w:lang w:eastAsia="zh-CN"/>
        </w:rPr>
        <w:t xml:space="preserve">in an arc furnace to 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4</w:t>
      </w:r>
      <w:r w:rsidR="00616178" w:rsidRPr="00CF7E03">
        <w:rPr>
          <w:rFonts w:ascii="Arial" w:eastAsiaTheme="minorEastAsia" w:hAnsi="Arial" w:cs="Arial"/>
          <w:sz w:val="22"/>
          <w:szCs w:val="22"/>
          <w:lang w:eastAsia="zh-CN"/>
        </w:rPr>
        <w:t xml:space="preserve"> as </w:t>
      </w:r>
      <w:r w:rsidR="0061094B" w:rsidRPr="00CF7E03">
        <w:rPr>
          <w:rFonts w:ascii="Arial" w:eastAsiaTheme="minorEastAsia" w:hAnsi="Arial" w:cs="Arial"/>
          <w:sz w:val="22"/>
          <w:szCs w:val="22"/>
          <w:lang w:eastAsia="zh-CN"/>
        </w:rPr>
        <w:t xml:space="preserve">a key </w:t>
      </w:r>
      <w:r w:rsidR="00616178" w:rsidRPr="00CF7E03">
        <w:rPr>
          <w:rFonts w:ascii="Arial" w:eastAsiaTheme="minorEastAsia" w:hAnsi="Arial" w:cs="Arial"/>
          <w:sz w:val="22"/>
          <w:szCs w:val="22"/>
          <w:lang w:eastAsia="zh-CN"/>
        </w:rPr>
        <w:t>chemical industry</w:t>
      </w:r>
      <w:r w:rsidR="0061094B" w:rsidRPr="00CF7E03">
        <w:rPr>
          <w:rFonts w:ascii="Arial" w:eastAsiaTheme="minorEastAsia" w:hAnsi="Arial" w:cs="Arial"/>
          <w:sz w:val="22"/>
          <w:szCs w:val="22"/>
          <w:lang w:eastAsia="zh-CN"/>
        </w:rPr>
        <w:t xml:space="preserve"> feedstock</w:t>
      </w:r>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-based 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H</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production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1741B9" w:rsidRPr="00CF7E03">
        <w:rPr>
          <w:rFonts w:ascii="Arial" w:eastAsiaTheme="minorEastAsia" w:hAnsi="Arial" w:cs="Arial"/>
          <w:sz w:val="22"/>
          <w:szCs w:val="22"/>
          <w:lang w:eastAsia="zh-CN"/>
        </w:rPr>
        <w:fldChar w:fldCharType="begin"/>
      </w:r>
      <w:r w:rsidR="001741B9" w:rsidRPr="00CF7E03">
        <w:rPr>
          <w:rFonts w:ascii="Arial" w:eastAsiaTheme="minorEastAsia" w:hAnsi="Arial" w:cs="Arial"/>
          <w:sz w:val="22"/>
          <w:szCs w:val="22"/>
          <w:lang w:eastAsia="zh-CN"/>
        </w:rPr>
        <w:instrText xml:space="preserve"> ADDIN ZOTERO_ITEM CSL_CITATION {"citationID":"R3CM4Noa","properties":{"formattedCitation":"\\super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1741B9" w:rsidRPr="00CF7E03">
        <w:rPr>
          <w:rFonts w:ascii="Arial" w:eastAsiaTheme="minorEastAsia" w:hAnsi="Arial" w:cs="Arial"/>
          <w:sz w:val="22"/>
          <w:szCs w:val="22"/>
          <w:lang w:eastAsia="zh-CN"/>
        </w:rPr>
        <w:fldChar w:fldCharType="separate"/>
      </w:r>
      <w:r w:rsidR="001741B9" w:rsidRPr="00CF7E03">
        <w:rPr>
          <w:rFonts w:ascii="Arial" w:hAnsi="Arial" w:cs="Arial"/>
          <w:sz w:val="22"/>
          <w:vertAlign w:val="superscript"/>
        </w:rPr>
        <w:t>17</w:t>
      </w:r>
      <w:r w:rsidR="001741B9" w:rsidRPr="00CF7E03">
        <w:rPr>
          <w:rFonts w:ascii="Arial" w:eastAsiaTheme="minorEastAsia" w:hAnsi="Arial" w:cs="Arial"/>
          <w:sz w:val="22"/>
          <w:szCs w:val="22"/>
          <w:lang w:eastAsia="zh-CN"/>
        </w:rPr>
        <w:fldChar w:fldCharType="end"/>
      </w:r>
      <w:r w:rsidR="001741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the annual 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1969B9" w:rsidRPr="00CF7E03">
        <w:rPr>
          <w:rFonts w:ascii="Arial" w:eastAsiaTheme="minorEastAsia" w:hAnsi="Arial" w:cs="Arial"/>
          <w:sz w:val="22"/>
          <w:szCs w:val="22"/>
          <w:lang w:eastAsia="zh-CN"/>
        </w:rPr>
        <w:t xml:space="preserve"> accounting for more than 96% of the world</w:t>
      </w:r>
      <w:r w:rsidR="0074783A" w:rsidRPr="00CF7E03">
        <w:rPr>
          <w:rFonts w:ascii="Arial" w:eastAsiaTheme="minorEastAsia" w:hAnsi="Arial" w:cs="Arial"/>
          <w:sz w:val="22"/>
          <w:szCs w:val="22"/>
          <w:lang w:eastAsia="zh-CN"/>
        </w:rPr>
        <w:t>’s</w:t>
      </w:r>
      <w:r w:rsidR="001969B9" w:rsidRPr="00CF7E03">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fldChar w:fldCharType="begin"/>
      </w:r>
      <w:r w:rsidR="001969B9" w:rsidRPr="00CF7E03">
        <w:rPr>
          <w:rFonts w:ascii="Arial" w:eastAsiaTheme="minorEastAsia" w:hAnsi="Arial" w:cs="Arial"/>
          <w:sz w:val="22"/>
          <w:szCs w:val="22"/>
          <w:lang w:eastAsia="zh-CN"/>
        </w:rPr>
        <w:instrText xml:space="preserve"> ADDIN ZOTERO_ITEM CSL_CITATION {"citationID":"fQxZuA07","properties":{"formattedCitation":"\\super 50\\nosupersub{}","plainCitation":"50","noteIndex":0},"citationItems":[{"id":210,"uris":["http://zotero.org/users/local/cJGf2fHk/items/MNBHPJA2"],"itemData":{"id":210,"type":"article-journal","abstract":"Energy and exergy analysis is very useful to optimize the design, operation and evaluation of calcium carbide production process. In this paper, a new calcium carbide production process of coal-coke-electricity grading substitution method (GSM) is proposed and evaluated by inter grating the first and second laws of thermodynamics according to the actual operation data from an actual calcium carbide production enterprise. Three typical calcium carbide production processes of GSM, electro thermal method (ETM) and oxygen thermal method (OTM) are compared based on the comprehensive energy and exergy consumption indexes of multiple products. The results show that, for the GSM, the mixed pellet brings into the highest proportion of energy and exergy of 69.36% and 71.85%, while the calcium carbide brings out the highest proportion of energy and exergy of 71.97% and 69.09%. Among the various heat losses, calcium carbide furnace gas takes the most heat, accounting for 15.9% of the total heat output. The power consumption per unit product of GSM is only 2.48 kWh/kg-CaC2, which is 23.93% lower than 3.26 kWh/kg-CaC2 of ETM. According to the energy and exergy analysis, when CaC2 is the only target product, the GSM has the lowest comprehensive energy consumption of 10.22 kWh/kg-CaC2 and the lowest comprehensive exergy consumption of 9.15 kWh/kg-CaC2. Compared with the traditional ETM and OTM, the GSM has obvious advantages.","container-title":"Fuel Processing Technology","DOI":"10.1016/j.fuproc.2021.107070","ISSN":"0378-3820","journalAbbreviation":"Fuel Processing Technology","page":"107070","source":"ScienceDirect","title":"Energy and exergy analysis of a new calcium carbide production process","volume":"226","author":[{"family":"Ma","given":"Shuo"},{"family":"Lu","given":"Shilei"},{"family":"Ma","given":"Hongting"},{"family":"Li","given":"Renxi"},{"family":"Xu","given":"Chang"},{"family":"Chen","given":"Mo"},{"family":"Zhang","given":"Hongkuan"}],"issued":{"date-parts":[["2022",2,1]]}}}],"schema":"https://github.com/citation-style-language/schema/raw/master/csl-citation.json"} </w:instrText>
      </w:r>
      <w:r w:rsidR="001969B9" w:rsidRPr="00CF7E03">
        <w:rPr>
          <w:rFonts w:ascii="Arial" w:eastAsiaTheme="minorEastAsia" w:hAnsi="Arial" w:cs="Arial"/>
          <w:sz w:val="22"/>
          <w:szCs w:val="22"/>
          <w:lang w:eastAsia="zh-CN"/>
        </w:rPr>
        <w:fldChar w:fldCharType="separate"/>
      </w:r>
      <w:r w:rsidR="001969B9" w:rsidRPr="00CF7E03">
        <w:rPr>
          <w:rFonts w:ascii="Arial" w:hAnsi="Arial" w:cs="Arial"/>
          <w:sz w:val="22"/>
          <w:vertAlign w:val="superscript"/>
          <w:lang w:eastAsia="zh-CN"/>
        </w:rPr>
        <w:t>50</w:t>
      </w:r>
      <w:r w:rsidR="001969B9" w:rsidRPr="00CF7E03">
        <w:rPr>
          <w:rFonts w:ascii="Arial" w:eastAsiaTheme="minorEastAsia" w:hAnsi="Arial" w:cs="Arial"/>
          <w:sz w:val="22"/>
          <w:szCs w:val="22"/>
          <w:lang w:eastAsia="zh-CN"/>
        </w:rPr>
        <w:fldChar w:fldCharType="end"/>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r w:rsidR="00785B38" w:rsidRPr="00CF7E03">
        <w:rPr>
          <w:rFonts w:ascii="Arial" w:eastAsiaTheme="minorEastAsia" w:hAnsi="Arial" w:cs="Arial"/>
          <w:sz w:val="22"/>
          <w:szCs w:val="22"/>
          <w:lang w:eastAsia="zh-CN"/>
        </w:rPr>
        <w:fldChar w:fldCharType="begin"/>
      </w:r>
      <w:r w:rsidR="00785B38" w:rsidRPr="00CF7E03">
        <w:rPr>
          <w:rFonts w:ascii="Arial" w:eastAsiaTheme="minorEastAsia" w:hAnsi="Arial" w:cs="Arial"/>
          <w:sz w:val="22"/>
          <w:szCs w:val="22"/>
          <w:lang w:eastAsia="zh-CN"/>
        </w:rPr>
        <w:instrText xml:space="preserve"> ADDIN ZOTERO_ITEM CSL_CITATION {"citationID":"NOve2gAS","properties":{"formattedCitation":"\\super 51\\nosupersub{}","plainCitation":"51","noteIndex":0},"citationItems":[{"id":216,"uris":["http://zotero.org/users/local/cJGf2fHk/items/VBQQS9N3"],"itemData":{"id":216,"type":"chapter","container-title":"Encyclopedia of the Alkaline Earth Compounds","event-place":"Amsterdam","ISBN":"978-0-444-59550-8","note":"DOI: 10.1016/B978-0-444-59550-8.00005-3","page":"351-480","publisher":"Elsevier","publisher-place":"Amsterdam","source":"ScienceDirect","title":"Chapter 5 - Group 14 (C, Si, Ge, Sn, and Pb) Alkaline Earth Compounds","URL":"https://www.sciencedirect.com/science/article/pii/B9780444595508000053","author":[{"family":"Ropp","given":"R. C."}],"editor":[{"family":"Ropp","given":"R. C."}],"accessed":{"date-parts":[["2024",6,25]]},"issued":{"date-parts":[["2013",1,1]]}}}],"schema":"https://github.com/citation-style-language/schema/raw/master/csl-citation.json"} </w:instrText>
      </w:r>
      <w:r w:rsidR="00785B38" w:rsidRPr="00CF7E03">
        <w:rPr>
          <w:rFonts w:ascii="Arial" w:eastAsiaTheme="minorEastAsia" w:hAnsi="Arial" w:cs="Arial"/>
          <w:sz w:val="22"/>
          <w:szCs w:val="22"/>
          <w:lang w:eastAsia="zh-CN"/>
        </w:rPr>
        <w:fldChar w:fldCharType="separate"/>
      </w:r>
      <w:r w:rsidR="00785B38" w:rsidRPr="00CF7E03">
        <w:rPr>
          <w:rFonts w:ascii="Arial" w:hAnsi="Arial" w:cs="Arial"/>
          <w:sz w:val="22"/>
          <w:vertAlign w:val="superscript"/>
        </w:rPr>
        <w:t>51</w:t>
      </w:r>
      <w:r w:rsidR="00785B38" w:rsidRPr="00CF7E03">
        <w:rPr>
          <w:rFonts w:ascii="Arial" w:eastAsiaTheme="minorEastAsia" w:hAnsi="Arial" w:cs="Arial"/>
          <w:sz w:val="22"/>
          <w:szCs w:val="22"/>
          <w:lang w:eastAsia="zh-CN"/>
        </w:rPr>
        <w:fldChar w:fldCharType="end"/>
      </w:r>
    </w:p>
    <w:p w14:paraId="12ADEABA" w14:textId="66DA29D8"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and 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del w:id="36" w:author="Nabera  Abhinandan" w:date="2024-07-28T17:22:00Z">
        <w:r w:rsidR="000C3A2D" w:rsidRPr="00CF7E03" w:rsidDel="00390C40">
          <w:rPr>
            <w:rFonts w:ascii="Arial" w:eastAsiaTheme="minorEastAsia" w:hAnsi="Arial" w:cs="Arial"/>
            <w:sz w:val="22"/>
            <w:szCs w:val="22"/>
            <w:lang w:eastAsia="zh-CN"/>
          </w:rPr>
          <w:delText xml:space="preserve"> </w:delText>
        </w:r>
        <w:r w:rsidR="00F105C8" w:rsidRPr="00CF7E03" w:rsidDel="00390C40">
          <w:rPr>
            <w:rFonts w:ascii="Arial" w:eastAsiaTheme="minorEastAsia" w:hAnsi="Arial" w:cs="Arial"/>
            <w:sz w:val="22"/>
            <w:szCs w:val="22"/>
            <w:lang w:eastAsia="zh-CN"/>
          </w:rPr>
          <w:delText>(</w:delText>
        </w:r>
        <w:r w:rsidR="002D5EAB" w:rsidRPr="00CF7E03" w:rsidDel="00390C40">
          <w:rPr>
            <w:rFonts w:ascii="Arial" w:eastAsiaTheme="minorEastAsia" w:hAnsi="Arial" w:cs="Arial"/>
            <w:sz w:val="22"/>
            <w:szCs w:val="22"/>
            <w:lang w:eastAsia="zh-CN"/>
          </w:rPr>
          <w:delText xml:space="preserve">excluding the impact of </w:delText>
        </w:r>
        <w:r w:rsidR="003B32FF" w:rsidRPr="00CF7E03" w:rsidDel="00390C40">
          <w:rPr>
            <w:rFonts w:ascii="Arial" w:eastAsiaTheme="minorEastAsia" w:hAnsi="Arial" w:cs="Arial"/>
            <w:sz w:val="22"/>
            <w:szCs w:val="22"/>
            <w:lang w:eastAsia="zh-CN"/>
          </w:rPr>
          <w:delText>electricity</w:delText>
        </w:r>
        <w:r w:rsidR="00F105C8" w:rsidRPr="00CF7E03" w:rsidDel="00390C40">
          <w:rPr>
            <w:rFonts w:ascii="Arial" w:eastAsiaTheme="minorEastAsia" w:hAnsi="Arial" w:cs="Arial"/>
            <w:sz w:val="22"/>
            <w:szCs w:val="22"/>
            <w:lang w:eastAsia="zh-CN"/>
          </w:rPr>
          <w:delText>)</w:delText>
        </w:r>
      </w:del>
      <w:r w:rsidR="000C3A2D" w:rsidRPr="00CF7E03">
        <w:rPr>
          <w:rFonts w:ascii="Arial" w:eastAsiaTheme="minorEastAsia" w:hAnsi="Arial" w:cs="Arial"/>
          <w:sz w:val="22"/>
          <w:szCs w:val="22"/>
          <w:lang w:eastAsia="zh-CN"/>
        </w:rPr>
        <w:t>.</w:t>
      </w:r>
      <w:r w:rsidR="003B2995" w:rsidRPr="00CF7E03">
        <w:rPr>
          <w:rFonts w:ascii="Arial" w:eastAsiaTheme="minorEastAsia" w:hAnsi="Arial" w:cs="Arial"/>
          <w:sz w:val="22"/>
          <w:szCs w:val="22"/>
          <w:lang w:eastAsia="zh-CN"/>
        </w:rPr>
        <w:fldChar w:fldCharType="begin"/>
      </w:r>
      <w:r w:rsidR="003B2995" w:rsidRPr="00CF7E03">
        <w:rPr>
          <w:rFonts w:ascii="Arial" w:eastAsiaTheme="minorEastAsia" w:hAnsi="Arial" w:cs="Arial"/>
          <w:sz w:val="22"/>
          <w:szCs w:val="22"/>
          <w:lang w:eastAsia="zh-CN"/>
        </w:rPr>
        <w:instrText xml:space="preserve"> ADDIN ZOTERO_ITEM CSL_CITATION {"citationID":"FPd3y4mD","properties":{"formattedCitation":"\\super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3B2995" w:rsidRPr="00CF7E03">
        <w:rPr>
          <w:rFonts w:ascii="Arial" w:eastAsiaTheme="minorEastAsia" w:hAnsi="Arial" w:cs="Arial"/>
          <w:sz w:val="22"/>
          <w:szCs w:val="22"/>
          <w:lang w:eastAsia="zh-CN"/>
        </w:rPr>
        <w:fldChar w:fldCharType="separate"/>
      </w:r>
      <w:r w:rsidR="003B2995" w:rsidRPr="00CF7E03">
        <w:rPr>
          <w:rFonts w:ascii="Arial" w:hAnsi="Arial" w:cs="Arial"/>
          <w:sz w:val="22"/>
          <w:vertAlign w:val="superscript"/>
        </w:rPr>
        <w:t>11,15</w:t>
      </w:r>
      <w:r w:rsidR="003B2995" w:rsidRPr="00CF7E03">
        <w:rPr>
          <w:rFonts w:ascii="Arial" w:eastAsiaTheme="minorEastAsia" w:hAnsi="Arial" w:cs="Arial"/>
          <w:sz w:val="22"/>
          <w:szCs w:val="22"/>
          <w:lang w:eastAsia="zh-CN"/>
        </w:rPr>
        <w:fldChar w:fldCharType="end"/>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387189" w:rsidRPr="00CF7E03">
        <w:rPr>
          <w:rFonts w:ascii="Arial" w:eastAsiaTheme="minorEastAsia" w:hAnsi="Arial" w:cs="Arial"/>
          <w:sz w:val="22"/>
          <w:szCs w:val="22"/>
          <w:lang w:eastAsia="zh-CN"/>
        </w:rPr>
        <w:fldChar w:fldCharType="begin"/>
      </w:r>
      <w:r w:rsidR="00785B38" w:rsidRPr="00CF7E03">
        <w:rPr>
          <w:rFonts w:ascii="Arial" w:eastAsiaTheme="minorEastAsia" w:hAnsi="Arial" w:cs="Arial"/>
          <w:sz w:val="22"/>
          <w:szCs w:val="22"/>
          <w:lang w:eastAsia="zh-CN"/>
        </w:rPr>
        <w:instrText xml:space="preserve"> ADDIN ZOTERO_ITEM CSL_CITATION {"citationID":"Jseyb6Th","properties":{"formattedCitation":"\\super 52\\nosupersub{}","plainCitation":"52","noteIndex":0},"citationItems":[{"id":212,"uris":["http://zotero.org/users/local/cJGf2fHk/items/SS4Q47PL"],"itemData":{"id":212,"type":"article-journal","abstract":"In this paper, the low-rank-coal-based oxygen-thermal method acetylene manufacturing process is established and simulated. Through the novel graphic analysis tool EFGD (Exergy-flow Framework Grassman Diagram), the energy supply and demand, the energy utilization, and energy consumption distribution are therefore obtained. Results show that the carbide furnace unit is the largest exergy loss unit, and its internal exergy loss accounts for 57.52% of the total internal exergy loss, reducing carbon consumption in a carbide furnace and reusing the off-gas will do better to improve the energy consumption of the whole system. Moreover, to further investigate the thermodynamic mechanism of energy coupling and energy conversion as well as the cause of high energy consumption, the energy configuration with ΔG-T and the α-H-ε diagram analysis is established. It reveals that the carbon combustion reaction in oxygen for CO production plays a major role in promoting the reaction for this process.","container-title":"Industrial &amp; Engineering Chemistry Research","DOI":"10.1021/ie301986q","ISSN":"0888-5885","issue":"41","journalAbbreviation":"Ind. Eng. Chem. Res.","note":"publisher: American Chemical Society","page":"13414-13422","source":"ACS Publications","title":"Thermodynamic Analysis of Low-Rank-Coal-Based Oxygen-Thermal Acetylene Manufacturing Process System","volume":"51","author":[{"family":"Guo","given":"Jing"},{"family":"Zheng","given":"Danxing"}],"issued":{"date-parts":[["2012",10,17]]}}}],"schema":"https://github.com/citation-style-language/schema/raw/master/csl-citation.json"} </w:instrText>
      </w:r>
      <w:r w:rsidR="00387189" w:rsidRPr="00CF7E03">
        <w:rPr>
          <w:rFonts w:ascii="Arial" w:eastAsiaTheme="minorEastAsia" w:hAnsi="Arial" w:cs="Arial"/>
          <w:sz w:val="22"/>
          <w:szCs w:val="22"/>
          <w:lang w:eastAsia="zh-CN"/>
        </w:rPr>
        <w:fldChar w:fldCharType="separate"/>
      </w:r>
      <w:r w:rsidR="00785B38" w:rsidRPr="00CF7E03">
        <w:rPr>
          <w:rFonts w:ascii="Arial" w:hAnsi="Arial" w:cs="Arial"/>
          <w:sz w:val="22"/>
          <w:vertAlign w:val="superscript"/>
        </w:rPr>
        <w:t>52</w:t>
      </w:r>
      <w:r w:rsidR="00387189" w:rsidRPr="00CF7E03">
        <w:rPr>
          <w:rFonts w:ascii="Arial" w:eastAsiaTheme="minorEastAsia" w:hAnsi="Arial" w:cs="Arial"/>
          <w:sz w:val="22"/>
          <w:szCs w:val="22"/>
          <w:lang w:eastAsia="zh-CN"/>
        </w:rPr>
        <w:fldChar w:fldCharType="end"/>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 xml:space="preserve">about </w:t>
      </w:r>
      <w:r w:rsidR="007E4511" w:rsidRPr="00CF7E03">
        <w:rPr>
          <w:rFonts w:ascii="Arial" w:eastAsiaTheme="minorEastAsia" w:hAnsi="Arial" w:cs="Arial"/>
          <w:sz w:val="22"/>
          <w:szCs w:val="22"/>
          <w:lang w:eastAsia="zh-CN"/>
        </w:rPr>
        <w:lastRenderedPageBreak/>
        <w:t>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7E4511"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{"citationID":"wh87JXlm","properties":{"formattedCitation":"\\super 13\\nosupersub{}","plainCitation":"13","noteIndex":0},"citationItems":[{"id":72,"uris":["http://zotero.org/users/local/cJGf2fHk/items/N5UXTHHU"],"itemData":{"id":72,"type":"article-journal","abstract":"This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7E4511"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13</w:t>
      </w:r>
      <w:r w:rsidR="007E4511" w:rsidRPr="00CF7E03">
        <w:rPr>
          <w:rFonts w:ascii="Arial" w:eastAsiaTheme="minorEastAsia" w:hAnsi="Arial" w:cs="Arial"/>
          <w:sz w:val="22"/>
          <w:szCs w:val="22"/>
          <w:lang w:eastAsia="zh-CN"/>
        </w:rPr>
        <w:fldChar w:fldCharType="end"/>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{"citationID":"CJIwHUpn","properties":{"formattedCitation":"\\super 18,53,54\\nosupersub{}","plainCitation":"18,53,54","noteIndex":0},"citationItems":[{"id":201,"uris":["http://zotero.org/users/local/cJGf2fHk/items/8PWNUTEU"],"itemData":{"id":201,"type":"article-journal","abstract":"The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id":220,"uris":["http://zotero.org/users/local/cJGf2fHk/items/KUHELC8L"],"itemData":{"id":220,"type":"article-journal","abstract":"Coal is the dominant fuel in China to provide primary energy, and 70% of polyvinyl chloride is produced from coal-based CaC2. CaC2 reacts with water to produce acetylene and calcium carbide slag (CCS) as a solid waste for polyvinyl chloride production. Approximate 40 million tons of dry CCS are generated annually in China, among which only a small part is used in cement and as desulfurization agents. In contrast, most of the CCS is accumulated, occupying land and posing environmental risks. For the chlor-alkali industry, CCS can regenerate massive CaO through purification, molding, calcination. Thus, CCS can be used as raw material for CaC2 production, thereby realizing renewable and sustainable utilization of calcium resources. Therefore, the recycling of CCS decreases the need for limestone extraction, leading to reduced CO2 emission, energy consumption, and solid waste pollution. For example, if CaO is produced by CCS instead of natural limestone, 20 million tons of CO2 emissions can be reduced each year. While the massive CaO with high thermal strength is crucial for the CaC2 production in the electric arc furnace, enabling CCS recycling and sustainable utilization.","container-title":"Renewable and Sustainable Energy Reviews","DOI":"10.1016/j.rser.2022.112133","ISSN":"1364-0321","journalAbbreviation":"Renewable and Sustainable Energy Reviews","page":"112133","source":"ScienceDirect","title":"Recycling and utilization of calcium carbide slag - current status and new opportunities","volume":"159","author":[{"family":"Gong","given":"Xuzhong"},{"family":"Zhang","given":"Tong"},{"family":"Zhang","given":"Junqiang"},{"family":"Wang","given":"Zhi"},{"family":"Liu","given":"Junhao"},{"family":"Cao","given":"Jianwei"},{"family":"Wang","given":"Chuan"}],"issued":{"date-parts":[["2022",5,1]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18,53,54</w:t>
      </w:r>
      <w:r w:rsidR="00A24D68"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864E7D" w:rsidRPr="00CF7E03">
        <w:rPr>
          <w:rFonts w:ascii="Arial" w:eastAsiaTheme="minorEastAsia" w:hAnsi="Arial" w:cs="Arial"/>
          <w:sz w:val="22"/>
          <w:szCs w:val="22"/>
          <w:lang w:eastAsia="zh-CN"/>
        </w:rPr>
        <w:fldChar w:fldCharType="begin"/>
      </w:r>
      <w:r w:rsidR="00864E7D" w:rsidRPr="00CF7E03">
        <w:rPr>
          <w:rFonts w:ascii="Arial" w:eastAsiaTheme="minorEastAsia" w:hAnsi="Arial" w:cs="Arial"/>
          <w:sz w:val="22"/>
          <w:szCs w:val="22"/>
          <w:lang w:eastAsia="zh-CN"/>
        </w:rPr>
        <w:instrText xml:space="preserve"> ADDIN ZOTERO_ITEM CSL_CITATION {"citationID":"WWP3c2gT","properties":{"formattedCitation":"\\super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864E7D" w:rsidRPr="00CF7E03">
        <w:rPr>
          <w:rFonts w:ascii="Arial" w:hAnsi="Arial" w:cs="Arial"/>
          <w:sz w:val="22"/>
          <w:vertAlign w:val="superscript"/>
        </w:rPr>
        <w:t>48</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A24D68" w:rsidRPr="00CF7E03">
        <w:rPr>
          <w:rFonts w:ascii="Arial" w:eastAsiaTheme="minorEastAsia" w:hAnsi="Arial" w:cs="Arial"/>
          <w:sz w:val="22"/>
          <w:szCs w:val="22"/>
          <w:lang w:eastAsia="zh-CN"/>
        </w:rPr>
        <w:fldChar w:fldCharType="begin"/>
      </w:r>
      <w:r w:rsidR="00A24D68" w:rsidRPr="00CF7E03">
        <w:rPr>
          <w:rFonts w:ascii="Arial" w:eastAsiaTheme="minorEastAsia" w:hAnsi="Arial" w:cs="Arial"/>
          <w:sz w:val="22"/>
          <w:szCs w:val="22"/>
          <w:lang w:eastAsia="zh-CN"/>
        </w:rPr>
        <w:instrText xml:space="preserve"> ADDIN ZOTERO_ITEM CSL_CITATION {"citationID":"4fulf6S0","properties":{"formattedCitation":"\\super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A24D68" w:rsidRPr="00CF7E03">
        <w:rPr>
          <w:rFonts w:ascii="Arial" w:hAnsi="Arial" w:cs="Arial"/>
          <w:sz w:val="22"/>
          <w:vertAlign w:val="superscript"/>
        </w:rPr>
        <w:t>11</w:t>
      </w:r>
      <w:r w:rsidR="00A24D68" w:rsidRPr="00CF7E03">
        <w:rPr>
          <w:rFonts w:ascii="Arial" w:eastAsiaTheme="minorEastAsia" w:hAnsi="Arial" w:cs="Arial"/>
          <w:sz w:val="22"/>
          <w:szCs w:val="22"/>
          <w:lang w:eastAsia="zh-CN"/>
        </w:rPr>
        <w:fldChar w:fldCharType="end"/>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864E7D"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{"citationID":"4OL5cdwo","properties":{"formattedCitation":"\\super 55\\nosupersub{}","plainCitation":"55","noteIndex":0},"citationItems":[{"id":91,"uris":["http://zotero.org/users/local/cJGf2fHk/items/C5RUIFMN"],"itemData":{"id":91,"type":"article-journal","abstract":"With the rapid development of the calcium carbide (CaC2) industry in China, the growth in CaC2 demand is confronting an increasing pressure to reduce environmental emissions. However, the environmental impacts of CaC2 production remain poorly understood. Life cycle assessment is employed in this study to provide a comprehensive analysis of the environmental performance of CaC2 production in China. The results show that the environmental load of the semi-closed furnace process is higher than that of the closed furnace process. Electricity supported by thermal power is the most sensitive factor. A significant regional layout of CaC2 production, adjoining the coal-electricity-intensive areas, has been observed in China. The sustainable scenarios are developed to evaluate the environmental reduction potential in terms of technical progress and electric grid improvement. It is noted that increasing the proportion of renewable power in the electric grid has obvious environmental benefits for CaC2 production. The average energy conservation and emission reduction index of CaC2 production in the northwest China is 1.81–2.10 times higher than that in the southwest China. The findings of this study will give a reference for the decision-makers to take conducive emission reduction measures for the sustainable development of the CaC2 industry in China.","container-title":"Journal of Cleaner Production","DOI":"10.1016/j.jclepro.2022.132176","ISSN":"0959-6526","journalAbbreviation":"J. Clean. Prod.","page":"132176","source":"ScienceDirect","title":"Life cycle assessment and sustainable production evaluation of calcium carbide industry in China","volume":"360","author":[{"family":"Huo","given":"Hailong"},{"family":"Liu","given":"Xunliang"},{"family":"Wen","given":"Zhi"},{"family":"Lou","given":"Guofeng"},{"family":"Dou","given":"Ruifeng"},{"family":"Su","given":"Fuyong"},{"family":"Fang","given":"Juan"},{"family":"Jiang","given":"Zeyi"}],"issued":{"date-parts":[["2022",8,1]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55</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1601AC"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{"citationID":"YY4EbMMo","properties":{"formattedCitation":"\\super 16,54,56,57\\nosupersub{}","plainCitation":"16,54,56,57","noteIndex":0},"citationItems":[{"id":74,"uris":["http://zotero.org/users/local/cJGf2fHk/items/KP3LZMF8"],"itemData":{"id":74,"type":"article-journal","abstract":"Acetylene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Conrad"},{"family":"Li","given":"Chengyue"},{"family":"Wu","given":"Weize"}],"issued":{"date-parts":[["2010"]]}}},{"id":226,"uris":["http://zotero.org/users/local/cJGf2fHk/items/KXW62HSU"],"itemData":{"id":226,"type":"article-journal","abstract":"The conversion of bio-char to CaC2 is a potential way to achieve the production of high-value-added chemicals from biomass. The unique properties of bio-char, such as its fine particles, high activity, and low ash content, provide a high reaction rate, low reaction temperature, and high CaC2 purity, which increase the feasibility of converting bio-char to CaC2. This work investigates the morphological behaviors of the solid reactants and the products, as well as the reaction kinetics, in terms of changes in activation energy and the particle size of the reactants. The experiments were carried out using a thermal gravimetric analyzer coupled with a mass spectrometer (TG-MS) at temperatures lower than 1700 °C using corncob char and CaO as the starting materials. The TG-MS data and kinetics modeling show that at temperatures of 1400–1700 °C, the reaction of corncob char and CaO with a particle size of 22–114 μm is predominantly under reaction control, but is slightly affected by the size of the reactants. During the course of the reaction, the reacting solids agglomerate via the formation of CaC2 without apparent melting.","container-title":"Chemical Engineering Science","DOI":"10.1016/j.ces.2018.07.059","ISSN":"0009-2509","journalAbbreviation":"Chemical Engineering Science","page":"516-525","source":"ScienceDirect","title":"Conversion of bio-char to CaC2 at low temperatures-morphology and kinetics","volume":"192","author":[{"family":"Li","given":"Zhengke"},{"family":"Liu","given":"Zhenyu"},{"family":"Wang","given":"Renxing"},{"family":"Guo","given":"Xiaojin"},{"family":"Liu","given":"Qingya"}],"issued":{"date-parts":[["2018",12,31]]}}}],"schema":"https://github.com/citation-style-language/schema/raw/master/csl-citation.json"} </w:instrText>
      </w:r>
      <w:r w:rsidR="001601AC"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16,54,56,57</w:t>
      </w:r>
      <w:r w:rsidR="001601AC" w:rsidRPr="00CF7E03">
        <w:rPr>
          <w:rFonts w:ascii="Arial" w:eastAsiaTheme="minorEastAsia" w:hAnsi="Arial" w:cs="Arial"/>
          <w:sz w:val="22"/>
          <w:szCs w:val="22"/>
          <w:lang w:eastAsia="zh-CN"/>
        </w:rPr>
        <w:fldChar w:fldCharType="end"/>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strategically placed in 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w:t>
      </w:r>
      <w:proofErr w:type="spellStart"/>
      <w:r w:rsidR="000B53E7" w:rsidRPr="00CF7E03">
        <w:rPr>
          <w:rFonts w:ascii="Arial" w:eastAsiaTheme="minorEastAsia" w:hAnsi="Arial" w:cs="Arial"/>
          <w:sz w:val="22"/>
          <w:szCs w:val="22"/>
          <w:lang w:eastAsia="zh-CN"/>
        </w:rPr>
        <w:t>oxythermal</w:t>
      </w:r>
      <w:proofErr w:type="spellEnd"/>
      <w:r w:rsidR="000B53E7" w:rsidRPr="00CF7E03">
        <w:rPr>
          <w:rFonts w:ascii="Arial" w:eastAsiaTheme="minorEastAsia" w:hAnsi="Arial" w:cs="Arial"/>
          <w:sz w:val="22"/>
          <w:szCs w:val="22"/>
          <w:lang w:eastAsia="zh-CN"/>
        </w:rPr>
        <w:t xml:space="preserve">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CaO,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552F46">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{"citationID":"XbN0HwOs","properties":{"formattedCitation":"\\super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552F46">
        <w:rPr>
          <w:rFonts w:ascii="Arial" w:eastAsiaTheme="minorEastAsia" w:hAnsi="Arial" w:cs="Arial"/>
          <w:sz w:val="22"/>
          <w:szCs w:val="22"/>
          <w:lang w:eastAsia="zh-CN"/>
        </w:rPr>
        <w:fldChar w:fldCharType="separate"/>
      </w:r>
      <w:r w:rsidR="00552F46" w:rsidRPr="00552F46">
        <w:rPr>
          <w:rFonts w:ascii="Arial" w:hAnsi="Arial" w:cs="Arial"/>
          <w:sz w:val="22"/>
          <w:vertAlign w:val="superscript"/>
        </w:rPr>
        <w:t>48</w:t>
      </w:r>
      <w:r w:rsidR="00552F46">
        <w:rPr>
          <w:rFonts w:ascii="Arial" w:eastAsiaTheme="minorEastAsia" w:hAnsi="Arial" w:cs="Arial"/>
          <w:sz w:val="22"/>
          <w:szCs w:val="22"/>
          <w:lang w:eastAsia="zh-CN"/>
        </w:rPr>
        <w:fldChar w:fldCharType="end"/>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necessary, provide</w:t>
      </w:r>
      <w:r w:rsidR="000B53E7" w:rsidRPr="00CF7E03">
        <w:rPr>
          <w:rFonts w:ascii="Arial" w:eastAsiaTheme="minorEastAsia" w:hAnsi="Arial" w:cs="Arial"/>
          <w:sz w:val="22"/>
          <w:szCs w:val="22"/>
          <w:lang w:eastAsia="zh-CN"/>
        </w:rPr>
        <w:t xml:space="preserve">d 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Although 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31587" w:rsidRPr="00CF7E03">
        <w:rPr>
          <w:rFonts w:ascii="Arial" w:eastAsiaTheme="minorEastAsia" w:hAnsi="Arial" w:cs="Arial"/>
          <w:sz w:val="22"/>
          <w:szCs w:val="22"/>
          <w:lang w:eastAsia="zh-CN"/>
        </w:rPr>
        <w:t xml:space="preserve">their </w:t>
      </w:r>
      <w:r w:rsidR="008B7FC6" w:rsidRPr="00CF7E03">
        <w:rPr>
          <w:rFonts w:ascii="Arial" w:eastAsiaTheme="minorEastAsia" w:hAnsi="Arial" w:cs="Arial"/>
          <w:sz w:val="22"/>
          <w:szCs w:val="22"/>
          <w:lang w:eastAsia="zh-CN"/>
        </w:rPr>
        <w:t>more 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C160BD"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{"citationID":"IFu8VIBz","properties":{"formattedCitation":"\\super 49,58\\nosupersub{}","plainCitation":"49,58","noteIndex":0},"citationItems":[{"id":70,"uris":["http://zotero.org/users/local/cJGf2fHk/items/UDMGRMUI"],"itemData":{"id":70,"type":"article-journal","container-title":"Green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C160BD"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49,58</w:t>
      </w:r>
      <w:r w:rsidR="00C160BD" w:rsidRPr="00CF7E03">
        <w:rPr>
          <w:rFonts w:ascii="Arial" w:eastAsiaTheme="minorEastAsia" w:hAnsi="Arial" w:cs="Arial"/>
          <w:sz w:val="22"/>
          <w:szCs w:val="22"/>
          <w:lang w:eastAsia="zh-CN"/>
        </w:rPr>
        <w:fldChar w:fldCharType="end"/>
      </w:r>
    </w:p>
    <w:p w14:paraId="1F4C03E7" w14:textId="39DEA34B" w:rsidR="0087061B" w:rsidRPr="00CF7E03" w:rsidRDefault="003965AE" w:rsidP="00495801">
      <w:pPr>
        <w:spacing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drawing>
          <wp:inline distT="0" distB="0" distL="0" distR="0" wp14:anchorId="0ADB6D28" wp14:editId="5A90E6DC">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79EF27A8" w14:textId="026DDE51" w:rsidR="006E51F0" w:rsidRPr="00CF7E03" w:rsidRDefault="00C0700A" w:rsidP="003965AE">
      <w:pPr>
        <w:spacing w:after="240" w:line="360" w:lineRule="auto"/>
        <w:jc w:val="both"/>
        <w:rPr>
          <w:rFonts w:ascii="Arial" w:eastAsiaTheme="minorEastAsia" w:hAnsi="Arial" w:cs="Arial"/>
          <w:sz w:val="22"/>
          <w:szCs w:val="22"/>
          <w:lang w:eastAsia="zh-CN"/>
        </w:rPr>
      </w:pPr>
      <w:r w:rsidRPr="003965AE">
        <w:rPr>
          <w:rFonts w:ascii="Arial" w:hAnsi="Arial" w:cs="Arial"/>
          <w:b/>
          <w:iCs/>
          <w:sz w:val="22"/>
          <w:szCs w:val="22"/>
        </w:rPr>
        <w:t>Fig.</w:t>
      </w:r>
      <w:r w:rsidR="002D3C68" w:rsidRPr="003965AE">
        <w:rPr>
          <w:rFonts w:ascii="Arial" w:hAnsi="Arial" w:cs="Arial"/>
          <w:b/>
          <w:iCs/>
          <w:sz w:val="22"/>
          <w:szCs w:val="22"/>
        </w:rPr>
        <w:t> </w:t>
      </w:r>
      <w:r w:rsidRPr="003965AE">
        <w:rPr>
          <w:rFonts w:ascii="Arial" w:eastAsiaTheme="minorEastAsia" w:hAnsi="Arial" w:cs="Arial"/>
          <w:b/>
          <w:iCs/>
          <w:sz w:val="22"/>
          <w:szCs w:val="22"/>
          <w:lang w:eastAsia="zh-CN"/>
        </w:rPr>
        <w:t>3</w:t>
      </w:r>
      <w:r w:rsidR="0087061B" w:rsidRPr="003965AE">
        <w:rPr>
          <w:rFonts w:ascii="Arial" w:hAnsi="Arial" w:cs="Arial"/>
          <w:b/>
          <w:iCs/>
          <w:sz w:val="22"/>
          <w:szCs w:val="22"/>
        </w:rPr>
        <w:t>.</w:t>
      </w:r>
      <w:r w:rsidR="002D3C68" w:rsidRPr="003965AE">
        <w:rPr>
          <w:rFonts w:ascii="Arial" w:hAnsi="Arial" w:cs="Arial"/>
          <w:iCs/>
          <w:sz w:val="22"/>
          <w:szCs w:val="22"/>
        </w:rPr>
        <w:t> </w:t>
      </w:r>
      <w:r w:rsidRPr="003965AE">
        <w:rPr>
          <w:rFonts w:ascii="Arial" w:eastAsiaTheme="minorEastAsia" w:hAnsi="Arial" w:cs="Arial"/>
          <w:b/>
          <w:bCs/>
          <w:iCs/>
          <w:sz w:val="22"/>
          <w:szCs w:val="22"/>
          <w:lang w:eastAsia="zh-CN"/>
        </w:rPr>
        <w:t>CaC</w:t>
      </w:r>
      <w:r w:rsidRPr="003965AE">
        <w:rPr>
          <w:rFonts w:ascii="Arial" w:eastAsiaTheme="minorEastAsia" w:hAnsi="Arial" w:cs="Arial"/>
          <w:b/>
          <w:bCs/>
          <w:iCs/>
          <w:sz w:val="22"/>
          <w:szCs w:val="22"/>
          <w:vertAlign w:val="subscript"/>
          <w:lang w:eastAsia="zh-CN"/>
        </w:rPr>
        <w:t>2</w:t>
      </w:r>
      <w:r w:rsidR="00C331A0" w:rsidRPr="003965AE">
        <w:rPr>
          <w:rFonts w:ascii="Arial" w:eastAsiaTheme="minorEastAsia" w:hAnsi="Arial" w:cs="Arial"/>
          <w:b/>
          <w:bCs/>
          <w:iCs/>
          <w:sz w:val="22"/>
          <w:szCs w:val="22"/>
          <w:lang w:eastAsia="zh-CN"/>
        </w:rPr>
        <w:noBreakHyphen/>
      </w:r>
      <w:r w:rsidRPr="003965AE">
        <w:rPr>
          <w:rFonts w:ascii="Arial" w:eastAsiaTheme="minorEastAsia" w:hAnsi="Arial" w:cs="Arial"/>
          <w:b/>
          <w:bCs/>
          <w:iCs/>
          <w:sz w:val="22"/>
          <w:szCs w:val="22"/>
          <w:lang w:eastAsia="zh-CN"/>
        </w:rPr>
        <w:t>based route</w:t>
      </w:r>
      <w:r w:rsidR="005B71C6" w:rsidRPr="003965AE">
        <w:rPr>
          <w:rFonts w:ascii="Arial" w:hAnsi="Arial" w:cs="Arial"/>
          <w:b/>
          <w:iCs/>
          <w:sz w:val="22"/>
          <w:szCs w:val="22"/>
        </w:rPr>
        <w:t>.</w:t>
      </w:r>
      <w:r w:rsidRPr="003965AE">
        <w:rPr>
          <w:rFonts w:ascii="Arial" w:eastAsiaTheme="minorEastAsia" w:hAnsi="Arial" w:cs="Arial"/>
          <w:b/>
          <w:bCs/>
          <w:iCs/>
          <w:sz w:val="22"/>
          <w:szCs w:val="22"/>
          <w:lang w:eastAsia="zh-CN"/>
        </w:rPr>
        <w:t xml:space="preserve"> </w:t>
      </w:r>
      <w:r w:rsidR="00B4609C" w:rsidRPr="003965AE">
        <w:rPr>
          <w:rFonts w:ascii="Arial" w:eastAsia="Times New Roman" w:hAnsi="Arial" w:cs="Arial"/>
          <w:b/>
          <w:iCs/>
          <w:sz w:val="22"/>
          <w:szCs w:val="22"/>
        </w:rPr>
        <w:t>a.</w:t>
      </w:r>
      <w:r w:rsidR="00B4609C" w:rsidRPr="003965AE">
        <w:rPr>
          <w:rFonts w:ascii="Arial" w:eastAsia="Times New Roman" w:hAnsi="Arial" w:cs="Arial"/>
          <w:bCs/>
          <w:iCs/>
          <w:sz w:val="22"/>
          <w:szCs w:val="22"/>
        </w:rPr>
        <w:t> </w:t>
      </w:r>
      <w:bookmarkStart w:id="37" w:name="_Hlk170139624"/>
      <w:r w:rsidR="00AE2765" w:rsidRPr="003965AE">
        <w:rPr>
          <w:rFonts w:ascii="Arial" w:eastAsiaTheme="minorEastAsia" w:hAnsi="Arial" w:cs="Arial"/>
          <w:bCs/>
          <w:iCs/>
          <w:sz w:val="22"/>
          <w:szCs w:val="22"/>
          <w:lang w:eastAsia="zh-CN"/>
        </w:rPr>
        <w:t xml:space="preserve">The process for </w:t>
      </w:r>
      <w:r w:rsidR="00B4609C" w:rsidRPr="003965AE">
        <w:rPr>
          <w:rFonts w:ascii="Arial" w:eastAsiaTheme="minorEastAsia" w:hAnsi="Arial" w:cs="Arial"/>
          <w:bCs/>
          <w:iCs/>
          <w:sz w:val="22"/>
          <w:szCs w:val="22"/>
          <w:lang w:eastAsia="zh-CN"/>
        </w:rPr>
        <w:t>CaC</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-based C</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H</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 xml:space="preserve"> manufactur</w:t>
      </w:r>
      <w:bookmarkEnd w:id="37"/>
      <w:r w:rsidR="00C66DCF" w:rsidRPr="003965AE">
        <w:rPr>
          <w:rFonts w:ascii="Arial" w:eastAsiaTheme="minorEastAsia" w:hAnsi="Arial" w:cs="Arial"/>
          <w:bCs/>
          <w:iCs/>
          <w:sz w:val="22"/>
          <w:szCs w:val="22"/>
          <w:lang w:eastAsia="zh-CN"/>
        </w:rPr>
        <w:t>ing</w:t>
      </w:r>
      <w:r w:rsidR="00B4609C" w:rsidRPr="003965AE">
        <w:rPr>
          <w:rFonts w:ascii="Arial" w:eastAsiaTheme="minorEastAsia" w:hAnsi="Arial" w:cs="Arial"/>
          <w:bCs/>
          <w:iCs/>
          <w:sz w:val="22"/>
          <w:szCs w:val="22"/>
          <w:lang w:eastAsia="zh-CN"/>
        </w:rPr>
        <w:t xml:space="preserve">. </w:t>
      </w:r>
      <w:r w:rsidR="00B4609C" w:rsidRPr="003965AE">
        <w:rPr>
          <w:rFonts w:ascii="Arial" w:eastAsiaTheme="minorEastAsia" w:hAnsi="Arial" w:cs="Arial"/>
          <w:b/>
          <w:iCs/>
          <w:sz w:val="22"/>
          <w:szCs w:val="22"/>
          <w:lang w:eastAsia="zh-CN"/>
        </w:rPr>
        <w:t>b</w:t>
      </w:r>
      <w:r w:rsidR="00B4609C" w:rsidRPr="003965AE">
        <w:rPr>
          <w:rFonts w:ascii="Arial" w:eastAsia="Times New Roman" w:hAnsi="Arial" w:cs="Arial"/>
          <w:b/>
          <w:iCs/>
          <w:sz w:val="22"/>
          <w:szCs w:val="22"/>
        </w:rPr>
        <w:t>.</w:t>
      </w:r>
      <w:r w:rsidR="00B4609C" w:rsidRPr="003965AE">
        <w:rPr>
          <w:rFonts w:ascii="Arial" w:eastAsia="Times New Roman" w:hAnsi="Arial" w:cs="Arial"/>
          <w:bCs/>
          <w:iCs/>
          <w:sz w:val="22"/>
          <w:szCs w:val="22"/>
        </w:rPr>
        <w:t> </w:t>
      </w:r>
      <w:r w:rsidR="001741B9" w:rsidRPr="003965AE">
        <w:rPr>
          <w:rFonts w:ascii="Arial" w:eastAsiaTheme="minorEastAsia" w:hAnsi="Arial" w:cs="Arial"/>
          <w:bCs/>
          <w:iCs/>
          <w:sz w:val="22"/>
          <w:szCs w:val="22"/>
          <w:lang w:eastAsia="zh-CN"/>
        </w:rPr>
        <w:t>annual production of CaC</w:t>
      </w:r>
      <w:r w:rsidR="001741B9" w:rsidRPr="003965AE">
        <w:rPr>
          <w:rFonts w:ascii="Arial" w:eastAsiaTheme="minorEastAsia" w:hAnsi="Arial" w:cs="Arial"/>
          <w:bCs/>
          <w:iCs/>
          <w:sz w:val="22"/>
          <w:szCs w:val="22"/>
          <w:vertAlign w:val="subscript"/>
          <w:lang w:eastAsia="zh-CN"/>
        </w:rPr>
        <w:t>2</w:t>
      </w:r>
      <w:r w:rsidR="001741B9" w:rsidRPr="003965AE">
        <w:rPr>
          <w:rFonts w:ascii="Arial" w:eastAsiaTheme="minorEastAsia" w:hAnsi="Arial" w:cs="Arial"/>
          <w:bCs/>
          <w:iCs/>
          <w:sz w:val="22"/>
          <w:szCs w:val="22"/>
          <w:lang w:eastAsia="zh-CN"/>
        </w:rPr>
        <w:t xml:space="preserve"> in million metric tons (Mt) from 2000 to 2023 in China</w:t>
      </w:r>
      <w:r w:rsidR="00B4609C" w:rsidRPr="003965AE">
        <w:rPr>
          <w:rFonts w:ascii="Arial" w:eastAsiaTheme="minorEastAsia" w:hAnsi="Arial" w:cs="Arial"/>
          <w:bCs/>
          <w:iCs/>
          <w:sz w:val="22"/>
          <w:szCs w:val="22"/>
          <w:lang w:eastAsia="zh-CN"/>
        </w:rPr>
        <w:t xml:space="preserve">. </w:t>
      </w:r>
      <w:r w:rsidR="00B4609C" w:rsidRPr="003965AE">
        <w:rPr>
          <w:rFonts w:ascii="Arial" w:eastAsiaTheme="minorEastAsia" w:hAnsi="Arial" w:cs="Arial"/>
          <w:b/>
          <w:iCs/>
          <w:sz w:val="22"/>
          <w:szCs w:val="22"/>
          <w:lang w:eastAsia="zh-CN"/>
        </w:rPr>
        <w:t>c</w:t>
      </w:r>
      <w:r w:rsidR="00B4609C" w:rsidRPr="003965AE">
        <w:rPr>
          <w:rFonts w:ascii="Arial" w:eastAsia="Times New Roman" w:hAnsi="Arial" w:cs="Arial"/>
          <w:b/>
          <w:iCs/>
          <w:sz w:val="22"/>
          <w:szCs w:val="22"/>
        </w:rPr>
        <w:t>.</w:t>
      </w:r>
      <w:r w:rsidR="00BA32D4" w:rsidRPr="00CF7E03">
        <w:rPr>
          <w:rFonts w:ascii="Arial" w:eastAsiaTheme="minorEastAsia" w:hAnsi="Arial" w:cs="Arial"/>
          <w:b/>
          <w:iCs/>
          <w:sz w:val="22"/>
          <w:szCs w:val="22"/>
          <w:lang w:eastAsia="zh-CN"/>
        </w:rPr>
        <w:t> </w:t>
      </w:r>
      <w:r w:rsidR="009337DC" w:rsidRPr="003965AE">
        <w:rPr>
          <w:rFonts w:ascii="Arial" w:eastAsiaTheme="minorEastAsia" w:hAnsi="Arial" w:cs="Arial"/>
          <w:iCs/>
          <w:sz w:val="22"/>
          <w:szCs w:val="22"/>
          <w:lang w:eastAsia="zh-CN"/>
        </w:rPr>
        <w:t>four major</w:t>
      </w:r>
      <w:r w:rsidR="00C74984" w:rsidRPr="003965AE">
        <w:rPr>
          <w:rFonts w:ascii="Arial" w:eastAsiaTheme="minorEastAsia" w:hAnsi="Arial" w:cs="Arial"/>
          <w:iCs/>
          <w:sz w:val="22"/>
          <w:szCs w:val="22"/>
          <w:lang w:eastAsia="zh-CN"/>
        </w:rPr>
        <w:t xml:space="preserve"> issues</w:t>
      </w:r>
      <w:r w:rsidR="009337DC" w:rsidRPr="003965AE">
        <w:rPr>
          <w:rFonts w:ascii="Arial" w:eastAsiaTheme="minorEastAsia" w:hAnsi="Arial" w:cs="Arial"/>
          <w:iCs/>
          <w:sz w:val="22"/>
          <w:szCs w:val="22"/>
          <w:lang w:eastAsia="zh-CN"/>
        </w:rPr>
        <w:t xml:space="preserve"> associated with the CaC</w:t>
      </w:r>
      <w:r w:rsidR="009337DC" w:rsidRPr="003965AE">
        <w:rPr>
          <w:rFonts w:ascii="Arial" w:eastAsiaTheme="minorEastAsia" w:hAnsi="Arial" w:cs="Arial"/>
          <w:iCs/>
          <w:sz w:val="22"/>
          <w:szCs w:val="22"/>
          <w:vertAlign w:val="subscript"/>
          <w:lang w:eastAsia="zh-CN"/>
        </w:rPr>
        <w:t>2</w:t>
      </w:r>
      <w:r w:rsidR="009337DC" w:rsidRPr="003965AE">
        <w:rPr>
          <w:rFonts w:ascii="Arial" w:eastAsiaTheme="minorEastAsia" w:hAnsi="Arial" w:cs="Arial"/>
          <w:iCs/>
          <w:sz w:val="22"/>
          <w:szCs w:val="22"/>
          <w:lang w:eastAsia="zh-CN"/>
        </w:rPr>
        <w:t xml:space="preserve"> route including high energy consumption, high </w:t>
      </w:r>
      <w:r w:rsidR="007B00BF">
        <w:rPr>
          <w:rFonts w:ascii="Arial" w:eastAsiaTheme="minorEastAsia" w:hAnsi="Arial" w:cs="Arial" w:hint="eastAsia"/>
          <w:iCs/>
          <w:sz w:val="22"/>
          <w:szCs w:val="22"/>
          <w:lang w:eastAsia="zh-CN"/>
        </w:rPr>
        <w:t>CO</w:t>
      </w:r>
      <w:r w:rsidR="007B00BF" w:rsidRPr="007B00BF">
        <w:rPr>
          <w:rFonts w:ascii="Arial" w:eastAsiaTheme="minorEastAsia" w:hAnsi="Arial" w:cs="Arial" w:hint="eastAsia"/>
          <w:iCs/>
          <w:sz w:val="22"/>
          <w:szCs w:val="22"/>
          <w:vertAlign w:val="subscript"/>
          <w:lang w:eastAsia="zh-CN"/>
        </w:rPr>
        <w:t>2</w:t>
      </w:r>
      <w:r w:rsidR="007B00BF">
        <w:rPr>
          <w:rFonts w:ascii="Arial" w:eastAsiaTheme="minorEastAsia" w:hAnsi="Arial" w:cs="Arial" w:hint="eastAsia"/>
          <w:iCs/>
          <w:sz w:val="22"/>
          <w:szCs w:val="22"/>
          <w:lang w:eastAsia="zh-CN"/>
        </w:rPr>
        <w:t xml:space="preserve"> emission</w:t>
      </w:r>
      <w:r w:rsidR="009337DC" w:rsidRPr="003965AE">
        <w:rPr>
          <w:rFonts w:ascii="Arial" w:eastAsiaTheme="minorEastAsia" w:hAnsi="Arial" w:cs="Arial"/>
          <w:iCs/>
          <w:sz w:val="22"/>
          <w:szCs w:val="22"/>
          <w:lang w:eastAsia="zh-CN"/>
        </w:rPr>
        <w:t>, production of slag waste, and consumption of large coal resource</w:t>
      </w:r>
      <w:r w:rsidRPr="003965AE">
        <w:rPr>
          <w:rFonts w:ascii="Arial" w:eastAsiaTheme="minorEastAsia" w:hAnsi="Arial" w:cs="Arial"/>
          <w:iCs/>
          <w:sz w:val="22"/>
          <w:szCs w:val="22"/>
          <w:lang w:eastAsia="zh-CN"/>
        </w:rPr>
        <w:t>.</w:t>
      </w:r>
    </w:p>
    <w:p w14:paraId="52F89ABA" w14:textId="784FDD27" w:rsidR="00C74984" w:rsidRPr="00CF7E03" w:rsidRDefault="00C74984"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311E70" w:rsidRPr="00CF7E03">
        <w:rPr>
          <w:rFonts w:ascii="Arial" w:eastAsiaTheme="minorEastAsia" w:hAnsi="Arial" w:cs="Arial"/>
          <w:b/>
          <w:sz w:val="22"/>
          <w:szCs w:val="22"/>
          <w:lang w:eastAsia="zh-CN"/>
        </w:rPr>
        <w:t>3</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73576F" w:rsidRPr="00CF7E03">
        <w:rPr>
          <w:rFonts w:ascii="Arial" w:eastAsiaTheme="minorEastAsia" w:hAnsi="Arial" w:cs="Arial"/>
          <w:b/>
          <w:sz w:val="22"/>
          <w:szCs w:val="22"/>
          <w:lang w:eastAsia="zh-CN"/>
        </w:rPr>
        <w:t>D</w:t>
      </w:r>
      <w:r w:rsidRPr="00CF7E03">
        <w:rPr>
          <w:rFonts w:ascii="Arial" w:eastAsiaTheme="minorEastAsia" w:hAnsi="Arial" w:cs="Arial"/>
          <w:b/>
          <w:sz w:val="22"/>
          <w:szCs w:val="22"/>
          <w:lang w:eastAsia="zh-CN"/>
        </w:rPr>
        <w:t xml:space="preserve">irect </w:t>
      </w:r>
      <w:r w:rsidR="0073576F" w:rsidRPr="00CF7E03">
        <w:rPr>
          <w:rFonts w:ascii="Arial" w:eastAsiaTheme="minorEastAsia" w:hAnsi="Arial" w:cs="Arial"/>
          <w:b/>
          <w:sz w:val="22"/>
          <w:szCs w:val="22"/>
          <w:lang w:eastAsia="zh-CN"/>
        </w:rPr>
        <w:t xml:space="preserve">acetylene </w:t>
      </w:r>
      <w:r w:rsidR="004369B0" w:rsidRPr="00CF7E03">
        <w:rPr>
          <w:rFonts w:ascii="Arial" w:eastAsiaTheme="minorEastAsia" w:hAnsi="Arial" w:cs="Arial"/>
          <w:b/>
          <w:sz w:val="22"/>
          <w:szCs w:val="22"/>
          <w:lang w:eastAsia="zh-CN"/>
        </w:rPr>
        <w:t>production</w:t>
      </w:r>
      <w:r w:rsidR="0073576F" w:rsidRPr="00CF7E03">
        <w:rPr>
          <w:rFonts w:ascii="Arial" w:eastAsiaTheme="minorEastAsia" w:hAnsi="Arial" w:cs="Arial"/>
          <w:b/>
          <w:sz w:val="22"/>
          <w:szCs w:val="22"/>
          <w:lang w:eastAsia="zh-CN"/>
        </w:rPr>
        <w:t xml:space="preserve"> route</w:t>
      </w:r>
      <w:r w:rsidR="009D2C77" w:rsidRPr="00CF7E03">
        <w:rPr>
          <w:rFonts w:ascii="Arial" w:eastAsiaTheme="minorEastAsia" w:hAnsi="Arial" w:cs="Arial"/>
          <w:b/>
          <w:sz w:val="22"/>
          <w:szCs w:val="22"/>
          <w:lang w:eastAsia="zh-CN"/>
        </w:rPr>
        <w:t>s</w:t>
      </w:r>
      <w:r w:rsidR="002A0D71" w:rsidRPr="00CF7E03">
        <w:rPr>
          <w:rFonts w:ascii="Arial" w:eastAsiaTheme="minorEastAsia" w:hAnsi="Arial" w:cs="Arial"/>
          <w:b/>
          <w:sz w:val="22"/>
          <w:szCs w:val="22"/>
          <w:lang w:eastAsia="zh-CN"/>
        </w:rPr>
        <w:t xml:space="preserve"> </w:t>
      </w:r>
      <w:r w:rsidR="002A0D71" w:rsidRPr="00CF7E03">
        <w:rPr>
          <w:rFonts w:ascii="Arial" w:hAnsi="Arial" w:cs="Arial"/>
          <w:bCs/>
          <w:sz w:val="22"/>
          <w:szCs w:val="22"/>
          <w:highlight w:val="yellow"/>
        </w:rPr>
        <w:t xml:space="preserve">(ca. </w:t>
      </w:r>
      <w:r w:rsidR="0051581B" w:rsidRPr="00CF7E03">
        <w:rPr>
          <w:rFonts w:ascii="Arial" w:eastAsiaTheme="minorEastAsia" w:hAnsi="Arial" w:cs="Arial"/>
          <w:bCs/>
          <w:sz w:val="22"/>
          <w:szCs w:val="22"/>
          <w:highlight w:val="yellow"/>
          <w:lang w:eastAsia="zh-CN"/>
        </w:rPr>
        <w:t>6</w:t>
      </w:r>
      <w:r w:rsidR="00433055">
        <w:rPr>
          <w:rFonts w:ascii="Arial" w:eastAsiaTheme="minorEastAsia" w:hAnsi="Arial" w:cs="Arial" w:hint="eastAsia"/>
          <w:bCs/>
          <w:sz w:val="22"/>
          <w:szCs w:val="22"/>
          <w:highlight w:val="yellow"/>
          <w:lang w:eastAsia="zh-CN"/>
        </w:rPr>
        <w:t>31</w:t>
      </w:r>
      <w:r w:rsidR="002A0D71" w:rsidRPr="00CF7E03">
        <w:rPr>
          <w:rFonts w:ascii="Arial" w:hAnsi="Arial" w:cs="Arial"/>
          <w:bCs/>
          <w:sz w:val="22"/>
          <w:szCs w:val="22"/>
          <w:highlight w:val="yellow"/>
        </w:rPr>
        <w:t xml:space="preserve"> words)</w:t>
      </w:r>
    </w:p>
    <w:p w14:paraId="24F0F732" w14:textId="60B6A4CB"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1A2047"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{"citationID":"RgI7Ivxk","properties":{"formattedCitation":"\\super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1A2047"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1A2047" w:rsidRPr="00CF7E03">
        <w:rPr>
          <w:rFonts w:ascii="Arial" w:eastAsiaTheme="minorEastAsia" w:hAnsi="Arial" w:cs="Arial"/>
          <w:sz w:val="22"/>
          <w:szCs w:val="22"/>
          <w:lang w:eastAsia="zh-CN"/>
        </w:rPr>
        <w:fldChar w:fldCharType="end"/>
      </w:r>
      <w:r w:rsidR="001945A5" w:rsidRPr="00CF7E03">
        <w:rPr>
          <w:rFonts w:ascii="Arial" w:eastAsiaTheme="minorEastAsia" w:hAnsi="Arial" w:cs="Arial"/>
          <w:sz w:val="22"/>
          <w:szCs w:val="22"/>
          <w:lang w:eastAsia="zh-CN"/>
        </w:rPr>
        <w:t xml:space="preserve"> </w:t>
      </w:r>
    </w:p>
    <w:p w14:paraId="0AB7E1E4" w14:textId="0CA82794"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0F428A" w:rsidRPr="00CF7E03">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018DCFF5" w14:textId="21688E94"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3AF91B01" w14:textId="634127D6"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230BA47A" w14:textId="3485E0E2"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the theoretical limit for energy input is </w:t>
      </w:r>
      <w:r w:rsidRPr="00CF7E03">
        <w:rPr>
          <w:rFonts w:ascii="Arial" w:eastAsiaTheme="minorEastAsia" w:hAnsi="Arial" w:cs="Arial"/>
          <w:sz w:val="22"/>
          <w:szCs w:val="22"/>
          <w:lang w:eastAsia="zh-CN"/>
        </w:rPr>
        <w:br/>
        <w:t>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{"citationID":"sxsNHRQz","properties":{"formattedCitation":"\\super 59,60\\nosupersub{}","plainCitation":"59,60","noteIndex":0},"citationItems":[{"id":38,"uris":["http://zotero.org/users/local/cJGf2fHk/items/KMTZPXDX"],"itemData":{"id":38,"type":"article-journal","abstract":"A plasma process for methane conversion into acetylene is proposed. Acetylene is one of the basic materials used in the chemical industry and its production is predominantly based on chemical processing of naphtha and CaC2. The recent increase in shale gas production makes acetylene production from methane a feasible expectation. This study provides data on the lowest cost of acetylene production from methane by a plasma process. The proposed plasma process is based on an effective rotating arc reactor. The rotating arc provides a relatively low reaction temperature, achieving a high carbon balance. Through a study of reaction parameters and the effect of H2 as a reactant additive, the mechanism of methane conversion was analyzed. The proposed process showed a high efficiency with a minimum process cost of approximately 9kWh/kg-C2H2.","container-title":"Fuel Processing Technology","DOI":"10.1016/j.fuproc.2016.02.028","ISSN":"0378-3820","journalAbbreviation":"Fuel Processing Technology","page":"209-216","source":"ScienceDirect","title":"Methane to acetylene conversion by employing cost-effective low-temperature arc","volume":"148","author":[{"family":"Kang","given":"Hee-seok"},{"family":"Lee","given":"Dae","dropping-particle":"hoon"},{"family":"Kim","given":"Kwan-tae"},{"family":"Jo","given":"Sungkwon"},{"family":"Pyun","given":"Sunghyun"},{"family":"Song","given":"Young-hoon"},{"family":"Yu","given":"Sangseok"}],"issued":{"date-parts":[["2016",7,1]]}}},{"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59,60</w:t>
      </w:r>
      <w:r w:rsidRPr="00CF7E03">
        <w:rPr>
          <w:rFonts w:ascii="Arial" w:eastAsiaTheme="minorEastAsia" w:hAnsi="Arial" w:cs="Arial"/>
          <w:sz w:val="22"/>
          <w:szCs w:val="22"/>
          <w:lang w:eastAsia="zh-CN"/>
        </w:rPr>
        <w:fldChar w:fldCharType="end"/>
      </w:r>
      <w:r>
        <w:rPr>
          <w:rFonts w:ascii="Arial" w:eastAsiaTheme="minorEastAsia" w:hAnsi="Arial" w:cs="Arial" w:hint="eastAsia"/>
          <w:sz w:val="22"/>
          <w:szCs w:val="22"/>
          <w:lang w:eastAsia="zh-CN"/>
        </w:rPr>
        <w:t xml:space="preserve"> </w:t>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316FAF"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{"citationID":"qWM16Nl9","properties":{"formattedCitation":"\\super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316FAF"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316FAF" w:rsidRPr="00CF7E03">
        <w:rPr>
          <w:rFonts w:ascii="Arial" w:eastAsiaTheme="minorEastAsia" w:hAnsi="Arial" w:cs="Arial"/>
          <w:sz w:val="22"/>
          <w:szCs w:val="22"/>
          <w:lang w:eastAsia="zh-CN"/>
        </w:rPr>
        <w:fldChar w:fldCharType="end"/>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r w:rsidR="002E2982"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when</w:t>
      </w:r>
      <w:r w:rsidR="00E3700F" w:rsidRPr="00CF7E03">
        <w:rPr>
          <w:rFonts w:ascii="Arial" w:eastAsiaTheme="minorEastAsia" w:hAnsi="Arial" w:cs="Arial"/>
          <w:sz w:val="22"/>
          <w:szCs w:val="22"/>
          <w:lang w:eastAsia="zh-CN"/>
        </w:rPr>
        <w:t xml:space="preserve"> </w:t>
      </w:r>
      <w:r w:rsidR="004369B0" w:rsidRPr="00CF7E03">
        <w:rPr>
          <w:rFonts w:ascii="Arial" w:eastAsiaTheme="minorEastAsia" w:hAnsi="Arial" w:cs="Arial"/>
          <w:sz w:val="22"/>
          <w:szCs w:val="22"/>
          <w:lang w:eastAsia="zh-CN"/>
        </w:rPr>
        <w:t xml:space="preserve">the free energy of formation of </w:t>
      </w:r>
      <w:r w:rsidR="00E3700F" w:rsidRPr="00CF7E03">
        <w:rPr>
          <w:rFonts w:ascii="Arial" w:eastAsiaTheme="minorEastAsia" w:hAnsi="Arial" w:cs="Arial"/>
          <w:sz w:val="22"/>
          <w:szCs w:val="22"/>
          <w:lang w:eastAsia="zh-CN"/>
        </w:rPr>
        <w:t>C</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H</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 xml:space="preserve"> becomes </w:t>
      </w:r>
      <w:r w:rsidR="004369B0" w:rsidRPr="00CF7E03">
        <w:rPr>
          <w:rFonts w:ascii="Arial" w:eastAsiaTheme="minorEastAsia" w:hAnsi="Arial" w:cs="Arial"/>
          <w:sz w:val="22"/>
          <w:szCs w:val="22"/>
          <w:lang w:eastAsia="zh-CN"/>
        </w:rPr>
        <w:t>lower</w:t>
      </w:r>
      <w:r w:rsidR="00E3700F" w:rsidRPr="00CF7E03">
        <w:rPr>
          <w:rFonts w:ascii="Arial" w:eastAsiaTheme="minorEastAsia" w:hAnsi="Arial" w:cs="Arial"/>
          <w:sz w:val="22"/>
          <w:szCs w:val="22"/>
          <w:lang w:eastAsia="zh-CN"/>
        </w:rPr>
        <w:t xml:space="preserve"> </w:t>
      </w:r>
      <w:r w:rsidR="000D5F87" w:rsidRPr="00CF7E03">
        <w:rPr>
          <w:rFonts w:ascii="Arial" w:eastAsiaTheme="minorEastAsia" w:hAnsi="Arial" w:cs="Arial"/>
          <w:sz w:val="22"/>
          <w:szCs w:val="22"/>
          <w:lang w:eastAsia="zh-CN"/>
        </w:rPr>
        <w:t xml:space="preserve">than </w:t>
      </w:r>
      <w:r w:rsidR="002E2982" w:rsidRPr="00CF7E03">
        <w:rPr>
          <w:rFonts w:ascii="Arial" w:eastAsiaTheme="minorEastAsia" w:hAnsi="Arial" w:cs="Arial"/>
          <w:sz w:val="22"/>
          <w:szCs w:val="22"/>
          <w:lang w:eastAsia="zh-CN"/>
        </w:rPr>
        <w:t xml:space="preserve">that of </w:t>
      </w:r>
      <w:r w:rsidR="000D5F87" w:rsidRPr="00CF7E03">
        <w:rPr>
          <w:rFonts w:ascii="Arial" w:eastAsiaTheme="minorEastAsia" w:hAnsi="Arial" w:cs="Arial"/>
          <w:sz w:val="22"/>
          <w:szCs w:val="22"/>
          <w:lang w:eastAsia="zh-CN"/>
        </w:rPr>
        <w:t xml:space="preserve">all </w:t>
      </w:r>
      <w:r w:rsidR="00E3700F" w:rsidRPr="00CF7E03">
        <w:rPr>
          <w:rFonts w:ascii="Arial" w:eastAsiaTheme="minorEastAsia" w:hAnsi="Arial" w:cs="Arial"/>
          <w:sz w:val="22"/>
          <w:szCs w:val="22"/>
          <w:lang w:eastAsia="zh-CN"/>
        </w:rPr>
        <w:t>other hydrocarbons</w:t>
      </w:r>
      <w:r w:rsidR="004369B0" w:rsidRPr="00CF7E03">
        <w:rPr>
          <w:rFonts w:ascii="Arial" w:eastAsiaTheme="minorEastAsia" w:hAnsi="Arial" w:cs="Arial"/>
          <w:sz w:val="22"/>
          <w:szCs w:val="22"/>
          <w:lang w:eastAsia="zh-CN"/>
        </w:rPr>
        <w:t>.</w:t>
      </w:r>
      <w:r w:rsidR="00E3700F"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{"citationID":"y6tDOSec","properties":{"formattedCitation":"\\super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E3700F"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32,61</w:t>
      </w:r>
      <w:r w:rsidR="00E3700F" w:rsidRPr="00CF7E03">
        <w:rPr>
          <w:rFonts w:ascii="Arial" w:eastAsiaTheme="minorEastAsia" w:hAnsi="Arial" w:cs="Arial"/>
          <w:sz w:val="22"/>
          <w:szCs w:val="22"/>
          <w:lang w:eastAsia="zh-CN"/>
        </w:rPr>
        <w:fldChar w:fldCharType="end"/>
      </w:r>
      <w:r w:rsidR="00E3700F"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 xml:space="preserve">Among </w:t>
      </w:r>
      <w:r w:rsidR="000C4E16" w:rsidRPr="00CF7E03">
        <w:rPr>
          <w:rFonts w:ascii="Arial" w:eastAsiaTheme="minorEastAsia" w:hAnsi="Arial" w:cs="Arial"/>
          <w:sz w:val="22"/>
          <w:szCs w:val="22"/>
          <w:lang w:eastAsia="zh-CN"/>
        </w:rPr>
        <w:t>various hydrocarbons</w:t>
      </w:r>
      <w:r w:rsidR="00404857">
        <w:rPr>
          <w:rFonts w:ascii="Arial" w:eastAsiaTheme="minorEastAsia" w:hAnsi="Arial" w:cs="Arial" w:hint="eastAsia"/>
          <w:sz w:val="22"/>
          <w:szCs w:val="22"/>
          <w:lang w:eastAsia="zh-CN"/>
        </w:rPr>
        <w:t xml:space="preserve"> as feedstocks</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producing </w:t>
      </w:r>
      <w:r w:rsidR="00F0165E" w:rsidRPr="00CF7E03">
        <w:rPr>
          <w:rFonts w:ascii="Arial" w:eastAsiaTheme="minorEastAsia" w:hAnsi="Arial" w:cs="Arial"/>
          <w:sz w:val="22"/>
          <w:szCs w:val="22"/>
          <w:lang w:eastAsia="zh-CN"/>
        </w:rPr>
        <w:t>C</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H</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 xml:space="preserve"> from CH</w:t>
      </w:r>
      <w:r w:rsidR="00F0165E"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requires higher temperatures (</w:t>
      </w:r>
      <w:r w:rsidR="00F0165E"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F0165E" w:rsidRPr="00CF7E03">
        <w:rPr>
          <w:rFonts w:ascii="Arial" w:eastAsiaTheme="minorEastAsia" w:hAnsi="Arial" w:cs="Arial"/>
          <w:b/>
          <w:bCs/>
          <w:sz w:val="22"/>
          <w:szCs w:val="22"/>
          <w:lang w:eastAsia="zh-CN"/>
        </w:rPr>
        <w:t>4a</w:t>
      </w:r>
      <w:r w:rsidR="00F0165E" w:rsidRPr="00CF7E03">
        <w:rPr>
          <w:rFonts w:ascii="Arial" w:eastAsiaTheme="minorEastAsia" w:hAnsi="Arial" w:cs="Arial"/>
          <w:sz w:val="22"/>
          <w:szCs w:val="22"/>
          <w:lang w:eastAsia="zh-CN"/>
        </w:rPr>
        <w:t>).</w:t>
      </w:r>
      <w:r w:rsidR="00F0165E"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{"citationID":"6S6evCus","properties":{"formattedCitation":"\\super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F0165E"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32,61</w:t>
      </w:r>
      <w:r w:rsidR="00F0165E" w:rsidRPr="00CF7E03">
        <w:rPr>
          <w:rFonts w:ascii="Arial" w:eastAsiaTheme="minorEastAsia" w:hAnsi="Arial" w:cs="Arial"/>
          <w:sz w:val="22"/>
          <w:szCs w:val="22"/>
          <w:lang w:eastAsia="zh-CN"/>
        </w:rPr>
        <w:fldChar w:fldCharType="end"/>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600</w:t>
      </w:r>
      <w:ins w:id="38" w:author="Nabera  Abhinandan" w:date="2024-07-28T17:25:00Z">
        <w:r w:rsidR="003D2784">
          <w:rPr>
            <w:rFonts w:ascii="Arial" w:eastAsiaTheme="minorEastAsia" w:hAnsi="Arial" w:cs="Arial"/>
            <w:sz w:val="22"/>
            <w:szCs w:val="22"/>
            <w:lang w:eastAsia="zh-CN"/>
          </w:rPr>
          <w:t> </w:t>
        </w:r>
      </w:ins>
      <w:del w:id="39" w:author="Nabera  Abhinandan" w:date="2024-07-28T17:25:00Z">
        <w:r w:rsidR="00D25B4B" w:rsidDel="003D2784">
          <w:rPr>
            <w:rFonts w:ascii="Arial" w:eastAsiaTheme="minorEastAsia" w:hAnsi="Arial" w:cs="Arial" w:hint="eastAsia"/>
            <w:sz w:val="22"/>
            <w:szCs w:val="22"/>
            <w:lang w:eastAsia="zh-CN"/>
          </w:rPr>
          <w:delText xml:space="preserve"> </w:delText>
        </w:r>
      </w:del>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6A0938" w:rsidRPr="00CF7E03">
        <w:rPr>
          <w:rFonts w:ascii="Arial" w:eastAsiaTheme="minorEastAsia" w:hAnsi="Arial" w:cs="Arial"/>
          <w:sz w:val="22"/>
          <w:szCs w:val="22"/>
          <w:lang w:eastAsia="zh-CN"/>
        </w:rPr>
        <w:fldChar w:fldCharType="begin"/>
      </w:r>
      <w:r w:rsidR="006A0938" w:rsidRPr="00CF7E03">
        <w:rPr>
          <w:rFonts w:ascii="Arial" w:eastAsiaTheme="minorEastAsia" w:hAnsi="Arial" w:cs="Arial"/>
          <w:sz w:val="22"/>
          <w:szCs w:val="22"/>
          <w:lang w:eastAsia="zh-CN"/>
        </w:rPr>
        <w:instrText xml:space="preserve"> ADDIN ZOTERO_ITEM CSL_CITATION {"citationID":"s6MFMNYd","properties":{"formattedCitation":"\\super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A0938" w:rsidRPr="00CF7E03">
        <w:rPr>
          <w:rFonts w:ascii="Arial" w:eastAsiaTheme="minorEastAsia" w:hAnsi="Arial" w:cs="Arial"/>
          <w:sz w:val="22"/>
          <w:szCs w:val="22"/>
          <w:lang w:eastAsia="zh-CN"/>
        </w:rPr>
        <w:fldChar w:fldCharType="separate"/>
      </w:r>
      <w:r w:rsidR="006A0938" w:rsidRPr="00CF7E03">
        <w:rPr>
          <w:rFonts w:ascii="Arial" w:hAnsi="Arial" w:cs="Arial"/>
          <w:sz w:val="22"/>
          <w:vertAlign w:val="superscript"/>
        </w:rPr>
        <w:t>26</w:t>
      </w:r>
      <w:r w:rsidR="006A0938" w:rsidRPr="00CF7E03">
        <w:rPr>
          <w:rFonts w:ascii="Arial" w:eastAsiaTheme="minorEastAsia" w:hAnsi="Arial" w:cs="Arial"/>
          <w:sz w:val="22"/>
          <w:szCs w:val="22"/>
          <w:lang w:eastAsia="zh-CN"/>
        </w:rPr>
        <w:fldChar w:fldCharType="end"/>
      </w:r>
      <w:r w:rsidR="000C4E16" w:rsidRPr="00CF7E03">
        <w:rPr>
          <w:rFonts w:ascii="Arial" w:eastAsiaTheme="minorEastAsia" w:hAnsi="Arial" w:cs="Arial"/>
          <w:sz w:val="22"/>
          <w:szCs w:val="22"/>
          <w:lang w:eastAsia="zh-CN"/>
        </w:rPr>
        <w:t xml:space="preserv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than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4</w:t>
      </w:r>
      <w:r w:rsidR="000C4E16" w:rsidRPr="00CF7E03">
        <w:rPr>
          <w:rFonts w:ascii="Arial" w:eastAsiaTheme="minorEastAsia" w:hAnsi="Arial" w:cs="Arial"/>
          <w:sz w:val="22"/>
          <w:szCs w:val="22"/>
          <w:lang w:eastAsia="zh-CN"/>
        </w:rPr>
        <w:t xml:space="preserve"> production under high temperatures, </w:t>
      </w:r>
      <w:r w:rsidR="007C3475">
        <w:rPr>
          <w:rFonts w:ascii="Arial" w:eastAsiaTheme="minorEastAsia" w:hAnsi="Arial" w:cs="Arial" w:hint="eastAsia"/>
          <w:sz w:val="22"/>
          <w:szCs w:val="22"/>
          <w:lang w:eastAsia="zh-CN"/>
        </w:rPr>
        <w:t>that however,</w:t>
      </w:r>
      <w:r w:rsidR="00CC0365"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77483358"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are </w:t>
      </w:r>
      <w:r w:rsidR="00763B49">
        <w:rPr>
          <w:rFonts w:ascii="Arial" w:eastAsiaTheme="minorEastAsia" w:hAnsi="Arial" w:cs="Arial"/>
          <w:sz w:val="22"/>
          <w:szCs w:val="22"/>
          <w:lang w:eastAsia="zh-CN"/>
        </w:rPr>
        <w:t>PC</w:t>
      </w:r>
      <w:r w:rsidR="005E5377" w:rsidRPr="00CF7E03">
        <w:rPr>
          <w:rFonts w:ascii="Arial" w:eastAsiaTheme="minorEastAsia" w:hAnsi="Arial" w:cs="Arial"/>
          <w:sz w:val="22"/>
          <w:szCs w:val="22"/>
          <w:lang w:eastAsia="zh-CN"/>
        </w:rPr>
        <w:t>,</w:t>
      </w:r>
      <w:r w:rsidR="00FD0743" w:rsidRPr="00CF7E03">
        <w:rPr>
          <w:rFonts w:ascii="Arial" w:eastAsiaTheme="minorEastAsia" w:hAnsi="Arial" w:cs="Arial"/>
          <w:sz w:val="22"/>
          <w:szCs w:val="22"/>
          <w:lang w:eastAsia="zh-CN"/>
        </w:rPr>
        <w:t xml:space="preserve"> developed by BASF</w:t>
      </w:r>
      <w:r w:rsidR="00DE77F1" w:rsidRPr="00CF7E03">
        <w:rPr>
          <w:rFonts w:ascii="Arial" w:eastAsiaTheme="minorEastAsia" w:hAnsi="Arial" w:cs="Arial"/>
          <w:sz w:val="22"/>
          <w:szCs w:val="22"/>
          <w:lang w:eastAsia="zh-CN"/>
        </w:rPr>
        <w:t xml:space="preserve"> in 1950</w:t>
      </w:r>
      <w:r w:rsidR="005E5377" w:rsidRPr="00CF7E03">
        <w:rPr>
          <w:rFonts w:ascii="Arial" w:eastAsiaTheme="minorEastAsia" w:hAnsi="Arial" w:cs="Arial"/>
          <w:sz w:val="22"/>
          <w:szCs w:val="22"/>
          <w:lang w:eastAsia="zh-CN"/>
        </w:rPr>
        <w:t>,</w:t>
      </w:r>
      <w:r w:rsidR="00DE77F1" w:rsidRPr="00CF7E03">
        <w:rPr>
          <w:rFonts w:ascii="Arial" w:eastAsiaTheme="minorEastAsia" w:hAnsi="Arial" w:cs="Arial"/>
          <w:sz w:val="22"/>
          <w:szCs w:val="22"/>
          <w:lang w:eastAsia="zh-CN"/>
        </w:rPr>
        <w:t xml:space="preserve"> and </w:t>
      </w:r>
      <w:r w:rsidR="005E5377" w:rsidRPr="00CF7E03">
        <w:rPr>
          <w:rFonts w:ascii="Arial" w:eastAsiaTheme="minorEastAsia" w:hAnsi="Arial" w:cs="Arial"/>
          <w:sz w:val="22"/>
          <w:szCs w:val="22"/>
          <w:lang w:eastAsia="zh-CN"/>
        </w:rPr>
        <w:t xml:space="preserve">the </w:t>
      </w:r>
      <w:r w:rsidR="00DE77F1" w:rsidRPr="00CF7E03">
        <w:rPr>
          <w:rFonts w:ascii="Arial" w:eastAsiaTheme="minorEastAsia" w:hAnsi="Arial" w:cs="Arial"/>
          <w:sz w:val="22"/>
          <w:szCs w:val="22"/>
          <w:lang w:eastAsia="zh-CN"/>
        </w:rPr>
        <w:t xml:space="preserve">electric </w:t>
      </w:r>
      <w:r w:rsidR="00551D1E" w:rsidRPr="00CF7E03">
        <w:rPr>
          <w:rFonts w:ascii="Arial" w:eastAsiaTheme="minorEastAsia" w:hAnsi="Arial" w:cs="Arial"/>
          <w:sz w:val="22"/>
          <w:szCs w:val="22"/>
          <w:lang w:eastAsia="zh-CN"/>
        </w:rPr>
        <w:t xml:space="preserve">or </w:t>
      </w:r>
      <w:proofErr w:type="spellStart"/>
      <w:r w:rsidR="00551D1E" w:rsidRPr="00CF7E03">
        <w:rPr>
          <w:rFonts w:ascii="Arial" w:eastAsiaTheme="minorEastAsia" w:hAnsi="Arial" w:cs="Arial"/>
          <w:sz w:val="22"/>
          <w:szCs w:val="22"/>
          <w:lang w:eastAsia="zh-CN"/>
        </w:rPr>
        <w:t>Hüls</w:t>
      </w:r>
      <w:proofErr w:type="spellEnd"/>
      <w:r w:rsidR="00551D1E"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arc</w:t>
      </w:r>
      <w:r w:rsidR="001945A5" w:rsidRPr="00CF7E03">
        <w:rPr>
          <w:rFonts w:ascii="Arial" w:eastAsiaTheme="minorEastAsia" w:hAnsi="Arial" w:cs="Arial"/>
          <w:sz w:val="22"/>
          <w:szCs w:val="22"/>
          <w:lang w:eastAsia="zh-CN"/>
        </w:rPr>
        <w:t xml:space="preserve"> (</w:t>
      </w:r>
      <w:r w:rsidR="005E5377" w:rsidRPr="00CF7E03">
        <w:rPr>
          <w:rFonts w:ascii="Arial" w:eastAsiaTheme="minorEastAsia" w:hAnsi="Arial" w:cs="Arial"/>
          <w:sz w:val="22"/>
          <w:szCs w:val="22"/>
          <w:lang w:eastAsia="zh-CN"/>
        </w:rPr>
        <w:t>known as</w:t>
      </w:r>
      <w:r w:rsidR="001945A5" w:rsidRPr="00CF7E03">
        <w:rPr>
          <w:rFonts w:ascii="Arial" w:eastAsiaTheme="minorEastAsia" w:hAnsi="Arial" w:cs="Arial"/>
          <w:sz w:val="22"/>
          <w:szCs w:val="22"/>
          <w:lang w:eastAsia="zh-CN"/>
        </w:rPr>
        <w:t xml:space="preserve"> thermal plasma)</w:t>
      </w:r>
      <w:r w:rsidR="005E5377" w:rsidRPr="00CF7E03">
        <w:rPr>
          <w:rFonts w:ascii="Arial" w:eastAsiaTheme="minorEastAsia" w:hAnsi="Arial" w:cs="Arial"/>
          <w:sz w:val="22"/>
          <w:szCs w:val="22"/>
          <w:lang w:eastAsia="zh-CN"/>
        </w:rPr>
        <w:t>,</w:t>
      </w:r>
      <w:r w:rsidR="001945A5"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 xml:space="preserve">developed by </w:t>
      </w:r>
      <w:proofErr w:type="spellStart"/>
      <w:r w:rsidR="00DE77F1" w:rsidRPr="00CF7E03">
        <w:rPr>
          <w:rFonts w:ascii="Arial" w:eastAsiaTheme="minorEastAsia" w:hAnsi="Arial" w:cs="Arial"/>
          <w:sz w:val="22"/>
          <w:szCs w:val="22"/>
          <w:lang w:eastAsia="zh-CN"/>
        </w:rPr>
        <w:t>Hüls</w:t>
      </w:r>
      <w:proofErr w:type="spellEnd"/>
      <w:r w:rsidR="00DE77F1" w:rsidRPr="00CF7E03">
        <w:rPr>
          <w:rFonts w:ascii="Arial" w:eastAsiaTheme="minorEastAsia" w:hAnsi="Arial" w:cs="Arial"/>
          <w:sz w:val="22"/>
          <w:szCs w:val="22"/>
          <w:lang w:eastAsia="zh-CN"/>
        </w:rPr>
        <w:t xml:space="preserve"> in 1940</w:t>
      </w:r>
      <w:r w:rsidR="008A7C36">
        <w:rPr>
          <w:rFonts w:ascii="Arial" w:eastAsiaTheme="minorEastAsia" w:hAnsi="Arial" w:cs="Arial" w:hint="eastAsia"/>
          <w:sz w:val="22"/>
          <w:szCs w:val="22"/>
          <w:lang w:eastAsia="zh-CN"/>
        </w:rPr>
        <w:t xml:space="preserve"> (</w:t>
      </w:r>
      <w:r w:rsidR="008A7C36" w:rsidRPr="00CF7E03">
        <w:rPr>
          <w:rFonts w:ascii="Arial" w:eastAsiaTheme="minorEastAsia" w:hAnsi="Arial" w:cs="Arial"/>
          <w:b/>
          <w:bCs/>
          <w:sz w:val="22"/>
          <w:szCs w:val="22"/>
          <w:lang w:eastAsia="zh-CN"/>
        </w:rPr>
        <w:t>Fig. 4c</w:t>
      </w:r>
      <w:r w:rsidR="008A7C36">
        <w:rPr>
          <w:rFonts w:ascii="Arial" w:eastAsiaTheme="minorEastAsia" w:hAnsi="Arial" w:cs="Arial" w:hint="eastAsia"/>
          <w:sz w:val="22"/>
          <w:szCs w:val="22"/>
          <w:lang w:eastAsia="zh-CN"/>
        </w:rPr>
        <w:t>)</w:t>
      </w:r>
      <w:r w:rsidR="00DE77F1" w:rsidRPr="00CF7E03">
        <w:rPr>
          <w:rFonts w:ascii="Arial" w:eastAsiaTheme="minorEastAsia" w:hAnsi="Arial" w:cs="Arial"/>
          <w:sz w:val="22"/>
          <w:szCs w:val="22"/>
          <w:lang w:eastAsia="zh-CN"/>
        </w:rPr>
        <w:t xml:space="preserve">. </w:t>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industrial feedstock </w:t>
      </w:r>
      <w:r w:rsidR="00C92833" w:rsidRPr="00CF7E03">
        <w:rPr>
          <w:rFonts w:ascii="Arial" w:eastAsiaTheme="minorEastAsia" w:hAnsi="Arial" w:cs="Arial"/>
          <w:sz w:val="22"/>
          <w:szCs w:val="22"/>
          <w:lang w:eastAsia="zh-CN"/>
        </w:rPr>
        <w:t>currently used</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The reactor structure</w:t>
      </w:r>
      <w:r w:rsidR="00C94B61" w:rsidRPr="00CF7E03">
        <w:rPr>
          <w:rFonts w:ascii="Arial" w:eastAsiaTheme="minorEastAsia" w:hAnsi="Arial" w:cs="Arial"/>
          <w:sz w:val="22"/>
          <w:szCs w:val="22"/>
          <w:lang w:eastAsia="zh-CN"/>
        </w:rPr>
        <w:t>s</w:t>
      </w:r>
      <w:r w:rsidR="00B4162D"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for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conversion by </w:t>
      </w:r>
      <w:r w:rsidR="00763B49">
        <w:rPr>
          <w:rFonts w:ascii="Arial" w:eastAsiaTheme="minorEastAsia" w:hAnsi="Arial" w:cs="Arial"/>
          <w:sz w:val="22"/>
          <w:szCs w:val="22"/>
          <w:lang w:eastAsia="zh-CN"/>
        </w:rPr>
        <w:t>PC</w:t>
      </w:r>
      <w:r w:rsidR="00B33336" w:rsidRPr="00CF7E03">
        <w:rPr>
          <w:rFonts w:ascii="Arial" w:eastAsiaTheme="minorEastAsia" w:hAnsi="Arial" w:cs="Arial"/>
          <w:sz w:val="22"/>
          <w:szCs w:val="22"/>
          <w:lang w:eastAsia="zh-CN"/>
        </w:rPr>
        <w:t xml:space="preserve"> and thermal plasma </w:t>
      </w:r>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7A42A8" w:rsidRPr="00CF7E03">
        <w:rPr>
          <w:rFonts w:ascii="Arial" w:eastAsiaTheme="minorEastAsia" w:hAnsi="Arial" w:cs="Arial"/>
          <w:sz w:val="22"/>
          <w:szCs w:val="22"/>
          <w:lang w:eastAsia="zh-CN"/>
        </w:rPr>
        <w:fldChar w:fldCharType="begin"/>
      </w:r>
      <w:r w:rsidR="007A42A8" w:rsidRPr="00CF7E03">
        <w:rPr>
          <w:rFonts w:ascii="Arial" w:eastAsiaTheme="minorEastAsia" w:hAnsi="Arial" w:cs="Arial"/>
          <w:sz w:val="22"/>
          <w:szCs w:val="22"/>
          <w:lang w:eastAsia="zh-CN"/>
        </w:rPr>
        <w:instrText xml:space="preserve"> ADDIN ZOTERO_ITEM CSL_CITATION {"citationID":"vyi8Pmk5","properties":{"formattedCitation":"\\super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7A42A8" w:rsidRPr="00CF7E03">
        <w:rPr>
          <w:rFonts w:ascii="Arial" w:eastAsiaTheme="minorEastAsia" w:hAnsi="Arial" w:cs="Arial"/>
          <w:sz w:val="22"/>
          <w:szCs w:val="22"/>
          <w:lang w:eastAsia="zh-CN"/>
        </w:rPr>
        <w:fldChar w:fldCharType="separate"/>
      </w:r>
      <w:r w:rsidR="007A42A8" w:rsidRPr="00CF7E03">
        <w:rPr>
          <w:rFonts w:ascii="Arial" w:hAnsi="Arial" w:cs="Arial"/>
          <w:sz w:val="22"/>
          <w:vertAlign w:val="superscript"/>
        </w:rPr>
        <w:t>7</w:t>
      </w:r>
      <w:r w:rsidR="007A42A8" w:rsidRPr="00CF7E03">
        <w:rPr>
          <w:rFonts w:ascii="Arial" w:eastAsiaTheme="minorEastAsia" w:hAnsi="Arial" w:cs="Arial"/>
          <w:sz w:val="22"/>
          <w:szCs w:val="22"/>
          <w:lang w:eastAsia="zh-CN"/>
        </w:rPr>
        <w:fldChar w:fldCharType="end"/>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w:t>
      </w:r>
      <w:del w:id="40" w:author="Nabera  Abhinandan" w:date="2024-07-28T17:26:00Z">
        <w:r w:rsidR="00740EE0" w:rsidRPr="00CF7E03" w:rsidDel="00A810E5">
          <w:rPr>
            <w:rFonts w:ascii="Arial" w:eastAsiaTheme="minorEastAsia" w:hAnsi="Arial" w:cs="Arial"/>
            <w:sz w:val="22"/>
            <w:szCs w:val="22"/>
            <w:lang w:eastAsia="zh-CN"/>
          </w:rPr>
          <w:delText xml:space="preserve">1500 </w:delText>
        </w:r>
      </w:del>
      <w:ins w:id="41" w:author="Nabera  Abhinandan" w:date="2024-07-28T17:26:00Z">
        <w:r w:rsidR="00A810E5" w:rsidRPr="00CF7E03">
          <w:rPr>
            <w:rFonts w:ascii="Arial" w:eastAsiaTheme="minorEastAsia" w:hAnsi="Arial" w:cs="Arial"/>
            <w:sz w:val="22"/>
            <w:szCs w:val="22"/>
            <w:lang w:eastAsia="zh-CN"/>
          </w:rPr>
          <w:t>1500</w:t>
        </w:r>
        <w:r w:rsidR="00A810E5">
          <w:rPr>
            <w:rFonts w:ascii="Arial" w:eastAsiaTheme="minorEastAsia" w:hAnsi="Arial" w:cs="Arial"/>
            <w:sz w:val="22"/>
            <w:szCs w:val="22"/>
            <w:lang w:eastAsia="zh-CN"/>
          </w:rPr>
          <w:t> </w:t>
        </w:r>
      </w:ins>
      <w:r w:rsidR="00740EE0" w:rsidRPr="00CF7E03">
        <w:rPr>
          <w:rFonts w:ascii="Arial" w:eastAsiaTheme="minorEastAsia" w:hAnsi="Arial" w:cs="Arial"/>
          <w:sz w:val="22"/>
          <w:szCs w:val="22"/>
          <w:lang w:eastAsia="zh-CN"/>
        </w:rPr>
        <w:t xml:space="preserve">°C,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740EE0"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{"citationID":"d72uOeLK","properties":{"formattedCitation":"\\super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740EE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62</w:t>
      </w:r>
      <w:r w:rsidR="00740EE0" w:rsidRPr="00CF7E03">
        <w:rPr>
          <w:rFonts w:ascii="Arial" w:eastAsiaTheme="minorEastAsia" w:hAnsi="Arial" w:cs="Arial"/>
          <w:sz w:val="22"/>
          <w:szCs w:val="22"/>
          <w:lang w:eastAsia="zh-CN"/>
        </w:rPr>
        <w:fldChar w:fldCharType="end"/>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reaction chamber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w:t>
      </w:r>
      <w:del w:id="42" w:author="Nabera  Abhinandan" w:date="2024-07-28T17:26:00Z">
        <w:r w:rsidR="003C6AEA" w:rsidRPr="00CF7E03" w:rsidDel="00892EEF">
          <w:rPr>
            <w:rFonts w:ascii="Arial" w:eastAsiaTheme="minorEastAsia" w:hAnsi="Arial" w:cs="Arial"/>
            <w:sz w:val="22"/>
            <w:szCs w:val="22"/>
            <w:lang w:eastAsia="zh-CN"/>
          </w:rPr>
          <w:delText xml:space="preserve">8 </w:delText>
        </w:r>
      </w:del>
      <w:ins w:id="43" w:author="Nabera  Abhinandan" w:date="2024-07-28T17:26:00Z">
        <w:r w:rsidR="00892EEF" w:rsidRPr="00CF7E03">
          <w:rPr>
            <w:rFonts w:ascii="Arial" w:eastAsiaTheme="minorEastAsia" w:hAnsi="Arial" w:cs="Arial"/>
            <w:sz w:val="22"/>
            <w:szCs w:val="22"/>
            <w:lang w:eastAsia="zh-CN"/>
          </w:rPr>
          <w:t>8</w:t>
        </w:r>
        <w:r w:rsidR="00892EEF">
          <w:rPr>
            <w:rFonts w:ascii="Arial" w:eastAsiaTheme="minorEastAsia" w:hAnsi="Arial" w:cs="Arial"/>
            <w:sz w:val="22"/>
            <w:szCs w:val="22"/>
            <w:lang w:eastAsia="zh-CN"/>
          </w:rPr>
          <w:t> </w:t>
        </w:r>
      </w:ins>
      <w:r w:rsidR="003C6AEA" w:rsidRPr="00CF7E03">
        <w:rPr>
          <w:rFonts w:ascii="Arial" w:eastAsiaTheme="minorEastAsia" w:hAnsi="Arial" w:cs="Arial"/>
          <w:sz w:val="22"/>
          <w:szCs w:val="22"/>
          <w:lang w:eastAsia="zh-CN"/>
        </w:rPr>
        <w:t xml:space="preserve">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8C7EF9"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{"citationID":"XuQ16JYA","properties":{"formattedCitation":"\\super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8C7EF9"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62</w:t>
      </w:r>
      <w:r w:rsidR="008C7EF9" w:rsidRPr="00CF7E03">
        <w:rPr>
          <w:rFonts w:ascii="Arial" w:eastAsiaTheme="minorEastAsia" w:hAnsi="Arial" w:cs="Arial"/>
          <w:sz w:val="22"/>
          <w:szCs w:val="22"/>
          <w:lang w:eastAsia="zh-CN"/>
        </w:rPr>
        <w:fldChar w:fldCharType="end"/>
      </w:r>
      <w:r w:rsidR="008C7EF9"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 xml:space="preserve">Unlike </w:t>
      </w:r>
      <w:r w:rsidR="00763B49">
        <w:rPr>
          <w:rFonts w:ascii="Arial" w:eastAsiaTheme="minorEastAsia" w:hAnsi="Arial" w:cs="Arial"/>
          <w:sz w:val="22"/>
          <w:szCs w:val="22"/>
          <w:lang w:eastAsia="zh-CN"/>
        </w:rPr>
        <w:t>PC</w:t>
      </w:r>
      <w:r w:rsidR="00AA53CA" w:rsidRPr="00CF7E03">
        <w:rPr>
          <w:rFonts w:ascii="Arial" w:eastAsiaTheme="minorEastAsia" w:hAnsi="Arial" w:cs="Arial"/>
          <w:sz w:val="22"/>
          <w:szCs w:val="22"/>
          <w:lang w:eastAsia="zh-CN"/>
        </w:rPr>
        <w:t>,</w:t>
      </w:r>
      <w:r w:rsidR="005709A4" w:rsidRPr="00CF7E03">
        <w:rPr>
          <w:rFonts w:ascii="Arial" w:eastAsiaTheme="minorEastAsia" w:hAnsi="Arial" w:cs="Arial"/>
          <w:sz w:val="22"/>
          <w:szCs w:val="22"/>
          <w:lang w:eastAsia="zh-CN"/>
        </w:rPr>
        <w:t xml:space="preserve"> where </w:t>
      </w:r>
      <w:r w:rsidR="00AA53CA" w:rsidRPr="00CF7E03">
        <w:rPr>
          <w:rFonts w:ascii="Arial" w:eastAsiaTheme="minorEastAsia" w:hAnsi="Arial" w:cs="Arial"/>
          <w:sz w:val="22"/>
          <w:szCs w:val="22"/>
          <w:lang w:eastAsia="zh-CN"/>
        </w:rPr>
        <w:t xml:space="preserve">chemical </w:t>
      </w:r>
      <w:r w:rsidR="005709A4" w:rsidRPr="00CF7E03">
        <w:rPr>
          <w:rFonts w:ascii="Arial" w:eastAsiaTheme="minorEastAsia" w:hAnsi="Arial" w:cs="Arial"/>
          <w:sz w:val="22"/>
          <w:szCs w:val="22"/>
          <w:lang w:eastAsia="zh-CN"/>
        </w:rPr>
        <w:t xml:space="preserve">energy </w:t>
      </w:r>
      <w:r w:rsidR="00AA53CA" w:rsidRPr="00CF7E03">
        <w:rPr>
          <w:rFonts w:ascii="Arial" w:eastAsiaTheme="minorEastAsia" w:hAnsi="Arial" w:cs="Arial"/>
          <w:sz w:val="22"/>
          <w:szCs w:val="22"/>
          <w:lang w:eastAsia="zh-CN"/>
        </w:rPr>
        <w:t>from combustion provides the necessary heat</w:t>
      </w:r>
      <w:r w:rsidR="005709A4" w:rsidRPr="00CF7E03">
        <w:rPr>
          <w:rFonts w:ascii="Arial" w:eastAsiaTheme="minorEastAsia" w:hAnsi="Arial" w:cs="Arial"/>
          <w:sz w:val="22"/>
          <w:szCs w:val="22"/>
          <w:lang w:eastAsia="zh-CN"/>
        </w:rPr>
        <w:t xml:space="preserve">, </w:t>
      </w:r>
      <w:r w:rsidR="00452E6B" w:rsidRPr="00CF7E03">
        <w:rPr>
          <w:rFonts w:ascii="Arial" w:eastAsiaTheme="minorEastAsia" w:hAnsi="Arial" w:cs="Arial"/>
          <w:sz w:val="22"/>
          <w:szCs w:val="22"/>
          <w:lang w:eastAsia="zh-CN"/>
        </w:rPr>
        <w:t>thermal plasma</w:t>
      </w:r>
      <w:r w:rsidR="005709A4"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relies on d</w:t>
      </w:r>
      <w:r w:rsidR="005709A4" w:rsidRPr="00CF7E03">
        <w:rPr>
          <w:rFonts w:ascii="Arial" w:eastAsiaTheme="minorEastAsia" w:hAnsi="Arial" w:cs="Arial"/>
          <w:sz w:val="22"/>
          <w:szCs w:val="22"/>
          <w:lang w:eastAsia="zh-CN"/>
        </w:rPr>
        <w:t xml:space="preserve">irect heat transfer from </w:t>
      </w:r>
      <w:r w:rsidR="00AA53CA" w:rsidRPr="00CF7E03">
        <w:rPr>
          <w:rFonts w:ascii="Arial" w:eastAsiaTheme="minorEastAsia" w:hAnsi="Arial" w:cs="Arial"/>
          <w:sz w:val="22"/>
          <w:szCs w:val="22"/>
          <w:lang w:eastAsia="zh-CN"/>
        </w:rPr>
        <w:t xml:space="preserve">an electric </w:t>
      </w:r>
      <w:r w:rsidR="005709A4" w:rsidRPr="00CF7E03">
        <w:rPr>
          <w:rFonts w:ascii="Arial" w:eastAsiaTheme="minorEastAsia" w:hAnsi="Arial" w:cs="Arial"/>
          <w:sz w:val="22"/>
          <w:szCs w:val="22"/>
          <w:lang w:eastAsia="zh-CN"/>
        </w:rPr>
        <w:t xml:space="preserve">arc to </w:t>
      </w:r>
      <w:r w:rsidR="00AA53CA" w:rsidRPr="00CF7E03">
        <w:rPr>
          <w:rFonts w:ascii="Arial" w:eastAsiaTheme="minorEastAsia" w:hAnsi="Arial" w:cs="Arial"/>
          <w:sz w:val="22"/>
          <w:szCs w:val="22"/>
          <w:lang w:eastAsia="zh-CN"/>
        </w:rPr>
        <w:t xml:space="preserve">the </w:t>
      </w:r>
      <w:r w:rsidR="005709A4" w:rsidRPr="00CF7E03">
        <w:rPr>
          <w:rFonts w:ascii="Arial" w:eastAsiaTheme="minorEastAsia" w:hAnsi="Arial" w:cs="Arial"/>
          <w:sz w:val="22"/>
          <w:szCs w:val="22"/>
          <w:lang w:eastAsia="zh-CN"/>
        </w:rPr>
        <w:t>reactant</w:t>
      </w:r>
      <w:r w:rsidR="00AA53CA" w:rsidRPr="00CF7E03">
        <w:rPr>
          <w:rFonts w:ascii="Arial" w:eastAsiaTheme="minorEastAsia" w:hAnsi="Arial" w:cs="Arial"/>
          <w:sz w:val="22"/>
          <w:szCs w:val="22"/>
          <w:lang w:eastAsia="zh-CN"/>
        </w:rPr>
        <w:t>s</w:t>
      </w:r>
      <w:r w:rsidR="005709A4" w:rsidRPr="00CF7E03">
        <w:rPr>
          <w:rFonts w:ascii="Arial" w:eastAsiaTheme="minorEastAsia" w:hAnsi="Arial" w:cs="Arial"/>
          <w:sz w:val="22"/>
          <w:szCs w:val="22"/>
          <w:lang w:eastAsia="zh-CN"/>
        </w:rPr>
        <w:t>.</w:t>
      </w:r>
      <w:r w:rsidR="003E2330" w:rsidRPr="00CF7E03">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{"citationID":"gVZIjWXb","properties":{"formattedCitation":"\\super 63\\nosupersub{}","plainCitation":"63","noteIndex":0},"citationItems":[{"id":"Xd3FJktg/8EWR6P6K","uris":["http://zotero.org/users/local/cJGf2fHk/items/JFX9</w:instrText>
      </w:r>
      <w:r w:rsidR="00552F46">
        <w:rPr>
          <w:rFonts w:ascii="Arial" w:eastAsiaTheme="minorEastAsia" w:hAnsi="Arial" w:cs="Arial" w:hint="eastAsia"/>
          <w:sz w:val="22"/>
          <w:szCs w:val="22"/>
          <w:lang w:eastAsia="zh-CN"/>
        </w:rPr>
        <w:instrText>JDMY"],"itemData":{"id":237,"type":"article-journal","abstract":"The potential of acetylene is extremely high both in chemical industry and synthetic applications due to unsaturated nature and the smallest C</w:instrText>
      </w:r>
      <w:r w:rsidR="00552F46">
        <w:rPr>
          <w:rFonts w:ascii="Arial" w:eastAsiaTheme="minorEastAsia" w:hAnsi="Arial" w:cs="Arial" w:hint="eastAsia"/>
          <w:sz w:val="22"/>
          <w:szCs w:val="22"/>
          <w:lang w:eastAsia="zh-CN"/>
        </w:rPr>
        <w:instrText>≡</w:instrText>
      </w:r>
      <w:r w:rsidR="00552F46">
        <w:rPr>
          <w:rFonts w:ascii="Arial" w:eastAsiaTheme="minorEastAsia" w:hAnsi="Arial" w:cs="Arial" w:hint="eastAsia"/>
          <w:sz w:val="22"/>
          <w:szCs w:val="22"/>
          <w:lang w:eastAsia="zh-CN"/>
        </w:rPr>
        <w:instrText>C unit. The production of many essential necess</w:instrText>
      </w:r>
      <w:r w:rsidR="00552F46">
        <w:rPr>
          <w:rFonts w:ascii="Arial" w:eastAsiaTheme="minorEastAsia" w:hAnsi="Arial" w:cs="Arial"/>
          <w:sz w:val="22"/>
          <w:szCs w:val="22"/>
          <w:lang w:eastAsia="zh-CN"/>
        </w:rPr>
        <w:instrText xml:space="preserve">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3E233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63</w:t>
      </w:r>
      <w:r w:rsidR="003E2330" w:rsidRPr="00CF7E03">
        <w:rPr>
          <w:rFonts w:ascii="Arial" w:eastAsiaTheme="minorEastAsia" w:hAnsi="Arial" w:cs="Arial"/>
          <w:sz w:val="22"/>
          <w:szCs w:val="22"/>
          <w:lang w:eastAsia="zh-CN"/>
        </w:rPr>
        <w:fldChar w:fldCharType="end"/>
      </w:r>
      <w:r w:rsidR="005709A4" w:rsidRPr="00CF7E03">
        <w:rPr>
          <w:rFonts w:ascii="Arial" w:eastAsiaTheme="minorEastAsia" w:hAnsi="Arial" w:cs="Arial"/>
          <w:sz w:val="22"/>
          <w:szCs w:val="22"/>
          <w:lang w:eastAsia="zh-CN"/>
        </w:rPr>
        <w:t xml:space="preserve"> </w:t>
      </w:r>
      <w:r w:rsidR="00A05878" w:rsidRPr="00CF7E03">
        <w:rPr>
          <w:rFonts w:ascii="Arial" w:eastAsiaTheme="minorEastAsia" w:hAnsi="Arial" w:cs="Arial"/>
          <w:sz w:val="22"/>
          <w:szCs w:val="22"/>
          <w:lang w:eastAsia="zh-CN"/>
        </w:rPr>
        <w:t xml:space="preserve">For natural gas feedstock, the arc burns directly in the gas, </w:t>
      </w:r>
      <w:r w:rsidR="00BA310E" w:rsidRPr="00CF7E03">
        <w:rPr>
          <w:rFonts w:ascii="Arial" w:eastAsiaTheme="minorEastAsia" w:hAnsi="Arial" w:cs="Arial"/>
          <w:sz w:val="22"/>
          <w:szCs w:val="22"/>
          <w:lang w:eastAsia="zh-CN"/>
        </w:rPr>
        <w:t>with a vortex chamber between the cathode and anode stabilizing the arc by injecting gas tangentially (</w:t>
      </w:r>
      <w:r w:rsidR="00BA310E"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A310E" w:rsidRPr="00CF7E03">
        <w:rPr>
          <w:rFonts w:ascii="Arial" w:eastAsiaTheme="minorEastAsia" w:hAnsi="Arial" w:cs="Arial"/>
          <w:b/>
          <w:bCs/>
          <w:sz w:val="22"/>
          <w:szCs w:val="22"/>
          <w:lang w:eastAsia="zh-CN"/>
        </w:rPr>
        <w:t>4c</w:t>
      </w:r>
      <w:r w:rsidR="00BA310E" w:rsidRPr="00CF7E03">
        <w:rPr>
          <w:rFonts w:ascii="Arial" w:eastAsiaTheme="minorEastAsia" w:hAnsi="Arial" w:cs="Arial"/>
          <w:sz w:val="22"/>
          <w:szCs w:val="22"/>
          <w:lang w:eastAsia="zh-CN"/>
        </w:rPr>
        <w:t>)</w:t>
      </w:r>
      <w:r w:rsidR="00A05878" w:rsidRPr="00CF7E03">
        <w:rPr>
          <w:rFonts w:ascii="Arial" w:eastAsiaTheme="minorEastAsia" w:hAnsi="Arial" w:cs="Arial"/>
          <w:sz w:val="22"/>
          <w:szCs w:val="22"/>
          <w:lang w:eastAsia="zh-CN"/>
        </w:rPr>
        <w:t xml:space="preserve">. </w:t>
      </w:r>
      <w:r w:rsidR="005C2E6F" w:rsidRPr="00CF7E03">
        <w:rPr>
          <w:rFonts w:ascii="Arial" w:eastAsiaTheme="minorEastAsia" w:hAnsi="Arial" w:cs="Arial"/>
          <w:sz w:val="22"/>
          <w:szCs w:val="22"/>
          <w:lang w:eastAsia="zh-CN"/>
        </w:rPr>
        <w:t xml:space="preserve">The </w:t>
      </w:r>
      <w:r w:rsidR="00A111CB" w:rsidRPr="00CF7E03">
        <w:rPr>
          <w:rFonts w:ascii="Arial" w:eastAsiaTheme="minorEastAsia" w:hAnsi="Arial" w:cs="Arial"/>
          <w:sz w:val="22"/>
          <w:szCs w:val="22"/>
          <w:lang w:eastAsia="zh-CN"/>
        </w:rPr>
        <w:t xml:space="preserve">arc’s center can reach </w:t>
      </w:r>
      <w:r w:rsidR="00516B39" w:rsidRPr="00CF7E03">
        <w:rPr>
          <w:rFonts w:ascii="Arial" w:eastAsiaTheme="minorEastAsia" w:hAnsi="Arial" w:cs="Arial"/>
          <w:sz w:val="22"/>
          <w:szCs w:val="22"/>
          <w:lang w:eastAsia="zh-CN"/>
        </w:rPr>
        <w:t xml:space="preserve">a </w:t>
      </w:r>
      <w:r w:rsidR="005C2E6F" w:rsidRPr="00CF7E03">
        <w:rPr>
          <w:rFonts w:ascii="Arial" w:eastAsiaTheme="minorEastAsia" w:hAnsi="Arial" w:cs="Arial"/>
          <w:sz w:val="22"/>
          <w:szCs w:val="22"/>
          <w:lang w:eastAsia="zh-CN"/>
        </w:rPr>
        <w:t>temperature of 20000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 xml:space="preserve">°C, while the </w:t>
      </w:r>
      <w:r w:rsidR="00A111CB" w:rsidRPr="00CF7E03">
        <w:rPr>
          <w:rFonts w:ascii="Arial" w:eastAsiaTheme="minorEastAsia" w:hAnsi="Arial" w:cs="Arial"/>
          <w:sz w:val="22"/>
          <w:szCs w:val="22"/>
          <w:lang w:eastAsia="zh-CN"/>
        </w:rPr>
        <w:t>electrode walls remain 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8B381E" w:rsidRPr="00CF7E03">
        <w:rPr>
          <w:rFonts w:ascii="Arial" w:eastAsiaTheme="minorEastAsia" w:hAnsi="Arial" w:cs="Arial"/>
          <w:sz w:val="22"/>
          <w:szCs w:val="22"/>
          <w:lang w:eastAsia="zh-CN"/>
        </w:rPr>
        <w:fldChar w:fldCharType="begin"/>
      </w:r>
      <w:r w:rsidR="008B381E" w:rsidRPr="00CF7E03">
        <w:rPr>
          <w:rFonts w:ascii="Arial" w:eastAsiaTheme="minorEastAsia" w:hAnsi="Arial" w:cs="Arial"/>
          <w:sz w:val="22"/>
          <w:szCs w:val="22"/>
          <w:lang w:eastAsia="zh-CN"/>
        </w:rPr>
        <w:instrText xml:space="preserve"> ADDIN ZOTERO_ITEM CSL_CITATION {"citationID":"NuUrIKJu","properties":{"formattedCitation":"\\super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8B381E" w:rsidRPr="00CF7E03">
        <w:rPr>
          <w:rFonts w:ascii="Arial" w:eastAsiaTheme="minorEastAsia" w:hAnsi="Arial" w:cs="Arial"/>
          <w:sz w:val="22"/>
          <w:szCs w:val="22"/>
          <w:lang w:eastAsia="zh-CN"/>
        </w:rPr>
        <w:fldChar w:fldCharType="separate"/>
      </w:r>
      <w:r w:rsidR="008B381E" w:rsidRPr="00CF7E03">
        <w:rPr>
          <w:rFonts w:ascii="Arial" w:hAnsi="Arial" w:cs="Arial"/>
          <w:sz w:val="22"/>
          <w:vertAlign w:val="superscript"/>
        </w:rPr>
        <w:t>7</w:t>
      </w:r>
      <w:r w:rsidR="008B381E" w:rsidRPr="00CF7E03">
        <w:rPr>
          <w:rFonts w:ascii="Arial" w:eastAsiaTheme="minorEastAsia" w:hAnsi="Arial" w:cs="Arial"/>
          <w:sz w:val="22"/>
          <w:szCs w:val="22"/>
          <w:lang w:eastAsia="zh-CN"/>
        </w:rPr>
        <w:fldChar w:fldCharType="end"/>
      </w:r>
      <w:r w:rsidR="008B381E" w:rsidRPr="00CF7E03">
        <w:rPr>
          <w:rFonts w:ascii="Arial" w:eastAsiaTheme="minorEastAsia" w:hAnsi="Arial" w:cs="Arial"/>
          <w:sz w:val="22"/>
          <w:szCs w:val="22"/>
          <w:lang w:eastAsia="zh-CN"/>
        </w:rPr>
        <w:t xml:space="preserve"> </w:t>
      </w:r>
      <w:r w:rsidR="005E12D6" w:rsidRPr="00CF7E03">
        <w:rPr>
          <w:rFonts w:ascii="Arial" w:eastAsiaTheme="minorEastAsia" w:hAnsi="Arial" w:cs="Arial"/>
          <w:sz w:val="22"/>
          <w:szCs w:val="22"/>
          <w:lang w:eastAsia="zh-CN"/>
        </w:rPr>
        <w:t xml:space="preserve">Similar to </w:t>
      </w:r>
      <w:r w:rsidR="006D5841"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5E12D6" w:rsidRPr="00CF7E03">
        <w:rPr>
          <w:rFonts w:ascii="Arial" w:eastAsiaTheme="minorEastAsia" w:hAnsi="Arial" w:cs="Arial"/>
          <w:sz w:val="22"/>
          <w:szCs w:val="22"/>
          <w:lang w:eastAsia="zh-CN"/>
        </w:rPr>
        <w:t xml:space="preserve"> reactor, t</w:t>
      </w:r>
      <w:r w:rsidR="005C2E6F" w:rsidRPr="00CF7E03">
        <w:rPr>
          <w:rFonts w:ascii="Arial" w:eastAsiaTheme="minorEastAsia" w:hAnsi="Arial" w:cs="Arial"/>
          <w:sz w:val="22"/>
          <w:szCs w:val="22"/>
          <w:lang w:eastAsia="zh-CN"/>
        </w:rPr>
        <w:t xml:space="preserve">he </w:t>
      </w:r>
      <w:r w:rsidR="00257C8A" w:rsidRPr="00CF7E03">
        <w:rPr>
          <w:rFonts w:ascii="Arial" w:eastAsiaTheme="minorEastAsia" w:hAnsi="Arial" w:cs="Arial"/>
          <w:sz w:val="22"/>
          <w:szCs w:val="22"/>
          <w:lang w:eastAsia="zh-CN"/>
        </w:rPr>
        <w:t xml:space="preserve">residence time in the arc furnace is </w:t>
      </w:r>
      <w:r w:rsidR="005E12D6" w:rsidRPr="00CF7E03">
        <w:rPr>
          <w:rFonts w:ascii="Arial" w:eastAsiaTheme="minorEastAsia" w:hAnsi="Arial" w:cs="Arial"/>
          <w:sz w:val="22"/>
          <w:szCs w:val="22"/>
          <w:lang w:eastAsia="zh-CN"/>
        </w:rPr>
        <w:t>brief, necessitating rapid quenching</w:t>
      </w:r>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41103D"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{"citationID":"S6mnTbHd","properties":{"formattedCitation":"\\super 7,11,15,32\\nosupersub{}","plainCitation":"7,11,15,32","noteIndex":0},"citationItems":[{"id":123,"uris":["http://zotero.org/users/local/cJGf2fHk/items/SSY3XKIP"],"itemData":{"id":123,"type":"article-journal","abstract":"Methane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41103D"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7,11,15,32</w:t>
      </w:r>
      <w:r w:rsidR="0041103D" w:rsidRPr="00CF7E03">
        <w:rPr>
          <w:rFonts w:ascii="Arial" w:eastAsiaTheme="minorEastAsia" w:hAnsi="Arial" w:cs="Arial"/>
          <w:sz w:val="22"/>
          <w:szCs w:val="22"/>
          <w:lang w:eastAsia="zh-CN"/>
        </w:rPr>
        <w:fldChar w:fldCharType="end"/>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r w:rsidR="00D06B7B" w:rsidRPr="00CF7E03">
        <w:rPr>
          <w:rFonts w:ascii="Arial" w:eastAsiaTheme="minorEastAsia" w:hAnsi="Arial" w:cs="Arial"/>
          <w:sz w:val="22"/>
          <w:szCs w:val="22"/>
          <w:lang w:eastAsia="zh-CN"/>
        </w:rPr>
        <w:t xml:space="preserve"> (</w:t>
      </w:r>
      <w:r w:rsidR="0021733D" w:rsidRPr="00CF7E03">
        <w:rPr>
          <w:rFonts w:ascii="Arial" w:eastAsiaTheme="minorEastAsia" w:hAnsi="Arial" w:cs="Arial"/>
          <w:sz w:val="22"/>
          <w:szCs w:val="22"/>
          <w:lang w:eastAsia="zh-CN"/>
        </w:rPr>
        <w:t>excluding the impact of electricity</w:t>
      </w:r>
      <w:r w:rsidR="00D06B7B" w:rsidRPr="00CF7E03">
        <w:rPr>
          <w:rFonts w:ascii="Arial" w:eastAsiaTheme="minorEastAsia" w:hAnsi="Arial" w:cs="Arial"/>
          <w:sz w:val="22"/>
          <w:szCs w:val="22"/>
          <w:lang w:eastAsia="zh-CN"/>
        </w:rPr>
        <w:t>)</w:t>
      </w:r>
      <w:r w:rsidR="0098759F" w:rsidRPr="00CF7E03">
        <w:rPr>
          <w:rFonts w:ascii="Arial" w:eastAsiaTheme="minorEastAsia" w:hAnsi="Arial" w:cs="Arial"/>
          <w:sz w:val="22"/>
          <w:szCs w:val="22"/>
          <w:lang w:eastAsia="zh-CN"/>
        </w:rPr>
        <w:t>.</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largely been replaced by </w:t>
      </w:r>
      <w:r w:rsidR="00763B49">
        <w:rPr>
          <w:rFonts w:ascii="Arial" w:eastAsiaTheme="minorEastAsia" w:hAnsi="Arial" w:cs="Arial"/>
          <w:sz w:val="22"/>
          <w:szCs w:val="22"/>
          <w:lang w:eastAsia="zh-CN"/>
        </w:rPr>
        <w:t>PC</w:t>
      </w:r>
      <w:r w:rsidR="0098759F" w:rsidRPr="00CF7E03">
        <w:rPr>
          <w:rFonts w:ascii="Arial" w:eastAsiaTheme="minorEastAsia" w:hAnsi="Arial" w:cs="Arial"/>
          <w:sz w:val="22"/>
          <w:szCs w:val="22"/>
          <w:lang w:eastAsia="zh-CN"/>
        </w:rPr>
        <w:t xml:space="preserve"> due to high </w:t>
      </w:r>
      <w:r w:rsidR="002C7822" w:rsidRPr="00CF7E03">
        <w:rPr>
          <w:rFonts w:ascii="Arial" w:eastAsiaTheme="minorEastAsia" w:hAnsi="Arial" w:cs="Arial"/>
          <w:sz w:val="22"/>
          <w:szCs w:val="22"/>
          <w:lang w:eastAsia="zh-CN"/>
        </w:rPr>
        <w:t>soot</w:t>
      </w:r>
      <w:r w:rsidR="0098759F" w:rsidRPr="00CF7E03">
        <w:rPr>
          <w:rFonts w:ascii="Arial" w:eastAsiaTheme="minorEastAsia" w:hAnsi="Arial" w:cs="Arial"/>
          <w:sz w:val="22"/>
          <w:szCs w:val="22"/>
          <w:lang w:eastAsia="zh-CN"/>
        </w:rPr>
        <w:t xml:space="preserve"> formation and</w:t>
      </w:r>
      <w:r w:rsidR="002C7822" w:rsidRPr="00CF7E03">
        <w:rPr>
          <w:rFonts w:ascii="Arial" w:eastAsiaTheme="minorEastAsia" w:hAnsi="Arial" w:cs="Arial"/>
          <w:sz w:val="22"/>
          <w:szCs w:val="22"/>
          <w:lang w:eastAsia="zh-CN"/>
        </w:rPr>
        <w:t xml:space="preserve"> </w:t>
      </w:r>
      <w:r w:rsidR="00D06B7B" w:rsidRPr="00CF7E03">
        <w:rPr>
          <w:rFonts w:ascii="Arial" w:eastAsiaTheme="minorEastAsia" w:hAnsi="Arial" w:cs="Arial"/>
          <w:sz w:val="22"/>
          <w:szCs w:val="22"/>
          <w:lang w:eastAsia="zh-CN"/>
        </w:rPr>
        <w:t>high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98759F" w:rsidRPr="00CF7E03">
        <w:rPr>
          <w:rFonts w:ascii="Arial" w:eastAsiaTheme="minorEastAsia" w:hAnsi="Arial" w:cs="Arial"/>
          <w:sz w:val="22"/>
          <w:szCs w:val="22"/>
          <w:lang w:eastAsia="zh-CN"/>
        </w:rPr>
        <w:t>.</w:t>
      </w:r>
      <w:r w:rsidR="00E732E2"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{"citationID":"FI4ouX0A","properties":{"formattedCitation":"\\super 7,64\\nosupersub{}","plainCitation":"7,64","noteIndex":0},"citationItems":[{"id":123,"uris":["http://zotero.org/users/local/cJGf2fHk/items/SSY3XKIP"],"itemData":{"id":123,"type":"article-journal","abstract":"Methane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244,"uris":["http://zotero.org/users/local/cJGf2fHk/items/22QJAXE9"],"itemData":{"id":244,"type":"article-journal","abstract":"This paper describes a re-examination of a known process for the direct plasma thermal conversion of methane to acetylene. Conversion efficiencies (% methane converted) approached 100% and acetylene yields in the 90–95% range with 2–4% solid carbon production were demonstrated. Specificity for acetylene was higher than in prior work. Improvements in conversion efficiency, yield, and specificity were due primarily to improved injector design and reactant mixing, and minimization of temperature gradients and cold boundary layers. At the 60-kilowatt scale cooling by wall heat transfer appears to be sufficient to quench the product stream and prevent further reaction of acetylene resulting in the formation of heavier hydrocarbon products or solid carbon. Significantly increasing the quenching rate by aerodynamic expansion of the products through a converging–diverging nozzle led to a reduction in the yield of ethylene but had little effect on the yield of other hydrocarbon products. While greater product selectivity for acetylene has been demonstrated, the specific energy consumption per unit mass of acetylene produced was not improved upon. A kinetic model that includes the reaction mechanisms resulting in the formation of acetylene and heavier hydrocarbons, through benzene, is described.","container-title":"Plasma Chemistry and Plasma Processing","DOI":"10.1023/A:1012944615974","ISSN":"1572-8986","issue":"1","journalAbbreviation":"Plasma Chemistry and Plasma Processing","language":"en","page":"105-136","source":"Springer Link","title":"Plasma Thermal Conversion of Methane to Acetylene","volume":"22","author":[{"family":"Fincke","given":"J. R."},{"family":"Anderson","given":"R. P."},{"family":"Hyde","given":"T."},{"family":"Detering","given":"B. A."},{"family":"Wright","given":"R."},{"family":"Bewley","given":"R. L."},{"family":"Haggard","given":"D. C."},{"family":"Swank","given":"W. D."}],"issued":{"date-parts":[["2002",3,1]]}}}],"schema":"https://github.com/citation-style-language/schema/raw/master/csl-citation.json"} </w:instrText>
      </w:r>
      <w:r w:rsidR="00E732E2"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7,64</w:t>
      </w:r>
      <w:r w:rsidR="00E732E2" w:rsidRPr="00CF7E03">
        <w:rPr>
          <w:rFonts w:ascii="Arial" w:eastAsiaTheme="minorEastAsia" w:hAnsi="Arial" w:cs="Arial"/>
          <w:sz w:val="22"/>
          <w:szCs w:val="22"/>
          <w:lang w:eastAsia="zh-CN"/>
        </w:rPr>
        <w:fldChar w:fldCharType="end"/>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w:t>
      </w:r>
      <w:ins w:id="44" w:author="Nabera  Abhinandan" w:date="2024-07-28T17:27:00Z">
        <w:r w:rsidR="00BF2977">
          <w:rPr>
            <w:rFonts w:ascii="Arial" w:eastAsiaTheme="minorEastAsia" w:hAnsi="Arial" w:cs="Arial"/>
            <w:sz w:val="22"/>
            <w:szCs w:val="22"/>
            <w:lang w:eastAsia="zh-CN"/>
          </w:rPr>
          <w:br/>
        </w:r>
      </w:ins>
      <w:r w:rsidR="00CB712A" w:rsidRPr="00CF7E03">
        <w:rPr>
          <w:rFonts w:ascii="Arial" w:eastAsiaTheme="minorEastAsia" w:hAnsi="Arial" w:cs="Arial"/>
          <w:sz w:val="22"/>
          <w:szCs w:val="22"/>
          <w:lang w:eastAsia="zh-CN"/>
        </w:rPr>
        <w:t>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del w:id="45" w:author="Nabera  Abhinandan" w:date="2024-07-28T17:27:00Z">
        <w:r w:rsidR="00CB712A" w:rsidRPr="00CF7E03" w:rsidDel="00A11681">
          <w:rPr>
            <w:rFonts w:ascii="Arial" w:eastAsiaTheme="minorEastAsia" w:hAnsi="Arial" w:cs="Arial"/>
            <w:sz w:val="22"/>
            <w:szCs w:val="22"/>
            <w:vertAlign w:val="superscript"/>
            <w:lang w:eastAsia="zh-CN"/>
          </w:rPr>
          <w:delText>1</w:delText>
        </w:r>
        <w:r w:rsidR="00CB712A" w:rsidRPr="00CF7E03" w:rsidDel="00A11681">
          <w:rPr>
            <w:rFonts w:ascii="Arial" w:eastAsiaTheme="minorEastAsia" w:hAnsi="Arial" w:cs="Arial"/>
            <w:sz w:val="22"/>
            <w:szCs w:val="22"/>
            <w:lang w:eastAsia="zh-CN"/>
          </w:rPr>
          <w:delText xml:space="preserve"> </w:delText>
        </w:r>
      </w:del>
      <w:ins w:id="46" w:author="Nabera  Abhinandan" w:date="2024-07-28T17:27:00Z">
        <w:r w:rsidR="00A11681" w:rsidRPr="00CF7E03">
          <w:rPr>
            <w:rFonts w:ascii="Arial" w:eastAsiaTheme="minorEastAsia" w:hAnsi="Arial" w:cs="Arial"/>
            <w:sz w:val="22"/>
            <w:szCs w:val="22"/>
            <w:vertAlign w:val="superscript"/>
            <w:lang w:eastAsia="zh-CN"/>
          </w:rPr>
          <w:t>1</w:t>
        </w:r>
        <w:r w:rsidR="00A11681">
          <w:rPr>
            <w:rFonts w:ascii="Arial" w:eastAsiaTheme="minorEastAsia" w:hAnsi="Arial" w:cs="Arial"/>
            <w:sz w:val="22"/>
            <w:szCs w:val="22"/>
            <w:lang w:eastAsia="zh-CN"/>
          </w:rPr>
          <w:t> </w:t>
        </w:r>
      </w:ins>
      <w:r w:rsidR="00CB712A" w:rsidRPr="00CF7E03">
        <w:rPr>
          <w:rFonts w:ascii="Arial" w:eastAsiaTheme="minorEastAsia" w:hAnsi="Arial" w:cs="Arial"/>
          <w:sz w:val="22"/>
          <w:szCs w:val="22"/>
          <w:lang w:eastAsia="zh-CN"/>
        </w:rPr>
        <w:t>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282C3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{"citationID":"TsN7U5PU","properties":{"formattedCitation":"\\super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282C3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65</w:t>
      </w:r>
      <w:r w:rsidR="00282C33"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 xml:space="preserve">equipment design was complex, and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 instead of the reactant CH</w:t>
      </w:r>
      <w:r w:rsidR="0051581B" w:rsidRPr="00CF7E03">
        <w:rPr>
          <w:rFonts w:ascii="Arial" w:eastAsiaTheme="minorEastAsia" w:hAnsi="Arial" w:cs="Arial"/>
          <w:sz w:val="22"/>
          <w:szCs w:val="22"/>
          <w:vertAlign w:val="subscript"/>
          <w:lang w:eastAsia="zh-CN"/>
        </w:rPr>
        <w:t>4</w:t>
      </w:r>
      <w:r w:rsidR="00CB712A" w:rsidRPr="00CF7E03">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{"citationID":"MCtEzYS6","properties":{"formattedCitation":"\\super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CB712A"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65</w:t>
      </w:r>
      <w:r w:rsidR="00CB712A"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w:t>
      </w:r>
      <w:r w:rsidR="00ED32D8" w:rsidRPr="00CF7E03">
        <w:rPr>
          <w:rFonts w:ascii="Arial" w:eastAsiaTheme="minorEastAsia" w:hAnsi="Arial" w:cs="Arial"/>
          <w:sz w:val="22"/>
          <w:szCs w:val="22"/>
          <w:lang w:eastAsia="zh-CN"/>
        </w:rPr>
        <w:lastRenderedPageBreak/>
        <w:t xml:space="preserve">of green electricity, thermal plasma of natural gas and </w:t>
      </w:r>
      <w:r w:rsidR="0044763A" w:rsidRPr="00CF7E03">
        <w:rPr>
          <w:rFonts w:ascii="Arial" w:eastAsiaTheme="minorEastAsia" w:hAnsi="Arial" w:cs="Arial"/>
          <w:sz w:val="22"/>
          <w:szCs w:val="22"/>
          <w:lang w:eastAsia="zh-CN"/>
        </w:rPr>
        <w:t xml:space="preserve">even </w:t>
      </w:r>
      <w:r w:rsidR="00ED32D8" w:rsidRPr="00CF7E03">
        <w:rPr>
          <w:rFonts w:ascii="Arial" w:eastAsiaTheme="minorEastAsia" w:hAnsi="Arial" w:cs="Arial"/>
          <w:sz w:val="22"/>
          <w:szCs w:val="22"/>
          <w:lang w:eastAsia="zh-CN"/>
        </w:rPr>
        <w:t xml:space="preserve">coal has </w:t>
      </w:r>
      <w:r w:rsidR="0044763A" w:rsidRPr="00CF7E03">
        <w:rPr>
          <w:rFonts w:ascii="Arial" w:eastAsiaTheme="minorEastAsia" w:hAnsi="Arial" w:cs="Arial"/>
          <w:sz w:val="22"/>
          <w:szCs w:val="22"/>
          <w:lang w:eastAsia="zh-CN"/>
        </w:rPr>
        <w:t xml:space="preserve">garnered </w:t>
      </w:r>
      <w:r w:rsidR="00ED32D8" w:rsidRPr="00CF7E03">
        <w:rPr>
          <w:rFonts w:ascii="Arial" w:eastAsiaTheme="minorEastAsia" w:hAnsi="Arial" w:cs="Arial"/>
          <w:sz w:val="22"/>
          <w:szCs w:val="22"/>
          <w:lang w:eastAsia="zh-CN"/>
        </w:rPr>
        <w:t>attention in China</w:t>
      </w:r>
      <w:r w:rsidR="0044763A" w:rsidRPr="00CF7E03">
        <w:rPr>
          <w:rFonts w:ascii="Arial" w:eastAsiaTheme="minorEastAsia" w:hAnsi="Arial" w:cs="Arial"/>
          <w:sz w:val="22"/>
          <w:szCs w:val="22"/>
          <w:lang w:eastAsia="zh-CN"/>
        </w:rPr>
        <w:t xml:space="preserve"> and is </w:t>
      </w:r>
      <w:r w:rsidR="00ED32D8" w:rsidRPr="00CF7E03">
        <w:rPr>
          <w:rFonts w:ascii="Arial" w:eastAsiaTheme="minorEastAsia" w:hAnsi="Arial" w:cs="Arial"/>
          <w:sz w:val="22"/>
          <w:szCs w:val="22"/>
          <w:lang w:eastAsia="zh-CN"/>
        </w:rPr>
        <w:t>likely to be commercialized soon.</w:t>
      </w:r>
      <w:r w:rsidR="00ED32D8"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{"citationID":"WHvdqbRk","properties":{"formattedCitation":"\\super 15,21,66\\nosupersub{}","plainCitation":"15,21,66","noteIndex":0},"citationItems":[{"id":9,"uris":["http://zotero.org/users/local/cJGf2fHk/items/LVUQRCEC"],"itemData":{"id":9,"type":"article-journal","abstract":"Currently,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id":36,"uris":["http://zotero.org/users/local/cJGf2fHk/items/DEXARBK7"],"itemData":{"id":36,"type":"article-journal","abstract":"Coal pyrolysis in thermal plasma provides a direct and cleaner route for producing acetylene from coal resources. Owing to the complex physical–chemical properties of coal and integrated multiple processes in milliseconds, the selection of coal feedstock becomes of great importance to the reactor performance. Experiments were carried out in a lab-scale plasma reactor to investigate the effects of coal properties and key operating conditions including the coal specific enthalpy, gas specific enthalpy, plasma atmosphere, and residence time. The results demonstrate that higher coal–gas mixture enthalpy leads to higher coal conversion and yield of light gases. The fixed carbon in coal can be partly converted to gaseous products in Ar/H2 plasma, where the increased H2 concentration enhances the carbon conversion, and correspondingly raises the yields of CO and C2H2. Since oxygen in coal is more easily released than carbon, the oxygen compounds in coal are disadvantageous to the acetylene yield. A non-coking coal with volatile matter content on dry ash-free basis higher than 37%, oxygen content lower than 13% and low ash content would lead to a better reactor performance. The relationship between rapid plasma pyrolysis and slow thermal pyrolysis processes is discussed by comprehensively comparing the gas products and solid residues in order to pursue an alternative, simple method of preliminary selection of coal rank for the plasma pyrolysis technology.","collection-title":"22nd International Symposium on Chemical Reaction Engineering (ISCRE 22)","container-title":"Chemical Engineering Journal","DOI":"10.1016/j.cej.2012.05.111","ISSN":"1385-8947","journalAbbreviation":"Chemical Engineering Journal","page":"109-116","source":"ScienceDirect","title":"Experimental study on coal pyrolysis to acetylene in thermal plasma reactors","volume":"207-208","author":[{"family":"Yan","given":"Binhang"},{"family":"Xu","given":"Pengcheng"},{"family":"Guo","given":"Cliff Yi"},{"family":"Jin","given":"Yong"},{"family":"Cheng","given":"Yi"}],"issued":{"date-parts":[["2012",10,1]]}}}],"schema":"https://github.com/citation-style-language/schema/raw/master/csl-citation.json"} </w:instrText>
      </w:r>
      <w:r w:rsidR="00ED32D8"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15,21,66</w:t>
      </w:r>
      <w:r w:rsidR="00ED32D8" w:rsidRPr="00CF7E03">
        <w:rPr>
          <w:rFonts w:ascii="Arial" w:eastAsiaTheme="minorEastAsia" w:hAnsi="Arial" w:cs="Arial"/>
          <w:sz w:val="22"/>
          <w:szCs w:val="22"/>
          <w:lang w:eastAsia="zh-CN"/>
        </w:rPr>
        <w:fldChar w:fldCharType="end"/>
      </w:r>
      <w:r w:rsidR="00417F31" w:rsidRPr="00CF7E03">
        <w:rPr>
          <w:rFonts w:ascii="Arial" w:eastAsiaTheme="minorEastAsia" w:hAnsi="Arial" w:cs="Arial"/>
          <w:sz w:val="22"/>
          <w:szCs w:val="22"/>
          <w:lang w:eastAsia="zh-CN"/>
        </w:rPr>
        <w:t xml:space="preserve"> Additionally, C</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H</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 xml:space="preserve"> </w:t>
      </w:r>
      <w:r w:rsidR="00EC481A">
        <w:rPr>
          <w:rFonts w:ascii="Arial" w:eastAsiaTheme="minorEastAsia" w:hAnsi="Arial" w:cs="Arial" w:hint="eastAsia"/>
          <w:sz w:val="22"/>
          <w:szCs w:val="22"/>
          <w:lang w:eastAsia="zh-CN"/>
        </w:rPr>
        <w:t xml:space="preserve">is also </w:t>
      </w:r>
      <w:r w:rsidR="00417F31" w:rsidRPr="00CF7E03">
        <w:rPr>
          <w:rFonts w:ascii="Arial" w:eastAsiaTheme="minorEastAsia" w:hAnsi="Arial" w:cs="Arial"/>
          <w:sz w:val="22"/>
          <w:szCs w:val="22"/>
          <w:lang w:eastAsia="zh-CN"/>
        </w:rPr>
        <w:t>produced as an impurity in the steam cracking of hydrocarbons to olefins, typically removed by catalytic selective hydrogenation or solvent extraction.</w:t>
      </w:r>
      <w:r w:rsidR="00417F31" w:rsidRPr="00CF7E03">
        <w:rPr>
          <w:rFonts w:ascii="Arial" w:eastAsiaTheme="minorEastAsia" w:hAnsi="Arial" w:cs="Arial"/>
          <w:sz w:val="22"/>
          <w:szCs w:val="22"/>
          <w:lang w:eastAsia="zh-CN"/>
        </w:rPr>
        <w:fldChar w:fldCharType="begin"/>
      </w:r>
      <w:r w:rsidR="00417F31" w:rsidRPr="00CF7E03">
        <w:rPr>
          <w:rFonts w:ascii="Arial" w:eastAsiaTheme="minorEastAsia" w:hAnsi="Arial" w:cs="Arial"/>
          <w:sz w:val="22"/>
          <w:szCs w:val="22"/>
          <w:lang w:eastAsia="zh-CN"/>
        </w:rPr>
        <w:instrText xml:space="preserve"> ADDIN ZOTERO_ITEM CSL_CITATION {"citationID":"ole0opL4","properties":{"formattedCitation":"\\super 24\\nosupersub{}","plainCitation":"24","noteIndex":0},"citationItems":[{"id":154,"uris":["http://zotero.org/users/local/cJGf2fHk/items/B6BV95YH"],"itemData":{"id":154,"type":"article-journal","abstract":"Steam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417F31" w:rsidRPr="00CF7E03">
        <w:rPr>
          <w:rFonts w:ascii="Arial" w:eastAsiaTheme="minorEastAsia" w:hAnsi="Arial" w:cs="Arial"/>
          <w:sz w:val="22"/>
          <w:szCs w:val="22"/>
          <w:lang w:eastAsia="zh-CN"/>
        </w:rPr>
        <w:fldChar w:fldCharType="separate"/>
      </w:r>
      <w:r w:rsidR="00417F31" w:rsidRPr="00CF7E03">
        <w:rPr>
          <w:rFonts w:ascii="Arial" w:hAnsi="Arial" w:cs="Arial"/>
          <w:sz w:val="22"/>
          <w:vertAlign w:val="superscript"/>
        </w:rPr>
        <w:t>24</w:t>
      </w:r>
      <w:r w:rsidR="00417F31" w:rsidRPr="00CF7E03">
        <w:rPr>
          <w:rFonts w:ascii="Arial" w:eastAsiaTheme="minorEastAsia" w:hAnsi="Arial" w:cs="Arial"/>
          <w:sz w:val="22"/>
          <w:szCs w:val="22"/>
          <w:lang w:eastAsia="zh-CN"/>
        </w:rPr>
        <w:fldChar w:fldCharType="end"/>
      </w:r>
    </w:p>
    <w:p w14:paraId="29458333" w14:textId="7F56574D" w:rsidR="00277717" w:rsidRPr="00CF7E03" w:rsidRDefault="00B34115"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30D4D64B" wp14:editId="5770F43C">
            <wp:extent cx="5139001" cy="3450037"/>
            <wp:effectExtent l="0" t="0" r="5080" b="0"/>
            <wp:docPr id="140187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20026" t="14286" r="11851" b="13346"/>
                    <a:stretch/>
                  </pic:blipFill>
                  <pic:spPr bwMode="auto">
                    <a:xfrm>
                      <a:off x="0" y="0"/>
                      <a:ext cx="5153050" cy="3459468"/>
                    </a:xfrm>
                    <a:prstGeom prst="rect">
                      <a:avLst/>
                    </a:prstGeom>
                    <a:noFill/>
                    <a:ln>
                      <a:noFill/>
                    </a:ln>
                    <a:extLst>
                      <a:ext uri="{53640926-AAD7-44D8-BBD7-CCE9431645EC}">
                        <a14:shadowObscured xmlns:a14="http://schemas.microsoft.com/office/drawing/2010/main"/>
                      </a:ext>
                    </a:extLst>
                  </pic:spPr>
                </pic:pic>
              </a:graphicData>
            </a:graphic>
          </wp:inline>
        </w:drawing>
      </w:r>
    </w:p>
    <w:p w14:paraId="2A701795" w14:textId="344A79EF" w:rsidR="00277717" w:rsidRPr="00CF7E03" w:rsidRDefault="00277717" w:rsidP="00B34115">
      <w:pPr>
        <w:spacing w:after="240" w:line="360" w:lineRule="auto"/>
        <w:jc w:val="both"/>
        <w:rPr>
          <w:rFonts w:ascii="Arial" w:eastAsiaTheme="minorEastAsia" w:hAnsi="Arial" w:cs="Arial"/>
          <w:sz w:val="22"/>
          <w:szCs w:val="22"/>
          <w:lang w:eastAsia="zh-CN"/>
        </w:rPr>
      </w:pPr>
      <w:r w:rsidRPr="00B34115">
        <w:rPr>
          <w:rFonts w:ascii="Arial" w:hAnsi="Arial" w:cs="Arial"/>
          <w:b/>
          <w:iCs/>
          <w:sz w:val="22"/>
          <w:szCs w:val="22"/>
          <w:lang w:eastAsia="zh-CN"/>
        </w:rPr>
        <w:t>Fig. </w:t>
      </w:r>
      <w:r w:rsidRPr="00B34115">
        <w:rPr>
          <w:rFonts w:ascii="Arial" w:eastAsiaTheme="minorEastAsia" w:hAnsi="Arial" w:cs="Arial"/>
          <w:b/>
          <w:iCs/>
          <w:sz w:val="22"/>
          <w:szCs w:val="22"/>
          <w:lang w:eastAsia="zh-CN"/>
        </w:rPr>
        <w:t>4</w:t>
      </w:r>
      <w:r w:rsidRPr="00B34115">
        <w:rPr>
          <w:rFonts w:ascii="Arial" w:hAnsi="Arial" w:cs="Arial"/>
          <w:b/>
          <w:iCs/>
          <w:sz w:val="22"/>
          <w:szCs w:val="22"/>
          <w:lang w:eastAsia="zh-CN"/>
        </w:rPr>
        <w:t>.</w:t>
      </w:r>
      <w:r w:rsidR="005407E0" w:rsidRPr="00CF7E03">
        <w:rPr>
          <w:rFonts w:ascii="Arial" w:hAnsi="Arial" w:cs="Arial"/>
          <w:iCs/>
          <w:sz w:val="22"/>
          <w:szCs w:val="22"/>
          <w:lang w:eastAsia="zh-CN"/>
        </w:rPr>
        <w:t> </w:t>
      </w:r>
      <w:r w:rsidRPr="00B34115">
        <w:rPr>
          <w:rFonts w:ascii="Arial" w:eastAsiaTheme="minorEastAsia" w:hAnsi="Arial" w:cs="Arial"/>
          <w:b/>
          <w:bCs/>
          <w:iCs/>
          <w:sz w:val="22"/>
          <w:szCs w:val="22"/>
          <w:lang w:eastAsia="zh-CN"/>
        </w:rPr>
        <w:t>Direct CH</w:t>
      </w:r>
      <w:r w:rsidRPr="00B34115">
        <w:rPr>
          <w:rFonts w:ascii="Arial" w:eastAsiaTheme="minorEastAsia" w:hAnsi="Arial" w:cs="Arial"/>
          <w:b/>
          <w:bCs/>
          <w:iCs/>
          <w:sz w:val="22"/>
          <w:szCs w:val="22"/>
          <w:vertAlign w:val="subscript"/>
          <w:lang w:eastAsia="zh-CN"/>
        </w:rPr>
        <w:t>4</w:t>
      </w:r>
      <w:r w:rsidRPr="00B34115">
        <w:rPr>
          <w:rFonts w:ascii="Arial" w:eastAsiaTheme="minorEastAsia" w:hAnsi="Arial" w:cs="Arial"/>
          <w:b/>
          <w:bCs/>
          <w:iCs/>
          <w:sz w:val="22"/>
          <w:szCs w:val="22"/>
          <w:lang w:eastAsia="zh-CN"/>
        </w:rPr>
        <w:t xml:space="preserve"> to </w:t>
      </w:r>
      <w:r w:rsidRPr="00B34115">
        <w:rPr>
          <w:rFonts w:ascii="Arial" w:eastAsiaTheme="minorEastAsia" w:hAnsi="Arial" w:cs="Arial"/>
          <w:b/>
          <w:iCs/>
          <w:sz w:val="22"/>
          <w:szCs w:val="22"/>
          <w:lang w:eastAsia="zh-CN"/>
        </w:rPr>
        <w:t>C</w:t>
      </w:r>
      <w:r w:rsidRPr="00B34115">
        <w:rPr>
          <w:rFonts w:ascii="Arial" w:eastAsiaTheme="minorEastAsia" w:hAnsi="Arial" w:cs="Arial"/>
          <w:b/>
          <w:iCs/>
          <w:sz w:val="22"/>
          <w:szCs w:val="22"/>
          <w:vertAlign w:val="subscript"/>
          <w:lang w:eastAsia="zh-CN"/>
        </w:rPr>
        <w:t>2</w:t>
      </w:r>
      <w:r w:rsidRPr="00B34115">
        <w:rPr>
          <w:rFonts w:ascii="Arial" w:eastAsiaTheme="minorEastAsia" w:hAnsi="Arial" w:cs="Arial"/>
          <w:b/>
          <w:iCs/>
          <w:sz w:val="22"/>
          <w:szCs w:val="22"/>
          <w:lang w:eastAsia="zh-CN"/>
        </w:rPr>
        <w:t>H</w:t>
      </w:r>
      <w:r w:rsidRPr="00B34115">
        <w:rPr>
          <w:rFonts w:ascii="Arial" w:eastAsiaTheme="minorEastAsia" w:hAnsi="Arial" w:cs="Arial"/>
          <w:b/>
          <w:iCs/>
          <w:sz w:val="22"/>
          <w:szCs w:val="22"/>
          <w:vertAlign w:val="subscript"/>
          <w:lang w:eastAsia="zh-CN"/>
        </w:rPr>
        <w:t>2</w:t>
      </w:r>
      <w:r w:rsidRPr="00B34115">
        <w:rPr>
          <w:rFonts w:ascii="Arial" w:eastAsiaTheme="minorEastAsia" w:hAnsi="Arial" w:cs="Arial"/>
          <w:b/>
          <w:iCs/>
          <w:sz w:val="22"/>
          <w:szCs w:val="22"/>
          <w:lang w:eastAsia="zh-CN"/>
        </w:rPr>
        <w:t xml:space="preserve"> </w:t>
      </w:r>
      <w:r w:rsidR="00AC1655" w:rsidRPr="00B34115">
        <w:rPr>
          <w:rFonts w:ascii="Arial" w:eastAsiaTheme="minorEastAsia" w:hAnsi="Arial" w:cs="Arial"/>
          <w:b/>
          <w:iCs/>
          <w:sz w:val="22"/>
          <w:szCs w:val="22"/>
          <w:lang w:eastAsia="zh-CN"/>
        </w:rPr>
        <w:t>production</w:t>
      </w:r>
      <w:r w:rsidRPr="00B34115">
        <w:rPr>
          <w:rFonts w:ascii="Arial" w:eastAsiaTheme="minorEastAsia" w:hAnsi="Arial" w:cs="Arial"/>
          <w:b/>
          <w:iCs/>
          <w:sz w:val="22"/>
          <w:szCs w:val="22"/>
          <w:lang w:eastAsia="zh-CN"/>
        </w:rPr>
        <w:t xml:space="preserve"> </w:t>
      </w:r>
      <w:r w:rsidRPr="00B34115">
        <w:rPr>
          <w:rFonts w:ascii="Arial" w:eastAsiaTheme="minorEastAsia" w:hAnsi="Arial" w:cs="Arial"/>
          <w:b/>
          <w:bCs/>
          <w:iCs/>
          <w:sz w:val="22"/>
          <w:szCs w:val="22"/>
          <w:lang w:eastAsia="zh-CN"/>
        </w:rPr>
        <w:t>routes</w:t>
      </w:r>
      <w:r w:rsidRPr="00B34115">
        <w:rPr>
          <w:rFonts w:ascii="Arial" w:hAnsi="Arial" w:cs="Arial"/>
          <w:b/>
          <w:iCs/>
          <w:sz w:val="22"/>
          <w:szCs w:val="22"/>
          <w:lang w:eastAsia="zh-CN"/>
        </w:rPr>
        <w:t>.</w:t>
      </w:r>
      <w:r w:rsidRPr="00B34115">
        <w:rPr>
          <w:rFonts w:ascii="Arial" w:eastAsiaTheme="minorEastAsia" w:hAnsi="Arial" w:cs="Arial"/>
          <w:b/>
          <w:bCs/>
          <w:iCs/>
          <w:sz w:val="22"/>
          <w:szCs w:val="22"/>
          <w:lang w:eastAsia="zh-CN"/>
        </w:rPr>
        <w:t xml:space="preserve"> </w:t>
      </w:r>
      <w:r w:rsidRPr="00B34115">
        <w:rPr>
          <w:rFonts w:ascii="Arial" w:hAnsi="Arial" w:cs="Arial"/>
          <w:b/>
          <w:iCs/>
          <w:sz w:val="22"/>
          <w:szCs w:val="22"/>
          <w:lang w:eastAsia="zh-CN"/>
        </w:rPr>
        <w:t>a.</w:t>
      </w:r>
      <w:r w:rsidR="005407E0" w:rsidRPr="00CF7E03">
        <w:rPr>
          <w:rFonts w:ascii="Arial" w:hAnsi="Arial" w:cs="Arial"/>
          <w:b/>
          <w:iCs/>
          <w:sz w:val="22"/>
          <w:szCs w:val="22"/>
          <w:lang w:eastAsia="zh-CN"/>
        </w:rPr>
        <w:t> </w:t>
      </w:r>
      <w:r w:rsidRPr="00B34115">
        <w:rPr>
          <w:rFonts w:ascii="Arial" w:eastAsiaTheme="minorEastAsia" w:hAnsi="Arial" w:cs="Arial"/>
          <w:bCs/>
          <w:iCs/>
          <w:sz w:val="22"/>
          <w:szCs w:val="22"/>
          <w:lang w:eastAsia="zh-CN"/>
        </w:rPr>
        <w:t>Gibbs free energy of formation per carbon atom of several hydrocarbons from the elements as a function of temperature (K).</w:t>
      </w:r>
      <w:r w:rsidRPr="00B34115">
        <w:rPr>
          <w:rFonts w:ascii="Arial" w:eastAsiaTheme="minorEastAsia" w:hAnsi="Arial" w:cs="Arial"/>
          <w:b/>
          <w:iCs/>
          <w:sz w:val="22"/>
          <w:szCs w:val="22"/>
          <w:lang w:eastAsia="zh-CN"/>
        </w:rPr>
        <w:t xml:space="preserve"> b</w:t>
      </w:r>
      <w:r w:rsidRPr="00B34115">
        <w:rPr>
          <w:rFonts w:ascii="Arial" w:hAnsi="Arial" w:cs="Arial"/>
          <w:b/>
          <w:iCs/>
          <w:sz w:val="22"/>
          <w:szCs w:val="22"/>
        </w:rPr>
        <w:t>.</w:t>
      </w:r>
      <w:r w:rsidR="00C578CA" w:rsidRPr="00CF7E03">
        <w:rPr>
          <w:rFonts w:ascii="Arial" w:hAnsi="Arial" w:cs="Arial"/>
          <w:b/>
          <w:iCs/>
          <w:sz w:val="22"/>
          <w:szCs w:val="22"/>
        </w:rPr>
        <w:t> </w:t>
      </w:r>
      <w:r w:rsidRPr="00B34115">
        <w:rPr>
          <w:rFonts w:ascii="Arial" w:eastAsiaTheme="minorEastAsia" w:hAnsi="Arial" w:cs="Arial"/>
          <w:bCs/>
          <w:iCs/>
          <w:sz w:val="22"/>
          <w:szCs w:val="22"/>
          <w:lang w:eastAsia="zh-CN"/>
        </w:rPr>
        <w:t>Gibbs free energy of formation of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4</w:t>
      </w:r>
      <w:r w:rsidRPr="00B34115">
        <w:rPr>
          <w:rFonts w:ascii="Arial" w:eastAsiaTheme="minorEastAsia" w:hAnsi="Arial" w:cs="Arial"/>
          <w:bCs/>
          <w:iCs/>
          <w:sz w:val="22"/>
          <w:szCs w:val="22"/>
          <w:lang w:eastAsia="zh-CN"/>
        </w:rPr>
        <w:t xml:space="preserve">, </w:t>
      </w:r>
      <w:r w:rsidR="00892A17" w:rsidRPr="00CF7E03">
        <w:rPr>
          <w:rFonts w:ascii="Arial" w:eastAsiaTheme="minorEastAsia" w:hAnsi="Arial" w:cs="Arial"/>
          <w:bCs/>
          <w:iCs/>
          <w:sz w:val="22"/>
          <w:szCs w:val="22"/>
          <w:lang w:eastAsia="zh-CN"/>
        </w:rPr>
        <w:t xml:space="preserve">and </w:t>
      </w:r>
      <w:r w:rsidR="00AC1655" w:rsidRPr="00B34115">
        <w:rPr>
          <w:rFonts w:ascii="Arial" w:eastAsiaTheme="minorEastAsia" w:hAnsi="Arial" w:cs="Arial"/>
          <w:bCs/>
          <w:iCs/>
          <w:sz w:val="22"/>
          <w:szCs w:val="22"/>
          <w:lang w:eastAsia="zh-CN"/>
        </w:rPr>
        <w:t>carbon</w:t>
      </w:r>
      <w:r w:rsidRPr="00B34115">
        <w:rPr>
          <w:rFonts w:ascii="Arial" w:eastAsiaTheme="minorEastAsia" w:hAnsi="Arial" w:cs="Arial"/>
          <w:bCs/>
          <w:iCs/>
          <w:sz w:val="22"/>
          <w:szCs w:val="22"/>
          <w:lang w:eastAsia="zh-CN"/>
        </w:rPr>
        <w:t xml:space="preserve"> from CH</w:t>
      </w:r>
      <w:r w:rsidRPr="00B34115">
        <w:rPr>
          <w:rFonts w:ascii="Arial" w:eastAsiaTheme="minorEastAsia" w:hAnsi="Arial" w:cs="Arial"/>
          <w:bCs/>
          <w:iCs/>
          <w:sz w:val="22"/>
          <w:szCs w:val="22"/>
          <w:vertAlign w:val="subscript"/>
          <w:lang w:eastAsia="zh-CN"/>
        </w:rPr>
        <w:t>4</w:t>
      </w:r>
      <w:r w:rsidRPr="00B34115">
        <w:rPr>
          <w:rFonts w:ascii="Arial" w:eastAsiaTheme="minorEastAsia" w:hAnsi="Arial" w:cs="Arial"/>
          <w:bCs/>
          <w:iCs/>
          <w:sz w:val="22"/>
          <w:szCs w:val="22"/>
          <w:lang w:eastAsia="zh-CN"/>
        </w:rPr>
        <w:t xml:space="preserve"> conversion at </w:t>
      </w:r>
      <w:r w:rsidRPr="00CF7E03">
        <w:rPr>
          <w:rFonts w:ascii="Arial" w:eastAsiaTheme="minorEastAsia" w:hAnsi="Arial" w:cs="Arial"/>
          <w:sz w:val="22"/>
          <w:szCs w:val="22"/>
          <w:lang w:eastAsia="zh-CN"/>
        </w:rPr>
        <w:t>600 and 1200</w:t>
      </w:r>
      <w:r w:rsidR="00C578C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°C</w:t>
      </w:r>
      <w:r w:rsidRPr="00B34115">
        <w:rPr>
          <w:rFonts w:ascii="Arial" w:eastAsiaTheme="minorEastAsia" w:hAnsi="Arial" w:cs="Arial"/>
          <w:bCs/>
          <w:iCs/>
          <w:sz w:val="22"/>
          <w:szCs w:val="22"/>
          <w:lang w:eastAsia="zh-CN"/>
        </w:rPr>
        <w:t xml:space="preserve">. </w:t>
      </w:r>
      <w:r w:rsidRPr="00B34115">
        <w:rPr>
          <w:rFonts w:ascii="Arial" w:eastAsiaTheme="minorEastAsia" w:hAnsi="Arial" w:cs="Arial"/>
          <w:b/>
          <w:iCs/>
          <w:sz w:val="22"/>
          <w:szCs w:val="22"/>
          <w:lang w:eastAsia="zh-CN"/>
        </w:rPr>
        <w:t>c</w:t>
      </w:r>
      <w:r w:rsidRPr="00B34115">
        <w:rPr>
          <w:rFonts w:ascii="Arial" w:hAnsi="Arial" w:cs="Arial"/>
          <w:b/>
          <w:iCs/>
          <w:sz w:val="22"/>
          <w:szCs w:val="22"/>
        </w:rPr>
        <w:t>.</w:t>
      </w:r>
      <w:r w:rsidR="00C578CA" w:rsidRPr="00CF7E03">
        <w:rPr>
          <w:rFonts w:ascii="Arial" w:hAnsi="Arial" w:cs="Arial"/>
          <w:b/>
          <w:iCs/>
          <w:sz w:val="22"/>
          <w:szCs w:val="22"/>
        </w:rPr>
        <w:t> </w:t>
      </w:r>
      <w:r w:rsidR="00AC1655" w:rsidRPr="00B34115">
        <w:rPr>
          <w:rFonts w:ascii="Arial" w:eastAsiaTheme="minorEastAsia" w:hAnsi="Arial" w:cs="Arial"/>
          <w:bCs/>
          <w:iCs/>
          <w:sz w:val="22"/>
          <w:szCs w:val="22"/>
          <w:lang w:eastAsia="zh-CN"/>
        </w:rPr>
        <w:t>S</w:t>
      </w:r>
      <w:r w:rsidRPr="00B34115">
        <w:rPr>
          <w:rFonts w:ascii="Arial" w:eastAsiaTheme="minorEastAsia" w:hAnsi="Arial" w:cs="Arial"/>
          <w:bCs/>
          <w:iCs/>
          <w:sz w:val="22"/>
          <w:szCs w:val="22"/>
          <w:lang w:eastAsia="zh-CN"/>
        </w:rPr>
        <w:t>implified reactor structure</w:t>
      </w:r>
      <w:r w:rsidRPr="00B34115">
        <w:rPr>
          <w:rFonts w:ascii="Arial" w:eastAsiaTheme="minorEastAsia" w:hAnsi="Arial" w:cs="Arial"/>
          <w:iCs/>
          <w:sz w:val="22"/>
          <w:szCs w:val="22"/>
          <w:lang w:eastAsia="zh-CN"/>
        </w:rPr>
        <w:t xml:space="preserve"> for</w:t>
      </w:r>
      <w:r w:rsidRPr="00B34115">
        <w:rPr>
          <w:rFonts w:ascii="Arial" w:eastAsiaTheme="minorEastAsia" w:hAnsi="Arial" w:cs="Arial"/>
          <w:bCs/>
          <w:iCs/>
          <w:sz w:val="22"/>
          <w:szCs w:val="22"/>
          <w:lang w:eastAsia="zh-CN"/>
        </w:rPr>
        <w:t xml:space="preserve">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iCs/>
          <w:sz w:val="22"/>
          <w:szCs w:val="22"/>
          <w:lang w:eastAsia="zh-CN"/>
        </w:rPr>
        <w:t xml:space="preserve"> production </w:t>
      </w:r>
      <w:r w:rsidRPr="00CF7E03">
        <w:rPr>
          <w:rFonts w:ascii="Arial" w:eastAsiaTheme="minorEastAsia" w:hAnsi="Arial" w:cs="Arial"/>
          <w:i/>
          <w:iCs/>
          <w:sz w:val="22"/>
          <w:szCs w:val="22"/>
          <w:lang w:eastAsia="zh-CN"/>
        </w:rPr>
        <w:t>via</w:t>
      </w:r>
      <w:r w:rsidRPr="00B34115">
        <w:rPr>
          <w:rFonts w:ascii="Arial" w:eastAsiaTheme="minorEastAsia" w:hAnsi="Arial" w:cs="Arial"/>
          <w:iCs/>
          <w:sz w:val="22"/>
          <w:szCs w:val="22"/>
          <w:lang w:eastAsia="zh-CN"/>
        </w:rPr>
        <w:t xml:space="preserve"> </w:t>
      </w:r>
      <w:r w:rsidR="00763B49">
        <w:rPr>
          <w:rFonts w:ascii="Arial" w:eastAsiaTheme="minorEastAsia" w:hAnsi="Arial" w:cs="Arial"/>
          <w:iCs/>
          <w:sz w:val="22"/>
          <w:szCs w:val="22"/>
          <w:lang w:eastAsia="zh-CN"/>
        </w:rPr>
        <w:t>PC</w:t>
      </w:r>
      <w:r w:rsidRPr="00B34115">
        <w:rPr>
          <w:rFonts w:ascii="Arial" w:eastAsiaTheme="minorEastAsia" w:hAnsi="Arial" w:cs="Arial"/>
          <w:iCs/>
          <w:sz w:val="22"/>
          <w:szCs w:val="22"/>
          <w:lang w:eastAsia="zh-CN"/>
        </w:rPr>
        <w:t xml:space="preserve"> and thermal plasma (electric arc), </w:t>
      </w:r>
      <w:r w:rsidR="00AC1655" w:rsidRPr="00B34115">
        <w:rPr>
          <w:rFonts w:ascii="Arial" w:eastAsiaTheme="minorEastAsia" w:hAnsi="Arial" w:cs="Arial"/>
          <w:iCs/>
          <w:sz w:val="22"/>
          <w:szCs w:val="22"/>
          <w:lang w:eastAsia="zh-CN"/>
        </w:rPr>
        <w:t xml:space="preserve">and </w:t>
      </w:r>
      <w:r w:rsidR="00AC1655" w:rsidRPr="00B34115">
        <w:rPr>
          <w:rFonts w:ascii="Arial" w:eastAsiaTheme="minorEastAsia" w:hAnsi="Arial" w:cs="Arial"/>
          <w:b/>
          <w:iCs/>
          <w:sz w:val="22"/>
          <w:szCs w:val="22"/>
          <w:lang w:eastAsia="zh-CN"/>
        </w:rPr>
        <w:t>d</w:t>
      </w:r>
      <w:r w:rsidR="00AC1655" w:rsidRPr="00B34115">
        <w:rPr>
          <w:rFonts w:ascii="Arial" w:hAnsi="Arial" w:cs="Arial"/>
          <w:b/>
          <w:iCs/>
          <w:sz w:val="22"/>
          <w:szCs w:val="22"/>
        </w:rPr>
        <w:t>.</w:t>
      </w:r>
      <w:r w:rsidR="00C578CA" w:rsidRPr="00CF7E03">
        <w:rPr>
          <w:rFonts w:ascii="Arial" w:eastAsiaTheme="minorEastAsia" w:hAnsi="Arial" w:cs="Arial"/>
          <w:iCs/>
          <w:sz w:val="22"/>
          <w:szCs w:val="22"/>
          <w:lang w:eastAsia="zh-CN"/>
        </w:rPr>
        <w:t> </w:t>
      </w:r>
      <w:r w:rsidRPr="00B34115">
        <w:rPr>
          <w:rFonts w:ascii="Arial" w:eastAsiaTheme="minorEastAsia" w:hAnsi="Arial" w:cs="Arial"/>
          <w:iCs/>
          <w:sz w:val="22"/>
          <w:szCs w:val="22"/>
          <w:lang w:eastAsia="zh-CN"/>
        </w:rPr>
        <w:t>comparison of these two technologies.</w:t>
      </w:r>
    </w:p>
    <w:p w14:paraId="0ADE0C95" w14:textId="3AAF269A" w:rsidR="009D2C77" w:rsidRPr="00CF7E03" w:rsidRDefault="009D2C77" w:rsidP="006F3396">
      <w:pPr>
        <w:tabs>
          <w:tab w:val="left" w:pos="450"/>
        </w:tabs>
        <w:spacing w:line="360" w:lineRule="auto"/>
        <w:jc w:val="both"/>
        <w:rPr>
          <w:rFonts w:ascii="Arial" w:eastAsiaTheme="minorEastAsia" w:hAnsi="Arial" w:cs="Arial"/>
          <w:sz w:val="22"/>
          <w:szCs w:val="22"/>
          <w:lang w:eastAsia="zh-CN"/>
        </w:rPr>
      </w:pPr>
      <w:bookmarkStart w:id="47" w:name="_Hlk17091536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r w:rsidRPr="00CF7E03">
        <w:rPr>
          <w:rFonts w:ascii="Arial" w:eastAsiaTheme="minorEastAsia" w:hAnsi="Arial" w:cs="Arial"/>
          <w:b/>
          <w:sz w:val="22"/>
          <w:szCs w:val="22"/>
          <w:lang w:eastAsia="zh-CN"/>
        </w:rPr>
        <w:t xml:space="preserve"> </w:t>
      </w:r>
      <w:r w:rsidRPr="00CF7E03">
        <w:rPr>
          <w:rFonts w:ascii="Arial" w:hAnsi="Arial" w:cs="Arial"/>
          <w:bCs/>
          <w:sz w:val="22"/>
          <w:szCs w:val="22"/>
          <w:highlight w:val="yellow"/>
        </w:rPr>
        <w:t xml:space="preserve">(ca. </w:t>
      </w:r>
      <w:r w:rsidR="00671922" w:rsidRPr="00CF7E03">
        <w:rPr>
          <w:rFonts w:ascii="Arial" w:eastAsiaTheme="minorEastAsia" w:hAnsi="Arial" w:cs="Arial"/>
          <w:bCs/>
          <w:sz w:val="22"/>
          <w:szCs w:val="22"/>
          <w:highlight w:val="yellow"/>
          <w:lang w:eastAsia="zh-CN"/>
        </w:rPr>
        <w:t>83</w:t>
      </w:r>
      <w:r w:rsidR="0040646D">
        <w:rPr>
          <w:rFonts w:ascii="Arial" w:eastAsiaTheme="minorEastAsia" w:hAnsi="Arial" w:cs="Arial" w:hint="eastAsia"/>
          <w:bCs/>
          <w:sz w:val="22"/>
          <w:szCs w:val="22"/>
          <w:highlight w:val="yellow"/>
          <w:lang w:eastAsia="zh-CN"/>
        </w:rPr>
        <w:t>1</w:t>
      </w:r>
      <w:r w:rsidRPr="00CF7E03">
        <w:rPr>
          <w:rFonts w:ascii="Arial" w:hAnsi="Arial" w:cs="Arial"/>
          <w:bCs/>
          <w:sz w:val="22"/>
          <w:szCs w:val="22"/>
          <w:highlight w:val="yellow"/>
        </w:rPr>
        <w:t xml:space="preserve"> words)</w:t>
      </w:r>
    </w:p>
    <w:p w14:paraId="77CF73FE" w14:textId="699BD89E" w:rsidR="00570C0A" w:rsidRPr="00CF7E03" w:rsidRDefault="008277FC"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TP</w:t>
      </w:r>
      <w:r w:rsidR="00DA0EDE">
        <w:rPr>
          <w:rFonts w:ascii="Arial" w:eastAsiaTheme="minorEastAsia" w:hAnsi="Arial" w:cs="Arial" w:hint="eastAsia"/>
          <w:sz w:val="22"/>
          <w:szCs w:val="22"/>
          <w:lang w:eastAsia="zh-CN"/>
        </w:rPr>
        <w:t xml:space="preserve"> </w:t>
      </w:r>
      <w:r w:rsidR="00803F4B" w:rsidRPr="00CF7E03">
        <w:rPr>
          <w:rFonts w:ascii="Arial" w:eastAsiaTheme="minorEastAsia" w:hAnsi="Arial" w:cs="Arial"/>
          <w:sz w:val="22"/>
          <w:szCs w:val="22"/>
          <w:lang w:eastAsia="zh-CN"/>
        </w:rPr>
        <w:t>of CH</w:t>
      </w:r>
      <w:r w:rsidR="00803F4B" w:rsidRPr="00CF7E03">
        <w:rPr>
          <w:rFonts w:ascii="Arial" w:eastAsiaTheme="minorEastAsia" w:hAnsi="Arial" w:cs="Arial"/>
          <w:sz w:val="22"/>
          <w:szCs w:val="22"/>
          <w:vertAlign w:val="subscript"/>
          <w:lang w:eastAsia="zh-CN"/>
        </w:rPr>
        <w:t>4</w:t>
      </w:r>
      <w:r w:rsidR="00803F4B" w:rsidRPr="00CF7E03">
        <w:rPr>
          <w:rFonts w:ascii="Arial" w:eastAsiaTheme="minorEastAsia" w:hAnsi="Arial" w:cs="Arial"/>
          <w:sz w:val="22"/>
          <w:szCs w:val="22"/>
          <w:lang w:eastAsia="zh-CN"/>
        </w:rPr>
        <w:t xml:space="preserve"> </w:t>
      </w:r>
      <w:r w:rsidR="00C52FA5" w:rsidRPr="00CF7E03">
        <w:rPr>
          <w:rFonts w:ascii="Arial" w:eastAsiaTheme="minorEastAsia" w:hAnsi="Arial" w:cs="Arial"/>
          <w:sz w:val="22"/>
          <w:szCs w:val="22"/>
          <w:lang w:eastAsia="zh-CN"/>
        </w:rPr>
        <w:t xml:space="preserve">in </w:t>
      </w:r>
      <w:r w:rsidR="003B442C" w:rsidRPr="00CF7E03">
        <w:rPr>
          <w:rFonts w:ascii="Arial" w:eastAsiaTheme="minorEastAsia" w:hAnsi="Arial" w:cs="Arial"/>
          <w:sz w:val="22"/>
          <w:szCs w:val="22"/>
          <w:lang w:eastAsia="zh-CN"/>
        </w:rPr>
        <w:t>reactor</w:t>
      </w:r>
      <w:r w:rsidR="00C52FA5" w:rsidRPr="00CF7E03">
        <w:rPr>
          <w:rFonts w:ascii="Arial" w:eastAsiaTheme="minorEastAsia" w:hAnsi="Arial" w:cs="Arial"/>
          <w:sz w:val="22"/>
          <w:szCs w:val="22"/>
          <w:lang w:eastAsia="zh-CN"/>
        </w:rPr>
        <w:t xml:space="preserve"> tube</w:t>
      </w:r>
      <w:r w:rsidR="003B442C" w:rsidRPr="00CF7E03">
        <w:rPr>
          <w:rFonts w:ascii="Arial" w:eastAsiaTheme="minorEastAsia" w:hAnsi="Arial" w:cs="Arial"/>
          <w:sz w:val="22"/>
          <w:szCs w:val="22"/>
          <w:lang w:eastAsia="zh-CN"/>
        </w:rPr>
        <w:t>s</w:t>
      </w:r>
      <w:r w:rsidR="00C52FA5" w:rsidRPr="00CF7E03">
        <w:rPr>
          <w:rFonts w:ascii="Arial" w:eastAsiaTheme="minorEastAsia" w:hAnsi="Arial" w:cs="Arial"/>
          <w:sz w:val="22"/>
          <w:szCs w:val="22"/>
          <w:lang w:eastAsia="zh-CN"/>
        </w:rPr>
        <w:t>, heated</w:t>
      </w:r>
      <w:r w:rsidR="00C26808" w:rsidRPr="00CF7E03">
        <w:rPr>
          <w:rFonts w:ascii="Arial" w:eastAsiaTheme="minorEastAsia" w:hAnsi="Arial" w:cs="Arial"/>
          <w:sz w:val="22"/>
          <w:szCs w:val="22"/>
          <w:lang w:eastAsia="zh-CN"/>
        </w:rPr>
        <w:t xml:space="preserve"> either</w:t>
      </w:r>
      <w:r w:rsidR="00C52FA5" w:rsidRPr="00CF7E03">
        <w:rPr>
          <w:rFonts w:ascii="Arial" w:eastAsiaTheme="minorEastAsia" w:hAnsi="Arial" w:cs="Arial"/>
          <w:sz w:val="22"/>
          <w:szCs w:val="22"/>
          <w:lang w:eastAsia="zh-CN"/>
        </w:rPr>
        <w:t xml:space="preserve"> by electricity or combustion</w:t>
      </w:r>
      <w:r w:rsidR="00277717" w:rsidRPr="00CF7E03">
        <w:rPr>
          <w:rFonts w:ascii="Arial" w:eastAsiaTheme="minorEastAsia" w:hAnsi="Arial" w:cs="Arial"/>
          <w:sz w:val="22"/>
          <w:szCs w:val="22"/>
          <w:lang w:eastAsia="zh-CN"/>
        </w:rPr>
        <w:t xml:space="preserve"> gas</w:t>
      </w:r>
      <w:r w:rsidR="00C52FA5" w:rsidRPr="00CF7E03">
        <w:rPr>
          <w:rFonts w:ascii="Arial" w:eastAsiaTheme="minorEastAsia" w:hAnsi="Arial" w:cs="Arial"/>
          <w:sz w:val="22"/>
          <w:szCs w:val="22"/>
          <w:lang w:eastAsia="zh-CN"/>
        </w:rPr>
        <w:t xml:space="preserve">, </w:t>
      </w:r>
      <w:r w:rsidR="00B645A0" w:rsidRPr="00CF7E03">
        <w:rPr>
          <w:rFonts w:ascii="Arial" w:eastAsiaTheme="minorEastAsia" w:hAnsi="Arial" w:cs="Arial"/>
          <w:sz w:val="22"/>
          <w:szCs w:val="22"/>
          <w:lang w:eastAsia="zh-CN"/>
        </w:rPr>
        <w:t xml:space="preserve">can </w:t>
      </w:r>
      <w:bookmarkEnd w:id="47"/>
      <w:r w:rsidR="00C52FA5" w:rsidRPr="00CF7E03">
        <w:rPr>
          <w:rFonts w:ascii="Arial" w:eastAsiaTheme="minorEastAsia" w:hAnsi="Arial" w:cs="Arial"/>
          <w:sz w:val="22"/>
          <w:szCs w:val="22"/>
          <w:lang w:eastAsia="zh-CN"/>
        </w:rPr>
        <w:t>produce C</w:t>
      </w:r>
      <w:r w:rsidR="00C52FA5" w:rsidRPr="00CF7E03">
        <w:rPr>
          <w:rFonts w:ascii="Arial" w:eastAsiaTheme="minorEastAsia" w:hAnsi="Arial" w:cs="Arial"/>
          <w:sz w:val="22"/>
          <w:szCs w:val="22"/>
          <w:vertAlign w:val="subscript"/>
          <w:lang w:eastAsia="zh-CN"/>
        </w:rPr>
        <w:t>2</w:t>
      </w:r>
      <w:r w:rsidR="00C52FA5" w:rsidRPr="00CF7E03">
        <w:rPr>
          <w:rFonts w:ascii="Arial" w:eastAsiaTheme="minorEastAsia" w:hAnsi="Arial" w:cs="Arial"/>
          <w:sz w:val="22"/>
          <w:szCs w:val="22"/>
          <w:lang w:eastAsia="zh-CN"/>
        </w:rPr>
        <w:t>H</w:t>
      </w:r>
      <w:r w:rsidR="00C52FA5"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However, </w:t>
      </w:r>
      <w:r w:rsidR="00B0292D" w:rsidRPr="00CF7E03">
        <w:rPr>
          <w:rFonts w:ascii="Arial" w:eastAsiaTheme="minorEastAsia" w:hAnsi="Arial" w:cs="Arial"/>
          <w:sz w:val="22"/>
          <w:szCs w:val="22"/>
          <w:lang w:eastAsia="zh-CN"/>
        </w:rPr>
        <w:t xml:space="preserve">this method </w:t>
      </w:r>
      <w:r w:rsidR="003B442C" w:rsidRPr="00CF7E03">
        <w:rPr>
          <w:rFonts w:ascii="Arial" w:eastAsiaTheme="minorEastAsia" w:hAnsi="Arial" w:cs="Arial"/>
          <w:sz w:val="22"/>
          <w:szCs w:val="22"/>
          <w:lang w:eastAsia="zh-CN"/>
        </w:rPr>
        <w:t xml:space="preserve">often </w:t>
      </w:r>
      <w:r w:rsidRPr="00CF7E03">
        <w:rPr>
          <w:rFonts w:ascii="Arial" w:eastAsiaTheme="minorEastAsia" w:hAnsi="Arial" w:cs="Arial"/>
          <w:sz w:val="22"/>
          <w:szCs w:val="22"/>
          <w:lang w:eastAsia="zh-CN"/>
        </w:rPr>
        <w:t>results in</w:t>
      </w:r>
      <w:r w:rsidR="00B0292D" w:rsidRPr="00CF7E03">
        <w:rPr>
          <w:rFonts w:ascii="Arial" w:eastAsiaTheme="minorEastAsia" w:hAnsi="Arial" w:cs="Arial"/>
          <w:sz w:val="22"/>
          <w:szCs w:val="22"/>
          <w:lang w:eastAsia="zh-CN"/>
        </w:rPr>
        <w:t xml:space="preserve"> </w:t>
      </w:r>
      <w:r w:rsidR="007760B7" w:rsidRPr="00CF7E03">
        <w:rPr>
          <w:rFonts w:ascii="Arial" w:eastAsiaTheme="minorEastAsia" w:hAnsi="Arial" w:cs="Arial"/>
          <w:sz w:val="22"/>
          <w:szCs w:val="22"/>
          <w:lang w:eastAsia="zh-CN"/>
        </w:rPr>
        <w:t xml:space="preserve">lower energy efficiency and </w:t>
      </w:r>
      <w:r w:rsidR="00B0292D" w:rsidRPr="00CF7E03">
        <w:rPr>
          <w:rFonts w:ascii="Arial" w:eastAsiaTheme="minorEastAsia" w:hAnsi="Arial" w:cs="Arial"/>
          <w:sz w:val="22"/>
          <w:szCs w:val="22"/>
          <w:lang w:eastAsia="zh-CN"/>
        </w:rPr>
        <w:t xml:space="preserve">significant </w:t>
      </w:r>
      <w:r w:rsidR="00216A92" w:rsidRPr="00CF7E03">
        <w:rPr>
          <w:rFonts w:ascii="Arial" w:eastAsiaTheme="minorEastAsia" w:hAnsi="Arial" w:cs="Arial"/>
          <w:sz w:val="22"/>
          <w:szCs w:val="22"/>
          <w:lang w:eastAsia="zh-CN"/>
        </w:rPr>
        <w:t>s</w:t>
      </w:r>
      <w:r w:rsidR="006E7539" w:rsidRPr="00CF7E03">
        <w:rPr>
          <w:rFonts w:ascii="Arial" w:eastAsiaTheme="minorEastAsia" w:hAnsi="Arial" w:cs="Arial"/>
          <w:sz w:val="22"/>
          <w:szCs w:val="22"/>
          <w:lang w:eastAsia="zh-CN"/>
        </w:rPr>
        <w:t>oot</w:t>
      </w:r>
      <w:r w:rsidR="00216A92" w:rsidRPr="00CF7E03">
        <w:rPr>
          <w:rFonts w:ascii="Arial" w:eastAsiaTheme="minorEastAsia" w:hAnsi="Arial" w:cs="Arial"/>
          <w:sz w:val="22"/>
          <w:szCs w:val="22"/>
          <w:lang w:eastAsia="zh-CN"/>
        </w:rPr>
        <w:t xml:space="preserve"> </w:t>
      </w:r>
      <w:r w:rsidR="00B0292D" w:rsidRPr="00CF7E03">
        <w:rPr>
          <w:rFonts w:ascii="Arial" w:eastAsiaTheme="minorEastAsia" w:hAnsi="Arial" w:cs="Arial"/>
          <w:sz w:val="22"/>
          <w:szCs w:val="22"/>
          <w:lang w:eastAsia="zh-CN"/>
        </w:rPr>
        <w:t xml:space="preserve">formation </w:t>
      </w:r>
      <w:r w:rsidR="003B442C" w:rsidRPr="00CF7E03">
        <w:rPr>
          <w:rFonts w:ascii="Arial" w:eastAsiaTheme="minorEastAsia" w:hAnsi="Arial" w:cs="Arial"/>
          <w:sz w:val="22"/>
          <w:szCs w:val="22"/>
          <w:lang w:eastAsia="zh-CN"/>
        </w:rPr>
        <w:t>due to slow</w:t>
      </w:r>
      <w:r w:rsidR="006E7539" w:rsidRPr="00CF7E03">
        <w:rPr>
          <w:rFonts w:ascii="Arial" w:eastAsiaTheme="minorEastAsia" w:hAnsi="Arial" w:cs="Arial"/>
          <w:sz w:val="22"/>
          <w:szCs w:val="22"/>
          <w:lang w:eastAsia="zh-CN"/>
        </w:rPr>
        <w:t xml:space="preserve"> feed </w:t>
      </w:r>
      <w:r w:rsidR="003B442C" w:rsidRPr="00CF7E03">
        <w:rPr>
          <w:rFonts w:ascii="Arial" w:eastAsiaTheme="minorEastAsia" w:hAnsi="Arial" w:cs="Arial"/>
          <w:sz w:val="22"/>
          <w:szCs w:val="22"/>
          <w:lang w:eastAsia="zh-CN"/>
        </w:rPr>
        <w:t>heating</w:t>
      </w:r>
      <w:r w:rsidR="007760B7" w:rsidRPr="00CF7E03">
        <w:rPr>
          <w:rFonts w:ascii="Arial" w:eastAsiaTheme="minorEastAsia" w:hAnsi="Arial" w:cs="Arial"/>
          <w:sz w:val="22"/>
          <w:szCs w:val="22"/>
          <w:lang w:eastAsia="zh-CN"/>
        </w:rPr>
        <w:t xml:space="preserve"> compared to </w:t>
      </w:r>
      <w:r w:rsidR="00763B49">
        <w:rPr>
          <w:rFonts w:ascii="Arial" w:eastAsiaTheme="minorEastAsia" w:hAnsi="Arial" w:cs="Arial"/>
          <w:sz w:val="22"/>
          <w:szCs w:val="22"/>
          <w:lang w:eastAsia="zh-CN"/>
        </w:rPr>
        <w:t>PC</w:t>
      </w:r>
      <w:r w:rsidR="00216A92" w:rsidRPr="00CF7E03">
        <w:rPr>
          <w:rFonts w:ascii="Arial" w:eastAsiaTheme="minorEastAsia" w:hAnsi="Arial" w:cs="Arial"/>
          <w:sz w:val="22"/>
          <w:szCs w:val="22"/>
          <w:lang w:eastAsia="zh-CN"/>
        </w:rPr>
        <w:t xml:space="preserve">. </w:t>
      </w:r>
      <w:r w:rsidR="005B6049" w:rsidRPr="00CF7E03">
        <w:rPr>
          <w:rFonts w:ascii="Arial" w:eastAsiaTheme="minorEastAsia" w:hAnsi="Arial" w:cs="Arial"/>
          <w:sz w:val="22"/>
          <w:szCs w:val="22"/>
          <w:lang w:eastAsia="zh-CN"/>
        </w:rPr>
        <w:t>Adding</w:t>
      </w:r>
      <w:r w:rsidR="00216A92" w:rsidRPr="00CF7E03">
        <w:rPr>
          <w:rFonts w:ascii="Arial" w:eastAsiaTheme="minorEastAsia" w:hAnsi="Arial" w:cs="Arial"/>
          <w:sz w:val="22"/>
          <w:szCs w:val="22"/>
          <w:lang w:eastAsia="zh-CN"/>
        </w:rPr>
        <w:t xml:space="preserve"> </w:t>
      </w:r>
      <w:r w:rsidR="00277717" w:rsidRPr="00CF7E03">
        <w:rPr>
          <w:rFonts w:ascii="Arial" w:eastAsiaTheme="minorEastAsia" w:hAnsi="Arial" w:cs="Arial"/>
          <w:sz w:val="22"/>
          <w:szCs w:val="22"/>
          <w:lang w:eastAsia="zh-CN"/>
        </w:rPr>
        <w:t>H</w:t>
      </w:r>
      <w:r w:rsidR="00277717" w:rsidRPr="00CF7E03">
        <w:rPr>
          <w:rFonts w:ascii="Arial" w:eastAsiaTheme="minorEastAsia" w:hAnsi="Arial" w:cs="Arial"/>
          <w:sz w:val="22"/>
          <w:szCs w:val="22"/>
          <w:vertAlign w:val="subscript"/>
          <w:lang w:eastAsia="zh-CN"/>
        </w:rPr>
        <w:t>2</w:t>
      </w:r>
      <w:r w:rsidR="0027771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can s</w:t>
      </w:r>
      <w:r w:rsidR="006E7539" w:rsidRPr="00CF7E03">
        <w:rPr>
          <w:rFonts w:ascii="Arial" w:eastAsiaTheme="minorEastAsia" w:hAnsi="Arial" w:cs="Arial"/>
          <w:sz w:val="22"/>
          <w:szCs w:val="22"/>
          <w:lang w:eastAsia="zh-CN"/>
        </w:rPr>
        <w:t>hift the</w:t>
      </w:r>
      <w:r w:rsidR="00B14CF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equilibrium to inhibit </w:t>
      </w:r>
      <w:r w:rsidR="00B14CF7" w:rsidRPr="00CF7E03">
        <w:rPr>
          <w:rFonts w:ascii="Arial" w:eastAsiaTheme="minorEastAsia" w:hAnsi="Arial" w:cs="Arial"/>
          <w:sz w:val="22"/>
          <w:szCs w:val="22"/>
          <w:lang w:eastAsia="zh-CN"/>
        </w:rPr>
        <w:t>C</w:t>
      </w:r>
      <w:r w:rsidR="00B14CF7" w:rsidRPr="00CF7E03">
        <w:rPr>
          <w:rFonts w:ascii="Arial" w:eastAsiaTheme="minorEastAsia" w:hAnsi="Arial" w:cs="Arial"/>
          <w:sz w:val="22"/>
          <w:szCs w:val="22"/>
          <w:vertAlign w:val="subscript"/>
          <w:lang w:eastAsia="zh-CN"/>
        </w:rPr>
        <w:t>2</w:t>
      </w:r>
      <w:r w:rsidR="00B14CF7" w:rsidRPr="00CF7E03">
        <w:rPr>
          <w:rFonts w:ascii="Arial" w:eastAsiaTheme="minorEastAsia" w:hAnsi="Arial" w:cs="Arial"/>
          <w:sz w:val="22"/>
          <w:szCs w:val="22"/>
          <w:lang w:eastAsia="zh-CN"/>
        </w:rPr>
        <w:t>H</w:t>
      </w:r>
      <w:r w:rsidR="00B14CF7" w:rsidRPr="00CF7E03">
        <w:rPr>
          <w:rFonts w:ascii="Arial" w:eastAsiaTheme="minorEastAsia" w:hAnsi="Arial" w:cs="Arial"/>
          <w:sz w:val="22"/>
          <w:szCs w:val="22"/>
          <w:vertAlign w:val="subscript"/>
          <w:lang w:eastAsia="zh-CN"/>
        </w:rPr>
        <w:t>2</w:t>
      </w:r>
      <w:r w:rsidR="006E7539" w:rsidRPr="00CF7E03">
        <w:rPr>
          <w:rFonts w:ascii="Arial" w:eastAsiaTheme="minorEastAsia" w:hAnsi="Arial" w:cs="Arial"/>
          <w:sz w:val="22"/>
          <w:szCs w:val="22"/>
          <w:lang w:eastAsia="zh-CN"/>
        </w:rPr>
        <w:t xml:space="preserve"> </w:t>
      </w:r>
      <w:r w:rsidR="00B14CF7" w:rsidRPr="00CF7E03">
        <w:rPr>
          <w:rFonts w:ascii="Arial" w:eastAsiaTheme="minorEastAsia" w:hAnsi="Arial" w:cs="Arial"/>
          <w:sz w:val="22"/>
          <w:szCs w:val="22"/>
          <w:lang w:eastAsia="zh-CN"/>
        </w:rPr>
        <w:t>decomposition</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but </w:t>
      </w:r>
      <w:r w:rsidRPr="00CF7E03">
        <w:rPr>
          <w:rFonts w:ascii="Arial" w:eastAsiaTheme="minorEastAsia" w:hAnsi="Arial" w:cs="Arial"/>
          <w:sz w:val="22"/>
          <w:szCs w:val="22"/>
          <w:lang w:eastAsia="zh-CN"/>
        </w:rPr>
        <w:t xml:space="preserve">it </w:t>
      </w:r>
      <w:r w:rsidR="001A5D49" w:rsidRPr="00CF7E03">
        <w:rPr>
          <w:rFonts w:ascii="Arial" w:eastAsiaTheme="minorEastAsia" w:hAnsi="Arial" w:cs="Arial"/>
          <w:sz w:val="22"/>
          <w:szCs w:val="22"/>
          <w:lang w:eastAsia="zh-CN"/>
        </w:rPr>
        <w:t xml:space="preserve">also </w:t>
      </w:r>
      <w:r w:rsidR="00216A92" w:rsidRPr="00CF7E03">
        <w:rPr>
          <w:rFonts w:ascii="Arial" w:eastAsiaTheme="minorEastAsia" w:hAnsi="Arial" w:cs="Arial"/>
          <w:sz w:val="22"/>
          <w:szCs w:val="22"/>
          <w:lang w:eastAsia="zh-CN"/>
        </w:rPr>
        <w:t xml:space="preserve">reduces </w:t>
      </w:r>
      <w:r w:rsidRPr="00CF7E03">
        <w:rPr>
          <w:rFonts w:ascii="Arial" w:eastAsiaTheme="minorEastAsia" w:hAnsi="Arial" w:cs="Arial"/>
          <w:sz w:val="22"/>
          <w:szCs w:val="22"/>
          <w:lang w:eastAsia="zh-CN"/>
        </w:rPr>
        <w:t xml:space="preserve">the </w:t>
      </w:r>
      <w:r w:rsidR="003B442C" w:rsidRPr="00CF7E03">
        <w:rPr>
          <w:rFonts w:ascii="Arial" w:eastAsiaTheme="minorEastAsia" w:hAnsi="Arial" w:cs="Arial"/>
          <w:sz w:val="22"/>
          <w:szCs w:val="22"/>
          <w:lang w:eastAsia="zh-CN"/>
        </w:rPr>
        <w:t>CH</w:t>
      </w:r>
      <w:r w:rsidR="003B442C" w:rsidRPr="00CF7E03">
        <w:rPr>
          <w:rFonts w:ascii="Arial" w:eastAsiaTheme="minorEastAsia" w:hAnsi="Arial" w:cs="Arial"/>
          <w:sz w:val="22"/>
          <w:szCs w:val="22"/>
          <w:vertAlign w:val="subscript"/>
          <w:lang w:eastAsia="zh-CN"/>
        </w:rPr>
        <w:t>4</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conversion rate</w:t>
      </w:r>
      <w:r w:rsidR="00B3165F" w:rsidRPr="00CF7E03">
        <w:rPr>
          <w:rFonts w:ascii="Arial" w:eastAsiaTheme="minorEastAsia" w:hAnsi="Arial" w:cs="Arial"/>
          <w:sz w:val="22"/>
          <w:szCs w:val="22"/>
          <w:lang w:eastAsia="zh-CN"/>
        </w:rPr>
        <w:t>, making this approach commercially unviable.</w:t>
      </w:r>
      <w:r w:rsidR="00B14CF7"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{"citationID":"p9x1ltne","properties":{"formattedCitation":"\\super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B14CF7"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B14CF7" w:rsidRPr="00CF7E03">
        <w:rPr>
          <w:rFonts w:ascii="Arial" w:eastAsiaTheme="minorEastAsia" w:hAnsi="Arial" w:cs="Arial"/>
          <w:sz w:val="22"/>
          <w:szCs w:val="22"/>
          <w:lang w:eastAsia="zh-CN"/>
        </w:rPr>
        <w:fldChar w:fldCharType="end"/>
      </w:r>
      <w:r w:rsidR="00B14CF7"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Recent advance</w:t>
      </w:r>
      <w:r w:rsidR="005B54A8" w:rsidRPr="00CF7E03">
        <w:rPr>
          <w:rFonts w:ascii="Arial" w:eastAsiaTheme="minorEastAsia" w:hAnsi="Arial" w:cs="Arial"/>
          <w:sz w:val="22"/>
          <w:szCs w:val="22"/>
          <w:lang w:eastAsia="zh-CN"/>
        </w:rPr>
        <w:t>ments</w:t>
      </w:r>
      <w:r w:rsidR="00F066D5"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00F066D5"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00F066D5"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electrode-based</w:t>
      </w:r>
      <w:r w:rsidR="001E4BB3" w:rsidRPr="00CF7E03">
        <w:rPr>
          <w:rFonts w:ascii="Arial" w:eastAsiaTheme="minorEastAsia" w:hAnsi="Arial" w:cs="Arial"/>
          <w:sz w:val="22"/>
          <w:szCs w:val="22"/>
          <w:lang w:eastAsia="zh-CN"/>
        </w:rPr>
        <w:t xml:space="preserve"> plasma (</w:t>
      </w:r>
      <w:r w:rsidR="00F066D5"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00F066D5"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00F066D5"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00F066D5" w:rsidRPr="00CF7E03">
        <w:rPr>
          <w:rFonts w:ascii="Arial" w:eastAsiaTheme="minorEastAsia" w:hAnsi="Arial" w:cs="Arial"/>
          <w:sz w:val="22"/>
          <w:szCs w:val="22"/>
          <w:lang w:eastAsia="zh-CN"/>
        </w:rPr>
        <w:t>for C</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H</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 xml:space="preserve"> synthesis</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4729D1"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{"citationID":"lkBdKLhL","properties":{"formattedCitation":"\\super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4729D1"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4729D1" w:rsidRPr="00CF7E03">
        <w:rPr>
          <w:rFonts w:ascii="Arial" w:eastAsiaTheme="minorEastAsia" w:hAnsi="Arial" w:cs="Arial"/>
          <w:sz w:val="22"/>
          <w:szCs w:val="22"/>
          <w:lang w:eastAsia="zh-CN"/>
        </w:rPr>
        <w:fldChar w:fldCharType="end"/>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00F066D5" w:rsidRPr="00CF7E03">
        <w:rPr>
          <w:rFonts w:ascii="Arial" w:eastAsiaTheme="minorEastAsia" w:hAnsi="Arial" w:cs="Arial"/>
          <w:sz w:val="22"/>
          <w:szCs w:val="22"/>
          <w:lang w:eastAsia="zh-CN"/>
        </w:rPr>
        <w:t>on</w:t>
      </w:r>
      <w:ins w:id="48" w:author="Nabera  Abhinandan" w:date="2024-07-28T17:31:00Z">
        <w:r w:rsidR="0050423D">
          <w:rPr>
            <w:rFonts w:ascii="Arial" w:eastAsiaTheme="minorEastAsia" w:hAnsi="Arial" w:cs="Arial"/>
            <w:sz w:val="22"/>
            <w:szCs w:val="22"/>
            <w:lang w:eastAsia="zh-CN"/>
          </w:rPr>
          <w:noBreakHyphen/>
        </w:r>
      </w:ins>
      <w:del w:id="49" w:author="Nabera  Abhinandan" w:date="2024-07-28T17:31:00Z">
        <w:r w:rsidR="00F066D5" w:rsidRPr="00CF7E03" w:rsidDel="0050423D">
          <w:rPr>
            <w:rFonts w:ascii="Arial" w:eastAsiaTheme="minorEastAsia" w:hAnsi="Arial" w:cs="Arial"/>
            <w:sz w:val="22"/>
            <w:szCs w:val="22"/>
            <w:lang w:eastAsia="zh-CN"/>
          </w:rPr>
          <w:delText>-</w:delText>
        </w:r>
      </w:del>
      <w:r w:rsidR="00F066D5" w:rsidRPr="00CF7E03">
        <w:rPr>
          <w:rFonts w:ascii="Arial" w:eastAsiaTheme="minorEastAsia" w:hAnsi="Arial" w:cs="Arial"/>
          <w:sz w:val="22"/>
          <w:szCs w:val="22"/>
          <w:lang w:eastAsia="zh-CN"/>
        </w:rPr>
        <w:t xml:space="preserve">thermal </w:t>
      </w:r>
      <w:r w:rsidR="004729D1" w:rsidRPr="00CF7E03">
        <w:rPr>
          <w:rFonts w:ascii="Arial" w:eastAsiaTheme="minorEastAsia" w:hAnsi="Arial" w:cs="Arial"/>
          <w:sz w:val="22"/>
          <w:szCs w:val="22"/>
          <w:lang w:eastAsia="zh-CN"/>
        </w:rPr>
        <w:t>plasma</w:t>
      </w:r>
      <w:r w:rsidR="00F066D5"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00F066D5"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the temperature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w:t>
      </w:r>
      <w:r w:rsidR="005B54A8" w:rsidRPr="00CF7E03">
        <w:rPr>
          <w:rFonts w:ascii="Arial" w:eastAsiaTheme="minorEastAsia" w:hAnsi="Arial" w:cs="Arial"/>
          <w:sz w:val="22"/>
          <w:szCs w:val="22"/>
          <w:lang w:eastAsia="zh-CN"/>
        </w:rPr>
        <w:lastRenderedPageBreak/>
        <w:t xml:space="preserve">thousand </w:t>
      </w:r>
      <w:r w:rsidR="00D574D8" w:rsidRPr="00CF7E03">
        <w:rPr>
          <w:rFonts w:ascii="Arial" w:eastAsiaTheme="minorEastAsia" w:hAnsi="Arial" w:cs="Arial"/>
          <w:sz w:val="22"/>
          <w:szCs w:val="22"/>
          <w:lang w:eastAsia="zh-CN"/>
        </w:rPr>
        <w:t>kelvins</w:t>
      </w:r>
      <w:r w:rsidR="00F066D5"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E06DC"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{"citationID":"1067PMRs","properties":{"formattedCitation":"\\super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BE06DC"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BE06DC" w:rsidRPr="00CF7E03">
        <w:rPr>
          <w:rFonts w:ascii="Arial" w:eastAsiaTheme="minorEastAsia" w:hAnsi="Arial" w:cs="Arial"/>
          <w:sz w:val="22"/>
          <w:szCs w:val="22"/>
          <w:lang w:eastAsia="zh-CN"/>
        </w:rPr>
        <w:fldChar w:fldCharType="end"/>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 xml:space="preserve">while microwave plasma induces ionization </w:t>
      </w:r>
      <w:r w:rsidR="004238C4" w:rsidRPr="00BB3E79">
        <w:rPr>
          <w:rFonts w:ascii="Arial" w:eastAsiaTheme="minorEastAsia" w:hAnsi="Arial" w:cs="Arial"/>
          <w:i/>
          <w:sz w:val="22"/>
          <w:szCs w:val="22"/>
          <w:lang w:eastAsia="zh-CN"/>
          <w:rPrChange w:id="50" w:author="Nabera  Abhinandan" w:date="2024-07-28T17:31:00Z">
            <w:rPr>
              <w:rFonts w:ascii="Arial" w:eastAsiaTheme="minorEastAsia" w:hAnsi="Arial" w:cs="Arial"/>
              <w:sz w:val="22"/>
              <w:szCs w:val="22"/>
              <w:lang w:eastAsia="zh-CN"/>
            </w:rPr>
          </w:rPrChange>
        </w:rPr>
        <w:t>via</w:t>
      </w:r>
      <w:r w:rsidR="004238C4" w:rsidRPr="00CF7E03">
        <w:rPr>
          <w:rFonts w:ascii="Arial" w:eastAsiaTheme="minorEastAsia" w:hAnsi="Arial" w:cs="Arial"/>
          <w:sz w:val="22"/>
          <w:szCs w:val="22"/>
          <w:lang w:eastAsia="zh-CN"/>
        </w:rPr>
        <w:t xml:space="preserve"> microwave irradiation</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avoiding soot deposition issues on electrodes that affect plasma stability</w:t>
      </w:r>
      <w:r w:rsidR="0051665F"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fldChar w:fldCharType="begin"/>
      </w:r>
      <w:r w:rsidR="0051665F" w:rsidRPr="00CF7E03">
        <w:rPr>
          <w:rFonts w:ascii="Arial" w:eastAsiaTheme="minorEastAsia" w:hAnsi="Arial" w:cs="Arial"/>
          <w:sz w:val="22"/>
          <w:szCs w:val="22"/>
          <w:lang w:eastAsia="zh-CN"/>
        </w:rPr>
        <w:instrText xml:space="preserve"> ADDIN ZOTERO_ITEM CSL_CITATION {"citationID":"GqLynOTy","properties":{"formattedCitation":"\\super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51665F" w:rsidRPr="00CF7E03">
        <w:rPr>
          <w:rFonts w:ascii="Arial" w:eastAsiaTheme="minorEastAsia" w:hAnsi="Arial" w:cs="Arial"/>
          <w:sz w:val="22"/>
          <w:szCs w:val="22"/>
          <w:lang w:eastAsia="zh-CN"/>
        </w:rPr>
        <w:fldChar w:fldCharType="separate"/>
      </w:r>
      <w:r w:rsidR="0051665F" w:rsidRPr="00CF7E03">
        <w:rPr>
          <w:rFonts w:ascii="Arial" w:hAnsi="Arial" w:cs="Arial"/>
          <w:sz w:val="22"/>
          <w:vertAlign w:val="superscript"/>
        </w:rPr>
        <w:t>7</w:t>
      </w:r>
      <w:r w:rsidR="0051665F" w:rsidRPr="00CF7E03">
        <w:rPr>
          <w:rFonts w:ascii="Arial" w:eastAsiaTheme="minorEastAsia" w:hAnsi="Arial" w:cs="Arial"/>
          <w:sz w:val="22"/>
          <w:szCs w:val="22"/>
          <w:lang w:eastAsia="zh-CN"/>
        </w:rPr>
        <w:fldChar w:fldCharType="end"/>
      </w:r>
    </w:p>
    <w:p w14:paraId="6EDB2D22" w14:textId="4092EEBC" w:rsidR="0064013E" w:rsidRDefault="00633D92"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(catalytic)</w:t>
      </w:r>
      <w:r w:rsidR="00B717E3" w:rsidRPr="00CF7E03">
        <w:rPr>
          <w:rFonts w:ascii="Arial" w:eastAsiaTheme="minorEastAsia" w:hAnsi="Arial" w:cs="Arial"/>
          <w:sz w:val="22"/>
          <w:szCs w:val="22"/>
          <w:lang w:eastAsia="zh-CN"/>
        </w:rPr>
        <w:t xml:space="preserve"> </w:t>
      </w:r>
      <w:r w:rsidR="00315729" w:rsidRPr="00CF7E03">
        <w:rPr>
          <w:rFonts w:ascii="Arial" w:eastAsiaTheme="minorEastAsia" w:hAnsi="Arial" w:cs="Arial"/>
          <w:sz w:val="22"/>
          <w:szCs w:val="22"/>
          <w:lang w:eastAsia="zh-CN"/>
        </w:rPr>
        <w:t>thermal pyrolysis</w:t>
      </w:r>
      <w:r w:rsidR="00B717E3" w:rsidRPr="00CF7E03">
        <w:rPr>
          <w:rFonts w:ascii="Arial" w:eastAsiaTheme="minorEastAsia" w:hAnsi="Arial" w:cs="Arial"/>
          <w:sz w:val="22"/>
          <w:szCs w:val="22"/>
          <w:lang w:eastAsia="zh-CN"/>
        </w:rPr>
        <w:t>, 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and </w:t>
      </w:r>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 xml:space="preserve">non-thermal plasma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S1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S2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selectivity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(electric arc) </w:t>
      </w:r>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S1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{"citationID":"B9hm7g3X","properties":{"formattedCitation":"\\super 67,68\\nosupersub{}","plainCitation":"67,68","noteIndex":0},"citationItems":[{"id":246,"uris":["http://zotero.org/users/local/cJGf2fHk/items/W4CB2764"],"itemData":{"id":246,"type":"article-journal","container-title":"Chemical Communications","DOI":"10.1039/A906914C","issue":"24","language":"en","note":"publisher: Royal Society of Chemistry","page":"2485-2486","source":"pubs.rsc.org","title":"Direct synthesis of acetylene from methane by direct current pulse discharge","volume":"0","author":[{"family":"Kado","given":"Shigeru"},{"family":"Sekine","given":"Yasushi"},{"family":"Fujimoto","given":"Kaoru"}],"issued":{"date-parts":[["1999"]]}}},{"id":248,"uris":["http://zotero.org/users/local/cJGf2fHk/items/PAXKZ6XX"],"itemData":{"id":248,"type":"article-journal","container-title":"RSC Advances","DOI":"10.1039/C9RA06927E","issue":"60","language":"en","note":"publisher: Royal Society of Chemistry","page":"34793-34803","source":"pubs.rsc.org","title":"Conversion of methane to C 2 and C 3 hydrocarbons over TiO 2 /ZSM-5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67,68</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{"citationID":"cYKJdEaE","properties":{"formattedCitation":"\\super 69\\nosupersub{}","plainCitation":"69","noteIndex":0},"citationItems":[{"id":250,"uris":["http://zotero.org/users/local/cJGf2fHk/items/SXD52HLA"],"itemData":{"id":250,"type":"article-journal","abstract":"In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69</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{"citationID":"KnBlK1Cf","properties":{"formattedCitation":"\\super 70\\nosupersub{}","plainCitation":"70","noteIndex":0},"citationItems":[{"id":66,"uris":["http://zotero.org/users/local/cJGf2fHk/items/9BC3I9XH"],"itemData":{"id":66,"type":"article-journal","abstract":"The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70</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r w:rsidR="00D574D8" w:rsidRPr="00CF7E03">
        <w:rPr>
          <w:rFonts w:ascii="Arial" w:eastAsiaTheme="minorEastAsia" w:hAnsi="Arial" w:cs="Arial"/>
          <w:sz w:val="22"/>
          <w:szCs w:val="22"/>
          <w:lang w:eastAsia="zh-CN"/>
        </w:rPr>
        <w:t xml:space="preserve">both </w:t>
      </w:r>
      <w:r w:rsidR="00520F93" w:rsidRPr="00CF7E03">
        <w:rPr>
          <w:rFonts w:ascii="Arial" w:eastAsiaTheme="minorEastAsia" w:hAnsi="Arial" w:cs="Arial"/>
          <w:sz w:val="22"/>
          <w:szCs w:val="22"/>
          <w:lang w:eastAsia="zh-CN"/>
        </w:rPr>
        <w:t>cold and warm</w:t>
      </w:r>
      <w:r w:rsidR="00D574D8" w:rsidRPr="00CF7E03">
        <w:rPr>
          <w:rFonts w:ascii="Arial" w:eastAsiaTheme="minorEastAsia" w:hAnsi="Arial" w:cs="Arial"/>
          <w:sz w:val="22"/>
          <w:szCs w:val="22"/>
          <w:lang w:eastAsia="zh-CN"/>
        </w:rPr>
        <w:t xml:space="preserve"> 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r w:rsidR="00D574D8" w:rsidRPr="00CF7E03">
        <w:rPr>
          <w:rFonts w:ascii="Arial" w:eastAsiaTheme="minorEastAsia" w:hAnsi="Arial" w:cs="Arial"/>
          <w:sz w:val="22"/>
          <w:szCs w:val="22"/>
          <w:lang w:eastAsia="zh-CN"/>
        </w:rPr>
        <w:t xml:space="preserve"> to ensure plasma</w:t>
      </w:r>
      <w:r w:rsidR="00864C8C" w:rsidRPr="00CF7E03">
        <w:rPr>
          <w:rFonts w:ascii="Arial" w:eastAsiaTheme="minorEastAsia" w:hAnsi="Arial" w:cs="Arial"/>
          <w:sz w:val="22"/>
          <w:szCs w:val="22"/>
          <w:lang w:eastAsia="zh-CN"/>
        </w:rPr>
        <w:t xml:space="preserve"> formation</w:t>
      </w:r>
      <w:r w:rsidR="00644B69" w:rsidRPr="00CF7E03">
        <w:rPr>
          <w:rFonts w:ascii="Arial" w:eastAsiaTheme="minorEastAsia" w:hAnsi="Arial" w:cs="Arial"/>
          <w:sz w:val="22"/>
          <w:szCs w:val="22"/>
          <w:lang w:eastAsia="zh-CN"/>
        </w:rPr>
        <w:t xml:space="preserve">, often exceeding </w:t>
      </w:r>
      <w:proofErr w:type="spellStart"/>
      <w:r w:rsidR="009E33F2" w:rsidRPr="00CF7E03">
        <w:rPr>
          <w:rFonts w:ascii="Arial" w:eastAsiaTheme="minorEastAsia" w:hAnsi="Arial" w:cs="Arial"/>
          <w:sz w:val="22"/>
          <w:szCs w:val="22"/>
          <w:lang w:eastAsia="zh-CN"/>
        </w:rPr>
        <w:t>Hüls</w:t>
      </w:r>
      <w:proofErr w:type="spellEnd"/>
      <w:r w:rsidR="009E33F2" w:rsidRPr="00CF7E03">
        <w:rPr>
          <w:rFonts w:ascii="Arial" w:eastAsiaTheme="minorEastAsia" w:hAnsi="Arial" w:cs="Arial"/>
          <w:sz w:val="22"/>
          <w:szCs w:val="22"/>
          <w:lang w:eastAsia="zh-CN"/>
        </w:rPr>
        <w:t xml:space="preserve"> arc</w:t>
      </w:r>
      <w:r w:rsidR="00644B69" w:rsidRPr="00CF7E03">
        <w:rPr>
          <w:rFonts w:ascii="Arial" w:eastAsiaTheme="minorEastAsia" w:hAnsi="Arial" w:cs="Arial"/>
          <w:sz w:val="22"/>
          <w:szCs w:val="22"/>
          <w:lang w:eastAsia="zh-CN"/>
        </w:rPr>
        <w:t xml:space="preserve"> plasma processes</w:t>
      </w:r>
      <w:r w:rsidR="008E6E7C" w:rsidRPr="00CF7E03">
        <w:rPr>
          <w:rFonts w:ascii="Arial" w:eastAsiaTheme="minorEastAsia" w:hAnsi="Arial" w:cs="Arial"/>
          <w:sz w:val="22"/>
          <w:szCs w:val="22"/>
          <w:lang w:eastAsia="zh-CN"/>
        </w:rPr>
        <w:t>, which require</w:t>
      </w:r>
      <w:r w:rsidR="009E33F2" w:rsidRPr="00CF7E03">
        <w:rPr>
          <w:rFonts w:ascii="Arial" w:eastAsiaTheme="minorEastAsia" w:hAnsi="Arial" w:cs="Arial"/>
          <w:sz w:val="22"/>
          <w:szCs w:val="22"/>
          <w:lang w:eastAsia="zh-CN"/>
        </w:rPr>
        <w:t xml:space="preserve"> 12.1</w:t>
      </w:r>
      <w:r w:rsidR="001C0571"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kWh</w:t>
      </w:r>
      <w:r w:rsidR="001C0571"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kg</w:t>
      </w:r>
      <w:r w:rsidR="001C0571" w:rsidRPr="00CF7E03">
        <w:rPr>
          <w:rFonts w:ascii="Arial" w:eastAsiaTheme="minorEastAsia" w:hAnsi="Arial" w:cs="Arial"/>
          <w:sz w:val="22"/>
          <w:szCs w:val="22"/>
          <w:vertAlign w:val="superscript"/>
          <w:lang w:eastAsia="zh-CN"/>
        </w:rPr>
        <w:t>–</w:t>
      </w:r>
      <w:r w:rsidR="009E33F2" w:rsidRPr="00CF7E03">
        <w:rPr>
          <w:rFonts w:ascii="Arial" w:eastAsiaTheme="minorEastAsia" w:hAnsi="Arial" w:cs="Arial"/>
          <w:sz w:val="22"/>
          <w:szCs w:val="22"/>
          <w:vertAlign w:val="superscript"/>
          <w:lang w:eastAsia="zh-CN"/>
        </w:rPr>
        <w:t>1</w:t>
      </w:r>
      <w:r w:rsidR="00182153"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C</w:t>
      </w:r>
      <w:r w:rsidR="009E33F2" w:rsidRPr="00CF7E03">
        <w:rPr>
          <w:rFonts w:ascii="Arial" w:eastAsiaTheme="minorEastAsia" w:hAnsi="Arial" w:cs="Arial"/>
          <w:sz w:val="22"/>
          <w:szCs w:val="22"/>
          <w:vertAlign w:val="subscript"/>
          <w:lang w:eastAsia="zh-CN"/>
        </w:rPr>
        <w:t>2</w:t>
      </w:r>
      <w:r w:rsidR="009E33F2" w:rsidRPr="00CF7E03">
        <w:rPr>
          <w:rFonts w:ascii="Arial" w:eastAsiaTheme="minorEastAsia" w:hAnsi="Arial" w:cs="Arial"/>
          <w:sz w:val="22"/>
          <w:szCs w:val="22"/>
          <w:lang w:eastAsia="zh-CN"/>
        </w:rPr>
        <w:t>H</w:t>
      </w:r>
      <w:r w:rsidR="009E33F2" w:rsidRPr="00CF7E03">
        <w:rPr>
          <w:rFonts w:ascii="Arial" w:eastAsiaTheme="minorEastAsia" w:hAnsi="Arial" w:cs="Arial"/>
          <w:sz w:val="22"/>
          <w:szCs w:val="22"/>
          <w:vertAlign w:val="subscript"/>
          <w:lang w:eastAsia="zh-CN"/>
        </w:rPr>
        <w:t>2</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520F93" w:rsidRPr="00CF7E03">
        <w:rPr>
          <w:rFonts w:ascii="Arial" w:eastAsiaTheme="minorEastAsia" w:hAnsi="Arial" w:cs="Arial"/>
          <w:b/>
          <w:bCs/>
          <w:sz w:val="22"/>
          <w:szCs w:val="22"/>
          <w:lang w:eastAsia="zh-CN"/>
        </w:rPr>
        <w:t>5c</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S1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w:t>
      </w:r>
      <w:r w:rsidR="00864C8C"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3247E5" w:rsidRPr="00CF7E03">
        <w:rPr>
          <w:rFonts w:ascii="Arial" w:eastAsiaTheme="minorEastAsia" w:hAnsi="Arial" w:cs="Arial"/>
          <w:sz w:val="22"/>
          <w:szCs w:val="22"/>
          <w:lang w:eastAsia="zh-CN"/>
        </w:rPr>
        <w:t xml:space="preserve">necessitating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requirement</w:t>
      </w:r>
      <w:r w:rsidR="00B53E9B" w:rsidRPr="00CF7E03">
        <w:rPr>
          <w:rFonts w:ascii="Arial" w:eastAsiaTheme="minorEastAsia" w:hAnsi="Arial" w:cs="Arial"/>
          <w:sz w:val="22"/>
          <w:szCs w:val="22"/>
          <w:lang w:eastAsia="zh-CN"/>
        </w:rPr>
        <w:t>s</w:t>
      </w:r>
      <w:r w:rsidR="00644104" w:rsidRPr="00CF7E03">
        <w:rPr>
          <w:rFonts w:ascii="Arial" w:eastAsiaTheme="minorEastAsia" w:hAnsi="Arial" w:cs="Arial"/>
          <w:sz w:val="22"/>
          <w:szCs w:val="22"/>
          <w:lang w:eastAsia="zh-CN"/>
        </w:rPr>
        <w:t xml:space="preserve"> and</w:t>
      </w:r>
      <w:r w:rsidR="00864C8C" w:rsidRPr="00CF7E03">
        <w:rPr>
          <w:rFonts w:ascii="Arial" w:eastAsiaTheme="minorEastAsia" w:hAnsi="Arial" w:cs="Arial"/>
          <w:sz w:val="22"/>
          <w:szCs w:val="22"/>
          <w:lang w:eastAsia="zh-CN"/>
        </w:rPr>
        <w:t xml:space="preserve"> </w:t>
      </w:r>
      <w:r w:rsidR="00B53E9B" w:rsidRPr="00CF7E03">
        <w:rPr>
          <w:rFonts w:ascii="Arial" w:eastAsiaTheme="minorEastAsia" w:hAnsi="Arial" w:cs="Arial"/>
          <w:sz w:val="22"/>
          <w:szCs w:val="22"/>
          <w:lang w:eastAsia="zh-CN"/>
        </w:rPr>
        <w:t xml:space="preserve">limiting </w:t>
      </w:r>
      <w:r w:rsidR="00864C8C" w:rsidRPr="00CF7E03">
        <w:rPr>
          <w:rFonts w:ascii="Arial" w:eastAsiaTheme="minorEastAsia" w:hAnsi="Arial" w:cs="Arial"/>
          <w:sz w:val="22"/>
          <w:szCs w:val="22"/>
          <w:lang w:eastAsia="zh-CN"/>
        </w:rPr>
        <w:t>commercial viability</w:t>
      </w:r>
      <w:r w:rsidR="003B00F0" w:rsidRPr="00CF7E03">
        <w:rPr>
          <w:rFonts w:ascii="Arial" w:eastAsiaTheme="minorEastAsia" w:hAnsi="Arial" w:cs="Arial"/>
          <w:sz w:val="22"/>
          <w:szCs w:val="22"/>
          <w:lang w:eastAsia="zh-CN"/>
        </w:rPr>
        <w:t>.</w:t>
      </w:r>
      <w:r w:rsidR="003B00F0"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{"citationID":"9dt2FMbo","properties":{"formattedCitation":"\\super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3B00F0"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3B00F0" w:rsidRPr="00CF7E03">
        <w:rPr>
          <w:rFonts w:ascii="Arial" w:eastAsiaTheme="minorEastAsia" w:hAnsi="Arial" w:cs="Arial"/>
          <w:sz w:val="22"/>
          <w:szCs w:val="22"/>
          <w:lang w:eastAsia="zh-CN"/>
        </w:rPr>
        <w:fldChar w:fldCharType="end"/>
      </w:r>
      <w:r w:rsidR="003B00F0" w:rsidRPr="00CF7E03">
        <w:rPr>
          <w:rFonts w:ascii="Arial" w:eastAsiaTheme="minorEastAsia" w:hAnsi="Arial" w:cs="Arial"/>
          <w:sz w:val="22"/>
          <w:szCs w:val="22"/>
          <w:lang w:eastAsia="zh-CN"/>
        </w:rPr>
        <w:t xml:space="preserve"> </w:t>
      </w:r>
      <w:r w:rsidR="00481662" w:rsidRPr="00CF7E03">
        <w:rPr>
          <w:rFonts w:ascii="Arial" w:eastAsiaTheme="minorEastAsia" w:hAnsi="Arial" w:cs="Arial"/>
          <w:sz w:val="22"/>
          <w:szCs w:val="22"/>
          <w:lang w:eastAsia="zh-CN"/>
        </w:rPr>
        <w:t xml:space="preserve">Catalytic attempts on non-thermal plasma have been widely explored, with </w:t>
      </w:r>
      <w:r w:rsidR="00644104" w:rsidRPr="00CF7E03">
        <w:rPr>
          <w:rFonts w:ascii="Arial" w:eastAsiaTheme="minorEastAsia" w:hAnsi="Arial" w:cs="Arial"/>
          <w:sz w:val="22"/>
          <w:szCs w:val="22"/>
          <w:lang w:eastAsia="zh-CN"/>
        </w:rPr>
        <w:t xml:space="preserve">DBD </w:t>
      </w:r>
      <w:r w:rsidR="00294DED" w:rsidRPr="00CF7E03">
        <w:rPr>
          <w:rFonts w:ascii="Arial" w:eastAsiaTheme="minorEastAsia" w:hAnsi="Arial" w:cs="Arial"/>
          <w:sz w:val="22"/>
          <w:szCs w:val="22"/>
          <w:lang w:eastAsia="zh-CN"/>
        </w:rPr>
        <w:t xml:space="preserve">and microwave </w:t>
      </w:r>
      <w:r w:rsidR="00CD6FB9" w:rsidRPr="00CF7E03">
        <w:rPr>
          <w:rFonts w:ascii="Arial" w:eastAsiaTheme="minorEastAsia" w:hAnsi="Arial" w:cs="Arial"/>
          <w:sz w:val="22"/>
          <w:szCs w:val="22"/>
          <w:lang w:eastAsia="zh-CN"/>
        </w:rPr>
        <w:t xml:space="preserve">reactors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 xml:space="preserve">most </w:t>
      </w:r>
      <w:r w:rsidR="00864C8C" w:rsidRPr="00CF7E03">
        <w:rPr>
          <w:rFonts w:ascii="Arial" w:eastAsiaTheme="minorEastAsia" w:hAnsi="Arial" w:cs="Arial"/>
          <w:sz w:val="22"/>
          <w:szCs w:val="22"/>
          <w:lang w:eastAsia="zh-CN"/>
        </w:rPr>
        <w:t xml:space="preserve">commonly </w:t>
      </w:r>
      <w:r w:rsidR="00481662" w:rsidRPr="00CF7E03">
        <w:rPr>
          <w:rFonts w:ascii="Arial" w:eastAsiaTheme="minorEastAsia" w:hAnsi="Arial" w:cs="Arial"/>
          <w:sz w:val="22"/>
          <w:szCs w:val="22"/>
          <w:lang w:eastAsia="zh-CN"/>
        </w:rPr>
        <w:t>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S1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dielectric barrier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w:t>
      </w:r>
      <w:ins w:id="51" w:author="Nabera  Abhinandan" w:date="2024-07-28T17:33:00Z">
        <w:r w:rsidR="00B83604">
          <w:rPr>
            <w:rFonts w:ascii="Arial" w:eastAsiaTheme="minorEastAsia" w:hAnsi="Arial" w:cs="Arial"/>
            <w:sz w:val="22"/>
            <w:szCs w:val="22"/>
            <w:lang w:eastAsia="zh-CN"/>
          </w:rPr>
          <w:t xml:space="preserve">of </w:t>
        </w:r>
      </w:ins>
      <w:r w:rsidR="00984288" w:rsidRPr="00CF7E03">
        <w:rPr>
          <w:rFonts w:ascii="Arial" w:eastAsiaTheme="minorEastAsia" w:hAnsi="Arial" w:cs="Arial"/>
          <w:sz w:val="22"/>
          <w:szCs w:val="22"/>
          <w:lang w:eastAsia="zh-CN"/>
        </w:rPr>
        <w:t>&lt;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{"citationID":"EH3sBwE2","properties":{"formattedCitation":"\\super 71\\nosupersub{}","plainCitation":"71","noteIndex":0},"citationItems":[{"id":16,"uris":["http://zotero.org/users/local/cJGf2fHk/items/8XNWDK5M"],"itemData":{"id":16,"type":"article-journal","abstract":"Conversion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00CF2ED8"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71</w:t>
      </w:r>
      <w:r w:rsidR="00CF2ED8" w:rsidRPr="00CF7E03">
        <w:rPr>
          <w:rFonts w:ascii="Arial" w:eastAsiaTheme="minorEastAsia" w:hAnsi="Arial" w:cs="Arial"/>
          <w:sz w:val="22"/>
          <w:szCs w:val="22"/>
          <w:lang w:eastAsia="zh-CN"/>
        </w:rPr>
        <w:fldChar w:fldCharType="end"/>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significant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Mo/ZSM-5@SiC catalyst</w:t>
      </w:r>
      <w:r w:rsidR="006B482F" w:rsidRPr="00CF7E03">
        <w:rPr>
          <w:rFonts w:ascii="Arial" w:eastAsiaTheme="minorEastAsia" w:hAnsi="Arial" w:cs="Arial"/>
          <w:sz w:val="22"/>
          <w:szCs w:val="22"/>
          <w:lang w:eastAsia="zh-CN"/>
        </w:rPr>
        <w:t>.</w:t>
      </w:r>
      <w:r w:rsidR="006B482F"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{"citationID":"gw4AIua3","properties":{"formattedCitation":"\\super 72\\nosupersub{}","plainCitation":"72","noteIndex":0},"citationItems":[{"id":253,"uris":["http://zotero.org/users/local/cJGf2fHk/items/3QG573T6"],"itemData":{"id":253,"type":"article-journal","abstract":"The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006B482F"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72</w:t>
      </w:r>
      <w:r w:rsidR="006B482F" w:rsidRPr="00CF7E03">
        <w:rPr>
          <w:rFonts w:ascii="Arial" w:eastAsiaTheme="minorEastAsia" w:hAnsi="Arial" w:cs="Arial"/>
          <w:sz w:val="22"/>
          <w:szCs w:val="22"/>
          <w:lang w:eastAsia="zh-CN"/>
        </w:rPr>
        <w:fldChar w:fldCharType="end"/>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r w:rsidR="00D005C7" w:rsidRPr="00CF7E03">
        <w:rPr>
          <w:rFonts w:ascii="Arial" w:eastAsiaTheme="minorEastAsia" w:hAnsi="Arial" w:cs="Arial"/>
          <w:sz w:val="22"/>
          <w:szCs w:val="22"/>
          <w:lang w:eastAsia="zh-CN"/>
        </w:rPr>
        <w:t>Ni powder catalyst 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{"citationID":"iGq4LQGx","properties":{"formattedCitation":"\\super 73\\nosupersub{}","plainCitation":"73","noteIndex":0},"citationItems":[{"id":256,"uris":["http://zotero.org/users/local/cJGf2fHk/items/EECKFNQK"],"itemData":{"id":256,"type":"article-journal","abstract":"A selective, direct, continuous, low-power catalytic conversion of methane to higher energy hydrocarhons via microwave plasma methods has been developed in the pressure range 10 to 50 Torr. Methane can be converted to ethane, ethylene, and acetylene in different selectivities depending on the power of the plasma, flow rate, nature of the catalyst, and pressure in the system. Selectivities for ethane can be as high as 77%, for ethylene 25%, and for acetylene 25%. Conversions of methane as high as 52% have been realized. Coking can be minimized by proper choice of catalyst and high flow rates. Ethane and ethylene can be converted with 100% selectivity to ethylene and acetylene, respectively, in a similar process. Radicals are important in these transformations, with the catalyst surface providing sites for radical combination. Rates of reaction, energy balances, and mechanisms of reaction are discussed.","container-title":"Journal of Catalysis","DOI":"10.1006/jcat.1993.1034","ISSN":"0021-9517","issue":"2","journalAbbreviation":"Journal of Catalysis","page":"383-391","source":"ScienceDirect","title":"A Direct, Continuous, Low-Power Catalytic Conversion of Methane to Higher Hydrocarbons via Microwave Plasmas","volume":"139","author":[{"family":"Suib","given":"S. L."},{"family":"Zerger","given":"R. P."}],"issued":{"date-parts":[["1993",2,1]]}}}],"schema":"https://github.com/citation-style-language/schema/raw/master/csl-citation.json"} </w:instrText>
      </w:r>
      <w:r w:rsidR="00BA6365"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73</w:t>
      </w:r>
      <w:r w:rsidR="00BA6365" w:rsidRPr="00CF7E03">
        <w:rPr>
          <w:rFonts w:ascii="Arial" w:eastAsiaTheme="minorEastAsia" w:hAnsi="Arial" w:cs="Arial"/>
          <w:sz w:val="22"/>
          <w:szCs w:val="22"/>
          <w:lang w:eastAsia="zh-CN"/>
        </w:rPr>
        <w:fldChar w:fldCharType="end"/>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neutral</w:t>
      </w:r>
      <w:r w:rsidR="00D005C7" w:rsidRPr="00CF7E03">
        <w:rPr>
          <w:rFonts w:ascii="Arial" w:eastAsiaTheme="minorEastAsia" w:hAnsi="Arial" w:cs="Arial"/>
          <w:sz w:val="22"/>
          <w:szCs w:val="22"/>
          <w:lang w:eastAsia="zh-CN"/>
        </w:rPr>
        <w:t xml:space="preserve"> 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hile extensive literature highlights the significance of non</w:t>
      </w:r>
      <w:ins w:id="52" w:author="Nabera  Abhinandan" w:date="2024-07-28T17:34:00Z">
        <w:r w:rsidR="00C30375">
          <w:rPr>
            <w:rFonts w:ascii="Arial" w:eastAsiaTheme="minorEastAsia" w:hAnsi="Arial" w:cs="Arial"/>
            <w:sz w:val="22"/>
            <w:szCs w:val="22"/>
            <w:lang w:eastAsia="zh-CN"/>
          </w:rPr>
          <w:noBreakHyphen/>
        </w:r>
      </w:ins>
      <w:del w:id="53" w:author="Nabera  Abhinandan" w:date="2024-07-28T17:34:00Z">
        <w:r w:rsidR="00D005C7" w:rsidRPr="00CF7E03" w:rsidDel="00C30375">
          <w:rPr>
            <w:rFonts w:ascii="Arial" w:eastAsiaTheme="minorEastAsia" w:hAnsi="Arial" w:cs="Arial"/>
            <w:sz w:val="22"/>
            <w:szCs w:val="22"/>
            <w:lang w:eastAsia="zh-CN"/>
          </w:rPr>
          <w:delText>-</w:delText>
        </w:r>
      </w:del>
      <w:r w:rsidR="00D005C7" w:rsidRPr="00CF7E03">
        <w:rPr>
          <w:rFonts w:ascii="Arial" w:eastAsiaTheme="minorEastAsia" w:hAnsi="Arial" w:cs="Arial"/>
          <w:sz w:val="22"/>
          <w:szCs w:val="22"/>
          <w:lang w:eastAsia="zh-CN"/>
        </w:rPr>
        <w:t xml:space="preserve">thermal plasma on product yield,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p>
    <w:p w14:paraId="08DCC37F" w14:textId="60CB6D47"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315729" w:rsidRPr="00CF7E03">
        <w:rPr>
          <w:rFonts w:ascii="Arial" w:eastAsiaTheme="minorEastAsia" w:hAnsi="Arial" w:cs="Arial"/>
          <w:sz w:val="22"/>
          <w:szCs w:val="22"/>
          <w:lang w:eastAsia="zh-CN"/>
        </w:rPr>
        <w:t>thermal pyrolysis</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coupling of CH</w:t>
      </w:r>
      <w:r w:rsidR="00652587" w:rsidRPr="00CF7E03">
        <w:rPr>
          <w:rFonts w:ascii="Arial" w:eastAsiaTheme="minorEastAsia" w:hAnsi="Arial" w:cs="Arial"/>
          <w:sz w:val="22"/>
          <w:szCs w:val="22"/>
          <w:vertAlign w:val="subscript"/>
          <w:lang w:eastAsia="zh-CN"/>
        </w:rPr>
        <w:t>4</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C77108" w:rsidRPr="00CF7E03">
        <w:rPr>
          <w:rFonts w:ascii="Arial" w:eastAsiaTheme="minorEastAsia" w:hAnsi="Arial" w:cs="Arial"/>
          <w:sz w:val="22"/>
          <w:szCs w:val="22"/>
          <w:lang w:eastAsia="zh-CN"/>
        </w:rPr>
        <w:t>CH</w:t>
      </w:r>
      <w:r w:rsidR="00C77108" w:rsidRPr="00CF7E03">
        <w:rPr>
          <w:rFonts w:ascii="Arial" w:eastAsiaTheme="minorEastAsia" w:hAnsi="Arial" w:cs="Arial"/>
          <w:sz w:val="22"/>
          <w:szCs w:val="22"/>
          <w:vertAlign w:val="subscript"/>
          <w:lang w:eastAsia="zh-CN"/>
        </w:rPr>
        <w:t>4</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fldChar w:fldCharType="begin"/>
      </w:r>
      <w:r w:rsidR="002C43A4" w:rsidRPr="00CF7E03">
        <w:rPr>
          <w:rFonts w:ascii="Arial" w:eastAsiaTheme="minorEastAsia" w:hAnsi="Arial" w:cs="Arial"/>
          <w:sz w:val="22"/>
          <w:szCs w:val="22"/>
          <w:lang w:eastAsia="zh-CN"/>
        </w:rPr>
        <w:instrText xml:space="preserve"> ADDIN ZOTERO_ITEM CSL_CITATION {"citationID":"ERb9FmYz","properties":{"formattedCitation":"\\super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2C43A4" w:rsidRPr="00CF7E03">
        <w:rPr>
          <w:rFonts w:ascii="Arial" w:eastAsiaTheme="minorEastAsia" w:hAnsi="Arial" w:cs="Arial"/>
          <w:sz w:val="22"/>
          <w:szCs w:val="22"/>
          <w:lang w:eastAsia="zh-CN"/>
        </w:rPr>
        <w:fldChar w:fldCharType="separate"/>
      </w:r>
      <w:r w:rsidR="002C43A4" w:rsidRPr="00CF7E03">
        <w:rPr>
          <w:rFonts w:ascii="Arial" w:hAnsi="Arial" w:cs="Arial"/>
          <w:sz w:val="22"/>
          <w:vertAlign w:val="superscript"/>
        </w:rPr>
        <w:t>26</w:t>
      </w:r>
      <w:r w:rsidR="002C43A4" w:rsidRPr="00CF7E03">
        <w:rPr>
          <w:rFonts w:ascii="Arial" w:eastAsiaTheme="minorEastAsia" w:hAnsi="Arial" w:cs="Arial"/>
          <w:sz w:val="22"/>
          <w:szCs w:val="22"/>
          <w:lang w:eastAsia="zh-CN"/>
        </w:rPr>
        <w:fldChar w:fldCharType="end"/>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technology</w:t>
      </w:r>
      <w:r w:rsidR="00782F1C"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F118E1"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{"citationID":"Bs72zTbP","properties":{"formattedCitation":"\\super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w:instrText>
      </w:r>
      <w:r w:rsidR="00D01935" w:rsidRPr="00CF7E03">
        <w:rPr>
          <w:rFonts w:ascii="Cambria Math" w:eastAsiaTheme="minorEastAsia" w:hAnsi="Cambria Math" w:cs="Cambria Math"/>
          <w:sz w:val="22"/>
          <w:szCs w:val="22"/>
          <w:lang w:eastAsia="zh-CN"/>
        </w:rPr>
        <w:instrText>‐</w:instrText>
      </w:r>
      <w:r w:rsidR="00D01935" w:rsidRPr="00CF7E03">
        <w:rPr>
          <w:rFonts w:ascii="Arial" w:eastAsiaTheme="minorEastAsia" w:hAnsi="Arial" w:cs="Arial"/>
          <w:sz w:val="22"/>
          <w:szCs w:val="22"/>
          <w:lang w:eastAsia="zh-CN"/>
        </w:rPr>
        <w:instrText>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w:instrText>
      </w:r>
      <w:r w:rsidR="00D01935" w:rsidRPr="00CF7E03">
        <w:rPr>
          <w:rFonts w:ascii="Cambria Math" w:eastAsiaTheme="minorEastAsia" w:hAnsi="Cambria Math" w:cs="Cambria Math"/>
          <w:sz w:val="22"/>
          <w:szCs w:val="22"/>
          <w:lang w:eastAsia="zh-CN"/>
        </w:rPr>
        <w:instrText>‐</w:instrText>
      </w:r>
      <w:r w:rsidR="00D01935" w:rsidRPr="00CF7E03">
        <w:rPr>
          <w:rFonts w:ascii="Arial" w:eastAsiaTheme="minorEastAsia" w:hAnsi="Arial" w:cs="Arial"/>
          <w:sz w:val="22"/>
          <w:szCs w:val="22"/>
          <w:lang w:eastAsia="zh-CN"/>
        </w:rPr>
        <w:instrText xml:space="preserve">Jürgen"},{"family":"Ebersberg","given":"Günter"},{"family":"Müller","given":"Richard"},{"family":"Bässler","given":"Jürgen"},{"family":"Behringer","given":"Hartmut"},{"family":"Mayer","given":"Dieter"}],"accessed":{"date-parts":[["2024",6,5]]},"issued":{"date-parts":[["2011",10,15]]}}}],"schema":"https://github.com/citation-style-language/schema/raw/master/csl-citation.json"} </w:instrText>
      </w:r>
      <w:r w:rsidR="00F118E1"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F118E1" w:rsidRPr="00CF7E03">
        <w:rPr>
          <w:rFonts w:ascii="Arial" w:eastAsiaTheme="minorEastAsia" w:hAnsi="Arial" w:cs="Arial"/>
          <w:sz w:val="22"/>
          <w:szCs w:val="22"/>
          <w:lang w:eastAsia="zh-CN"/>
        </w:rPr>
        <w:fldChar w:fldCharType="end"/>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r w:rsidR="004F5EC0" w:rsidRPr="00CF7E03">
        <w:rPr>
          <w:rFonts w:ascii="Arial" w:eastAsiaTheme="minorEastAsia" w:hAnsi="Arial" w:cs="Arial"/>
          <w:sz w:val="22"/>
          <w:szCs w:val="22"/>
          <w:lang w:eastAsia="zh-CN"/>
        </w:rPr>
        <w:t xml:space="preserve"> overoxidation to CO</w:t>
      </w:r>
      <w:r w:rsidR="004F5EC0" w:rsidRPr="00CF7E03">
        <w:rPr>
          <w:rFonts w:ascii="Arial" w:eastAsiaTheme="minorEastAsia" w:hAnsi="Arial" w:cs="Arial"/>
          <w:sz w:val="22"/>
          <w:szCs w:val="22"/>
          <w:vertAlign w:val="subscript"/>
          <w:lang w:eastAsia="zh-CN"/>
        </w:rPr>
        <w:t>x</w:t>
      </w:r>
      <w:r w:rsidR="004F5EC0" w:rsidRPr="00CF7E03">
        <w:rPr>
          <w:rFonts w:ascii="Arial" w:eastAsiaTheme="minorEastAsia" w:hAnsi="Arial" w:cs="Arial"/>
          <w:sz w:val="22"/>
          <w:szCs w:val="22"/>
          <w:lang w:eastAsia="zh-CN"/>
        </w:rPr>
        <w:t>.</w:t>
      </w:r>
      <w:r w:rsidR="004F5EC0"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{"citationID":"ldoHqzXG","properties":{"formattedCitation":"\\super 74\\nosupersub{}","plainCitation":"74","noteIndex":0},"citationItems":[{"id":258,"uris":["http://zotero.org/users/local/cJGf2fHk/items/YHE96M3H"],"itemData":{"id":258,"type":"article-journal","abstract":"This review discusses the thermodynamic and kinetic limitations that currently make the oxidative coupling of methane (OCM) industrially inviable. We analyze some promising strategies to overcome such limitations. We present a brief screening of the OCM catalysts, focusing on crucial aspects to improve their catalytic performance: methane and oxygen activation, acid-base properties, tuning electronic properties by doping, mixed oxides, and nanostructured materials. We especially discuss the current understanding of the Mn–Na2WO4/SiO2 catalyst by contrasting the well-consolidated literature against recent fast-developing in situ/operando studies. Finally, we analyze membrane reactors and monolith-supported catalysts as engineering approaches to manage thermal and kinetic OCM issues.","container-title":"Journal of Natural Gas Science and Engineering","DOI":"10.1016/j.jngse.2021.104254","ISSN":"1875-5100","journalAbbreviation":"Journal of Natural Gas Science and Engineering","page":"104254","source":"ScienceDirect","title":"Oxidative coupling of methane (OCM): An overview of the challenges and opportunities for developing new technologies","title-short":"Oxidative coupling of methane (OCM)","volume":"96","author":[{"family":"Ortiz-Bravo","given":"Carlos A."},{"family":"Chagas","given":"Carlos Alberto"},{"family":"Toniolo","given":"Fabio Souza"}],"issued":{"date-parts":[["2021",12,1]]}}}],"schema":"https://github.com/citation-style-language/schema/raw/master/csl-citation.json"} </w:instrText>
      </w:r>
      <w:r w:rsidR="004F5EC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74</w:t>
      </w:r>
      <w:r w:rsidR="004F5EC0" w:rsidRPr="00CF7E03">
        <w:rPr>
          <w:rFonts w:ascii="Arial" w:eastAsiaTheme="minorEastAsia" w:hAnsi="Arial" w:cs="Arial"/>
          <w:sz w:val="22"/>
          <w:szCs w:val="22"/>
          <w:lang w:eastAsia="zh-CN"/>
        </w:rPr>
        <w:fldChar w:fldCharType="end"/>
      </w:r>
      <w:r w:rsidR="004F5EC0" w:rsidRPr="00CF7E03">
        <w:rPr>
          <w:rFonts w:ascii="Arial" w:eastAsiaTheme="minorEastAsia" w:hAnsi="Arial" w:cs="Arial"/>
          <w:sz w:val="22"/>
          <w:szCs w:val="22"/>
          <w:lang w:eastAsia="zh-CN"/>
        </w:rPr>
        <w:t xml:space="preserve"> </w:t>
      </w:r>
      <w:r w:rsidR="006A19DD" w:rsidRPr="00CF7E03">
        <w:rPr>
          <w:rFonts w:ascii="Arial" w:eastAsiaTheme="minorEastAsia" w:hAnsi="Arial" w:cs="Arial"/>
          <w:sz w:val="22"/>
          <w:szCs w:val="22"/>
          <w:lang w:eastAsia="zh-CN"/>
        </w:rPr>
        <w:t xml:space="preserve">However, </w:t>
      </w:r>
      <w:r w:rsidR="00AD30EF" w:rsidRPr="00CF7E03">
        <w:rPr>
          <w:rFonts w:ascii="Arial" w:eastAsiaTheme="minorEastAsia" w:hAnsi="Arial" w:cs="Arial"/>
          <w:sz w:val="22"/>
          <w:szCs w:val="22"/>
          <w:lang w:eastAsia="zh-CN"/>
        </w:rPr>
        <w:t xml:space="preserve">at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w:t>
      </w:r>
      <w:r w:rsidR="00D147C8" w:rsidRPr="00CF7E03">
        <w:rPr>
          <w:rFonts w:ascii="Arial" w:eastAsiaTheme="minorEastAsia" w:hAnsi="Arial" w:cs="Arial"/>
          <w:sz w:val="22"/>
          <w:szCs w:val="22"/>
          <w:lang w:eastAsia="zh-CN"/>
        </w:rPr>
        <w:lastRenderedPageBreak/>
        <w:t>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S2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C</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H</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selectivity reported </w:t>
      </w:r>
      <w:r w:rsidR="006A19DD" w:rsidRPr="00CF7E03">
        <w:rPr>
          <w:rFonts w:ascii="Arial" w:eastAsiaTheme="minorEastAsia" w:hAnsi="Arial" w:cs="Arial"/>
          <w:sz w:val="22"/>
          <w:szCs w:val="22"/>
          <w:lang w:eastAsia="zh-CN"/>
        </w:rPr>
        <w:t xml:space="preserve">is </w:t>
      </w:r>
      <w:r w:rsidR="009C4292" w:rsidRPr="00CF7E03">
        <w:rPr>
          <w:rFonts w:ascii="Arial" w:eastAsiaTheme="minorEastAsia" w:hAnsi="Arial" w:cs="Arial"/>
          <w:sz w:val="22"/>
          <w:szCs w:val="22"/>
          <w:lang w:eastAsia="zh-CN"/>
        </w:rPr>
        <w:t>3</w:t>
      </w:r>
      <w:r w:rsidR="00980808" w:rsidRPr="00CF7E03">
        <w:rPr>
          <w:rFonts w:ascii="Arial" w:eastAsiaTheme="minorEastAsia" w:hAnsi="Arial" w:cs="Arial"/>
          <w:sz w:val="22"/>
          <w:szCs w:val="22"/>
          <w:lang w:eastAsia="zh-CN"/>
        </w:rPr>
        <w:t>5</w:t>
      </w:r>
      <w:r w:rsidR="006A19DD"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w:t>
      </w:r>
      <w:r w:rsidR="00AD30EF" w:rsidRPr="00CF7E03">
        <w:rPr>
          <w:rFonts w:ascii="Arial" w:eastAsiaTheme="minorEastAsia" w:hAnsi="Arial" w:cs="Arial"/>
          <w:sz w:val="22"/>
          <w:szCs w:val="22"/>
          <w:lang w:eastAsia="zh-CN"/>
        </w:rPr>
        <w:t xml:space="preserve"> 14</w:t>
      </w:r>
      <w:r w:rsidR="00980808" w:rsidRPr="00CF7E03">
        <w:rPr>
          <w:rFonts w:ascii="Arial" w:eastAsiaTheme="minorEastAsia" w:hAnsi="Arial" w:cs="Arial"/>
          <w:sz w:val="22"/>
          <w:szCs w:val="22"/>
          <w:lang w:eastAsia="zh-CN"/>
        </w:rPr>
        <w:t>.4</w:t>
      </w:r>
      <w:r w:rsidR="00AD30EF"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CH</w:t>
      </w:r>
      <w:r w:rsidR="009C4292" w:rsidRPr="00CF7E03">
        <w:rPr>
          <w:rFonts w:ascii="Arial" w:eastAsiaTheme="minorEastAsia" w:hAnsi="Arial" w:cs="Arial"/>
          <w:sz w:val="22"/>
          <w:szCs w:val="22"/>
          <w:vertAlign w:val="subscript"/>
          <w:lang w:eastAsia="zh-CN"/>
        </w:rPr>
        <w:t>4</w:t>
      </w:r>
      <w:r w:rsidR="009C4292" w:rsidRPr="00CF7E03">
        <w:rPr>
          <w:rFonts w:ascii="Arial" w:eastAsiaTheme="minorEastAsia" w:hAnsi="Arial" w:cs="Arial"/>
          <w:sz w:val="22"/>
          <w:szCs w:val="22"/>
          <w:lang w:eastAsia="zh-CN"/>
        </w:rPr>
        <w:t xml:space="preserve"> conversion</w:t>
      </w:r>
      <w:r w:rsidR="003B442C"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 975</w:t>
      </w:r>
      <w:r w:rsidR="006D7EE7" w:rsidRPr="00CF7E03">
        <w:rPr>
          <w:rFonts w:ascii="Arial" w:eastAsiaTheme="minorEastAsia" w:hAnsi="Arial" w:cs="Arial"/>
          <w:sz w:val="22"/>
          <w:szCs w:val="22"/>
          <w:lang w:eastAsia="zh-CN"/>
        </w:rPr>
        <w:t> </w:t>
      </w:r>
      <w:r w:rsidR="009C4292" w:rsidRPr="00CF7E03">
        <w:rPr>
          <w:rFonts w:ascii="Arial" w:eastAsiaTheme="minorEastAsia" w:hAnsi="Arial" w:cs="Arial"/>
          <w:sz w:val="22"/>
          <w:szCs w:val="22"/>
          <w:lang w:eastAsia="zh-CN"/>
        </w:rPr>
        <w:t xml:space="preserve">°C </w:t>
      </w:r>
      <w:r w:rsidR="00980808" w:rsidRPr="00CF7E03">
        <w:rPr>
          <w:rFonts w:ascii="Arial" w:eastAsiaTheme="minorEastAsia" w:hAnsi="Arial" w:cs="Arial"/>
          <w:sz w:val="22"/>
          <w:szCs w:val="22"/>
          <w:lang w:eastAsia="zh-CN"/>
        </w:rPr>
        <w:t>on</w:t>
      </w:r>
      <w:r w:rsidR="009C4292" w:rsidRPr="00CF7E03">
        <w:rPr>
          <w:rFonts w:ascii="Arial" w:eastAsiaTheme="minorEastAsia" w:hAnsi="Arial" w:cs="Arial"/>
          <w:sz w:val="22"/>
          <w:szCs w:val="22"/>
          <w:lang w:eastAsia="zh-CN"/>
        </w:rPr>
        <w:t xml:space="preserve"> Pt</w:t>
      </w:r>
      <w:r w:rsidR="00980808" w:rsidRPr="00CF7E03">
        <w:rPr>
          <w:rFonts w:ascii="Arial" w:eastAsiaTheme="minorEastAsia" w:hAnsi="Arial" w:cs="Arial"/>
          <w:sz w:val="22"/>
          <w:szCs w:val="22"/>
          <w:vertAlign w:val="subscript"/>
          <w:lang w:eastAsia="zh-CN"/>
        </w:rPr>
        <w:t>1</w:t>
      </w:r>
      <w:r w:rsidR="009C4292" w:rsidRPr="00CF7E03">
        <w:rPr>
          <w:rFonts w:ascii="Arial" w:eastAsiaTheme="minorEastAsia" w:hAnsi="Arial" w:cs="Arial"/>
          <w:sz w:val="22"/>
          <w:szCs w:val="22"/>
          <w:lang w:eastAsia="zh-CN"/>
        </w:rPr>
        <w:t>/CeO</w:t>
      </w:r>
      <w:r w:rsidR="009C4292" w:rsidRPr="00CF7E03">
        <w:rPr>
          <w:rFonts w:ascii="Arial" w:eastAsiaTheme="minorEastAsia" w:hAnsi="Arial" w:cs="Arial"/>
          <w:sz w:val="22"/>
          <w:szCs w:val="22"/>
          <w:vertAlign w:val="subscript"/>
          <w:lang w:eastAsia="zh-CN"/>
        </w:rPr>
        <w:t>2</w:t>
      </w:r>
      <w:r w:rsidR="009C4292" w:rsidRPr="00CF7E03">
        <w:rPr>
          <w:rFonts w:ascii="Arial" w:eastAsiaTheme="minorEastAsia" w:hAnsi="Arial" w:cs="Arial"/>
          <w:sz w:val="22"/>
          <w:szCs w:val="22"/>
          <w:lang w:eastAsia="zh-CN"/>
        </w:rPr>
        <w:t xml:space="preserve"> catalyst</w:t>
      </w:r>
      <w:r w:rsidR="002B5896" w:rsidRPr="00CF7E03">
        <w:rPr>
          <w:rFonts w:ascii="Arial" w:eastAsiaTheme="minorEastAsia" w:hAnsi="Arial" w:cs="Arial"/>
          <w:sz w:val="22"/>
          <w:szCs w:val="22"/>
          <w:lang w:eastAsia="zh-CN"/>
        </w:rPr>
        <w:t>,</w:t>
      </w:r>
      <w:r w:rsidR="009C4292"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{"citationID":"FjFkay8b","properties":{"formattedCitation":"\\super 75\\nosupersub{}","plainCitation":"75","noteIndex":0},"citationItems":[{"id":34,"uris":["http://zotero.org/users/local/cJGf2fHk/items/F6PWKYDV"],"itemData":{"id":34,"type":"article-journal","abstract":"Nanoceria-supported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009C4292"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75</w:t>
      </w:r>
      <w:r w:rsidR="009C4292" w:rsidRPr="00CF7E03">
        <w:rPr>
          <w:rFonts w:ascii="Arial" w:eastAsiaTheme="minorEastAsia" w:hAnsi="Arial" w:cs="Arial"/>
          <w:sz w:val="22"/>
          <w:szCs w:val="22"/>
          <w:lang w:eastAsia="zh-CN"/>
        </w:rPr>
        <w:fldChar w:fldCharType="end"/>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r w:rsidR="00980808" w:rsidRPr="00CF7E03">
        <w:rPr>
          <w:rFonts w:ascii="Arial" w:eastAsiaTheme="minorEastAsia" w:hAnsi="Arial" w:cs="Arial"/>
          <w:sz w:val="22"/>
          <w:szCs w:val="22"/>
          <w:lang w:eastAsia="zh-CN"/>
        </w:rPr>
        <w:t xml:space="preserve">, </w:t>
      </w:r>
      <w:r w:rsidR="00B24CAD" w:rsidRPr="00CF7E03">
        <w:rPr>
          <w:rFonts w:ascii="Arial" w:eastAsiaTheme="minorEastAsia" w:hAnsi="Arial" w:cs="Arial"/>
          <w:sz w:val="22"/>
          <w:szCs w:val="22"/>
          <w:lang w:eastAsia="zh-CN"/>
        </w:rPr>
        <w:t>metal carbides, and Fe</w:t>
      </w:r>
      <w:r w:rsidR="00980808" w:rsidRPr="00CF7E03">
        <w:rPr>
          <w:rFonts w:ascii="Arial" w:eastAsiaTheme="minorEastAsia" w:hAnsi="Arial" w:cs="Arial"/>
          <w:sz w:val="22"/>
          <w:szCs w:val="22"/>
          <w:lang w:eastAsia="zh-CN"/>
        </w:rPr>
        <w:t>/Ni</w:t>
      </w:r>
      <w:r w:rsidR="00B24CAD" w:rsidRPr="00CF7E03">
        <w:rPr>
          <w:rFonts w:ascii="Arial" w:eastAsiaTheme="minorEastAsia" w:hAnsi="Arial" w:cs="Arial"/>
          <w:sz w:val="22"/>
          <w:szCs w:val="22"/>
          <w:lang w:eastAsia="zh-CN"/>
        </w:rPr>
        <w:t>-based catalysts (</w:t>
      </w:r>
      <w:r w:rsidR="00B24CAD" w:rsidRPr="00CF7E03">
        <w:rPr>
          <w:rFonts w:ascii="Arial" w:eastAsiaTheme="minorEastAsia" w:hAnsi="Arial" w:cs="Arial"/>
          <w:b/>
          <w:bCs/>
          <w:sz w:val="22"/>
          <w:szCs w:val="22"/>
          <w:lang w:eastAsia="zh-CN"/>
        </w:rPr>
        <w:t>Fig</w:t>
      </w:r>
      <w:r w:rsidR="00913D64" w:rsidRPr="00CF7E03">
        <w:rPr>
          <w:rFonts w:ascii="Arial" w:eastAsiaTheme="minorEastAsia" w:hAnsi="Arial" w:cs="Arial"/>
          <w:b/>
          <w:bCs/>
          <w:sz w:val="22"/>
          <w:szCs w:val="22"/>
          <w:lang w:eastAsia="zh-CN"/>
        </w:rPr>
        <w:t>. </w:t>
      </w:r>
      <w:r w:rsidR="00B24CAD" w:rsidRPr="00CF7E03">
        <w:rPr>
          <w:rFonts w:ascii="Arial" w:eastAsiaTheme="minorEastAsia" w:hAnsi="Arial" w:cs="Arial"/>
          <w:b/>
          <w:bCs/>
          <w:sz w:val="22"/>
          <w:szCs w:val="22"/>
          <w:lang w:eastAsia="zh-CN"/>
        </w:rPr>
        <w:t>5d</w:t>
      </w:r>
      <w:r w:rsidR="00B24CAD" w:rsidRPr="00CF7E03">
        <w:rPr>
          <w:rFonts w:ascii="Arial" w:eastAsiaTheme="minorEastAsia" w:hAnsi="Arial" w:cs="Arial"/>
          <w:sz w:val="22"/>
          <w:szCs w:val="22"/>
          <w:lang w:eastAsia="zh-CN"/>
        </w:rPr>
        <w:t>)</w:t>
      </w:r>
      <w:r w:rsidR="00C03091" w:rsidRPr="00CF7E03">
        <w:rPr>
          <w:rFonts w:ascii="Arial" w:eastAsiaTheme="minorEastAsia" w:hAnsi="Arial" w:cs="Arial"/>
          <w:sz w:val="22"/>
          <w:szCs w:val="22"/>
          <w:lang w:eastAsia="zh-CN"/>
        </w:rPr>
        <w:t>,</w:t>
      </w:r>
      <w:r w:rsidR="00B24CAD"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{"citationID":"ni8zIxr5","properties":{"formattedCitation":"\\super 76\\uc0\\u8211{}78\\nosupersub{}","plainCitation":"76–78","noteIndex":0},"citationItems":[{"id":61,"uris":["http://zotero.org/users/local/cJGf2fHk/items/R9PUVUBG"],"itemData":{"id":61,"type":"article-journal","container-title":"Chemical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00B24CAD"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76–78</w:t>
      </w:r>
      <w:r w:rsidR="00B24CAD" w:rsidRPr="00CF7E03">
        <w:rPr>
          <w:rFonts w:ascii="Arial" w:eastAsiaTheme="minorEastAsia" w:hAnsi="Arial" w:cs="Arial"/>
          <w:sz w:val="22"/>
          <w:szCs w:val="22"/>
          <w:lang w:eastAsia="zh-CN"/>
        </w:rPr>
        <w:fldChar w:fldCharType="end"/>
      </w:r>
      <w:r w:rsidR="00E46561"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though </w:t>
      </w:r>
      <w:r w:rsidR="00C03091" w:rsidRPr="00CF7E03">
        <w:rPr>
          <w:rFonts w:ascii="Arial" w:eastAsiaTheme="minorEastAsia" w:hAnsi="Arial" w:cs="Arial"/>
          <w:sz w:val="22"/>
          <w:szCs w:val="22"/>
          <w:lang w:eastAsia="zh-CN"/>
        </w:rPr>
        <w:t>CH</w:t>
      </w:r>
      <w:r w:rsidR="00C03091" w:rsidRPr="00CF7E03">
        <w:rPr>
          <w:rFonts w:ascii="Arial" w:eastAsiaTheme="minorEastAsia" w:hAnsi="Arial" w:cs="Arial"/>
          <w:sz w:val="22"/>
          <w:szCs w:val="22"/>
          <w:vertAlign w:val="subscript"/>
          <w:lang w:eastAsia="zh-CN"/>
        </w:rPr>
        <w:t>4</w:t>
      </w:r>
      <w:r w:rsidR="00C03091" w:rsidRPr="00CF7E03">
        <w:rPr>
          <w:rFonts w:ascii="Arial" w:eastAsiaTheme="minorEastAsia" w:hAnsi="Arial" w:cs="Arial"/>
          <w:sz w:val="22"/>
          <w:szCs w:val="22"/>
          <w:lang w:eastAsia="zh-CN"/>
        </w:rPr>
        <w:t xml:space="preserve"> conversion is </w:t>
      </w:r>
      <w:r w:rsidR="003B442C" w:rsidRPr="00CF7E03">
        <w:rPr>
          <w:rFonts w:ascii="Arial" w:eastAsiaTheme="minorEastAsia" w:hAnsi="Arial" w:cs="Arial"/>
          <w:sz w:val="22"/>
          <w:szCs w:val="22"/>
          <w:lang w:eastAsia="zh-CN"/>
        </w:rPr>
        <w:t xml:space="preserve">typically </w:t>
      </w:r>
      <w:r w:rsidR="00AD30EF" w:rsidRPr="00CF7E03">
        <w:rPr>
          <w:rFonts w:ascii="Arial" w:eastAsiaTheme="minorEastAsia" w:hAnsi="Arial" w:cs="Arial"/>
          <w:sz w:val="22"/>
          <w:szCs w:val="22"/>
          <w:lang w:eastAsia="zh-CN"/>
        </w:rPr>
        <w:t>below</w:t>
      </w:r>
      <w:r w:rsidR="00C03091" w:rsidRPr="00CF7E03">
        <w:rPr>
          <w:rFonts w:ascii="Arial" w:eastAsiaTheme="minorEastAsia" w:hAnsi="Arial" w:cs="Arial"/>
          <w:sz w:val="22"/>
          <w:szCs w:val="22"/>
          <w:lang w:eastAsia="zh-CN"/>
        </w:rPr>
        <w:t xml:space="preserve"> 30%</w:t>
      </w:r>
      <w:r w:rsidR="00696999" w:rsidRPr="00CF7E03">
        <w:rPr>
          <w:rFonts w:ascii="Arial" w:eastAsiaTheme="minorEastAsia" w:hAnsi="Arial" w:cs="Arial"/>
          <w:sz w:val="22"/>
          <w:szCs w:val="22"/>
          <w:lang w:eastAsia="zh-CN"/>
        </w:rPr>
        <w:t xml:space="preserve"> at temperature</w:t>
      </w:r>
      <w:r w:rsidR="00BE22A8" w:rsidRPr="00CF7E03">
        <w:rPr>
          <w:rFonts w:ascii="Arial" w:eastAsiaTheme="minorEastAsia" w:hAnsi="Arial" w:cs="Arial"/>
          <w:sz w:val="22"/>
          <w:szCs w:val="22"/>
          <w:lang w:eastAsia="zh-CN"/>
        </w:rPr>
        <w:t>s</w:t>
      </w:r>
      <w:r w:rsidR="00696999" w:rsidRPr="00CF7E03">
        <w:rPr>
          <w:rFonts w:ascii="Arial" w:eastAsiaTheme="minorEastAsia" w:hAnsi="Arial" w:cs="Arial"/>
          <w:sz w:val="22"/>
          <w:szCs w:val="22"/>
          <w:lang w:eastAsia="zh-CN"/>
        </w:rPr>
        <w:t xml:space="preserve"> </w:t>
      </w:r>
      <w:r w:rsidR="001831BA" w:rsidRPr="00CF7E03">
        <w:rPr>
          <w:rFonts w:ascii="Arial" w:eastAsiaTheme="minorEastAsia" w:hAnsi="Arial" w:cs="Arial"/>
          <w:sz w:val="22"/>
          <w:szCs w:val="22"/>
          <w:lang w:eastAsia="zh-CN"/>
        </w:rPr>
        <w:t>&lt;</w:t>
      </w:r>
      <w:r w:rsidR="00696999" w:rsidRPr="00CF7E03">
        <w:rPr>
          <w:rFonts w:ascii="Arial" w:eastAsiaTheme="minorEastAsia" w:hAnsi="Arial" w:cs="Arial"/>
          <w:sz w:val="22"/>
          <w:szCs w:val="22"/>
          <w:lang w:eastAsia="zh-CN"/>
        </w:rPr>
        <w:t>1100</w:t>
      </w:r>
      <w:r w:rsidR="006F02CB" w:rsidRPr="00CF7E03">
        <w:rPr>
          <w:rFonts w:ascii="Arial" w:eastAsiaTheme="minorEastAsia" w:hAnsi="Arial" w:cs="Arial"/>
          <w:sz w:val="22"/>
          <w:szCs w:val="22"/>
          <w:lang w:eastAsia="zh-CN"/>
        </w:rPr>
        <w:t> </w:t>
      </w:r>
      <w:r w:rsidR="00696999" w:rsidRPr="00CF7E03">
        <w:rPr>
          <w:rFonts w:ascii="Arial" w:eastAsiaTheme="minorEastAsia" w:hAnsi="Arial" w:cs="Arial"/>
          <w:sz w:val="22"/>
          <w:szCs w:val="22"/>
          <w:lang w:eastAsia="zh-CN"/>
        </w:rPr>
        <w:t>°C</w:t>
      </w:r>
      <w:r w:rsidR="00C03091" w:rsidRPr="00CF7E03">
        <w:rPr>
          <w:rFonts w:ascii="Arial" w:eastAsiaTheme="minorEastAsia" w:hAnsi="Arial" w:cs="Arial"/>
          <w:sz w:val="22"/>
          <w:szCs w:val="22"/>
          <w:lang w:eastAsia="zh-CN"/>
        </w:rPr>
        <w:t xml:space="preserve">. </w:t>
      </w:r>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Pt on α-Al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5b</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fldChar w:fldCharType="begin"/>
      </w:r>
      <w:r w:rsidR="0043527A" w:rsidRPr="00CF7E03">
        <w:rPr>
          <w:rFonts w:ascii="Arial" w:eastAsiaTheme="minorEastAsia" w:hAnsi="Arial" w:cs="Arial"/>
          <w:sz w:val="22"/>
          <w:szCs w:val="22"/>
          <w:lang w:eastAsia="zh-CN"/>
        </w:rPr>
        <w:instrText xml:space="preserve"> ADDIN ZOTERO_ITEM CSL_CITATION {"citationID":"nfxppKyG","properties":{"formattedCitation":"\\super 79\\nosupersub{}","plainCitation":"79","noteIndex":0},"citationItems":[{"id":293,"uris":["http://zotero.org/users/local/cJGf2fHk/items/3ENGE929"],"itemData":{"id":293,"type":"article-journal","abstract":"We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0043527A" w:rsidRPr="00CF7E03">
        <w:rPr>
          <w:rFonts w:ascii="Arial" w:eastAsiaTheme="minorEastAsia" w:hAnsi="Arial" w:cs="Arial"/>
          <w:sz w:val="22"/>
          <w:szCs w:val="22"/>
          <w:lang w:eastAsia="zh-CN"/>
        </w:rPr>
        <w:fldChar w:fldCharType="separate"/>
      </w:r>
      <w:r w:rsidR="0043527A" w:rsidRPr="00CF7E03">
        <w:rPr>
          <w:rFonts w:ascii="Arial" w:hAnsi="Arial" w:cs="Arial"/>
          <w:sz w:val="22"/>
          <w:vertAlign w:val="superscript"/>
        </w:rPr>
        <w:t>79</w:t>
      </w:r>
      <w:r w:rsidR="0043527A"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Additionally, coke deposition is </w:t>
      </w:r>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due to thermodynamically favorable coke</w:t>
      </w:r>
      <w:r w:rsidR="003C0F1D"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 xml:space="preserve"> (</w:t>
      </w:r>
      <w:r w:rsidR="00E643D0" w:rsidRPr="00CF7E03">
        <w:rPr>
          <w:rFonts w:ascii="Arial" w:eastAsiaTheme="minorEastAsia" w:hAnsi="Arial" w:cs="Arial"/>
          <w:b/>
          <w:bCs/>
          <w:sz w:val="22"/>
          <w:szCs w:val="22"/>
          <w:lang w:eastAsia="zh-CN"/>
        </w:rPr>
        <w:t>Fig</w:t>
      </w:r>
      <w:r w:rsidR="006F02CB" w:rsidRPr="00CF7E03">
        <w:rPr>
          <w:rFonts w:ascii="Arial" w:eastAsiaTheme="minorEastAsia" w:hAnsi="Arial" w:cs="Arial"/>
          <w:b/>
          <w:bCs/>
          <w:sz w:val="22"/>
          <w:szCs w:val="22"/>
          <w:lang w:eastAsia="zh-CN"/>
        </w:rPr>
        <w:t>. </w:t>
      </w:r>
      <w:r w:rsidR="00E643D0" w:rsidRPr="00CF7E03">
        <w:rPr>
          <w:rFonts w:ascii="Arial" w:eastAsiaTheme="minorEastAsia" w:hAnsi="Arial" w:cs="Arial"/>
          <w:b/>
          <w:bCs/>
          <w:sz w:val="22"/>
          <w:szCs w:val="22"/>
          <w:lang w:eastAsia="zh-CN"/>
        </w:rPr>
        <w:t>4a</w:t>
      </w:r>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Advanced</w:t>
      </w:r>
      <w:r w:rsidR="00E666A3" w:rsidRPr="00CF7E03">
        <w:rPr>
          <w:rFonts w:ascii="Arial" w:eastAsiaTheme="minorEastAsia" w:hAnsi="Arial" w:cs="Arial"/>
          <w:sz w:val="22"/>
          <w:szCs w:val="22"/>
          <w:lang w:eastAsia="zh-CN"/>
        </w:rPr>
        <w:t xml:space="preserve"> reactor design</w:t>
      </w:r>
      <w:r w:rsidR="003C0F1D" w:rsidRPr="00CF7E03">
        <w:rPr>
          <w:rFonts w:ascii="Arial" w:eastAsiaTheme="minorEastAsia" w:hAnsi="Arial" w:cs="Arial"/>
          <w:sz w:val="22"/>
          <w:szCs w:val="22"/>
          <w:lang w:eastAsia="zh-CN"/>
        </w:rPr>
        <w:t>s</w:t>
      </w:r>
      <w:r w:rsidR="00E666A3" w:rsidRPr="00CF7E03">
        <w:rPr>
          <w:rFonts w:ascii="Arial" w:eastAsiaTheme="minorEastAsia" w:hAnsi="Arial" w:cs="Arial"/>
          <w:sz w:val="22"/>
          <w:szCs w:val="22"/>
          <w:lang w:eastAsia="zh-CN"/>
        </w:rPr>
        <w:t>, including membrane or millisecond reactors, have been explored</w:t>
      </w:r>
      <w:r w:rsidR="008E1084" w:rsidRPr="00CF7E03">
        <w:rPr>
          <w:rFonts w:ascii="Arial" w:eastAsiaTheme="minorEastAsia" w:hAnsi="Arial" w:cs="Arial"/>
          <w:sz w:val="22"/>
          <w:szCs w:val="22"/>
          <w:lang w:eastAsia="zh-CN"/>
        </w:rPr>
        <w:t xml:space="preserve"> for enhanced</w:t>
      </w:r>
      <w:r w:rsidR="00E643D0" w:rsidRPr="00CF7E03">
        <w:rPr>
          <w:rFonts w:ascii="Arial" w:eastAsiaTheme="minorEastAsia" w:hAnsi="Arial" w:cs="Arial"/>
          <w:sz w:val="22"/>
          <w:szCs w:val="22"/>
          <w:lang w:eastAsia="zh-CN"/>
        </w:rPr>
        <w:t xml:space="preserve"> CH</w:t>
      </w:r>
      <w:r w:rsidR="00E643D0" w:rsidRPr="00CF7E03">
        <w:rPr>
          <w:rFonts w:ascii="Arial" w:eastAsiaTheme="minorEastAsia" w:hAnsi="Arial" w:cs="Arial"/>
          <w:sz w:val="22"/>
          <w:szCs w:val="22"/>
          <w:vertAlign w:val="subscript"/>
          <w:lang w:eastAsia="zh-CN"/>
        </w:rPr>
        <w:t>4</w:t>
      </w:r>
      <w:r w:rsidR="008E1084"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conversion</w:t>
      </w:r>
      <w:r w:rsidR="008E1084"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 xml:space="preserve">due to the shift of reaction equilibrium </w:t>
      </w:r>
      <w:r w:rsidR="003E1B5B" w:rsidRPr="00CF7E03">
        <w:rPr>
          <w:rFonts w:ascii="Arial" w:eastAsiaTheme="minorEastAsia" w:hAnsi="Arial" w:cs="Arial"/>
          <w:sz w:val="22"/>
          <w:szCs w:val="22"/>
          <w:lang w:eastAsia="zh-CN"/>
        </w:rPr>
        <w:t xml:space="preserve">to </w:t>
      </w:r>
      <w:r w:rsidR="005F7E16" w:rsidRPr="00CF7E03">
        <w:rPr>
          <w:rFonts w:ascii="Arial" w:eastAsiaTheme="minorEastAsia" w:hAnsi="Arial" w:cs="Arial"/>
          <w:sz w:val="22"/>
          <w:szCs w:val="22"/>
          <w:lang w:eastAsia="zh-CN"/>
        </w:rPr>
        <w:t xml:space="preserve">the </w:t>
      </w:r>
      <w:r w:rsidR="003E1B5B" w:rsidRPr="00CF7E03">
        <w:rPr>
          <w:rFonts w:ascii="Arial" w:eastAsiaTheme="minorEastAsia" w:hAnsi="Arial" w:cs="Arial"/>
          <w:sz w:val="22"/>
          <w:szCs w:val="22"/>
          <w:lang w:eastAsia="zh-CN"/>
        </w:rPr>
        <w:t xml:space="preserve">product side </w:t>
      </w:r>
      <w:r w:rsidR="008E1084" w:rsidRPr="00CF7E03">
        <w:rPr>
          <w:rFonts w:ascii="Arial" w:eastAsiaTheme="minorEastAsia" w:hAnsi="Arial" w:cs="Arial"/>
          <w:sz w:val="22"/>
          <w:szCs w:val="22"/>
          <w:lang w:eastAsia="zh-CN"/>
        </w:rPr>
        <w:t xml:space="preserve">and </w:t>
      </w:r>
      <w:r w:rsidR="0043527A" w:rsidRPr="00CF7E03">
        <w:rPr>
          <w:rFonts w:ascii="Arial" w:eastAsiaTheme="minorEastAsia" w:hAnsi="Arial" w:cs="Arial"/>
          <w:sz w:val="22"/>
          <w:szCs w:val="22"/>
          <w:lang w:eastAsia="zh-CN"/>
        </w:rPr>
        <w:t xml:space="preserve">improved </w:t>
      </w:r>
      <w:r w:rsidR="008E1084" w:rsidRPr="00CF7E03">
        <w:rPr>
          <w:rFonts w:ascii="Arial" w:eastAsiaTheme="minorEastAsia" w:hAnsi="Arial" w:cs="Arial"/>
          <w:sz w:val="22"/>
          <w:szCs w:val="22"/>
          <w:lang w:eastAsia="zh-CN"/>
        </w:rPr>
        <w:t>stability</w:t>
      </w:r>
      <w:r w:rsidR="003E1B5B" w:rsidRPr="00CF7E03">
        <w:rPr>
          <w:rFonts w:ascii="Arial" w:eastAsiaTheme="minorEastAsia" w:hAnsi="Arial" w:cs="Arial"/>
          <w:sz w:val="22"/>
          <w:szCs w:val="22"/>
          <w:lang w:eastAsia="zh-CN"/>
        </w:rPr>
        <w:t xml:space="preserve"> due to shortened contact time</w:t>
      </w:r>
      <w:r w:rsidR="00E666A3" w:rsidRPr="00CF7E03">
        <w:rPr>
          <w:rFonts w:ascii="Arial" w:eastAsiaTheme="minorEastAsia" w:hAnsi="Arial" w:cs="Arial"/>
          <w:sz w:val="22"/>
          <w:szCs w:val="22"/>
          <w:lang w:eastAsia="zh-CN"/>
        </w:rPr>
        <w:t>.</w:t>
      </w:r>
      <w:r w:rsidR="008E1084" w:rsidRPr="00CF7E03">
        <w:rPr>
          <w:rFonts w:ascii="Arial" w:eastAsiaTheme="minorEastAsia" w:hAnsi="Arial" w:cs="Arial"/>
          <w:sz w:val="22"/>
          <w:szCs w:val="22"/>
          <w:lang w:eastAsia="zh-CN"/>
        </w:rPr>
        <w:fldChar w:fldCharType="begin"/>
      </w:r>
      <w:r w:rsidR="0043527A" w:rsidRPr="00CF7E03">
        <w:rPr>
          <w:rFonts w:ascii="Arial" w:eastAsiaTheme="minorEastAsia" w:hAnsi="Arial" w:cs="Arial"/>
          <w:sz w:val="22"/>
          <w:szCs w:val="22"/>
          <w:lang w:eastAsia="zh-CN"/>
        </w:rPr>
        <w:instrText xml:space="preserve"> ADDIN ZOTERO_ITEM CSL_CITATION {"citationID":"9SwTbUXk","properties":{"formattedCitation":"\\super 80,81\\nosupersub{}","plainCitation":"80,81","noteIndex":0},"citationItems":[{"id":58,"uris":["http://zotero.org/users/local/cJGf2fHk/items/J96EX5VN"],"itemData":{"id":58,"type":"article-journal","abstract":"Non-oxidative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008E1084" w:rsidRPr="00CF7E03">
        <w:rPr>
          <w:rFonts w:ascii="Arial" w:eastAsiaTheme="minorEastAsia" w:hAnsi="Arial" w:cs="Arial"/>
          <w:sz w:val="22"/>
          <w:szCs w:val="22"/>
          <w:lang w:eastAsia="zh-CN"/>
        </w:rPr>
        <w:fldChar w:fldCharType="separate"/>
      </w:r>
      <w:r w:rsidR="0043527A" w:rsidRPr="00CF7E03">
        <w:rPr>
          <w:rFonts w:ascii="Arial" w:hAnsi="Arial" w:cs="Arial"/>
          <w:sz w:val="22"/>
          <w:vertAlign w:val="superscript"/>
        </w:rPr>
        <w:t>80,81</w:t>
      </w:r>
      <w:r w:rsidR="008E1084" w:rsidRPr="00CF7E03">
        <w:rPr>
          <w:rFonts w:ascii="Arial" w:eastAsiaTheme="minorEastAsia" w:hAnsi="Arial" w:cs="Arial"/>
          <w:sz w:val="22"/>
          <w:szCs w:val="22"/>
          <w:lang w:eastAsia="zh-CN"/>
        </w:rPr>
        <w:fldChar w:fldCharType="end"/>
      </w:r>
      <w:r w:rsidR="00E666A3"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 xml:space="preserve">However,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596E3F">
        <w:rPr>
          <w:rFonts w:ascii="Arial" w:eastAsiaTheme="minorEastAsia" w:hAnsi="Arial" w:cs="Arial"/>
          <w:i/>
          <w:sz w:val="22"/>
          <w:szCs w:val="22"/>
          <w:lang w:eastAsia="zh-CN"/>
          <w:rPrChange w:id="54" w:author="Nabera  Abhinandan" w:date="2024-07-28T17:36:00Z">
            <w:rPr>
              <w:rFonts w:ascii="Arial" w:eastAsiaTheme="minorEastAsia" w:hAnsi="Arial" w:cs="Arial"/>
              <w:sz w:val="22"/>
              <w:szCs w:val="22"/>
              <w:lang w:eastAsia="zh-CN"/>
            </w:rPr>
          </w:rPrChange>
        </w:rPr>
        <w:t>via</w:t>
      </w:r>
      <w:r w:rsidR="003E1B5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 xml:space="preserve">As seen in </w:t>
      </w:r>
      <w:r w:rsidR="00E66CD5" w:rsidRPr="00CF7E03">
        <w:rPr>
          <w:rFonts w:ascii="Arial" w:eastAsiaTheme="minorEastAsia" w:hAnsi="Arial" w:cs="Arial"/>
          <w:b/>
          <w:bCs/>
          <w:sz w:val="22"/>
          <w:szCs w:val="22"/>
          <w:lang w:eastAsia="zh-CN"/>
        </w:rPr>
        <w:t>Fi</w:t>
      </w:r>
      <w:r w:rsidR="00DB1E5F" w:rsidRPr="00CF7E03">
        <w:rPr>
          <w:rFonts w:ascii="Arial" w:eastAsiaTheme="minorEastAsia" w:hAnsi="Arial" w:cs="Arial"/>
          <w:b/>
          <w:bCs/>
          <w:sz w:val="22"/>
          <w:szCs w:val="22"/>
          <w:lang w:eastAsia="zh-CN"/>
        </w:rPr>
        <w:t>g. </w:t>
      </w:r>
      <w:r w:rsidR="00E66CD5" w:rsidRPr="00CF7E03">
        <w:rPr>
          <w:rFonts w:ascii="Arial" w:eastAsiaTheme="minorEastAsia" w:hAnsi="Arial" w:cs="Arial"/>
          <w:b/>
          <w:bCs/>
          <w:sz w:val="22"/>
          <w:szCs w:val="22"/>
          <w:lang w:eastAsia="zh-CN"/>
        </w:rPr>
        <w:t>5d</w:t>
      </w:r>
      <w:r w:rsidR="00E66CD5" w:rsidRPr="00CF7E03">
        <w:rPr>
          <w:rFonts w:ascii="Arial" w:eastAsiaTheme="minorEastAsia" w:hAnsi="Arial" w:cs="Arial"/>
          <w:sz w:val="22"/>
          <w:szCs w:val="22"/>
          <w:lang w:eastAsia="zh-CN"/>
        </w:rPr>
        <w:t>, other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r w:rsidR="00AC5B22" w:rsidRPr="00CF7E03">
        <w:rPr>
          <w:rFonts w:ascii="Arial" w:eastAsiaTheme="minorEastAsia" w:hAnsi="Arial" w:cs="Arial"/>
          <w:b/>
          <w:bCs/>
          <w:sz w:val="22"/>
          <w:szCs w:val="22"/>
          <w:lang w:eastAsia="zh-CN"/>
        </w:rPr>
        <w:t>Supplementary Table S2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r w:rsidR="00E66CD5" w:rsidRPr="00CF7E03">
        <w:rPr>
          <w:rFonts w:ascii="Arial" w:eastAsiaTheme="minorEastAsia" w:hAnsi="Arial" w:cs="Arial"/>
          <w:sz w:val="22"/>
          <w:szCs w:val="22"/>
          <w:lang w:eastAsia="zh-CN"/>
        </w:rPr>
        <w:t xml:space="preserve">other </w:t>
      </w:r>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ins w:id="55" w:author="Nabera  Abhinandan" w:date="2024-07-28T17:36:00Z">
        <w:r w:rsidR="00A02F6F">
          <w:rPr>
            <w:rFonts w:ascii="Arial" w:eastAsiaTheme="minorEastAsia" w:hAnsi="Arial" w:cs="Arial"/>
            <w:sz w:val="22"/>
            <w:szCs w:val="22"/>
            <w:lang w:eastAsia="zh-CN"/>
          </w:rPr>
          <w:noBreakHyphen/>
        </w:r>
      </w:ins>
      <w:del w:id="56" w:author="Nabera  Abhinandan" w:date="2024-07-28T17:36:00Z">
        <w:r w:rsidR="00E643D0" w:rsidRPr="00CF7E03" w:rsidDel="00A02F6F">
          <w:rPr>
            <w:rFonts w:ascii="Arial" w:eastAsiaTheme="minorEastAsia" w:hAnsi="Arial" w:cs="Arial"/>
            <w:sz w:val="22"/>
            <w:szCs w:val="22"/>
            <w:lang w:eastAsia="zh-CN"/>
          </w:rPr>
          <w:delText>-</w:delText>
        </w:r>
      </w:del>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3E1B5B" w:rsidRPr="00CF7E03">
        <w:rPr>
          <w:rFonts w:ascii="Arial" w:eastAsiaTheme="minorEastAsia" w:hAnsi="Arial" w:cs="Arial"/>
          <w:sz w:val="22"/>
          <w:szCs w:val="22"/>
          <w:lang w:eastAsia="zh-CN"/>
        </w:rPr>
        <w:fldChar w:fldCharType="begin"/>
      </w:r>
      <w:r w:rsidR="003E1B5B" w:rsidRPr="00CF7E03">
        <w:rPr>
          <w:rFonts w:ascii="Arial" w:eastAsiaTheme="minorEastAsia" w:hAnsi="Arial" w:cs="Arial"/>
          <w:sz w:val="22"/>
          <w:szCs w:val="22"/>
          <w:lang w:eastAsia="zh-CN"/>
        </w:rPr>
        <w:instrText xml:space="preserve"> ADDIN ZOTERO_ITEM CSL_CITATION {"citationID":"Q5Ruu3Bb","properties":{"formattedCitation":"\\super 77,82\\nosupersub{}","plainCitation":"77,82","noteIndex":0},"citationItems":[{"id":32,"uris":["http://zotero.org/users/local/cJGf2fHk/items/93UKQKTL"],"itemData":{"id":32,"type":"article-journal","abstract":"For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Tae"}],"issued":{"date-parts":[["2019",9,6]]}}},{"id":30,"uris":["http://zotero.org/users/local/cJGf2fHk/items/2RYGUC7U"],"itemData":{"id":30,"type":"article-journal","abstract":"The efficient use of natural gas will require catalysts that can activate the first C–H bond of methane while suppressing complete dehydrogenation and avoiding overoxidation. We report that single iron sites embedded in a silica matrix enable direct, nonoxidative conversion of methane, exclusively to ethylene and aromatics. The reaction is initiated by catalytic generation of methyl radicals, followed by a series of gas-phase reactions. The absence of adjacent iron sites prevents catalytic C-C coupling, further oligomerization, and hence, coke deposition. At 1363 kelvin, methane conversion reached a maximum at 48.1% and ethylene selectivity peaked at 48.4%, whereas the total hydrocarbon selectivity exceeded 99%, representing an atom-economical transformation process of methane. The lattice-confined single iron sites delivered stable performance, with no deactivation observed during a 60-hour test.","container-title":"Science","DOI":"10.1126/science.1253150","issue":"6184","note":"publisher: American Association for the Advancement of Science","page":"616-619","source":"science.org (Atypon)","title":"Direct, Nonoxidative Conversion of Methane to Ethylene, Aromatics, and Hydrogen","volume":"344","author":[{"family":"Guo","given":"Xiaoguang"},{"family":"Fang","given":"Guangzong"},{"family":"Li","given":"Gang"},{"family":"Ma","given":"Hao"},{"family":"Fan","given":"Hongjun"},{"family":"Yu","given":"Liang"},{"family":"Ma","given":"Chao"},{"family":"Wu","given":"Xing"},{"family":"Deng","given":"Dehui"},{"family":"Wei","given":"Mingming"},{"family":"Tan","given":"Dali"},{"family":"Si","given":"Rui"},{"family":"Zhang","given":"Shuo"},{"family":"Li","given":"Jianqi"},{"family":"Sun","given":"Litao"},{"family":"Tang","given":"Zichao"},{"family":"Pan","given":"Xiulian"},{"family":"Bao","given":"Xinhe"}],"issued":{"date-parts":[["2014",5,9]]}}}],"schema":"https://github.com/citation-style-language/schema/raw/master/csl-citation.json"} </w:instrText>
      </w:r>
      <w:r w:rsidR="003E1B5B" w:rsidRPr="00CF7E03">
        <w:rPr>
          <w:rFonts w:ascii="Arial" w:eastAsiaTheme="minorEastAsia" w:hAnsi="Arial" w:cs="Arial"/>
          <w:sz w:val="22"/>
          <w:szCs w:val="22"/>
          <w:lang w:eastAsia="zh-CN"/>
        </w:rPr>
        <w:fldChar w:fldCharType="separate"/>
      </w:r>
      <w:r w:rsidR="003E1B5B" w:rsidRPr="00CF7E03">
        <w:rPr>
          <w:rFonts w:ascii="Arial" w:hAnsi="Arial" w:cs="Arial"/>
          <w:sz w:val="22"/>
          <w:vertAlign w:val="superscript"/>
        </w:rPr>
        <w:t>77,82</w:t>
      </w:r>
      <w:r w:rsidR="003E1B5B"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product distribution,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w:t>
      </w:r>
      <w:r w:rsidR="00671922" w:rsidRPr="00CF7E03">
        <w:rPr>
          <w:rFonts w:ascii="Arial" w:eastAsiaTheme="minorEastAsia" w:hAnsi="Arial" w:cs="Arial"/>
          <w:sz w:val="22"/>
          <w:szCs w:val="22"/>
          <w:lang w:eastAsia="zh-CN"/>
        </w:rPr>
        <w:t>(C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4</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6</w:t>
      </w:r>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r w:rsidR="00671922" w:rsidRPr="00CF7E03">
        <w:rPr>
          <w:rFonts w:ascii="Arial" w:eastAsiaTheme="minorEastAsia" w:hAnsi="Arial" w:cs="Arial"/>
          <w:sz w:val="22"/>
          <w:szCs w:val="22"/>
          <w:lang w:eastAsia="zh-CN"/>
        </w:rPr>
        <w:t xml:space="preserve"> mixture</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p>
    <w:p w14:paraId="27D615B6" w14:textId="40335F06" w:rsidR="0064013E" w:rsidRPr="00CF7E03" w:rsidRDefault="00B52C67" w:rsidP="0064013E">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5B6D019A" wp14:editId="793670C4">
            <wp:extent cx="4415790" cy="3440430"/>
            <wp:effectExtent l="0" t="0" r="3810" b="7620"/>
            <wp:docPr id="1612114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l="17934" t="1476" r="4800" b="3271"/>
                    <a:stretch/>
                  </pic:blipFill>
                  <pic:spPr bwMode="auto">
                    <a:xfrm>
                      <a:off x="0" y="0"/>
                      <a:ext cx="4415790" cy="3440430"/>
                    </a:xfrm>
                    <a:prstGeom prst="rect">
                      <a:avLst/>
                    </a:prstGeom>
                    <a:noFill/>
                    <a:ln>
                      <a:noFill/>
                    </a:ln>
                    <a:extLst>
                      <a:ext uri="{53640926-AAD7-44D8-BBD7-CCE9431645EC}">
                        <a14:shadowObscured xmlns:a14="http://schemas.microsoft.com/office/drawing/2010/main"/>
                      </a:ext>
                    </a:extLst>
                  </pic:spPr>
                </pic:pic>
              </a:graphicData>
            </a:graphic>
          </wp:inline>
        </w:drawing>
      </w:r>
    </w:p>
    <w:p w14:paraId="5B0BA070" w14:textId="21AA0244" w:rsidR="0064013E" w:rsidRPr="006F3396" w:rsidRDefault="0064013E" w:rsidP="0064013E">
      <w:pPr>
        <w:spacing w:line="360" w:lineRule="auto"/>
        <w:jc w:val="both"/>
        <w:rPr>
          <w:rFonts w:ascii="Arial" w:eastAsiaTheme="minorEastAsia" w:hAnsi="Arial" w:cs="Arial"/>
          <w:sz w:val="22"/>
          <w:szCs w:val="22"/>
          <w:lang w:eastAsia="zh-CN"/>
        </w:rPr>
      </w:pPr>
      <w:bookmarkStart w:id="57" w:name="_Hlk167814534"/>
      <w:r w:rsidRPr="006F3396">
        <w:rPr>
          <w:rFonts w:ascii="Arial" w:hAnsi="Arial" w:cs="Arial"/>
          <w:b/>
          <w:iCs/>
          <w:sz w:val="22"/>
          <w:szCs w:val="22"/>
        </w:rPr>
        <w:t>Fig. </w:t>
      </w:r>
      <w:r w:rsidRPr="006F3396">
        <w:rPr>
          <w:rFonts w:ascii="Arial" w:eastAsiaTheme="minorEastAsia" w:hAnsi="Arial" w:cs="Arial"/>
          <w:b/>
          <w:iCs/>
          <w:sz w:val="22"/>
          <w:szCs w:val="22"/>
          <w:lang w:eastAsia="zh-CN"/>
        </w:rPr>
        <w:t>5</w:t>
      </w:r>
      <w:r w:rsidRPr="006F3396">
        <w:rPr>
          <w:rFonts w:ascii="Arial" w:hAnsi="Arial" w:cs="Arial"/>
          <w:b/>
          <w:iCs/>
          <w:sz w:val="22"/>
          <w:szCs w:val="22"/>
        </w:rPr>
        <w:t>. </w:t>
      </w:r>
      <w:r w:rsidRPr="00CF7E03">
        <w:rPr>
          <w:rFonts w:ascii="Arial" w:eastAsiaTheme="minorEastAsia" w:hAnsi="Arial" w:cs="Arial"/>
          <w:b/>
          <w:iCs/>
          <w:sz w:val="22"/>
          <w:szCs w:val="22"/>
          <w:lang w:eastAsia="zh-CN"/>
        </w:rPr>
        <w:t>Emerging</w:t>
      </w:r>
      <w:r w:rsidRPr="006F3396">
        <w:rPr>
          <w:rFonts w:ascii="Arial" w:eastAsiaTheme="minorEastAsia" w:hAnsi="Arial" w:cs="Arial"/>
          <w:b/>
          <w:iCs/>
          <w:sz w:val="22"/>
          <w:szCs w:val="22"/>
          <w:lang w:eastAsia="zh-CN"/>
        </w:rPr>
        <w:t xml:space="preserve"> acetylene synthesis routes</w:t>
      </w:r>
      <w:r w:rsidRPr="006F3396">
        <w:rPr>
          <w:rFonts w:ascii="Arial" w:hAnsi="Arial" w:cs="Arial"/>
          <w:b/>
          <w:iCs/>
          <w:sz w:val="22"/>
          <w:szCs w:val="22"/>
        </w:rPr>
        <w:t xml:space="preserve">. </w:t>
      </w:r>
      <w:r w:rsidRPr="006F3396">
        <w:rPr>
          <w:rFonts w:ascii="Arial" w:eastAsiaTheme="minorEastAsia" w:hAnsi="Arial" w:cs="Arial"/>
          <w:b/>
          <w:iCs/>
          <w:sz w:val="22"/>
          <w:szCs w:val="22"/>
          <w:lang w:eastAsia="zh-CN"/>
        </w:rPr>
        <w:t>a.</w:t>
      </w:r>
      <w:r w:rsidRPr="00CF7E03">
        <w:rPr>
          <w:rFonts w:ascii="Arial" w:eastAsiaTheme="minorEastAsia" w:hAnsi="Arial" w:cs="Arial"/>
          <w:iCs/>
          <w:sz w:val="22"/>
          <w:szCs w:val="22"/>
          <w:lang w:eastAsia="zh-CN"/>
        </w:rPr>
        <w:t> </w:t>
      </w:r>
      <w:r w:rsidRPr="006F3396">
        <w:rPr>
          <w:rFonts w:ascii="Arial" w:eastAsiaTheme="minorEastAsia" w:hAnsi="Arial" w:cs="Arial"/>
          <w:iCs/>
          <w:sz w:val="22"/>
          <w:szCs w:val="22"/>
          <w:lang w:eastAsia="zh-CN"/>
        </w:rPr>
        <w:t>Structure of electrode- and electrodeless</w:t>
      </w:r>
      <w:r w:rsidR="004823CA" w:rsidRPr="006F3396">
        <w:rPr>
          <w:rFonts w:ascii="Arial" w:eastAsiaTheme="minorEastAsia" w:hAnsi="Arial" w:cs="Arial"/>
          <w:iCs/>
          <w:sz w:val="22"/>
          <w:szCs w:val="22"/>
          <w:lang w:eastAsia="zh-CN"/>
        </w:rPr>
        <w:t>-based</w:t>
      </w:r>
      <w:r w:rsidRPr="006F3396">
        <w:rPr>
          <w:rFonts w:ascii="Arial" w:eastAsiaTheme="minorEastAsia" w:hAnsi="Arial" w:cs="Arial"/>
          <w:iCs/>
          <w:sz w:val="22"/>
          <w:szCs w:val="22"/>
          <w:lang w:eastAsia="zh-CN"/>
        </w:rPr>
        <w:t xml:space="preserve"> plasma reactors among non-thermal plasma.</w:t>
      </w:r>
      <w:r w:rsidRPr="006F3396">
        <w:rPr>
          <w:rFonts w:ascii="Arial" w:eastAsiaTheme="minorEastAsia" w:hAnsi="Arial" w:cs="Arial"/>
          <w:b/>
          <w:iCs/>
          <w:sz w:val="22"/>
          <w:szCs w:val="22"/>
          <w:lang w:eastAsia="zh-CN"/>
        </w:rPr>
        <w:t xml:space="preserve"> b.</w:t>
      </w:r>
      <w:r w:rsidRPr="00CF7E03">
        <w:rPr>
          <w:rFonts w:ascii="Arial" w:eastAsiaTheme="minorEastAsia" w:hAnsi="Arial" w:cs="Arial"/>
          <w:iCs/>
          <w:sz w:val="22"/>
          <w:szCs w:val="22"/>
          <w:lang w:eastAsia="zh-CN"/>
        </w:rPr>
        <w:t> </w:t>
      </w:r>
      <w:r w:rsidRPr="006F3396">
        <w:rPr>
          <w:rFonts w:ascii="Arial" w:eastAsiaTheme="minorEastAsia" w:hAnsi="Arial" w:cs="Arial"/>
          <w:iCs/>
          <w:sz w:val="22"/>
          <w:szCs w:val="22"/>
          <w:lang w:eastAsia="zh-CN"/>
        </w:rPr>
        <w:t>Conversion</w:t>
      </w:r>
      <w:r w:rsidRPr="006F3396">
        <w:rPr>
          <w:rFonts w:ascii="Arial" w:eastAsiaTheme="minorEastAsia" w:hAnsi="Arial" w:cs="Arial"/>
          <w:iCs/>
          <w:sz w:val="22"/>
          <w:szCs w:val="22"/>
          <w:lang w:eastAsia="zh-CN"/>
        </w:rPr>
        <w:noBreakHyphen/>
        <w:t xml:space="preserve">selectivity trend from thermal pyrolysis, non-thermal and thermal plasma. </w:t>
      </w:r>
      <w:r w:rsidRPr="006F3396">
        <w:rPr>
          <w:rFonts w:ascii="Arial" w:eastAsiaTheme="minorEastAsia" w:hAnsi="Arial" w:cs="Arial"/>
          <w:b/>
          <w:iCs/>
          <w:sz w:val="22"/>
          <w:szCs w:val="22"/>
          <w:lang w:eastAsia="zh-CN"/>
        </w:rPr>
        <w:t>c</w:t>
      </w:r>
      <w:r w:rsidRPr="006F3396">
        <w:rPr>
          <w:rFonts w:ascii="Arial" w:hAnsi="Arial" w:cs="Arial"/>
          <w:b/>
          <w:iCs/>
          <w:sz w:val="22"/>
          <w:szCs w:val="22"/>
        </w:rPr>
        <w:t>.</w:t>
      </w:r>
      <w:r w:rsidRPr="00CF7E03">
        <w:rPr>
          <w:rFonts w:ascii="Arial" w:hAnsi="Arial" w:cs="Arial"/>
          <w:b/>
          <w:iCs/>
          <w:sz w:val="22"/>
          <w:szCs w:val="22"/>
        </w:rPr>
        <w:t> </w:t>
      </w:r>
      <w:r w:rsidRPr="006F3396">
        <w:rPr>
          <w:rFonts w:ascii="Arial" w:eastAsiaTheme="minorEastAsia" w:hAnsi="Arial" w:cs="Arial"/>
          <w:iCs/>
          <w:sz w:val="22"/>
          <w:szCs w:val="22"/>
          <w:lang w:eastAsia="zh-CN"/>
        </w:rPr>
        <w:t>Conversion</w:t>
      </w:r>
      <w:r w:rsidRPr="006F3396">
        <w:rPr>
          <w:rFonts w:ascii="Arial" w:eastAsiaTheme="minorEastAsia" w:hAnsi="Arial" w:cs="Arial"/>
          <w:iCs/>
          <w:sz w:val="22"/>
          <w:szCs w:val="22"/>
          <w:lang w:eastAsia="zh-CN"/>
        </w:rPr>
        <w:noBreakHyphen/>
        <w:t>selectivity</w:t>
      </w:r>
      <w:r w:rsidRPr="006F3396">
        <w:rPr>
          <w:rFonts w:ascii="Arial" w:hAnsi="Arial" w:cs="Arial"/>
          <w:b/>
          <w:iCs/>
          <w:sz w:val="22"/>
          <w:szCs w:val="22"/>
        </w:rPr>
        <w:t xml:space="preserve"> </w:t>
      </w:r>
      <w:r w:rsidRPr="006F3396">
        <w:rPr>
          <w:rFonts w:ascii="Arial" w:eastAsiaTheme="minorEastAsia" w:hAnsi="Arial" w:cs="Arial"/>
          <w:bCs/>
          <w:iCs/>
          <w:sz w:val="22"/>
          <w:szCs w:val="22"/>
          <w:lang w:eastAsia="zh-CN"/>
        </w:rPr>
        <w:t xml:space="preserve">trend and energy </w:t>
      </w:r>
      <w:bookmarkStart w:id="58" w:name="_Hlk172709744"/>
      <w:r w:rsidRPr="006F3396">
        <w:rPr>
          <w:rFonts w:ascii="Arial" w:eastAsiaTheme="minorEastAsia" w:hAnsi="Arial" w:cs="Arial"/>
          <w:bCs/>
          <w:iCs/>
          <w:sz w:val="22"/>
          <w:szCs w:val="22"/>
          <w:lang w:eastAsia="zh-CN"/>
        </w:rPr>
        <w:t xml:space="preserve">requirement </w:t>
      </w:r>
      <w:bookmarkEnd w:id="58"/>
      <w:r w:rsidRPr="006F3396">
        <w:rPr>
          <w:rFonts w:ascii="Arial" w:eastAsiaTheme="minorEastAsia" w:hAnsi="Arial" w:cs="Arial"/>
          <w:bCs/>
          <w:iCs/>
          <w:sz w:val="22"/>
          <w:szCs w:val="22"/>
          <w:lang w:eastAsia="zh-CN"/>
        </w:rPr>
        <w:t>(kWh</w:t>
      </w:r>
      <w:r w:rsidRPr="00CF7E03">
        <w:rPr>
          <w:rFonts w:ascii="Arial" w:eastAsiaTheme="minorEastAsia" w:hAnsi="Arial" w:cs="Arial"/>
          <w:bCs/>
          <w:iCs/>
          <w:sz w:val="22"/>
          <w:szCs w:val="22"/>
          <w:lang w:eastAsia="zh-CN"/>
        </w:rPr>
        <w:t> </w:t>
      </w:r>
      <w:r w:rsidRPr="006F3396">
        <w:rPr>
          <w:rFonts w:ascii="Arial" w:eastAsiaTheme="minorEastAsia" w:hAnsi="Arial" w:cs="Arial"/>
          <w:bCs/>
          <w:iCs/>
          <w:sz w:val="22"/>
          <w:szCs w:val="22"/>
          <w:lang w:eastAsia="zh-CN"/>
        </w:rPr>
        <w:t>kg</w:t>
      </w:r>
      <w:r w:rsidRPr="00CF7E03">
        <w:rPr>
          <w:rFonts w:ascii="Arial" w:eastAsiaTheme="minorEastAsia" w:hAnsi="Arial" w:cs="Arial"/>
          <w:bCs/>
          <w:iCs/>
          <w:sz w:val="22"/>
          <w:szCs w:val="22"/>
          <w:vertAlign w:val="superscript"/>
          <w:lang w:eastAsia="zh-CN"/>
        </w:rPr>
        <w:t>–</w:t>
      </w:r>
      <w:r w:rsidRPr="006F3396">
        <w:rPr>
          <w:rFonts w:ascii="Arial" w:eastAsiaTheme="minorEastAsia" w:hAnsi="Arial" w:cs="Arial"/>
          <w:bCs/>
          <w:iCs/>
          <w:sz w:val="22"/>
          <w:szCs w:val="22"/>
          <w:vertAlign w:val="superscript"/>
          <w:lang w:eastAsia="zh-CN"/>
        </w:rPr>
        <w:t>1</w:t>
      </w:r>
      <w:r w:rsidRPr="00CF7E03">
        <w:rPr>
          <w:rFonts w:ascii="Arial" w:eastAsiaTheme="minorEastAsia" w:hAnsi="Arial" w:cs="Arial"/>
          <w:bCs/>
          <w:iCs/>
          <w:sz w:val="22"/>
          <w:szCs w:val="22"/>
          <w:lang w:eastAsia="zh-CN"/>
        </w:rPr>
        <w:t> </w:t>
      </w:r>
      <w:r w:rsidRPr="006F3396">
        <w:rPr>
          <w:rFonts w:ascii="Arial" w:eastAsiaTheme="minorEastAsia" w:hAnsi="Arial" w:cs="Arial"/>
          <w:bCs/>
          <w:iCs/>
          <w:sz w:val="22"/>
          <w:szCs w:val="22"/>
          <w:lang w:eastAsia="zh-CN"/>
        </w:rPr>
        <w:t>C</w:t>
      </w:r>
      <w:r w:rsidRPr="006F3396">
        <w:rPr>
          <w:rFonts w:ascii="Arial" w:eastAsiaTheme="minorEastAsia" w:hAnsi="Arial" w:cs="Arial"/>
          <w:bCs/>
          <w:iCs/>
          <w:sz w:val="22"/>
          <w:szCs w:val="22"/>
          <w:vertAlign w:val="subscript"/>
          <w:lang w:eastAsia="zh-CN"/>
        </w:rPr>
        <w:t>2</w:t>
      </w:r>
      <w:r w:rsidRPr="006F3396">
        <w:rPr>
          <w:rFonts w:ascii="Arial" w:eastAsiaTheme="minorEastAsia" w:hAnsi="Arial" w:cs="Arial"/>
          <w:bCs/>
          <w:iCs/>
          <w:sz w:val="22"/>
          <w:szCs w:val="22"/>
          <w:lang w:eastAsia="zh-CN"/>
        </w:rPr>
        <w:t>H</w:t>
      </w:r>
      <w:r w:rsidRPr="006F3396">
        <w:rPr>
          <w:rFonts w:ascii="Arial" w:eastAsiaTheme="minorEastAsia" w:hAnsi="Arial" w:cs="Arial"/>
          <w:bCs/>
          <w:iCs/>
          <w:sz w:val="22"/>
          <w:szCs w:val="22"/>
          <w:vertAlign w:val="subscript"/>
          <w:lang w:eastAsia="zh-CN"/>
        </w:rPr>
        <w:t>2</w:t>
      </w:r>
      <w:r w:rsidRPr="006F3396">
        <w:rPr>
          <w:rFonts w:ascii="Arial" w:eastAsiaTheme="minorEastAsia" w:hAnsi="Arial" w:cs="Arial"/>
          <w:bCs/>
          <w:iCs/>
          <w:sz w:val="22"/>
          <w:szCs w:val="22"/>
          <w:lang w:eastAsia="zh-CN"/>
        </w:rPr>
        <w:t xml:space="preserve">) for representative non-thermal </w:t>
      </w:r>
      <w:r w:rsidR="005C1B0F" w:rsidRPr="006F3396">
        <w:rPr>
          <w:rFonts w:ascii="Arial" w:eastAsiaTheme="minorEastAsia" w:hAnsi="Arial" w:cs="Arial"/>
          <w:iCs/>
          <w:sz w:val="22"/>
          <w:szCs w:val="22"/>
          <w:lang w:eastAsia="zh-CN"/>
        </w:rPr>
        <w:t xml:space="preserve">(cold and warm) </w:t>
      </w:r>
      <w:r w:rsidRPr="006F3396">
        <w:rPr>
          <w:rFonts w:ascii="Arial" w:eastAsiaTheme="minorEastAsia" w:hAnsi="Arial" w:cs="Arial"/>
          <w:bCs/>
          <w:iCs/>
          <w:sz w:val="22"/>
          <w:szCs w:val="22"/>
          <w:lang w:eastAsia="zh-CN"/>
        </w:rPr>
        <w:t xml:space="preserve">and </w:t>
      </w:r>
      <w:r w:rsidR="005C1B0F">
        <w:rPr>
          <w:rFonts w:ascii="Arial" w:eastAsiaTheme="minorEastAsia" w:hAnsi="Arial" w:cs="Arial" w:hint="eastAsia"/>
          <w:bCs/>
          <w:iCs/>
          <w:sz w:val="22"/>
          <w:szCs w:val="22"/>
          <w:lang w:eastAsia="zh-CN"/>
        </w:rPr>
        <w:lastRenderedPageBreak/>
        <w:t>thermal plasma</w:t>
      </w:r>
      <w:r>
        <w:rPr>
          <w:rFonts w:ascii="Arial" w:eastAsiaTheme="minorEastAsia" w:hAnsi="Arial" w:cs="Arial" w:hint="eastAsia"/>
          <w:bCs/>
          <w:iCs/>
          <w:sz w:val="22"/>
          <w:szCs w:val="22"/>
          <w:lang w:eastAsia="zh-CN"/>
        </w:rPr>
        <w:t xml:space="preserve"> </w:t>
      </w:r>
      <w:r w:rsidRPr="006F3396">
        <w:rPr>
          <w:rFonts w:ascii="Arial" w:eastAsiaTheme="minorEastAsia" w:hAnsi="Arial" w:cs="Arial"/>
          <w:bCs/>
          <w:iCs/>
          <w:sz w:val="22"/>
          <w:szCs w:val="22"/>
          <w:lang w:eastAsia="zh-CN"/>
        </w:rPr>
        <w:t>routes.</w:t>
      </w:r>
      <w:r w:rsidRPr="006F3396">
        <w:rPr>
          <w:rFonts w:ascii="Arial" w:eastAsiaTheme="minorEastAsia" w:hAnsi="Arial" w:cs="Arial"/>
          <w:iCs/>
          <w:sz w:val="22"/>
          <w:szCs w:val="22"/>
          <w:lang w:eastAsia="zh-CN"/>
        </w:rPr>
        <w:t xml:space="preserve"> </w:t>
      </w:r>
      <w:r w:rsidRPr="006F3396">
        <w:rPr>
          <w:rFonts w:ascii="Arial" w:eastAsiaTheme="minorEastAsia" w:hAnsi="Arial" w:cs="Arial"/>
          <w:b/>
          <w:iCs/>
          <w:sz w:val="22"/>
          <w:szCs w:val="22"/>
          <w:lang w:eastAsia="zh-CN"/>
        </w:rPr>
        <w:t>d</w:t>
      </w:r>
      <w:r w:rsidRPr="006F3396">
        <w:rPr>
          <w:rFonts w:ascii="Arial" w:hAnsi="Arial" w:cs="Arial"/>
          <w:b/>
          <w:iCs/>
          <w:sz w:val="22"/>
          <w:szCs w:val="22"/>
        </w:rPr>
        <w:t>.</w:t>
      </w:r>
      <w:r w:rsidRPr="00CF7E03">
        <w:rPr>
          <w:rFonts w:ascii="Arial" w:hAnsi="Arial" w:cs="Arial"/>
          <w:iCs/>
          <w:sz w:val="22"/>
          <w:szCs w:val="22"/>
        </w:rPr>
        <w:t> </w:t>
      </w:r>
      <w:r w:rsidRPr="006F3396">
        <w:rPr>
          <w:rFonts w:ascii="Arial" w:eastAsiaTheme="minorEastAsia" w:hAnsi="Arial" w:cs="Arial"/>
          <w:iCs/>
          <w:sz w:val="22"/>
          <w:szCs w:val="22"/>
          <w:lang w:eastAsia="zh-CN"/>
        </w:rPr>
        <w:t>Representative c</w:t>
      </w:r>
      <w:r w:rsidRPr="006F3396">
        <w:rPr>
          <w:rFonts w:ascii="Arial" w:hAnsi="Arial" w:cs="Arial"/>
          <w:iCs/>
          <w:sz w:val="22"/>
          <w:szCs w:val="22"/>
        </w:rPr>
        <w:t>atalyst type, reaction temperature (°C), CH</w:t>
      </w:r>
      <w:r w:rsidRPr="006F3396">
        <w:rPr>
          <w:rFonts w:ascii="Arial" w:hAnsi="Arial" w:cs="Arial"/>
          <w:iCs/>
          <w:sz w:val="22"/>
          <w:szCs w:val="22"/>
          <w:vertAlign w:val="subscript"/>
        </w:rPr>
        <w:t>4</w:t>
      </w:r>
      <w:r w:rsidRPr="006F3396">
        <w:rPr>
          <w:rFonts w:ascii="Arial" w:hAnsi="Arial" w:cs="Arial"/>
          <w:iCs/>
          <w:sz w:val="22"/>
          <w:szCs w:val="22"/>
        </w:rPr>
        <w:t xml:space="preserve"> conversion, </w:t>
      </w:r>
      <w:r w:rsidRPr="006F3396">
        <w:rPr>
          <w:rFonts w:ascii="Arial" w:eastAsiaTheme="minorEastAsia" w:hAnsi="Arial" w:cs="Arial"/>
          <w:iCs/>
          <w:sz w:val="22"/>
          <w:szCs w:val="22"/>
          <w:lang w:eastAsia="zh-CN"/>
        </w:rPr>
        <w:t>C</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H</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 xml:space="preserve"> and C</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 xml:space="preserve"> selectivity in non-oxidative CH</w:t>
      </w:r>
      <w:r w:rsidRPr="006F3396">
        <w:rPr>
          <w:rFonts w:ascii="Arial" w:eastAsiaTheme="minorEastAsia" w:hAnsi="Arial" w:cs="Arial"/>
          <w:iCs/>
          <w:sz w:val="22"/>
          <w:szCs w:val="22"/>
          <w:vertAlign w:val="subscript"/>
          <w:lang w:eastAsia="zh-CN"/>
        </w:rPr>
        <w:t>4</w:t>
      </w:r>
      <w:r w:rsidRPr="006F3396">
        <w:rPr>
          <w:rFonts w:ascii="Arial" w:eastAsiaTheme="minorEastAsia" w:hAnsi="Arial" w:cs="Arial"/>
          <w:iCs/>
          <w:sz w:val="22"/>
          <w:szCs w:val="22"/>
          <w:lang w:eastAsia="zh-CN"/>
        </w:rPr>
        <w:t xml:space="preserve"> conversion.</w:t>
      </w:r>
      <w:bookmarkEnd w:id="57"/>
    </w:p>
    <w:p w14:paraId="02F38116" w14:textId="5DC5E31C" w:rsidR="005B36E0" w:rsidRPr="00CF7E03" w:rsidRDefault="005B36E0" w:rsidP="006F3396">
      <w:pPr>
        <w:pStyle w:val="ListParagraph"/>
        <w:numPr>
          <w:ilvl w:val="0"/>
          <w:numId w:val="29"/>
        </w:numPr>
        <w:spacing w:before="240" w:line="360" w:lineRule="auto"/>
        <w:ind w:left="450" w:hanging="450"/>
        <w:jc w:val="both"/>
        <w:rPr>
          <w:rFonts w:ascii="Arial" w:hAnsi="Arial" w:cs="Arial"/>
          <w:b/>
          <w:bCs/>
          <w:sz w:val="22"/>
          <w:szCs w:val="22"/>
        </w:rPr>
      </w:pPr>
      <w:bookmarkStart w:id="59" w:name="_Hlk167874643"/>
      <w:r w:rsidRPr="00CF7E03">
        <w:rPr>
          <w:rFonts w:ascii="Arial" w:eastAsiaTheme="minorEastAsia" w:hAnsi="Arial" w:cs="Arial"/>
          <w:b/>
          <w:bCs/>
          <w:sz w:val="22"/>
          <w:szCs w:val="22"/>
          <w:lang w:eastAsia="zh-CN"/>
        </w:rPr>
        <w:t>Sustainable carbon resources</w:t>
      </w:r>
      <w:r w:rsidR="004F2441" w:rsidRPr="00CF7E03">
        <w:rPr>
          <w:rFonts w:ascii="Arial" w:eastAsiaTheme="minorEastAsia" w:hAnsi="Arial" w:cs="Arial"/>
          <w:b/>
          <w:bCs/>
          <w:sz w:val="22"/>
          <w:szCs w:val="22"/>
          <w:lang w:eastAsia="zh-CN"/>
        </w:rPr>
        <w:t xml:space="preserve"> for </w:t>
      </w:r>
      <w:r w:rsidR="00632442" w:rsidRPr="00CF7E03">
        <w:rPr>
          <w:rFonts w:ascii="Arial" w:eastAsiaTheme="minorEastAsia" w:hAnsi="Arial" w:cs="Arial"/>
          <w:b/>
          <w:bCs/>
          <w:sz w:val="22"/>
          <w:szCs w:val="22"/>
          <w:lang w:eastAsia="zh-CN"/>
        </w:rPr>
        <w:t xml:space="preserve">acetylene </w:t>
      </w:r>
      <w:r w:rsidR="004F2441" w:rsidRPr="00CF7E03">
        <w:rPr>
          <w:rFonts w:ascii="Arial" w:eastAsiaTheme="minorEastAsia" w:hAnsi="Arial" w:cs="Arial"/>
          <w:b/>
          <w:bCs/>
          <w:sz w:val="22"/>
          <w:szCs w:val="22"/>
          <w:lang w:eastAsia="zh-CN"/>
        </w:rPr>
        <w:t>synthesis</w:t>
      </w:r>
      <w:r w:rsidRPr="00CF7E03">
        <w:rPr>
          <w:rFonts w:ascii="Arial" w:eastAsiaTheme="minorEastAsia" w:hAnsi="Arial" w:cs="Arial"/>
          <w:b/>
          <w:bCs/>
          <w:sz w:val="22"/>
          <w:szCs w:val="22"/>
          <w:lang w:eastAsia="zh-CN"/>
        </w:rPr>
        <w:t xml:space="preserve"> </w:t>
      </w:r>
      <w:bookmarkEnd w:id="59"/>
      <w:r w:rsidR="00386808" w:rsidRPr="001D24DD">
        <w:rPr>
          <w:rFonts w:ascii="Arial" w:eastAsiaTheme="minorEastAsia" w:hAnsi="Arial" w:cs="Arial"/>
          <w:bCs/>
          <w:sz w:val="22"/>
          <w:szCs w:val="22"/>
          <w:highlight w:val="yellow"/>
          <w:lang w:eastAsia="zh-CN"/>
        </w:rPr>
        <w:t>(</w:t>
      </w:r>
      <w:r w:rsidR="0087061B" w:rsidRPr="001D24DD">
        <w:rPr>
          <w:rFonts w:ascii="Arial" w:eastAsiaTheme="minorEastAsia" w:hAnsi="Arial" w:cs="Arial"/>
          <w:bCs/>
          <w:sz w:val="22"/>
          <w:szCs w:val="22"/>
          <w:highlight w:val="yellow"/>
          <w:lang w:eastAsia="zh-CN"/>
        </w:rPr>
        <w:t xml:space="preserve">ca. </w:t>
      </w:r>
      <w:r w:rsidR="00811540" w:rsidRPr="001D24DD">
        <w:rPr>
          <w:rFonts w:ascii="Arial" w:eastAsiaTheme="minorEastAsia" w:hAnsi="Arial" w:cs="Arial"/>
          <w:bCs/>
          <w:sz w:val="22"/>
          <w:szCs w:val="22"/>
          <w:highlight w:val="yellow"/>
          <w:lang w:eastAsia="zh-CN"/>
        </w:rPr>
        <w:t>734</w:t>
      </w:r>
      <w:r w:rsidR="00386808" w:rsidRPr="001D24DD">
        <w:rPr>
          <w:rFonts w:ascii="Arial" w:eastAsiaTheme="minorEastAsia" w:hAnsi="Arial" w:cs="Arial"/>
          <w:bCs/>
          <w:sz w:val="22"/>
          <w:szCs w:val="22"/>
          <w:highlight w:val="yellow"/>
          <w:lang w:eastAsia="zh-CN"/>
        </w:rPr>
        <w:t xml:space="preserve"> words)</w:t>
      </w:r>
    </w:p>
    <w:p w14:paraId="2A8E997C" w14:textId="3597DDD4" w:rsidR="00290EF5" w:rsidRPr="00CF7E03" w:rsidRDefault="00F84881"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Fossil fuel-based</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w:t>
      </w:r>
      <w:r w:rsidR="0021234A">
        <w:rPr>
          <w:rFonts w:ascii="Arial" w:eastAsiaTheme="minorEastAsia" w:hAnsi="Arial" w:cs="Arial" w:hint="eastAsia"/>
          <w:sz w:val="22"/>
          <w:szCs w:val="22"/>
          <w:lang w:eastAsia="zh-CN"/>
        </w:rPr>
        <w:t>production</w:t>
      </w:r>
      <w:r w:rsidRPr="00CF7E03">
        <w:rPr>
          <w:rFonts w:ascii="Arial" w:eastAsiaTheme="minorEastAsia" w:hAnsi="Arial" w:cs="Arial"/>
          <w:sz w:val="22"/>
          <w:szCs w:val="22"/>
          <w:lang w:eastAsia="zh-CN"/>
        </w:rPr>
        <w:t xml:space="preserve"> relies on four </w:t>
      </w:r>
      <w:r w:rsidR="00366BBF" w:rsidRPr="00CF7E03">
        <w:rPr>
          <w:rFonts w:ascii="Arial" w:eastAsiaTheme="minorEastAsia" w:hAnsi="Arial" w:cs="Arial"/>
          <w:sz w:val="22"/>
          <w:szCs w:val="22"/>
          <w:lang w:eastAsia="zh-CN"/>
        </w:rPr>
        <w:t>primary</w:t>
      </w:r>
      <w:r w:rsidR="003C35CB"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technologies</w:t>
      </w:r>
      <w:r w:rsidR="00366BB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PC, </w:t>
      </w:r>
      <w:r w:rsidR="00763B49">
        <w:rPr>
          <w:rFonts w:ascii="Arial" w:eastAsiaTheme="minorEastAsia" w:hAnsi="Arial" w:cs="Arial"/>
          <w:sz w:val="22"/>
          <w:szCs w:val="22"/>
          <w:lang w:eastAsia="zh-CN"/>
        </w:rPr>
        <w:t>TP</w:t>
      </w:r>
      <w:r w:rsidRPr="00CF7E03">
        <w:rPr>
          <w:rFonts w:ascii="Arial" w:hAnsi="Arial" w:cs="Arial"/>
          <w:sz w:val="22"/>
          <w:szCs w:val="22"/>
        </w:rPr>
        <w:t>,</w:t>
      </w:r>
      <w:r w:rsidRPr="00CF7E03">
        <w:rPr>
          <w:rFonts w:ascii="Arial" w:eastAsiaTheme="minorEastAsia" w:hAnsi="Arial" w:cs="Arial"/>
          <w:sz w:val="22"/>
          <w:szCs w:val="22"/>
          <w:lang w:eastAsia="zh-CN"/>
        </w:rPr>
        <w:t xml:space="preserve"> and plasma (</w:t>
      </w:r>
      <w:r w:rsidRPr="00CF7E03">
        <w:rPr>
          <w:rFonts w:ascii="Arial" w:eastAsiaTheme="minorEastAsia" w:hAnsi="Arial" w:cs="Arial"/>
          <w:b/>
          <w:bCs/>
          <w:sz w:val="22"/>
          <w:szCs w:val="22"/>
          <w:lang w:eastAsia="zh-CN"/>
        </w:rPr>
        <w:t>Fig</w:t>
      </w:r>
      <w:r w:rsidR="00BA0762"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6a</w:t>
      </w:r>
      <w:r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Currently</w:t>
      </w:r>
      <w:r w:rsidR="001C7F36" w:rsidRPr="00CF7E03">
        <w:rPr>
          <w:rFonts w:ascii="Arial" w:eastAsiaTheme="minorEastAsia" w:hAnsi="Arial" w:cs="Arial"/>
          <w:sz w:val="22"/>
          <w:szCs w:val="22"/>
          <w:lang w:eastAsia="zh-CN"/>
        </w:rPr>
        <w:t>, coal-based CaC</w:t>
      </w:r>
      <w:r w:rsidR="001C7F36" w:rsidRPr="00CF7E03">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particularly</w:t>
      </w:r>
      <w:r w:rsidR="001C7F3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prevalent </w:t>
      </w:r>
      <w:r w:rsidR="001C7F36" w:rsidRPr="00CF7E03">
        <w:rPr>
          <w:rFonts w:ascii="Arial" w:eastAsiaTheme="minorEastAsia" w:hAnsi="Arial" w:cs="Arial"/>
          <w:sz w:val="22"/>
          <w:szCs w:val="22"/>
          <w:lang w:eastAsia="zh-CN"/>
        </w:rPr>
        <w:t xml:space="preserve">in China, and natural gas-based PC </w:t>
      </w:r>
      <w:r w:rsidR="00BA2C86" w:rsidRPr="00CF7E03">
        <w:rPr>
          <w:rFonts w:ascii="Arial" w:eastAsiaTheme="minorEastAsia" w:hAnsi="Arial" w:cs="Arial"/>
          <w:sz w:val="22"/>
          <w:szCs w:val="22"/>
          <w:lang w:eastAsia="zh-CN"/>
        </w:rPr>
        <w:t xml:space="preserve">dominate </w:t>
      </w:r>
      <w:r w:rsidR="00366BBF" w:rsidRPr="00CF7E03">
        <w:rPr>
          <w:rFonts w:ascii="Arial" w:eastAsiaTheme="minorEastAsia" w:hAnsi="Arial" w:cs="Arial"/>
          <w:sz w:val="22"/>
          <w:szCs w:val="22"/>
          <w:lang w:eastAsia="zh-CN"/>
        </w:rPr>
        <w:t>the market</w:t>
      </w:r>
      <w:r w:rsidR="001C7F36" w:rsidRPr="00CF7E03">
        <w:rPr>
          <w:rFonts w:ascii="Arial" w:eastAsiaTheme="minorEastAsia" w:hAnsi="Arial" w:cs="Arial"/>
          <w:sz w:val="22"/>
          <w:szCs w:val="22"/>
          <w:lang w:eastAsia="zh-CN"/>
        </w:rPr>
        <w:t xml:space="preserve"> for C</w:t>
      </w:r>
      <w:r w:rsidR="001C7F36" w:rsidRPr="00CF7E03">
        <w:rPr>
          <w:rFonts w:ascii="Arial" w:eastAsiaTheme="minorEastAsia" w:hAnsi="Arial" w:cs="Arial"/>
          <w:sz w:val="22"/>
          <w:szCs w:val="22"/>
          <w:vertAlign w:val="subscript"/>
          <w:lang w:eastAsia="zh-CN"/>
        </w:rPr>
        <w:t>2</w:t>
      </w:r>
      <w:r w:rsidR="00BA2C86" w:rsidRPr="00CF7E03">
        <w:rPr>
          <w:rFonts w:ascii="Arial" w:eastAsiaTheme="minorEastAsia" w:hAnsi="Arial" w:cs="Arial"/>
          <w:sz w:val="22"/>
          <w:szCs w:val="22"/>
          <w:lang w:eastAsia="zh-CN"/>
        </w:rPr>
        <w:t>H</w:t>
      </w:r>
      <w:r w:rsidR="00BA2C86" w:rsidRPr="006F3396">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production. </w:t>
      </w:r>
      <w:r w:rsidR="00366BBF" w:rsidRPr="00CF7E03">
        <w:rPr>
          <w:rFonts w:ascii="Arial" w:eastAsiaTheme="minorEastAsia" w:hAnsi="Arial" w:cs="Arial"/>
          <w:sz w:val="22"/>
          <w:szCs w:val="22"/>
          <w:lang w:eastAsia="zh-CN"/>
        </w:rPr>
        <w:t xml:space="preserve">While these methods </w:t>
      </w:r>
      <w:r w:rsidR="007D58D3" w:rsidRPr="00CF7E03">
        <w:rPr>
          <w:rFonts w:ascii="Arial" w:eastAsiaTheme="minorEastAsia" w:hAnsi="Arial" w:cs="Arial"/>
          <w:sz w:val="22"/>
          <w:szCs w:val="22"/>
          <w:lang w:eastAsia="zh-CN"/>
        </w:rPr>
        <w:t xml:space="preserve">require </w:t>
      </w:r>
      <w:r w:rsidR="001B7BF6" w:rsidRPr="00CF7E03">
        <w:rPr>
          <w:rFonts w:ascii="Arial" w:eastAsiaTheme="minorEastAsia" w:hAnsi="Arial" w:cs="Arial"/>
          <w:sz w:val="22"/>
          <w:szCs w:val="22"/>
          <w:lang w:eastAsia="zh-CN"/>
        </w:rPr>
        <w:t xml:space="preserve">relatively </w:t>
      </w:r>
      <w:r w:rsidR="007D58D3" w:rsidRPr="00CF7E03">
        <w:rPr>
          <w:rFonts w:ascii="Arial" w:eastAsiaTheme="minorEastAsia" w:hAnsi="Arial" w:cs="Arial"/>
          <w:sz w:val="22"/>
          <w:szCs w:val="22"/>
          <w:lang w:eastAsia="zh-CN"/>
        </w:rPr>
        <w:t>lower energy input</w:t>
      </w:r>
      <w:r w:rsidR="00366BBF" w:rsidRPr="00CF7E03">
        <w:rPr>
          <w:rFonts w:ascii="Arial" w:eastAsiaTheme="minorEastAsia" w:hAnsi="Arial" w:cs="Arial"/>
          <w:sz w:val="22"/>
          <w:szCs w:val="22"/>
          <w:lang w:eastAsia="zh-CN"/>
        </w:rPr>
        <w:t xml:space="preserve"> compared to </w:t>
      </w:r>
      <w:r w:rsidR="00530018" w:rsidRPr="00CF7E03">
        <w:rPr>
          <w:rFonts w:ascii="Arial" w:eastAsiaTheme="minorEastAsia" w:hAnsi="Arial" w:cs="Arial"/>
          <w:sz w:val="22"/>
          <w:szCs w:val="22"/>
          <w:lang w:eastAsia="zh-CN"/>
        </w:rPr>
        <w:t xml:space="preserve">the </w:t>
      </w:r>
      <w:r w:rsidR="00366BBF" w:rsidRPr="00CF7E03">
        <w:rPr>
          <w:rFonts w:ascii="Arial" w:eastAsiaTheme="minorEastAsia" w:hAnsi="Arial" w:cs="Arial"/>
          <w:sz w:val="22"/>
          <w:szCs w:val="22"/>
          <w:lang w:eastAsia="zh-CN"/>
        </w:rPr>
        <w:t>thermal plasma route</w:t>
      </w:r>
      <w:r w:rsidR="007D58D3" w:rsidRPr="00CF7E03">
        <w:rPr>
          <w:rFonts w:ascii="Arial" w:eastAsiaTheme="minorEastAsia" w:hAnsi="Arial" w:cs="Arial"/>
          <w:sz w:val="22"/>
          <w:szCs w:val="22"/>
          <w:lang w:eastAsia="zh-CN"/>
        </w:rPr>
        <w:t>,</w:t>
      </w:r>
      <w:r w:rsidR="001B7BF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they demand significant </w:t>
      </w:r>
      <w:r w:rsidR="005A737A" w:rsidRPr="00CF7E03">
        <w:rPr>
          <w:rFonts w:ascii="Arial" w:eastAsiaTheme="minorEastAsia" w:hAnsi="Arial" w:cs="Arial"/>
          <w:sz w:val="22"/>
          <w:szCs w:val="22"/>
          <w:lang w:eastAsia="zh-CN"/>
        </w:rPr>
        <w:t xml:space="preserve">coal or natural gas input and </w:t>
      </w:r>
      <w:r w:rsidR="00366BBF" w:rsidRPr="00CF7E03">
        <w:rPr>
          <w:rFonts w:ascii="Arial" w:eastAsiaTheme="minorEastAsia" w:hAnsi="Arial" w:cs="Arial"/>
          <w:sz w:val="22"/>
          <w:szCs w:val="22"/>
          <w:lang w:eastAsia="zh-CN"/>
        </w:rPr>
        <w:t xml:space="preserve">have substantial </w:t>
      </w:r>
      <w:r w:rsidR="00D20DDF" w:rsidRPr="00CF7E03">
        <w:rPr>
          <w:rFonts w:ascii="Arial" w:eastAsiaTheme="minorEastAsia" w:hAnsi="Arial" w:cs="Arial"/>
          <w:sz w:val="22"/>
          <w:szCs w:val="22"/>
          <w:lang w:eastAsia="zh-CN"/>
        </w:rPr>
        <w:t>environmental impact</w:t>
      </w:r>
      <w:r w:rsidR="00366BBF" w:rsidRPr="00CF7E03">
        <w:rPr>
          <w:rFonts w:ascii="Arial" w:eastAsiaTheme="minorEastAsia" w:hAnsi="Arial" w:cs="Arial"/>
          <w:sz w:val="22"/>
          <w:szCs w:val="22"/>
          <w:lang w:eastAsia="zh-CN"/>
        </w:rPr>
        <w:t>s, making them unsustainable for f</w:t>
      </w:r>
      <w:r w:rsidR="003128DD" w:rsidRPr="00CF7E03">
        <w:rPr>
          <w:rFonts w:ascii="Arial" w:eastAsiaTheme="minorEastAsia" w:hAnsi="Arial" w:cs="Arial"/>
          <w:sz w:val="22"/>
          <w:szCs w:val="22"/>
          <w:lang w:eastAsia="zh-CN"/>
        </w:rPr>
        <w:t xml:space="preserve">uture chemical </w:t>
      </w:r>
      <w:r w:rsidR="00366BBF" w:rsidRPr="00CF7E03">
        <w:rPr>
          <w:rFonts w:ascii="Arial" w:eastAsiaTheme="minorEastAsia" w:hAnsi="Arial" w:cs="Arial"/>
          <w:sz w:val="22"/>
          <w:szCs w:val="22"/>
          <w:lang w:eastAsia="zh-CN"/>
        </w:rPr>
        <w:t>processes</w:t>
      </w:r>
      <w:r w:rsidR="005A737A"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w:t>
      </w:r>
      <w:r w:rsidR="003C35CB"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C35CB" w:rsidRPr="00CF7E03">
        <w:rPr>
          <w:rFonts w:ascii="Arial" w:eastAsiaTheme="minorEastAsia" w:hAnsi="Arial" w:cs="Arial"/>
          <w:b/>
          <w:bCs/>
          <w:sz w:val="22"/>
          <w:szCs w:val="22"/>
          <w:lang w:eastAsia="zh-CN"/>
        </w:rPr>
        <w:t>3c</w:t>
      </w:r>
      <w:r w:rsidR="003E3CF0" w:rsidRPr="00CF7E03">
        <w:rPr>
          <w:rFonts w:ascii="Arial" w:eastAsiaTheme="minorEastAsia" w:hAnsi="Arial" w:cs="Arial"/>
          <w:b/>
          <w:bCs/>
          <w:sz w:val="22"/>
          <w:szCs w:val="22"/>
          <w:lang w:eastAsia="zh-CN"/>
        </w:rPr>
        <w:t xml:space="preserve">, </w:t>
      </w:r>
      <w:r w:rsidR="003C35CB" w:rsidRPr="00CF7E03">
        <w:rPr>
          <w:rFonts w:ascii="Arial" w:eastAsiaTheme="minorEastAsia" w:hAnsi="Arial" w:cs="Arial"/>
          <w:b/>
          <w:bCs/>
          <w:sz w:val="22"/>
          <w:szCs w:val="22"/>
          <w:lang w:eastAsia="zh-CN"/>
        </w:rPr>
        <w:t>4d</w:t>
      </w:r>
      <w:r w:rsidR="003C35CB" w:rsidRPr="00CF7E03">
        <w:rPr>
          <w:rFonts w:ascii="Arial" w:eastAsiaTheme="minorEastAsia" w:hAnsi="Arial" w:cs="Arial"/>
          <w:sz w:val="22"/>
          <w:szCs w:val="22"/>
          <w:lang w:eastAsia="zh-CN"/>
        </w:rPr>
        <w:t>).</w:t>
      </w:r>
      <w:r w:rsidR="00D20DDF" w:rsidRPr="00CF7E03">
        <w:rPr>
          <w:rFonts w:ascii="Arial" w:eastAsiaTheme="minorEastAsia" w:hAnsi="Arial" w:cs="Arial"/>
          <w:sz w:val="22"/>
          <w:szCs w:val="22"/>
          <w:lang w:eastAsia="zh-CN"/>
        </w:rPr>
        <w:t xml:space="preserve"> Th</w:t>
      </w:r>
      <w:r w:rsidR="00366BBF" w:rsidRPr="00CF7E03">
        <w:rPr>
          <w:rFonts w:ascii="Arial" w:eastAsiaTheme="minorEastAsia" w:hAnsi="Arial" w:cs="Arial"/>
          <w:sz w:val="22"/>
          <w:szCs w:val="22"/>
          <w:lang w:eastAsia="zh-CN"/>
        </w:rPr>
        <w:t>us</w:t>
      </w:r>
      <w:r w:rsidR="00D20DDF" w:rsidRPr="00CF7E03">
        <w:rPr>
          <w:rFonts w:ascii="Arial" w:eastAsiaTheme="minorEastAsia" w:hAnsi="Arial" w:cs="Arial"/>
          <w:sz w:val="22"/>
          <w:szCs w:val="22"/>
          <w:lang w:eastAsia="zh-CN"/>
        </w:rPr>
        <w:t xml:space="preserve">, </w:t>
      </w:r>
      <w:r w:rsidR="00A32441" w:rsidRPr="00CF7E03">
        <w:rPr>
          <w:rFonts w:ascii="Arial" w:eastAsiaTheme="minorEastAsia" w:hAnsi="Arial" w:cs="Arial"/>
          <w:sz w:val="22"/>
          <w:szCs w:val="22"/>
          <w:lang w:eastAsia="zh-CN"/>
        </w:rPr>
        <w:t>developing 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r w:rsidR="00C737E2" w:rsidRPr="00CF7E03">
        <w:rPr>
          <w:rFonts w:ascii="Arial" w:eastAsiaTheme="minorEastAsia" w:hAnsi="Arial" w:cs="Arial"/>
          <w:sz w:val="22"/>
          <w:szCs w:val="22"/>
          <w:lang w:eastAsia="zh-CN"/>
        </w:rPr>
        <w:t>approaches</w:t>
      </w:r>
      <w:r w:rsidR="00A32441" w:rsidRPr="00CF7E03">
        <w:rPr>
          <w:rFonts w:ascii="Arial" w:eastAsiaTheme="minorEastAsia" w:hAnsi="Arial" w:cs="Arial"/>
          <w:sz w:val="22"/>
          <w:szCs w:val="22"/>
          <w:lang w:eastAsia="zh-CN"/>
        </w:rPr>
        <w:t xml:space="preserve"> using sustainable carbon 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biomethane</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340441" w:rsidRPr="00CF7E03">
        <w:rPr>
          <w:rFonts w:ascii="Arial" w:eastAsiaTheme="minorEastAsia" w:hAnsi="Arial" w:cs="Arial"/>
          <w:sz w:val="22"/>
          <w:szCs w:val="22"/>
          <w:lang w:eastAsia="zh-CN"/>
        </w:rPr>
        <w:t xml:space="preserve"> from air</w:t>
      </w:r>
      <w:r w:rsidR="002B7702">
        <w:rPr>
          <w:rFonts w:ascii="Arial" w:eastAsiaTheme="minorEastAsia" w:hAnsi="Arial" w:cs="Arial" w:hint="eastAsia"/>
          <w:sz w:val="22"/>
          <w:szCs w:val="22"/>
          <w:lang w:eastAsia="zh-CN"/>
        </w:rPr>
        <w:t xml:space="preserve"> or biogas</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r w:rsidR="00496C37" w:rsidRPr="00CF7E03">
        <w:rPr>
          <w:rFonts w:ascii="Arial" w:eastAsiaTheme="minorEastAsia" w:hAnsi="Arial" w:cs="Arial"/>
          <w:sz w:val="22"/>
          <w:szCs w:val="22"/>
          <w:lang w:eastAsia="zh-CN"/>
        </w:rPr>
        <w:t>renewable electricity (</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is </w:t>
      </w:r>
      <w:r w:rsidR="00A32441" w:rsidRPr="00CF7E03">
        <w:rPr>
          <w:rFonts w:ascii="Arial" w:eastAsiaTheme="minorEastAsia" w:hAnsi="Arial" w:cs="Arial"/>
          <w:sz w:val="22"/>
          <w:szCs w:val="22"/>
          <w:lang w:eastAsia="zh-CN"/>
        </w:rPr>
        <w:t>imminent</w:t>
      </w:r>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C17529" w:rsidRPr="00CF7E03">
        <w:rPr>
          <w:rFonts w:ascii="Arial" w:eastAsiaTheme="minorEastAsia" w:hAnsi="Arial" w:cs="Arial"/>
          <w:b/>
          <w:bCs/>
          <w:sz w:val="22"/>
          <w:szCs w:val="22"/>
          <w:lang w:eastAsia="zh-CN"/>
        </w:rPr>
        <w:t>6b</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sustainable carbon resources 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r w:rsidR="00366BBF" w:rsidRPr="00CF7E03">
        <w:rPr>
          <w:rFonts w:ascii="Arial" w:eastAsiaTheme="minorEastAsia" w:hAnsi="Arial" w:cs="Arial"/>
          <w:sz w:val="22"/>
          <w:szCs w:val="22"/>
          <w:lang w:eastAsia="zh-CN"/>
        </w:rPr>
        <w:t>though</w:t>
      </w:r>
      <w:r w:rsidR="00277B52" w:rsidRPr="00CF7E03">
        <w:rPr>
          <w:rFonts w:ascii="Arial" w:eastAsiaTheme="minorEastAsia" w:hAnsi="Arial" w:cs="Arial"/>
          <w:sz w:val="22"/>
          <w:szCs w:val="22"/>
          <w:lang w:eastAsia="zh-CN"/>
        </w:rPr>
        <w:t xml:space="preserve"> </w:t>
      </w:r>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r w:rsidR="00277B52" w:rsidRPr="00CF7E03">
        <w:rPr>
          <w:rFonts w:ascii="Arial" w:eastAsiaTheme="minorEastAsia" w:hAnsi="Arial" w:cs="Arial"/>
          <w:sz w:val="22"/>
          <w:szCs w:val="22"/>
          <w:lang w:eastAsia="zh-CN"/>
        </w:rPr>
        <w:t>.</w:t>
      </w:r>
      <w:r w:rsidR="00375056" w:rsidRPr="00CF7E03">
        <w:rPr>
          <w:rFonts w:ascii="Arial" w:eastAsiaTheme="minorEastAsia" w:hAnsi="Arial" w:cs="Arial"/>
          <w:sz w:val="22"/>
          <w:szCs w:val="22"/>
          <w:lang w:eastAsia="zh-CN"/>
        </w:rPr>
        <w:fldChar w:fldCharType="begin"/>
      </w:r>
      <w:r w:rsidR="008E43CC" w:rsidRPr="00CF7E03">
        <w:rPr>
          <w:rFonts w:ascii="Arial" w:eastAsiaTheme="minorEastAsia" w:hAnsi="Arial" w:cs="Arial"/>
          <w:sz w:val="22"/>
          <w:szCs w:val="22"/>
          <w:lang w:eastAsia="zh-CN"/>
        </w:rPr>
        <w:instrText xml:space="preserve"> ADDIN ZOTERO_ITEM CSL_CITATION {"citationID":"EwSbSS55","properties":{"formattedCitation":"\\super 16,54,56\\nosupersub{}","plainCitation":"16,54,56","noteIndex":0},"citationItems":[{"id":74,"uris":["http://zotero.org/users/local/cJGf2fHk/items/KP3LZMF8"],"itemData":{"id":74,"type":"article-journal","abstract":"Acetylene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Conrad"},{"family":"Li","given":"Chengyue"},{"family":"Wu","given":"Weize"}],"issued":{"date-parts":[["2010"]]}}}],"schema":"https://github.com/citation-style-language/schema/raw/master/csl-citation.json"} </w:instrText>
      </w:r>
      <w:r w:rsidR="00375056" w:rsidRPr="00CF7E03">
        <w:rPr>
          <w:rFonts w:ascii="Arial" w:eastAsiaTheme="minorEastAsia" w:hAnsi="Arial" w:cs="Arial"/>
          <w:sz w:val="22"/>
          <w:szCs w:val="22"/>
          <w:lang w:eastAsia="zh-CN"/>
        </w:rPr>
        <w:fldChar w:fldCharType="separate"/>
      </w:r>
      <w:r w:rsidR="008E43CC" w:rsidRPr="00CF7E03">
        <w:rPr>
          <w:rFonts w:ascii="Arial" w:hAnsi="Arial" w:cs="Arial"/>
          <w:sz w:val="22"/>
          <w:vertAlign w:val="superscript"/>
        </w:rPr>
        <w:t>16,54,56</w:t>
      </w:r>
      <w:r w:rsidR="00375056" w:rsidRPr="00CF7E03">
        <w:rPr>
          <w:rFonts w:ascii="Arial" w:eastAsiaTheme="minorEastAsia" w:hAnsi="Arial" w:cs="Arial"/>
          <w:sz w:val="22"/>
          <w:szCs w:val="22"/>
          <w:lang w:eastAsia="zh-CN"/>
        </w:rPr>
        <w:fldChar w:fldCharType="end"/>
      </w:r>
      <w:r w:rsidR="009678CB" w:rsidRPr="00CF7E03">
        <w:rPr>
          <w:rFonts w:ascii="Arial" w:eastAsiaTheme="minorEastAsia" w:hAnsi="Arial" w:cs="Arial"/>
          <w:sz w:val="22"/>
          <w:szCs w:val="22"/>
          <w:lang w:eastAsia="zh-CN"/>
        </w:rPr>
        <w:t xml:space="preserve"> </w:t>
      </w:r>
      <w:r w:rsidR="00F73FEC" w:rsidRPr="00CF7E03">
        <w:rPr>
          <w:rFonts w:ascii="Arial" w:eastAsiaTheme="minorEastAsia" w:hAnsi="Arial" w:cs="Arial"/>
          <w:sz w:val="22"/>
          <w:szCs w:val="22"/>
          <w:lang w:eastAsia="zh-CN"/>
        </w:rPr>
        <w:t xml:space="preserve">Additionally, direct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the</w:t>
      </w:r>
      <w:r w:rsidR="00F73FEC" w:rsidRPr="00CF7E03">
        <w:rPr>
          <w:rFonts w:ascii="Arial" w:eastAsiaTheme="minorEastAsia" w:hAnsi="Arial" w:cs="Arial"/>
          <w:sz w:val="22"/>
          <w:szCs w:val="22"/>
          <w:lang w:eastAsia="zh-CN"/>
        </w:rPr>
        <w:t xml:space="preserve"> </w:t>
      </w:r>
      <w:r w:rsidR="006D715D" w:rsidRPr="00CF7E03">
        <w:rPr>
          <w:rFonts w:ascii="Arial" w:eastAsiaTheme="minorEastAsia" w:hAnsi="Arial" w:cs="Arial"/>
          <w:sz w:val="22"/>
          <w:szCs w:val="22"/>
          <w:lang w:eastAsia="zh-CN"/>
        </w:rPr>
        <w:t xml:space="preserve">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D329BB" w:rsidRPr="00CF7E03">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{"citationID":"ePSSE5SA","properties":{"formattedCitation":"\\super 63\\nosupersub{}","plainCitation":"63","noteIndex":0},"citationItems":[{"id":"Xd3FJktg/8EWR6P6K","uris":["http://zotero.org/users/local/cJGf2fHk/items/JFX9</w:instrText>
      </w:r>
      <w:r w:rsidR="00552F46">
        <w:rPr>
          <w:rFonts w:ascii="Arial" w:eastAsiaTheme="minorEastAsia" w:hAnsi="Arial" w:cs="Arial" w:hint="eastAsia"/>
          <w:sz w:val="22"/>
          <w:szCs w:val="22"/>
          <w:lang w:eastAsia="zh-CN"/>
        </w:rPr>
        <w:instrText>JDMY"],"itemData":{"id":"c5qUbZaA/TAPRXttT","type":"article-journal","abstract":"The potential of acetylene is extremely high both in chemical industry and synthetic applications due to unsaturated nature and the smallest C</w:instrText>
      </w:r>
      <w:r w:rsidR="00552F46">
        <w:rPr>
          <w:rFonts w:ascii="Arial" w:eastAsiaTheme="minorEastAsia" w:hAnsi="Arial" w:cs="Arial" w:hint="eastAsia"/>
          <w:sz w:val="22"/>
          <w:szCs w:val="22"/>
          <w:lang w:eastAsia="zh-CN"/>
        </w:rPr>
        <w:instrText>≡</w:instrText>
      </w:r>
      <w:r w:rsidR="00552F46">
        <w:rPr>
          <w:rFonts w:ascii="Arial" w:eastAsiaTheme="minorEastAsia" w:hAnsi="Arial" w:cs="Arial" w:hint="eastAsia"/>
          <w:sz w:val="22"/>
          <w:szCs w:val="22"/>
          <w:lang w:eastAsia="zh-CN"/>
        </w:rPr>
        <w:instrText xml:space="preserve">C unit. The production of many </w:instrText>
      </w:r>
      <w:r w:rsidR="00552F46">
        <w:rPr>
          <w:rFonts w:ascii="Arial" w:eastAsiaTheme="minorEastAsia" w:hAnsi="Arial" w:cs="Arial"/>
          <w:sz w:val="22"/>
          <w:szCs w:val="22"/>
          <w:lang w:eastAsia="zh-CN"/>
        </w:rPr>
        <w:instrText xml:space="preserve">essential necessities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D329BB"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63</w:t>
      </w:r>
      <w:r w:rsidR="00D329BB" w:rsidRPr="00CF7E03">
        <w:rPr>
          <w:rFonts w:ascii="Arial" w:eastAsiaTheme="minorEastAsia" w:hAnsi="Arial" w:cs="Arial"/>
          <w:sz w:val="22"/>
          <w:szCs w:val="22"/>
          <w:lang w:eastAsia="zh-CN"/>
        </w:rPr>
        <w:fldChar w:fldCharType="end"/>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366BBF" w:rsidRPr="00CF7E03">
        <w:rPr>
          <w:rFonts w:ascii="Arial" w:eastAsiaTheme="minorEastAsia" w:hAnsi="Arial" w:cs="Arial"/>
          <w:sz w:val="22"/>
          <w:szCs w:val="22"/>
          <w:lang w:eastAsia="zh-CN"/>
        </w:rPr>
        <w:t xml:space="preserve">has 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w:t>
      </w:r>
      <w:ins w:id="60" w:author="Nabera  Abhinandan" w:date="2024-07-28T17:38:00Z">
        <w:r w:rsidR="00127D2C">
          <w:rPr>
            <w:rFonts w:ascii="Arial" w:eastAsiaTheme="minorEastAsia" w:hAnsi="Arial" w:cs="Arial"/>
            <w:sz w:val="22"/>
            <w:szCs w:val="22"/>
            <w:lang w:eastAsia="zh-CN"/>
          </w:rPr>
          <w:noBreakHyphen/>
        </w:r>
      </w:ins>
      <w:del w:id="61" w:author="Nabera  Abhinandan" w:date="2024-07-28T17:38:00Z">
        <w:r w:rsidR="001C2D20" w:rsidRPr="00CF7E03" w:rsidDel="00127D2C">
          <w:rPr>
            <w:rFonts w:ascii="Arial" w:eastAsiaTheme="minorEastAsia" w:hAnsi="Arial" w:cs="Arial"/>
            <w:sz w:val="22"/>
            <w:szCs w:val="22"/>
            <w:lang w:eastAsia="zh-CN"/>
          </w:rPr>
          <w:delText>-</w:delText>
        </w:r>
      </w:del>
      <w:r w:rsidR="001C2D20" w:rsidRPr="00CF7E03">
        <w:rPr>
          <w:rFonts w:ascii="Arial" w:eastAsiaTheme="minorEastAsia" w:hAnsi="Arial" w:cs="Arial"/>
          <w:sz w:val="22"/>
          <w:szCs w:val="22"/>
          <w:lang w:eastAsia="zh-CN"/>
        </w:rPr>
        <w:t>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EC10BA" w:rsidRPr="00CF7E03">
        <w:rPr>
          <w:rFonts w:ascii="Arial" w:eastAsiaTheme="minorEastAsia" w:hAnsi="Arial" w:cs="Arial"/>
          <w:sz w:val="22"/>
          <w:szCs w:val="22"/>
          <w:lang w:eastAsia="zh-CN"/>
        </w:rPr>
        <w:fldChar w:fldCharType="begin"/>
      </w:r>
      <w:r w:rsidR="00EC10BA" w:rsidRPr="00CF7E03">
        <w:rPr>
          <w:rFonts w:ascii="Arial" w:eastAsiaTheme="minorEastAsia" w:hAnsi="Arial" w:cs="Arial"/>
          <w:sz w:val="22"/>
          <w:szCs w:val="22"/>
          <w:lang w:eastAsia="zh-CN"/>
        </w:rPr>
        <w:instrText xml:space="preserve"> ADDIN ZOTERO_ITEM CSL_CITATION {"citationID":"3CN4g96Z","properties":{"formattedCitation":"\\super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EC10BA" w:rsidRPr="00CF7E03">
        <w:rPr>
          <w:rFonts w:ascii="Arial" w:eastAsiaTheme="minorEastAsia" w:hAnsi="Arial" w:cs="Arial"/>
          <w:sz w:val="22"/>
          <w:szCs w:val="22"/>
          <w:lang w:eastAsia="zh-CN"/>
        </w:rPr>
        <w:fldChar w:fldCharType="separate"/>
      </w:r>
      <w:r w:rsidR="00EC10BA" w:rsidRPr="00CF7E03">
        <w:rPr>
          <w:rFonts w:ascii="Arial" w:hAnsi="Arial" w:cs="Arial"/>
          <w:sz w:val="22"/>
          <w:vertAlign w:val="superscript"/>
        </w:rPr>
        <w:t>21</w:t>
      </w:r>
      <w:r w:rsidR="00EC10BA" w:rsidRPr="00CF7E03">
        <w:rPr>
          <w:rFonts w:ascii="Arial" w:eastAsiaTheme="minorEastAsia" w:hAnsi="Arial" w:cs="Arial"/>
          <w:sz w:val="22"/>
          <w:szCs w:val="22"/>
          <w:lang w:eastAsia="zh-CN"/>
        </w:rPr>
        <w:fldChar w:fldCharType="end"/>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051F53"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{"citationID":"2a3lKXxH","properties":{"formattedCitation":"\\super 83\\nosupersub{}","plainCitation":"83","noteIndex":0},"citationItems":[{"id":307,"uris":["http://zotero.org/users/local/cJGf2fHk/items/NPSSP27P"],"itemData":{"id":307,"type":"article-journal","container-title":"Green Chemistry","DOI":"10.1039/D1GC03436G","issue":"7","language":"en","note":"publisher: Royal Society of Chemistry","page":"2680-2721","source":"pubs.rsc.org","title":"Plasma technology for lignocellulosic biomass conversion toward an electrified biorefinery","volume":"24","author":[{"family":"Dimitrakellis","given":"Panagiotis"},{"family":"Delikonstantis","given":"Evangelos"},{"family":"Stefanidis","given":"Georgios D."},{"family":"Vlachos","given":"Dionisios G."}],"issued":{"date-parts":[["2022"]]}}}],"schema":"https://github.com/citation-style-language/schema/raw/master/csl-citation.json"} </w:instrText>
      </w:r>
      <w:r w:rsidR="00051F53"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83</w:t>
      </w:r>
      <w:r w:rsidR="00051F53" w:rsidRPr="00CF7E03">
        <w:rPr>
          <w:rFonts w:ascii="Arial" w:eastAsiaTheme="minorEastAsia" w:hAnsi="Arial" w:cs="Arial"/>
          <w:sz w:val="22"/>
          <w:szCs w:val="22"/>
          <w:lang w:eastAsia="zh-CN"/>
        </w:rPr>
        <w:fldChar w:fldCharType="end"/>
      </w:r>
      <w:r w:rsidR="000A748C" w:rsidRPr="00CF7E03">
        <w:rPr>
          <w:rFonts w:ascii="Arial" w:eastAsiaTheme="minorEastAsia" w:hAnsi="Arial" w:cs="Arial"/>
          <w:sz w:val="22"/>
          <w:szCs w:val="22"/>
          <w:lang w:eastAsia="zh-CN"/>
        </w:rPr>
        <w:t xml:space="preserve"> </w:t>
      </w:r>
    </w:p>
    <w:p w14:paraId="6BCBA210" w14:textId="750B77F7" w:rsidR="00810A49" w:rsidRPr="00CF7E03" w:rsidRDefault="0008736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Moreover</w:t>
      </w:r>
      <w:r w:rsidR="000A748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r w:rsidR="000A748C" w:rsidRPr="00CF7E03">
        <w:rPr>
          <w:rFonts w:ascii="Arial" w:eastAsiaTheme="minorEastAsia" w:hAnsi="Arial" w:cs="Arial"/>
          <w:sz w:val="22"/>
          <w:szCs w:val="22"/>
          <w:lang w:eastAsia="zh-CN"/>
        </w:rPr>
        <w:t>using rotating arc plasma technology</w:t>
      </w:r>
      <w:r w:rsidR="003E3C6F"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selectivities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F229E7"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{"citationID":"089OzXgV","properties":{"formattedCitation":"\\super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F229E7"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84,85</w:t>
      </w:r>
      <w:r w:rsidR="00F229E7" w:rsidRPr="00CF7E03">
        <w:rPr>
          <w:rFonts w:ascii="Arial" w:eastAsiaTheme="minorEastAsia" w:hAnsi="Arial" w:cs="Arial"/>
          <w:sz w:val="22"/>
          <w:szCs w:val="22"/>
          <w:lang w:eastAsia="zh-CN"/>
        </w:rPr>
        <w:fldChar w:fldCharType="end"/>
      </w:r>
      <w:r w:rsidR="003E3C6F" w:rsidRPr="00CF7E03">
        <w:rPr>
          <w:rFonts w:ascii="Arial" w:eastAsiaTheme="minorEastAsia" w:hAnsi="Arial" w:cs="Arial"/>
          <w:sz w:val="22"/>
          <w:szCs w:val="22"/>
          <w:lang w:eastAsia="zh-CN"/>
        </w:rPr>
        <w:t xml:space="preserve"> However, the specific energy requirement </w:t>
      </w:r>
      <w:r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significantly higher</w:t>
      </w:r>
      <w:r w:rsidR="00F229E7" w:rsidRPr="00CF7E03">
        <w:rPr>
          <w:rFonts w:ascii="Arial" w:eastAsiaTheme="minorEastAsia" w:hAnsi="Arial" w:cs="Arial"/>
          <w:sz w:val="22"/>
          <w:szCs w:val="22"/>
          <w:lang w:eastAsia="zh-CN"/>
        </w:rPr>
        <w:t xml:space="preserve"> than </w:t>
      </w:r>
      <w:r w:rsidRPr="00CF7E03">
        <w:rPr>
          <w:rFonts w:ascii="Arial" w:eastAsiaTheme="minorEastAsia" w:hAnsi="Arial" w:cs="Arial"/>
          <w:sz w:val="22"/>
          <w:szCs w:val="22"/>
          <w:lang w:eastAsia="zh-CN"/>
        </w:rPr>
        <w:t xml:space="preserve">the commercial </w:t>
      </w:r>
      <w:proofErr w:type="spellStart"/>
      <w:r w:rsidR="00F229E7" w:rsidRPr="00CF7E03">
        <w:rPr>
          <w:rFonts w:ascii="Arial" w:eastAsiaTheme="minorEastAsia" w:hAnsi="Arial" w:cs="Arial"/>
          <w:sz w:val="22"/>
          <w:szCs w:val="22"/>
          <w:lang w:eastAsia="zh-CN"/>
        </w:rPr>
        <w:t>Hüls</w:t>
      </w:r>
      <w:proofErr w:type="spellEnd"/>
      <w:r w:rsidR="00F229E7" w:rsidRPr="00CF7E03">
        <w:rPr>
          <w:rFonts w:ascii="Arial" w:eastAsiaTheme="minorEastAsia" w:hAnsi="Arial" w:cs="Arial"/>
          <w:sz w:val="22"/>
          <w:szCs w:val="22"/>
          <w:lang w:eastAsia="zh-CN"/>
        </w:rPr>
        <w:t xml:space="preserve">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066133"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{"citationID":"0OxJvP29","properties":{"formattedCitation":"\\super 86\\nosupersub{}","plainCitation":"86","noteIndex":0},"citationItems":[{"id":309,"uris":["http://zotero.org/users/local/cJGf2fHk/items/YATNTEDE"],"itemData":{"id":309,"type":"article-journal","abstract":"The conversion of biogas like mixtures of methane and carbon dioxide was studied in a plug flow reactor with a dielectric barrier discharge. A 13.56 MHz power supply generated the atmospheric plasma discharge. Studied concentration of methane ranged from 0 to 100%, with missing part filled up with carbon dioxide. This mixture was diluted with helium to 2.5% with small part of the product stream monitored online at a total pressure of 100 mbar by a Fourier transform infrared spectrometer supported by a White-cell and a quadrupole mass spectrometer. The reactor was driven at different flow rates. This DBD reactor produces all three hydrocarbons, with ethane being the major compound. The concentration of ethane increases when the power in the plasma region increases from 30 to 65 W. This product concentration also grows up, if the fraction of methane in the inlet flow is increased. The highest amount of ethane (5.4%) is produced, when the gas stream consist of 2.5% Methane and 97.5% helium at a flow rate of 200 sccm.","collection-title":"Including rapid communications, original articles and a special section with papers from the Eighth International Symposium on Applied Plasma Science (ISAPS 2011), 26 – 30 September 2011, Hakone, Japan","container-title":"Vacuum","DOI":"10.1016/j.vacuum.2012.01.013","ISSN":"0042-207X","journalAbbreviation":"Vacuum","page":"144-148","source":"ScienceDirect","title":"Conversion of biogas like mixtures to C2 hydrocarbon in a plug flow reactor supported by a DBD at atmospheric pressure","volume":"88","author":[{"family":"Kolb","given":"Torsten"},{"family":"Kroker","given":"Thorsten"},{"family":"Gericke","given":"Karl-Heinz"}],"issued":{"date-parts":[["2013",2,1]]}}}],"schema":"https://github.com/citation-style-language/schema/raw/master/csl-citation.json"} </w:instrText>
      </w:r>
      <w:r w:rsidR="00066133"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86</w:t>
      </w:r>
      <w:r w:rsidR="00066133" w:rsidRPr="00CF7E03">
        <w:rPr>
          <w:rFonts w:ascii="Arial" w:eastAsiaTheme="minorEastAsia" w:hAnsi="Arial" w:cs="Arial"/>
          <w:sz w:val="22"/>
          <w:szCs w:val="22"/>
          <w:lang w:eastAsia="zh-CN"/>
        </w:rPr>
        <w:fldChar w:fldCharType="end"/>
      </w:r>
      <w:r w:rsidR="00A34987" w:rsidRPr="00CF7E03">
        <w:rPr>
          <w:rFonts w:ascii="Arial" w:eastAsiaTheme="minorEastAsia" w:hAnsi="Arial" w:cs="Arial"/>
          <w:sz w:val="22"/>
          <w:szCs w:val="22"/>
          <w:lang w:eastAsia="zh-CN"/>
        </w:rPr>
        <w:t xml:space="preserve"> Moreover, the addition of </w:t>
      </w:r>
      <w:r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Pr="00CF7E03">
        <w:rPr>
          <w:rFonts w:ascii="Arial" w:eastAsiaTheme="minorEastAsia" w:hAnsi="Arial" w:cs="Arial"/>
          <w:sz w:val="22"/>
          <w:szCs w:val="22"/>
          <w:lang w:eastAsia="zh-CN"/>
        </w:rPr>
        <w:t>(Ni–K/Al</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O</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production </w:t>
      </w:r>
      <w:r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 in DBD cold plasma.</w:t>
      </w:r>
      <w:r w:rsidR="00A34987" w:rsidRPr="00CF7E03">
        <w:rPr>
          <w:rFonts w:ascii="Arial" w:eastAsiaTheme="minorEastAsia" w:hAnsi="Arial" w:cs="Arial"/>
          <w:sz w:val="22"/>
          <w:szCs w:val="22"/>
          <w:lang w:eastAsia="zh-CN"/>
        </w:rPr>
        <w:fldChar w:fldCharType="begin"/>
      </w:r>
      <w:r w:rsidR="00A34987" w:rsidRPr="00CF7E03">
        <w:rPr>
          <w:rFonts w:ascii="Arial" w:eastAsiaTheme="minorEastAsia" w:hAnsi="Arial" w:cs="Arial"/>
          <w:sz w:val="22"/>
          <w:szCs w:val="22"/>
          <w:lang w:eastAsia="zh-CN"/>
        </w:rPr>
        <w:instrText xml:space="preserve"> ADDIN ZOTERO_ITEM CSL_CITATION {"citationID":"4j7fLl1e","properties":{"formattedCitation":"\\super 87\\nosupersub{}","plainCitation":"87","noteIndex":0},"citationItems":[{"id":311,"uris":["http://zotero.org/users/local/cJGf2fHk/items/IIV5W28X"],"itemData":{"id":311,"type":"article-journal","abstract":"Plasma-enhanced catalytic biogas reforming for hydrogen-rich syngas production over a Ni–K/Al2O3 catalyst was investigated using a tabular dielectric barrier discharge non-thermal plasma reactor. To better understand the plasma catalysis synergy at elevated temperatures, we compared different reaction modes: plasma catalysis, plasma alone, and catalysis alone in a reaction temperature range of 160–400 °C. The combination of Ni–K/Al2O3 and plasma produced synergistic effects. Notably, the plasma-catalytic synergy was temperature-dependent and varied at different reaction temperatures. Using plasma catalysis, the maximum conversion of CH4 and CO2 (31.6% and 22.8%, respectively) was attained over Ni–K/Al2O3 at 160 °C, while increasing the reaction temperature to 340 °C noticeably enhanced the H2/CO ratio to 2.71. Moreover, compared to plasma-catalytic biogas reforming at 160 °C, increasing the reaction temperature to 400 °C suppressed biogas conversion with dramatically reduced coke formation on the Ni–K/Al2O3 surface from 6.81 wt% to 3.37 wt%.","collection-title":"Novel Catalysts Development for Hydrogen Production","container-title":"International Journal of Hydrogen Energy","DOI":"10.1016/j.ijhydene.2022.06.135","ISSN":"0360-3199","issue":"16","journalAbbreviation":"International Journal of Hydrogen Energy","page":"6192-6203","source":"ScienceDirect","title":"Biogas reforming for hydrogen-rich syngas production over a Ni–K/Al2O3 catalyst using a temperature-controlled plasma reactor","volume":"48","author":[{"family":"Zeng","given":"Yuxuan"},{"family":"Chen","given":"Guoxing"},{"family":"Bai","given":"Qianyun"},{"family":"Wang","given":"Li"},{"family":"Wu","given":"Renbing"},{"family":"Tu","given":"Xin"}],"issued":{"date-parts":[["2023",2,22]]}}}],"schema":"https://github.com/citation-style-language/schema/raw/master/csl-citation.json"} </w:instrText>
      </w:r>
      <w:r w:rsidR="00A34987" w:rsidRPr="00CF7E03">
        <w:rPr>
          <w:rFonts w:ascii="Arial" w:eastAsiaTheme="minorEastAsia" w:hAnsi="Arial" w:cs="Arial"/>
          <w:sz w:val="22"/>
          <w:szCs w:val="22"/>
          <w:lang w:eastAsia="zh-CN"/>
        </w:rPr>
        <w:fldChar w:fldCharType="separate"/>
      </w:r>
      <w:r w:rsidR="00A34987" w:rsidRPr="00CF7E03">
        <w:rPr>
          <w:rFonts w:ascii="Arial" w:hAnsi="Arial" w:cs="Arial"/>
          <w:sz w:val="22"/>
          <w:vertAlign w:val="superscript"/>
        </w:rPr>
        <w:t>87</w:t>
      </w:r>
      <w:r w:rsidR="00A34987" w:rsidRPr="00CF7E03">
        <w:rPr>
          <w:rFonts w:ascii="Arial" w:eastAsiaTheme="minorEastAsia" w:hAnsi="Arial" w:cs="Arial"/>
          <w:sz w:val="22"/>
          <w:szCs w:val="22"/>
          <w:lang w:eastAsia="zh-CN"/>
        </w:rPr>
        <w:fldChar w:fldCharType="end"/>
      </w:r>
      <w:r w:rsidR="006966B6"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 xml:space="preserve">irect conversion of biogas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w:t>
      </w:r>
      <w:ins w:id="62" w:author="Nabera  Abhinandan" w:date="2024-07-28T17:40:00Z">
        <w:r w:rsidR="00E2328E">
          <w:rPr>
            <w:rFonts w:ascii="Arial" w:eastAsiaTheme="minorEastAsia" w:hAnsi="Arial" w:cs="Arial"/>
            <w:sz w:val="22"/>
            <w:szCs w:val="22"/>
            <w:lang w:eastAsia="zh-CN"/>
          </w:rPr>
          <w:t>P</w:t>
        </w:r>
      </w:ins>
      <w:del w:id="63" w:author="Nabera  Abhinandan" w:date="2024-07-28T17:40:00Z">
        <w:r w:rsidR="00174463" w:rsidRPr="00CF7E03" w:rsidDel="00E2328E">
          <w:rPr>
            <w:rFonts w:ascii="Arial" w:eastAsiaTheme="minorEastAsia" w:hAnsi="Arial" w:cs="Arial"/>
            <w:sz w:val="22"/>
            <w:szCs w:val="22"/>
            <w:lang w:eastAsia="zh-CN"/>
          </w:rPr>
          <w:delText>C</w:delText>
        </w:r>
      </w:del>
      <w:r w:rsidR="00174463" w:rsidRPr="00CF7E03">
        <w:rPr>
          <w:rFonts w:ascii="Arial" w:eastAsiaTheme="minorEastAsia" w:hAnsi="Arial" w:cs="Arial"/>
          <w:sz w:val="22"/>
          <w:szCs w:val="22"/>
          <w:lang w:eastAsia="zh-CN"/>
        </w:rPr>
        <w:t xml:space="preserve"> and PC </w:t>
      </w:r>
      <w:r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and has not been </w:t>
      </w:r>
      <w:r w:rsidRPr="00CF7E03">
        <w:rPr>
          <w:rFonts w:ascii="Arial" w:eastAsiaTheme="minorEastAsia" w:hAnsi="Arial" w:cs="Arial"/>
          <w:sz w:val="22"/>
          <w:szCs w:val="22"/>
          <w:lang w:eastAsia="zh-CN"/>
        </w:rPr>
        <w:t>extensively</w:t>
      </w:r>
      <w:r w:rsidR="00451036" w:rsidRPr="00CF7E03">
        <w:rPr>
          <w:rFonts w:ascii="Arial" w:eastAsiaTheme="minorEastAsia" w:hAnsi="Arial" w:cs="Arial"/>
          <w:sz w:val="22"/>
          <w:szCs w:val="22"/>
          <w:lang w:eastAsia="zh-CN"/>
        </w:rPr>
        <w:t xml:space="preserve"> studied</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direct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CH</w:t>
      </w:r>
      <w:r w:rsidR="00451036" w:rsidRPr="00CF7E03">
        <w:rPr>
          <w:rFonts w:ascii="Arial" w:eastAsiaTheme="minorEastAsia" w:hAnsi="Arial" w:cs="Arial"/>
          <w:sz w:val="22"/>
          <w:szCs w:val="22"/>
          <w:vertAlign w:val="subscript"/>
          <w:lang w:eastAsia="zh-CN"/>
        </w:rPr>
        <w:t>4</w:t>
      </w:r>
      <w:r w:rsidR="00451036" w:rsidRPr="00CF7E03">
        <w:rPr>
          <w:rFonts w:ascii="Arial" w:eastAsiaTheme="minorEastAsia" w:hAnsi="Arial" w:cs="Arial"/>
          <w:sz w:val="22"/>
          <w:szCs w:val="22"/>
          <w:lang w:eastAsia="zh-CN"/>
        </w:rPr>
        <w:t xml:space="preserve"> in biogas or as a byproduct </w:t>
      </w:r>
      <w:r w:rsidRPr="00CF7E03">
        <w:rPr>
          <w:rFonts w:ascii="Arial" w:eastAsiaTheme="minorEastAsia" w:hAnsi="Arial" w:cs="Arial"/>
          <w:sz w:val="22"/>
          <w:szCs w:val="22"/>
          <w:lang w:eastAsia="zh-CN"/>
        </w:rPr>
        <w:t>of CO</w:t>
      </w:r>
      <w:r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hydrogenation in biogas</w:t>
      </w:r>
      <w:r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to utilize biogas</w:t>
      </w:r>
      <w:ins w:id="64" w:author="Nabera  Abhinandan" w:date="2024-07-28T17:40:00Z">
        <w:r w:rsidR="00F4540E">
          <w:rPr>
            <w:rFonts w:ascii="Arial" w:eastAsiaTheme="minorEastAsia" w:hAnsi="Arial" w:cs="Arial"/>
            <w:sz w:val="22"/>
            <w:szCs w:val="22"/>
            <w:lang w:eastAsia="zh-CN"/>
          </w:rPr>
          <w:noBreakHyphen/>
        </w:r>
      </w:ins>
      <w:del w:id="65" w:author="Nabera  Abhinandan" w:date="2024-07-28T17:40:00Z">
        <w:r w:rsidR="006D1717" w:rsidRPr="00CF7E03" w:rsidDel="00F4540E">
          <w:rPr>
            <w:rFonts w:ascii="Arial" w:eastAsiaTheme="minorEastAsia" w:hAnsi="Arial" w:cs="Arial"/>
            <w:sz w:val="22"/>
            <w:szCs w:val="22"/>
            <w:lang w:eastAsia="zh-CN"/>
          </w:rPr>
          <w:delText>-</w:delText>
        </w:r>
      </w:del>
      <w:r w:rsidR="006D1717" w:rsidRPr="00CF7E03">
        <w:rPr>
          <w:rFonts w:ascii="Arial" w:eastAsiaTheme="minorEastAsia" w:hAnsi="Arial" w:cs="Arial"/>
          <w:sz w:val="22"/>
          <w:szCs w:val="22"/>
          <w:lang w:eastAsia="zh-CN"/>
        </w:rPr>
        <w:t xml:space="preserve">derived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similar technologies (plasma,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xml:space="preserve">, PC) </w:t>
      </w:r>
      <w:r w:rsidRPr="00CF7E03">
        <w:rPr>
          <w:rFonts w:ascii="Arial" w:eastAsiaTheme="minorEastAsia" w:hAnsi="Arial" w:cs="Arial"/>
          <w:sz w:val="22"/>
          <w:szCs w:val="22"/>
          <w:lang w:eastAsia="zh-CN"/>
        </w:rPr>
        <w:lastRenderedPageBreak/>
        <w:t xml:space="preserve">as those </w:t>
      </w:r>
      <w:r w:rsidR="00CD5450" w:rsidRPr="00CF7E03">
        <w:rPr>
          <w:rFonts w:ascii="Arial" w:eastAsiaTheme="minorEastAsia" w:hAnsi="Arial" w:cs="Arial"/>
          <w:sz w:val="22"/>
          <w:szCs w:val="22"/>
          <w:lang w:eastAsia="zh-CN"/>
        </w:rPr>
        <w:t xml:space="preserve">used </w:t>
      </w:r>
      <w:r w:rsidRPr="00CF7E03">
        <w:rPr>
          <w:rFonts w:ascii="Arial" w:eastAsiaTheme="minorEastAsia" w:hAnsi="Arial" w:cs="Arial"/>
          <w:sz w:val="22"/>
          <w:szCs w:val="22"/>
          <w:lang w:eastAsia="zh-CN"/>
        </w:rPr>
        <w:t>for</w:t>
      </w:r>
      <w:r w:rsidR="00451036" w:rsidRPr="00CF7E03">
        <w:rPr>
          <w:rFonts w:ascii="Arial" w:eastAsiaTheme="minorEastAsia" w:hAnsi="Arial" w:cs="Arial"/>
          <w:sz w:val="22"/>
          <w:szCs w:val="22"/>
          <w:lang w:eastAsia="zh-CN"/>
        </w:rPr>
        <w:t xml:space="preserve"> </w:t>
      </w:r>
      <w:r w:rsidR="00C27419" w:rsidRPr="00CF7E03">
        <w:rPr>
          <w:rFonts w:ascii="Arial" w:eastAsiaTheme="minorEastAsia" w:hAnsi="Arial" w:cs="Arial"/>
          <w:sz w:val="22"/>
          <w:szCs w:val="22"/>
          <w:lang w:eastAsia="zh-CN"/>
        </w:rPr>
        <w:t>CH</w:t>
      </w:r>
      <w:r w:rsidR="00C27419" w:rsidRPr="00CF7E03">
        <w:rPr>
          <w:rFonts w:ascii="Arial" w:eastAsiaTheme="minorEastAsia" w:hAnsi="Arial" w:cs="Arial"/>
          <w:sz w:val="22"/>
          <w:szCs w:val="22"/>
          <w:vertAlign w:val="subscript"/>
          <w:lang w:eastAsia="zh-CN"/>
        </w:rPr>
        <w:t>4</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r w:rsidR="00D83411">
        <w:rPr>
          <w:rFonts w:ascii="Arial" w:eastAsiaTheme="minorEastAsia" w:hAnsi="Arial" w:cs="Arial" w:hint="eastAsia"/>
          <w:b/>
          <w:bCs/>
          <w:sz w:val="22"/>
          <w:szCs w:val="22"/>
          <w:lang w:eastAsia="zh-CN"/>
        </w:rPr>
        <w:t>6b</w:t>
      </w:r>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fldChar w:fldCharType="begin"/>
      </w:r>
      <w:r w:rsidR="00451036" w:rsidRPr="00CF7E03">
        <w:rPr>
          <w:rFonts w:ascii="Arial" w:eastAsiaTheme="minorEastAsia" w:hAnsi="Arial" w:cs="Arial"/>
          <w:sz w:val="22"/>
          <w:szCs w:val="22"/>
          <w:lang w:eastAsia="zh-CN"/>
        </w:rPr>
        <w:instrText xml:space="preserve"> ADDIN ZOTERO_ITEM CSL_CITATION {"citationID":"4Q9ITo0Q","properties":{"formattedCitation":"\\super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451036" w:rsidRPr="00CF7E03">
        <w:rPr>
          <w:rFonts w:ascii="Arial" w:eastAsiaTheme="minorEastAsia" w:hAnsi="Arial" w:cs="Arial"/>
          <w:sz w:val="22"/>
          <w:szCs w:val="22"/>
          <w:lang w:eastAsia="zh-CN"/>
        </w:rPr>
        <w:fldChar w:fldCharType="separate"/>
      </w:r>
      <w:r w:rsidR="00451036" w:rsidRPr="00CF7E03">
        <w:rPr>
          <w:rFonts w:ascii="Arial" w:hAnsi="Arial" w:cs="Arial"/>
          <w:sz w:val="22"/>
          <w:vertAlign w:val="superscript"/>
        </w:rPr>
        <w:t>31</w:t>
      </w:r>
      <w:r w:rsidR="00451036" w:rsidRPr="00CF7E03">
        <w:rPr>
          <w:rFonts w:ascii="Arial" w:eastAsiaTheme="minorEastAsia" w:hAnsi="Arial" w:cs="Arial"/>
          <w:sz w:val="22"/>
          <w:szCs w:val="22"/>
          <w:lang w:eastAsia="zh-CN"/>
        </w:rPr>
        <w:fldChar w:fldCharType="end"/>
      </w:r>
      <w:r w:rsidR="00451036" w:rsidRPr="00CF7E03">
        <w:rPr>
          <w:rFonts w:ascii="Arial" w:eastAsiaTheme="minorEastAsia" w:hAnsi="Arial" w:cs="Arial"/>
          <w:sz w:val="22"/>
          <w:szCs w:val="22"/>
          <w:lang w:eastAsia="zh-CN"/>
        </w:rPr>
        <w:t xml:space="preserve"> </w:t>
      </w:r>
      <w:r w:rsidR="006D1717" w:rsidRPr="00CF7E03">
        <w:rPr>
          <w:rFonts w:ascii="Arial" w:eastAsiaTheme="minorEastAsia" w:hAnsi="Arial" w:cs="Arial"/>
          <w:sz w:val="22"/>
          <w:szCs w:val="22"/>
          <w:lang w:eastAsia="zh-CN"/>
        </w:rPr>
        <w:t xml:space="preserve">Therefore, </w:t>
      </w:r>
      <w:r w:rsidR="00D4370B" w:rsidRPr="00CF7E03">
        <w:rPr>
          <w:rFonts w:ascii="Arial" w:eastAsiaTheme="minorEastAsia" w:hAnsi="Arial" w:cs="Arial"/>
          <w:sz w:val="22"/>
          <w:szCs w:val="22"/>
          <w:lang w:eastAsia="zh-CN"/>
        </w:rPr>
        <w:t>biomethane</w:t>
      </w:r>
      <w:r w:rsidR="00A71D78" w:rsidRPr="00CF7E03">
        <w:rPr>
          <w:rFonts w:ascii="Arial" w:eastAsiaTheme="minorEastAsia" w:hAnsi="Arial" w:cs="Arial"/>
          <w:sz w:val="22"/>
          <w:szCs w:val="22"/>
          <w:lang w:eastAsia="zh-CN"/>
        </w:rPr>
        <w:t xml:space="preserve"> derived from biomass</w:t>
      </w:r>
      <w:r w:rsidR="00D4370B" w:rsidRPr="00CF7E03">
        <w:rPr>
          <w:rFonts w:ascii="Arial" w:eastAsiaTheme="minorEastAsia" w:hAnsi="Arial" w:cs="Arial"/>
          <w:sz w:val="22"/>
          <w:szCs w:val="22"/>
          <w:lang w:eastAsia="zh-CN"/>
        </w:rPr>
        <w:t xml:space="preserve"> </w:t>
      </w:r>
      <w:r w:rsidR="00CD5450" w:rsidRPr="00CF7E03">
        <w:rPr>
          <w:rFonts w:ascii="Arial" w:eastAsiaTheme="minorEastAsia" w:hAnsi="Arial" w:cs="Arial"/>
          <w:sz w:val="22"/>
          <w:szCs w:val="22"/>
          <w:lang w:eastAsia="zh-CN"/>
        </w:rPr>
        <w:t xml:space="preserve">is a potential </w:t>
      </w:r>
      <w:r w:rsidR="006D1717" w:rsidRPr="00CF7E03">
        <w:rPr>
          <w:rFonts w:ascii="Arial" w:eastAsiaTheme="minorEastAsia" w:hAnsi="Arial" w:cs="Arial"/>
          <w:sz w:val="22"/>
          <w:szCs w:val="22"/>
          <w:lang w:eastAsia="zh-CN"/>
        </w:rPr>
        <w:t>sustainable carbon resource alternative to natural gas.</w:t>
      </w:r>
    </w:p>
    <w:p w14:paraId="12A3B266" w14:textId="1FC73CB3" w:rsidR="00F229E7" w:rsidRPr="00CF7E03" w:rsidRDefault="001559B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Moreover, the </w:t>
      </w:r>
      <w:r w:rsidR="007300FE" w:rsidRPr="00CF7E03">
        <w:rPr>
          <w:rFonts w:ascii="Arial" w:eastAsiaTheme="minorEastAsia" w:hAnsi="Arial" w:cs="Arial"/>
          <w:sz w:val="22"/>
          <w:szCs w:val="22"/>
          <w:lang w:eastAsia="zh-CN"/>
        </w:rPr>
        <w:t>CO</w:t>
      </w:r>
      <w:r w:rsidR="007300FE" w:rsidRPr="00CF7E03">
        <w:rPr>
          <w:rFonts w:ascii="Arial" w:eastAsiaTheme="minorEastAsia" w:hAnsi="Arial" w:cs="Arial"/>
          <w:sz w:val="22"/>
          <w:szCs w:val="22"/>
          <w:vertAlign w:val="subscript"/>
          <w:lang w:eastAsia="zh-CN"/>
        </w:rPr>
        <w:t>2</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in 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via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ins w:id="66" w:author="Nabera  Abhinandan" w:date="2024-07-28T17:41:00Z">
        <w:r w:rsidR="00B8738A">
          <w:rPr>
            <w:rFonts w:ascii="Arial" w:eastAsiaTheme="minorEastAsia" w:hAnsi="Arial" w:cs="Arial"/>
            <w:sz w:val="22"/>
            <w:szCs w:val="22"/>
            <w:lang w:eastAsia="zh-CN"/>
          </w:rPr>
          <w:noBreakHyphen/>
        </w:r>
      </w:ins>
      <w:del w:id="67" w:author="Nabera  Abhinandan" w:date="2024-07-28T17:41:00Z">
        <w:r w:rsidR="0021187F" w:rsidRPr="00CF7E03" w:rsidDel="00B8738A">
          <w:rPr>
            <w:rFonts w:ascii="Arial" w:eastAsiaTheme="minorEastAsia" w:hAnsi="Arial" w:cs="Arial"/>
            <w:sz w:val="22"/>
            <w:szCs w:val="22"/>
            <w:lang w:eastAsia="zh-CN"/>
          </w:rPr>
          <w:delText>-</w:delText>
        </w:r>
      </w:del>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ins w:id="68" w:author="Nabera  Abhinandan" w:date="2024-07-28T17:41:00Z">
        <w:r w:rsidR="00B8738A" w:rsidRPr="00B8738A">
          <w:rPr>
            <w:rFonts w:ascii="Arial" w:eastAsiaTheme="minorEastAsia" w:hAnsi="Arial" w:cs="Arial"/>
            <w:sz w:val="22"/>
            <w:szCs w:val="22"/>
            <w:lang w:eastAsia="zh-CN"/>
            <w:rPrChange w:id="69" w:author="Nabera  Abhinandan" w:date="2024-07-28T17:41:00Z">
              <w:rPr>
                <w:rFonts w:ascii="Arial" w:eastAsiaTheme="minorEastAsia" w:hAnsi="Arial" w:cs="Arial"/>
                <w:sz w:val="22"/>
                <w:szCs w:val="22"/>
                <w:vertAlign w:val="superscript"/>
                <w:lang w:eastAsia="zh-CN"/>
              </w:rPr>
            </w:rPrChange>
          </w:rPr>
          <w:noBreakHyphen/>
        </w:r>
      </w:ins>
      <w:del w:id="70" w:author="Nabera  Abhinandan" w:date="2024-07-28T17:41:00Z">
        <w:r w:rsidR="0021187F" w:rsidRPr="00CF7E03" w:rsidDel="00B8738A">
          <w:rPr>
            <w:rFonts w:ascii="Arial" w:eastAsiaTheme="minorEastAsia" w:hAnsi="Arial" w:cs="Arial"/>
            <w:sz w:val="22"/>
            <w:szCs w:val="22"/>
            <w:lang w:eastAsia="zh-CN"/>
          </w:rPr>
          <w:delText>-</w:delText>
        </w:r>
      </w:del>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ins w:id="71" w:author="Nabera  Abhinandan" w:date="2024-07-28T17:41:00Z">
        <w:r w:rsidR="00591194">
          <w:rPr>
            <w:rFonts w:ascii="Arial" w:eastAsiaTheme="minorEastAsia" w:hAnsi="Arial" w:cs="Arial"/>
            <w:sz w:val="22"/>
            <w:szCs w:val="22"/>
            <w:lang w:eastAsia="zh-CN"/>
          </w:rPr>
          <w:noBreakHyphen/>
        </w:r>
      </w:ins>
      <w:del w:id="72" w:author="Nabera  Abhinandan" w:date="2024-07-28T17:41:00Z">
        <w:r w:rsidR="0021187F" w:rsidRPr="00CF7E03" w:rsidDel="00591194">
          <w:rPr>
            <w:rFonts w:ascii="Arial" w:eastAsiaTheme="minorEastAsia" w:hAnsi="Arial" w:cs="Arial"/>
            <w:sz w:val="22"/>
            <w:szCs w:val="22"/>
            <w:lang w:eastAsia="zh-CN"/>
          </w:rPr>
          <w:delText>-</w:delText>
        </w:r>
      </w:del>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r w:rsidR="0021187F" w:rsidRPr="00CF7E03">
        <w:rPr>
          <w:rFonts w:ascii="Arial" w:eastAsiaTheme="minorEastAsia" w:hAnsi="Arial" w:cs="Arial"/>
          <w:b/>
          <w:bCs/>
          <w:sz w:val="22"/>
          <w:szCs w:val="22"/>
          <w:lang w:eastAsia="zh-CN"/>
        </w:rPr>
        <w:t>6c</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fldChar w:fldCharType="begin"/>
      </w:r>
      <w:r w:rsidR="0021187F" w:rsidRPr="00CF7E03">
        <w:rPr>
          <w:rFonts w:ascii="Arial" w:eastAsiaTheme="minorEastAsia" w:hAnsi="Arial" w:cs="Arial"/>
          <w:sz w:val="22"/>
          <w:szCs w:val="22"/>
          <w:lang w:eastAsia="zh-CN"/>
        </w:rPr>
        <w:instrText xml:space="preserve"> ADDIN ZOTERO_ITEM CSL_CITATION {"citationID":"UUyf88sQ","properties":{"formattedCitation":"\\super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21187F" w:rsidRPr="00CF7E03">
        <w:rPr>
          <w:rFonts w:ascii="Arial" w:eastAsiaTheme="minorEastAsia" w:hAnsi="Arial" w:cs="Arial"/>
          <w:sz w:val="22"/>
          <w:szCs w:val="22"/>
          <w:lang w:eastAsia="zh-CN"/>
        </w:rPr>
        <w:fldChar w:fldCharType="separate"/>
      </w:r>
      <w:r w:rsidR="0021187F" w:rsidRPr="00CF7E03">
        <w:rPr>
          <w:rFonts w:ascii="Arial" w:hAnsi="Arial" w:cs="Arial"/>
          <w:sz w:val="22"/>
          <w:vertAlign w:val="superscript"/>
        </w:rPr>
        <w:t>49</w:t>
      </w:r>
      <w:r w:rsidR="0021187F" w:rsidRPr="00CF7E03">
        <w:rPr>
          <w:rFonts w:ascii="Arial" w:eastAsiaTheme="minorEastAsia" w:hAnsi="Arial" w:cs="Arial"/>
          <w:sz w:val="22"/>
          <w:szCs w:val="22"/>
          <w:lang w:eastAsia="zh-CN"/>
        </w:rPr>
        <w:fldChar w:fldCharType="end"/>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CaO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0556A9" w:rsidRPr="00CF7E03">
        <w:rPr>
          <w:rFonts w:ascii="Arial" w:eastAsiaTheme="minorEastAsia" w:hAnsi="Arial" w:cs="Arial"/>
          <w:sz w:val="22"/>
          <w:szCs w:val="22"/>
          <w:lang w:eastAsia="zh-CN"/>
        </w:rPr>
        <w:t>with significant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ins w:id="73" w:author="Nabera  Abhinandan" w:date="2024-07-28T17:41:00Z">
        <w:r w:rsidR="005C21EC">
          <w:rPr>
            <w:rFonts w:ascii="Arial" w:eastAsiaTheme="minorEastAsia" w:hAnsi="Arial" w:cs="Arial"/>
            <w:sz w:val="22"/>
            <w:szCs w:val="22"/>
            <w:lang w:eastAsia="zh-CN"/>
          </w:rPr>
          <w:noBreakHyphen/>
        </w:r>
      </w:ins>
      <w:del w:id="74" w:author="Nabera  Abhinandan" w:date="2024-07-28T17:41:00Z">
        <w:r w:rsidR="008529AB" w:rsidRPr="00CF7E03" w:rsidDel="005C21EC">
          <w:rPr>
            <w:rFonts w:ascii="Arial" w:eastAsiaTheme="minorEastAsia" w:hAnsi="Arial" w:cs="Arial"/>
            <w:sz w:val="22"/>
            <w:szCs w:val="22"/>
            <w:lang w:eastAsia="zh-CN"/>
          </w:rPr>
          <w:delText>-</w:delText>
        </w:r>
      </w:del>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924E9F" w:rsidRPr="00CF7E03">
        <w:rPr>
          <w:rFonts w:ascii="Arial" w:eastAsiaTheme="minorEastAsia" w:hAnsi="Arial" w:cs="Arial"/>
          <w:sz w:val="22"/>
          <w:szCs w:val="22"/>
          <w:lang w:eastAsia="zh-CN"/>
        </w:rPr>
        <w:t>If Ca replace</w:t>
      </w:r>
      <w:r w:rsidR="002C740A" w:rsidRPr="00CF7E03">
        <w:rPr>
          <w:rFonts w:ascii="Arial" w:eastAsiaTheme="minorEastAsia" w:hAnsi="Arial" w:cs="Arial"/>
          <w:sz w:val="22"/>
          <w:szCs w:val="22"/>
          <w:lang w:eastAsia="zh-CN"/>
        </w:rPr>
        <w:t>s</w:t>
      </w:r>
      <w:r w:rsidR="00924E9F" w:rsidRPr="00CF7E03">
        <w:rPr>
          <w:rFonts w:ascii="Arial" w:eastAsiaTheme="minorEastAsia" w:hAnsi="Arial" w:cs="Arial"/>
          <w:sz w:val="22"/>
          <w:szCs w:val="22"/>
          <w:lang w:eastAsia="zh-CN"/>
        </w:rPr>
        <w:t xml:space="preserve"> Ba in </w:t>
      </w:r>
      <w:r w:rsidR="002C740A" w:rsidRPr="00CF7E03">
        <w:rPr>
          <w:rFonts w:ascii="Arial" w:eastAsiaTheme="minorEastAsia" w:hAnsi="Arial" w:cs="Arial"/>
          <w:sz w:val="22"/>
          <w:szCs w:val="22"/>
          <w:lang w:eastAsia="zh-CN"/>
        </w:rPr>
        <w:t>this</w:t>
      </w:r>
      <w:r w:rsidR="00924E9F" w:rsidRPr="00CF7E03">
        <w:rPr>
          <w:rFonts w:ascii="Arial" w:eastAsiaTheme="minorEastAsia" w:hAnsi="Arial" w:cs="Arial"/>
          <w:sz w:val="22"/>
          <w:szCs w:val="22"/>
          <w:lang w:eastAsia="zh-CN"/>
        </w:rPr>
        <w:t xml:space="preserve"> cycle, </w:t>
      </w:r>
      <w:r w:rsidR="00810A49" w:rsidRPr="00CF7E03">
        <w:rPr>
          <w:rFonts w:ascii="Arial" w:eastAsiaTheme="minorEastAsia" w:hAnsi="Arial" w:cs="Arial"/>
          <w:sz w:val="22"/>
          <w:szCs w:val="22"/>
          <w:lang w:eastAsia="zh-CN"/>
        </w:rPr>
        <w:t xml:space="preserve">a large amount of </w:t>
      </w:r>
      <w:r w:rsidR="00924E9F" w:rsidRPr="00CF7E03">
        <w:rPr>
          <w:rFonts w:ascii="Arial" w:eastAsiaTheme="minorEastAsia" w:hAnsi="Arial" w:cs="Arial"/>
          <w:sz w:val="22"/>
          <w:szCs w:val="22"/>
          <w:lang w:eastAsia="zh-CN"/>
        </w:rPr>
        <w:t>CO</w:t>
      </w:r>
      <w:r w:rsidR="00924E9F" w:rsidRPr="00CF7E03">
        <w:rPr>
          <w:rFonts w:ascii="Arial" w:eastAsiaTheme="minorEastAsia" w:hAnsi="Arial" w:cs="Arial"/>
          <w:sz w:val="22"/>
          <w:szCs w:val="22"/>
          <w:vertAlign w:val="subscript"/>
          <w:lang w:eastAsia="zh-CN"/>
        </w:rPr>
        <w:t>2</w:t>
      </w:r>
      <w:r w:rsidR="00924E9F" w:rsidRPr="00CF7E03">
        <w:rPr>
          <w:rFonts w:ascii="Arial" w:eastAsiaTheme="minorEastAsia" w:hAnsi="Arial" w:cs="Arial"/>
          <w:sz w:val="22"/>
          <w:szCs w:val="22"/>
          <w:lang w:eastAsia="zh-CN"/>
        </w:rPr>
        <w:t xml:space="preserve"> </w:t>
      </w:r>
      <w:r w:rsidR="002C740A" w:rsidRPr="00CF7E03">
        <w:rPr>
          <w:rFonts w:ascii="Arial" w:eastAsiaTheme="minorEastAsia" w:hAnsi="Arial" w:cs="Arial"/>
          <w:sz w:val="22"/>
          <w:szCs w:val="22"/>
          <w:lang w:eastAsia="zh-CN"/>
        </w:rPr>
        <w:t>would</w:t>
      </w:r>
      <w:r w:rsidR="00810A49" w:rsidRPr="00CF7E03">
        <w:rPr>
          <w:rFonts w:ascii="Arial" w:eastAsiaTheme="minorEastAsia" w:hAnsi="Arial" w:cs="Arial"/>
          <w:sz w:val="22"/>
          <w:szCs w:val="22"/>
          <w:lang w:eastAsia="zh-CN"/>
        </w:rPr>
        <w:t xml:space="preserve"> </w:t>
      </w:r>
      <w:r w:rsidR="00045F41">
        <w:rPr>
          <w:rFonts w:ascii="Arial" w:eastAsiaTheme="minorEastAsia" w:hAnsi="Arial" w:cs="Arial" w:hint="eastAsia"/>
          <w:sz w:val="22"/>
          <w:szCs w:val="22"/>
          <w:lang w:eastAsia="zh-CN"/>
        </w:rPr>
        <w:t xml:space="preserve">still </w:t>
      </w:r>
      <w:r w:rsidR="00810A49" w:rsidRPr="00CF7E03">
        <w:rPr>
          <w:rFonts w:ascii="Arial" w:eastAsiaTheme="minorEastAsia" w:hAnsi="Arial" w:cs="Arial"/>
          <w:sz w:val="22"/>
          <w:szCs w:val="22"/>
          <w:lang w:eastAsia="zh-CN"/>
        </w:rPr>
        <w:t xml:space="preserve">be released before reacting with </w:t>
      </w:r>
      <w:r w:rsidR="0007795D" w:rsidRPr="00CF7E03">
        <w:rPr>
          <w:rFonts w:ascii="Arial" w:eastAsiaTheme="minorEastAsia" w:hAnsi="Arial" w:cs="Arial"/>
          <w:sz w:val="22"/>
          <w:szCs w:val="22"/>
          <w:lang w:eastAsia="zh-CN"/>
        </w:rPr>
        <w:t>carbon</w:t>
      </w:r>
      <w:r w:rsidR="00810A49" w:rsidRPr="00CF7E03">
        <w:rPr>
          <w:rFonts w:ascii="Arial" w:eastAsiaTheme="minorEastAsia" w:hAnsi="Arial" w:cs="Arial"/>
          <w:sz w:val="22"/>
          <w:szCs w:val="22"/>
          <w:lang w:eastAsia="zh-CN"/>
        </w:rPr>
        <w:t xml:space="preserve"> due to similar thermodynamic reaction temperature</w:t>
      </w:r>
      <w:r w:rsidR="0007795D" w:rsidRPr="00CF7E03">
        <w:rPr>
          <w:rFonts w:ascii="Arial" w:eastAsiaTheme="minorEastAsia" w:hAnsi="Arial" w:cs="Arial"/>
          <w:sz w:val="22"/>
          <w:szCs w:val="22"/>
          <w:lang w:eastAsia="zh-CN"/>
        </w:rPr>
        <w:t>s</w:t>
      </w:r>
      <w:r w:rsidR="00810A49" w:rsidRPr="00CF7E03">
        <w:rPr>
          <w:rFonts w:ascii="Arial" w:eastAsiaTheme="minorEastAsia" w:hAnsi="Arial" w:cs="Arial"/>
          <w:sz w:val="22"/>
          <w:szCs w:val="22"/>
          <w:lang w:eastAsia="zh-CN"/>
        </w:rPr>
        <w:t xml:space="preserve"> between CaCO</w:t>
      </w:r>
      <w:r w:rsidR="00810A49" w:rsidRPr="00CF7E03">
        <w:rPr>
          <w:rFonts w:ascii="Arial" w:eastAsiaTheme="minorEastAsia" w:hAnsi="Arial" w:cs="Arial"/>
          <w:sz w:val="22"/>
          <w:szCs w:val="22"/>
          <w:vertAlign w:val="subscript"/>
          <w:lang w:eastAsia="zh-CN"/>
        </w:rPr>
        <w:t>3</w:t>
      </w:r>
      <w:r w:rsidR="00810A49" w:rsidRPr="00CF7E03">
        <w:rPr>
          <w:rFonts w:ascii="Arial" w:eastAsiaTheme="minorEastAsia" w:hAnsi="Arial" w:cs="Arial"/>
          <w:sz w:val="22"/>
          <w:szCs w:val="22"/>
          <w:lang w:eastAsia="zh-CN"/>
        </w:rPr>
        <w:t xml:space="preserve"> decomposition and </w:t>
      </w:r>
      <w:r w:rsidR="0007795D" w:rsidRPr="00CF7E03">
        <w:rPr>
          <w:rFonts w:ascii="Arial" w:eastAsiaTheme="minorEastAsia" w:hAnsi="Arial" w:cs="Arial"/>
          <w:sz w:val="22"/>
          <w:szCs w:val="22"/>
          <w:lang w:eastAsia="zh-CN"/>
        </w:rPr>
        <w:t xml:space="preserve">the </w:t>
      </w:r>
      <w:r w:rsidR="00810A49" w:rsidRPr="00CF7E03">
        <w:rPr>
          <w:rFonts w:ascii="Arial" w:eastAsiaTheme="minorEastAsia" w:hAnsi="Arial" w:cs="Arial"/>
          <w:sz w:val="22"/>
          <w:szCs w:val="22"/>
          <w:lang w:eastAsia="zh-CN"/>
        </w:rPr>
        <w:t>Boudouard reaction (CO</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 C </w:t>
      </w:r>
      <w:r w:rsidR="00EC2E73" w:rsidRPr="00CF7E03">
        <w:rPr>
          <w:rFonts w:ascii="Arial" w:eastAsiaTheme="minorEastAsia" w:hAnsi="Arial" w:cs="Arial"/>
          <w:sz w:val="22"/>
          <w:szCs w:val="22"/>
          <w:lang w:eastAsia="zh-CN"/>
        </w:rPr>
        <w:t>→</w:t>
      </w:r>
      <w:r w:rsidR="00810A49" w:rsidRPr="00CF7E03">
        <w:rPr>
          <w:rFonts w:ascii="Arial" w:eastAsiaTheme="minorEastAsia" w:hAnsi="Arial" w:cs="Arial"/>
          <w:sz w:val="22"/>
          <w:szCs w:val="22"/>
          <w:lang w:eastAsia="zh-CN"/>
        </w:rPr>
        <w:t xml:space="preserve"> 2CO).</w:t>
      </w:r>
      <w:r w:rsidR="00810A49" w:rsidRPr="00CF7E03">
        <w:rPr>
          <w:rFonts w:ascii="Arial" w:eastAsiaTheme="minorEastAsia" w:hAnsi="Arial" w:cs="Arial"/>
          <w:sz w:val="22"/>
          <w:szCs w:val="22"/>
          <w:lang w:eastAsia="zh-CN"/>
        </w:rPr>
        <w:fldChar w:fldCharType="begin"/>
      </w:r>
      <w:r w:rsidR="00810A49" w:rsidRPr="00CF7E03">
        <w:rPr>
          <w:rFonts w:ascii="Arial" w:eastAsiaTheme="minorEastAsia" w:hAnsi="Arial" w:cs="Arial"/>
          <w:sz w:val="22"/>
          <w:szCs w:val="22"/>
          <w:lang w:eastAsia="zh-CN"/>
        </w:rPr>
        <w:instrText xml:space="preserve"> ADDIN ZOTERO_ITEM CSL_CITATION {"citationID":"QBkU8CMD","properties":{"formattedCitation":"\\super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810A49" w:rsidRPr="00CF7E03">
        <w:rPr>
          <w:rFonts w:ascii="Arial" w:eastAsiaTheme="minorEastAsia" w:hAnsi="Arial" w:cs="Arial"/>
          <w:sz w:val="22"/>
          <w:szCs w:val="22"/>
          <w:lang w:eastAsia="zh-CN"/>
        </w:rPr>
        <w:fldChar w:fldCharType="separate"/>
      </w:r>
      <w:r w:rsidR="00810A49" w:rsidRPr="00CF7E03">
        <w:rPr>
          <w:rFonts w:ascii="Arial" w:hAnsi="Arial" w:cs="Arial"/>
          <w:sz w:val="22"/>
          <w:vertAlign w:val="superscript"/>
        </w:rPr>
        <w:t>49</w:t>
      </w:r>
      <w:r w:rsidR="00810A49" w:rsidRPr="00CF7E03">
        <w:rPr>
          <w:rFonts w:ascii="Arial" w:eastAsiaTheme="minorEastAsia" w:hAnsi="Arial" w:cs="Arial"/>
          <w:sz w:val="22"/>
          <w:szCs w:val="22"/>
          <w:lang w:eastAsia="zh-CN"/>
        </w:rPr>
        <w:fldChar w:fldCharType="end"/>
      </w:r>
      <w:r w:rsidR="00924E9F"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r w:rsidR="008529AB" w:rsidRPr="00CF7E03">
        <w:rPr>
          <w:rFonts w:ascii="Arial" w:eastAsiaTheme="minorEastAsia" w:hAnsi="Arial" w:cs="Arial"/>
          <w:sz w:val="22"/>
          <w:szCs w:val="22"/>
          <w:lang w:eastAsia="zh-CN"/>
        </w:rPr>
        <w:t>temperature</w:t>
      </w:r>
      <w:r w:rsidR="0007795D" w:rsidRPr="00CF7E03">
        <w:rPr>
          <w:rFonts w:ascii="Arial" w:eastAsiaTheme="minorEastAsia" w:hAnsi="Arial" w:cs="Arial"/>
          <w:sz w:val="22"/>
          <w:szCs w:val="22"/>
          <w:lang w:eastAsia="zh-CN"/>
        </w:rPr>
        <w:t>s</w:t>
      </w:r>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source in</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sources </w:t>
      </w:r>
      <w:del w:id="75" w:author="Nabera  Abhinandan" w:date="2024-07-28T17:42:00Z">
        <w:r w:rsidR="00924E9F" w:rsidRPr="00CF7E03" w:rsidDel="00E23C5F">
          <w:rPr>
            <w:rFonts w:ascii="Arial" w:eastAsiaTheme="minorEastAsia" w:hAnsi="Arial" w:cs="Arial"/>
            <w:sz w:val="22"/>
            <w:szCs w:val="22"/>
            <w:lang w:eastAsia="zh-CN"/>
          </w:rPr>
          <w:delText xml:space="preserve">in </w:delText>
        </w:r>
        <w:r w:rsidR="0007795D" w:rsidRPr="00CF7E03" w:rsidDel="00E23C5F">
          <w:rPr>
            <w:rFonts w:ascii="Arial" w:eastAsiaTheme="minorEastAsia" w:hAnsi="Arial" w:cs="Arial"/>
            <w:sz w:val="22"/>
            <w:szCs w:val="22"/>
            <w:lang w:eastAsia="zh-CN"/>
          </w:rPr>
          <w:delText xml:space="preserve">carbon </w:delText>
        </w:r>
      </w:del>
      <w:r w:rsidR="0007795D"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coal or biochar</w:t>
      </w:r>
      <w:r w:rsidR="0007795D" w:rsidRPr="00CF7E03">
        <w:rPr>
          <w:rFonts w:ascii="Arial" w:eastAsiaTheme="minorEastAsia" w:hAnsi="Arial" w:cs="Arial"/>
          <w:sz w:val="22"/>
          <w:szCs w:val="22"/>
          <w:lang w:eastAsia="zh-CN"/>
        </w:rPr>
        <w:t>)</w:t>
      </w:r>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07795D" w:rsidRPr="00CF7E03">
        <w:rPr>
          <w:rFonts w:ascii="Arial" w:eastAsiaTheme="minorEastAsia" w:hAnsi="Arial" w:cs="Arial"/>
          <w:b/>
          <w:bCs/>
          <w:sz w:val="22"/>
          <w:szCs w:val="22"/>
          <w:lang w:eastAsia="zh-CN"/>
        </w:rPr>
        <w:t>6c</w:t>
      </w:r>
      <w:r w:rsidR="0007795D"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 CO</w:t>
      </w:r>
      <w:r w:rsidR="00810A49" w:rsidRPr="00CF7E03">
        <w:rPr>
          <w:rFonts w:ascii="Arial" w:eastAsiaTheme="minorEastAsia" w:hAnsi="Arial" w:cs="Arial"/>
          <w:sz w:val="22"/>
          <w:szCs w:val="22"/>
          <w:vertAlign w:val="subscript"/>
          <w:lang w:eastAsia="zh-CN"/>
        </w:rPr>
        <w:t>2</w:t>
      </w:r>
      <w:ins w:id="76" w:author="Nabera  Abhinandan" w:date="2024-07-28T17:42:00Z">
        <w:r w:rsidR="0067492B" w:rsidRPr="0067492B">
          <w:rPr>
            <w:rFonts w:ascii="Arial" w:eastAsiaTheme="minorEastAsia" w:hAnsi="Arial" w:cs="Arial"/>
            <w:sz w:val="22"/>
            <w:szCs w:val="22"/>
            <w:lang w:eastAsia="zh-CN"/>
            <w:rPrChange w:id="77" w:author="Nabera  Abhinandan" w:date="2024-07-28T17:42:00Z">
              <w:rPr>
                <w:rFonts w:ascii="Arial" w:eastAsiaTheme="minorEastAsia" w:hAnsi="Arial" w:cs="Arial"/>
                <w:sz w:val="22"/>
                <w:szCs w:val="22"/>
                <w:vertAlign w:val="superscript"/>
                <w:lang w:eastAsia="zh-CN"/>
              </w:rPr>
            </w:rPrChange>
          </w:rPr>
          <w:noBreakHyphen/>
        </w:r>
      </w:ins>
      <w:del w:id="78" w:author="Nabera  Abhinandan" w:date="2024-07-28T17:42:00Z">
        <w:r w:rsidR="00810A49" w:rsidRPr="00CF7E03" w:rsidDel="0067492B">
          <w:rPr>
            <w:rFonts w:ascii="Arial" w:eastAsiaTheme="minorEastAsia" w:hAnsi="Arial" w:cs="Arial"/>
            <w:sz w:val="22"/>
            <w:szCs w:val="22"/>
            <w:lang w:eastAsia="zh-CN"/>
          </w:rPr>
          <w:delText>-</w:delText>
        </w:r>
      </w:del>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 xml:space="preserve">through </w:t>
      </w:r>
      <w:r w:rsidR="00810A49" w:rsidRPr="00CF7E03">
        <w:rPr>
          <w:rFonts w:ascii="Arial" w:eastAsiaTheme="minorEastAsia" w:hAnsi="Arial" w:cs="Arial"/>
          <w:sz w:val="22"/>
          <w:szCs w:val="22"/>
          <w:lang w:eastAsia="zh-CN"/>
        </w:rPr>
        <w:t>a cyclic electrochemical-assisted 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810A49" w:rsidRPr="00CF7E03">
        <w:rPr>
          <w:rFonts w:ascii="Arial" w:eastAsiaTheme="minorEastAsia" w:hAnsi="Arial" w:cs="Arial"/>
          <w:b/>
          <w:bCs/>
          <w:sz w:val="22"/>
          <w:szCs w:val="22"/>
          <w:lang w:eastAsia="zh-CN"/>
        </w:rPr>
        <w:t>6d</w:t>
      </w:r>
      <w:r w:rsidR="00810A49" w:rsidRPr="00CF7E03">
        <w:rPr>
          <w:rFonts w:ascii="Arial" w:eastAsiaTheme="minorEastAsia" w:hAnsi="Arial" w:cs="Arial"/>
          <w:sz w:val="22"/>
          <w:szCs w:val="22"/>
          <w:lang w:eastAsia="zh-CN"/>
        </w:rPr>
        <w:t>).</w:t>
      </w:r>
      <w:r w:rsidR="008C5155" w:rsidRPr="00CF7E03">
        <w:rPr>
          <w:rFonts w:ascii="Arial" w:eastAsiaTheme="minorEastAsia" w:hAnsi="Arial" w:cs="Arial"/>
          <w:sz w:val="22"/>
          <w:szCs w:val="22"/>
          <w:lang w:eastAsia="zh-CN"/>
        </w:rPr>
        <w:fldChar w:fldCharType="begin"/>
      </w:r>
      <w:r w:rsidR="008C5155" w:rsidRPr="00CF7E03">
        <w:rPr>
          <w:rFonts w:ascii="Arial" w:eastAsiaTheme="minorEastAsia" w:hAnsi="Arial" w:cs="Arial"/>
          <w:sz w:val="22"/>
          <w:szCs w:val="22"/>
          <w:lang w:eastAsia="zh-CN"/>
        </w:rPr>
        <w:instrText xml:space="preserve"> ADDIN ZOTERO_ITEM CSL_CITATION {"citationID":"1P0soH4F","properties":{"formattedCitation":"\\super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8C5155" w:rsidRPr="00CF7E03">
        <w:rPr>
          <w:rFonts w:ascii="Arial" w:eastAsiaTheme="minorEastAsia" w:hAnsi="Arial" w:cs="Arial"/>
          <w:sz w:val="22"/>
          <w:szCs w:val="22"/>
          <w:lang w:eastAsia="zh-CN"/>
        </w:rPr>
        <w:fldChar w:fldCharType="separate"/>
      </w:r>
      <w:r w:rsidR="008C5155" w:rsidRPr="00CF7E03">
        <w:rPr>
          <w:rFonts w:ascii="Arial" w:hAnsi="Arial" w:cs="Arial"/>
          <w:sz w:val="22"/>
          <w:vertAlign w:val="superscript"/>
        </w:rPr>
        <w:t>58</w:t>
      </w:r>
      <w:r w:rsidR="008C5155" w:rsidRPr="00CF7E03">
        <w:rPr>
          <w:rFonts w:ascii="Arial" w:eastAsiaTheme="minorEastAsia" w:hAnsi="Arial" w:cs="Arial"/>
          <w:sz w:val="22"/>
          <w:szCs w:val="22"/>
          <w:lang w:eastAsia="zh-CN"/>
        </w:rPr>
        <w:fldChar w:fldCharType="end"/>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8C5155" w:rsidRPr="00CF7E03">
        <w:rPr>
          <w:rFonts w:ascii="Arial" w:eastAsiaTheme="minorEastAsia" w:hAnsi="Arial" w:cs="Arial"/>
          <w:sz w:val="22"/>
          <w:szCs w:val="22"/>
          <w:lang w:eastAsia="zh-CN"/>
        </w:rPr>
        <w:t>LiOH electrolysis to produce 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as byproducts;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r w:rsidR="008C5155" w:rsidRPr="00CF7E03">
        <w:rPr>
          <w:rFonts w:ascii="Arial" w:eastAsiaTheme="minorEastAsia" w:hAnsi="Arial" w:cs="Arial"/>
          <w:sz w:val="22"/>
          <w:szCs w:val="22"/>
          <w:lang w:eastAsia="zh-CN"/>
        </w:rPr>
        <w:t xml:space="preserve">LiOH. </w:t>
      </w:r>
      <w:r w:rsidR="00ED7007" w:rsidRPr="00CF7E03">
        <w:rPr>
          <w:rFonts w:ascii="Arial" w:eastAsiaTheme="minorEastAsia" w:hAnsi="Arial" w:cs="Arial"/>
          <w:sz w:val="22"/>
          <w:szCs w:val="22"/>
          <w:lang w:eastAsia="zh-CN"/>
        </w:rPr>
        <w:t xml:space="preserve">This cycle uses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and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O without </w:t>
      </w:r>
      <w:r w:rsidR="00ED7007" w:rsidRPr="00CF7E03">
        <w:rPr>
          <w:rFonts w:ascii="Arial" w:eastAsiaTheme="minorEastAsia" w:hAnsi="Arial" w:cs="Arial"/>
          <w:sz w:val="22"/>
          <w:szCs w:val="22"/>
          <w:lang w:eastAsia="zh-CN"/>
        </w:rPr>
        <w:t>additional 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 xml:space="preserve">a greener route than </w:t>
      </w:r>
      <w:r w:rsidR="00E74D09" w:rsidRPr="00CF7E03">
        <w:rPr>
          <w:rFonts w:ascii="Arial" w:eastAsiaTheme="minorEastAsia" w:hAnsi="Arial" w:cs="Arial"/>
          <w:sz w:val="22"/>
          <w:szCs w:val="22"/>
          <w:lang w:eastAsia="zh-CN"/>
        </w:rPr>
        <w:t xml:space="preserve">the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ins w:id="79" w:author="Nabera  Abhinandan" w:date="2024-07-28T17:43:00Z">
        <w:r w:rsidR="00C55102" w:rsidRPr="00C55102">
          <w:rPr>
            <w:rFonts w:ascii="Arial" w:eastAsiaTheme="minorEastAsia" w:hAnsi="Arial" w:cs="Arial"/>
            <w:sz w:val="22"/>
            <w:szCs w:val="22"/>
            <w:lang w:eastAsia="zh-CN"/>
            <w:rPrChange w:id="80" w:author="Nabera  Abhinandan" w:date="2024-07-28T17:43:00Z">
              <w:rPr>
                <w:rFonts w:ascii="Arial" w:eastAsiaTheme="minorEastAsia" w:hAnsi="Arial" w:cs="Arial"/>
                <w:sz w:val="22"/>
                <w:szCs w:val="22"/>
                <w:vertAlign w:val="superscript"/>
                <w:lang w:eastAsia="zh-CN"/>
              </w:rPr>
            </w:rPrChange>
          </w:rPr>
          <w:noBreakHyphen/>
        </w:r>
      </w:ins>
      <w:del w:id="81" w:author="Nabera  Abhinandan" w:date="2024-07-28T17:43:00Z">
        <w:r w:rsidR="008C5155" w:rsidRPr="00CF7E03" w:rsidDel="00C55102">
          <w:rPr>
            <w:rFonts w:ascii="Arial" w:eastAsiaTheme="minorEastAsia" w:hAnsi="Arial" w:cs="Arial"/>
            <w:sz w:val="22"/>
            <w:szCs w:val="22"/>
            <w:lang w:eastAsia="zh-CN"/>
          </w:rPr>
          <w:delText>-</w:delText>
        </w:r>
      </w:del>
      <w:r w:rsidR="008C5155" w:rsidRPr="00CF7E03">
        <w:rPr>
          <w:rFonts w:ascii="Arial" w:eastAsiaTheme="minorEastAsia" w:hAnsi="Arial" w:cs="Arial"/>
          <w:sz w:val="22"/>
          <w:szCs w:val="22"/>
          <w:lang w:eastAsia="zh-CN"/>
        </w:rPr>
        <w:t xml:space="preserve">CO cycle.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r w:rsidR="00716048" w:rsidRPr="00CF7E03">
        <w:rPr>
          <w:rFonts w:ascii="Arial" w:eastAsiaTheme="minorEastAsia" w:hAnsi="Arial" w:cs="Arial"/>
          <w:sz w:val="22"/>
          <w:szCs w:val="22"/>
          <w:lang w:eastAsia="zh-CN"/>
        </w:rPr>
        <w:t>, limit</w:t>
      </w:r>
      <w:r w:rsidR="00E74D09" w:rsidRPr="00CF7E03">
        <w:rPr>
          <w:rFonts w:ascii="Arial" w:eastAsiaTheme="minorEastAsia" w:hAnsi="Arial" w:cs="Arial"/>
          <w:sz w:val="22"/>
          <w:szCs w:val="22"/>
          <w:lang w:eastAsia="zh-CN"/>
        </w:rPr>
        <w:t>ing</w:t>
      </w:r>
      <w:r w:rsidR="00716048" w:rsidRPr="00CF7E03">
        <w:rPr>
          <w:rFonts w:ascii="Arial" w:eastAsiaTheme="minorEastAsia" w:hAnsi="Arial" w:cs="Arial"/>
          <w:sz w:val="22"/>
          <w:szCs w:val="22"/>
          <w:lang w:eastAsia="zh-CN"/>
        </w:rPr>
        <w:t xml:space="preserve"> the </w:t>
      </w:r>
      <w:r w:rsidR="00E74D09" w:rsidRPr="00CF7E03">
        <w:rPr>
          <w:rFonts w:ascii="Arial" w:eastAsiaTheme="minorEastAsia" w:hAnsi="Arial" w:cs="Arial"/>
          <w:sz w:val="22"/>
          <w:szCs w:val="22"/>
          <w:lang w:eastAsia="zh-CN"/>
        </w:rPr>
        <w:t xml:space="preserve">viability </w:t>
      </w:r>
      <w:r w:rsidR="00716048" w:rsidRPr="00CF7E03">
        <w:rPr>
          <w:rFonts w:ascii="Arial" w:eastAsiaTheme="minorEastAsia" w:hAnsi="Arial" w:cs="Arial"/>
          <w:sz w:val="22"/>
          <w:szCs w:val="22"/>
          <w:lang w:eastAsia="zh-CN"/>
        </w:rPr>
        <w:t xml:space="preserve">of the </w:t>
      </w:r>
      <w:r w:rsidR="00E74D09" w:rsidRPr="00CF7E03">
        <w:rPr>
          <w:rFonts w:ascii="Arial" w:eastAsiaTheme="minorEastAsia" w:hAnsi="Arial" w:cs="Arial"/>
          <w:sz w:val="22"/>
          <w:szCs w:val="22"/>
          <w:lang w:eastAsia="zh-CN"/>
        </w:rPr>
        <w:t>electrochemical</w:t>
      </w:r>
      <w:r w:rsidR="00B4627D" w:rsidRPr="00CF7E03">
        <w:rPr>
          <w:rFonts w:ascii="Arial" w:eastAsiaTheme="minorEastAsia" w:hAnsi="Arial" w:cs="Arial"/>
          <w:sz w:val="22"/>
          <w:szCs w:val="22"/>
          <w:lang w:eastAsia="zh-CN"/>
        </w:rPr>
        <w:noBreakHyphen/>
      </w:r>
      <w:r w:rsidR="00E74D09" w:rsidRPr="00CF7E03">
        <w:rPr>
          <w:rFonts w:ascii="Arial" w:eastAsiaTheme="minorEastAsia" w:hAnsi="Arial" w:cs="Arial"/>
          <w:sz w:val="22"/>
          <w:szCs w:val="22"/>
          <w:lang w:eastAsia="zh-CN"/>
        </w:rPr>
        <w:t xml:space="preserve">assisted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ins w:id="82" w:author="Nabera  Abhinandan" w:date="2024-07-28T17:43:00Z">
        <w:r w:rsidR="00D63659">
          <w:rPr>
            <w:rFonts w:ascii="Arial" w:eastAsiaTheme="minorEastAsia" w:hAnsi="Arial" w:cs="Arial"/>
            <w:sz w:val="22"/>
            <w:szCs w:val="22"/>
            <w:lang w:eastAsia="zh-CN"/>
          </w:rPr>
          <w:noBreakHyphen/>
        </w:r>
      </w:ins>
      <w:del w:id="83" w:author="Nabera  Abhinandan" w:date="2024-07-28T17:43:00Z">
        <w:r w:rsidR="00716048" w:rsidRPr="00CF7E03" w:rsidDel="00D63659">
          <w:rPr>
            <w:rFonts w:ascii="Arial" w:eastAsiaTheme="minorEastAsia" w:hAnsi="Arial" w:cs="Arial"/>
            <w:sz w:val="22"/>
            <w:szCs w:val="22"/>
            <w:lang w:eastAsia="zh-CN"/>
          </w:rPr>
          <w:delText>-</w:delText>
        </w:r>
      </w:del>
      <w:r w:rsidR="00716048" w:rsidRPr="00CF7E03">
        <w:rPr>
          <w:rFonts w:ascii="Arial" w:eastAsiaTheme="minorEastAsia" w:hAnsi="Arial" w:cs="Arial"/>
          <w:sz w:val="22"/>
          <w:szCs w:val="22"/>
          <w:lang w:eastAsia="zh-CN"/>
        </w:rPr>
        <w:t>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cycle.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the research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its </w:t>
      </w:r>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as potential green alternatives for C</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H</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 xml:space="preserve"> production is more practical </w:t>
      </w:r>
      <w:r w:rsidR="00603448" w:rsidRPr="00CF7E03">
        <w:rPr>
          <w:rFonts w:ascii="Arial" w:eastAsiaTheme="minorEastAsia" w:hAnsi="Arial" w:cs="Arial"/>
          <w:sz w:val="22"/>
          <w:szCs w:val="22"/>
          <w:lang w:eastAsia="zh-CN"/>
        </w:rPr>
        <w:t>at this stage.</w:t>
      </w:r>
    </w:p>
    <w:p w14:paraId="5DBD361B" w14:textId="487D66E4" w:rsidR="00A3683A" w:rsidRPr="00CF7E03" w:rsidRDefault="007A73BA"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66A545A0" wp14:editId="41AE5A0E">
            <wp:extent cx="4702502" cy="3426488"/>
            <wp:effectExtent l="0" t="0" r="3175" b="2540"/>
            <wp:docPr id="491367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9579" t="2364" r="10692" b="5689"/>
                    <a:stretch/>
                  </pic:blipFill>
                  <pic:spPr bwMode="auto">
                    <a:xfrm>
                      <a:off x="0" y="0"/>
                      <a:ext cx="4705914" cy="3428974"/>
                    </a:xfrm>
                    <a:prstGeom prst="rect">
                      <a:avLst/>
                    </a:prstGeom>
                    <a:noFill/>
                    <a:ln>
                      <a:noFill/>
                    </a:ln>
                    <a:extLst>
                      <a:ext uri="{53640926-AAD7-44D8-BBD7-CCE9431645EC}">
                        <a14:shadowObscured xmlns:a14="http://schemas.microsoft.com/office/drawing/2010/main"/>
                      </a:ext>
                    </a:extLst>
                  </pic:spPr>
                </pic:pic>
              </a:graphicData>
            </a:graphic>
          </wp:inline>
        </w:drawing>
      </w:r>
    </w:p>
    <w:p w14:paraId="376981AC" w14:textId="71784D3E" w:rsidR="00E66487" w:rsidRPr="00CF7E03" w:rsidRDefault="00A3683A" w:rsidP="006F3396">
      <w:pPr>
        <w:spacing w:after="240" w:line="360" w:lineRule="auto"/>
        <w:jc w:val="both"/>
        <w:rPr>
          <w:rFonts w:ascii="Arial" w:eastAsiaTheme="minorEastAsia" w:hAnsi="Arial" w:cs="Arial"/>
          <w:sz w:val="22"/>
          <w:szCs w:val="22"/>
          <w:lang w:eastAsia="zh-CN"/>
        </w:rPr>
      </w:pPr>
      <w:bookmarkStart w:id="84" w:name="_Hlk167963105"/>
      <w:r w:rsidRPr="006F3396">
        <w:rPr>
          <w:rFonts w:ascii="Arial" w:hAnsi="Arial" w:cs="Arial"/>
          <w:b/>
          <w:iCs/>
          <w:sz w:val="22"/>
          <w:szCs w:val="22"/>
        </w:rPr>
        <w:t>Fig.</w:t>
      </w:r>
      <w:r w:rsidR="00135EEF" w:rsidRPr="006F3396">
        <w:rPr>
          <w:rFonts w:ascii="Arial" w:hAnsi="Arial" w:cs="Arial"/>
          <w:b/>
          <w:iCs/>
          <w:sz w:val="22"/>
          <w:szCs w:val="22"/>
        </w:rPr>
        <w:t> </w:t>
      </w:r>
      <w:r w:rsidRPr="006F3396">
        <w:rPr>
          <w:rFonts w:ascii="Arial" w:eastAsiaTheme="minorEastAsia" w:hAnsi="Arial" w:cs="Arial"/>
          <w:b/>
          <w:iCs/>
          <w:sz w:val="22"/>
          <w:szCs w:val="22"/>
          <w:lang w:eastAsia="zh-CN"/>
        </w:rPr>
        <w:t>6</w:t>
      </w:r>
      <w:r w:rsidR="0087061B" w:rsidRPr="006F3396">
        <w:rPr>
          <w:rFonts w:ascii="Arial" w:eastAsiaTheme="minorEastAsia" w:hAnsi="Arial" w:cs="Arial"/>
          <w:b/>
          <w:iCs/>
          <w:sz w:val="22"/>
          <w:szCs w:val="22"/>
          <w:lang w:eastAsia="zh-CN"/>
        </w:rPr>
        <w:t>.</w:t>
      </w:r>
      <w:r w:rsidR="00135EEF" w:rsidRPr="006F3396">
        <w:rPr>
          <w:rFonts w:ascii="Arial" w:hAnsi="Arial" w:cs="Arial"/>
          <w:b/>
          <w:iCs/>
          <w:sz w:val="22"/>
          <w:szCs w:val="22"/>
        </w:rPr>
        <w:t> </w:t>
      </w:r>
      <w:r w:rsidR="00601708" w:rsidRPr="006F3396">
        <w:rPr>
          <w:rFonts w:ascii="Arial" w:eastAsiaTheme="minorEastAsia" w:hAnsi="Arial" w:cs="Arial"/>
          <w:b/>
          <w:iCs/>
          <w:sz w:val="22"/>
          <w:szCs w:val="22"/>
          <w:lang w:eastAsia="zh-CN"/>
        </w:rPr>
        <w:t>Potential</w:t>
      </w:r>
      <w:r w:rsidRPr="006F3396">
        <w:rPr>
          <w:rFonts w:ascii="Arial" w:eastAsiaTheme="minorEastAsia" w:hAnsi="Arial" w:cs="Arial"/>
          <w:b/>
          <w:iCs/>
          <w:sz w:val="22"/>
          <w:szCs w:val="22"/>
          <w:lang w:eastAsia="zh-CN"/>
        </w:rPr>
        <w:t xml:space="preserve"> green </w:t>
      </w:r>
      <w:r w:rsidR="004C1540" w:rsidRPr="006F3396">
        <w:rPr>
          <w:rFonts w:ascii="Arial" w:eastAsiaTheme="minorEastAsia" w:hAnsi="Arial" w:cs="Arial"/>
          <w:b/>
          <w:iCs/>
          <w:sz w:val="22"/>
          <w:szCs w:val="22"/>
          <w:lang w:eastAsia="zh-CN"/>
        </w:rPr>
        <w:t>C</w:t>
      </w:r>
      <w:r w:rsidR="004C1540" w:rsidRPr="006F3396">
        <w:rPr>
          <w:rFonts w:ascii="Arial" w:eastAsiaTheme="minorEastAsia" w:hAnsi="Arial" w:cs="Arial"/>
          <w:b/>
          <w:iCs/>
          <w:sz w:val="22"/>
          <w:szCs w:val="22"/>
          <w:vertAlign w:val="subscript"/>
          <w:lang w:eastAsia="zh-CN"/>
        </w:rPr>
        <w:t>2</w:t>
      </w:r>
      <w:r w:rsidR="004C1540" w:rsidRPr="006F3396">
        <w:rPr>
          <w:rFonts w:ascii="Arial" w:eastAsiaTheme="minorEastAsia" w:hAnsi="Arial" w:cs="Arial"/>
          <w:b/>
          <w:iCs/>
          <w:sz w:val="22"/>
          <w:szCs w:val="22"/>
          <w:lang w:eastAsia="zh-CN"/>
        </w:rPr>
        <w:t>H</w:t>
      </w:r>
      <w:r w:rsidR="004C1540" w:rsidRPr="006F3396">
        <w:rPr>
          <w:rFonts w:ascii="Arial" w:eastAsiaTheme="minorEastAsia" w:hAnsi="Arial" w:cs="Arial"/>
          <w:b/>
          <w:iCs/>
          <w:sz w:val="22"/>
          <w:szCs w:val="22"/>
          <w:vertAlign w:val="subscript"/>
          <w:lang w:eastAsia="zh-CN"/>
        </w:rPr>
        <w:t>2</w:t>
      </w:r>
      <w:r w:rsidRPr="006F3396">
        <w:rPr>
          <w:rFonts w:ascii="Arial" w:eastAsiaTheme="minorEastAsia" w:hAnsi="Arial" w:cs="Arial"/>
          <w:b/>
          <w:iCs/>
          <w:sz w:val="22"/>
          <w:szCs w:val="22"/>
          <w:lang w:eastAsia="zh-CN"/>
        </w:rPr>
        <w:t xml:space="preserve"> synthesis routes</w:t>
      </w:r>
      <w:r w:rsidRPr="006F3396">
        <w:rPr>
          <w:rFonts w:ascii="Arial" w:hAnsi="Arial" w:cs="Arial"/>
          <w:b/>
          <w:iCs/>
          <w:sz w:val="22"/>
          <w:szCs w:val="22"/>
        </w:rPr>
        <w:t xml:space="preserve">. </w:t>
      </w:r>
      <w:r w:rsidR="00B47E01" w:rsidRPr="006F3396">
        <w:rPr>
          <w:rFonts w:ascii="Arial" w:eastAsiaTheme="minorEastAsia" w:hAnsi="Arial" w:cs="Arial"/>
          <w:b/>
          <w:iCs/>
          <w:sz w:val="22"/>
          <w:szCs w:val="22"/>
          <w:lang w:eastAsia="zh-CN"/>
        </w:rPr>
        <w:t>a.</w:t>
      </w:r>
      <w:r w:rsidR="00507B52" w:rsidRPr="00CF7E03">
        <w:rPr>
          <w:rFonts w:ascii="Arial" w:eastAsiaTheme="minorEastAsia" w:hAnsi="Arial" w:cs="Arial"/>
          <w:iCs/>
          <w:sz w:val="22"/>
          <w:szCs w:val="22"/>
          <w:lang w:eastAsia="zh-CN"/>
        </w:rPr>
        <w:t> </w:t>
      </w:r>
      <w:r w:rsidR="00B47E01" w:rsidRPr="006F3396">
        <w:rPr>
          <w:rFonts w:ascii="Arial" w:eastAsiaTheme="minorEastAsia" w:hAnsi="Arial" w:cs="Arial"/>
          <w:iCs/>
          <w:sz w:val="22"/>
          <w:szCs w:val="22"/>
          <w:lang w:eastAsia="zh-CN"/>
        </w:rPr>
        <w:t>Coal, natural gas, and oil-based technologies, including CaC</w:t>
      </w:r>
      <w:r w:rsidR="00B47E01" w:rsidRPr="006F3396">
        <w:rPr>
          <w:rFonts w:ascii="Arial" w:eastAsiaTheme="minorEastAsia" w:hAnsi="Arial" w:cs="Arial"/>
          <w:iCs/>
          <w:sz w:val="22"/>
          <w:szCs w:val="22"/>
          <w:vertAlign w:val="subscript"/>
          <w:lang w:eastAsia="zh-CN"/>
        </w:rPr>
        <w:t>2</w:t>
      </w:r>
      <w:r w:rsidR="00B47E01" w:rsidRPr="006F3396">
        <w:rPr>
          <w:rFonts w:ascii="Arial" w:eastAsiaTheme="minorEastAsia" w:hAnsi="Arial" w:cs="Arial"/>
          <w:iCs/>
          <w:sz w:val="22"/>
          <w:szCs w:val="22"/>
          <w:lang w:eastAsia="zh-CN"/>
        </w:rPr>
        <w:t>, PC, T</w:t>
      </w:r>
      <w:r w:rsidR="00315729" w:rsidRPr="006F3396">
        <w:rPr>
          <w:rFonts w:ascii="Arial" w:eastAsiaTheme="minorEastAsia" w:hAnsi="Arial" w:cs="Arial"/>
          <w:iCs/>
          <w:sz w:val="22"/>
          <w:szCs w:val="22"/>
          <w:lang w:eastAsia="zh-CN"/>
        </w:rPr>
        <w:t>P</w:t>
      </w:r>
      <w:r w:rsidR="00B47E01" w:rsidRPr="006F3396">
        <w:rPr>
          <w:rFonts w:ascii="Arial" w:eastAsiaTheme="minorEastAsia" w:hAnsi="Arial" w:cs="Arial"/>
          <w:iCs/>
          <w:sz w:val="22"/>
          <w:szCs w:val="22"/>
          <w:lang w:eastAsia="zh-CN"/>
        </w:rPr>
        <w:t>, and plasma</w:t>
      </w:r>
      <w:r w:rsidR="0072078F">
        <w:rPr>
          <w:rFonts w:ascii="Arial" w:eastAsiaTheme="minorEastAsia" w:hAnsi="Arial" w:cs="Arial" w:hint="eastAsia"/>
          <w:iCs/>
          <w:sz w:val="22"/>
          <w:szCs w:val="22"/>
          <w:lang w:eastAsia="zh-CN"/>
        </w:rPr>
        <w:t xml:space="preserve"> routes</w:t>
      </w:r>
      <w:r w:rsidR="00B47E01" w:rsidRPr="006F3396">
        <w:rPr>
          <w:rFonts w:ascii="Arial" w:eastAsiaTheme="minorEastAsia" w:hAnsi="Arial" w:cs="Arial"/>
          <w:iCs/>
          <w:sz w:val="22"/>
          <w:szCs w:val="22"/>
          <w:lang w:eastAsia="zh-CN"/>
        </w:rPr>
        <w:t xml:space="preserve">. </w:t>
      </w:r>
      <w:r w:rsidR="00B47E01" w:rsidRPr="006F3396">
        <w:rPr>
          <w:rFonts w:ascii="Arial" w:eastAsiaTheme="minorEastAsia" w:hAnsi="Arial" w:cs="Arial"/>
          <w:b/>
          <w:iCs/>
          <w:sz w:val="22"/>
          <w:szCs w:val="22"/>
          <w:lang w:eastAsia="zh-CN"/>
        </w:rPr>
        <w:t>b.</w:t>
      </w:r>
      <w:r w:rsidR="00507B52" w:rsidRPr="00CF7E03">
        <w:rPr>
          <w:rFonts w:ascii="Arial" w:eastAsiaTheme="minorEastAsia" w:hAnsi="Arial" w:cs="Arial"/>
          <w:iCs/>
          <w:sz w:val="22"/>
          <w:szCs w:val="22"/>
          <w:lang w:eastAsia="zh-CN"/>
        </w:rPr>
        <w:t> b</w:t>
      </w:r>
      <w:r w:rsidR="002A0A5C" w:rsidRPr="006F3396">
        <w:rPr>
          <w:rFonts w:ascii="Arial" w:eastAsiaTheme="minorEastAsia" w:hAnsi="Arial" w:cs="Arial"/>
          <w:iCs/>
          <w:sz w:val="22"/>
          <w:szCs w:val="22"/>
          <w:lang w:eastAsia="zh-CN"/>
        </w:rPr>
        <w:t>iochar, biogas, CO</w:t>
      </w:r>
      <w:r w:rsidR="002A0A5C" w:rsidRPr="006F3396">
        <w:rPr>
          <w:rFonts w:ascii="Arial" w:eastAsiaTheme="minorEastAsia" w:hAnsi="Arial" w:cs="Arial"/>
          <w:iCs/>
          <w:sz w:val="22"/>
          <w:szCs w:val="22"/>
          <w:vertAlign w:val="subscript"/>
          <w:lang w:eastAsia="zh-CN"/>
        </w:rPr>
        <w:t>2</w:t>
      </w:r>
      <w:r w:rsidR="002A0A5C" w:rsidRPr="006F3396">
        <w:rPr>
          <w:rFonts w:ascii="Arial" w:eastAsiaTheme="minorEastAsia" w:hAnsi="Arial" w:cs="Arial"/>
          <w:iCs/>
          <w:sz w:val="22"/>
          <w:szCs w:val="22"/>
          <w:lang w:eastAsia="zh-CN"/>
        </w:rPr>
        <w:t xml:space="preserve">, </w:t>
      </w:r>
      <w:r w:rsidR="00B44168" w:rsidRPr="00CF7E03">
        <w:rPr>
          <w:rFonts w:ascii="Arial" w:eastAsiaTheme="minorEastAsia" w:hAnsi="Arial" w:cs="Arial"/>
          <w:iCs/>
          <w:sz w:val="22"/>
          <w:szCs w:val="22"/>
          <w:lang w:eastAsia="zh-CN"/>
        </w:rPr>
        <w:t xml:space="preserve">and </w:t>
      </w:r>
      <w:r w:rsidR="002A0A5C" w:rsidRPr="006F3396">
        <w:rPr>
          <w:rFonts w:ascii="Arial" w:eastAsiaTheme="minorEastAsia" w:hAnsi="Arial" w:cs="Arial"/>
          <w:iCs/>
          <w:sz w:val="22"/>
          <w:szCs w:val="22"/>
          <w:lang w:eastAsia="zh-CN"/>
        </w:rPr>
        <w:t>plastic</w:t>
      </w:r>
      <w:r w:rsidR="0072078F">
        <w:rPr>
          <w:rFonts w:ascii="Arial" w:eastAsiaTheme="minorEastAsia" w:hAnsi="Arial" w:cs="Arial" w:hint="eastAsia"/>
          <w:iCs/>
          <w:sz w:val="22"/>
          <w:szCs w:val="22"/>
          <w:lang w:eastAsia="zh-CN"/>
        </w:rPr>
        <w:t xml:space="preserve"> </w:t>
      </w:r>
      <w:r w:rsidR="002A0A5C" w:rsidRPr="006F3396">
        <w:rPr>
          <w:rFonts w:ascii="Arial" w:eastAsiaTheme="minorEastAsia" w:hAnsi="Arial" w:cs="Arial"/>
          <w:iCs/>
          <w:sz w:val="22"/>
          <w:szCs w:val="22"/>
          <w:lang w:eastAsia="zh-CN"/>
        </w:rPr>
        <w:t xml:space="preserve">based </w:t>
      </w:r>
      <w:r w:rsidR="002A0A5C" w:rsidRPr="006F3396">
        <w:rPr>
          <w:rFonts w:ascii="Arial" w:eastAsiaTheme="minorEastAsia" w:hAnsi="Arial" w:cs="Arial"/>
          <w:bCs/>
          <w:iCs/>
          <w:sz w:val="22"/>
          <w:szCs w:val="22"/>
          <w:lang w:eastAsia="zh-CN"/>
        </w:rPr>
        <w:t xml:space="preserve">technologies, including </w:t>
      </w:r>
      <w:r w:rsidR="00474428" w:rsidRPr="006F3396">
        <w:rPr>
          <w:rFonts w:ascii="Arial" w:eastAsiaTheme="minorEastAsia" w:hAnsi="Arial" w:cs="Arial"/>
          <w:iCs/>
          <w:sz w:val="22"/>
          <w:szCs w:val="22"/>
          <w:lang w:eastAsia="zh-CN"/>
        </w:rPr>
        <w:t>CaC</w:t>
      </w:r>
      <w:r w:rsidR="00474428" w:rsidRPr="006F3396">
        <w:rPr>
          <w:rFonts w:ascii="Arial" w:eastAsiaTheme="minorEastAsia" w:hAnsi="Arial" w:cs="Arial"/>
          <w:iCs/>
          <w:sz w:val="22"/>
          <w:szCs w:val="22"/>
          <w:vertAlign w:val="subscript"/>
          <w:lang w:eastAsia="zh-CN"/>
        </w:rPr>
        <w:t>2</w:t>
      </w:r>
      <w:r w:rsidR="00474428" w:rsidRPr="006F3396">
        <w:rPr>
          <w:rFonts w:ascii="Arial" w:eastAsiaTheme="minorEastAsia" w:hAnsi="Arial" w:cs="Arial"/>
          <w:bCs/>
          <w:iCs/>
          <w:sz w:val="22"/>
          <w:szCs w:val="22"/>
          <w:lang w:eastAsia="zh-CN"/>
        </w:rPr>
        <w:t xml:space="preserve">, plasma, </w:t>
      </w:r>
      <w:r w:rsidR="002A0A5C" w:rsidRPr="006F3396">
        <w:rPr>
          <w:rFonts w:ascii="Arial" w:eastAsiaTheme="minorEastAsia" w:hAnsi="Arial" w:cs="Arial"/>
          <w:bCs/>
          <w:iCs/>
          <w:sz w:val="22"/>
          <w:szCs w:val="22"/>
          <w:lang w:eastAsia="zh-CN"/>
        </w:rPr>
        <w:t>cycle</w:t>
      </w:r>
      <w:r w:rsidR="00C83793" w:rsidRPr="006F3396">
        <w:rPr>
          <w:rFonts w:ascii="Arial" w:eastAsiaTheme="minorEastAsia" w:hAnsi="Arial" w:cs="Arial"/>
          <w:iCs/>
          <w:sz w:val="22"/>
          <w:szCs w:val="22"/>
          <w:lang w:eastAsia="zh-CN"/>
        </w:rPr>
        <w:t xml:space="preserve">, </w:t>
      </w:r>
      <w:r w:rsidR="002A0A5C" w:rsidRPr="006F3396">
        <w:rPr>
          <w:rFonts w:ascii="Arial" w:eastAsiaTheme="minorEastAsia" w:hAnsi="Arial" w:cs="Arial"/>
          <w:iCs/>
          <w:sz w:val="22"/>
          <w:szCs w:val="22"/>
          <w:lang w:eastAsia="zh-CN"/>
        </w:rPr>
        <w:t>T</w:t>
      </w:r>
      <w:r w:rsidR="00315729" w:rsidRPr="006F3396">
        <w:rPr>
          <w:rFonts w:ascii="Arial" w:eastAsiaTheme="minorEastAsia" w:hAnsi="Arial" w:cs="Arial"/>
          <w:iCs/>
          <w:sz w:val="22"/>
          <w:szCs w:val="22"/>
          <w:lang w:eastAsia="zh-CN"/>
        </w:rPr>
        <w:t>P</w:t>
      </w:r>
      <w:r w:rsidR="002F6E83" w:rsidRPr="006F3396">
        <w:rPr>
          <w:rFonts w:ascii="Arial" w:eastAsiaTheme="minorEastAsia" w:hAnsi="Arial" w:cs="Arial"/>
          <w:bCs/>
          <w:iCs/>
          <w:sz w:val="22"/>
          <w:szCs w:val="22"/>
          <w:lang w:eastAsia="zh-CN"/>
        </w:rPr>
        <w:t xml:space="preserve">, </w:t>
      </w:r>
      <w:r w:rsidR="00C83793" w:rsidRPr="006F3396">
        <w:rPr>
          <w:rFonts w:ascii="Arial" w:eastAsiaTheme="minorEastAsia" w:hAnsi="Arial" w:cs="Arial"/>
          <w:bCs/>
          <w:iCs/>
          <w:sz w:val="22"/>
          <w:szCs w:val="22"/>
          <w:lang w:eastAsia="zh-CN"/>
        </w:rPr>
        <w:t xml:space="preserve">and </w:t>
      </w:r>
      <w:r w:rsidR="002A0A5C" w:rsidRPr="006F3396">
        <w:rPr>
          <w:rFonts w:ascii="Arial" w:eastAsiaTheme="minorEastAsia" w:hAnsi="Arial" w:cs="Arial"/>
          <w:bCs/>
          <w:iCs/>
          <w:sz w:val="22"/>
          <w:szCs w:val="22"/>
          <w:lang w:eastAsia="zh-CN"/>
        </w:rPr>
        <w:t xml:space="preserve">PC. </w:t>
      </w:r>
      <w:bookmarkEnd w:id="84"/>
      <w:r w:rsidR="000E0245" w:rsidRPr="006F3396">
        <w:rPr>
          <w:rFonts w:ascii="Arial" w:eastAsiaTheme="minorEastAsia" w:hAnsi="Arial" w:cs="Arial"/>
          <w:iCs/>
          <w:sz w:val="22"/>
          <w:szCs w:val="22"/>
          <w:lang w:eastAsia="zh-CN"/>
        </w:rPr>
        <w:t>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-based concept cycle</w:t>
      </w:r>
      <w:r w:rsidR="00B44168" w:rsidRPr="00CF7E03">
        <w:rPr>
          <w:rFonts w:ascii="Arial" w:eastAsiaTheme="minorEastAsia" w:hAnsi="Arial" w:cs="Arial"/>
          <w:iCs/>
          <w:sz w:val="22"/>
          <w:szCs w:val="22"/>
          <w:lang w:eastAsia="zh-CN"/>
        </w:rPr>
        <w:t>s</w:t>
      </w:r>
      <w:r w:rsidR="000E0245" w:rsidRPr="006F3396">
        <w:rPr>
          <w:rFonts w:ascii="Arial" w:eastAsiaTheme="minorEastAsia" w:hAnsi="Arial" w:cs="Arial"/>
          <w:iCs/>
          <w:sz w:val="22"/>
          <w:szCs w:val="22"/>
          <w:lang w:eastAsia="zh-CN"/>
        </w:rPr>
        <w:t xml:space="preserve"> </w:t>
      </w:r>
      <w:r w:rsidR="00F13716" w:rsidRPr="006F3396">
        <w:rPr>
          <w:rFonts w:ascii="Arial" w:eastAsiaTheme="minorEastAsia" w:hAnsi="Arial" w:cs="Arial"/>
          <w:iCs/>
          <w:sz w:val="22"/>
          <w:szCs w:val="22"/>
          <w:lang w:eastAsia="zh-CN"/>
        </w:rPr>
        <w:t>include</w:t>
      </w:r>
      <w:r w:rsidR="000E0245" w:rsidRPr="006F3396">
        <w:rPr>
          <w:rFonts w:ascii="Arial" w:eastAsiaTheme="minorEastAsia" w:hAnsi="Arial" w:cs="Arial"/>
          <w:iCs/>
          <w:sz w:val="22"/>
          <w:szCs w:val="22"/>
          <w:lang w:eastAsia="zh-CN"/>
        </w:rPr>
        <w:t xml:space="preserve"> </w:t>
      </w:r>
      <w:r w:rsidR="000E0245" w:rsidRPr="006F3396">
        <w:rPr>
          <w:rFonts w:ascii="Arial" w:eastAsiaTheme="minorEastAsia" w:hAnsi="Arial" w:cs="Arial"/>
          <w:b/>
          <w:iCs/>
          <w:sz w:val="22"/>
          <w:szCs w:val="22"/>
          <w:lang w:eastAsia="zh-CN"/>
        </w:rPr>
        <w:t>c.</w:t>
      </w:r>
      <w:r w:rsidR="003A3766" w:rsidRPr="00CF7E03">
        <w:rPr>
          <w:rFonts w:ascii="Arial" w:eastAsiaTheme="minorEastAsia" w:hAnsi="Arial" w:cs="Arial"/>
          <w:b/>
          <w:iCs/>
          <w:sz w:val="22"/>
          <w:szCs w:val="22"/>
          <w:lang w:eastAsia="zh-CN"/>
        </w:rPr>
        <w:t> </w:t>
      </w:r>
      <w:r w:rsidR="000E0245" w:rsidRPr="006F3396">
        <w:rPr>
          <w:rFonts w:ascii="Arial" w:eastAsiaTheme="minorEastAsia" w:hAnsi="Arial" w:cs="Arial"/>
          <w:iCs/>
          <w:sz w:val="22"/>
          <w:szCs w:val="22"/>
          <w:lang w:eastAsia="zh-CN"/>
        </w:rPr>
        <w:t>BaC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-based route coupling 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 capture and CO production</w:t>
      </w:r>
      <w:r w:rsidR="0091169F" w:rsidRPr="006F3396">
        <w:rPr>
          <w:rFonts w:ascii="Arial" w:eastAsiaTheme="minorEastAsia" w:hAnsi="Arial" w:cs="Arial"/>
          <w:iCs/>
          <w:sz w:val="22"/>
          <w:szCs w:val="22"/>
          <w:lang w:eastAsia="zh-CN"/>
        </w:rPr>
        <w:t xml:space="preserve"> (CO</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-CO cycle)</w:t>
      </w:r>
      <w:r w:rsidR="009F7981" w:rsidRPr="00CF7E03">
        <w:rPr>
          <w:rFonts w:ascii="Arial" w:eastAsiaTheme="minorEastAsia" w:hAnsi="Arial" w:cs="Arial"/>
          <w:iCs/>
          <w:sz w:val="22"/>
          <w:szCs w:val="22"/>
          <w:lang w:eastAsia="zh-CN"/>
        </w:rPr>
        <w:t>,</w:t>
      </w:r>
      <w:r w:rsidR="000E0245" w:rsidRPr="006F3396">
        <w:rPr>
          <w:rFonts w:ascii="Arial" w:eastAsiaTheme="minorEastAsia" w:hAnsi="Arial" w:cs="Arial"/>
          <w:iCs/>
          <w:sz w:val="22"/>
          <w:szCs w:val="22"/>
          <w:lang w:eastAsia="zh-CN"/>
        </w:rPr>
        <w:t xml:space="preserve"> and </w:t>
      </w:r>
      <w:r w:rsidR="000E0245" w:rsidRPr="006F3396">
        <w:rPr>
          <w:rFonts w:ascii="Arial" w:eastAsiaTheme="minorEastAsia" w:hAnsi="Arial" w:cs="Arial"/>
          <w:b/>
          <w:iCs/>
          <w:sz w:val="22"/>
          <w:szCs w:val="22"/>
          <w:lang w:eastAsia="zh-CN"/>
        </w:rPr>
        <w:t>d.</w:t>
      </w:r>
      <w:r w:rsidR="003A3766" w:rsidRPr="00CF7E03">
        <w:rPr>
          <w:rFonts w:ascii="Arial" w:eastAsiaTheme="minorEastAsia" w:hAnsi="Arial" w:cs="Arial"/>
          <w:b/>
          <w:iCs/>
          <w:sz w:val="22"/>
          <w:szCs w:val="22"/>
          <w:lang w:eastAsia="zh-CN"/>
        </w:rPr>
        <w:t> </w:t>
      </w:r>
      <w:r w:rsidR="0091169F" w:rsidRPr="006F3396">
        <w:rPr>
          <w:rFonts w:ascii="Arial" w:eastAsiaTheme="minorEastAsia" w:hAnsi="Arial" w:cs="Arial"/>
          <w:bCs/>
          <w:iCs/>
          <w:sz w:val="22"/>
          <w:szCs w:val="22"/>
          <w:lang w:eastAsia="zh-CN"/>
        </w:rPr>
        <w:t>Li</w:t>
      </w:r>
      <w:r w:rsidR="0091169F" w:rsidRPr="006F3396">
        <w:rPr>
          <w:rFonts w:ascii="Arial" w:eastAsiaTheme="minorEastAsia" w:hAnsi="Arial" w:cs="Arial"/>
          <w:bCs/>
          <w:iCs/>
          <w:sz w:val="22"/>
          <w:szCs w:val="22"/>
          <w:vertAlign w:val="subscript"/>
          <w:lang w:eastAsia="zh-CN"/>
        </w:rPr>
        <w:t>2</w:t>
      </w:r>
      <w:r w:rsidR="0091169F" w:rsidRPr="006F3396">
        <w:rPr>
          <w:rFonts w:ascii="Arial" w:eastAsiaTheme="minorEastAsia" w:hAnsi="Arial" w:cs="Arial"/>
          <w:bCs/>
          <w:iCs/>
          <w:sz w:val="22"/>
          <w:szCs w:val="22"/>
          <w:lang w:eastAsia="zh-CN"/>
        </w:rPr>
        <w:t>C</w:t>
      </w:r>
      <w:r w:rsidR="0091169F" w:rsidRPr="006F3396">
        <w:rPr>
          <w:rFonts w:ascii="Arial" w:eastAsiaTheme="minorEastAsia" w:hAnsi="Arial" w:cs="Arial"/>
          <w:bCs/>
          <w:iCs/>
          <w:sz w:val="22"/>
          <w:szCs w:val="22"/>
          <w:vertAlign w:val="subscript"/>
          <w:lang w:eastAsia="zh-CN"/>
        </w:rPr>
        <w:t>2</w:t>
      </w:r>
      <w:r w:rsidR="0091169F" w:rsidRPr="006F3396">
        <w:rPr>
          <w:rFonts w:ascii="Arial" w:eastAsiaTheme="minorEastAsia" w:hAnsi="Arial" w:cs="Arial"/>
          <w:bCs/>
          <w:iCs/>
          <w:sz w:val="22"/>
          <w:szCs w:val="22"/>
          <w:lang w:eastAsia="zh-CN"/>
        </w:rPr>
        <w:t>-based</w:t>
      </w:r>
      <w:r w:rsidR="00F13716" w:rsidRPr="00CF7E03">
        <w:rPr>
          <w:rFonts w:ascii="Arial" w:eastAsiaTheme="minorEastAsia" w:hAnsi="Arial" w:cs="Arial"/>
          <w:sz w:val="22"/>
          <w:szCs w:val="22"/>
          <w:lang w:eastAsia="zh-CN"/>
        </w:rPr>
        <w:t xml:space="preserve"> </w:t>
      </w:r>
      <w:r w:rsidR="00F13716" w:rsidRPr="006F3396">
        <w:rPr>
          <w:rFonts w:ascii="Arial" w:eastAsiaTheme="minorEastAsia" w:hAnsi="Arial" w:cs="Arial"/>
          <w:bCs/>
          <w:iCs/>
          <w:sz w:val="22"/>
          <w:szCs w:val="22"/>
          <w:lang w:eastAsia="zh-CN"/>
        </w:rPr>
        <w:t>electrochemical-assisted</w:t>
      </w:r>
      <w:r w:rsidR="0091169F" w:rsidRPr="006F3396">
        <w:rPr>
          <w:rFonts w:ascii="Arial" w:eastAsiaTheme="minorEastAsia" w:hAnsi="Arial" w:cs="Arial"/>
          <w:b/>
          <w:iCs/>
          <w:sz w:val="22"/>
          <w:szCs w:val="22"/>
          <w:lang w:eastAsia="zh-CN"/>
        </w:rPr>
        <w:t xml:space="preserve"> </w:t>
      </w:r>
      <w:r w:rsidR="0091169F" w:rsidRPr="006F3396">
        <w:rPr>
          <w:rFonts w:ascii="Arial" w:eastAsiaTheme="minorEastAsia" w:hAnsi="Arial" w:cs="Arial"/>
          <w:iCs/>
          <w:sz w:val="22"/>
          <w:szCs w:val="22"/>
          <w:lang w:eastAsia="zh-CN"/>
        </w:rPr>
        <w:t>t</w:t>
      </w:r>
      <w:r w:rsidR="000E0245" w:rsidRPr="006F3396">
        <w:rPr>
          <w:rFonts w:ascii="Arial" w:eastAsiaTheme="minorEastAsia" w:hAnsi="Arial" w:cs="Arial"/>
          <w:iCs/>
          <w:sz w:val="22"/>
          <w:szCs w:val="22"/>
          <w:lang w:eastAsia="zh-CN"/>
        </w:rPr>
        <w:t>hree</w:t>
      </w:r>
      <w:r w:rsidR="0091169F" w:rsidRPr="006F3396">
        <w:rPr>
          <w:rFonts w:ascii="Arial" w:eastAsiaTheme="minorEastAsia" w:hAnsi="Arial" w:cs="Arial"/>
          <w:iCs/>
          <w:sz w:val="22"/>
          <w:szCs w:val="22"/>
          <w:lang w:eastAsia="zh-CN"/>
        </w:rPr>
        <w:t>-</w:t>
      </w:r>
      <w:r w:rsidR="000E0245" w:rsidRPr="006F3396">
        <w:rPr>
          <w:rFonts w:ascii="Arial" w:eastAsiaTheme="minorEastAsia" w:hAnsi="Arial" w:cs="Arial"/>
          <w:iCs/>
          <w:sz w:val="22"/>
          <w:szCs w:val="22"/>
          <w:lang w:eastAsia="zh-CN"/>
        </w:rPr>
        <w:t xml:space="preserve">step </w:t>
      </w:r>
      <w:r w:rsidR="0091169F" w:rsidRPr="006F3396">
        <w:rPr>
          <w:rFonts w:ascii="Arial" w:eastAsiaTheme="minorEastAsia" w:hAnsi="Arial" w:cs="Arial"/>
          <w:iCs/>
          <w:sz w:val="22"/>
          <w:szCs w:val="22"/>
          <w:lang w:eastAsia="zh-CN"/>
        </w:rPr>
        <w:t xml:space="preserve">cycle </w:t>
      </w:r>
      <w:r w:rsidR="000E0245" w:rsidRPr="006F3396">
        <w:rPr>
          <w:rFonts w:ascii="Arial" w:eastAsiaTheme="minorEastAsia" w:hAnsi="Arial" w:cs="Arial"/>
          <w:iCs/>
          <w:sz w:val="22"/>
          <w:szCs w:val="22"/>
          <w:lang w:eastAsia="zh-CN"/>
        </w:rPr>
        <w:t xml:space="preserve">from LiOH to Li, </w:t>
      </w:r>
      <w:r w:rsidR="009F7981" w:rsidRPr="00CF7E03">
        <w:rPr>
          <w:rFonts w:ascii="Arial" w:eastAsiaTheme="minorEastAsia" w:hAnsi="Arial" w:cs="Arial"/>
          <w:iCs/>
          <w:sz w:val="22"/>
          <w:szCs w:val="22"/>
          <w:lang w:eastAsia="zh-CN"/>
        </w:rPr>
        <w:t xml:space="preserve">with </w:t>
      </w:r>
      <w:r w:rsidR="000E0245" w:rsidRPr="006F3396">
        <w:rPr>
          <w:rFonts w:ascii="Arial" w:eastAsiaTheme="minorEastAsia" w:hAnsi="Arial" w:cs="Arial"/>
          <w:iCs/>
          <w:sz w:val="22"/>
          <w:szCs w:val="22"/>
          <w:lang w:eastAsia="zh-CN"/>
        </w:rPr>
        <w:t>Li react</w:t>
      </w:r>
      <w:r w:rsidR="00F13716" w:rsidRPr="006F3396">
        <w:rPr>
          <w:rFonts w:ascii="Arial" w:eastAsiaTheme="minorEastAsia" w:hAnsi="Arial" w:cs="Arial"/>
          <w:iCs/>
          <w:sz w:val="22"/>
          <w:szCs w:val="22"/>
          <w:lang w:eastAsia="zh-CN"/>
        </w:rPr>
        <w:t xml:space="preserve">ing </w:t>
      </w:r>
      <w:r w:rsidR="000E0245" w:rsidRPr="006F3396">
        <w:rPr>
          <w:rFonts w:ascii="Arial" w:eastAsiaTheme="minorEastAsia" w:hAnsi="Arial" w:cs="Arial"/>
          <w:iCs/>
          <w:sz w:val="22"/>
          <w:szCs w:val="22"/>
          <w:lang w:eastAsia="zh-CN"/>
        </w:rPr>
        <w:t>with 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 to </w:t>
      </w:r>
      <w:r w:rsidR="009F7981" w:rsidRPr="00CF7E03">
        <w:rPr>
          <w:rFonts w:ascii="Arial" w:eastAsiaTheme="minorEastAsia" w:hAnsi="Arial" w:cs="Arial"/>
          <w:iCs/>
          <w:sz w:val="22"/>
          <w:szCs w:val="22"/>
          <w:lang w:eastAsia="zh-CN"/>
        </w:rPr>
        <w:t xml:space="preserve">form </w:t>
      </w:r>
      <w:r w:rsidR="000E0245" w:rsidRPr="006F3396">
        <w:rPr>
          <w:rFonts w:ascii="Arial" w:eastAsiaTheme="minorEastAsia" w:hAnsi="Arial" w:cs="Arial"/>
          <w:iCs/>
          <w:sz w:val="22"/>
          <w:szCs w:val="22"/>
          <w:lang w:eastAsia="zh-CN"/>
        </w:rPr>
        <w:t>Li</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followed by reaction with H</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O to </w:t>
      </w:r>
      <w:r w:rsidR="00F13716" w:rsidRPr="006F3396">
        <w:rPr>
          <w:rFonts w:ascii="Arial" w:eastAsiaTheme="minorEastAsia" w:hAnsi="Arial" w:cs="Arial"/>
          <w:iCs/>
          <w:sz w:val="22"/>
          <w:szCs w:val="22"/>
          <w:lang w:eastAsia="zh-CN"/>
        </w:rPr>
        <w:t xml:space="preserve">produce </w:t>
      </w:r>
      <w:r w:rsidR="000E0245" w:rsidRPr="006F3396">
        <w:rPr>
          <w:rFonts w:ascii="Arial" w:eastAsiaTheme="minorEastAsia" w:hAnsi="Arial" w:cs="Arial"/>
          <w:iCs/>
          <w:sz w:val="22"/>
          <w:szCs w:val="22"/>
          <w:lang w:eastAsia="zh-CN"/>
        </w:rPr>
        <w:t>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H</w:t>
      </w:r>
      <w:r w:rsidR="000E0245"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vertAlign w:val="subscript"/>
          <w:lang w:eastAsia="zh-CN"/>
        </w:rPr>
        <w:t xml:space="preserve"> </w:t>
      </w:r>
      <w:r w:rsidR="0091169F" w:rsidRPr="006F3396">
        <w:rPr>
          <w:rFonts w:ascii="Arial" w:eastAsiaTheme="minorEastAsia" w:hAnsi="Arial" w:cs="Arial"/>
          <w:iCs/>
          <w:sz w:val="22"/>
          <w:szCs w:val="22"/>
          <w:lang w:eastAsia="zh-CN"/>
        </w:rPr>
        <w:t>(CO</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-C</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H</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 xml:space="preserve"> cycle)</w:t>
      </w:r>
      <w:r w:rsidR="000E0245" w:rsidRPr="006F3396">
        <w:rPr>
          <w:rFonts w:ascii="Arial" w:eastAsiaTheme="minorEastAsia" w:hAnsi="Arial" w:cs="Arial"/>
          <w:iCs/>
          <w:sz w:val="22"/>
          <w:szCs w:val="22"/>
          <w:lang w:eastAsia="zh-CN"/>
        </w:rPr>
        <w:t>.</w:t>
      </w:r>
    </w:p>
    <w:p w14:paraId="30DBF61A" w14:textId="16929A90" w:rsidR="00973581" w:rsidRPr="00CF7E03" w:rsidRDefault="00F33465"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 xml:space="preserve">Comparison of </w:t>
      </w:r>
      <w:r w:rsidR="00F936F7" w:rsidRPr="00CF7E03">
        <w:rPr>
          <w:rFonts w:ascii="Arial" w:hAnsi="Arial" w:cs="Arial"/>
          <w:b/>
          <w:bCs/>
          <w:sz w:val="22"/>
          <w:szCs w:val="22"/>
        </w:rPr>
        <w:t>traditional</w:t>
      </w:r>
      <w:r w:rsidR="002C7E19" w:rsidRPr="00CF7E03">
        <w:rPr>
          <w:rFonts w:ascii="Arial" w:hAnsi="Arial" w:cs="Arial"/>
          <w:b/>
          <w:bCs/>
          <w:sz w:val="22"/>
          <w:szCs w:val="22"/>
        </w:rPr>
        <w:t xml:space="preserve"> </w:t>
      </w:r>
      <w:r w:rsidR="00A3683A" w:rsidRPr="00CF7E03">
        <w:rPr>
          <w:rFonts w:ascii="Arial" w:eastAsiaTheme="minorEastAsia" w:hAnsi="Arial" w:cs="Arial"/>
          <w:b/>
          <w:bCs/>
          <w:sz w:val="22"/>
          <w:szCs w:val="22"/>
          <w:lang w:eastAsia="zh-CN"/>
        </w:rPr>
        <w:t xml:space="preserve">and </w:t>
      </w:r>
      <w:r w:rsidR="00522747" w:rsidRPr="00CF7E03">
        <w:rPr>
          <w:rFonts w:ascii="Arial" w:eastAsiaTheme="minorEastAsia" w:hAnsi="Arial" w:cs="Arial"/>
          <w:b/>
          <w:bCs/>
          <w:sz w:val="22"/>
          <w:szCs w:val="22"/>
          <w:lang w:eastAsia="zh-CN"/>
        </w:rPr>
        <w:t xml:space="preserve">green </w:t>
      </w:r>
      <w:r w:rsidR="00543349" w:rsidRPr="00CF7E03">
        <w:rPr>
          <w:rFonts w:ascii="Arial" w:eastAsiaTheme="minorEastAsia" w:hAnsi="Arial" w:cs="Arial"/>
          <w:b/>
          <w:bCs/>
          <w:sz w:val="22"/>
          <w:szCs w:val="22"/>
          <w:lang w:eastAsia="zh-CN"/>
        </w:rPr>
        <w:t xml:space="preserve">acetylene </w:t>
      </w:r>
      <w:r w:rsidR="0087731C" w:rsidRPr="00CF7E03">
        <w:rPr>
          <w:rFonts w:ascii="Arial" w:hAnsi="Arial" w:cs="Arial"/>
          <w:b/>
          <w:bCs/>
          <w:sz w:val="22"/>
          <w:szCs w:val="22"/>
        </w:rPr>
        <w:t xml:space="preserve">synthesis routes </w:t>
      </w:r>
      <w:r w:rsidR="004D2C74" w:rsidRPr="00CF7E03">
        <w:rPr>
          <w:rFonts w:ascii="Arial" w:hAnsi="Arial" w:cs="Arial"/>
          <w:b/>
          <w:sz w:val="22"/>
          <w:szCs w:val="22"/>
        </w:rPr>
        <w:t>(</w:t>
      </w:r>
      <w:r w:rsidR="004C634D" w:rsidRPr="00CF7E03">
        <w:rPr>
          <w:rFonts w:ascii="Arial" w:eastAsiaTheme="minorEastAsia" w:hAnsi="Arial" w:cs="Arial"/>
          <w:b/>
          <w:sz w:val="22"/>
          <w:szCs w:val="22"/>
          <w:lang w:eastAsia="zh-CN"/>
        </w:rPr>
        <w:t>8</w:t>
      </w:r>
      <w:r w:rsidR="00B4136A">
        <w:rPr>
          <w:rFonts w:ascii="Arial" w:eastAsiaTheme="minorEastAsia" w:hAnsi="Arial" w:cs="Arial" w:hint="eastAsia"/>
          <w:b/>
          <w:sz w:val="22"/>
          <w:szCs w:val="22"/>
          <w:lang w:eastAsia="zh-CN"/>
        </w:rPr>
        <w:t>11</w:t>
      </w:r>
      <w:r w:rsidR="004D2C74" w:rsidRPr="00CF7E03">
        <w:rPr>
          <w:rFonts w:ascii="Arial" w:hAnsi="Arial" w:cs="Arial"/>
          <w:b/>
          <w:sz w:val="22"/>
          <w:szCs w:val="22"/>
        </w:rPr>
        <w:t xml:space="preserve"> words)</w:t>
      </w:r>
    </w:p>
    <w:p w14:paraId="46057BBB" w14:textId="50F5C113"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Recently, a framework 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environmental, economic, and equity (EEE) pillars was proposed to guide the development of sustainable chemical processes.</w:t>
      </w:r>
      <w:r w:rsidR="00823D33">
        <w:rPr>
          <w:rFonts w:ascii="Arial" w:eastAsiaTheme="minorEastAsia" w:hAnsi="Arial" w:cs="Arial"/>
          <w:sz w:val="22"/>
          <w:szCs w:val="22"/>
          <w:lang w:eastAsia="zh-CN"/>
        </w:rPr>
        <w:fldChar w:fldCharType="begin"/>
      </w:r>
      <w:r w:rsidR="00823D33">
        <w:rPr>
          <w:rFonts w:ascii="Arial" w:eastAsiaTheme="minorEastAsia" w:hAnsi="Arial" w:cs="Arial"/>
          <w:sz w:val="22"/>
          <w:szCs w:val="22"/>
          <w:lang w:eastAsia="zh-CN"/>
        </w:rPr>
        <w:instrText xml:space="preserve"> ADDIN ZOTERO_ITEM CSL_CITATION {"citationID":"Cn8YM7PE","properties":{"formattedCitation":"\\super 88\\nosupersub{}","plainCitation":"88","noteIndex":0},"citationItems":[{"id":313,"uris":["http://zotero.org/users/local/cJGf2fHk/items/SFUYRZEK"],"itemData":{"id":313,"type":"article-journal","abstract":"Chemistry, a vital tool for sustainable development, faces a challenge due to the lack of clear guidance on actionable steps, hindering the optimal adoption of sustainability practices across its diverse facets from discovery to implementation. This Scientific Perspective explores established frameworks and principles, proposing a conciliated set of triple E priorities anchored on Environmental, Economic, and Equity pillars for research and decision making. We outline associated metrics, crucial for quantifying impacts, classifying them according to their focus areas and scales tackled. Emphasizing catalysis as a key driver of sustainable synthesis of chemicals and materials, we exemplify how triple E priorities can practically guide the development and implementation of processes from renewables conversions to complex customized products. We summarize by proposing a roadmap for the community aimed at raising awareness, fostering academia–industry collaboration, and stimulating further advances in sustainable chemical technologies across their broad scope.","container-title":"Angewandte Chemie International Edition","DOI":"10.1002/anie.202318676","ISSN":"1521-3773","issue":"26","language":"en","license":"© 2024 The Authors. Angewandte Chemie International Edition published by Wiley-VCH GmbH","note":"_eprint: https://onlinelibrary.wiley.com/doi/pdf/10.1002/anie.202318676","page":"e202318676","source":"Wiley Online Library","title":"The Future of Chemical Sciences is Sustainable","volume":"63","author":[{"family":"Mitchell","given":"Sharon"},{"family":"Martín","given":"Antonio J."},{"family":"Guillén-Gosálbez","given":"Gonzalo"},{"family":"Pérez-Ramírez","given":"Javier"}],"issued":{"date-parts":[["2024"]]}}}],"schema":"https://github.com/citation-style-language/schema/raw/master/csl-citation.json"} </w:instrText>
      </w:r>
      <w:r w:rsidR="00823D33">
        <w:rPr>
          <w:rFonts w:ascii="Arial" w:eastAsiaTheme="minorEastAsia" w:hAnsi="Arial" w:cs="Arial"/>
          <w:sz w:val="22"/>
          <w:szCs w:val="22"/>
          <w:lang w:eastAsia="zh-CN"/>
        </w:rPr>
        <w:fldChar w:fldCharType="separate"/>
      </w:r>
      <w:r w:rsidR="00823D33" w:rsidRPr="00823D33">
        <w:rPr>
          <w:rFonts w:ascii="Arial" w:hAnsi="Arial" w:cs="Arial"/>
          <w:sz w:val="22"/>
          <w:vertAlign w:val="superscript"/>
        </w:rPr>
        <w:t>88</w:t>
      </w:r>
      <w:r w:rsidR="00823D3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This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the environmental impact through a comprehensive life cycle assessment (LCA) and assess</w:t>
      </w:r>
      <w:r w:rsidR="00AF3F1C">
        <w:rPr>
          <w:rFonts w:ascii="Arial" w:eastAsiaTheme="minorEastAsia" w:hAnsi="Arial" w:cs="Arial"/>
          <w:sz w:val="22"/>
          <w:szCs w:val="22"/>
          <w:lang w:eastAsia="zh-CN"/>
        </w:rPr>
        <w:t>es</w:t>
      </w:r>
      <w:r w:rsidRPr="00CF7E03">
        <w:rPr>
          <w:rFonts w:ascii="Arial" w:eastAsiaTheme="minorEastAsia" w:hAnsi="Arial" w:cs="Arial"/>
          <w:sz w:val="22"/>
          <w:szCs w:val="22"/>
          <w:lang w:eastAsia="zh-CN"/>
        </w:rPr>
        <w:t xml:space="preserve"> the economic viability of various acetylene (C</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synthesis technologies. Additionally, we compare these technologies using both fossil and renewable carbon resources, assessing their environmental impacts within the context of 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Supplementary Information</w:t>
      </w:r>
      <w:r w:rsidR="00A018EF">
        <w:rPr>
          <w:rFonts w:ascii="Arial" w:eastAsiaTheme="minorEastAsia" w:hAnsi="Arial" w:cs="Arial"/>
          <w:sz w:val="22"/>
          <w:szCs w:val="22"/>
          <w:lang w:eastAsia="zh-CN"/>
        </w:rPr>
        <w:t>.</w:t>
      </w:r>
    </w:p>
    <w:p w14:paraId="3AA9A01F" w14:textId="64139A61"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compared the climate change impacts</w:t>
      </w:r>
      <w:r w:rsidR="00F95DEA" w:rsidRPr="00CF7E03">
        <w:rPr>
          <w:rFonts w:ascii="Arial" w:eastAsiaTheme="minorEastAsia" w:hAnsi="Arial" w:cs="Arial"/>
          <w:sz w:val="22"/>
          <w:szCs w:val="22"/>
          <w:lang w:eastAsia="zh-CN"/>
        </w:rPr>
        <w:t xml:space="preserve"> (</w:t>
      </w:r>
      <w:r w:rsidR="00F95DEA" w:rsidRPr="00CF7E03">
        <w:rPr>
          <w:rFonts w:ascii="Arial" w:eastAsiaTheme="minorEastAsia" w:hAnsi="Arial" w:cs="Arial"/>
          <w:b/>
          <w:sz w:val="22"/>
          <w:szCs w:val="22"/>
          <w:lang w:eastAsia="zh-CN"/>
        </w:rPr>
        <w:t>Fig. 7a</w:t>
      </w:r>
      <w:r w:rsidR="00F95DEA"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F95DEA" w:rsidRPr="00CF7E03">
        <w:rPr>
          <w:rFonts w:ascii="Arial" w:eastAsiaTheme="minorEastAsia" w:hAnsi="Arial" w:cs="Arial"/>
          <w:b/>
          <w:sz w:val="22"/>
          <w:szCs w:val="22"/>
          <w:lang w:eastAsia="zh-CN"/>
        </w:rPr>
        <w:t>Fig. 7b</w:t>
      </w:r>
      <w:r w:rsidR="00F95DEA"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xx</w:t>
      </w:r>
      <w:r w:rsidR="00EA598D" w:rsidRP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xx</w:t>
      </w:r>
      <w:r w:rsid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the prices of feedstock and utilities used in </w:t>
      </w:r>
      <w:r w:rsidR="00EE06B5">
        <w:rPr>
          <w:rFonts w:ascii="Arial" w:eastAsiaTheme="minorEastAsia" w:hAnsi="Arial" w:cs="Arial"/>
          <w:sz w:val="22"/>
          <w:szCs w:val="22"/>
          <w:lang w:eastAsia="zh-CN"/>
        </w:rPr>
        <w:t xml:space="preserve">estimating </w:t>
      </w:r>
      <w:r w:rsidR="00EA598D">
        <w:rPr>
          <w:rFonts w:ascii="Arial" w:eastAsiaTheme="minorEastAsia" w:hAnsi="Arial" w:cs="Arial"/>
          <w:sz w:val="22"/>
          <w:szCs w:val="22"/>
          <w:lang w:eastAsia="zh-CN"/>
        </w:rPr>
        <w:t xml:space="preserve">the 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w:t>
      </w:r>
      <w:r w:rsidRPr="00CF7E03">
        <w:rPr>
          <w:rFonts w:ascii="Arial" w:eastAsiaTheme="minorEastAsia" w:hAnsi="Arial" w:cs="Arial"/>
          <w:sz w:val="22"/>
          <w:szCs w:val="22"/>
          <w:lang w:eastAsia="zh-CN"/>
        </w:rPr>
        <w:lastRenderedPageBreak/>
        <w:t xml:space="preserve">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two feedstocks: coke (fossil) and biochar (green). For the technologies utilizing methane as a feedstock 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LCA to evaluate the projected climate change impacts for the year 2050 under a decarbonized scenario. Given that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xml:space="preserve"> production technologies are highly energy</w:t>
      </w:r>
      <w:r w:rsidR="00A76367" w:rsidRPr="00CF7E03">
        <w:rPr>
          <w:rFonts w:ascii="Arial" w:eastAsiaTheme="minorEastAsia" w:hAnsi="Arial" w:cs="Arial"/>
          <w:sz w:val="22"/>
          <w:szCs w:val="22"/>
          <w:lang w:eastAsia="zh-CN"/>
        </w:rPr>
        <w:noBreakHyphen/>
        <w:t>intensive, requiring between 3.3 and 12.1 kWh kg</w:t>
      </w:r>
      <w:r w:rsidR="00A76367" w:rsidRPr="004241C5">
        <w:rPr>
          <w:rFonts w:ascii="Arial" w:eastAsiaTheme="minorEastAsia" w:hAnsi="Arial" w:cs="Arial"/>
          <w:sz w:val="22"/>
          <w:szCs w:val="22"/>
          <w:vertAlign w:val="superscript"/>
          <w:lang w:eastAsia="zh-CN"/>
        </w:rPr>
        <w:t>–1</w:t>
      </w:r>
      <w:r w:rsidR="00A76367" w:rsidRPr="00CF7E03">
        <w:rPr>
          <w:rFonts w:ascii="Arial" w:eastAsiaTheme="minorEastAsia" w:hAnsi="Arial" w:cs="Arial"/>
          <w:sz w:val="22"/>
          <w:szCs w:val="22"/>
          <w:lang w:eastAsia="zh-CN"/>
        </w:rPr>
        <w: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they have the potential to perform exceptionally well with the anticipated future decarbonized electricity mix.</w:t>
      </w:r>
    </w:p>
    <w:p w14:paraId="5743C939" w14:textId="24DE64F9"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the 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routes</w:t>
      </w:r>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high electricity 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Alternatively, emissions are significantly reduced across all green scenarios. Notably, </w:t>
      </w:r>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displays a negative climate change impact of </w:t>
      </w:r>
      <w:r w:rsidR="00303D66">
        <w:rPr>
          <w:rFonts w:ascii="Arial" w:eastAsiaTheme="minorEastAsia" w:hAnsi="Arial" w:cs="Arial"/>
          <w:sz w:val="22"/>
          <w:szCs w:val="22"/>
          <w:lang w:eastAsia="zh-CN"/>
        </w:rPr>
        <w:br/>
      </w:r>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gate basis) due to the biogenic nature of the carbon.</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{"citationID":"GyyLqG0S","properties":{"formattedCitation":"\\super 89\\nosupersub{}","plainCitation":"89","noteIndex":0},"citationItems":[{"id":326,"uris":["http://zotero.org/users/local/cJGf2fHk/items/MBHYMT3G"],"itemData":{"id":326,"type":"article-journal","abstract":"This study investigates the theoretical potential and limitations of carbon dioxide sources for technical valorisation approaches. On the one hand the emission of greenhouse gases, especially CO2, must be rigorously reduced in order to achieve the European and global climate objectives. On the other hand, CO2 is becoming increasingly valuable as a resource for industries and new disrupting technologies on CO2 utilization. Therefore, the potential of CO2 obtained from different biogenic and fossil sources in Europe is discussed for a comparative evaluation. These sources are classified according to their emitting processes and industry sectors, respectively. The resulting valorisation potentials are then calculated from statistical data for CO2 generating processes in Europe, complemented and verified by relevant papers and reports. This study demonstrates the European potential of capturing and utilizing biogenic and fossil CO2. In Europe, 69.7 Mt/a CO2 are estimated to be produced by biogas upgrading, biogas combustion, as well as bioethanol and other fermentation processes. Additionally, 437 Mt/a CO2 are produced by solid biomass combustion. This accounts for a theoretical potential of up to 506.7 Mt/a biogenic CO2 currently available, which is nearly seven times the amount of the current European industrial CO2 demand. The utilization potentials from these theoretical amounts are limited by attainable capture rates, reaching from 10 % to 90 % primarily depending on the dilution of the emitting source.","container-title":"Journal of CO2 Utilization","DOI":"10.1016/j.jcou.2020.101219","ISSN":"2212-9820","journalAbbreviation":"Journal of CO2 Utilization","page":"101219","source":"ScienceDirect","title":"Assessing the potential of carbon dioxide valorisation in Europe with focus on biogenic CO2","volume":"41","author":[{"family":"Rodin","given":"Valerie"},{"family":"Lindorfer","given":"Johannes"},{"family":"Böhm","given":"Hans"},{"family":"Vieira","given":"Luciana"}],"issued":{"date-parts":[["2020",10,1]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89</w:t>
      </w:r>
      <w:r w:rsidR="00272404">
        <w:rPr>
          <w:rFonts w:ascii="Arial" w:eastAsiaTheme="minorEastAsia" w:hAnsi="Arial" w:cs="Arial"/>
          <w:sz w:val="22"/>
          <w:szCs w:val="22"/>
          <w:lang w:eastAsia="zh-CN"/>
        </w:rPr>
        <w:fldChar w:fldCharType="end"/>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{"citationID":"mt54KA6r","properties":{"formattedCitation":"\\super 90\\nosupersub{}","plainCitation":"90","noteIndex":0},"citationItems":[{"id":329,"uris":["http://zotero.org/users/local/cJGf2fHk/items/7R3QJCV9"],"itemData":{"id":329,"type":"article-journal","container-title":"Nature Geoscience","DOI":"10.1038/ngeo395","ISSN":"1752-0908","issue":"1","journalAbbreviation":"Nature Geosci","language":"en","license":"2009 Springer Nature Limited","note":"publisher: Nature Publishing Group","page":"2-2","source":"www.nature.com","title":"Biochar is carbon negative","volume":"2","author":[{"family":"Glaser","given":"Bruno"},{"family":"Parr","given":"Mike"},{"family":"Braun","given":"Christelle"},{"family":"Kopolo","given":"Goodspeed"}],"issued":{"date-parts":[["2009",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90</w:t>
      </w:r>
      <w:r w:rsidR="00272404">
        <w:rPr>
          <w:rFonts w:ascii="Arial" w:eastAsiaTheme="minorEastAsia" w:hAnsi="Arial" w:cs="Arial"/>
          <w:sz w:val="22"/>
          <w:szCs w:val="22"/>
          <w:lang w:eastAsia="zh-CN"/>
        </w:rPr>
        <w:fldChar w:fldCharType="end"/>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p>
    <w:p w14:paraId="789D68EB" w14:textId="6BD81317" w:rsidR="00EF71D6" w:rsidRPr="00CF7E03"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{"citationID":"UmFuYHIR","properties":{"formattedCitation":"\\super 91\\nosupersub{}","plainCitation":"91","noteIndex":0},"citationItems":[{"id":331,"uris":["http://zotero.org/users/local/cJGf2fHk/items/CZMZT8HN"],"itemData":{"id":331,"type":"article-journal","abstract":"New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CO2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CO2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CO2-eq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Chemistry","DOI":"10.1039/D4GC00392F","ISSN":"1463-9270","issue":"11","journalAbbreviation":"Green Chem.","language":"en","note":"publisher: The Royal Society of Chemistry","page":"6461-6469","source":"pubs.rsc.org","title":"Integrating climate policies in the sustainability analysis of green chemicals","volume":"26","author":[{"family":"Nabera","given":"Abhinandan"},{"family":"Martín","given":"Antonio José"},{"family":"Istrate","given":"Robert"},{"family":"Pérez-Ramírez","given":"Javier"},{"family":"Guillén-Gosálbez","given":"Gonzalo"}],"issued":{"date-parts":[["2024",6,4]]}}}],"schema":"https://github.com/citation-style-language/schema/raw/master/csl-citation.json"}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91</w:t>
      </w:r>
      <w:r w:rsidR="00272404">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Here, we highlight (purple scatter in </w:t>
      </w:r>
      <w:r w:rsidRPr="004241C5">
        <w:rPr>
          <w:rFonts w:ascii="Arial" w:eastAsiaTheme="minorEastAsia" w:hAnsi="Arial" w:cs="Arial"/>
          <w:b/>
          <w:sz w:val="22"/>
          <w:szCs w:val="22"/>
          <w:lang w:eastAsia="zh-CN"/>
        </w:rPr>
        <w:t>Fig</w:t>
      </w:r>
      <w:r w:rsidR="003A30C5">
        <w:rPr>
          <w:rFonts w:ascii="Arial" w:eastAsiaTheme="minorEastAsia" w:hAnsi="Arial" w:cs="Arial"/>
          <w:b/>
          <w:sz w:val="22"/>
          <w:szCs w:val="22"/>
          <w:lang w:eastAsia="zh-CN"/>
        </w:rPr>
        <w:t>.</w:t>
      </w:r>
      <w:r w:rsidRPr="004241C5">
        <w:rPr>
          <w:rFonts w:ascii="Arial" w:eastAsiaTheme="minorEastAsia" w:hAnsi="Arial" w:cs="Arial"/>
          <w:b/>
          <w:sz w:val="22"/>
          <w:szCs w:val="22"/>
          <w:lang w:eastAsia="zh-CN"/>
        </w:rPr>
        <w:t> 7a</w:t>
      </w:r>
      <w:r w:rsidRPr="00CF7E03">
        <w:rPr>
          <w:rFonts w:ascii="Arial" w:eastAsiaTheme="minorEastAsia" w:hAnsi="Arial" w:cs="Arial"/>
          <w:sz w:val="22"/>
          <w:szCs w:val="22"/>
          <w:lang w:eastAsia="zh-CN"/>
        </w:rPr>
        <w:t>) the most optimistic scenario (1.5</w:t>
      </w:r>
      <w:r w:rsidRPr="00CF7E03">
        <w:t> </w:t>
      </w:r>
      <w:r w:rsidRPr="00CF7E03">
        <w:rPr>
          <w:rFonts w:ascii="Arial" w:eastAsiaTheme="minorEastAsia" w:hAnsi="Arial" w:cs="Arial"/>
          <w:sz w:val="22"/>
          <w:szCs w:val="22"/>
          <w:lang w:eastAsia="zh-CN"/>
        </w:rPr>
        <w:t>°C – RCP 1.9)</w:t>
      </w:r>
      <w:r w:rsidR="003A1E02" w:rsidRPr="00CF7E03">
        <w:rPr>
          <w:rFonts w:ascii="Arial" w:eastAsiaTheme="minorEastAsia" w:hAnsi="Arial" w:cs="Arial"/>
          <w:sz w:val="22"/>
          <w:szCs w:val="22"/>
          <w:lang w:eastAsia="zh-CN"/>
        </w:rPr>
        <w:t>.</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{"citationID":"N1pMGhUJ","properties":{"formattedCitation":"\\super 92\\nosupersub{}","plainCitation":"92","noteIndex":0},"citationItems":[{"id":334,"uris":["http://zotero.org/users/local/cJGf2fHk/items/ZN535RVA"],"itemData":{"id":334,"type":"article-journal","abstract":"Prospective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92</w:t>
      </w:r>
      <w:r w:rsidR="00272404">
        <w:rPr>
          <w:rFonts w:ascii="Arial" w:eastAsiaTheme="minorEastAsia" w:hAnsi="Arial" w:cs="Arial"/>
          <w:sz w:val="22"/>
          <w:szCs w:val="22"/>
          <w:lang w:eastAsia="zh-CN"/>
        </w:rPr>
        <w:fldChar w:fldCharType="end"/>
      </w:r>
      <w:r w:rsidR="003A1E02" w:rsidRPr="00CF7E03">
        <w:rPr>
          <w:rFonts w:ascii="Arial" w:eastAsiaTheme="minorEastAsia" w:hAnsi="Arial" w:cs="Arial"/>
          <w:sz w:val="22"/>
          <w:szCs w:val="22"/>
          <w:lang w:eastAsia="zh-CN"/>
        </w:rPr>
        <w:t xml:space="preserve"> 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w:t>
      </w:r>
      <w:r w:rsidR="0048146B">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xml:space="preserve"> demonstrate a reduction of 63% compared to current impacts under the fossil scenario and 283% under the green scenario. Similar reductions are observed across all production routes. These results underscore the potential of a decarbonized grid to mitigate climate </w:t>
      </w:r>
      <w:ins w:id="85" w:author="Nabera  Abhinandan" w:date="2024-07-28T17:50:00Z">
        <w:r w:rsidR="0012692C">
          <w:rPr>
            <w:rFonts w:ascii="Arial" w:eastAsiaTheme="minorEastAsia" w:hAnsi="Arial" w:cs="Arial"/>
            <w:sz w:val="22"/>
            <w:szCs w:val="22"/>
            <w:lang w:eastAsia="zh-CN"/>
          </w:rPr>
          <w:t xml:space="preserve">change </w:t>
        </w:r>
      </w:ins>
      <w:r w:rsidR="003A1E02" w:rsidRPr="00CF7E03">
        <w:rPr>
          <w:rFonts w:ascii="Arial" w:eastAsiaTheme="minorEastAsia" w:hAnsi="Arial" w:cs="Arial"/>
          <w:sz w:val="22"/>
          <w:szCs w:val="22"/>
          <w:lang w:eastAsia="zh-CN"/>
        </w:rPr>
        <w:t>impact, even in fossil</w:t>
      </w:r>
      <w:r w:rsidR="003A1E02" w:rsidRPr="00CF7E03">
        <w:rPr>
          <w:rFonts w:ascii="Arial" w:eastAsiaTheme="minorEastAsia" w:hAnsi="Arial" w:cs="Arial"/>
          <w:sz w:val="22"/>
          <w:szCs w:val="22"/>
          <w:lang w:eastAsia="zh-CN"/>
        </w:rPr>
        <w:noBreakHyphen/>
        <w:t>based production methods, and even more so in the green scenario.</w:t>
      </w:r>
    </w:p>
    <w:p w14:paraId="048A1BC2" w14:textId="4BE822A2" w:rsidR="00971EE2" w:rsidRDefault="00C3591C"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For the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has the lowest cost (1.2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Pr>
          <w:rFonts w:ascii="Arial" w:eastAsiaTheme="minorEastAsia" w:hAnsi="Arial" w:cs="Arial"/>
          <w:sz w:val="22"/>
          <w:szCs w:val="22"/>
          <w:lang w:eastAsia="zh-CN"/>
        </w:rPr>
        <w:t xml:space="preserve"> route is more expensive </w:t>
      </w:r>
      <w:r w:rsidR="00303D66">
        <w:rPr>
          <w:rFonts w:ascii="Arial" w:eastAsiaTheme="minorEastAsia" w:hAnsi="Arial" w:cs="Arial"/>
          <w:sz w:val="22"/>
          <w:szCs w:val="22"/>
          <w:lang w:eastAsia="zh-CN"/>
        </w:rPr>
        <w:br/>
      </w:r>
      <w:r>
        <w:rPr>
          <w:rFonts w:ascii="Arial" w:eastAsiaTheme="minorEastAsia" w:hAnsi="Arial" w:cs="Arial"/>
          <w:sz w:val="22"/>
          <w:szCs w:val="22"/>
          <w:lang w:eastAsia="zh-CN"/>
        </w:rPr>
        <w:t>(2.0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is 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340% increase in costs, driven by the substantial cost of biomethane (five times more expensive </w:t>
      </w:r>
      <w:r w:rsidR="00864B8A">
        <w:rPr>
          <w:rFonts w:ascii="Arial" w:eastAsiaTheme="minorEastAsia" w:hAnsi="Arial" w:cs="Arial"/>
          <w:sz w:val="22"/>
          <w:szCs w:val="22"/>
          <w:lang w:eastAsia="zh-CN"/>
        </w:rPr>
        <w:lastRenderedPageBreak/>
        <w:t>than methane). Similarly, due to the higher price of biomethane, both plasma routes show at least a 110% increase in costs.</w:t>
      </w:r>
    </w:p>
    <w:p w14:paraId="053DFAD4" w14:textId="0C40754D" w:rsidR="008125A5" w:rsidRPr="004241C5" w:rsidRDefault="00595AEE"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Overall, in the short term, the primary 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production process. We can begin by transitioning from coke to a blend of coke and biochar, ensuring stable supply chains of biochar to main</w:t>
      </w:r>
      <w:r w:rsidR="00FE206A">
        <w:rPr>
          <w:rFonts w:ascii="Arial" w:eastAsiaTheme="minorEastAsia" w:hAnsi="Arial" w:cs="Arial"/>
          <w:sz w:val="22"/>
          <w:szCs w:val="22"/>
          <w:lang w:eastAsia="zh-CN"/>
        </w:rPr>
        <w:t>tain</w:t>
      </w:r>
      <w:r>
        <w:rPr>
          <w:rFonts w:ascii="Arial" w:eastAsiaTheme="minorEastAsia" w:hAnsi="Arial" w:cs="Arial"/>
          <w:sz w:val="22"/>
          <w:szCs w:val="22"/>
          <w:lang w:eastAsia="zh-CN"/>
        </w:rPr>
        <w:t xml:space="preserve"> cost</w:t>
      </w:r>
      <w:r>
        <w:rPr>
          <w:rFonts w:ascii="Arial" w:eastAsiaTheme="minorEastAsia" w:hAnsi="Arial" w:cs="Arial"/>
          <w:sz w:val="22"/>
          <w:szCs w:val="22"/>
          <w:lang w:eastAsia="zh-CN"/>
        </w:rPr>
        <w:noBreakHyphen/>
        <w:t xml:space="preserve">effectiveness. Moreover, the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the most favorable option </w:t>
      </w:r>
      <w:r w:rsidR="00303D66">
        <w:rPr>
          <w:rFonts w:ascii="Arial" w:eastAsiaTheme="minorEastAsia" w:hAnsi="Arial" w:cs="Arial"/>
          <w:sz w:val="22"/>
          <w:szCs w:val="22"/>
          <w:lang w:eastAsia="zh-CN"/>
        </w:rPr>
        <w:t>to produce</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In the long term, transitioning to renewable energy sources and </w:t>
      </w:r>
      <w:del w:id="86" w:author="Nabera  Abhinandan" w:date="2024-07-28T17:52:00Z">
        <w:r w:rsidRPr="00AC22D1" w:rsidDel="003132C6">
          <w:rPr>
            <w:rFonts w:ascii="Arial" w:eastAsiaTheme="minorEastAsia" w:hAnsi="Arial" w:cs="Arial"/>
            <w:sz w:val="22"/>
            <w:szCs w:val="22"/>
            <w:lang w:eastAsia="zh-CN"/>
            <w:rPrChange w:id="87" w:author="Nabera  Abhinandan" w:date="2024-07-28T17:52:00Z">
              <w:rPr>
                <w:rFonts w:ascii="Arial" w:eastAsiaTheme="minorEastAsia" w:hAnsi="Arial" w:cs="Arial"/>
                <w:sz w:val="22"/>
                <w:szCs w:val="22"/>
                <w:highlight w:val="yellow"/>
                <w:lang w:eastAsia="zh-CN"/>
              </w:rPr>
            </w:rPrChange>
          </w:rPr>
          <w:delText xml:space="preserve">participating </w:delText>
        </w:r>
      </w:del>
      <w:ins w:id="88" w:author="Nabera  Abhinandan" w:date="2024-07-28T17:52:00Z">
        <w:r w:rsidR="003132C6" w:rsidRPr="00AC22D1">
          <w:rPr>
            <w:rFonts w:ascii="Arial" w:eastAsiaTheme="minorEastAsia" w:hAnsi="Arial" w:cs="Arial"/>
            <w:sz w:val="22"/>
            <w:szCs w:val="22"/>
            <w:lang w:eastAsia="zh-CN"/>
            <w:rPrChange w:id="89" w:author="Nabera  Abhinandan" w:date="2024-07-28T17:52:00Z">
              <w:rPr>
                <w:rFonts w:ascii="Arial" w:eastAsiaTheme="minorEastAsia" w:hAnsi="Arial" w:cs="Arial"/>
                <w:sz w:val="22"/>
                <w:szCs w:val="22"/>
                <w:highlight w:val="yellow"/>
                <w:lang w:eastAsia="zh-CN"/>
              </w:rPr>
            </w:rPrChange>
          </w:rPr>
          <w:t>engaging</w:t>
        </w:r>
        <w:r w:rsidR="003132C6" w:rsidRPr="00AC22D1">
          <w:rPr>
            <w:rFonts w:ascii="Arial" w:eastAsiaTheme="minorEastAsia" w:hAnsi="Arial" w:cs="Arial"/>
            <w:sz w:val="22"/>
            <w:szCs w:val="22"/>
            <w:lang w:eastAsia="zh-CN"/>
            <w:rPrChange w:id="90" w:author="Nabera  Abhinandan" w:date="2024-07-28T17:52:00Z">
              <w:rPr>
                <w:rFonts w:ascii="Arial" w:eastAsiaTheme="minorEastAsia" w:hAnsi="Arial" w:cs="Arial"/>
                <w:sz w:val="22"/>
                <w:szCs w:val="22"/>
                <w:highlight w:val="yellow"/>
                <w:lang w:eastAsia="zh-CN"/>
              </w:rPr>
            </w:rPrChange>
          </w:rPr>
          <w:t xml:space="preserve"> </w:t>
        </w:r>
      </w:ins>
      <w:r w:rsidRPr="00AC22D1">
        <w:rPr>
          <w:rFonts w:ascii="Arial" w:eastAsiaTheme="minorEastAsia" w:hAnsi="Arial" w:cs="Arial"/>
          <w:sz w:val="22"/>
          <w:szCs w:val="22"/>
          <w:lang w:eastAsia="zh-CN"/>
          <w:rPrChange w:id="91" w:author="Nabera  Abhinandan" w:date="2024-07-28T17:52:00Z">
            <w:rPr>
              <w:rFonts w:ascii="Arial" w:eastAsiaTheme="minorEastAsia" w:hAnsi="Arial" w:cs="Arial"/>
              <w:sz w:val="22"/>
              <w:szCs w:val="22"/>
              <w:highlight w:val="yellow"/>
              <w:lang w:eastAsia="zh-CN"/>
            </w:rPr>
          </w:rPrChange>
        </w:rPr>
        <w:t>in grid decarbonization initiatives</w:t>
      </w:r>
      <w:r>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r>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Moreover, achieving higher selectivities towards C</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H</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 xml:space="preserve"> in the plasma processes will be key in the future. </w:t>
      </w:r>
      <w:r>
        <w:rPr>
          <w:rFonts w:ascii="Arial" w:eastAsiaTheme="minorEastAsia" w:hAnsi="Arial" w:cs="Arial"/>
          <w:sz w:val="22"/>
          <w:szCs w:val="22"/>
          <w:lang w:eastAsia="zh-CN"/>
        </w:rPr>
        <w:t>Comprehensive analysis is</w:t>
      </w:r>
      <w:ins w:id="92" w:author="Nabera  Abhinandan" w:date="2024-07-28T17:53:00Z">
        <w:r w:rsidR="00437C4F">
          <w:rPr>
            <w:rFonts w:ascii="Arial" w:eastAsiaTheme="minorEastAsia" w:hAnsi="Arial" w:cs="Arial"/>
            <w:sz w:val="22"/>
            <w:szCs w:val="22"/>
            <w:lang w:eastAsia="zh-CN"/>
          </w:rPr>
          <w:t>,</w:t>
        </w:r>
      </w:ins>
      <w:r>
        <w:rPr>
          <w:rFonts w:ascii="Arial" w:eastAsiaTheme="minorEastAsia" w:hAnsi="Arial" w:cs="Arial"/>
          <w:sz w:val="22"/>
          <w:szCs w:val="22"/>
          <w:lang w:eastAsia="zh-CN"/>
        </w:rPr>
        <w:t xml:space="preserve"> therefore</w:t>
      </w:r>
      <w:ins w:id="93" w:author="Nabera  Abhinandan" w:date="2024-07-28T17:53:00Z">
        <w:r w:rsidR="00437C4F">
          <w:rPr>
            <w:rFonts w:ascii="Arial" w:eastAsiaTheme="minorEastAsia" w:hAnsi="Arial" w:cs="Arial"/>
            <w:sz w:val="22"/>
            <w:szCs w:val="22"/>
            <w:lang w:eastAsia="zh-CN"/>
          </w:rPr>
          <w:t>,</w:t>
        </w:r>
      </w:ins>
      <w:r>
        <w:rPr>
          <w:rFonts w:ascii="Arial" w:eastAsiaTheme="minorEastAsia" w:hAnsi="Arial" w:cs="Arial"/>
          <w:sz w:val="22"/>
          <w:szCs w:val="22"/>
          <w:lang w:eastAsia="zh-CN"/>
        </w:rPr>
        <w:t xml:space="preserve"> essential in engaging with stakeholders and advocating for policies to move the chemical industry </w:t>
      </w:r>
      <w:r w:rsidR="00480EA7">
        <w:rPr>
          <w:rFonts w:ascii="Arial" w:eastAsiaTheme="minorEastAsia" w:hAnsi="Arial" w:cs="Arial"/>
          <w:sz w:val="22"/>
          <w:szCs w:val="22"/>
          <w:lang w:eastAsia="zh-CN"/>
        </w:rPr>
        <w:t>towards</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while </w:t>
      </w:r>
      <w:del w:id="94" w:author="Nabera  Abhinandan" w:date="2024-07-28T17:53:00Z">
        <w:r w:rsidDel="00437C4F">
          <w:rPr>
            <w:rFonts w:ascii="Arial" w:eastAsiaTheme="minorEastAsia" w:hAnsi="Arial" w:cs="Arial"/>
            <w:sz w:val="22"/>
            <w:szCs w:val="22"/>
            <w:lang w:eastAsia="zh-CN"/>
          </w:rPr>
          <w:delText xml:space="preserve">being </w:delText>
        </w:r>
      </w:del>
      <w:ins w:id="95" w:author="Nabera  Abhinandan" w:date="2024-07-28T17:53:00Z">
        <w:r w:rsidR="00437C4F">
          <w:rPr>
            <w:rFonts w:ascii="Arial" w:eastAsiaTheme="minorEastAsia" w:hAnsi="Arial" w:cs="Arial"/>
            <w:sz w:val="22"/>
            <w:szCs w:val="22"/>
            <w:lang w:eastAsia="zh-CN"/>
          </w:rPr>
          <w:t>ensuring</w:t>
        </w:r>
        <w:r w:rsidR="00437C4F">
          <w:rPr>
            <w:rFonts w:ascii="Arial" w:eastAsiaTheme="minorEastAsia" w:hAnsi="Arial" w:cs="Arial"/>
            <w:sz w:val="22"/>
            <w:szCs w:val="22"/>
            <w:lang w:eastAsia="zh-CN"/>
          </w:rPr>
          <w:t xml:space="preserve"> </w:t>
        </w:r>
      </w:ins>
      <w:r>
        <w:rPr>
          <w:rFonts w:ascii="Arial" w:eastAsiaTheme="minorEastAsia" w:hAnsi="Arial" w:cs="Arial"/>
          <w:sz w:val="22"/>
          <w:szCs w:val="22"/>
          <w:lang w:eastAsia="zh-CN"/>
        </w:rPr>
        <w:t>sustainab</w:t>
      </w:r>
      <w:ins w:id="96" w:author="Nabera  Abhinandan" w:date="2024-07-28T17:53:00Z">
        <w:r w:rsidR="00437C4F">
          <w:rPr>
            <w:rFonts w:ascii="Arial" w:eastAsiaTheme="minorEastAsia" w:hAnsi="Arial" w:cs="Arial"/>
            <w:sz w:val="22"/>
            <w:szCs w:val="22"/>
            <w:lang w:eastAsia="zh-CN"/>
          </w:rPr>
          <w:t>ility</w:t>
        </w:r>
      </w:ins>
      <w:del w:id="97" w:author="Nabera  Abhinandan" w:date="2024-07-28T17:53:00Z">
        <w:r w:rsidDel="00437C4F">
          <w:rPr>
            <w:rFonts w:ascii="Arial" w:eastAsiaTheme="minorEastAsia" w:hAnsi="Arial" w:cs="Arial"/>
            <w:sz w:val="22"/>
            <w:szCs w:val="22"/>
            <w:lang w:eastAsia="zh-CN"/>
          </w:rPr>
          <w:delText>le</w:delText>
        </w:r>
      </w:del>
      <w:r>
        <w:rPr>
          <w:rFonts w:ascii="Arial" w:eastAsiaTheme="minorEastAsia" w:hAnsi="Arial" w:cs="Arial"/>
          <w:sz w:val="22"/>
          <w:szCs w:val="22"/>
          <w:lang w:eastAsia="zh-CN"/>
        </w:rPr>
        <w:t xml:space="preserve"> and economic</w:t>
      </w:r>
      <w:ins w:id="98" w:author="Nabera  Abhinandan" w:date="2024-07-28T17:53:00Z">
        <w:r w:rsidR="00437C4F">
          <w:rPr>
            <w:rFonts w:ascii="Arial" w:eastAsiaTheme="minorEastAsia" w:hAnsi="Arial" w:cs="Arial"/>
            <w:sz w:val="22"/>
            <w:szCs w:val="22"/>
            <w:lang w:eastAsia="zh-CN"/>
          </w:rPr>
          <w:t xml:space="preserve"> viability</w:t>
        </w:r>
      </w:ins>
      <w:del w:id="99" w:author="Nabera  Abhinandan" w:date="2024-07-28T17:53:00Z">
        <w:r w:rsidDel="00437C4F">
          <w:rPr>
            <w:rFonts w:ascii="Arial" w:eastAsiaTheme="minorEastAsia" w:hAnsi="Arial" w:cs="Arial"/>
            <w:sz w:val="22"/>
            <w:szCs w:val="22"/>
            <w:lang w:eastAsia="zh-CN"/>
          </w:rPr>
          <w:delText>al</w:delText>
        </w:r>
      </w:del>
      <w:r>
        <w:rPr>
          <w:rFonts w:ascii="Arial" w:eastAsiaTheme="minorEastAsia" w:hAnsi="Arial" w:cs="Arial"/>
          <w:sz w:val="22"/>
          <w:szCs w:val="22"/>
          <w:lang w:eastAsia="zh-CN"/>
        </w:rPr>
        <w:t>.</w:t>
      </w:r>
    </w:p>
    <w:p w14:paraId="32A52830" w14:textId="1419DDDF" w:rsidR="00095AF5" w:rsidRPr="00CF7E03" w:rsidRDefault="00FE6BF5" w:rsidP="00495801">
      <w:pPr>
        <w:spacing w:line="360" w:lineRule="auto"/>
        <w:jc w:val="center"/>
        <w:rPr>
          <w:rFonts w:ascii="Arial" w:hAnsi="Arial" w:cs="Arial"/>
          <w:sz w:val="22"/>
          <w:szCs w:val="22"/>
          <w:highlight w:val="yellow"/>
        </w:rPr>
      </w:pPr>
      <w:r w:rsidRPr="00CF7E03">
        <w:rPr>
          <w:rFonts w:ascii="Arial" w:hAnsi="Arial" w:cs="Arial"/>
          <w:noProof/>
          <w:sz w:val="22"/>
          <w:szCs w:val="22"/>
        </w:rPr>
        <w:drawing>
          <wp:inline distT="0" distB="0" distL="0" distR="0" wp14:anchorId="2A2656B9" wp14:editId="438245ED">
            <wp:extent cx="4000063" cy="4677827"/>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png"/>
                    <pic:cNvPicPr/>
                  </pic:nvPicPr>
                  <pic:blipFill>
                    <a:blip r:embed="rId18"/>
                    <a:stretch>
                      <a:fillRect/>
                    </a:stretch>
                  </pic:blipFill>
                  <pic:spPr>
                    <a:xfrm>
                      <a:off x="0" y="0"/>
                      <a:ext cx="4003971" cy="4682397"/>
                    </a:xfrm>
                    <a:prstGeom prst="rect">
                      <a:avLst/>
                    </a:prstGeom>
                  </pic:spPr>
                </pic:pic>
              </a:graphicData>
            </a:graphic>
          </wp:inline>
        </w:drawing>
      </w:r>
    </w:p>
    <w:p w14:paraId="383BEA65" w14:textId="524182FD" w:rsidR="00973581" w:rsidRPr="004241C5" w:rsidRDefault="00973581" w:rsidP="004241C5">
      <w:pPr>
        <w:spacing w:after="240" w:line="360" w:lineRule="auto"/>
        <w:jc w:val="both"/>
        <w:rPr>
          <w:rFonts w:ascii="Arial" w:hAnsi="Arial" w:cs="Arial"/>
          <w:iCs/>
          <w:sz w:val="22"/>
          <w:szCs w:val="22"/>
        </w:rPr>
      </w:pPr>
      <w:r w:rsidRPr="004241C5">
        <w:rPr>
          <w:rFonts w:ascii="Arial" w:hAnsi="Arial" w:cs="Arial"/>
          <w:b/>
          <w:iCs/>
          <w:sz w:val="22"/>
          <w:szCs w:val="22"/>
        </w:rPr>
        <w:t>Fig.</w:t>
      </w:r>
      <w:r w:rsidR="00135EEF" w:rsidRPr="004241C5">
        <w:rPr>
          <w:rFonts w:ascii="Arial" w:hAnsi="Arial" w:cs="Arial"/>
          <w:b/>
          <w:iCs/>
          <w:sz w:val="22"/>
          <w:szCs w:val="22"/>
        </w:rPr>
        <w:t> </w:t>
      </w:r>
      <w:r w:rsidR="00A3683A" w:rsidRPr="004241C5">
        <w:rPr>
          <w:rFonts w:ascii="Arial" w:eastAsiaTheme="minorEastAsia" w:hAnsi="Arial" w:cs="Arial"/>
          <w:b/>
          <w:iCs/>
          <w:sz w:val="22"/>
          <w:szCs w:val="22"/>
          <w:lang w:eastAsia="zh-CN"/>
        </w:rPr>
        <w:t>7</w:t>
      </w:r>
      <w:r w:rsidR="0087061B" w:rsidRPr="004241C5">
        <w:rPr>
          <w:rFonts w:ascii="Arial" w:hAnsi="Arial" w:cs="Arial"/>
          <w:b/>
          <w:iCs/>
          <w:sz w:val="22"/>
          <w:szCs w:val="22"/>
        </w:rPr>
        <w:t>.</w:t>
      </w:r>
      <w:r w:rsidR="00135EEF" w:rsidRPr="004241C5">
        <w:rPr>
          <w:rFonts w:ascii="Arial" w:hAnsi="Arial" w:cs="Arial"/>
          <w:iCs/>
          <w:sz w:val="22"/>
          <w:szCs w:val="22"/>
        </w:rPr>
        <w:t> </w:t>
      </w:r>
      <w:r w:rsidR="00812116" w:rsidRPr="004241C5">
        <w:rPr>
          <w:rFonts w:ascii="Arial" w:eastAsia="Times New Roman" w:hAnsi="Arial" w:cs="Arial"/>
          <w:b/>
          <w:bCs/>
          <w:iCs/>
          <w:sz w:val="22"/>
          <w:szCs w:val="22"/>
        </w:rPr>
        <w:t>Environmental and economic comparison of processes for C</w:t>
      </w:r>
      <w:r w:rsidR="00812116" w:rsidRPr="004241C5">
        <w:rPr>
          <w:rFonts w:ascii="Arial" w:eastAsia="Times New Roman" w:hAnsi="Arial" w:cs="Arial"/>
          <w:b/>
          <w:bCs/>
          <w:iCs/>
          <w:sz w:val="22"/>
          <w:szCs w:val="22"/>
          <w:vertAlign w:val="subscript"/>
        </w:rPr>
        <w:t>2</w:t>
      </w:r>
      <w:r w:rsidR="00812116" w:rsidRPr="004241C5">
        <w:rPr>
          <w:rFonts w:ascii="Arial" w:eastAsia="Times New Roman" w:hAnsi="Arial" w:cs="Arial"/>
          <w:b/>
          <w:bCs/>
          <w:iCs/>
          <w:sz w:val="22"/>
          <w:szCs w:val="22"/>
        </w:rPr>
        <w:t>H</w:t>
      </w:r>
      <w:r w:rsidR="00812116" w:rsidRPr="004241C5">
        <w:rPr>
          <w:rFonts w:ascii="Arial" w:eastAsia="Times New Roman" w:hAnsi="Arial" w:cs="Arial"/>
          <w:b/>
          <w:bCs/>
          <w:iCs/>
          <w:sz w:val="22"/>
          <w:szCs w:val="22"/>
          <w:vertAlign w:val="subscript"/>
        </w:rPr>
        <w:t>2</w:t>
      </w:r>
      <w:r w:rsidR="00812116" w:rsidRPr="004241C5">
        <w:rPr>
          <w:rFonts w:ascii="Arial" w:eastAsia="Times New Roman" w:hAnsi="Arial" w:cs="Arial"/>
          <w:b/>
          <w:bCs/>
          <w:iCs/>
          <w:sz w:val="22"/>
          <w:szCs w:val="22"/>
        </w:rPr>
        <w:t xml:space="preserve"> manufacture.</w:t>
      </w:r>
      <w:r w:rsidR="00812116" w:rsidRPr="004241C5">
        <w:rPr>
          <w:rFonts w:ascii="Arial" w:eastAsia="Times New Roman" w:hAnsi="Arial" w:cs="Arial"/>
          <w:bCs/>
          <w:iCs/>
          <w:sz w:val="22"/>
          <w:szCs w:val="22"/>
        </w:rPr>
        <w:t xml:space="preserve"> </w:t>
      </w:r>
      <w:r w:rsidR="00812116" w:rsidRPr="004241C5">
        <w:rPr>
          <w:rFonts w:ascii="Arial" w:eastAsia="Times New Roman" w:hAnsi="Arial" w:cs="Arial"/>
          <w:b/>
          <w:iCs/>
          <w:sz w:val="22"/>
          <w:szCs w:val="22"/>
        </w:rPr>
        <w:t>a.</w:t>
      </w:r>
      <w:r w:rsidR="00812116" w:rsidRPr="004241C5">
        <w:rPr>
          <w:rFonts w:ascii="Arial" w:eastAsia="Times New Roman" w:hAnsi="Arial" w:cs="Arial"/>
          <w:bCs/>
          <w:iCs/>
          <w:sz w:val="22"/>
          <w:szCs w:val="22"/>
        </w:rPr>
        <w:t xml:space="preserve"> Climate change impacts and </w:t>
      </w:r>
      <w:r w:rsidR="00812116" w:rsidRPr="004241C5">
        <w:rPr>
          <w:rFonts w:ascii="Arial" w:eastAsia="Times New Roman" w:hAnsi="Arial" w:cs="Arial"/>
          <w:b/>
          <w:iCs/>
          <w:sz w:val="22"/>
          <w:szCs w:val="22"/>
        </w:rPr>
        <w:t>b.</w:t>
      </w:r>
      <w:r w:rsidR="00812116" w:rsidRPr="004241C5">
        <w:rPr>
          <w:rFonts w:ascii="Arial" w:eastAsia="Times New Roman" w:hAnsi="Arial" w:cs="Arial"/>
          <w:bCs/>
          <w:iCs/>
          <w:sz w:val="22"/>
          <w:szCs w:val="22"/>
        </w:rPr>
        <w:t> Production costs per kg of C</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t>H</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t xml:space="preserve"> </w:t>
      </w:r>
      <w:r w:rsidR="00812116" w:rsidRPr="004241C5">
        <w:rPr>
          <w:rFonts w:ascii="Arial" w:eastAsia="Times New Roman" w:hAnsi="Arial" w:cs="Arial"/>
          <w:bCs/>
          <w:i/>
          <w:iCs/>
          <w:sz w:val="22"/>
          <w:szCs w:val="22"/>
        </w:rPr>
        <w:t>via</w:t>
      </w:r>
      <w:r w:rsidR="00812116" w:rsidRPr="004241C5">
        <w:rPr>
          <w:rFonts w:ascii="Arial" w:eastAsia="Times New Roman" w:hAnsi="Arial" w:cs="Arial"/>
          <w:bCs/>
          <w:iCs/>
          <w:sz w:val="22"/>
          <w:szCs w:val="22"/>
        </w:rPr>
        <w:t xml:space="preserve"> the CaC</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noBreakHyphen/>
        <w:t>based route</w:t>
      </w:r>
      <w:r w:rsidR="00812116" w:rsidRPr="004241C5">
        <w:rPr>
          <w:rFonts w:ascii="Arial" w:hAnsi="Arial" w:cs="Arial"/>
          <w:iCs/>
          <w:sz w:val="22"/>
          <w:szCs w:val="22"/>
        </w:rPr>
        <w:t xml:space="preserve">, and the direct thermal </w:t>
      </w:r>
      <w:r w:rsidR="00CB0995" w:rsidRPr="004241C5">
        <w:rPr>
          <w:rFonts w:ascii="Arial" w:hAnsi="Arial" w:cs="Arial"/>
          <w:iCs/>
          <w:sz w:val="22"/>
          <w:szCs w:val="22"/>
        </w:rPr>
        <w:t xml:space="preserve">(PC) </w:t>
      </w:r>
      <w:r w:rsidR="00812116" w:rsidRPr="004241C5">
        <w:rPr>
          <w:rFonts w:ascii="Arial" w:hAnsi="Arial" w:cs="Arial"/>
          <w:iCs/>
          <w:sz w:val="22"/>
          <w:szCs w:val="22"/>
        </w:rPr>
        <w:t>or plasma routes</w:t>
      </w:r>
      <w:r w:rsidR="00812116"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Results for both the fossil and green routes, depending on the hydrocarbon source, are shown. Biochar, </w:t>
      </w:r>
      <w:r w:rsidR="009C4466" w:rsidRPr="004241C5">
        <w:rPr>
          <w:rFonts w:ascii="Arial" w:eastAsia="Times New Roman" w:hAnsi="Arial" w:cs="Arial"/>
          <w:bCs/>
          <w:iCs/>
          <w:sz w:val="22"/>
          <w:szCs w:val="22"/>
        </w:rPr>
        <w:t xml:space="preserve">as an </w:t>
      </w:r>
      <w:r w:rsidR="006A6BBC" w:rsidRPr="004241C5">
        <w:rPr>
          <w:rFonts w:ascii="Arial" w:eastAsia="Times New Roman" w:hAnsi="Arial" w:cs="Arial"/>
          <w:bCs/>
          <w:iCs/>
          <w:sz w:val="22"/>
          <w:szCs w:val="22"/>
        </w:rPr>
        <w:t xml:space="preserve">alternative to coke for the </w:t>
      </w:r>
      <w:r w:rsidR="006A6BBC" w:rsidRPr="004241C5">
        <w:rPr>
          <w:rFonts w:ascii="Arial" w:eastAsia="Times New Roman" w:hAnsi="Arial" w:cs="Arial"/>
          <w:bCs/>
          <w:iCs/>
          <w:sz w:val="22"/>
          <w:szCs w:val="22"/>
        </w:rPr>
        <w:lastRenderedPageBreak/>
        <w:t>CaC</w:t>
      </w:r>
      <w:r w:rsidR="006A6BBC" w:rsidRPr="004241C5">
        <w:rPr>
          <w:rFonts w:ascii="Arial" w:eastAsia="Times New Roman" w:hAnsi="Arial" w:cs="Arial"/>
          <w:bCs/>
          <w:iCs/>
          <w:sz w:val="22"/>
          <w:szCs w:val="22"/>
          <w:vertAlign w:val="subscript"/>
        </w:rPr>
        <w:t>2</w:t>
      </w:r>
      <w:r w:rsidR="006A6BBC" w:rsidRPr="004241C5">
        <w:rPr>
          <w:rFonts w:ascii="Arial" w:eastAsia="Times New Roman" w:hAnsi="Arial" w:cs="Arial"/>
          <w:bCs/>
          <w:iCs/>
          <w:sz w:val="22"/>
          <w:szCs w:val="22"/>
        </w:rPr>
        <w:t xml:space="preserve"> route</w:t>
      </w:r>
      <w:r w:rsidR="00AD4560"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and biomethane</w:t>
      </w:r>
      <w:r w:rsidR="007B479B" w:rsidRPr="004241C5">
        <w:rPr>
          <w:rFonts w:ascii="Arial" w:eastAsia="Times New Roman" w:hAnsi="Arial" w:cs="Arial"/>
          <w:bCs/>
          <w:iCs/>
          <w:sz w:val="22"/>
          <w:szCs w:val="22"/>
        </w:rPr>
        <w:t xml:space="preserve">, </w:t>
      </w:r>
      <w:r w:rsidR="004271C9" w:rsidRPr="004241C5">
        <w:rPr>
          <w:rFonts w:ascii="Arial" w:eastAsia="Times New Roman" w:hAnsi="Arial" w:cs="Arial"/>
          <w:bCs/>
          <w:iCs/>
          <w:sz w:val="22"/>
          <w:szCs w:val="22"/>
        </w:rPr>
        <w:t xml:space="preserve">as an </w:t>
      </w:r>
      <w:r w:rsidR="007B479B" w:rsidRPr="004241C5">
        <w:rPr>
          <w:rFonts w:ascii="Arial" w:eastAsia="Times New Roman" w:hAnsi="Arial" w:cs="Arial"/>
          <w:bCs/>
          <w:iCs/>
          <w:sz w:val="22"/>
          <w:szCs w:val="22"/>
        </w:rPr>
        <w:t>alternative to methane</w:t>
      </w:r>
      <w:r w:rsidR="006A6BBC" w:rsidRPr="004241C5">
        <w:rPr>
          <w:rFonts w:ascii="Arial" w:eastAsia="Times New Roman" w:hAnsi="Arial" w:cs="Arial"/>
          <w:bCs/>
          <w:iCs/>
          <w:sz w:val="22"/>
          <w:szCs w:val="22"/>
        </w:rPr>
        <w:t xml:space="preserve"> for the PC and plasma technologies</w:t>
      </w:r>
      <w:r w:rsidR="00D87ECB"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are </w:t>
      </w:r>
      <w:r w:rsidR="00D87ECB" w:rsidRPr="004241C5">
        <w:rPr>
          <w:rFonts w:ascii="Arial" w:eastAsia="Times New Roman" w:hAnsi="Arial" w:cs="Arial"/>
          <w:bCs/>
          <w:iCs/>
          <w:sz w:val="22"/>
          <w:szCs w:val="22"/>
        </w:rPr>
        <w:t>evaluated</w:t>
      </w:r>
      <w:r w:rsidR="006A6BBC" w:rsidRPr="004241C5">
        <w:rPr>
          <w:rFonts w:ascii="Arial" w:eastAsia="Times New Roman" w:hAnsi="Arial" w:cs="Arial"/>
          <w:bCs/>
          <w:iCs/>
          <w:sz w:val="22"/>
          <w:szCs w:val="22"/>
        </w:rPr>
        <w:t xml:space="preserve"> for the green routes.</w:t>
      </w:r>
      <w:r w:rsidR="000B7545" w:rsidRPr="004241C5">
        <w:rPr>
          <w:rFonts w:ascii="Arial" w:eastAsia="Times New Roman" w:hAnsi="Arial" w:cs="Arial"/>
          <w:bCs/>
          <w:iCs/>
          <w:sz w:val="22"/>
          <w:szCs w:val="22"/>
        </w:rPr>
        <w:t xml:space="preserve"> Future</w:t>
      </w:r>
      <w:r w:rsidR="00F8730F" w:rsidRPr="004241C5">
        <w:rPr>
          <w:rFonts w:ascii="Arial" w:eastAsia="Times New Roman" w:hAnsi="Arial" w:cs="Arial"/>
          <w:bCs/>
          <w:iCs/>
          <w:sz w:val="22"/>
          <w:szCs w:val="22"/>
        </w:rPr>
        <w:t xml:space="preserve"> projections </w:t>
      </w:r>
      <w:r w:rsidR="00AD33C2">
        <w:rPr>
          <w:rFonts w:ascii="Arial" w:eastAsia="Times New Roman" w:hAnsi="Arial" w:cs="Arial"/>
          <w:bCs/>
          <w:iCs/>
          <w:sz w:val="22"/>
          <w:szCs w:val="22"/>
        </w:rPr>
        <w:t>(</w:t>
      </w:r>
      <w:r w:rsidR="007C40AD">
        <w:rPr>
          <w:rFonts w:ascii="Arial" w:eastAsia="Times New Roman" w:hAnsi="Arial" w:cs="Arial"/>
          <w:bCs/>
          <w:iCs/>
          <w:sz w:val="22"/>
          <w:szCs w:val="22"/>
        </w:rPr>
        <w:t>in</w:t>
      </w:r>
      <w:r w:rsidR="00B0724D">
        <w:rPr>
          <w:rFonts w:ascii="Arial" w:eastAsia="Times New Roman" w:hAnsi="Arial" w:cs="Arial"/>
          <w:bCs/>
          <w:iCs/>
          <w:sz w:val="22"/>
          <w:szCs w:val="22"/>
        </w:rPr>
        <w:t xml:space="preserve"> </w:t>
      </w:r>
      <w:r w:rsidR="000B7545" w:rsidRPr="004241C5">
        <w:rPr>
          <w:rFonts w:ascii="Arial" w:eastAsia="Times New Roman" w:hAnsi="Arial" w:cs="Arial"/>
          <w:bCs/>
          <w:iCs/>
          <w:sz w:val="22"/>
          <w:szCs w:val="22"/>
        </w:rPr>
        <w:t>2050</w:t>
      </w:r>
      <w:r w:rsidR="00AD33C2">
        <w:rPr>
          <w:rFonts w:ascii="Arial" w:eastAsia="Times New Roman" w:hAnsi="Arial" w:cs="Arial"/>
          <w:bCs/>
          <w:iCs/>
          <w:sz w:val="22"/>
          <w:szCs w:val="22"/>
        </w:rPr>
        <w:t>)</w:t>
      </w:r>
      <w:r w:rsidR="000B7545" w:rsidRPr="004241C5">
        <w:rPr>
          <w:rFonts w:ascii="Arial" w:eastAsia="Times New Roman" w:hAnsi="Arial" w:cs="Arial"/>
          <w:bCs/>
          <w:iCs/>
          <w:sz w:val="22"/>
          <w:szCs w:val="22"/>
        </w:rPr>
        <w:t xml:space="preserve"> for climate change impacts for all technologies are </w:t>
      </w:r>
      <w:r w:rsidR="00DC0E73" w:rsidRPr="004241C5">
        <w:rPr>
          <w:rFonts w:ascii="Arial" w:eastAsia="Times New Roman" w:hAnsi="Arial" w:cs="Arial"/>
          <w:bCs/>
          <w:iCs/>
          <w:sz w:val="22"/>
          <w:szCs w:val="22"/>
        </w:rPr>
        <w:t>presented</w:t>
      </w:r>
      <w:r w:rsidR="000B7545" w:rsidRPr="004241C5">
        <w:rPr>
          <w:rFonts w:ascii="Arial" w:eastAsia="Times New Roman" w:hAnsi="Arial" w:cs="Arial"/>
          <w:bCs/>
          <w:iCs/>
          <w:sz w:val="22"/>
          <w:szCs w:val="22"/>
        </w:rPr>
        <w:t xml:space="preserve"> to </w:t>
      </w:r>
      <w:r w:rsidR="00DC0E73" w:rsidRPr="004241C5">
        <w:rPr>
          <w:rFonts w:ascii="Arial" w:eastAsia="Times New Roman" w:hAnsi="Arial" w:cs="Arial"/>
          <w:bCs/>
          <w:iCs/>
          <w:sz w:val="22"/>
          <w:szCs w:val="22"/>
        </w:rPr>
        <w:t>illustrate</w:t>
      </w:r>
      <w:r w:rsidR="000B7545" w:rsidRPr="004241C5">
        <w:rPr>
          <w:rFonts w:ascii="Arial" w:eastAsia="Times New Roman" w:hAnsi="Arial" w:cs="Arial"/>
          <w:bCs/>
          <w:iCs/>
          <w:sz w:val="22"/>
          <w:szCs w:val="22"/>
        </w:rPr>
        <w:t xml:space="preserve"> the potential reduction in impacts under a decarbonized electricity mix scenario.</w:t>
      </w:r>
    </w:p>
    <w:p w14:paraId="72FE513A" w14:textId="5B601820" w:rsidR="0087731C" w:rsidRPr="00CF7E03" w:rsidRDefault="0087731C"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Perspective and outlook</w:t>
      </w:r>
      <w:r w:rsidR="00377B36" w:rsidRPr="00CF7E03">
        <w:rPr>
          <w:rFonts w:ascii="Arial" w:eastAsiaTheme="minorEastAsia" w:hAnsi="Arial" w:cs="Arial"/>
          <w:bCs/>
          <w:sz w:val="22"/>
          <w:szCs w:val="22"/>
          <w:lang w:eastAsia="zh-CN"/>
        </w:rPr>
        <w:t xml:space="preserve"> (</w:t>
      </w:r>
      <w:r w:rsidR="0087061B" w:rsidRPr="00CF7E03">
        <w:rPr>
          <w:rFonts w:ascii="Arial" w:eastAsiaTheme="minorEastAsia" w:hAnsi="Arial" w:cs="Arial"/>
          <w:bCs/>
          <w:sz w:val="22"/>
          <w:szCs w:val="22"/>
          <w:lang w:eastAsia="zh-CN"/>
        </w:rPr>
        <w:t xml:space="preserve">ca. </w:t>
      </w:r>
      <w:r w:rsidR="00F83FF4">
        <w:rPr>
          <w:rFonts w:ascii="Arial" w:eastAsiaTheme="minorEastAsia" w:hAnsi="Arial" w:cs="Arial" w:hint="eastAsia"/>
          <w:bCs/>
          <w:sz w:val="22"/>
          <w:szCs w:val="22"/>
          <w:lang w:eastAsia="zh-CN"/>
        </w:rPr>
        <w:t>754</w:t>
      </w:r>
      <w:r w:rsidR="00377B36" w:rsidRPr="00CF7E03">
        <w:rPr>
          <w:rFonts w:ascii="Arial" w:eastAsiaTheme="minorEastAsia" w:hAnsi="Arial" w:cs="Arial"/>
          <w:bCs/>
          <w:sz w:val="22"/>
          <w:szCs w:val="22"/>
          <w:lang w:eastAsia="zh-CN"/>
        </w:rPr>
        <w:t xml:space="preserve"> words)</w:t>
      </w:r>
    </w:p>
    <w:p w14:paraId="0629AE65" w14:textId="4F6107CC" w:rsidR="00B162CC" w:rsidRPr="00CF7E03" w:rsidRDefault="0040792D" w:rsidP="004241C5">
      <w:pPr>
        <w:pStyle w:val="ListParagraph"/>
        <w:spacing w:line="360" w:lineRule="auto"/>
        <w:ind w:left="0"/>
        <w:jc w:val="both"/>
        <w:rPr>
          <w:rFonts w:ascii="Arial" w:eastAsiaTheme="minorEastAsia" w:hAnsi="Arial" w:cs="Arial"/>
          <w:sz w:val="22"/>
          <w:szCs w:val="22"/>
          <w:lang w:eastAsia="zh-CN"/>
        </w:rPr>
      </w:pPr>
      <w:bookmarkStart w:id="100" w:name="_Hlk166062738"/>
      <w:r>
        <w:rPr>
          <w:rFonts w:ascii="Arial" w:eastAsiaTheme="minorEastAsia" w:hAnsi="Arial" w:cs="Arial" w:hint="eastAsia"/>
          <w:sz w:val="22"/>
          <w:szCs w:val="22"/>
          <w:lang w:eastAsia="zh-CN"/>
        </w:rPr>
        <w:t xml:space="preserve">Commercial </w:t>
      </w:r>
      <w:r w:rsidR="006212A1" w:rsidRPr="00CF7E03">
        <w:rPr>
          <w:rFonts w:ascii="Arial" w:eastAsiaTheme="minorEastAsia" w:hAnsi="Arial" w:cs="Arial"/>
          <w:sz w:val="22"/>
          <w:szCs w:val="22"/>
          <w:lang w:eastAsia="zh-CN"/>
        </w:rPr>
        <w:t xml:space="preserve">production of </w:t>
      </w:r>
      <w:r w:rsidR="00AB1C86" w:rsidRPr="00CF7E03">
        <w:rPr>
          <w:rFonts w:ascii="Arial" w:eastAsiaTheme="minorEastAsia" w:hAnsi="Arial" w:cs="Arial"/>
          <w:sz w:val="22"/>
          <w:szCs w:val="22"/>
          <w:lang w:eastAsia="zh-CN"/>
        </w:rPr>
        <w:t>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H</w:t>
      </w:r>
      <w:r w:rsidR="00AB1C86" w:rsidRPr="00CF7E03">
        <w:rPr>
          <w:rFonts w:ascii="Arial" w:eastAsiaTheme="minorEastAsia" w:hAnsi="Arial" w:cs="Arial"/>
          <w:sz w:val="22"/>
          <w:szCs w:val="22"/>
          <w:vertAlign w:val="subscript"/>
          <w:lang w:eastAsia="zh-CN"/>
        </w:rPr>
        <w:t>2</w:t>
      </w:r>
      <w:r w:rsidR="00AB1C86" w:rsidRPr="00CF7E03">
        <w:rPr>
          <w:rFonts w:ascii="Arial" w:hAnsi="Arial" w:cs="Arial"/>
          <w:sz w:val="22"/>
          <w:szCs w:val="22"/>
        </w:rPr>
        <w:t xml:space="preserve"> </w:t>
      </w:r>
      <w:r w:rsidR="00AB1C86" w:rsidRPr="00CF7E03">
        <w:rPr>
          <w:rFonts w:ascii="Arial" w:eastAsiaTheme="minorEastAsia" w:hAnsi="Arial" w:cs="Arial"/>
          <w:sz w:val="22"/>
          <w:szCs w:val="22"/>
          <w:lang w:eastAsia="zh-CN"/>
        </w:rPr>
        <w:t xml:space="preserve">relies on three </w:t>
      </w:r>
      <w:r w:rsidR="00D62E48" w:rsidRPr="00CF7E03">
        <w:rPr>
          <w:rFonts w:ascii="Arial" w:eastAsiaTheme="minorEastAsia" w:hAnsi="Arial" w:cs="Arial"/>
          <w:sz w:val="22"/>
          <w:szCs w:val="22"/>
          <w:lang w:eastAsia="zh-CN"/>
        </w:rPr>
        <w:t>well</w:t>
      </w:r>
      <w:r w:rsidR="00D62E48" w:rsidRPr="00CF7E03">
        <w:rPr>
          <w:rFonts w:ascii="Arial" w:eastAsiaTheme="minorEastAsia" w:hAnsi="Arial" w:cs="Arial"/>
          <w:sz w:val="22"/>
          <w:szCs w:val="22"/>
          <w:lang w:eastAsia="zh-CN"/>
        </w:rPr>
        <w:noBreakHyphen/>
        <w:t xml:space="preserve">established </w:t>
      </w:r>
      <w:r w:rsidR="00AB1C86" w:rsidRPr="00CF7E03">
        <w:rPr>
          <w:rFonts w:ascii="Arial" w:eastAsiaTheme="minorEastAsia" w:hAnsi="Arial" w:cs="Arial"/>
          <w:sz w:val="22"/>
          <w:szCs w:val="22"/>
          <w:lang w:eastAsia="zh-CN"/>
        </w:rPr>
        <w:t>technologies: CaC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 xml:space="preserve">, thermal plasma, and </w:t>
      </w:r>
      <w:r w:rsidR="00763B49">
        <w:rPr>
          <w:rFonts w:ascii="Arial" w:eastAsiaTheme="minorEastAsia" w:hAnsi="Arial" w:cs="Arial"/>
          <w:sz w:val="22"/>
          <w:szCs w:val="22"/>
          <w:lang w:eastAsia="zh-CN"/>
        </w:rPr>
        <w:t>PC</w:t>
      </w:r>
      <w:r w:rsidR="00AB1C86" w:rsidRPr="00CF7E03">
        <w:rPr>
          <w:rFonts w:ascii="Arial" w:eastAsiaTheme="minorEastAsia" w:hAnsi="Arial" w:cs="Arial"/>
          <w:sz w:val="22"/>
          <w:szCs w:val="22"/>
          <w:lang w:eastAsia="zh-CN"/>
        </w:rPr>
        <w:t xml:space="preserve">, utilizing coal and natural gas as feedstocks. </w:t>
      </w:r>
      <w:r w:rsidR="00EF6B3C" w:rsidRPr="00CF7E03">
        <w:rPr>
          <w:rFonts w:ascii="Arial" w:eastAsiaTheme="minorEastAsia" w:hAnsi="Arial" w:cs="Arial"/>
          <w:sz w:val="22"/>
          <w:szCs w:val="22"/>
          <w:lang w:eastAsia="zh-CN"/>
        </w:rPr>
        <w:t>Emerging alternatives for C</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H</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 xml:space="preserve"> production include n</w:t>
      </w:r>
      <w:r w:rsidR="00B162CC" w:rsidRPr="00CF7E03">
        <w:rPr>
          <w:rFonts w:ascii="Arial" w:eastAsiaTheme="minorEastAsia" w:hAnsi="Arial" w:cs="Arial"/>
          <w:sz w:val="22"/>
          <w:szCs w:val="22"/>
          <w:lang w:eastAsia="zh-CN"/>
        </w:rPr>
        <w:t xml:space="preserve">on-thermal plasma and </w:t>
      </w:r>
      <w:r w:rsidR="00763B49">
        <w:rPr>
          <w:rFonts w:ascii="Arial" w:eastAsiaTheme="minorEastAsia" w:hAnsi="Arial" w:cs="Arial"/>
          <w:sz w:val="22"/>
          <w:szCs w:val="22"/>
          <w:lang w:eastAsia="zh-CN"/>
        </w:rPr>
        <w:t>TP</w:t>
      </w:r>
      <w:r w:rsidR="00EF6B3C" w:rsidRPr="00CF7E03">
        <w:rPr>
          <w:rFonts w:ascii="Arial" w:eastAsiaTheme="minorEastAsia" w:hAnsi="Arial" w:cs="Arial"/>
          <w:sz w:val="22"/>
          <w:szCs w:val="22"/>
          <w:lang w:eastAsia="zh-CN"/>
        </w:rPr>
        <w:t>. Non</w:t>
      </w:r>
      <w:r w:rsidR="00EF6B3C" w:rsidRPr="00CF7E03">
        <w:rPr>
          <w:rFonts w:ascii="Arial" w:eastAsiaTheme="minorEastAsia" w:hAnsi="Arial" w:cs="Arial"/>
          <w:sz w:val="22"/>
          <w:szCs w:val="22"/>
          <w:lang w:eastAsia="zh-CN"/>
        </w:rPr>
        <w:noBreakHyphen/>
        <w:t>thermal plasma</w:t>
      </w:r>
      <w:r w:rsidR="00B162CC" w:rsidRPr="00CF7E03">
        <w:rPr>
          <w:rFonts w:ascii="Arial" w:eastAsiaTheme="minorEastAsia" w:hAnsi="Arial" w:cs="Arial"/>
          <w:sz w:val="22"/>
          <w:szCs w:val="22"/>
          <w:lang w:eastAsia="zh-CN"/>
        </w:rPr>
        <w:t xml:space="preserve"> </w:t>
      </w:r>
      <w:r w:rsidR="00EF6B3C" w:rsidRPr="00CF7E03">
        <w:rPr>
          <w:rFonts w:ascii="Arial" w:eastAsiaTheme="minorEastAsia" w:hAnsi="Arial" w:cs="Arial"/>
          <w:sz w:val="22"/>
          <w:szCs w:val="22"/>
          <w:lang w:eastAsia="zh-CN"/>
        </w:rPr>
        <w:t xml:space="preserve">demonstrates </w:t>
      </w:r>
      <w:r w:rsidR="00B162CC" w:rsidRPr="00CF7E03">
        <w:rPr>
          <w:rFonts w:ascii="Arial" w:eastAsiaTheme="minorEastAsia" w:hAnsi="Arial" w:cs="Arial"/>
          <w:sz w:val="22"/>
          <w:szCs w:val="22"/>
          <w:lang w:eastAsia="zh-CN"/>
        </w:rPr>
        <w:t xml:space="preserve">performance </w:t>
      </w:r>
      <w:r w:rsidR="00226193" w:rsidRPr="00CF7E03">
        <w:rPr>
          <w:rFonts w:ascii="Arial" w:eastAsiaTheme="minorEastAsia" w:hAnsi="Arial" w:cs="Arial"/>
          <w:sz w:val="22"/>
          <w:szCs w:val="22"/>
          <w:lang w:eastAsia="zh-CN"/>
        </w:rPr>
        <w:t xml:space="preserve">close </w:t>
      </w:r>
      <w:r w:rsidR="00B162CC" w:rsidRPr="00CF7E03">
        <w:rPr>
          <w:rFonts w:ascii="Arial" w:eastAsiaTheme="minorEastAsia" w:hAnsi="Arial" w:cs="Arial"/>
          <w:sz w:val="22"/>
          <w:szCs w:val="22"/>
          <w:lang w:eastAsia="zh-CN"/>
        </w:rPr>
        <w:t>to commercial thermal plasma</w:t>
      </w:r>
      <w:r w:rsidR="008B21E8" w:rsidRPr="00CF7E03">
        <w:rPr>
          <w:rFonts w:ascii="Arial" w:eastAsiaTheme="minorEastAsia" w:hAnsi="Arial" w:cs="Arial"/>
          <w:sz w:val="22"/>
          <w:szCs w:val="22"/>
          <w:lang w:eastAsia="zh-CN"/>
        </w:rPr>
        <w:t xml:space="preserve"> technology</w:t>
      </w:r>
      <w:r w:rsidR="00B162CC" w:rsidRPr="00CF7E03">
        <w:rPr>
          <w:rFonts w:ascii="Arial" w:eastAsiaTheme="minorEastAsia" w:hAnsi="Arial" w:cs="Arial"/>
          <w:sz w:val="22"/>
          <w:szCs w:val="22"/>
          <w:lang w:eastAsia="zh-CN"/>
        </w:rPr>
        <w:t xml:space="preserve">, </w:t>
      </w:r>
      <w:r w:rsidR="00857337" w:rsidRPr="00CF7E03">
        <w:rPr>
          <w:rFonts w:ascii="Arial" w:eastAsiaTheme="minorEastAsia" w:hAnsi="Arial" w:cs="Arial"/>
          <w:sz w:val="22"/>
          <w:szCs w:val="22"/>
          <w:lang w:eastAsia="zh-CN"/>
        </w:rPr>
        <w:t xml:space="preserve">but </w:t>
      </w:r>
      <w:r w:rsidR="00B162CC" w:rsidRPr="00CF7E03">
        <w:rPr>
          <w:rFonts w:ascii="Arial" w:eastAsiaTheme="minorEastAsia" w:hAnsi="Arial" w:cs="Arial"/>
          <w:sz w:val="22"/>
          <w:szCs w:val="22"/>
          <w:lang w:eastAsia="zh-CN"/>
        </w:rPr>
        <w:t>the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yield through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remains limited to less than 10% (</w:t>
      </w:r>
      <w:r w:rsidR="00B162CC" w:rsidRPr="00CF7E03">
        <w:rPr>
          <w:rFonts w:ascii="Arial" w:eastAsiaTheme="minorEastAsia" w:hAnsi="Arial" w:cs="Arial"/>
          <w:b/>
          <w:bCs/>
          <w:sz w:val="22"/>
          <w:szCs w:val="22"/>
          <w:lang w:eastAsia="zh-CN"/>
        </w:rPr>
        <w:t>Fig</w:t>
      </w:r>
      <w:r w:rsidR="00495801"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xml:space="preserve">). </w:t>
      </w:r>
      <w:r w:rsidR="00C65BA7" w:rsidRPr="00CF7E03">
        <w:rPr>
          <w:rFonts w:ascii="Arial" w:eastAsiaTheme="minorEastAsia" w:hAnsi="Arial" w:cs="Arial"/>
          <w:sz w:val="22"/>
          <w:szCs w:val="22"/>
          <w:lang w:eastAsia="zh-CN"/>
        </w:rPr>
        <w:t>Despite</w:t>
      </w:r>
      <w:r w:rsidR="00B162CC" w:rsidRPr="00CF7E03">
        <w:rPr>
          <w:rFonts w:ascii="Arial" w:eastAsiaTheme="minorEastAsia" w:hAnsi="Arial" w:cs="Arial"/>
          <w:sz w:val="22"/>
          <w:szCs w:val="22"/>
          <w:lang w:eastAsia="zh-CN"/>
        </w:rPr>
        <w:t xml:space="preserve"> non</w:t>
      </w:r>
      <w:r w:rsidR="00025A6E" w:rsidRPr="00CF7E03">
        <w:rPr>
          <w:rFonts w:ascii="Arial" w:eastAsiaTheme="minorEastAsia" w:hAnsi="Arial" w:cs="Arial"/>
          <w:sz w:val="22"/>
          <w:szCs w:val="22"/>
          <w:lang w:eastAsia="zh-CN"/>
        </w:rPr>
        <w:noBreakHyphen/>
      </w:r>
      <w:r w:rsidR="00B162CC" w:rsidRPr="00CF7E03">
        <w:rPr>
          <w:rFonts w:ascii="Arial" w:eastAsiaTheme="minorEastAsia" w:hAnsi="Arial" w:cs="Arial"/>
          <w:sz w:val="22"/>
          <w:szCs w:val="22"/>
          <w:lang w:eastAsia="zh-CN"/>
        </w:rPr>
        <w:t xml:space="preserve">thermal plasma </w:t>
      </w:r>
      <w:r w:rsidR="00C65BA7" w:rsidRPr="00CF7E03">
        <w:rPr>
          <w:rFonts w:ascii="Arial" w:eastAsiaTheme="minorEastAsia" w:hAnsi="Arial" w:cs="Arial"/>
          <w:sz w:val="22"/>
          <w:szCs w:val="22"/>
          <w:lang w:eastAsia="zh-CN"/>
        </w:rPr>
        <w:t>achieving</w:t>
      </w:r>
      <w:r w:rsidR="00B162CC" w:rsidRPr="00CF7E03">
        <w:rPr>
          <w:rFonts w:ascii="Arial" w:eastAsiaTheme="minorEastAsia" w:hAnsi="Arial" w:cs="Arial"/>
          <w:sz w:val="22"/>
          <w:szCs w:val="22"/>
          <w:lang w:eastAsia="zh-CN"/>
        </w:rPr>
        <w:t xml:space="preserve"> high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yields </w:t>
      </w:r>
      <w:r w:rsidR="00C65BA7" w:rsidRPr="00CF7E03">
        <w:rPr>
          <w:rFonts w:ascii="Arial" w:eastAsiaTheme="minorEastAsia" w:hAnsi="Arial" w:cs="Arial"/>
          <w:sz w:val="22"/>
          <w:szCs w:val="22"/>
          <w:lang w:eastAsia="zh-CN"/>
        </w:rPr>
        <w:t xml:space="preserve">that meet </w:t>
      </w:r>
      <w:r w:rsidR="00B162CC" w:rsidRPr="00CF7E03">
        <w:rPr>
          <w:rFonts w:ascii="Arial" w:eastAsiaTheme="minorEastAsia" w:hAnsi="Arial" w:cs="Arial"/>
          <w:sz w:val="22"/>
          <w:szCs w:val="22"/>
          <w:lang w:eastAsia="zh-CN"/>
        </w:rPr>
        <w:t xml:space="preserve">industrial standards, it typically requires higher energy and more complex equipment </w:t>
      </w:r>
      <w:r w:rsidR="007A2BB0" w:rsidRPr="00CF7E03">
        <w:rPr>
          <w:rFonts w:ascii="Arial" w:eastAsiaTheme="minorEastAsia" w:hAnsi="Arial" w:cs="Arial"/>
          <w:sz w:val="22"/>
          <w:szCs w:val="22"/>
          <w:lang w:eastAsia="zh-CN"/>
        </w:rPr>
        <w:t xml:space="preserve">compared to </w:t>
      </w:r>
      <w:r w:rsidR="00B162CC" w:rsidRPr="00CF7E03">
        <w:rPr>
          <w:rFonts w:ascii="Arial" w:eastAsiaTheme="minorEastAsia" w:hAnsi="Arial" w:cs="Arial"/>
          <w:sz w:val="22"/>
          <w:szCs w:val="22"/>
          <w:lang w:eastAsia="zh-CN"/>
        </w:rPr>
        <w:t xml:space="preserve">thermal plasma. </w:t>
      </w:r>
      <w:r w:rsidR="00025A6E" w:rsidRPr="00CF7E03">
        <w:rPr>
          <w:rFonts w:ascii="Arial" w:eastAsiaTheme="minorEastAsia" w:hAnsi="Arial" w:cs="Arial"/>
          <w:sz w:val="22"/>
          <w:szCs w:val="22"/>
          <w:lang w:eastAsia="zh-CN"/>
        </w:rPr>
        <w:t>Therefore, f</w:t>
      </w:r>
      <w:r w:rsidR="00B162CC" w:rsidRPr="00CF7E03">
        <w:rPr>
          <w:rFonts w:ascii="Arial" w:eastAsiaTheme="minorEastAsia" w:hAnsi="Arial" w:cs="Arial"/>
          <w:sz w:val="22"/>
          <w:szCs w:val="22"/>
          <w:lang w:eastAsia="zh-CN"/>
        </w:rPr>
        <w:t xml:space="preserve">uture </w:t>
      </w:r>
      <w:r w:rsidR="00025A6E" w:rsidRPr="00CF7E03">
        <w:rPr>
          <w:rFonts w:ascii="Arial" w:eastAsiaTheme="minorEastAsia" w:hAnsi="Arial" w:cs="Arial"/>
          <w:sz w:val="22"/>
          <w:szCs w:val="22"/>
          <w:lang w:eastAsia="zh-CN"/>
        </w:rPr>
        <w:t>research</w:t>
      </w:r>
      <w:r w:rsidR="00B162CC" w:rsidRPr="00CF7E03">
        <w:rPr>
          <w:rFonts w:ascii="Arial" w:eastAsiaTheme="minorEastAsia" w:hAnsi="Arial" w:cs="Arial"/>
          <w:sz w:val="22"/>
          <w:szCs w:val="22"/>
          <w:lang w:eastAsia="zh-CN"/>
        </w:rPr>
        <w:t xml:space="preserve"> should focus on increasing energy </w:t>
      </w:r>
      <w:r w:rsidR="00AD2406">
        <w:rPr>
          <w:rFonts w:ascii="Arial" w:eastAsiaTheme="minorEastAsia" w:hAnsi="Arial" w:cs="Arial" w:hint="eastAsia"/>
          <w:sz w:val="22"/>
          <w:szCs w:val="22"/>
          <w:lang w:eastAsia="zh-CN"/>
        </w:rPr>
        <w:t xml:space="preserve">utilization </w:t>
      </w:r>
      <w:r w:rsidR="00B162CC" w:rsidRPr="00CF7E03">
        <w:rPr>
          <w:rFonts w:ascii="Arial" w:eastAsiaTheme="minorEastAsia" w:hAnsi="Arial" w:cs="Arial"/>
          <w:sz w:val="22"/>
          <w:szCs w:val="22"/>
          <w:lang w:eastAsia="zh-CN"/>
        </w:rPr>
        <w:t>efficiency to reduce energy requirements to the theoretical limit (</w:t>
      </w:r>
      <w:r w:rsidR="00025A6E" w:rsidRPr="00CF7E03">
        <w:rPr>
          <w:rFonts w:ascii="Arial" w:eastAsiaTheme="minorEastAsia" w:hAnsi="Arial" w:cs="Arial"/>
          <w:i/>
          <w:sz w:val="22"/>
          <w:szCs w:val="22"/>
          <w:lang w:eastAsia="zh-CN"/>
        </w:rPr>
        <w:t>i.e.</w:t>
      </w:r>
      <w:r w:rsidR="00025A6E" w:rsidRPr="00CF7E03">
        <w:rPr>
          <w:rFonts w:ascii="Arial" w:eastAsiaTheme="minorEastAsia" w:hAnsi="Arial" w:cs="Arial"/>
          <w:sz w:val="22"/>
          <w:szCs w:val="22"/>
          <w:lang w:eastAsia="zh-CN"/>
        </w:rPr>
        <w:t xml:space="preserve">, </w:t>
      </w:r>
      <w:r w:rsidR="00B162CC" w:rsidRPr="00CF7E03">
        <w:rPr>
          <w:rFonts w:ascii="Arial" w:eastAsiaTheme="minorEastAsia" w:hAnsi="Arial" w:cs="Arial"/>
          <w:sz w:val="22"/>
          <w:szCs w:val="22"/>
          <w:lang w:eastAsia="zh-CN"/>
        </w:rPr>
        <w:t>4.0</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kWh</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kg</w:t>
      </w:r>
      <w:r w:rsidR="00025A6E" w:rsidRPr="00CF7E03">
        <w:rPr>
          <w:rFonts w:ascii="Arial" w:eastAsiaTheme="minorEastAsia" w:hAnsi="Arial" w:cs="Arial"/>
          <w:sz w:val="22"/>
          <w:szCs w:val="22"/>
          <w:vertAlign w:val="superscript"/>
          <w:lang w:eastAsia="zh-CN"/>
        </w:rPr>
        <w:t>–</w:t>
      </w:r>
      <w:r w:rsidR="00B162CC" w:rsidRPr="00CF7E03">
        <w:rPr>
          <w:rFonts w:ascii="Arial" w:eastAsiaTheme="minorEastAsia" w:hAnsi="Arial" w:cs="Arial"/>
          <w:sz w:val="22"/>
          <w:szCs w:val="22"/>
          <w:vertAlign w:val="superscript"/>
          <w:lang w:eastAsia="zh-CN"/>
        </w:rPr>
        <w:t>1</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and </w:t>
      </w:r>
      <w:r w:rsidR="004D0712" w:rsidRPr="00CF7E03">
        <w:rPr>
          <w:rFonts w:ascii="Arial" w:eastAsiaTheme="minorEastAsia" w:hAnsi="Arial" w:cs="Arial"/>
          <w:sz w:val="22"/>
          <w:szCs w:val="22"/>
          <w:lang w:eastAsia="zh-CN"/>
        </w:rPr>
        <w:t xml:space="preserve">on </w:t>
      </w:r>
      <w:r w:rsidR="00B162CC" w:rsidRPr="00CF7E03">
        <w:rPr>
          <w:rFonts w:ascii="Arial" w:eastAsiaTheme="minorEastAsia" w:hAnsi="Arial" w:cs="Arial"/>
          <w:sz w:val="22"/>
          <w:szCs w:val="22"/>
          <w:lang w:eastAsia="zh-CN"/>
        </w:rPr>
        <w:t>designing durable equipment. Although warm plasma shows higher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conversion due to high neutral temperatures,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formation in cold plasma at room temperature avoids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decomposition into carbon and eliminates costly cooling processes.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of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to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faces thermodynamic limitations at low temperatures. At high temperature</w:t>
      </w:r>
      <w:r w:rsidR="00B852C3" w:rsidRPr="00CF7E03">
        <w:rPr>
          <w:rFonts w:ascii="Arial" w:eastAsiaTheme="minorEastAsia" w:hAnsi="Arial" w:cs="Arial"/>
          <w:sz w:val="22"/>
          <w:szCs w:val="22"/>
          <w:lang w:eastAsia="zh-CN"/>
        </w:rPr>
        <w:t>s</w:t>
      </w:r>
      <w:r w:rsidR="00B162CC" w:rsidRPr="00CF7E03">
        <w:rPr>
          <w:rFonts w:ascii="Arial" w:eastAsiaTheme="minorEastAsia" w:hAnsi="Arial" w:cs="Arial"/>
          <w:sz w:val="22"/>
          <w:szCs w:val="22"/>
          <w:lang w:eastAsia="zh-CN"/>
        </w:rPr>
        <w:t xml:space="preserve"> (&gt;1500 °C),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is less competitive than </w:t>
      </w:r>
      <w:r w:rsidR="00763B49">
        <w:rPr>
          <w:rFonts w:ascii="Arial" w:eastAsiaTheme="minorEastAsia" w:hAnsi="Arial" w:cs="Arial"/>
          <w:sz w:val="22"/>
          <w:szCs w:val="22"/>
          <w:lang w:eastAsia="zh-CN"/>
        </w:rPr>
        <w:t>PC</w:t>
      </w:r>
      <w:r w:rsidR="00B162CC" w:rsidRPr="00CF7E03">
        <w:rPr>
          <w:rFonts w:ascii="Arial" w:eastAsiaTheme="minorEastAsia" w:hAnsi="Arial" w:cs="Arial"/>
          <w:sz w:val="22"/>
          <w:szCs w:val="22"/>
          <w:lang w:eastAsia="zh-CN"/>
        </w:rPr>
        <w:t xml:space="preserve"> due to lower energy efficiency and significant soot formation. At lower temperatures (</w:t>
      </w:r>
      <w:r w:rsidR="00B852C3" w:rsidRPr="00CF7E03">
        <w:rPr>
          <w:rFonts w:ascii="Arial" w:eastAsiaTheme="minorEastAsia" w:hAnsi="Arial" w:cs="Arial"/>
          <w:sz w:val="22"/>
          <w:szCs w:val="22"/>
          <w:lang w:eastAsia="zh-CN"/>
        </w:rPr>
        <w:t>&lt;</w:t>
      </w:r>
      <w:r w:rsidR="00B162CC" w:rsidRPr="00CF7E03">
        <w:rPr>
          <w:rFonts w:ascii="Arial" w:eastAsiaTheme="minorEastAsia" w:hAnsi="Arial" w:cs="Arial"/>
          <w:sz w:val="22"/>
          <w:szCs w:val="22"/>
          <w:lang w:eastAsia="zh-CN"/>
        </w:rPr>
        <w:t>1100 °C), catalysts are critical for improving activity and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Despite decades of effort,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remains below 40% (</w:t>
      </w:r>
      <w:r w:rsidR="00B162CC" w:rsidRPr="00CF7E03">
        <w:rPr>
          <w:rFonts w:ascii="Arial" w:eastAsiaTheme="minorEastAsia" w:hAnsi="Arial" w:cs="Arial"/>
          <w:b/>
          <w:bCs/>
          <w:sz w:val="22"/>
          <w:szCs w:val="22"/>
          <w:lang w:eastAsia="zh-CN"/>
        </w:rPr>
        <w:t>Fig</w:t>
      </w:r>
      <w:r w:rsidR="00813F14"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with byproducts including other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6</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3</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5</w:t>
      </w:r>
      <w:r w:rsidR="00B162CC" w:rsidRPr="00CF7E03">
        <w:rPr>
          <w:rFonts w:ascii="Arial" w:eastAsiaTheme="minorEastAsia" w:hAnsi="Arial" w:cs="Arial"/>
          <w:sz w:val="22"/>
          <w:szCs w:val="22"/>
          <w:lang w:eastAsia="zh-CN"/>
        </w:rPr>
        <w:t>, aromatics, and coke. Given that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is not thermodynamically favorable at low temperatures, </w:t>
      </w:r>
      <w:r w:rsidR="00526E90" w:rsidRPr="00CF7E03">
        <w:rPr>
          <w:rFonts w:ascii="Arial" w:eastAsiaTheme="minorEastAsia" w:hAnsi="Arial" w:cs="Arial"/>
          <w:sz w:val="22"/>
          <w:szCs w:val="22"/>
          <w:lang w:eastAsia="zh-CN"/>
        </w:rPr>
        <w:t xml:space="preserve">the </w:t>
      </w:r>
      <w:r w:rsidR="00B162CC" w:rsidRPr="00CF7E03">
        <w:rPr>
          <w:rFonts w:ascii="Arial" w:eastAsiaTheme="minorEastAsia" w:hAnsi="Arial" w:cs="Arial"/>
          <w:sz w:val="22"/>
          <w:szCs w:val="22"/>
          <w:lang w:eastAsia="zh-CN"/>
        </w:rPr>
        <w:t xml:space="preserve">formation of other hydrocarbons is inevitable. Therefore, it might be more practical to focus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on selective </w:t>
      </w:r>
      <w:r w:rsidR="00B632FE" w:rsidRPr="00CF7E03">
        <w:rPr>
          <w:rFonts w:ascii="Arial" w:eastAsiaTheme="minorEastAsia" w:hAnsi="Arial" w:cs="Arial"/>
          <w:sz w:val="22"/>
          <w:szCs w:val="22"/>
          <w:lang w:eastAsia="zh-CN"/>
        </w:rPr>
        <w:t>CH</w:t>
      </w:r>
      <w:r w:rsidR="00B632FE" w:rsidRPr="00CF7E03">
        <w:rPr>
          <w:rFonts w:ascii="Arial" w:eastAsiaTheme="minorEastAsia" w:hAnsi="Arial" w:cs="Arial"/>
          <w:sz w:val="22"/>
          <w:szCs w:val="22"/>
          <w:vertAlign w:val="subscript"/>
          <w:lang w:eastAsia="zh-CN"/>
        </w:rPr>
        <w:t>4</w:t>
      </w:r>
      <w:r w:rsidR="00B632FE" w:rsidRPr="00CF7E03">
        <w:rPr>
          <w:rFonts w:ascii="Arial" w:eastAsiaTheme="minorEastAsia" w:hAnsi="Arial" w:cs="Arial"/>
          <w:sz w:val="22"/>
          <w:szCs w:val="22"/>
          <w:lang w:eastAsia="zh-CN"/>
        </w:rPr>
        <w:t xml:space="preserve"> conversion to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products or mixtures of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and other hydrocarbons with enhanced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H</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selectivity.</w:t>
      </w:r>
    </w:p>
    <w:p w14:paraId="7CA62FD9" w14:textId="2B0CBF4E" w:rsidR="00C56145" w:rsidRPr="00CF7E03" w:rsidRDefault="00B632F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Without significant advancements in alternative technologies, </w:t>
      </w:r>
      <w:r w:rsidR="00DD165E" w:rsidRPr="00CF7E03">
        <w:rPr>
          <w:rFonts w:ascii="Arial" w:eastAsiaTheme="minorEastAsia" w:hAnsi="Arial" w:cs="Arial"/>
          <w:sz w:val="22"/>
          <w:szCs w:val="22"/>
          <w:lang w:eastAsia="zh-CN"/>
        </w:rPr>
        <w:t>well</w:t>
      </w:r>
      <w:r w:rsidR="00DD165E" w:rsidRPr="00CF7E03">
        <w:rPr>
          <w:rFonts w:ascii="Arial" w:eastAsiaTheme="minorEastAsia" w:hAnsi="Arial" w:cs="Arial"/>
          <w:sz w:val="22"/>
          <w:szCs w:val="22"/>
          <w:lang w:eastAsia="zh-CN"/>
        </w:rPr>
        <w:noBreakHyphen/>
        <w:t>established technologies</w:t>
      </w:r>
      <w:r w:rsidR="00CC7B69" w:rsidRPr="00CF7E03">
        <w:rPr>
          <w:rFonts w:ascii="Arial" w:eastAsiaTheme="minorEastAsia" w:hAnsi="Arial" w:cs="Arial"/>
          <w:sz w:val="22"/>
          <w:szCs w:val="22"/>
          <w:lang w:eastAsia="zh-CN"/>
        </w:rPr>
        <w:t xml:space="preserve">, particularly </w:t>
      </w:r>
      <w:r w:rsidR="00552AE0" w:rsidRPr="00CF7E03">
        <w:rPr>
          <w:rFonts w:ascii="Arial" w:eastAsiaTheme="minorEastAsia" w:hAnsi="Arial" w:cs="Arial"/>
          <w:sz w:val="22"/>
          <w:szCs w:val="22"/>
          <w:lang w:eastAsia="zh-CN"/>
        </w:rPr>
        <w:t>coal</w:t>
      </w:r>
      <w:r w:rsidR="00552AE0" w:rsidRPr="00CF7E03">
        <w:rPr>
          <w:rFonts w:ascii="Arial" w:eastAsiaTheme="minorEastAsia" w:hAnsi="Arial" w:cs="Arial"/>
          <w:sz w:val="22"/>
          <w:szCs w:val="22"/>
          <w:lang w:eastAsia="zh-CN"/>
        </w:rPr>
        <w:noBreakHyphen/>
        <w:t>derived CaC</w:t>
      </w:r>
      <w:r w:rsidR="00552AE0" w:rsidRPr="00CF7E03">
        <w:rPr>
          <w:rFonts w:ascii="Arial" w:eastAsiaTheme="minorEastAsia" w:hAnsi="Arial" w:cs="Arial"/>
          <w:sz w:val="22"/>
          <w:szCs w:val="22"/>
          <w:vertAlign w:val="subscript"/>
          <w:lang w:eastAsia="zh-CN"/>
        </w:rPr>
        <w:t>2</w:t>
      </w:r>
      <w:r w:rsidR="00552AE0" w:rsidRPr="00CF7E03">
        <w:rPr>
          <w:rFonts w:ascii="Arial" w:eastAsiaTheme="minorEastAsia" w:hAnsi="Arial" w:cs="Arial"/>
          <w:sz w:val="22"/>
          <w:szCs w:val="22"/>
          <w:lang w:eastAsia="zh-CN"/>
        </w:rPr>
        <w:t xml:space="preserve"> (prevalent in China) and natural gas</w:t>
      </w:r>
      <w:r w:rsidR="00552AE0" w:rsidRPr="00CF7E03">
        <w:rPr>
          <w:rFonts w:ascii="Arial" w:eastAsiaTheme="minorEastAsia" w:hAnsi="Arial" w:cs="Arial"/>
          <w:sz w:val="22"/>
          <w:szCs w:val="22"/>
          <w:lang w:eastAsia="zh-CN"/>
        </w:rPr>
        <w:noBreakHyphen/>
        <w:t xml:space="preserve">derived </w:t>
      </w:r>
      <w:r w:rsidR="00763B49">
        <w:rPr>
          <w:rFonts w:ascii="Arial" w:eastAsiaTheme="minorEastAsia" w:hAnsi="Arial" w:cs="Arial"/>
          <w:sz w:val="22"/>
          <w:szCs w:val="22"/>
          <w:lang w:eastAsia="zh-CN"/>
        </w:rPr>
        <w:t>PC</w:t>
      </w:r>
      <w:r w:rsidR="00CC7B69" w:rsidRPr="00CF7E03">
        <w:rPr>
          <w:rFonts w:ascii="Arial" w:eastAsiaTheme="minorEastAsia" w:hAnsi="Arial" w:cs="Arial"/>
          <w:sz w:val="22"/>
          <w:szCs w:val="22"/>
          <w:lang w:eastAsia="zh-CN"/>
        </w:rPr>
        <w:t>,</w:t>
      </w:r>
      <w:r w:rsidR="00552AE0" w:rsidRPr="00CF7E03">
        <w:rPr>
          <w:rFonts w:ascii="Arial" w:eastAsiaTheme="minorEastAsia" w:hAnsi="Arial" w:cs="Arial"/>
          <w:sz w:val="22"/>
          <w:szCs w:val="22"/>
          <w:lang w:eastAsia="zh-CN"/>
        </w:rPr>
        <w:t xml:space="preserve"> </w:t>
      </w:r>
      <w:r w:rsidR="00CC7B69" w:rsidRPr="00CF7E03">
        <w:rPr>
          <w:rFonts w:ascii="Arial" w:eastAsiaTheme="minorEastAsia" w:hAnsi="Arial" w:cs="Arial"/>
          <w:sz w:val="22"/>
          <w:szCs w:val="22"/>
          <w:lang w:eastAsia="zh-CN"/>
        </w:rPr>
        <w:t xml:space="preserve">will continue to </w:t>
      </w:r>
      <w:r w:rsidR="00552AE0" w:rsidRPr="00CF7E03">
        <w:rPr>
          <w:rFonts w:ascii="Arial" w:eastAsiaTheme="minorEastAsia" w:hAnsi="Arial" w:cs="Arial"/>
          <w:sz w:val="22"/>
          <w:szCs w:val="22"/>
          <w:lang w:eastAsia="zh-CN"/>
        </w:rPr>
        <w:t xml:space="preserve">dominate </w:t>
      </w:r>
      <w:r w:rsidR="00CC7B69" w:rsidRPr="00CF7E03">
        <w:rPr>
          <w:rFonts w:ascii="Arial" w:eastAsiaTheme="minorEastAsia" w:hAnsi="Arial" w:cs="Arial"/>
          <w:sz w:val="22"/>
          <w:szCs w:val="22"/>
          <w:lang w:eastAsia="zh-CN"/>
        </w:rPr>
        <w:t>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H</w:t>
      </w:r>
      <w:r w:rsidR="00CC7B69" w:rsidRPr="00CF7E03">
        <w:rPr>
          <w:rFonts w:ascii="Arial" w:eastAsiaTheme="minorEastAsia" w:hAnsi="Arial" w:cs="Arial"/>
          <w:sz w:val="22"/>
          <w:szCs w:val="22"/>
          <w:vertAlign w:val="subscript"/>
          <w:lang w:eastAsia="zh-CN"/>
        </w:rPr>
        <w:t>2</w:t>
      </w:r>
      <w:r w:rsidR="00CC7B69" w:rsidRPr="00CF7E03">
        <w:rPr>
          <w:rFonts w:ascii="Arial" w:hAnsi="Arial" w:cs="Arial"/>
          <w:sz w:val="22"/>
          <w:szCs w:val="22"/>
        </w:rPr>
        <w:t xml:space="preserve"> </w:t>
      </w:r>
      <w:r w:rsidR="00CC7B69" w:rsidRPr="00CF7E03">
        <w:rPr>
          <w:rFonts w:ascii="Arial" w:eastAsiaTheme="minorEastAsia" w:hAnsi="Arial" w:cs="Arial"/>
          <w:sz w:val="22"/>
          <w:szCs w:val="22"/>
          <w:lang w:eastAsia="zh-CN"/>
        </w:rPr>
        <w:t xml:space="preserve">production </w:t>
      </w:r>
      <w:r w:rsidR="00552AE0" w:rsidRPr="00CF7E03">
        <w:rPr>
          <w:rFonts w:ascii="Arial" w:eastAsiaTheme="minorEastAsia" w:hAnsi="Arial" w:cs="Arial"/>
          <w:sz w:val="22"/>
          <w:szCs w:val="22"/>
          <w:lang w:eastAsia="zh-CN"/>
        </w:rPr>
        <w:t xml:space="preserve">from an economic </w:t>
      </w:r>
      <w:r w:rsidR="00CC7B69" w:rsidRPr="00CF7E03">
        <w:rPr>
          <w:rFonts w:ascii="Arial" w:eastAsiaTheme="minorEastAsia" w:hAnsi="Arial" w:cs="Arial"/>
          <w:sz w:val="22"/>
          <w:szCs w:val="22"/>
          <w:lang w:eastAsia="zh-CN"/>
        </w:rPr>
        <w:t>perspective</w:t>
      </w:r>
      <w:r w:rsidR="00552AE0" w:rsidRPr="00CF7E03">
        <w:rPr>
          <w:rFonts w:ascii="Arial" w:eastAsiaTheme="minorEastAsia" w:hAnsi="Arial" w:cs="Arial"/>
          <w:sz w:val="22"/>
          <w:szCs w:val="22"/>
          <w:lang w:eastAsia="zh-CN"/>
        </w:rPr>
        <w:t xml:space="preserve"> (</w:t>
      </w:r>
      <w:r w:rsidR="00552AE0"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552AE0" w:rsidRPr="00CF7E03">
        <w:rPr>
          <w:rFonts w:ascii="Arial" w:eastAsiaTheme="minorEastAsia" w:hAnsi="Arial" w:cs="Arial"/>
          <w:b/>
          <w:bCs/>
          <w:sz w:val="22"/>
          <w:szCs w:val="22"/>
          <w:lang w:eastAsia="zh-CN"/>
        </w:rPr>
        <w:t>7b</w:t>
      </w:r>
      <w:r w:rsidR="00552AE0" w:rsidRPr="00CF7E03">
        <w:rPr>
          <w:rFonts w:ascii="Arial" w:eastAsiaTheme="minorEastAsia" w:hAnsi="Arial" w:cs="Arial"/>
          <w:sz w:val="22"/>
          <w:szCs w:val="22"/>
          <w:lang w:eastAsia="zh-CN"/>
        </w:rPr>
        <w:t>).</w:t>
      </w:r>
      <w:r w:rsidR="00CC7B69" w:rsidRPr="00CF7E03">
        <w:rPr>
          <w:rFonts w:ascii="Arial" w:eastAsiaTheme="minorEastAsia" w:hAnsi="Arial" w:cs="Arial"/>
          <w:sz w:val="22"/>
          <w:szCs w:val="22"/>
          <w:lang w:eastAsia="zh-CN"/>
        </w:rPr>
        <w:t xml:space="preserve"> However, these routes have high climate change impacts (</w:t>
      </w:r>
      <w:r w:rsidR="00CC7B69"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CC7B69" w:rsidRPr="00CF7E03">
        <w:rPr>
          <w:rFonts w:ascii="Arial" w:eastAsiaTheme="minorEastAsia" w:hAnsi="Arial" w:cs="Arial"/>
          <w:b/>
          <w:bCs/>
          <w:sz w:val="22"/>
          <w:szCs w:val="22"/>
          <w:lang w:eastAsia="zh-CN"/>
        </w:rPr>
        <w:t>7a</w:t>
      </w:r>
      <w:r w:rsidR="00CC7B69" w:rsidRPr="00CF7E03">
        <w:rPr>
          <w:rFonts w:ascii="Arial" w:eastAsiaTheme="minorEastAsia" w:hAnsi="Arial" w:cs="Arial"/>
          <w:sz w:val="22"/>
          <w:szCs w:val="22"/>
          <w:lang w:eastAsia="zh-CN"/>
        </w:rPr>
        <w:t>), particularly the CaC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 xml:space="preserve"> route (12</w:t>
      </w:r>
      <w:r w:rsidR="00BD148C">
        <w:rPr>
          <w:rFonts w:ascii="Arial" w:eastAsiaTheme="minorEastAsia" w:hAnsi="Arial" w:cs="Arial" w:hint="eastAsia"/>
          <w:sz w:val="22"/>
          <w:szCs w:val="22"/>
          <w:lang w:eastAsia="zh-CN"/>
        </w:rPr>
        <w:t>.9</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CO</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-eq</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vertAlign w:val="superscript"/>
          <w:lang w:eastAsia="zh-CN"/>
        </w:rPr>
        <w:t>–</w:t>
      </w:r>
      <w:r w:rsidR="00CC7B69" w:rsidRPr="00CF7E03">
        <w:rPr>
          <w:rFonts w:ascii="Arial" w:eastAsiaTheme="minorEastAsia" w:hAnsi="Arial" w:cs="Arial"/>
          <w:sz w:val="22"/>
          <w:szCs w:val="22"/>
          <w:vertAlign w:val="superscript"/>
          <w:lang w:eastAsia="zh-CN"/>
        </w:rPr>
        <w:t>1</w:t>
      </w:r>
      <w:r w:rsidR="00CC7B69" w:rsidRPr="00CF7E03">
        <w:rPr>
          <w:rFonts w:ascii="Arial" w:eastAsiaTheme="minorEastAsia" w:hAnsi="Arial" w:cs="Arial"/>
          <w:sz w:val="22"/>
          <w:szCs w:val="22"/>
          <w:lang w:eastAsia="zh-CN"/>
        </w:rPr>
        <w:t xml:space="preserve">). Incorporating sustainable carbon feedstocks (biochar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electricity into these technologies can lower the carbon footprint, albeit with increased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consumes almost three times more </w:t>
      </w:r>
      <w:r w:rsidR="00393AEB" w:rsidRPr="00CF7E03">
        <w:rPr>
          <w:rFonts w:ascii="Arial" w:eastAsiaTheme="minorEastAsia" w:hAnsi="Arial" w:cs="Arial"/>
          <w:sz w:val="22"/>
          <w:szCs w:val="22"/>
          <w:lang w:eastAsia="zh-CN"/>
        </w:rPr>
        <w:t xml:space="preserve">biomethane </w:t>
      </w:r>
      <w:r w:rsidR="00DE3B1D" w:rsidRPr="00CF7E03">
        <w:rPr>
          <w:rFonts w:ascii="Arial" w:eastAsiaTheme="minorEastAsia" w:hAnsi="Arial" w:cs="Arial"/>
          <w:sz w:val="22"/>
          <w:szCs w:val="22"/>
          <w:lang w:eastAsia="zh-CN"/>
        </w:rPr>
        <w:t>compared</w:t>
      </w:r>
      <w:r w:rsidR="0059498A" w:rsidRPr="00CF7E03">
        <w:rPr>
          <w:rFonts w:ascii="Arial" w:eastAsiaTheme="minorEastAsia" w:hAnsi="Arial" w:cs="Arial"/>
          <w:sz w:val="22"/>
          <w:szCs w:val="22"/>
          <w:lang w:eastAsia="zh-CN"/>
        </w:rPr>
        <w:t xml:space="preserve"> to the</w:t>
      </w:r>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r w:rsidR="00D62B08" w:rsidRPr="00CF7E03">
        <w:rPr>
          <w:rFonts w:ascii="Arial" w:eastAsiaTheme="minorEastAsia" w:hAnsi="Arial" w:cs="Arial"/>
          <w:sz w:val="22"/>
          <w:szCs w:val="22"/>
          <w:lang w:eastAsia="zh-CN"/>
        </w:rPr>
        <w:t xml:space="preserve">-based plasma routes </w:t>
      </w:r>
      <w:r w:rsidR="00563D58" w:rsidRPr="00CF7E03">
        <w:rPr>
          <w:rFonts w:ascii="Arial" w:eastAsiaTheme="minorEastAsia" w:hAnsi="Arial" w:cs="Arial"/>
          <w:sz w:val="22"/>
          <w:szCs w:val="22"/>
          <w:lang w:eastAsia="zh-CN"/>
        </w:rPr>
        <w:t xml:space="preserve">will </w:t>
      </w:r>
      <w:r w:rsidR="00D62B08" w:rsidRPr="00CF7E03">
        <w:rPr>
          <w:rFonts w:ascii="Arial" w:eastAsiaTheme="minorEastAsia" w:hAnsi="Arial" w:cs="Arial"/>
          <w:sz w:val="22"/>
          <w:szCs w:val="22"/>
          <w:lang w:eastAsia="zh-CN"/>
        </w:rPr>
        <w:t xml:space="preserve">become more prominent in the future. </w:t>
      </w:r>
      <w:r w:rsidR="00F5035E" w:rsidRPr="00CF7E03">
        <w:rPr>
          <w:rFonts w:ascii="Arial" w:eastAsiaTheme="minorEastAsia" w:hAnsi="Arial" w:cs="Arial"/>
          <w:sz w:val="22"/>
          <w:szCs w:val="22"/>
          <w:lang w:eastAsia="zh-CN"/>
        </w:rPr>
        <w:t xml:space="preserve">Additionally, exploring innovative methods, such as catalytic </w:t>
      </w:r>
      <w:r w:rsidR="00763B49">
        <w:rPr>
          <w:rFonts w:ascii="Arial" w:eastAsiaTheme="minorEastAsia" w:hAnsi="Arial" w:cs="Arial"/>
          <w:sz w:val="22"/>
          <w:szCs w:val="22"/>
          <w:lang w:eastAsia="zh-CN"/>
        </w:rPr>
        <w:t>TP</w:t>
      </w:r>
      <w:r w:rsidR="00F5035E" w:rsidRPr="00CF7E03">
        <w:rPr>
          <w:rFonts w:ascii="Arial" w:eastAsiaTheme="minorEastAsia" w:hAnsi="Arial" w:cs="Arial"/>
          <w:sz w:val="22"/>
          <w:szCs w:val="22"/>
          <w:lang w:eastAsia="zh-CN"/>
        </w:rPr>
        <w:t xml:space="preserve"> for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t>
      </w:r>
      <w:r w:rsidR="00B67FD8" w:rsidRPr="00CF7E03">
        <w:rPr>
          <w:rFonts w:ascii="Arial" w:eastAsiaTheme="minorEastAsia" w:hAnsi="Arial" w:cs="Arial"/>
          <w:sz w:val="22"/>
          <w:szCs w:val="22"/>
          <w:lang w:eastAsia="zh-CN"/>
        </w:rPr>
        <w:t>with enhanced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selectivity </w:t>
      </w:r>
      <w:r w:rsidR="00F5035E" w:rsidRPr="00CF7E03">
        <w:rPr>
          <w:rFonts w:ascii="Arial" w:eastAsiaTheme="minorEastAsia" w:hAnsi="Arial" w:cs="Arial"/>
          <w:sz w:val="22"/>
          <w:szCs w:val="22"/>
          <w:lang w:eastAsia="zh-CN"/>
        </w:rPr>
        <w:t xml:space="preserve">and (catalytic) cold/warm </w:t>
      </w:r>
      <w:r w:rsidR="00F5035E" w:rsidRPr="00CF7E03">
        <w:rPr>
          <w:rFonts w:ascii="Arial" w:eastAsiaTheme="minorEastAsia" w:hAnsi="Arial" w:cs="Arial"/>
          <w:sz w:val="22"/>
          <w:szCs w:val="22"/>
          <w:lang w:eastAsia="zh-CN"/>
        </w:rPr>
        <w:lastRenderedPageBreak/>
        <w:t>plasma for efficient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H</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with lower energy consumption, should </w:t>
      </w:r>
      <w:r w:rsidR="00917C41" w:rsidRPr="00CF7E03">
        <w:rPr>
          <w:rFonts w:ascii="Arial" w:eastAsiaTheme="minorEastAsia" w:hAnsi="Arial" w:cs="Arial"/>
          <w:sz w:val="22"/>
          <w:szCs w:val="22"/>
          <w:lang w:eastAsia="zh-CN"/>
        </w:rPr>
        <w:t>also be</w:t>
      </w:r>
      <w:r w:rsidR="00B67FD8" w:rsidRPr="00CF7E03">
        <w:rPr>
          <w:rFonts w:ascii="Arial" w:eastAsiaTheme="minorEastAsia" w:hAnsi="Arial" w:cs="Arial"/>
          <w:sz w:val="22"/>
          <w:szCs w:val="22"/>
          <w:lang w:eastAsia="zh-CN"/>
        </w:rPr>
        <w:t xml:space="preserve"> considered</w:t>
      </w:r>
      <w:r w:rsidR="00F5035E" w:rsidRPr="00CF7E03">
        <w:rPr>
          <w:rFonts w:ascii="Arial" w:eastAsiaTheme="minorEastAsia" w:hAnsi="Arial" w:cs="Arial"/>
          <w:sz w:val="22"/>
          <w:szCs w:val="22"/>
          <w:lang w:eastAsia="zh-CN"/>
        </w:rPr>
        <w:t>.</w:t>
      </w:r>
      <w:r w:rsidR="00B67FD8" w:rsidRPr="00CF7E03">
        <w:rPr>
          <w:rFonts w:ascii="Arial" w:eastAsiaTheme="minorEastAsia" w:hAnsi="Arial" w:cs="Arial"/>
          <w:sz w:val="22"/>
          <w:szCs w:val="22"/>
          <w:lang w:eastAsia="zh-CN"/>
        </w:rPr>
        <w:t xml:space="preserve"> Electrocatalytic and photocatalytic CH</w:t>
      </w:r>
      <w:r w:rsidR="00B67FD8" w:rsidRPr="00CF7E03">
        <w:rPr>
          <w:rFonts w:ascii="Arial" w:eastAsiaTheme="minorEastAsia" w:hAnsi="Arial" w:cs="Arial"/>
          <w:sz w:val="22"/>
          <w:szCs w:val="22"/>
          <w:vertAlign w:val="subscript"/>
          <w:lang w:eastAsia="zh-CN"/>
        </w:rPr>
        <w:t>4</w:t>
      </w:r>
      <w:r w:rsidR="00B67FD8" w:rsidRPr="00CF7E03">
        <w:rPr>
          <w:rFonts w:ascii="Arial" w:eastAsiaTheme="minorEastAsia" w:hAnsi="Arial" w:cs="Arial"/>
          <w:sz w:val="22"/>
          <w:szCs w:val="22"/>
          <w:lang w:eastAsia="zh-CN"/>
        </w:rPr>
        <w:t xml:space="preserve"> coupling have 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{"citationID":"DFqVAfaX","properties":{"formattedCitation":"\\super 93\\uc0\\u8211{}95\\nosupersub{}","plainCitation":"93–95","noteIndex":0},"citationItems":[{"id":316,"uris":["http://zotero.org/users/local/cJGf2fHk/items/XSZFBSAK"],"itemData":{"id":316,"type":"article-journal","abstract":"Methane activation and utilization are among the major challenges of modern science. Methane is potentially an important feedstock for manufacturing value-added fuels and chemicals. However, most known processes require excessive operating temperatures and exhibit insufficient selectivity. Here, we demonstrate a photochemical looping strategy for highly selective stoichiometric conversion of methane to ethane at ambient temperature over silver–heteropolyacid–titania nanocomposites. The process involves a stoichiometric reaction of methane with highly dispersed cationic silver under illumination, which results in the formation of methyl radicals. Recombination of the generated methyl radicals leads to the selective, and almost quantitative, formation of ethane. Cationic silver species are simultaneously reduced to metallic silver. The silver–heteropolyacid–titania nanocomposites can be reversibly regenerated in air under illumination at ambient temperature. The photochemical looping process achieves a methane coupling selectivity of over 90%, a quantitative yield of ethane of over 9%, high quantum efficiency (3.5% at 362 nm) and excellent stability.","container-title":"Nature Energy","DOI":"10.1038/s41560-020-0616-7","ISSN":"2058-7546","issue":"7","journalAbbreviation":"Nat Energy","language":"en","license":"2020 The Author(s), under exclusive licence to Springer Nature Limited","note":"publisher: Nature Publishing Group","page":"511-519","source":"www.nature.com","title":"Stoichiometric methane conversion to ethane using photochemical looping at ambient temperature","volume":"5","author":[{"family":"Yu","given":"Xiang"},{"family":"Zholobenko","given":"Vladimir L."},{"family":"Moldovan","given":"Simona"},{"family":"Hu","given":"Di"},{"family":"Wu","given":"Dan"},{"family":"Ordomsky","given":"Vitaly V."},{"family":"Khodakov","given":"Andrei Y."}],"issued":{"date-parts":[["2020",7]]}}},{"id":318,"uris":["http://zotero.org/users/local/cJGf2fHk/items/UM623XKD"],"itemData":{"id":318,"type":"article-journal","abstract":"Photodriven nonoxidative coupling of CH4 (NOCM) is a potential alternative approach to clean hydrogen and hydrocarbon production. Herein, a Mott–Schottky photocatalyst for NOCM is fabricated by loading Pt nanoclusters on a Ga-doped hierarchical porous TiO2–SiO2 microarray with an anatase framework, which exhibits a CH4 conversion rate of 3.48 μmol g–1 h–1 with 90% selectivity toward C2H6. This activity is 13 times higher than those from microarrays without Pt and Ga. Moreover, a continuous H2 production (36 μmol g–1) with a high CH4 conversion rate of </w:instrText>
      </w:r>
      <w:r w:rsidR="00272404">
        <w:rPr>
          <w:rFonts w:ascii="Cambria Math" w:eastAsiaTheme="minorEastAsia" w:hAnsi="Cambria Math" w:cs="Cambria Math"/>
          <w:sz w:val="22"/>
          <w:szCs w:val="22"/>
          <w:lang w:eastAsia="zh-CN"/>
        </w:rPr>
        <w:instrText>∼</w:instrText>
      </w:r>
      <w:r w:rsidR="00272404">
        <w:rPr>
          <w:rFonts w:ascii="Arial" w:eastAsiaTheme="minorEastAsia" w:hAnsi="Arial" w:cs="Arial"/>
          <w:sz w:val="22"/>
          <w:szCs w:val="22"/>
          <w:lang w:eastAsia="zh-CN"/>
        </w:rPr>
        <w:instrText xml:space="preserve">28% can be achieved through a longtime irradiation (32 h). The influence of Ga on the chemical state of a surface oxygen vacancy (Vo) and deposited Pt is investigated through a combination of experimental analysis and first-principles density functional theory calculations. Ga substitutes for the five-coordinated Ti next to Vo, which tends to stabilize the single-electron trapped Vo and reduce the electron transfer from Vo to the adsorbed Pt, resulting in the formation of a higher amount of cationic Pt. The cationic Pt and electron-enriched metallic Pt form a cationic–anionic active pair, which is more efficient for the dissociation of C–H bonds. However, the presence of too much cationic Pt results in more C2+ product with a decrease in the CH4 conversion rate due to the reduced charge-carrier separation efficiency. This study provides deep insight into the effect of the doping/loading strategy on the photocatalytic NOCM reaction and is expected to shed substantial light on future structural design and modulation.","container-title":"Journal of the American Chemical Society","DOI":"10.1021/jacs.8b13858","ISSN":"0002-7863","issue":"16","journalAbbreviation":"J. Am. Chem. Soc.","note":"publisher: American Chemical Society","page":"6592-6600","source":"ACS Publications","title":"Ga-Doped and Pt-Loaded Porous TiO2–SiO2 for Photocatalytic Nonoxidative Coupling of Methane","volume":"141","author":[{"family":"Wu","given":"Shiqun"},{"family":"Tan","given":"Xianjun"},{"family":"Lei","given":"Juying"},{"family":"Chen","given":"Haijun"},{"family":"Wang","given":"Lingzhi"},{"family":"Zhang","given":"Jinlong"}],"issued":{"date-parts":[["2019",4,24]]}}},{"id":320,"uris":["http://zotero.org/users/local/cJGf2fHk/items/UX5CD2B7"],"itemData":{"id":320,"type":"article-journal","abstract":"Conversion of methane to ethylene with high yield remains a fundamental challenge due to the low ethylene selectivity, severe carbon deposition and instability of catalysts. Here we demonstrate a conceptually different process of in situ electrochemical oxidation of methane to ethylene in a solid oxide electrolyzer under ambient pressure at 850 °C. The porous electrode scaffold with an in situ-grown metal/oxide interface enhances coking resistance and catalyst stability at high temperatures. The highest C2 product selectivity of 81.2% together with the highest C2 product concentration of 16.7% in output gas (12.1% ethylene and 4.6% ethane) is achieved while the methane conversion reaches as high as 41% in the initial pass. This strategy provides an optimal performance with no obvious degradation being observed after 100 h of high temperature operation and 10 redox cycles, suggesting a reliable electrochemical process for conversion of methane into valuable chemicals.","container-title":"Nature Communications","DOI":"10.1038/s41467-019-09083-3","ISSN":"2041-1723","issue":"1","journalAbbreviation":"Nat Commun","language":"en","license":"2019 The Author(s)","note":"publisher: Nature Publishing Group","page":"1173","source":"www.nature.com","title":"Electrochemical conversion of methane to ethylene in a solid oxide electrolyzer","volume":"10","author":[{"family":"Zhu","given":"Changli"},{"family":"Hou","given":"Shisheng"},{"family":"Hu","given":"Xiuli"},{"family":"Lu","given":"Jinhai"},{"family":"Chen","given":"Fanglin"},{"family":"Xie","given":"Kui"}],"issued":{"date-parts":[["2019",3,12]]}}}],"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93–95</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917C41" w:rsidRPr="00CF7E03">
        <w:rPr>
          <w:rFonts w:ascii="Arial" w:eastAsiaTheme="minorEastAsia" w:hAnsi="Arial" w:cs="Arial"/>
          <w:sz w:val="22"/>
          <w:szCs w:val="22"/>
          <w:lang w:eastAsia="zh-CN"/>
        </w:rPr>
        <w:t>Therefore, u</w:t>
      </w:r>
      <w:r w:rsidR="00B67FD8" w:rsidRPr="00CF7E03">
        <w:rPr>
          <w:rFonts w:ascii="Arial" w:eastAsiaTheme="minorEastAsia" w:hAnsi="Arial" w:cs="Arial"/>
          <w:sz w:val="22"/>
          <w:szCs w:val="22"/>
          <w:lang w:eastAsia="zh-CN"/>
        </w:rPr>
        <w:t>nderstanding why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production is inhibited in these process</w:t>
      </w:r>
      <w:r w:rsidR="00AA7A69" w:rsidRPr="00CF7E03">
        <w:rPr>
          <w:rFonts w:ascii="Arial" w:eastAsiaTheme="minorEastAsia" w:hAnsi="Arial" w:cs="Arial"/>
          <w:sz w:val="22"/>
          <w:szCs w:val="22"/>
          <w:lang w:eastAsia="zh-CN"/>
        </w:rPr>
        <w:t>es</w:t>
      </w:r>
      <w:r w:rsidR="00B67FD8"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 xml:space="preserve">critical </w:t>
      </w:r>
      <w:r w:rsidR="00B67FD8" w:rsidRPr="00CF7E03">
        <w:rPr>
          <w:rFonts w:ascii="Arial" w:eastAsiaTheme="minorEastAsia" w:hAnsi="Arial" w:cs="Arial"/>
          <w:sz w:val="22"/>
          <w:szCs w:val="22"/>
          <w:lang w:eastAsia="zh-CN"/>
        </w:rPr>
        <w:t>for future research. Plasma-assisted plastic upgrading to C</w:t>
      </w:r>
      <w:r w:rsidR="00674166"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is promising but requires </w:t>
      </w:r>
      <w:r w:rsidR="00AA7A69" w:rsidRPr="00CF7E03">
        <w:rPr>
          <w:rFonts w:ascii="Arial" w:eastAsiaTheme="minorEastAsia" w:hAnsi="Arial" w:cs="Arial"/>
          <w:sz w:val="22"/>
          <w:szCs w:val="22"/>
          <w:lang w:eastAsia="zh-CN"/>
        </w:rPr>
        <w:t xml:space="preserve">a </w:t>
      </w:r>
      <w:r w:rsidR="00B67FD8"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 xml:space="preserve">input </w:t>
      </w:r>
      <w:ins w:id="101" w:author="Nabera  Abhinandan" w:date="2024-07-28T18:01:00Z">
        <w:r w:rsidR="008C4714">
          <w:rPr>
            <w:rFonts w:ascii="Arial" w:eastAsiaTheme="minorEastAsia" w:hAnsi="Arial" w:cs="Arial"/>
            <w:sz w:val="22"/>
            <w:szCs w:val="22"/>
            <w:lang w:eastAsia="zh-CN"/>
          </w:rPr>
          <w:br/>
        </w:r>
      </w:ins>
      <w:r w:rsidR="00B67FD8"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00B67FD8"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unsuitable for practical applications without further development</w:t>
      </w:r>
      <w:r w:rsidR="00736C3E"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E46B0C" w:rsidRPr="00CF7E03">
        <w:rPr>
          <w:rFonts w:ascii="Arial" w:eastAsiaTheme="minorEastAsia" w:hAnsi="Arial" w:cs="Arial"/>
          <w:sz w:val="22"/>
          <w:szCs w:val="22"/>
          <w:lang w:eastAsia="zh-CN"/>
        </w:rPr>
        <w:instrText xml:space="preserve"> ADDIN ZOTERO_ITEM CSL_CITATION {"citationID":"RFLuXcAN","properties":{"formattedCitation":"\\super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E46B0C" w:rsidRPr="00CF7E03">
        <w:rPr>
          <w:rFonts w:ascii="Arial" w:hAnsi="Arial" w:cs="Arial"/>
          <w:sz w:val="22"/>
          <w:vertAlign w:val="superscript"/>
        </w:rPr>
        <w:t>84,85</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ins w:id="102" w:author="Nabera  Abhinandan" w:date="2024-07-28T18:01:00Z">
        <w:r w:rsidR="006127A2">
          <w:rPr>
            <w:rFonts w:ascii="Arial" w:eastAsiaTheme="minorEastAsia" w:hAnsi="Arial" w:cs="Arial"/>
            <w:sz w:val="22"/>
            <w:szCs w:val="22"/>
            <w:lang w:eastAsia="zh-CN"/>
          </w:rPr>
          <w:noBreakHyphen/>
        </w:r>
      </w:ins>
      <w:del w:id="103" w:author="Nabera  Abhinandan" w:date="2024-07-28T18:01:00Z">
        <w:r w:rsidR="00674166" w:rsidRPr="00CF7E03" w:rsidDel="006127A2">
          <w:rPr>
            <w:rFonts w:ascii="Arial" w:eastAsiaTheme="minorEastAsia" w:hAnsi="Arial" w:cs="Arial"/>
            <w:sz w:val="22"/>
            <w:szCs w:val="22"/>
            <w:lang w:eastAsia="zh-CN"/>
          </w:rPr>
          <w:delText>-</w:delText>
        </w:r>
      </w:del>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represents an ideal but nascent approach, necessitating further academic research 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E46B0C" w:rsidRPr="00CF7E03">
        <w:rPr>
          <w:rFonts w:ascii="Arial" w:eastAsiaTheme="minorEastAsia" w:hAnsi="Arial" w:cs="Arial"/>
          <w:sz w:val="22"/>
          <w:szCs w:val="22"/>
          <w:lang w:eastAsia="zh-CN"/>
        </w:rPr>
        <w:fldChar w:fldCharType="begin"/>
      </w:r>
      <w:r w:rsidR="00E46B0C" w:rsidRPr="00CF7E03">
        <w:rPr>
          <w:rFonts w:ascii="Arial" w:eastAsiaTheme="minorEastAsia" w:hAnsi="Arial" w:cs="Arial"/>
          <w:sz w:val="22"/>
          <w:szCs w:val="22"/>
          <w:lang w:eastAsia="zh-CN"/>
        </w:rPr>
        <w:instrText xml:space="preserve"> ADDIN ZOTERO_ITEM CSL_CITATION {"citationID":"1hUHlat2","properties":{"formattedCitation":"\\super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E46B0C" w:rsidRPr="00CF7E03">
        <w:rPr>
          <w:rFonts w:ascii="Arial" w:hAnsi="Arial" w:cs="Arial"/>
          <w:sz w:val="22"/>
          <w:vertAlign w:val="superscript"/>
        </w:rPr>
        <w:t>58</w:t>
      </w:r>
      <w:r w:rsidR="00E46B0C" w:rsidRPr="00CF7E03">
        <w:rPr>
          <w:rFonts w:ascii="Arial" w:eastAsiaTheme="minorEastAsia" w:hAnsi="Arial" w:cs="Arial"/>
          <w:sz w:val="22"/>
          <w:szCs w:val="22"/>
          <w:lang w:eastAsia="zh-CN"/>
        </w:rPr>
        <w:fldChar w:fldCharType="end"/>
      </w:r>
    </w:p>
    <w:p w14:paraId="58CBC33D" w14:textId="55B92B6F" w:rsidR="00AA2ADA" w:rsidRPr="00CF7E03" w:rsidRDefault="00674166"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To revive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chemistry,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must compete with olefins in producing downstream bulk chemicals, such as VCM, acrylic acid, and 1,4-butanediol (</w:t>
      </w:r>
      <w:r w:rsidRPr="00CF7E03">
        <w:rPr>
          <w:rFonts w:ascii="Arial" w:eastAsiaTheme="minorEastAsia" w:hAnsi="Arial" w:cs="Arial"/>
          <w:b/>
          <w:bCs/>
          <w:sz w:val="22"/>
          <w:szCs w:val="22"/>
          <w:lang w:eastAsia="zh-CN"/>
        </w:rPr>
        <w:t>Fig</w:t>
      </w:r>
      <w:r w:rsidR="00103244"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2</w:t>
      </w:r>
      <w:r w:rsidRPr="00CF7E03">
        <w:rPr>
          <w:rFonts w:ascii="Arial" w:eastAsiaTheme="minorEastAsia" w:hAnsi="Arial" w:cs="Arial"/>
          <w:sz w:val="22"/>
          <w:szCs w:val="22"/>
          <w:lang w:eastAsia="zh-CN"/>
        </w:rPr>
        <w:t>). The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 typically involves fewer steps due to its high reactivity. For instance, VCM production </w:t>
      </w:r>
      <w:r w:rsidRPr="00143BC1">
        <w:rPr>
          <w:rFonts w:ascii="Arial" w:eastAsiaTheme="minorEastAsia" w:hAnsi="Arial" w:cs="Arial"/>
          <w:i/>
          <w:sz w:val="22"/>
          <w:szCs w:val="22"/>
          <w:lang w:eastAsia="zh-CN"/>
          <w:rPrChange w:id="104" w:author="Nabera  Abhinandan" w:date="2024-07-28T18:02:00Z">
            <w:rPr>
              <w:rFonts w:ascii="Arial" w:eastAsiaTheme="minorEastAsia" w:hAnsi="Arial" w:cs="Arial"/>
              <w:sz w:val="22"/>
              <w:szCs w:val="22"/>
              <w:lang w:eastAsia="zh-CN"/>
            </w:rPr>
          </w:rPrChange>
        </w:rPr>
        <w:t>via</w:t>
      </w:r>
      <w:r w:rsidRPr="00CF7E03">
        <w:rPr>
          <w:rFonts w:ascii="Arial" w:eastAsiaTheme="minorEastAsia" w:hAnsi="Arial" w:cs="Arial"/>
          <w:sz w:val="22"/>
          <w:szCs w:val="22"/>
          <w:lang w:eastAsia="zh-CN"/>
        </w:rPr>
        <w:t xml:space="preserve"> direct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is more straightforward than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4</w:t>
      </w:r>
      <w:ins w:id="105" w:author="Nabera  Abhinandan" w:date="2024-07-28T18:02:00Z">
        <w:r w:rsidR="009267F1">
          <w:rPr>
            <w:rFonts w:ascii="Arial" w:eastAsiaTheme="minorEastAsia" w:hAnsi="Arial" w:cs="Arial"/>
            <w:sz w:val="22"/>
            <w:szCs w:val="22"/>
            <w:lang w:eastAsia="zh-CN"/>
          </w:rPr>
          <w:noBreakHyphen/>
        </w:r>
      </w:ins>
      <w:del w:id="106" w:author="Nabera  Abhinandan" w:date="2024-07-28T18:02:00Z">
        <w:r w:rsidRPr="00CF7E03" w:rsidDel="009267F1">
          <w:rPr>
            <w:rFonts w:ascii="Arial" w:eastAsiaTheme="minorEastAsia" w:hAnsi="Arial" w:cs="Arial"/>
            <w:sz w:val="22"/>
            <w:szCs w:val="22"/>
            <w:lang w:eastAsia="zh-CN"/>
          </w:rPr>
          <w:delText>-</w:delText>
        </w:r>
      </w:del>
      <w:r w:rsidRPr="00CF7E03">
        <w:rPr>
          <w:rFonts w:ascii="Arial" w:eastAsiaTheme="minorEastAsia" w:hAnsi="Arial" w:cs="Arial"/>
          <w:sz w:val="22"/>
          <w:szCs w:val="22"/>
          <w:lang w:eastAsia="zh-CN"/>
        </w:rPr>
        <w:t>based methods</w:t>
      </w:r>
      <w:r w:rsidR="00B521AC" w:rsidRPr="00CF7E03">
        <w:rPr>
          <w:rFonts w:ascii="Arial" w:eastAsiaTheme="minorEastAsia" w:hAnsi="Arial" w:cs="Arial"/>
          <w:sz w:val="22"/>
          <w:szCs w:val="22"/>
          <w:lang w:eastAsia="zh-CN"/>
        </w:rPr>
        <w:t>.</w:t>
      </w:r>
      <w:r w:rsidR="00B521AC" w:rsidRPr="00CF7E03">
        <w:rPr>
          <w:rFonts w:ascii="Arial" w:eastAsiaTheme="minorEastAsia" w:hAnsi="Arial" w:cs="Arial"/>
          <w:sz w:val="22"/>
          <w:szCs w:val="22"/>
          <w:lang w:eastAsia="zh-CN"/>
        </w:rPr>
        <w:fldChar w:fldCharType="begin"/>
      </w:r>
      <w:r w:rsidR="00B521AC" w:rsidRPr="00CF7E03">
        <w:rPr>
          <w:rFonts w:ascii="Arial" w:eastAsiaTheme="minorEastAsia" w:hAnsi="Arial" w:cs="Arial"/>
          <w:sz w:val="22"/>
          <w:szCs w:val="22"/>
          <w:lang w:eastAsia="zh-CN"/>
        </w:rPr>
        <w:instrText xml:space="preserve"> ADDIN ZOTERO_ITEM CSL_CITATION {"citationID":"Mnc2EoFE","properties":{"formattedCitation":"\\super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B521AC" w:rsidRPr="00CF7E03">
        <w:rPr>
          <w:rFonts w:ascii="Arial" w:eastAsiaTheme="minorEastAsia" w:hAnsi="Arial" w:cs="Arial"/>
          <w:sz w:val="22"/>
          <w:szCs w:val="22"/>
          <w:lang w:eastAsia="zh-CN"/>
        </w:rPr>
        <w:fldChar w:fldCharType="separate"/>
      </w:r>
      <w:r w:rsidR="00B521AC" w:rsidRPr="00CF7E03">
        <w:rPr>
          <w:rFonts w:ascii="Arial" w:hAnsi="Arial" w:cs="Arial"/>
          <w:sz w:val="22"/>
          <w:vertAlign w:val="superscript"/>
        </w:rPr>
        <w:t>43</w:t>
      </w:r>
      <w:r w:rsidR="00B521AC" w:rsidRPr="00CF7E03">
        <w:rPr>
          <w:rFonts w:ascii="Arial" w:eastAsiaTheme="minorEastAsia" w:hAnsi="Arial" w:cs="Arial"/>
          <w:sz w:val="22"/>
          <w:szCs w:val="22"/>
          <w:lang w:eastAsia="zh-CN"/>
        </w:rPr>
        <w:fldChar w:fldCharType="end"/>
      </w:r>
      <w:r w:rsidR="00B521A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The main challenge lies in producing VCM from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an environmentally friendly manner without </w:t>
      </w:r>
      <w:r w:rsidR="00877198" w:rsidRPr="00CF7E03">
        <w:rPr>
          <w:rFonts w:ascii="Arial" w:eastAsiaTheme="minorEastAsia" w:hAnsi="Arial" w:cs="Arial"/>
          <w:sz w:val="22"/>
          <w:szCs w:val="22"/>
          <w:lang w:eastAsia="zh-CN"/>
        </w:rPr>
        <w:t>utilizing</w:t>
      </w:r>
      <w:r w:rsidRPr="00CF7E03">
        <w:rPr>
          <w:rFonts w:ascii="Arial" w:eastAsiaTheme="minorEastAsia" w:hAnsi="Arial" w:cs="Arial"/>
          <w:sz w:val="22"/>
          <w:szCs w:val="22"/>
          <w:lang w:eastAsia="zh-CN"/>
        </w:rPr>
        <w:t xml:space="preserve"> mercury catalysts. The recent commercialization of an Au/C catalyst in China 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addresses some environmental concerns associated with mercury catalysts</w:t>
      </w:r>
      <w:r w:rsidR="00360362" w:rsidRPr="00CF7E03">
        <w:rPr>
          <w:rFonts w:ascii="Arial" w:eastAsiaTheme="minorEastAsia" w:hAnsi="Arial" w:cs="Arial"/>
          <w:sz w:val="22"/>
          <w:szCs w:val="22"/>
          <w:lang w:eastAsia="zh-CN"/>
        </w:rPr>
        <w:t>.</w:t>
      </w:r>
      <w:r w:rsidR="009A07A1" w:rsidRPr="00CF7E03">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{"citationID":"kWvFSuxA","properties":{"formattedCitation":"\\super 96,97\\nosupersub{}","plainCitation":"96,97","noteIndex":0},"citationItems":[{"id":98,"uris":["http://zotero.org/users/local/cJGf2fHk/items/KZLMVFMT"],"itemData":{"id":98,"type":"article-journal","abstract":"Vinyl chloride monomer (VCM) is a major chemical intermediate for the manufacture of polyvinyl chloride (PVC), which is the third most important polymer in use today. Hydrochlorination of acetylene is a major route for the production of vinyl chloride, since production of the monomer is based in regions of the world where coal is abundant. Until now, mercuric chloride supported on carbon is used as the catalyst in the commercial process, and this exhibits severe problems associated with catalyst lifetime and mercury loss. It has been known for over 30 years that gold is a superior catalyst, but it is only now that it is being commercialized. In this Perspective we discuss the use and disadvantages of the mercury catalyst and the advent of the gold catalysts for this important reaction. The nature of the active site and the possible reaction mechanism are discussed. Recent advances in the design and preparation of active gold catalysts containing ultralow levels of gold are described. In the final part, a view to the future of this chemistry will be discussed as well as the possible avenues for the commercial potential of gold catalysis.","container-title":"Journal of the American Chemical Society","DOI":"10.1021/jacs.5b07752","ISSN":"0002-7863","issue":"46","journalAbbreviation":"J. Am. Chem. Soc.","note":"publisher: American Chemical Society","page":"14548-14557","source":"ACS Publications","title":"Discovery, Development, and Commercialization of Gold Catalysts for Acetylene Hydrochlorination","volume":"137","author":[{"family":"Johnston","given":"Peter"},{"family":"Carthey","given":"Nicholas"},{"family":"Hutchings","given":"Graham J."}],"issued":{"date-parts":[["2015",11,25]]}}},{"id":96,"uris":["http://zotero.org/users/local/cJGf2fHk/items/DU8VAYZ4"],"itemData":{"id":96,"type":"article-journal","abstract":"There remains considerable debate over the active form of gold under operating conditions of a recently validated gold catalyst for acetylene hydrochlorination. We have performed an in situ x-ray absorption fine structure study of gold/carbon (Au/C) catalysts under acetylene hydrochlorination reaction conditions and show that highly active catalysts comprise single-site cationic Au entities whose activity correlates with the ratio of Au(I):Au(III) present. We demonstrate that these Au/C catalysts are supported analogs of single-site homogeneous Au catalysts and propose a mechanism, supported by computational modeling, based on a redox couple of Au(I)-Au(III) species.","container-title":"Science","DOI":"10.1126/science.aal3439","issue":"6332","note":"publisher: American Association for the Advancement of Science","page":"1399-1403","source":"science.org (Atypon)","title":"Identification of single-site gold catalysis in acetylene hydrochlorination","volume":"355","author":[{"family":"Malta","given":"Grazia"},{"family":"Kondrat","given":"Simon A."},{"family":"Freakley","given":"Simon J."},{"family":"Davies","given":"Catherine J."},{"family":"Lu","given":"Li"},{"family":"Dawson","given":"Simon"},{"family":"Thetford","given":"Adam"},{"family":"Gibson","given":"Emma K."},{"family":"Morgan","given":"David J."},{"family":"Jones","given":"Wilm"},{"family":"Wells","given":"Peter P."},{"family":"Johnston","given":"Peter"},{"family":"Catlow","given":"C. Richard A."},{"family":"Kiely","given":"Christopher J."},{"family":"Hutchings","given":"Graham J."}],"issued":{"date-parts":[["2017",3,31]]}}}],"schema":"https://github.com/citation-style-language/schema/raw/master/csl-citation.json"} </w:instrText>
      </w:r>
      <w:r w:rsidR="009A07A1" w:rsidRPr="00CF7E03">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96,97</w:t>
      </w:r>
      <w:r w:rsidR="009A07A1" w:rsidRPr="00CF7E03">
        <w:rPr>
          <w:rFonts w:ascii="Arial" w:eastAsiaTheme="minorEastAsia" w:hAnsi="Arial" w:cs="Arial"/>
          <w:sz w:val="22"/>
          <w:szCs w:val="22"/>
          <w:lang w:eastAsia="zh-CN"/>
        </w:rPr>
        <w:fldChar w:fldCharType="end"/>
      </w:r>
      <w:r w:rsidR="0036036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Additionally</w:t>
      </w:r>
      <w:r w:rsidR="00360362" w:rsidRPr="00CF7E03">
        <w:rPr>
          <w:rFonts w:ascii="Arial" w:eastAsiaTheme="minorEastAsia" w:hAnsi="Arial" w:cs="Arial"/>
          <w:sz w:val="22"/>
          <w:szCs w:val="22"/>
          <w:lang w:eastAsia="zh-CN"/>
        </w:rPr>
        <w:t>, many applications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were only studied by Reppe in the mid</w:t>
      </w:r>
      <w:r w:rsidR="00360362" w:rsidRPr="00CF7E03">
        <w:rPr>
          <w:rFonts w:ascii="Arial" w:eastAsiaTheme="minorEastAsia" w:hAnsi="Arial" w:cs="Arial"/>
          <w:sz w:val="22"/>
          <w:szCs w:val="22"/>
          <w:lang w:eastAsia="zh-CN"/>
        </w:rPr>
        <w:noBreakHyphen/>
        <w:t>20</w:t>
      </w:r>
      <w:r w:rsidR="00360362" w:rsidRPr="00CF7E03">
        <w:rPr>
          <w:rFonts w:ascii="Arial" w:eastAsiaTheme="minorEastAsia" w:hAnsi="Arial" w:cs="Arial"/>
          <w:sz w:val="22"/>
          <w:szCs w:val="22"/>
          <w:vertAlign w:val="superscript"/>
          <w:lang w:eastAsia="zh-CN"/>
        </w:rPr>
        <w:t>th</w:t>
      </w:r>
      <w:r w:rsidR="00360362" w:rsidRPr="00CF7E03">
        <w:rPr>
          <w:rFonts w:ascii="Arial" w:eastAsiaTheme="minorEastAsia" w:hAnsi="Arial" w:cs="Arial"/>
          <w:sz w:val="22"/>
          <w:szCs w:val="22"/>
          <w:lang w:eastAsia="zh-CN"/>
        </w:rPr>
        <w:t xml:space="preserve"> century but have not attracted sufficient attention in the past decades. In the future, more research on efficient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conversion is needed </w:t>
      </w:r>
      <w:r w:rsidR="00D418D6" w:rsidRPr="00CF7E03">
        <w:rPr>
          <w:rFonts w:ascii="Arial" w:eastAsiaTheme="minorEastAsia" w:hAnsi="Arial" w:cs="Arial"/>
          <w:sz w:val="22"/>
          <w:szCs w:val="22"/>
          <w:lang w:eastAsia="zh-CN"/>
        </w:rPr>
        <w:t>before</w:t>
      </w:r>
      <w:r w:rsidR="00360362" w:rsidRPr="00CF7E03">
        <w:rPr>
          <w:rFonts w:ascii="Arial" w:eastAsiaTheme="minorEastAsia" w:hAnsi="Arial" w:cs="Arial"/>
          <w:sz w:val="22"/>
          <w:szCs w:val="22"/>
          <w:lang w:eastAsia="zh-CN"/>
        </w:rPr>
        <w:t xml:space="preserve"> the revival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chemistry.</w:t>
      </w:r>
      <w:r w:rsidR="00A34E46" w:rsidRPr="00CF7E03">
        <w:rPr>
          <w:rFonts w:ascii="Arial" w:eastAsiaTheme="minorEastAsia" w:hAnsi="Arial" w:cs="Arial"/>
          <w:sz w:val="22"/>
          <w:szCs w:val="22"/>
          <w:lang w:eastAsia="zh-CN"/>
        </w:rPr>
        <w:t xml:space="preserve"> </w:t>
      </w:r>
      <w:r w:rsidR="00AA2ADA" w:rsidRPr="00CF7E03">
        <w:rPr>
          <w:rFonts w:ascii="Arial" w:eastAsiaTheme="minorEastAsia" w:hAnsi="Arial" w:cs="Arial"/>
          <w:sz w:val="22"/>
          <w:szCs w:val="22"/>
          <w:lang w:eastAsia="zh-CN"/>
        </w:rPr>
        <w:t>Given the explosive potential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on-site generation for applications is advantageous</w:t>
      </w:r>
      <w:r w:rsidR="00A03DEF" w:rsidRPr="00CF7E03">
        <w:rPr>
          <w:rFonts w:ascii="Arial" w:eastAsiaTheme="minorEastAsia" w:hAnsi="Arial" w:cs="Arial"/>
          <w:sz w:val="22"/>
          <w:szCs w:val="22"/>
          <w:lang w:eastAsia="zh-CN"/>
        </w:rPr>
        <w:t>.</w:t>
      </w:r>
      <w:r w:rsidR="00A03DEF" w:rsidRPr="00CF7E03">
        <w:rPr>
          <w:rFonts w:ascii="Arial" w:eastAsiaTheme="minorEastAsia" w:hAnsi="Arial" w:cs="Arial"/>
          <w:sz w:val="22"/>
          <w:szCs w:val="22"/>
          <w:lang w:eastAsia="zh-CN"/>
        </w:rPr>
        <w:fldChar w:fldCharType="begin"/>
      </w:r>
      <w:r w:rsidR="00A03DEF" w:rsidRPr="00CF7E03">
        <w:rPr>
          <w:rFonts w:ascii="Arial" w:eastAsiaTheme="minorEastAsia" w:hAnsi="Arial" w:cs="Arial"/>
          <w:sz w:val="22"/>
          <w:szCs w:val="22"/>
          <w:lang w:eastAsia="zh-CN"/>
        </w:rPr>
        <w:instrText xml:space="preserve"> ADDIN ZOTERO_ITEM CSL_CITATION {"citationID":"ctuUzkmb","properties":{"formattedCitation":"\\super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A03DEF" w:rsidRPr="00CF7E03">
        <w:rPr>
          <w:rFonts w:ascii="Arial" w:eastAsiaTheme="minorEastAsia" w:hAnsi="Arial" w:cs="Arial"/>
          <w:sz w:val="22"/>
          <w:szCs w:val="22"/>
          <w:lang w:eastAsia="zh-CN"/>
        </w:rPr>
        <w:fldChar w:fldCharType="separate"/>
      </w:r>
      <w:r w:rsidR="00A03DEF" w:rsidRPr="00CF7E03">
        <w:rPr>
          <w:rFonts w:ascii="Arial" w:hAnsi="Arial" w:cs="Arial"/>
          <w:sz w:val="22"/>
          <w:vertAlign w:val="superscript"/>
        </w:rPr>
        <w:t>32</w:t>
      </w:r>
      <w:r w:rsidR="00A03DEF" w:rsidRPr="00CF7E03">
        <w:rPr>
          <w:rFonts w:ascii="Arial" w:eastAsiaTheme="minorEastAsia" w:hAnsi="Arial" w:cs="Arial"/>
          <w:sz w:val="22"/>
          <w:szCs w:val="22"/>
          <w:lang w:eastAsia="zh-CN"/>
        </w:rPr>
        <w:fldChar w:fldCharType="end"/>
      </w:r>
      <w:r w:rsidR="00AA2ADA" w:rsidRPr="00CF7E03">
        <w:rPr>
          <w:rFonts w:ascii="Arial" w:eastAsiaTheme="minorEastAsia" w:hAnsi="Arial" w:cs="Arial"/>
          <w:sz w:val="22"/>
          <w:szCs w:val="22"/>
          <w:lang w:eastAsia="zh-CN"/>
        </w:rPr>
        <w:t xml:space="preserve"> For the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route, shipping solid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instead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presents a significant advantage despite the high climate impact associated with this route using coal feedstock.</w:t>
      </w:r>
    </w:p>
    <w:bookmarkEnd w:id="100"/>
    <w:p w14:paraId="0E703744" w14:textId="2733104D" w:rsidR="00110C23" w:rsidRPr="00234BA5" w:rsidDel="00F42BD5" w:rsidRDefault="00532948" w:rsidP="00495801">
      <w:pPr>
        <w:pStyle w:val="ListParagraph"/>
        <w:spacing w:line="360" w:lineRule="auto"/>
        <w:ind w:left="0" w:firstLine="504"/>
        <w:jc w:val="both"/>
        <w:rPr>
          <w:del w:id="107" w:author="Nabera  Abhinandan" w:date="2024-07-28T17:46:00Z"/>
          <w:rFonts w:ascii="Arial" w:eastAsiaTheme="minorEastAsia" w:hAnsi="Arial" w:cs="Arial"/>
          <w:sz w:val="22"/>
          <w:szCs w:val="22"/>
          <w:lang w:eastAsia="zh-CN"/>
          <w:rPrChange w:id="108" w:author="Nabera  Abhinandan" w:date="2024-07-28T18:05:00Z">
            <w:rPr>
              <w:del w:id="109" w:author="Nabera  Abhinandan" w:date="2024-07-28T17:46:00Z"/>
              <w:rFonts w:ascii="Arial" w:eastAsiaTheme="minorEastAsia" w:hAnsi="Arial" w:cs="Arial"/>
              <w:sz w:val="22"/>
              <w:szCs w:val="22"/>
              <w:lang w:eastAsia="zh-CN"/>
            </w:rPr>
          </w:rPrChange>
        </w:rPr>
      </w:pPr>
      <w:r w:rsidRPr="00CF7E03">
        <w:rPr>
          <w:rFonts w:ascii="Arial" w:eastAsiaTheme="minorEastAsia" w:hAnsi="Arial" w:cs="Arial"/>
          <w:sz w:val="22"/>
          <w:szCs w:val="22"/>
          <w:lang w:eastAsia="zh-CN"/>
        </w:rPr>
        <w:t>The transition of</w:t>
      </w:r>
      <w:r w:rsidR="00110C23" w:rsidRPr="00CF7E03">
        <w:rPr>
          <w:rFonts w:ascii="Arial" w:eastAsiaTheme="minorEastAsia" w:hAnsi="Arial" w:cs="Arial"/>
          <w:sz w:val="22"/>
          <w:szCs w:val="22"/>
          <w:lang w:eastAsia="zh-CN"/>
        </w:rPr>
        <w:t xml:space="preserve"> C</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H</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 xml:space="preserve"> production from fossil resources (coal and natural gas) and grid electricity (current</w:t>
      </w:r>
      <w:r w:rsidR="00AF6758" w:rsidRPr="00CF7E03">
        <w:rPr>
          <w:rFonts w:ascii="Arial" w:eastAsiaTheme="minorEastAsia" w:hAnsi="Arial" w:cs="Arial"/>
          <w:sz w:val="22"/>
          <w:szCs w:val="22"/>
          <w:lang w:eastAsia="zh-CN"/>
        </w:rPr>
        <w:t>ly</w:t>
      </w:r>
      <w:r w:rsidR="00110C23" w:rsidRPr="00CF7E03">
        <w:rPr>
          <w:rFonts w:ascii="Arial" w:eastAsiaTheme="minorEastAsia" w:hAnsi="Arial" w:cs="Arial"/>
          <w:sz w:val="22"/>
          <w:szCs w:val="22"/>
          <w:lang w:eastAsia="zh-CN"/>
        </w:rPr>
        <w:t xml:space="preserve"> fossil</w:t>
      </w:r>
      <w:r w:rsidR="00110C23" w:rsidRPr="00CF7E03">
        <w:rPr>
          <w:rFonts w:ascii="Arial" w:eastAsiaTheme="minorEastAsia" w:hAnsi="Arial" w:cs="Arial"/>
          <w:sz w:val="22"/>
          <w:szCs w:val="22"/>
          <w:lang w:eastAsia="zh-CN"/>
        </w:rPr>
        <w:noBreakHyphen/>
        <w:t>based) to renewable carbon sources (biochar and biomethane) and a decarbonized electricity mix is crucial for reducing the carbon footprint</w:t>
      </w:r>
      <w:r w:rsidR="00AF6758" w:rsidRPr="00CF7E03">
        <w:rPr>
          <w:rFonts w:ascii="Arial" w:eastAsiaTheme="minorEastAsia" w:hAnsi="Arial" w:cs="Arial"/>
          <w:sz w:val="22"/>
          <w:szCs w:val="22"/>
          <w:lang w:eastAsia="zh-CN"/>
        </w:rPr>
        <w:t xml:space="preserve"> of mature technologies</w:t>
      </w:r>
      <w:r w:rsidR="00110C23" w:rsidRPr="00CF7E03">
        <w:rPr>
          <w:rFonts w:ascii="Arial" w:eastAsiaTheme="minorEastAsia" w:hAnsi="Arial" w:cs="Arial"/>
          <w:sz w:val="22"/>
          <w:szCs w:val="22"/>
          <w:lang w:eastAsia="zh-CN"/>
        </w:rPr>
        <w:t xml:space="preserve">. Due to the high cost of renewable carbon sources, especially biomethane, </w:t>
      </w:r>
      <w:r w:rsidR="00763B49">
        <w:rPr>
          <w:rFonts w:ascii="Arial" w:eastAsiaTheme="minorEastAsia" w:hAnsi="Arial" w:cs="Arial"/>
          <w:sz w:val="22"/>
          <w:szCs w:val="22"/>
          <w:lang w:eastAsia="zh-CN"/>
        </w:rPr>
        <w:t>PC</w:t>
      </w:r>
      <w:r w:rsidR="00110C23" w:rsidRPr="00CF7E03">
        <w:rPr>
          <w:rFonts w:ascii="Arial" w:eastAsiaTheme="minorEastAsia" w:hAnsi="Arial" w:cs="Arial"/>
          <w:sz w:val="22"/>
          <w:szCs w:val="22"/>
          <w:lang w:eastAsia="zh-CN"/>
        </w:rPr>
        <w:t xml:space="preserve"> </w:t>
      </w:r>
      <w:r w:rsidR="00110C23" w:rsidRPr="00234BA5">
        <w:rPr>
          <w:rFonts w:ascii="Arial" w:eastAsiaTheme="minorEastAsia" w:hAnsi="Arial" w:cs="Arial"/>
          <w:sz w:val="22"/>
          <w:szCs w:val="22"/>
          <w:lang w:eastAsia="zh-CN"/>
          <w:rPrChange w:id="110" w:author="Nabera  Abhinandan" w:date="2024-07-28T18:05:00Z">
            <w:rPr>
              <w:rFonts w:ascii="Arial" w:eastAsiaTheme="minorEastAsia" w:hAnsi="Arial" w:cs="Arial"/>
              <w:sz w:val="22"/>
              <w:szCs w:val="22"/>
              <w:lang w:eastAsia="zh-CN"/>
            </w:rPr>
          </w:rPrChange>
        </w:rPr>
        <w:t xml:space="preserve">appears to be </w:t>
      </w:r>
      <w:r w:rsidR="008009D5" w:rsidRPr="00234BA5">
        <w:rPr>
          <w:rFonts w:ascii="Arial" w:eastAsiaTheme="minorEastAsia" w:hAnsi="Arial" w:cs="Arial"/>
          <w:sz w:val="22"/>
          <w:szCs w:val="22"/>
          <w:lang w:eastAsia="zh-CN"/>
          <w:rPrChange w:id="111" w:author="Nabera  Abhinandan" w:date="2024-07-28T18:05:00Z">
            <w:rPr>
              <w:rFonts w:ascii="Arial" w:eastAsiaTheme="minorEastAsia" w:hAnsi="Arial" w:cs="Arial"/>
              <w:sz w:val="22"/>
              <w:szCs w:val="22"/>
              <w:lang w:eastAsia="zh-CN"/>
            </w:rPr>
          </w:rPrChange>
        </w:rPr>
        <w:t>an</w:t>
      </w:r>
      <w:r w:rsidR="00110C23" w:rsidRPr="00234BA5">
        <w:rPr>
          <w:rFonts w:ascii="Arial" w:eastAsiaTheme="minorEastAsia" w:hAnsi="Arial" w:cs="Arial"/>
          <w:sz w:val="22"/>
          <w:szCs w:val="22"/>
          <w:lang w:eastAsia="zh-CN"/>
          <w:rPrChange w:id="112" w:author="Nabera  Abhinandan" w:date="2024-07-28T18:05:00Z">
            <w:rPr>
              <w:rFonts w:ascii="Arial" w:eastAsiaTheme="minorEastAsia" w:hAnsi="Arial" w:cs="Arial"/>
              <w:sz w:val="22"/>
              <w:szCs w:val="22"/>
              <w:lang w:eastAsia="zh-CN"/>
            </w:rPr>
          </w:rPrChange>
        </w:rPr>
        <w:t xml:space="preserve"> infeasible option in the long term. However, CaC</w:t>
      </w:r>
      <w:r w:rsidR="00110C23" w:rsidRPr="00234BA5">
        <w:rPr>
          <w:rFonts w:ascii="Arial" w:eastAsiaTheme="minorEastAsia" w:hAnsi="Arial" w:cs="Arial"/>
          <w:sz w:val="22"/>
          <w:szCs w:val="22"/>
          <w:vertAlign w:val="subscript"/>
          <w:lang w:eastAsia="zh-CN"/>
          <w:rPrChange w:id="113" w:author="Nabera  Abhinandan" w:date="2024-07-28T18:05:00Z">
            <w:rPr>
              <w:rFonts w:ascii="Arial" w:eastAsiaTheme="minorEastAsia" w:hAnsi="Arial" w:cs="Arial"/>
              <w:sz w:val="22"/>
              <w:szCs w:val="22"/>
              <w:vertAlign w:val="subscript"/>
              <w:lang w:eastAsia="zh-CN"/>
            </w:rPr>
          </w:rPrChange>
        </w:rPr>
        <w:t>2</w:t>
      </w:r>
      <w:r w:rsidR="00110C23" w:rsidRPr="00234BA5">
        <w:rPr>
          <w:rFonts w:ascii="Arial" w:eastAsiaTheme="minorEastAsia" w:hAnsi="Arial" w:cs="Arial"/>
          <w:sz w:val="22"/>
          <w:szCs w:val="22"/>
          <w:lang w:eastAsia="zh-CN"/>
          <w:rPrChange w:id="114" w:author="Nabera  Abhinandan" w:date="2024-07-28T18:05:00Z">
            <w:rPr>
              <w:rFonts w:ascii="Arial" w:eastAsiaTheme="minorEastAsia" w:hAnsi="Arial" w:cs="Arial"/>
              <w:sz w:val="22"/>
              <w:szCs w:val="22"/>
              <w:lang w:eastAsia="zh-CN"/>
            </w:rPr>
          </w:rPrChange>
        </w:rPr>
        <w:t xml:space="preserve"> and plasma technologies show promise, depending on the availability and cost of biochar and biomethane, respectively. Other emerging technologies, such as non</w:t>
      </w:r>
      <w:r w:rsidR="00110C23" w:rsidRPr="00234BA5">
        <w:rPr>
          <w:rFonts w:ascii="Arial" w:eastAsiaTheme="minorEastAsia" w:hAnsi="Arial" w:cs="Arial"/>
          <w:sz w:val="22"/>
          <w:szCs w:val="22"/>
          <w:lang w:eastAsia="zh-CN"/>
          <w:rPrChange w:id="115" w:author="Nabera  Abhinandan" w:date="2024-07-28T18:05:00Z">
            <w:rPr>
              <w:rFonts w:ascii="Arial" w:eastAsiaTheme="minorEastAsia" w:hAnsi="Arial" w:cs="Arial"/>
              <w:sz w:val="22"/>
              <w:szCs w:val="22"/>
              <w:lang w:eastAsia="zh-CN"/>
            </w:rPr>
          </w:rPrChange>
        </w:rPr>
        <w:noBreakHyphen/>
        <w:t xml:space="preserve">thermal plasma, </w:t>
      </w:r>
      <w:r w:rsidR="00763B49" w:rsidRPr="00234BA5">
        <w:rPr>
          <w:rFonts w:ascii="Arial" w:eastAsiaTheme="minorEastAsia" w:hAnsi="Arial" w:cs="Arial"/>
          <w:sz w:val="22"/>
          <w:szCs w:val="22"/>
          <w:lang w:eastAsia="zh-CN"/>
          <w:rPrChange w:id="116" w:author="Nabera  Abhinandan" w:date="2024-07-28T18:05:00Z">
            <w:rPr>
              <w:rFonts w:ascii="Arial" w:eastAsiaTheme="minorEastAsia" w:hAnsi="Arial" w:cs="Arial"/>
              <w:sz w:val="22"/>
              <w:szCs w:val="22"/>
              <w:lang w:eastAsia="zh-CN"/>
            </w:rPr>
          </w:rPrChange>
        </w:rPr>
        <w:t>TP</w:t>
      </w:r>
      <w:r w:rsidR="00110C23" w:rsidRPr="00234BA5">
        <w:rPr>
          <w:rFonts w:ascii="Arial" w:eastAsiaTheme="minorEastAsia" w:hAnsi="Arial" w:cs="Arial"/>
          <w:sz w:val="22"/>
          <w:szCs w:val="22"/>
          <w:lang w:eastAsia="zh-CN"/>
          <w:rPrChange w:id="117" w:author="Nabera  Abhinandan" w:date="2024-07-28T18:05:00Z">
            <w:rPr>
              <w:rFonts w:ascii="Arial" w:eastAsiaTheme="minorEastAsia" w:hAnsi="Arial" w:cs="Arial"/>
              <w:sz w:val="22"/>
              <w:szCs w:val="22"/>
              <w:lang w:eastAsia="zh-CN"/>
            </w:rPr>
          </w:rPrChange>
        </w:rPr>
        <w:t>, plasma</w:t>
      </w:r>
      <w:r w:rsidR="00110C23" w:rsidRPr="00234BA5">
        <w:rPr>
          <w:rFonts w:ascii="Arial" w:eastAsiaTheme="minorEastAsia" w:hAnsi="Arial" w:cs="Arial"/>
          <w:sz w:val="22"/>
          <w:szCs w:val="22"/>
          <w:lang w:eastAsia="zh-CN"/>
          <w:rPrChange w:id="118" w:author="Nabera  Abhinandan" w:date="2024-07-28T18:05:00Z">
            <w:rPr>
              <w:rFonts w:ascii="Arial" w:eastAsiaTheme="minorEastAsia" w:hAnsi="Arial" w:cs="Arial"/>
              <w:sz w:val="22"/>
              <w:szCs w:val="22"/>
              <w:lang w:eastAsia="zh-CN"/>
            </w:rPr>
          </w:rPrChange>
        </w:rPr>
        <w:noBreakHyphen/>
        <w:t>assisted plastic upgrading, and CO</w:t>
      </w:r>
      <w:r w:rsidR="00110C23" w:rsidRPr="00234BA5">
        <w:rPr>
          <w:rFonts w:ascii="Arial" w:eastAsiaTheme="minorEastAsia" w:hAnsi="Arial" w:cs="Arial"/>
          <w:sz w:val="22"/>
          <w:szCs w:val="22"/>
          <w:vertAlign w:val="subscript"/>
          <w:lang w:eastAsia="zh-CN"/>
          <w:rPrChange w:id="119" w:author="Nabera  Abhinandan" w:date="2024-07-28T18:05:00Z">
            <w:rPr>
              <w:rFonts w:ascii="Arial" w:eastAsiaTheme="minorEastAsia" w:hAnsi="Arial" w:cs="Arial"/>
              <w:sz w:val="22"/>
              <w:szCs w:val="22"/>
              <w:vertAlign w:val="subscript"/>
              <w:lang w:eastAsia="zh-CN"/>
            </w:rPr>
          </w:rPrChange>
        </w:rPr>
        <w:t>2</w:t>
      </w:r>
      <w:r w:rsidR="00110C23" w:rsidRPr="00234BA5">
        <w:rPr>
          <w:rFonts w:ascii="Arial" w:eastAsiaTheme="minorEastAsia" w:hAnsi="Arial" w:cs="Arial"/>
          <w:sz w:val="22"/>
          <w:szCs w:val="22"/>
          <w:lang w:eastAsia="zh-CN"/>
          <w:rPrChange w:id="120" w:author="Nabera  Abhinandan" w:date="2024-07-28T18:05:00Z">
            <w:rPr>
              <w:rFonts w:ascii="Arial" w:eastAsiaTheme="minorEastAsia" w:hAnsi="Arial" w:cs="Arial"/>
              <w:sz w:val="22"/>
              <w:szCs w:val="22"/>
              <w:lang w:eastAsia="zh-CN"/>
            </w:rPr>
          </w:rPrChange>
        </w:rPr>
        <w:noBreakHyphen/>
        <w:t xml:space="preserve">derived cycles, will face commercialization challenges without technological </w:t>
      </w:r>
      <w:bookmarkStart w:id="121" w:name="_GoBack"/>
      <w:bookmarkEnd w:id="121"/>
      <w:r w:rsidR="00110C23" w:rsidRPr="00234BA5">
        <w:rPr>
          <w:rFonts w:ascii="Arial" w:eastAsiaTheme="minorEastAsia" w:hAnsi="Arial" w:cs="Arial"/>
          <w:sz w:val="22"/>
          <w:szCs w:val="22"/>
          <w:lang w:eastAsia="zh-CN"/>
          <w:rPrChange w:id="122" w:author="Nabera  Abhinandan" w:date="2024-07-28T18:05:00Z">
            <w:rPr>
              <w:rFonts w:ascii="Arial" w:eastAsiaTheme="minorEastAsia" w:hAnsi="Arial" w:cs="Arial"/>
              <w:sz w:val="22"/>
              <w:szCs w:val="22"/>
              <w:lang w:eastAsia="zh-CN"/>
            </w:rPr>
          </w:rPrChange>
        </w:rPr>
        <w:t>advancements.</w:t>
      </w:r>
    </w:p>
    <w:p w14:paraId="6C662C7D" w14:textId="77777777" w:rsidR="008553FC" w:rsidRPr="00234BA5" w:rsidRDefault="008553FC" w:rsidP="00F42BD5">
      <w:pPr>
        <w:pStyle w:val="ListParagraph"/>
        <w:spacing w:line="360" w:lineRule="auto"/>
        <w:ind w:left="0" w:firstLine="504"/>
        <w:jc w:val="both"/>
        <w:rPr>
          <w:rFonts w:ascii="Arial" w:hAnsi="Arial" w:cs="Arial"/>
          <w:sz w:val="22"/>
          <w:szCs w:val="22"/>
          <w:lang w:eastAsia="zh-CN"/>
          <w:rPrChange w:id="123" w:author="Nabera  Abhinandan" w:date="2024-07-28T18:05:00Z">
            <w:rPr>
              <w:lang w:eastAsia="zh-CN"/>
            </w:rPr>
          </w:rPrChange>
        </w:rPr>
        <w:pPrChange w:id="124" w:author="Nabera  Abhinandan" w:date="2024-07-28T17:46:00Z">
          <w:pPr>
            <w:pStyle w:val="ListParagraph"/>
            <w:spacing w:line="360" w:lineRule="auto"/>
            <w:ind w:left="0" w:firstLine="504"/>
            <w:jc w:val="both"/>
          </w:pPr>
        </w:pPrChange>
      </w:pPr>
    </w:p>
    <w:p w14:paraId="23D98742" w14:textId="77777777" w:rsidR="008553FC" w:rsidRPr="00234BA5" w:rsidRDefault="008553FC" w:rsidP="00F42BD5">
      <w:pPr>
        <w:pStyle w:val="HAcknowledgements"/>
        <w:spacing w:after="0" w:line="360" w:lineRule="auto"/>
        <w:rPr>
          <w:rFonts w:cs="Arial"/>
          <w:szCs w:val="22"/>
          <w:lang w:val="en-US"/>
          <w:rPrChange w:id="125" w:author="Nabera  Abhinandan" w:date="2024-07-28T18:05:00Z">
            <w:rPr>
              <w:rFonts w:cs="Arial"/>
              <w:szCs w:val="22"/>
              <w:lang w:val="en-US"/>
            </w:rPr>
          </w:rPrChange>
        </w:rPr>
        <w:pPrChange w:id="126" w:author="Nabera  Abhinandan" w:date="2024-07-28T17:46:00Z">
          <w:pPr>
            <w:pStyle w:val="HAcknowledgements"/>
            <w:spacing w:before="0" w:after="0" w:line="360" w:lineRule="auto"/>
          </w:pPr>
        </w:pPrChange>
      </w:pPr>
      <w:r w:rsidRPr="00234BA5">
        <w:rPr>
          <w:rFonts w:cs="Arial"/>
          <w:szCs w:val="22"/>
          <w:lang w:val="en-US"/>
          <w:rPrChange w:id="127" w:author="Nabera  Abhinandan" w:date="2024-07-28T18:05:00Z">
            <w:rPr>
              <w:rFonts w:cs="Arial"/>
              <w:szCs w:val="22"/>
              <w:lang w:val="en-US"/>
            </w:rPr>
          </w:rPrChange>
        </w:rPr>
        <w:t>Acknowledgements</w:t>
      </w:r>
    </w:p>
    <w:p w14:paraId="31C322E4" w14:textId="16C82863" w:rsidR="005E794C" w:rsidRPr="00234BA5" w:rsidDel="00BA13AF" w:rsidRDefault="005E794C" w:rsidP="00303D66">
      <w:pPr>
        <w:spacing w:line="360" w:lineRule="auto"/>
        <w:jc w:val="both"/>
        <w:rPr>
          <w:del w:id="128" w:author="Nabera  Abhinandan" w:date="2024-07-28T18:04:00Z"/>
          <w:rFonts w:ascii="Arial" w:hAnsi="Arial" w:cs="Arial"/>
          <w:sz w:val="22"/>
          <w:szCs w:val="22"/>
          <w:rPrChange w:id="129" w:author="Nabera  Abhinandan" w:date="2024-07-28T18:05:00Z">
            <w:rPr>
              <w:del w:id="130" w:author="Nabera  Abhinandan" w:date="2024-07-28T18:04:00Z"/>
              <w:rFonts w:ascii="Arial" w:hAnsi="Arial" w:cs="Arial"/>
              <w:sz w:val="22"/>
              <w:szCs w:val="22"/>
            </w:rPr>
          </w:rPrChange>
        </w:rPr>
      </w:pPr>
      <w:del w:id="131" w:author="Nabera  Abhinandan" w:date="2024-07-28T18:04:00Z">
        <w:r w:rsidRPr="00234BA5" w:rsidDel="00AE553F">
          <w:rPr>
            <w:rFonts w:ascii="Arial" w:eastAsiaTheme="minorEastAsia" w:hAnsi="Arial" w:cs="Arial"/>
            <w:sz w:val="22"/>
            <w:szCs w:val="22"/>
            <w:lang w:eastAsia="zh-CN"/>
            <w:rPrChange w:id="132" w:author="Nabera  Abhinandan" w:date="2024-07-28T18:05:00Z">
              <w:rPr>
                <w:rFonts w:ascii="Arial" w:eastAsiaTheme="minorEastAsia" w:hAnsi="Arial" w:cs="Arial" w:hint="eastAsia"/>
                <w:sz w:val="22"/>
                <w:szCs w:val="22"/>
                <w:lang w:eastAsia="zh-CN"/>
              </w:rPr>
            </w:rPrChange>
          </w:rPr>
          <w:delText xml:space="preserve">We </w:delText>
        </w:r>
        <w:r w:rsidRPr="00234BA5" w:rsidDel="00AE553F">
          <w:rPr>
            <w:rFonts w:ascii="Arial" w:hAnsi="Arial" w:cs="Arial"/>
            <w:sz w:val="22"/>
            <w:szCs w:val="22"/>
            <w:rPrChange w:id="133" w:author="Nabera  Abhinandan" w:date="2024-07-28T18:05:00Z">
              <w:rPr>
                <w:rFonts w:ascii="Arial" w:hAnsi="Arial" w:cs="Arial"/>
                <w:sz w:val="22"/>
                <w:szCs w:val="22"/>
              </w:rPr>
            </w:rPrChange>
          </w:rPr>
          <w:delText>acknowledge funding from</w:delText>
        </w:r>
      </w:del>
      <w:ins w:id="134" w:author="Nabera  Abhinandan" w:date="2024-07-28T18:04:00Z">
        <w:r w:rsidR="00AE553F" w:rsidRPr="00234BA5">
          <w:rPr>
            <w:rFonts w:ascii="Arial" w:eastAsiaTheme="minorEastAsia" w:hAnsi="Arial" w:cs="Arial"/>
            <w:sz w:val="22"/>
            <w:szCs w:val="22"/>
            <w:lang w:eastAsia="zh-CN"/>
            <w:rPrChange w:id="135" w:author="Nabera  Abhinandan" w:date="2024-07-28T18:05:00Z">
              <w:rPr>
                <w:rFonts w:ascii="Arial" w:eastAsiaTheme="minorEastAsia" w:hAnsi="Arial" w:cs="Arial"/>
                <w:sz w:val="22"/>
                <w:szCs w:val="22"/>
                <w:lang w:eastAsia="zh-CN"/>
              </w:rPr>
            </w:rPrChange>
          </w:rPr>
          <w:t>This publication was crea</w:t>
        </w:r>
        <w:r w:rsidR="00BA13AF" w:rsidRPr="00234BA5">
          <w:rPr>
            <w:rFonts w:ascii="Arial" w:eastAsiaTheme="minorEastAsia" w:hAnsi="Arial" w:cs="Arial"/>
            <w:sz w:val="22"/>
            <w:szCs w:val="22"/>
            <w:lang w:eastAsia="zh-CN"/>
            <w:rPrChange w:id="136" w:author="Nabera  Abhinandan" w:date="2024-07-28T18:05:00Z">
              <w:rPr>
                <w:rFonts w:ascii="Arial" w:eastAsiaTheme="minorEastAsia" w:hAnsi="Arial" w:cs="Arial"/>
                <w:sz w:val="22"/>
                <w:szCs w:val="22"/>
                <w:lang w:eastAsia="zh-CN"/>
              </w:rPr>
            </w:rPrChange>
          </w:rPr>
          <w:t>ted as part of</w:t>
        </w:r>
      </w:ins>
      <w:r w:rsidRPr="00234BA5">
        <w:rPr>
          <w:rFonts w:ascii="Arial" w:hAnsi="Arial" w:cs="Arial"/>
          <w:sz w:val="22"/>
          <w:szCs w:val="22"/>
          <w:rPrChange w:id="137" w:author="Nabera  Abhinandan" w:date="2024-07-28T18:05:00Z">
            <w:rPr>
              <w:rFonts w:ascii="Arial" w:hAnsi="Arial" w:cs="Arial"/>
              <w:sz w:val="22"/>
              <w:szCs w:val="22"/>
            </w:rPr>
          </w:rPrChange>
        </w:rPr>
        <w:t xml:space="preserve"> NCCR Catalysis (grant n</w:t>
      </w:r>
      <w:ins w:id="138" w:author="Nabera  Abhinandan" w:date="2024-07-28T18:05:00Z">
        <w:r w:rsidR="001559F4" w:rsidRPr="00234BA5">
          <w:rPr>
            <w:rFonts w:ascii="Arial" w:hAnsi="Arial" w:cs="Arial"/>
            <w:sz w:val="22"/>
            <w:szCs w:val="22"/>
            <w:rPrChange w:id="139" w:author="Nabera  Abhinandan" w:date="2024-07-28T18:05:00Z">
              <w:rPr>
                <w:rFonts w:ascii="Arial" w:hAnsi="Arial" w:cs="Arial"/>
                <w:sz w:val="22"/>
                <w:szCs w:val="22"/>
              </w:rPr>
            </w:rPrChange>
          </w:rPr>
          <w:t>umber</w:t>
        </w:r>
      </w:ins>
      <w:del w:id="140" w:author="Nabera  Abhinandan" w:date="2024-07-28T18:05:00Z">
        <w:r w:rsidRPr="00234BA5" w:rsidDel="001559F4">
          <w:rPr>
            <w:rFonts w:ascii="Arial" w:hAnsi="Arial" w:cs="Arial"/>
            <w:sz w:val="22"/>
            <w:szCs w:val="22"/>
            <w:rPrChange w:id="141" w:author="Nabera  Abhinandan" w:date="2024-07-28T18:05:00Z">
              <w:rPr>
                <w:rFonts w:ascii="Arial" w:hAnsi="Arial" w:cs="Arial"/>
                <w:sz w:val="22"/>
                <w:szCs w:val="22"/>
              </w:rPr>
            </w:rPrChange>
          </w:rPr>
          <w:delText>o.</w:delText>
        </w:r>
      </w:del>
      <w:r w:rsidRPr="00234BA5">
        <w:rPr>
          <w:rFonts w:ascii="Arial" w:hAnsi="Arial" w:cs="Arial"/>
          <w:sz w:val="22"/>
          <w:szCs w:val="22"/>
          <w:rPrChange w:id="142" w:author="Nabera  Abhinandan" w:date="2024-07-28T18:05:00Z">
            <w:rPr>
              <w:rFonts w:ascii="Arial" w:hAnsi="Arial" w:cs="Arial"/>
              <w:sz w:val="22"/>
              <w:szCs w:val="22"/>
            </w:rPr>
          </w:rPrChange>
        </w:rPr>
        <w:t xml:space="preserve"> 180544), a National Centre of </w:t>
      </w:r>
    </w:p>
    <w:p w14:paraId="3307571A" w14:textId="261E58AD" w:rsidR="008553FC" w:rsidRPr="00234BA5" w:rsidDel="00F42BD5" w:rsidRDefault="005E794C" w:rsidP="00303D66">
      <w:pPr>
        <w:spacing w:line="360" w:lineRule="auto"/>
        <w:jc w:val="both"/>
        <w:rPr>
          <w:del w:id="143" w:author="Nabera  Abhinandan" w:date="2024-07-28T17:46:00Z"/>
          <w:rFonts w:ascii="Arial" w:eastAsiaTheme="minorEastAsia" w:hAnsi="Arial" w:cs="Arial"/>
          <w:sz w:val="22"/>
          <w:szCs w:val="22"/>
          <w:lang w:eastAsia="zh-CN"/>
          <w:rPrChange w:id="144" w:author="Nabera  Abhinandan" w:date="2024-07-28T18:05:00Z">
            <w:rPr>
              <w:del w:id="145" w:author="Nabera  Abhinandan" w:date="2024-07-28T17:46:00Z"/>
              <w:rFonts w:ascii="Times New Roman" w:eastAsiaTheme="minorEastAsia" w:hAnsi="Times New Roman" w:cs="Times New Roman"/>
              <w:sz w:val="20"/>
              <w:szCs w:val="20"/>
              <w:lang w:eastAsia="zh-CN"/>
            </w:rPr>
          </w:rPrChange>
        </w:rPr>
      </w:pPr>
      <w:r w:rsidRPr="00234BA5">
        <w:rPr>
          <w:rFonts w:ascii="Arial" w:hAnsi="Arial" w:cs="Arial"/>
          <w:sz w:val="22"/>
          <w:szCs w:val="22"/>
          <w:rPrChange w:id="146" w:author="Nabera  Abhinandan" w:date="2024-07-28T18:05:00Z">
            <w:rPr>
              <w:rFonts w:ascii="Arial" w:hAnsi="Arial" w:cs="Arial"/>
              <w:sz w:val="22"/>
              <w:szCs w:val="22"/>
            </w:rPr>
          </w:rPrChange>
        </w:rPr>
        <w:t>Competence in Research funded by the Swiss National Science Foundation.</w:t>
      </w:r>
      <w:del w:id="147" w:author="Nabera  Abhinandan" w:date="2024-07-28T17:46:00Z">
        <w:r w:rsidR="008553FC" w:rsidRPr="00234BA5" w:rsidDel="00FB77E1">
          <w:rPr>
            <w:rFonts w:ascii="Arial" w:hAnsi="Arial" w:cs="Arial"/>
            <w:sz w:val="22"/>
            <w:szCs w:val="22"/>
            <w:rPrChange w:id="148" w:author="Nabera  Abhinandan" w:date="2024-07-28T18:05:00Z">
              <w:rPr>
                <w:rFonts w:ascii="Times New Roman" w:hAnsi="Times New Roman" w:cs="Times New Roman"/>
                <w:sz w:val="20"/>
                <w:szCs w:val="20"/>
              </w:rPr>
            </w:rPrChange>
          </w:rPr>
          <w:delText xml:space="preserve"> </w:delText>
        </w:r>
      </w:del>
    </w:p>
    <w:p w14:paraId="4E637846" w14:textId="77777777" w:rsidR="008553FC" w:rsidRPr="00234BA5" w:rsidRDefault="008553FC" w:rsidP="00F42BD5">
      <w:pPr>
        <w:spacing w:line="360" w:lineRule="auto"/>
        <w:jc w:val="both"/>
        <w:rPr>
          <w:rFonts w:ascii="Arial" w:eastAsiaTheme="minorEastAsia" w:hAnsi="Arial" w:cs="Arial"/>
          <w:sz w:val="22"/>
          <w:szCs w:val="22"/>
          <w:lang w:eastAsia="zh-CN"/>
          <w:rPrChange w:id="149" w:author="Nabera  Abhinandan" w:date="2024-07-28T18:05:00Z">
            <w:rPr>
              <w:rFonts w:ascii="Times New Roman" w:eastAsiaTheme="minorEastAsia" w:hAnsi="Times New Roman" w:cs="Times New Roman"/>
              <w:sz w:val="20"/>
              <w:szCs w:val="20"/>
              <w:lang w:eastAsia="zh-CN"/>
            </w:rPr>
          </w:rPrChange>
        </w:rPr>
        <w:pPrChange w:id="150" w:author="Nabera  Abhinandan" w:date="2024-07-28T17:46:00Z">
          <w:pPr/>
        </w:pPrChange>
      </w:pPr>
    </w:p>
    <w:p w14:paraId="5909EDB2" w14:textId="3C2B7770" w:rsidR="008553FC" w:rsidRPr="00234BA5" w:rsidRDefault="008553FC" w:rsidP="00F42BD5">
      <w:pPr>
        <w:pStyle w:val="HAcknowledgements"/>
        <w:spacing w:after="0" w:line="360" w:lineRule="auto"/>
        <w:rPr>
          <w:rFonts w:cs="Arial"/>
          <w:szCs w:val="22"/>
          <w:lang w:val="en-US"/>
          <w:rPrChange w:id="151" w:author="Nabera  Abhinandan" w:date="2024-07-28T18:05:00Z">
            <w:rPr>
              <w:rFonts w:cs="Arial"/>
              <w:szCs w:val="22"/>
              <w:lang w:val="en-US"/>
            </w:rPr>
          </w:rPrChange>
        </w:rPr>
        <w:pPrChange w:id="152" w:author="Nabera  Abhinandan" w:date="2024-07-28T17:46:00Z">
          <w:pPr>
            <w:pStyle w:val="HAcknowledgements"/>
            <w:spacing w:before="0" w:after="0" w:line="360" w:lineRule="auto"/>
          </w:pPr>
        </w:pPrChange>
      </w:pPr>
      <w:r w:rsidRPr="00234BA5">
        <w:rPr>
          <w:rFonts w:cs="Arial"/>
          <w:szCs w:val="22"/>
          <w:lang w:val="en-US"/>
          <w:rPrChange w:id="153" w:author="Nabera  Abhinandan" w:date="2024-07-28T18:05:00Z">
            <w:rPr>
              <w:rFonts w:cs="Arial"/>
              <w:szCs w:val="22"/>
              <w:lang w:val="en-US"/>
            </w:rPr>
          </w:rPrChange>
        </w:rPr>
        <w:lastRenderedPageBreak/>
        <w:t>Author contributions</w:t>
      </w:r>
    </w:p>
    <w:p w14:paraId="134870B4" w14:textId="309A831A" w:rsidR="008553FC" w:rsidRPr="00234BA5" w:rsidRDefault="00303D66" w:rsidP="00303D66">
      <w:pPr>
        <w:spacing w:line="360" w:lineRule="auto"/>
        <w:rPr>
          <w:rFonts w:ascii="Arial" w:eastAsiaTheme="minorEastAsia" w:hAnsi="Arial" w:cs="Arial"/>
          <w:sz w:val="22"/>
          <w:szCs w:val="22"/>
          <w:lang w:eastAsia="zh-CN"/>
          <w:rPrChange w:id="154" w:author="Nabera  Abhinandan" w:date="2024-07-28T18:05:00Z">
            <w:rPr>
              <w:rFonts w:ascii="Times New Roman" w:eastAsiaTheme="minorEastAsia" w:hAnsi="Times New Roman" w:cs="Times New Roman"/>
              <w:sz w:val="20"/>
              <w:szCs w:val="20"/>
              <w:lang w:eastAsia="zh-CN"/>
            </w:rPr>
          </w:rPrChange>
        </w:rPr>
      </w:pPr>
      <w:r w:rsidRPr="00234BA5">
        <w:rPr>
          <w:rFonts w:ascii="Arial" w:eastAsiaTheme="minorEastAsia" w:hAnsi="Arial" w:cs="Arial"/>
          <w:sz w:val="22"/>
          <w:szCs w:val="22"/>
          <w:lang w:eastAsia="zh-CN"/>
          <w:rPrChange w:id="155" w:author="Nabera  Abhinandan" w:date="2024-07-28T18:05:00Z">
            <w:rPr>
              <w:rFonts w:ascii="Arial" w:eastAsiaTheme="minorEastAsia" w:hAnsi="Arial" w:cs="Arial" w:hint="eastAsia"/>
              <w:sz w:val="22"/>
              <w:szCs w:val="22"/>
              <w:lang w:eastAsia="zh-CN"/>
            </w:rPr>
          </w:rPrChange>
        </w:rPr>
        <w:t xml:space="preserve">Z.Z. and </w:t>
      </w:r>
      <w:r w:rsidR="005E794C" w:rsidRPr="00234BA5">
        <w:rPr>
          <w:rFonts w:ascii="Arial" w:eastAsiaTheme="minorEastAsia" w:hAnsi="Arial" w:cs="Arial"/>
          <w:sz w:val="22"/>
          <w:szCs w:val="22"/>
          <w:lang w:eastAsia="zh-CN"/>
          <w:rPrChange w:id="156" w:author="Nabera  Abhinandan" w:date="2024-07-28T18:05:00Z">
            <w:rPr>
              <w:rFonts w:ascii="Arial" w:eastAsiaTheme="minorEastAsia" w:hAnsi="Arial" w:cs="Arial" w:hint="eastAsia"/>
              <w:sz w:val="22"/>
              <w:szCs w:val="22"/>
              <w:lang w:eastAsia="zh-CN"/>
            </w:rPr>
          </w:rPrChange>
        </w:rPr>
        <w:t>J.P.R.</w:t>
      </w:r>
      <w:r w:rsidRPr="00234BA5">
        <w:rPr>
          <w:rFonts w:ascii="Arial" w:eastAsiaTheme="minorEastAsia" w:hAnsi="Arial" w:cs="Arial"/>
          <w:sz w:val="22"/>
          <w:szCs w:val="22"/>
          <w:lang w:eastAsia="zh-CN"/>
          <w:rPrChange w:id="157" w:author="Nabera  Abhinandan" w:date="2024-07-28T18:05:00Z">
            <w:rPr>
              <w:rFonts w:ascii="Arial" w:eastAsiaTheme="minorEastAsia" w:hAnsi="Arial" w:cs="Arial" w:hint="eastAsia"/>
              <w:sz w:val="22"/>
              <w:szCs w:val="22"/>
              <w:lang w:eastAsia="zh-CN"/>
            </w:rPr>
          </w:rPrChange>
        </w:rPr>
        <w:t xml:space="preserve"> conceived the </w:t>
      </w:r>
      <w:r w:rsidR="00A92E90" w:rsidRPr="00234BA5">
        <w:rPr>
          <w:rFonts w:ascii="Arial" w:eastAsiaTheme="minorEastAsia" w:hAnsi="Arial" w:cs="Arial"/>
          <w:sz w:val="22"/>
          <w:szCs w:val="22"/>
          <w:lang w:eastAsia="zh-CN"/>
          <w:rPrChange w:id="158" w:author="Nabera  Abhinandan" w:date="2024-07-28T18:05:00Z">
            <w:rPr>
              <w:rFonts w:ascii="Arial" w:eastAsiaTheme="minorEastAsia" w:hAnsi="Arial" w:cs="Arial" w:hint="eastAsia"/>
              <w:sz w:val="22"/>
              <w:szCs w:val="22"/>
              <w:lang w:eastAsia="zh-CN"/>
            </w:rPr>
          </w:rPrChange>
        </w:rPr>
        <w:t>r</w:t>
      </w:r>
      <w:r w:rsidR="00274736" w:rsidRPr="00234BA5">
        <w:rPr>
          <w:rFonts w:ascii="Arial" w:eastAsiaTheme="minorEastAsia" w:hAnsi="Arial" w:cs="Arial"/>
          <w:sz w:val="22"/>
          <w:szCs w:val="22"/>
          <w:lang w:eastAsia="zh-CN"/>
          <w:rPrChange w:id="159" w:author="Nabera  Abhinandan" w:date="2024-07-28T18:05:00Z">
            <w:rPr>
              <w:rFonts w:ascii="Arial" w:eastAsiaTheme="minorEastAsia" w:hAnsi="Arial" w:cs="Arial" w:hint="eastAsia"/>
              <w:sz w:val="22"/>
              <w:szCs w:val="22"/>
              <w:lang w:eastAsia="zh-CN"/>
            </w:rPr>
          </w:rPrChange>
        </w:rPr>
        <w:t>eview</w:t>
      </w:r>
      <w:r w:rsidRPr="00234BA5">
        <w:rPr>
          <w:rFonts w:ascii="Arial" w:eastAsiaTheme="minorEastAsia" w:hAnsi="Arial" w:cs="Arial"/>
          <w:sz w:val="22"/>
          <w:szCs w:val="22"/>
          <w:lang w:eastAsia="zh-CN"/>
          <w:rPrChange w:id="160" w:author="Nabera  Abhinandan" w:date="2024-07-28T18:05:00Z">
            <w:rPr>
              <w:rFonts w:ascii="Arial" w:eastAsiaTheme="minorEastAsia" w:hAnsi="Arial" w:cs="Arial" w:hint="eastAsia"/>
              <w:sz w:val="22"/>
              <w:szCs w:val="22"/>
              <w:lang w:eastAsia="zh-CN"/>
            </w:rPr>
          </w:rPrChange>
        </w:rPr>
        <w:t xml:space="preserve">. </w:t>
      </w:r>
      <w:r w:rsidR="00A92E90" w:rsidRPr="00234BA5">
        <w:rPr>
          <w:rFonts w:ascii="Arial" w:hAnsi="Arial" w:cs="Arial"/>
          <w:bCs/>
          <w:iCs/>
          <w:color w:val="000000" w:themeColor="text1"/>
          <w:sz w:val="22"/>
          <w:szCs w:val="22"/>
          <w:rPrChange w:id="161" w:author="Nabera  Abhinandan" w:date="2024-07-28T18:05:00Z">
            <w:rPr>
              <w:rFonts w:ascii="Arial" w:hAnsi="Arial" w:cs="Arial"/>
              <w:bCs/>
              <w:iCs/>
              <w:color w:val="000000" w:themeColor="text1"/>
              <w:sz w:val="22"/>
            </w:rPr>
          </w:rPrChange>
        </w:rPr>
        <w:t>A</w:t>
      </w:r>
      <w:r w:rsidR="00A92E90" w:rsidRPr="00234BA5">
        <w:rPr>
          <w:rFonts w:ascii="Arial" w:eastAsiaTheme="minorEastAsia" w:hAnsi="Arial" w:cs="Arial"/>
          <w:bCs/>
          <w:iCs/>
          <w:color w:val="000000" w:themeColor="text1"/>
          <w:sz w:val="22"/>
          <w:szCs w:val="22"/>
          <w:lang w:eastAsia="zh-CN"/>
          <w:rPrChange w:id="162" w:author="Nabera  Abhinandan" w:date="2024-07-28T18:05:00Z">
            <w:rPr>
              <w:rFonts w:ascii="Arial" w:eastAsiaTheme="minorEastAsia" w:hAnsi="Arial" w:cs="Arial" w:hint="eastAsia"/>
              <w:bCs/>
              <w:iCs/>
              <w:color w:val="000000" w:themeColor="text1"/>
              <w:sz w:val="22"/>
              <w:lang w:eastAsia="zh-CN"/>
            </w:rPr>
          </w:rPrChange>
        </w:rPr>
        <w:t xml:space="preserve">.N. created Figure 7, while </w:t>
      </w:r>
      <w:r w:rsidR="00A92E90" w:rsidRPr="00234BA5">
        <w:rPr>
          <w:rFonts w:ascii="Arial" w:eastAsiaTheme="minorEastAsia" w:hAnsi="Arial" w:cs="Arial"/>
          <w:sz w:val="22"/>
          <w:szCs w:val="22"/>
          <w:lang w:eastAsia="zh-CN"/>
          <w:rPrChange w:id="163" w:author="Nabera  Abhinandan" w:date="2024-07-28T18:05:00Z">
            <w:rPr>
              <w:rFonts w:ascii="Arial" w:eastAsiaTheme="minorEastAsia" w:hAnsi="Arial" w:cs="Arial" w:hint="eastAsia"/>
              <w:sz w:val="22"/>
              <w:szCs w:val="22"/>
              <w:lang w:eastAsia="zh-CN"/>
            </w:rPr>
          </w:rPrChange>
        </w:rPr>
        <w:t xml:space="preserve">Z.Z. produced the other figures. </w:t>
      </w:r>
      <w:r w:rsidR="00274736" w:rsidRPr="00234BA5">
        <w:rPr>
          <w:rFonts w:ascii="Arial" w:hAnsi="Arial" w:cs="Arial"/>
          <w:bCs/>
          <w:iCs/>
          <w:color w:val="000000" w:themeColor="text1"/>
          <w:sz w:val="22"/>
          <w:szCs w:val="22"/>
          <w:rPrChange w:id="164" w:author="Nabera  Abhinandan" w:date="2024-07-28T18:05:00Z">
            <w:rPr>
              <w:rFonts w:ascii="Arial" w:hAnsi="Arial" w:cs="Arial"/>
              <w:bCs/>
              <w:iCs/>
              <w:color w:val="000000" w:themeColor="text1"/>
              <w:sz w:val="22"/>
            </w:rPr>
          </w:rPrChange>
        </w:rPr>
        <w:t>A</w:t>
      </w:r>
      <w:r w:rsidR="00274736" w:rsidRPr="00234BA5">
        <w:rPr>
          <w:rFonts w:ascii="Arial" w:eastAsiaTheme="minorEastAsia" w:hAnsi="Arial" w:cs="Arial"/>
          <w:bCs/>
          <w:iCs/>
          <w:color w:val="000000" w:themeColor="text1"/>
          <w:sz w:val="22"/>
          <w:szCs w:val="22"/>
          <w:lang w:eastAsia="zh-CN"/>
          <w:rPrChange w:id="165" w:author="Nabera  Abhinandan" w:date="2024-07-28T18:05:00Z">
            <w:rPr>
              <w:rFonts w:ascii="Arial" w:eastAsiaTheme="minorEastAsia" w:hAnsi="Arial" w:cs="Arial" w:hint="eastAsia"/>
              <w:bCs/>
              <w:iCs/>
              <w:color w:val="000000" w:themeColor="text1"/>
              <w:sz w:val="22"/>
              <w:lang w:eastAsia="zh-CN"/>
            </w:rPr>
          </w:rPrChange>
        </w:rPr>
        <w:t>.N. and</w:t>
      </w:r>
      <w:r w:rsidR="00274736" w:rsidRPr="00234BA5">
        <w:rPr>
          <w:rFonts w:ascii="Arial" w:hAnsi="Arial" w:cs="Arial"/>
          <w:bCs/>
          <w:iCs/>
          <w:color w:val="000000" w:themeColor="text1"/>
          <w:sz w:val="22"/>
          <w:szCs w:val="22"/>
          <w:rPrChange w:id="166" w:author="Nabera  Abhinandan" w:date="2024-07-28T18:05:00Z">
            <w:rPr>
              <w:rFonts w:ascii="Arial" w:hAnsi="Arial" w:cs="Arial"/>
              <w:bCs/>
              <w:iCs/>
              <w:color w:val="000000" w:themeColor="text1"/>
              <w:sz w:val="22"/>
            </w:rPr>
          </w:rPrChange>
        </w:rPr>
        <w:t xml:space="preserve"> G</w:t>
      </w:r>
      <w:r w:rsidR="00274736" w:rsidRPr="00234BA5">
        <w:rPr>
          <w:rFonts w:ascii="Arial" w:eastAsiaTheme="minorEastAsia" w:hAnsi="Arial" w:cs="Arial"/>
          <w:bCs/>
          <w:iCs/>
          <w:color w:val="000000" w:themeColor="text1"/>
          <w:sz w:val="22"/>
          <w:szCs w:val="22"/>
          <w:lang w:eastAsia="zh-CN"/>
          <w:rPrChange w:id="167" w:author="Nabera  Abhinandan" w:date="2024-07-28T18:05:00Z">
            <w:rPr>
              <w:rFonts w:ascii="Arial" w:eastAsiaTheme="minorEastAsia" w:hAnsi="Arial" w:cs="Arial" w:hint="eastAsia"/>
              <w:bCs/>
              <w:iCs/>
              <w:color w:val="000000" w:themeColor="text1"/>
              <w:sz w:val="22"/>
              <w:lang w:eastAsia="zh-CN"/>
            </w:rPr>
          </w:rPrChange>
        </w:rPr>
        <w:t>.</w:t>
      </w:r>
      <w:r w:rsidR="00274736" w:rsidRPr="00234BA5">
        <w:rPr>
          <w:rFonts w:ascii="Arial" w:hAnsi="Arial" w:cs="Arial"/>
          <w:bCs/>
          <w:iCs/>
          <w:color w:val="000000" w:themeColor="text1"/>
          <w:sz w:val="22"/>
          <w:szCs w:val="22"/>
          <w:rPrChange w:id="168" w:author="Nabera  Abhinandan" w:date="2024-07-28T18:05:00Z">
            <w:rPr>
              <w:rFonts w:ascii="Arial" w:hAnsi="Arial" w:cs="Arial"/>
              <w:bCs/>
              <w:iCs/>
              <w:color w:val="000000" w:themeColor="text1"/>
              <w:sz w:val="22"/>
            </w:rPr>
          </w:rPrChange>
        </w:rPr>
        <w:t>G</w:t>
      </w:r>
      <w:r w:rsidR="00274736" w:rsidRPr="00234BA5">
        <w:rPr>
          <w:rFonts w:ascii="Arial" w:eastAsiaTheme="minorEastAsia" w:hAnsi="Arial" w:cs="Arial"/>
          <w:bCs/>
          <w:iCs/>
          <w:color w:val="000000" w:themeColor="text1"/>
          <w:sz w:val="22"/>
          <w:szCs w:val="22"/>
          <w:lang w:eastAsia="zh-CN"/>
          <w:rPrChange w:id="169" w:author="Nabera  Abhinandan" w:date="2024-07-28T18:05:00Z">
            <w:rPr>
              <w:rFonts w:ascii="Arial" w:eastAsiaTheme="minorEastAsia" w:hAnsi="Arial" w:cs="Arial" w:hint="eastAsia"/>
              <w:bCs/>
              <w:iCs/>
              <w:color w:val="000000" w:themeColor="text1"/>
              <w:sz w:val="22"/>
              <w:lang w:eastAsia="zh-CN"/>
            </w:rPr>
          </w:rPrChange>
        </w:rPr>
        <w:t>.</w:t>
      </w:r>
      <w:r w:rsidR="00274736" w:rsidRPr="00234BA5">
        <w:rPr>
          <w:rFonts w:ascii="Arial" w:hAnsi="Arial" w:cs="Arial"/>
          <w:bCs/>
          <w:iCs/>
          <w:color w:val="000000" w:themeColor="text1"/>
          <w:sz w:val="22"/>
          <w:szCs w:val="22"/>
          <w:rPrChange w:id="170" w:author="Nabera  Abhinandan" w:date="2024-07-28T18:05:00Z">
            <w:rPr>
              <w:rFonts w:ascii="Arial" w:hAnsi="Arial" w:cs="Arial"/>
              <w:bCs/>
              <w:iCs/>
              <w:color w:val="000000" w:themeColor="text1"/>
              <w:sz w:val="22"/>
            </w:rPr>
          </w:rPrChange>
        </w:rPr>
        <w:t>G</w:t>
      </w:r>
      <w:r w:rsidR="00274736" w:rsidRPr="00234BA5">
        <w:rPr>
          <w:rFonts w:ascii="Arial" w:eastAsiaTheme="minorEastAsia" w:hAnsi="Arial" w:cs="Arial"/>
          <w:bCs/>
          <w:iCs/>
          <w:color w:val="000000" w:themeColor="text1"/>
          <w:sz w:val="22"/>
          <w:szCs w:val="22"/>
          <w:lang w:eastAsia="zh-CN"/>
          <w:rPrChange w:id="171" w:author="Nabera  Abhinandan" w:date="2024-07-28T18:05:00Z">
            <w:rPr>
              <w:rFonts w:ascii="Arial" w:eastAsiaTheme="minorEastAsia" w:hAnsi="Arial" w:cs="Arial" w:hint="eastAsia"/>
              <w:bCs/>
              <w:iCs/>
              <w:color w:val="000000" w:themeColor="text1"/>
              <w:sz w:val="22"/>
              <w:lang w:eastAsia="zh-CN"/>
            </w:rPr>
          </w:rPrChange>
        </w:rPr>
        <w:t xml:space="preserve"> </w:t>
      </w:r>
      <w:r w:rsidR="00A92E90" w:rsidRPr="00234BA5">
        <w:rPr>
          <w:rFonts w:ascii="Arial" w:eastAsiaTheme="minorEastAsia" w:hAnsi="Arial" w:cs="Arial"/>
          <w:bCs/>
          <w:iCs/>
          <w:color w:val="000000" w:themeColor="text1"/>
          <w:sz w:val="22"/>
          <w:szCs w:val="22"/>
          <w:lang w:eastAsia="zh-CN"/>
          <w:rPrChange w:id="172" w:author="Nabera  Abhinandan" w:date="2024-07-28T18:05:00Z">
            <w:rPr>
              <w:rFonts w:ascii="Arial" w:eastAsiaTheme="minorEastAsia" w:hAnsi="Arial" w:cs="Arial" w:hint="eastAsia"/>
              <w:bCs/>
              <w:iCs/>
              <w:color w:val="000000" w:themeColor="text1"/>
              <w:sz w:val="22"/>
              <w:lang w:eastAsia="zh-CN"/>
            </w:rPr>
          </w:rPrChange>
        </w:rPr>
        <w:t>completed</w:t>
      </w:r>
      <w:r w:rsidR="00274736" w:rsidRPr="00234BA5">
        <w:rPr>
          <w:rFonts w:ascii="Arial" w:eastAsiaTheme="minorEastAsia" w:hAnsi="Arial" w:cs="Arial"/>
          <w:bCs/>
          <w:iCs/>
          <w:color w:val="000000" w:themeColor="text1"/>
          <w:sz w:val="22"/>
          <w:szCs w:val="22"/>
          <w:lang w:eastAsia="zh-CN"/>
          <w:rPrChange w:id="173" w:author="Nabera  Abhinandan" w:date="2024-07-28T18:05:00Z">
            <w:rPr>
              <w:rFonts w:ascii="Arial" w:eastAsiaTheme="minorEastAsia" w:hAnsi="Arial" w:cs="Arial" w:hint="eastAsia"/>
              <w:bCs/>
              <w:iCs/>
              <w:color w:val="000000" w:themeColor="text1"/>
              <w:sz w:val="22"/>
              <w:lang w:eastAsia="zh-CN"/>
            </w:rPr>
          </w:rPrChange>
        </w:rPr>
        <w:t xml:space="preserve"> the </w:t>
      </w:r>
      <w:r w:rsidR="00274736" w:rsidRPr="00234BA5">
        <w:rPr>
          <w:rFonts w:ascii="Arial" w:eastAsiaTheme="minorEastAsia" w:hAnsi="Arial" w:cs="Arial"/>
          <w:bCs/>
          <w:iCs/>
          <w:color w:val="000000" w:themeColor="text1"/>
          <w:sz w:val="22"/>
          <w:szCs w:val="22"/>
          <w:lang w:eastAsia="zh-CN"/>
          <w:rPrChange w:id="174" w:author="Nabera  Abhinandan" w:date="2024-07-28T18:05:00Z">
            <w:rPr>
              <w:rFonts w:ascii="Arial" w:eastAsiaTheme="minorEastAsia" w:hAnsi="Arial" w:cs="Arial"/>
              <w:bCs/>
              <w:iCs/>
              <w:color w:val="000000" w:themeColor="text1"/>
              <w:sz w:val="22"/>
              <w:lang w:eastAsia="zh-CN"/>
            </w:rPr>
          </w:rPrChange>
        </w:rPr>
        <w:t>life cycle assessment</w:t>
      </w:r>
      <w:r w:rsidR="00274736" w:rsidRPr="00234BA5">
        <w:rPr>
          <w:rFonts w:ascii="Arial" w:eastAsiaTheme="minorEastAsia" w:hAnsi="Arial" w:cs="Arial"/>
          <w:bCs/>
          <w:iCs/>
          <w:color w:val="000000" w:themeColor="text1"/>
          <w:sz w:val="22"/>
          <w:szCs w:val="22"/>
          <w:lang w:eastAsia="zh-CN"/>
          <w:rPrChange w:id="175" w:author="Nabera  Abhinandan" w:date="2024-07-28T18:05:00Z">
            <w:rPr>
              <w:rFonts w:ascii="Arial" w:eastAsiaTheme="minorEastAsia" w:hAnsi="Arial" w:cs="Arial" w:hint="eastAsia"/>
              <w:bCs/>
              <w:iCs/>
              <w:color w:val="000000" w:themeColor="text1"/>
              <w:sz w:val="22"/>
              <w:lang w:eastAsia="zh-CN"/>
            </w:rPr>
          </w:rPrChange>
        </w:rPr>
        <w:t xml:space="preserve"> study.</w:t>
      </w:r>
      <w:r w:rsidR="005E794C" w:rsidRPr="00234BA5">
        <w:rPr>
          <w:rFonts w:ascii="Arial" w:eastAsiaTheme="minorEastAsia" w:hAnsi="Arial" w:cs="Arial"/>
          <w:sz w:val="22"/>
          <w:szCs w:val="22"/>
          <w:lang w:eastAsia="zh-CN"/>
          <w:rPrChange w:id="176" w:author="Nabera  Abhinandan" w:date="2024-07-28T18:05:00Z">
            <w:rPr>
              <w:rFonts w:ascii="Arial" w:eastAsiaTheme="minorEastAsia" w:hAnsi="Arial" w:cs="Arial" w:hint="eastAsia"/>
              <w:sz w:val="22"/>
              <w:szCs w:val="22"/>
              <w:lang w:eastAsia="zh-CN"/>
            </w:rPr>
          </w:rPrChange>
        </w:rPr>
        <w:t xml:space="preserve"> </w:t>
      </w:r>
      <w:r w:rsidR="00A92E90" w:rsidRPr="00234BA5">
        <w:rPr>
          <w:rFonts w:ascii="Arial" w:eastAsiaTheme="minorEastAsia" w:hAnsi="Arial" w:cs="Arial"/>
          <w:sz w:val="22"/>
          <w:szCs w:val="22"/>
          <w:lang w:eastAsia="zh-CN"/>
          <w:rPrChange w:id="177" w:author="Nabera  Abhinandan" w:date="2024-07-28T18:05:00Z">
            <w:rPr>
              <w:rFonts w:ascii="Arial" w:eastAsiaTheme="minorEastAsia" w:hAnsi="Arial" w:cs="Arial" w:hint="eastAsia"/>
              <w:sz w:val="22"/>
              <w:szCs w:val="22"/>
              <w:lang w:eastAsia="zh-CN"/>
            </w:rPr>
          </w:rPrChange>
        </w:rPr>
        <w:t xml:space="preserve">Z.Z and A.N. co-wrote the manuscript. </w:t>
      </w:r>
      <w:r w:rsidR="00A92E90" w:rsidRPr="00234BA5">
        <w:rPr>
          <w:rFonts w:ascii="Arial" w:hAnsi="Arial" w:cs="Arial"/>
          <w:bCs/>
          <w:iCs/>
          <w:color w:val="000000" w:themeColor="text1"/>
          <w:sz w:val="22"/>
          <w:szCs w:val="22"/>
          <w:rPrChange w:id="178" w:author="Nabera  Abhinandan" w:date="2024-07-28T18:05:00Z">
            <w:rPr>
              <w:rFonts w:ascii="Arial" w:hAnsi="Arial" w:cs="Arial"/>
              <w:bCs/>
              <w:iCs/>
              <w:color w:val="000000" w:themeColor="text1"/>
              <w:sz w:val="22"/>
            </w:rPr>
          </w:rPrChange>
        </w:rPr>
        <w:t>G</w:t>
      </w:r>
      <w:r w:rsidR="00A92E90" w:rsidRPr="00234BA5">
        <w:rPr>
          <w:rFonts w:ascii="Arial" w:eastAsiaTheme="minorEastAsia" w:hAnsi="Arial" w:cs="Arial"/>
          <w:bCs/>
          <w:iCs/>
          <w:color w:val="000000" w:themeColor="text1"/>
          <w:sz w:val="22"/>
          <w:szCs w:val="22"/>
          <w:lang w:eastAsia="zh-CN"/>
          <w:rPrChange w:id="179" w:author="Nabera  Abhinandan" w:date="2024-07-28T18:05:00Z">
            <w:rPr>
              <w:rFonts w:ascii="Arial" w:eastAsiaTheme="minorEastAsia" w:hAnsi="Arial" w:cs="Arial" w:hint="eastAsia"/>
              <w:bCs/>
              <w:iCs/>
              <w:color w:val="000000" w:themeColor="text1"/>
              <w:sz w:val="22"/>
              <w:lang w:eastAsia="zh-CN"/>
            </w:rPr>
          </w:rPrChange>
        </w:rPr>
        <w:t>.</w:t>
      </w:r>
      <w:r w:rsidR="00A92E90" w:rsidRPr="00234BA5">
        <w:rPr>
          <w:rFonts w:ascii="Arial" w:hAnsi="Arial" w:cs="Arial"/>
          <w:bCs/>
          <w:iCs/>
          <w:color w:val="000000" w:themeColor="text1"/>
          <w:sz w:val="22"/>
          <w:szCs w:val="22"/>
          <w:rPrChange w:id="180" w:author="Nabera  Abhinandan" w:date="2024-07-28T18:05:00Z">
            <w:rPr>
              <w:rFonts w:ascii="Arial" w:hAnsi="Arial" w:cs="Arial"/>
              <w:bCs/>
              <w:iCs/>
              <w:color w:val="000000" w:themeColor="text1"/>
              <w:sz w:val="22"/>
            </w:rPr>
          </w:rPrChange>
        </w:rPr>
        <w:t>G</w:t>
      </w:r>
      <w:r w:rsidR="00A92E90" w:rsidRPr="00234BA5">
        <w:rPr>
          <w:rFonts w:ascii="Arial" w:eastAsiaTheme="minorEastAsia" w:hAnsi="Arial" w:cs="Arial"/>
          <w:bCs/>
          <w:iCs/>
          <w:color w:val="000000" w:themeColor="text1"/>
          <w:sz w:val="22"/>
          <w:szCs w:val="22"/>
          <w:lang w:eastAsia="zh-CN"/>
          <w:rPrChange w:id="181" w:author="Nabera  Abhinandan" w:date="2024-07-28T18:05:00Z">
            <w:rPr>
              <w:rFonts w:ascii="Arial" w:eastAsiaTheme="minorEastAsia" w:hAnsi="Arial" w:cs="Arial" w:hint="eastAsia"/>
              <w:bCs/>
              <w:iCs/>
              <w:color w:val="000000" w:themeColor="text1"/>
              <w:sz w:val="22"/>
              <w:lang w:eastAsia="zh-CN"/>
            </w:rPr>
          </w:rPrChange>
        </w:rPr>
        <w:t>.</w:t>
      </w:r>
      <w:r w:rsidR="00A92E90" w:rsidRPr="00234BA5">
        <w:rPr>
          <w:rFonts w:ascii="Arial" w:hAnsi="Arial" w:cs="Arial"/>
          <w:bCs/>
          <w:iCs/>
          <w:color w:val="000000" w:themeColor="text1"/>
          <w:sz w:val="22"/>
          <w:szCs w:val="22"/>
          <w:rPrChange w:id="182" w:author="Nabera  Abhinandan" w:date="2024-07-28T18:05:00Z">
            <w:rPr>
              <w:rFonts w:ascii="Arial" w:hAnsi="Arial" w:cs="Arial"/>
              <w:bCs/>
              <w:iCs/>
              <w:color w:val="000000" w:themeColor="text1"/>
              <w:sz w:val="22"/>
            </w:rPr>
          </w:rPrChange>
        </w:rPr>
        <w:t>G</w:t>
      </w:r>
      <w:r w:rsidR="00A92E90" w:rsidRPr="00234BA5">
        <w:rPr>
          <w:rFonts w:ascii="Arial" w:eastAsiaTheme="minorEastAsia" w:hAnsi="Arial" w:cs="Arial"/>
          <w:bCs/>
          <w:iCs/>
          <w:color w:val="000000" w:themeColor="text1"/>
          <w:sz w:val="22"/>
          <w:szCs w:val="22"/>
          <w:lang w:eastAsia="zh-CN"/>
          <w:rPrChange w:id="183" w:author="Nabera  Abhinandan" w:date="2024-07-28T18:05:00Z">
            <w:rPr>
              <w:rFonts w:ascii="Arial" w:eastAsiaTheme="minorEastAsia" w:hAnsi="Arial" w:cs="Arial" w:hint="eastAsia"/>
              <w:bCs/>
              <w:iCs/>
              <w:color w:val="000000" w:themeColor="text1"/>
              <w:sz w:val="22"/>
              <w:lang w:eastAsia="zh-CN"/>
            </w:rPr>
          </w:rPrChange>
        </w:rPr>
        <w:t xml:space="preserve"> and </w:t>
      </w:r>
      <w:r w:rsidR="00A92E90" w:rsidRPr="00234BA5">
        <w:rPr>
          <w:rFonts w:ascii="Arial" w:eastAsiaTheme="minorEastAsia" w:hAnsi="Arial" w:cs="Arial"/>
          <w:sz w:val="22"/>
          <w:szCs w:val="22"/>
          <w:lang w:eastAsia="zh-CN"/>
          <w:rPrChange w:id="184" w:author="Nabera  Abhinandan" w:date="2024-07-28T18:05:00Z">
            <w:rPr>
              <w:rFonts w:ascii="Arial" w:eastAsiaTheme="minorEastAsia" w:hAnsi="Arial" w:cs="Arial" w:hint="eastAsia"/>
              <w:sz w:val="22"/>
              <w:szCs w:val="22"/>
              <w:lang w:eastAsia="zh-CN"/>
            </w:rPr>
          </w:rPrChange>
        </w:rPr>
        <w:t xml:space="preserve">J.P.R. supervised the project. </w:t>
      </w:r>
      <w:r w:rsidRPr="00234BA5">
        <w:rPr>
          <w:rFonts w:ascii="Arial" w:eastAsiaTheme="minorEastAsia" w:hAnsi="Arial" w:cs="Arial"/>
          <w:sz w:val="22"/>
          <w:szCs w:val="22"/>
          <w:lang w:eastAsia="zh-CN"/>
          <w:rPrChange w:id="185" w:author="Nabera  Abhinandan" w:date="2024-07-28T18:05:00Z">
            <w:rPr>
              <w:rFonts w:ascii="Arial" w:eastAsiaTheme="minorEastAsia" w:hAnsi="Arial" w:cs="Arial" w:hint="eastAsia"/>
              <w:sz w:val="22"/>
              <w:szCs w:val="22"/>
              <w:lang w:eastAsia="zh-CN"/>
            </w:rPr>
          </w:rPrChange>
        </w:rPr>
        <w:t>All authors reviewed, edited and</w:t>
      </w:r>
      <w:r w:rsidR="00A92E90" w:rsidRPr="00234BA5">
        <w:rPr>
          <w:rFonts w:ascii="Arial" w:eastAsiaTheme="minorEastAsia" w:hAnsi="Arial" w:cs="Arial"/>
          <w:sz w:val="22"/>
          <w:szCs w:val="22"/>
          <w:lang w:eastAsia="zh-CN"/>
          <w:rPrChange w:id="186" w:author="Nabera  Abhinandan" w:date="2024-07-28T18:05:00Z">
            <w:rPr>
              <w:rFonts w:ascii="Arial" w:eastAsiaTheme="minorEastAsia" w:hAnsi="Arial" w:cs="Arial" w:hint="eastAsia"/>
              <w:sz w:val="22"/>
              <w:szCs w:val="22"/>
              <w:lang w:eastAsia="zh-CN"/>
            </w:rPr>
          </w:rPrChange>
        </w:rPr>
        <w:t xml:space="preserve"> enriched each </w:t>
      </w:r>
      <w:r w:rsidR="00A92E90" w:rsidRPr="00234BA5">
        <w:rPr>
          <w:rFonts w:ascii="Arial" w:eastAsiaTheme="minorEastAsia" w:hAnsi="Arial" w:cs="Arial"/>
          <w:sz w:val="22"/>
          <w:szCs w:val="22"/>
          <w:lang w:eastAsia="zh-CN"/>
          <w:rPrChange w:id="187" w:author="Nabera  Abhinandan" w:date="2024-07-28T18:05:00Z">
            <w:rPr>
              <w:rFonts w:ascii="Arial" w:eastAsiaTheme="minorEastAsia" w:hAnsi="Arial" w:cs="Arial"/>
              <w:sz w:val="22"/>
              <w:szCs w:val="22"/>
              <w:lang w:eastAsia="zh-CN"/>
            </w:rPr>
          </w:rPrChange>
        </w:rPr>
        <w:t>section</w:t>
      </w:r>
      <w:r w:rsidR="00A92E90" w:rsidRPr="00234BA5">
        <w:rPr>
          <w:rFonts w:ascii="Arial" w:eastAsiaTheme="minorEastAsia" w:hAnsi="Arial" w:cs="Arial"/>
          <w:sz w:val="22"/>
          <w:szCs w:val="22"/>
          <w:lang w:eastAsia="zh-CN"/>
          <w:rPrChange w:id="188" w:author="Nabera  Abhinandan" w:date="2024-07-28T18:05:00Z">
            <w:rPr>
              <w:rFonts w:ascii="Arial" w:eastAsiaTheme="minorEastAsia" w:hAnsi="Arial" w:cs="Arial" w:hint="eastAsia"/>
              <w:sz w:val="22"/>
              <w:szCs w:val="22"/>
              <w:lang w:eastAsia="zh-CN"/>
            </w:rPr>
          </w:rPrChange>
        </w:rPr>
        <w:t xml:space="preserve"> of the review.</w:t>
      </w:r>
    </w:p>
    <w:p w14:paraId="50AC6A85" w14:textId="100B1AC6" w:rsidR="00303D66" w:rsidRPr="00234BA5" w:rsidDel="00F42BD5" w:rsidRDefault="00303D66" w:rsidP="00303D66">
      <w:pPr>
        <w:spacing w:line="360" w:lineRule="auto"/>
        <w:rPr>
          <w:del w:id="189" w:author="Nabera  Abhinandan" w:date="2024-07-28T17:46:00Z"/>
          <w:rFonts w:ascii="Arial" w:eastAsiaTheme="minorEastAsia" w:hAnsi="Arial" w:cs="Arial"/>
          <w:sz w:val="22"/>
          <w:szCs w:val="22"/>
          <w:lang w:eastAsia="zh-CN"/>
          <w:rPrChange w:id="190" w:author="Nabera  Abhinandan" w:date="2024-07-28T18:05:00Z">
            <w:rPr>
              <w:del w:id="191" w:author="Nabera  Abhinandan" w:date="2024-07-28T17:46:00Z"/>
              <w:rFonts w:ascii="Times New Roman" w:eastAsiaTheme="minorEastAsia" w:hAnsi="Times New Roman" w:cs="Times New Roman"/>
              <w:sz w:val="20"/>
              <w:szCs w:val="20"/>
              <w:lang w:eastAsia="zh-CN"/>
            </w:rPr>
          </w:rPrChange>
        </w:rPr>
      </w:pPr>
    </w:p>
    <w:p w14:paraId="5D18523A" w14:textId="29EAEE56" w:rsidR="008553FC" w:rsidRPr="00234BA5" w:rsidRDefault="008553FC" w:rsidP="00F42BD5">
      <w:pPr>
        <w:pStyle w:val="HAcknowledgements"/>
        <w:spacing w:after="0" w:line="360" w:lineRule="auto"/>
        <w:rPr>
          <w:rFonts w:cs="Arial"/>
          <w:szCs w:val="22"/>
          <w:lang w:val="en-US"/>
          <w:rPrChange w:id="192" w:author="Nabera  Abhinandan" w:date="2024-07-28T18:05:00Z">
            <w:rPr>
              <w:rFonts w:cs="Arial"/>
              <w:szCs w:val="22"/>
              <w:lang w:val="en-US"/>
            </w:rPr>
          </w:rPrChange>
        </w:rPr>
        <w:pPrChange w:id="193" w:author="Nabera  Abhinandan" w:date="2024-07-28T17:46:00Z">
          <w:pPr>
            <w:pStyle w:val="HAcknowledgements"/>
            <w:spacing w:before="0" w:after="0" w:line="360" w:lineRule="auto"/>
          </w:pPr>
        </w:pPrChange>
      </w:pPr>
      <w:r w:rsidRPr="00234BA5">
        <w:rPr>
          <w:rFonts w:cs="Arial"/>
          <w:szCs w:val="22"/>
          <w:lang w:val="en-US"/>
          <w:rPrChange w:id="194" w:author="Nabera  Abhinandan" w:date="2024-07-28T18:05:00Z">
            <w:rPr>
              <w:rFonts w:cs="Arial"/>
              <w:szCs w:val="22"/>
              <w:lang w:val="en-US"/>
            </w:rPr>
          </w:rPrChange>
        </w:rPr>
        <w:t>Competing interests</w:t>
      </w:r>
    </w:p>
    <w:p w14:paraId="6596863F" w14:textId="77777777" w:rsidR="00770CDD" w:rsidRPr="00234BA5" w:rsidRDefault="008553FC" w:rsidP="00890B8C">
      <w:pPr>
        <w:spacing w:line="360" w:lineRule="auto"/>
        <w:rPr>
          <w:ins w:id="195" w:author="Nabera  Abhinandan" w:date="2024-07-28T17:45:00Z"/>
          <w:rFonts w:ascii="Arial" w:hAnsi="Arial" w:cs="Arial"/>
          <w:sz w:val="22"/>
          <w:szCs w:val="22"/>
          <w:rPrChange w:id="196" w:author="Nabera  Abhinandan" w:date="2024-07-28T18:05:00Z">
            <w:rPr>
              <w:ins w:id="197" w:author="Nabera  Abhinandan" w:date="2024-07-28T17:45:00Z"/>
              <w:rFonts w:ascii="Arial" w:hAnsi="Arial" w:cs="Arial"/>
              <w:sz w:val="22"/>
              <w:szCs w:val="22"/>
            </w:rPr>
          </w:rPrChange>
        </w:rPr>
      </w:pPr>
      <w:r w:rsidRPr="00234BA5">
        <w:rPr>
          <w:rFonts w:ascii="Arial" w:hAnsi="Arial" w:cs="Arial"/>
          <w:sz w:val="22"/>
          <w:szCs w:val="22"/>
          <w:rPrChange w:id="198" w:author="Nabera  Abhinandan" w:date="2024-07-28T18:05:00Z">
            <w:rPr>
              <w:rFonts w:ascii="Arial" w:hAnsi="Arial" w:cs="Arial"/>
              <w:sz w:val="22"/>
              <w:szCs w:val="22"/>
            </w:rPr>
          </w:rPrChange>
        </w:rPr>
        <w:t>The authors declare no competing interests.</w:t>
      </w:r>
    </w:p>
    <w:p w14:paraId="184E52CB" w14:textId="77777777" w:rsidR="00770CDD" w:rsidRDefault="00770CDD">
      <w:pPr>
        <w:rPr>
          <w:ins w:id="199" w:author="Nabera  Abhinandan" w:date="2024-07-28T17:45:00Z"/>
          <w:rFonts w:ascii="Times New Roman" w:hAnsi="Times New Roman" w:cs="Times New Roman"/>
          <w:sz w:val="20"/>
          <w:szCs w:val="20"/>
        </w:rPr>
      </w:pPr>
      <w:ins w:id="200" w:author="Nabera  Abhinandan" w:date="2024-07-28T17:45:00Z">
        <w:r>
          <w:rPr>
            <w:rFonts w:ascii="Times New Roman" w:hAnsi="Times New Roman" w:cs="Times New Roman"/>
            <w:sz w:val="20"/>
            <w:szCs w:val="20"/>
          </w:rPr>
          <w:br w:type="page"/>
        </w:r>
      </w:ins>
    </w:p>
    <w:p w14:paraId="4F590980" w14:textId="1FFBC201" w:rsidR="008553FC" w:rsidDel="00890B8C" w:rsidRDefault="008553FC" w:rsidP="00303D66">
      <w:pPr>
        <w:spacing w:line="360" w:lineRule="auto"/>
        <w:rPr>
          <w:del w:id="201" w:author="Nabera  Abhinandan" w:date="2024-07-28T17:45:00Z"/>
          <w:rFonts w:ascii="Arial" w:eastAsiaTheme="minorEastAsia" w:hAnsi="Arial" w:cs="Arial"/>
          <w:sz w:val="22"/>
          <w:szCs w:val="22"/>
          <w:lang w:eastAsia="zh-CN"/>
        </w:rPr>
      </w:pPr>
      <w:del w:id="202" w:author="Nabera  Abhinandan" w:date="2024-07-28T17:45:00Z">
        <w:r w:rsidRPr="0019184A" w:rsidDel="00770CDD">
          <w:rPr>
            <w:rFonts w:ascii="Times New Roman" w:hAnsi="Times New Roman" w:cs="Times New Roman"/>
            <w:sz w:val="20"/>
            <w:szCs w:val="20"/>
          </w:rPr>
          <w:lastRenderedPageBreak/>
          <w:delText xml:space="preserve"> </w:delText>
        </w:r>
        <w:r w:rsidDel="00770CDD">
          <w:rPr>
            <w:rFonts w:ascii="Arial" w:eastAsiaTheme="minorEastAsia" w:hAnsi="Arial" w:cs="Arial"/>
            <w:sz w:val="22"/>
            <w:szCs w:val="22"/>
            <w:lang w:eastAsia="zh-CN"/>
          </w:rPr>
          <w:br w:type="page"/>
        </w:r>
      </w:del>
    </w:p>
    <w:p w14:paraId="6F0EBF9B" w14:textId="77777777" w:rsidR="00C03534" w:rsidRPr="008553FC" w:rsidDel="00770CDD" w:rsidRDefault="00C03534" w:rsidP="00890B8C">
      <w:pPr>
        <w:spacing w:line="360" w:lineRule="auto"/>
        <w:rPr>
          <w:del w:id="203" w:author="Nabera  Abhinandan" w:date="2024-07-28T17:45:00Z"/>
          <w:rFonts w:ascii="Arial" w:eastAsiaTheme="minorEastAsia" w:hAnsi="Arial" w:cs="Arial"/>
          <w:sz w:val="22"/>
          <w:szCs w:val="22"/>
          <w:lang w:eastAsia="zh-CN"/>
        </w:rPr>
        <w:pPrChange w:id="204" w:author="Nabera  Abhinandan" w:date="2024-07-28T17:45:00Z">
          <w:pPr>
            <w:spacing w:line="360" w:lineRule="auto"/>
            <w:jc w:val="both"/>
          </w:pPr>
        </w:pPrChange>
      </w:pPr>
    </w:p>
    <w:p w14:paraId="36B941A1" w14:textId="5BC6B39E" w:rsidR="00627228" w:rsidRPr="00021D09" w:rsidRDefault="00627228" w:rsidP="00495801">
      <w:pPr>
        <w:spacing w:line="480" w:lineRule="auto"/>
        <w:jc w:val="both"/>
        <w:rPr>
          <w:rFonts w:ascii="Arial" w:eastAsiaTheme="minorEastAsia" w:hAnsi="Arial" w:cs="Arial"/>
          <w:b/>
          <w:bCs/>
          <w:sz w:val="22"/>
          <w:szCs w:val="22"/>
          <w:lang w:eastAsia="zh-CN"/>
        </w:rPr>
      </w:pPr>
      <w:r w:rsidRPr="00021D09">
        <w:rPr>
          <w:rFonts w:ascii="Arial" w:hAnsi="Arial" w:cs="Arial"/>
          <w:b/>
          <w:bCs/>
          <w:sz w:val="22"/>
          <w:szCs w:val="22"/>
        </w:rPr>
        <w:t>References</w:t>
      </w:r>
    </w:p>
    <w:p w14:paraId="62200526" w14:textId="77777777" w:rsidR="00021D09" w:rsidRPr="00021D09" w:rsidRDefault="00021D09" w:rsidP="005E0AE9">
      <w:pPr>
        <w:pStyle w:val="Bibliography"/>
        <w:spacing w:line="360" w:lineRule="auto"/>
        <w:ind w:left="0" w:firstLine="0"/>
        <w:jc w:val="both"/>
        <w:rPr>
          <w:rFonts w:ascii="Arial" w:hAnsi="Arial" w:cs="Arial"/>
          <w:sz w:val="22"/>
        </w:rPr>
      </w:pPr>
      <w:r>
        <w:rPr>
          <w:rFonts w:ascii="Arial" w:eastAsiaTheme="minorEastAsia" w:hAnsi="Arial" w:cs="Arial"/>
          <w:sz w:val="22"/>
          <w:szCs w:val="22"/>
          <w:lang w:eastAsia="zh-CN"/>
        </w:rPr>
        <w:fldChar w:fldCharType="begin"/>
      </w:r>
      <w:r>
        <w:rPr>
          <w:rFonts w:ascii="Arial" w:eastAsiaTheme="minorEastAsia" w:hAnsi="Arial" w:cs="Arial"/>
          <w:sz w:val="22"/>
          <w:szCs w:val="22"/>
          <w:lang w:eastAsia="zh-CN"/>
        </w:rPr>
        <w:instrText xml:space="preserve"> ADDIN ZOTERO_BIBL {"uncited":[],"omitted":[],"custom":[]} CSL_BIBLIOGRAPHY </w:instrText>
      </w:r>
      <w:r>
        <w:rPr>
          <w:rFonts w:ascii="Arial" w:eastAsiaTheme="minorEastAsia" w:hAnsi="Arial" w:cs="Arial"/>
          <w:sz w:val="22"/>
          <w:szCs w:val="22"/>
          <w:lang w:eastAsia="zh-CN"/>
        </w:rPr>
        <w:fldChar w:fldCharType="separate"/>
      </w:r>
      <w:r w:rsidRPr="00021D09">
        <w:rPr>
          <w:rFonts w:ascii="Arial" w:hAnsi="Arial" w:cs="Arial"/>
          <w:sz w:val="22"/>
        </w:rPr>
        <w:t>1.</w:t>
      </w:r>
      <w:r w:rsidRPr="00021D09">
        <w:rPr>
          <w:rFonts w:ascii="Arial" w:hAnsi="Arial" w:cs="Arial"/>
          <w:sz w:val="22"/>
        </w:rPr>
        <w:tab/>
        <w:t xml:space="preserve">Davy, E. Notice of Carburet of Potassium, and of a New Gaseous Bi-Carburet of Hydrogen. </w:t>
      </w:r>
      <w:r w:rsidRPr="00021D09">
        <w:rPr>
          <w:rFonts w:ascii="Arial" w:hAnsi="Arial" w:cs="Arial"/>
          <w:i/>
          <w:iCs/>
          <w:sz w:val="22"/>
        </w:rPr>
        <w:t>J. Frankl. Inst.</w:t>
      </w:r>
      <w:r w:rsidRPr="00021D09">
        <w:rPr>
          <w:rFonts w:ascii="Arial" w:hAnsi="Arial" w:cs="Arial"/>
          <w:sz w:val="22"/>
        </w:rPr>
        <w:t xml:space="preserve"> </w:t>
      </w:r>
      <w:r w:rsidRPr="00021D09">
        <w:rPr>
          <w:rFonts w:ascii="Arial" w:hAnsi="Arial" w:cs="Arial"/>
          <w:b/>
          <w:bCs/>
          <w:sz w:val="22"/>
        </w:rPr>
        <w:t>19</w:t>
      </w:r>
      <w:r w:rsidRPr="00021D09">
        <w:rPr>
          <w:rFonts w:ascii="Arial" w:hAnsi="Arial" w:cs="Arial"/>
          <w:sz w:val="22"/>
        </w:rPr>
        <w:t>, 216 (1837).</w:t>
      </w:r>
    </w:p>
    <w:p w14:paraId="01727AFE" w14:textId="388E7B68" w:rsidR="00021D09" w:rsidRPr="00D62A76" w:rsidRDefault="00021D09" w:rsidP="005E0AE9">
      <w:pPr>
        <w:pStyle w:val="Bibliography"/>
        <w:spacing w:line="360" w:lineRule="auto"/>
        <w:ind w:left="0" w:firstLine="0"/>
        <w:jc w:val="both"/>
        <w:rPr>
          <w:rFonts w:ascii="Arial" w:eastAsiaTheme="minorEastAsia" w:hAnsi="Arial" w:cs="Arial"/>
          <w:sz w:val="22"/>
          <w:lang w:eastAsia="zh-CN"/>
        </w:rPr>
      </w:pPr>
      <w:r w:rsidRPr="00021D09">
        <w:rPr>
          <w:rFonts w:ascii="Arial" w:hAnsi="Arial" w:cs="Arial"/>
          <w:sz w:val="22"/>
        </w:rPr>
        <w:t>2.</w:t>
      </w:r>
      <w:r w:rsidRPr="00021D09">
        <w:rPr>
          <w:rFonts w:ascii="Arial" w:hAnsi="Arial" w:cs="Arial"/>
          <w:sz w:val="22"/>
        </w:rPr>
        <w:tab/>
        <w:t xml:space="preserve">Rasmussen, S. C. </w:t>
      </w:r>
      <w:r w:rsidRPr="00021D09">
        <w:rPr>
          <w:rFonts w:ascii="Arial" w:hAnsi="Arial" w:cs="Arial"/>
          <w:i/>
          <w:iCs/>
          <w:sz w:val="22"/>
        </w:rPr>
        <w:t>Acetylene and Its Polymers: 150+ Years of History</w:t>
      </w:r>
      <w:r w:rsidRPr="00021D09">
        <w:rPr>
          <w:rFonts w:ascii="Arial" w:hAnsi="Arial" w:cs="Arial"/>
          <w:sz w:val="22"/>
        </w:rPr>
        <w:t>. (Springer International Publishing, Cham, 2018).</w:t>
      </w:r>
    </w:p>
    <w:p w14:paraId="1FE5233D" w14:textId="63DDECF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w:t>
      </w:r>
      <w:r w:rsidRPr="00021D09">
        <w:rPr>
          <w:rFonts w:ascii="Arial" w:hAnsi="Arial" w:cs="Arial"/>
          <w:sz w:val="22"/>
        </w:rPr>
        <w:tab/>
        <w:t xml:space="preserve">Carolina, N. Discovery of the Commercial Processes for Making Calcium Carbide and Acetylene. </w:t>
      </w:r>
      <w:r w:rsidR="00317B5A" w:rsidRPr="00021D09">
        <w:rPr>
          <w:rFonts w:ascii="Arial" w:hAnsi="Arial" w:cs="Arial"/>
          <w:sz w:val="22"/>
        </w:rPr>
        <w:t>(</w:t>
      </w:r>
      <w:r w:rsidR="00317B5A" w:rsidRPr="00021D09">
        <w:rPr>
          <w:rFonts w:ascii="Arial" w:hAnsi="Arial" w:cs="Arial"/>
          <w:i/>
          <w:iCs/>
          <w:sz w:val="22"/>
        </w:rPr>
        <w:t>Ame</w:t>
      </w:r>
      <w:r w:rsidR="00317B5A">
        <w:rPr>
          <w:rFonts w:ascii="Arial" w:eastAsiaTheme="minorEastAsia" w:hAnsi="Arial" w:cs="Arial" w:hint="eastAsia"/>
          <w:i/>
          <w:iCs/>
          <w:sz w:val="22"/>
          <w:lang w:eastAsia="zh-CN"/>
        </w:rPr>
        <w:t>r</w:t>
      </w:r>
      <w:r w:rsidR="00317B5A" w:rsidRPr="00021D09">
        <w:rPr>
          <w:rFonts w:ascii="Arial" w:hAnsi="Arial" w:cs="Arial"/>
          <w:i/>
          <w:iCs/>
          <w:sz w:val="22"/>
        </w:rPr>
        <w:t>ican</w:t>
      </w:r>
      <w:r w:rsidR="008053F2">
        <w:rPr>
          <w:rFonts w:ascii="Arial" w:eastAsiaTheme="minorEastAsia" w:hAnsi="Arial" w:cs="Arial" w:hint="eastAsia"/>
          <w:i/>
          <w:iCs/>
          <w:sz w:val="22"/>
          <w:lang w:eastAsia="zh-CN"/>
        </w:rPr>
        <w:t xml:space="preserve"> Chemical Society</w:t>
      </w:r>
      <w:r w:rsidR="00317B5A" w:rsidRPr="00021D09">
        <w:rPr>
          <w:rFonts w:ascii="Arial" w:hAnsi="Arial" w:cs="Arial"/>
          <w:sz w:val="22"/>
        </w:rPr>
        <w:t xml:space="preserve">, </w:t>
      </w:r>
      <w:r w:rsidR="00317B5A">
        <w:rPr>
          <w:rFonts w:ascii="Arial" w:eastAsiaTheme="minorEastAsia" w:hAnsi="Arial" w:cs="Arial" w:hint="eastAsia"/>
          <w:sz w:val="22"/>
          <w:lang w:eastAsia="zh-CN"/>
        </w:rPr>
        <w:t>1998</w:t>
      </w:r>
      <w:r w:rsidR="00317B5A" w:rsidRPr="00021D09">
        <w:rPr>
          <w:rFonts w:ascii="Arial" w:hAnsi="Arial" w:cs="Arial"/>
          <w:sz w:val="22"/>
        </w:rPr>
        <w:t>)</w:t>
      </w:r>
      <w:r w:rsidRPr="00021D09">
        <w:rPr>
          <w:rFonts w:ascii="Arial" w:hAnsi="Arial" w:cs="Arial"/>
          <w:sz w:val="22"/>
        </w:rPr>
        <w:t>.</w:t>
      </w:r>
    </w:p>
    <w:p w14:paraId="3485A1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w:t>
      </w:r>
      <w:r w:rsidRPr="00021D09">
        <w:rPr>
          <w:rFonts w:ascii="Arial" w:hAnsi="Arial" w:cs="Arial"/>
          <w:sz w:val="22"/>
        </w:rPr>
        <w:tab/>
        <w:t xml:space="preserve">Cave, H. The Development of the Oxy-Acetylene Welding and Cutting Industry in the United States. </w:t>
      </w:r>
      <w:r w:rsidRPr="00021D09">
        <w:rPr>
          <w:rFonts w:ascii="Arial" w:hAnsi="Arial" w:cs="Arial"/>
          <w:i/>
          <w:iCs/>
          <w:sz w:val="22"/>
        </w:rPr>
        <w:t>Proc. Inst. Mech. Eng.</w:t>
      </w:r>
      <w:r w:rsidRPr="00021D09">
        <w:rPr>
          <w:rFonts w:ascii="Arial" w:hAnsi="Arial" w:cs="Arial"/>
          <w:sz w:val="22"/>
        </w:rPr>
        <w:t xml:space="preserve"> </w:t>
      </w:r>
      <w:r w:rsidRPr="00021D09">
        <w:rPr>
          <w:rFonts w:ascii="Arial" w:hAnsi="Arial" w:cs="Arial"/>
          <w:b/>
          <w:bCs/>
          <w:sz w:val="22"/>
        </w:rPr>
        <w:t>96</w:t>
      </w:r>
      <w:r w:rsidRPr="00021D09">
        <w:rPr>
          <w:rFonts w:ascii="Arial" w:hAnsi="Arial" w:cs="Arial"/>
          <w:sz w:val="22"/>
        </w:rPr>
        <w:t>, 73–86 (1919).</w:t>
      </w:r>
    </w:p>
    <w:p w14:paraId="0583E07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w:t>
      </w:r>
      <w:r w:rsidRPr="00021D09">
        <w:rPr>
          <w:rFonts w:ascii="Arial" w:hAnsi="Arial" w:cs="Arial"/>
          <w:sz w:val="22"/>
        </w:rPr>
        <w:tab/>
        <w:t xml:space="preserve">Trotuş, I.-T., Zimmermann, T. &amp; Schüth, F. Catalytic Reactions of Acetylene: A Feedstock for the Chemical Industry Revisited. </w:t>
      </w:r>
      <w:r w:rsidRPr="00021D09">
        <w:rPr>
          <w:rFonts w:ascii="Arial" w:hAnsi="Arial" w:cs="Arial"/>
          <w:i/>
          <w:iCs/>
          <w:sz w:val="22"/>
        </w:rPr>
        <w:t>Chem. Rev.</w:t>
      </w:r>
      <w:r w:rsidRPr="00021D09">
        <w:rPr>
          <w:rFonts w:ascii="Arial" w:hAnsi="Arial" w:cs="Arial"/>
          <w:sz w:val="22"/>
        </w:rPr>
        <w:t xml:space="preserve"> </w:t>
      </w:r>
      <w:r w:rsidRPr="00021D09">
        <w:rPr>
          <w:rFonts w:ascii="Arial" w:hAnsi="Arial" w:cs="Arial"/>
          <w:b/>
          <w:bCs/>
          <w:sz w:val="22"/>
        </w:rPr>
        <w:t>114</w:t>
      </w:r>
      <w:r w:rsidRPr="00021D09">
        <w:rPr>
          <w:rFonts w:ascii="Arial" w:hAnsi="Arial" w:cs="Arial"/>
          <w:sz w:val="22"/>
        </w:rPr>
        <w:t>, 1761–1782 (2014).</w:t>
      </w:r>
    </w:p>
    <w:p w14:paraId="2F4648FF" w14:textId="2F4A5B42"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w:t>
      </w:r>
      <w:r w:rsidRPr="00021D09">
        <w:rPr>
          <w:rFonts w:ascii="Arial" w:hAnsi="Arial" w:cs="Arial"/>
          <w:sz w:val="22"/>
        </w:rPr>
        <w:tab/>
        <w:t xml:space="preserve">BIGELOW, M. H. Reppe’s Acetylene Chemistry. </w:t>
      </w:r>
      <w:r w:rsidRPr="00021D09">
        <w:rPr>
          <w:rFonts w:ascii="Arial" w:hAnsi="Arial" w:cs="Arial"/>
          <w:i/>
          <w:iCs/>
          <w:sz w:val="22"/>
        </w:rPr>
        <w:t>Chem. Eng. News Arch.</w:t>
      </w:r>
      <w:r w:rsidRPr="00021D09">
        <w:rPr>
          <w:rFonts w:ascii="Arial" w:hAnsi="Arial" w:cs="Arial"/>
          <w:sz w:val="22"/>
        </w:rPr>
        <w:t xml:space="preserve"> </w:t>
      </w:r>
      <w:r w:rsidRPr="00021D09">
        <w:rPr>
          <w:rFonts w:ascii="Arial" w:hAnsi="Arial" w:cs="Arial"/>
          <w:b/>
          <w:bCs/>
          <w:sz w:val="22"/>
        </w:rPr>
        <w:t>25</w:t>
      </w:r>
      <w:r w:rsidRPr="00021D09">
        <w:rPr>
          <w:rFonts w:ascii="Arial" w:hAnsi="Arial" w:cs="Arial"/>
          <w:sz w:val="22"/>
        </w:rPr>
        <w:t>, 1038–1042 (1947).</w:t>
      </w:r>
    </w:p>
    <w:p w14:paraId="366B3D16" w14:textId="74A1AA19"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w:t>
      </w:r>
      <w:r w:rsidRPr="00021D09">
        <w:rPr>
          <w:rFonts w:ascii="Arial" w:hAnsi="Arial" w:cs="Arial"/>
          <w:sz w:val="22"/>
        </w:rPr>
        <w:tab/>
        <w:t xml:space="preserve">Jiang, C. &amp; Hu, J. Conversion of Methane to Acetylene. </w:t>
      </w:r>
      <w:r w:rsidR="004E744F" w:rsidRPr="00021D09">
        <w:rPr>
          <w:rFonts w:ascii="Arial" w:hAnsi="Arial" w:cs="Arial"/>
          <w:sz w:val="22"/>
        </w:rPr>
        <w:t>(</w:t>
      </w:r>
      <w:r w:rsidR="004E744F" w:rsidRPr="004E744F">
        <w:rPr>
          <w:rFonts w:ascii="Arial" w:hAnsi="Arial" w:cs="Arial"/>
          <w:i/>
          <w:iCs/>
          <w:sz w:val="22"/>
        </w:rPr>
        <w:t>Royal Society of Chemistry</w:t>
      </w:r>
      <w:r w:rsidR="004E744F" w:rsidRPr="00021D09">
        <w:rPr>
          <w:rFonts w:ascii="Arial" w:hAnsi="Arial" w:cs="Arial"/>
          <w:sz w:val="22"/>
        </w:rPr>
        <w:t xml:space="preserve">, </w:t>
      </w:r>
      <w:r w:rsidR="004E744F">
        <w:rPr>
          <w:rFonts w:ascii="Arial" w:eastAsiaTheme="minorEastAsia" w:hAnsi="Arial" w:cs="Arial" w:hint="eastAsia"/>
          <w:sz w:val="22"/>
          <w:lang w:eastAsia="zh-CN"/>
        </w:rPr>
        <w:t>2023</w:t>
      </w:r>
      <w:r w:rsidR="004E744F" w:rsidRPr="00021D09">
        <w:rPr>
          <w:rFonts w:ascii="Arial" w:hAnsi="Arial" w:cs="Arial"/>
          <w:sz w:val="22"/>
        </w:rPr>
        <w:t>)</w:t>
      </w:r>
      <w:r w:rsidRPr="00021D09">
        <w:rPr>
          <w:rFonts w:ascii="Arial" w:hAnsi="Arial" w:cs="Arial"/>
          <w:sz w:val="22"/>
        </w:rPr>
        <w:t>.</w:t>
      </w:r>
    </w:p>
    <w:p w14:paraId="4B133A0A" w14:textId="61EBDF2D"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w:t>
      </w:r>
      <w:r w:rsidRPr="00021D09">
        <w:rPr>
          <w:rFonts w:ascii="Arial" w:hAnsi="Arial" w:cs="Arial"/>
          <w:sz w:val="22"/>
        </w:rPr>
        <w:tab/>
        <w:t>Bixler, G. H. &amp; Coberly, C. W. W</w:t>
      </w:r>
      <w:r w:rsidR="00C92D63">
        <w:rPr>
          <w:rFonts w:ascii="Arial" w:eastAsiaTheme="minorEastAsia" w:hAnsi="Arial" w:cs="Arial" w:hint="eastAsia"/>
          <w:sz w:val="22"/>
          <w:lang w:eastAsia="zh-CN"/>
        </w:rPr>
        <w:t>ulff Process Acetylene</w:t>
      </w:r>
      <w:r w:rsidRPr="00021D09">
        <w:rPr>
          <w:rFonts w:ascii="Arial" w:hAnsi="Arial" w:cs="Arial"/>
          <w:sz w:val="22"/>
        </w:rPr>
        <w:t xml:space="preserve">. </w:t>
      </w:r>
      <w:r w:rsidRPr="00021D09">
        <w:rPr>
          <w:rFonts w:ascii="Arial" w:hAnsi="Arial" w:cs="Arial"/>
          <w:i/>
          <w:iCs/>
          <w:sz w:val="22"/>
        </w:rPr>
        <w:t>Ind. Eng. Chem.</w:t>
      </w:r>
      <w:r w:rsidRPr="00021D09">
        <w:rPr>
          <w:rFonts w:ascii="Arial" w:hAnsi="Arial" w:cs="Arial"/>
          <w:sz w:val="22"/>
        </w:rPr>
        <w:t xml:space="preserve"> </w:t>
      </w:r>
      <w:r w:rsidRPr="00021D09">
        <w:rPr>
          <w:rFonts w:ascii="Arial" w:hAnsi="Arial" w:cs="Arial"/>
          <w:b/>
          <w:bCs/>
          <w:sz w:val="22"/>
        </w:rPr>
        <w:t>45</w:t>
      </w:r>
      <w:r w:rsidRPr="00021D09">
        <w:rPr>
          <w:rFonts w:ascii="Arial" w:hAnsi="Arial" w:cs="Arial"/>
          <w:sz w:val="22"/>
        </w:rPr>
        <w:t>, 2596–2606 (1953).</w:t>
      </w:r>
    </w:p>
    <w:p w14:paraId="3BA666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w:t>
      </w:r>
      <w:r w:rsidRPr="00021D09">
        <w:rPr>
          <w:rFonts w:ascii="Arial" w:hAnsi="Arial" w:cs="Arial"/>
          <w:sz w:val="22"/>
        </w:rPr>
        <w:tab/>
        <w:t xml:space="preserve">Weissermel, K. &amp; Arpe, H.-J. </w:t>
      </w:r>
      <w:r w:rsidRPr="00021D09">
        <w:rPr>
          <w:rFonts w:ascii="Arial" w:hAnsi="Arial" w:cs="Arial"/>
          <w:i/>
          <w:iCs/>
          <w:sz w:val="22"/>
        </w:rPr>
        <w:t>Industrial Organic Chemistry</w:t>
      </w:r>
      <w:r w:rsidRPr="00021D09">
        <w:rPr>
          <w:rFonts w:ascii="Arial" w:hAnsi="Arial" w:cs="Arial"/>
          <w:sz w:val="22"/>
        </w:rPr>
        <w:t>. (John Wiley &amp; Sons, 2003).</w:t>
      </w:r>
    </w:p>
    <w:p w14:paraId="79C67A84" w14:textId="034F29E2"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10.</w:t>
      </w:r>
      <w:r w:rsidR="00441183">
        <w:rPr>
          <w:rFonts w:ascii="Arial" w:eastAsiaTheme="minorEastAsia" w:hAnsi="Arial" w:cs="Arial" w:hint="eastAsia"/>
          <w:sz w:val="22"/>
          <w:lang w:eastAsia="zh-CN"/>
        </w:rPr>
        <w:t xml:space="preserve"> </w:t>
      </w:r>
      <w:r w:rsidRPr="00021D09">
        <w:rPr>
          <w:rFonts w:ascii="Arial" w:hAnsi="Arial" w:cs="Arial"/>
          <w:sz w:val="22"/>
        </w:rPr>
        <w:t xml:space="preserve">Crafts, J. M. A Lecture Upon Acetylene.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w:t>
      </w:r>
      <w:r w:rsidRPr="00021D09">
        <w:rPr>
          <w:rFonts w:ascii="Arial" w:hAnsi="Arial" w:cs="Arial"/>
          <w:sz w:val="22"/>
        </w:rPr>
        <w:t>, 377–392 (1896).</w:t>
      </w:r>
    </w:p>
    <w:p w14:paraId="4E57088C" w14:textId="065BD94E"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11.</w:t>
      </w:r>
      <w:r w:rsidR="00441183">
        <w:rPr>
          <w:rFonts w:ascii="Arial" w:eastAsiaTheme="minorEastAsia" w:hAnsi="Arial" w:cs="Arial" w:hint="eastAsia"/>
          <w:sz w:val="22"/>
          <w:lang w:eastAsia="zh-CN"/>
        </w:rPr>
        <w:t xml:space="preserve"> </w:t>
      </w:r>
      <w:r w:rsidRPr="00021D09">
        <w:rPr>
          <w:rFonts w:ascii="Arial" w:hAnsi="Arial" w:cs="Arial"/>
          <w:sz w:val="22"/>
        </w:rPr>
        <w:t xml:space="preserve">Schobert, H. Production of Acetylene and Acetylene-based Chemicals from Coal. </w:t>
      </w:r>
      <w:r w:rsidRPr="00021D09">
        <w:rPr>
          <w:rFonts w:ascii="Arial" w:hAnsi="Arial" w:cs="Arial"/>
          <w:i/>
          <w:iCs/>
          <w:sz w:val="22"/>
        </w:rPr>
        <w:t>Chem. Rev.</w:t>
      </w:r>
      <w:r w:rsidRPr="00021D09">
        <w:rPr>
          <w:rFonts w:ascii="Arial" w:hAnsi="Arial" w:cs="Arial"/>
          <w:sz w:val="22"/>
        </w:rPr>
        <w:t xml:space="preserve"> </w:t>
      </w:r>
      <w:r w:rsidRPr="00021D09">
        <w:rPr>
          <w:rFonts w:ascii="Arial" w:hAnsi="Arial" w:cs="Arial"/>
          <w:b/>
          <w:bCs/>
          <w:sz w:val="22"/>
        </w:rPr>
        <w:t>114</w:t>
      </w:r>
      <w:r w:rsidRPr="00021D09">
        <w:rPr>
          <w:rFonts w:ascii="Arial" w:hAnsi="Arial" w:cs="Arial"/>
          <w:sz w:val="22"/>
        </w:rPr>
        <w:t>, 1743–1760 (2014).</w:t>
      </w:r>
    </w:p>
    <w:p w14:paraId="7BEFC097" w14:textId="65138583"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12.</w:t>
      </w:r>
      <w:r w:rsidR="00441183">
        <w:rPr>
          <w:rFonts w:ascii="Arial" w:eastAsiaTheme="minorEastAsia" w:hAnsi="Arial" w:cs="Arial" w:hint="eastAsia"/>
          <w:sz w:val="22"/>
          <w:lang w:eastAsia="zh-CN"/>
        </w:rPr>
        <w:t xml:space="preserve"> </w:t>
      </w:r>
      <w:r w:rsidRPr="00021D09">
        <w:rPr>
          <w:rFonts w:ascii="Arial" w:hAnsi="Arial" w:cs="Arial"/>
          <w:sz w:val="22"/>
        </w:rPr>
        <w:t xml:space="preserve">Crynes, B. L., Albright, L. F. &amp; Tan, L.-F. Thermal Cracking. in </w:t>
      </w:r>
      <w:r w:rsidRPr="00021D09">
        <w:rPr>
          <w:rFonts w:ascii="Arial" w:hAnsi="Arial" w:cs="Arial"/>
          <w:i/>
          <w:iCs/>
          <w:sz w:val="22"/>
        </w:rPr>
        <w:t>Encyclopedia of Physical Science and Technology (</w:t>
      </w:r>
      <w:r w:rsidR="00441183">
        <w:rPr>
          <w:rFonts w:ascii="Arial" w:eastAsiaTheme="minorEastAsia" w:hAnsi="Arial" w:cs="Arial" w:hint="eastAsia"/>
          <w:i/>
          <w:iCs/>
          <w:sz w:val="22"/>
          <w:lang w:eastAsia="zh-CN"/>
        </w:rPr>
        <w:t>3rd</w:t>
      </w:r>
      <w:r w:rsidRPr="00021D09">
        <w:rPr>
          <w:rFonts w:ascii="Arial" w:hAnsi="Arial" w:cs="Arial"/>
          <w:i/>
          <w:iCs/>
          <w:sz w:val="22"/>
        </w:rPr>
        <w:t xml:space="preserve"> </w:t>
      </w:r>
      <w:r w:rsidR="00441183">
        <w:rPr>
          <w:rFonts w:ascii="Arial" w:eastAsiaTheme="minorEastAsia" w:hAnsi="Arial" w:cs="Arial" w:hint="eastAsia"/>
          <w:i/>
          <w:iCs/>
          <w:sz w:val="22"/>
          <w:lang w:eastAsia="zh-CN"/>
        </w:rPr>
        <w:t>ed.</w:t>
      </w:r>
      <w:r w:rsidRPr="00021D09">
        <w:rPr>
          <w:rFonts w:ascii="Arial" w:hAnsi="Arial" w:cs="Arial"/>
          <w:i/>
          <w:iCs/>
          <w:sz w:val="22"/>
        </w:rPr>
        <w:t>)</w:t>
      </w:r>
      <w:r w:rsidRPr="00021D09">
        <w:rPr>
          <w:rFonts w:ascii="Arial" w:hAnsi="Arial" w:cs="Arial"/>
          <w:sz w:val="22"/>
        </w:rPr>
        <w:t xml:space="preserve"> (ed. Meyers, R. A.) 613–626 (Academic Press, 2003).</w:t>
      </w:r>
    </w:p>
    <w:p w14:paraId="37BC69FA" w14:textId="37452425"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13.</w:t>
      </w:r>
      <w:r w:rsidR="00F83FF4">
        <w:rPr>
          <w:rFonts w:ascii="Arial" w:eastAsiaTheme="minorEastAsia" w:hAnsi="Arial" w:cs="Arial" w:hint="eastAsia"/>
          <w:sz w:val="22"/>
          <w:lang w:eastAsia="zh-CN"/>
        </w:rPr>
        <w:t xml:space="preserve"> </w:t>
      </w:r>
      <w:r w:rsidRPr="00021D09">
        <w:rPr>
          <w:rFonts w:ascii="Arial" w:hAnsi="Arial" w:cs="Arial"/>
          <w:sz w:val="22"/>
        </w:rPr>
        <w:t xml:space="preserve">Shlyapin, D. A., Afonasenko, T. N., Glyzdova, D. V., Leont’eva, N. N. &amp; Lavrenov, A. V. Acetylene Production Technologies in the 21st Century: Main Trends of Their Development in the Paradigm of Low-Carbon Economy of the Future. </w:t>
      </w:r>
      <w:r w:rsidRPr="00021D09">
        <w:rPr>
          <w:rFonts w:ascii="Arial" w:hAnsi="Arial" w:cs="Arial"/>
          <w:i/>
          <w:iCs/>
          <w:sz w:val="22"/>
        </w:rPr>
        <w:t>Catal. Ind.</w:t>
      </w:r>
      <w:r w:rsidRPr="00021D09">
        <w:rPr>
          <w:rFonts w:ascii="Arial" w:hAnsi="Arial" w:cs="Arial"/>
          <w:sz w:val="22"/>
        </w:rPr>
        <w:t xml:space="preserve"> </w:t>
      </w:r>
      <w:r w:rsidRPr="00021D09">
        <w:rPr>
          <w:rFonts w:ascii="Arial" w:hAnsi="Arial" w:cs="Arial"/>
          <w:b/>
          <w:bCs/>
          <w:sz w:val="22"/>
        </w:rPr>
        <w:t>14</w:t>
      </w:r>
      <w:r w:rsidRPr="00021D09">
        <w:rPr>
          <w:rFonts w:ascii="Arial" w:hAnsi="Arial" w:cs="Arial"/>
          <w:sz w:val="22"/>
        </w:rPr>
        <w:t>, 251–267 (2022).</w:t>
      </w:r>
    </w:p>
    <w:p w14:paraId="523A5EE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14.</w:t>
      </w:r>
      <w:r w:rsidRPr="00021D09">
        <w:rPr>
          <w:rFonts w:ascii="Arial" w:hAnsi="Arial" w:cs="Arial"/>
          <w:sz w:val="22"/>
        </w:rPr>
        <w:tab/>
        <w:t xml:space="preserve">Chauhan, R., Sartape, R., Minocha, N., Goyal, I. &amp; Singh, M. R. Advancements in Environmentally Sustainable Technologies for Ethylene Production. </w:t>
      </w:r>
      <w:r w:rsidRPr="00021D09">
        <w:rPr>
          <w:rFonts w:ascii="Arial" w:hAnsi="Arial" w:cs="Arial"/>
          <w:i/>
          <w:iCs/>
          <w:sz w:val="22"/>
        </w:rPr>
        <w:t>Energy Fuels</w:t>
      </w:r>
      <w:r w:rsidRPr="00021D09">
        <w:rPr>
          <w:rFonts w:ascii="Arial" w:hAnsi="Arial" w:cs="Arial"/>
          <w:sz w:val="22"/>
        </w:rPr>
        <w:t xml:space="preserve"> </w:t>
      </w:r>
      <w:r w:rsidRPr="00021D09">
        <w:rPr>
          <w:rFonts w:ascii="Arial" w:hAnsi="Arial" w:cs="Arial"/>
          <w:b/>
          <w:bCs/>
          <w:sz w:val="22"/>
        </w:rPr>
        <w:t>37</w:t>
      </w:r>
      <w:r w:rsidRPr="00021D09">
        <w:rPr>
          <w:rFonts w:ascii="Arial" w:hAnsi="Arial" w:cs="Arial"/>
          <w:sz w:val="22"/>
        </w:rPr>
        <w:t>, 12589–12622 (2023).</w:t>
      </w:r>
    </w:p>
    <w:p w14:paraId="2456CD6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15.</w:t>
      </w:r>
      <w:r w:rsidRPr="00021D09">
        <w:rPr>
          <w:rFonts w:ascii="Arial" w:hAnsi="Arial" w:cs="Arial"/>
          <w:sz w:val="22"/>
        </w:rPr>
        <w:tab/>
        <w:t xml:space="preserve">Zhang, S. </w:t>
      </w:r>
      <w:r w:rsidRPr="00021D09">
        <w:rPr>
          <w:rFonts w:ascii="Arial" w:hAnsi="Arial" w:cs="Arial"/>
          <w:i/>
          <w:iCs/>
          <w:sz w:val="22"/>
        </w:rPr>
        <w:t>et al.</w:t>
      </w:r>
      <w:r w:rsidRPr="00021D09">
        <w:rPr>
          <w:rFonts w:ascii="Arial" w:hAnsi="Arial" w:cs="Arial"/>
          <w:sz w:val="22"/>
        </w:rPr>
        <w:t xml:space="preserve"> Life cycle assessment of acetylene production from calcium carbide and methane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322</w:t>
      </w:r>
      <w:r w:rsidRPr="00021D09">
        <w:rPr>
          <w:rFonts w:ascii="Arial" w:hAnsi="Arial" w:cs="Arial"/>
          <w:sz w:val="22"/>
        </w:rPr>
        <w:t>, 129055 (2021).</w:t>
      </w:r>
    </w:p>
    <w:p w14:paraId="3111F4C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16.</w:t>
      </w:r>
      <w:r w:rsidRPr="00021D09">
        <w:rPr>
          <w:rFonts w:ascii="Arial" w:hAnsi="Arial" w:cs="Arial"/>
          <w:sz w:val="22"/>
        </w:rPr>
        <w:tab/>
        <w:t xml:space="preserve">Jiang, P. </w:t>
      </w:r>
      <w:r w:rsidRPr="00021D09">
        <w:rPr>
          <w:rFonts w:ascii="Arial" w:hAnsi="Arial" w:cs="Arial"/>
          <w:i/>
          <w:iCs/>
          <w:sz w:val="22"/>
        </w:rPr>
        <w:t>et al.</w:t>
      </w:r>
      <w:r w:rsidRPr="00021D09">
        <w:rPr>
          <w:rFonts w:ascii="Arial" w:hAnsi="Arial" w:cs="Arial"/>
          <w:sz w:val="22"/>
        </w:rPr>
        <w:t xml:space="preserve"> Towards carbon neutrality of calcium carbide-based acetylene production with sustainable biomass resources. </w:t>
      </w:r>
      <w:r w:rsidRPr="00021D09">
        <w:rPr>
          <w:rFonts w:ascii="Arial" w:hAnsi="Arial" w:cs="Arial"/>
          <w:i/>
          <w:iCs/>
          <w:sz w:val="22"/>
        </w:rPr>
        <w:t>Green Energy Environ.</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1068–1078 (2024).</w:t>
      </w:r>
    </w:p>
    <w:p w14:paraId="18E9524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17.</w:t>
      </w:r>
      <w:r w:rsidRPr="00021D09">
        <w:rPr>
          <w:rFonts w:ascii="Arial" w:hAnsi="Arial" w:cs="Arial"/>
          <w:sz w:val="22"/>
        </w:rPr>
        <w:tab/>
        <w:t xml:space="preserve">Huo, H. </w:t>
      </w:r>
      <w:r w:rsidRPr="00021D09">
        <w:rPr>
          <w:rFonts w:ascii="Arial" w:hAnsi="Arial" w:cs="Arial"/>
          <w:i/>
          <w:iCs/>
          <w:sz w:val="22"/>
        </w:rPr>
        <w:t>et al.</w:t>
      </w:r>
      <w:r w:rsidRPr="00021D09">
        <w:rPr>
          <w:rFonts w:ascii="Arial" w:hAnsi="Arial" w:cs="Arial"/>
          <w:sz w:val="22"/>
        </w:rPr>
        <w:t xml:space="preserve"> Case study of a novel low rank coal to calcium carbide process based on techno-economic assessment. </w:t>
      </w:r>
      <w:r w:rsidRPr="00021D09">
        <w:rPr>
          <w:rFonts w:ascii="Arial" w:hAnsi="Arial" w:cs="Arial"/>
          <w:i/>
          <w:iCs/>
          <w:sz w:val="22"/>
        </w:rPr>
        <w:t>Energy</w:t>
      </w:r>
      <w:r w:rsidRPr="00021D09">
        <w:rPr>
          <w:rFonts w:ascii="Arial" w:hAnsi="Arial" w:cs="Arial"/>
          <w:sz w:val="22"/>
        </w:rPr>
        <w:t xml:space="preserve"> </w:t>
      </w:r>
      <w:r w:rsidRPr="00021D09">
        <w:rPr>
          <w:rFonts w:ascii="Arial" w:hAnsi="Arial" w:cs="Arial"/>
          <w:b/>
          <w:bCs/>
          <w:sz w:val="22"/>
        </w:rPr>
        <w:t>228</w:t>
      </w:r>
      <w:r w:rsidRPr="00021D09">
        <w:rPr>
          <w:rFonts w:ascii="Arial" w:hAnsi="Arial" w:cs="Arial"/>
          <w:sz w:val="22"/>
        </w:rPr>
        <w:t>, 120566 (2021).</w:t>
      </w:r>
    </w:p>
    <w:p w14:paraId="4A059C7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18.</w:t>
      </w:r>
      <w:r w:rsidRPr="00021D09">
        <w:rPr>
          <w:rFonts w:ascii="Arial" w:hAnsi="Arial" w:cs="Arial"/>
          <w:sz w:val="22"/>
        </w:rPr>
        <w:tab/>
        <w:t xml:space="preserve">Liu, Y. </w:t>
      </w:r>
      <w:r w:rsidRPr="00021D09">
        <w:rPr>
          <w:rFonts w:ascii="Arial" w:hAnsi="Arial" w:cs="Arial"/>
          <w:i/>
          <w:iCs/>
          <w:sz w:val="22"/>
        </w:rPr>
        <w:t>et al.</w:t>
      </w:r>
      <w:r w:rsidRPr="00021D09">
        <w:rPr>
          <w:rFonts w:ascii="Arial" w:hAnsi="Arial" w:cs="Arial"/>
          <w:sz w:val="22"/>
        </w:rPr>
        <w:t xml:space="preserve"> Life cycle assessment of beneficial use of calcium carbide sludge in cement clinker production: A case study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418</w:t>
      </w:r>
      <w:r w:rsidRPr="00021D09">
        <w:rPr>
          <w:rFonts w:ascii="Arial" w:hAnsi="Arial" w:cs="Arial"/>
          <w:sz w:val="22"/>
        </w:rPr>
        <w:t>, 138003 (2023).</w:t>
      </w:r>
    </w:p>
    <w:p w14:paraId="54518A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19.</w:t>
      </w:r>
      <w:r w:rsidRPr="00021D09">
        <w:rPr>
          <w:rFonts w:ascii="Arial" w:hAnsi="Arial" w:cs="Arial"/>
          <w:sz w:val="22"/>
        </w:rPr>
        <w:tab/>
        <w:t xml:space="preserve">Stournaras, Y. A. </w:t>
      </w:r>
      <w:r w:rsidRPr="00021D09">
        <w:rPr>
          <w:rFonts w:ascii="Arial" w:hAnsi="Arial" w:cs="Arial"/>
          <w:i/>
          <w:iCs/>
          <w:sz w:val="22"/>
        </w:rPr>
        <w:t>Are Oil Price Movements Perverse? A Crit. Explanation of Oil Price Levels 1950 - 1985</w:t>
      </w:r>
      <w:r w:rsidRPr="00021D09">
        <w:rPr>
          <w:rFonts w:ascii="Arial" w:hAnsi="Arial" w:cs="Arial"/>
          <w:sz w:val="22"/>
        </w:rPr>
        <w:t>. (Oxford Inst. for Energy Studies, Oxford, 1985).</w:t>
      </w:r>
    </w:p>
    <w:p w14:paraId="574AA6C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20.</w:t>
      </w:r>
      <w:r w:rsidRPr="00021D09">
        <w:rPr>
          <w:rFonts w:ascii="Arial" w:hAnsi="Arial" w:cs="Arial"/>
          <w:sz w:val="22"/>
        </w:rPr>
        <w:tab/>
        <w:t xml:space="preserve">Gadea, M. D., Gómez-Loscos, A. &amp; Montañés, A. Oil Price and Economic Growth: A Long Story? </w:t>
      </w:r>
      <w:r w:rsidRPr="00021D09">
        <w:rPr>
          <w:rFonts w:ascii="Arial" w:hAnsi="Arial" w:cs="Arial"/>
          <w:i/>
          <w:iCs/>
          <w:sz w:val="22"/>
        </w:rPr>
        <w:t>Econometrics</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41 (2016).</w:t>
      </w:r>
    </w:p>
    <w:p w14:paraId="65EDA2A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21.</w:t>
      </w:r>
      <w:r w:rsidRPr="00021D09">
        <w:rPr>
          <w:rFonts w:ascii="Arial" w:hAnsi="Arial" w:cs="Arial"/>
          <w:sz w:val="22"/>
        </w:rPr>
        <w:tab/>
        <w:t xml:space="preserve">Yan, B., Lu, W. &amp; Cheng, Y. China goes green: cleaner production of chemicals. </w:t>
      </w:r>
      <w:r w:rsidRPr="00021D09">
        <w:rPr>
          <w:rFonts w:ascii="Arial" w:hAnsi="Arial" w:cs="Arial"/>
          <w:i/>
          <w:iCs/>
          <w:sz w:val="22"/>
        </w:rPr>
        <w:t>Green Process Synth</w:t>
      </w:r>
      <w:r w:rsidRPr="00021D09">
        <w:rPr>
          <w:rFonts w:ascii="Arial" w:hAnsi="Arial" w:cs="Arial"/>
          <w:sz w:val="22"/>
        </w:rPr>
        <w:t xml:space="preserve"> </w:t>
      </w:r>
      <w:r w:rsidRPr="00021D09">
        <w:rPr>
          <w:rFonts w:ascii="Arial" w:hAnsi="Arial" w:cs="Arial"/>
          <w:b/>
          <w:bCs/>
          <w:sz w:val="22"/>
        </w:rPr>
        <w:t>1</w:t>
      </w:r>
      <w:r w:rsidRPr="00021D09">
        <w:rPr>
          <w:rFonts w:ascii="Arial" w:hAnsi="Arial" w:cs="Arial"/>
          <w:sz w:val="22"/>
        </w:rPr>
        <w:t>, 33–47 (2012).</w:t>
      </w:r>
    </w:p>
    <w:p w14:paraId="6885792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22.</w:t>
      </w:r>
      <w:r w:rsidRPr="00021D09">
        <w:rPr>
          <w:rFonts w:ascii="Arial" w:hAnsi="Arial" w:cs="Arial"/>
          <w:sz w:val="22"/>
        </w:rPr>
        <w:tab/>
        <w:t xml:space="preserve">Zimmermann, H. &amp; Walzl, R. Ethylene. in </w:t>
      </w:r>
      <w:r w:rsidRPr="00021D09">
        <w:rPr>
          <w:rFonts w:ascii="Arial" w:hAnsi="Arial" w:cs="Arial"/>
          <w:i/>
          <w:iCs/>
          <w:sz w:val="22"/>
        </w:rPr>
        <w:t>Ullmann’s Encyclopedia of Industrial Chemistry</w:t>
      </w:r>
      <w:r w:rsidRPr="00021D09">
        <w:rPr>
          <w:rFonts w:ascii="Arial" w:hAnsi="Arial" w:cs="Arial"/>
          <w:sz w:val="22"/>
        </w:rPr>
        <w:t xml:space="preserve"> (John Wiley &amp; Sons, Ltd, 2009). doi:10.1002/14356007.a10_045.pub3.</w:t>
      </w:r>
    </w:p>
    <w:p w14:paraId="63864FA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23.</w:t>
      </w:r>
      <w:r w:rsidRPr="00021D09">
        <w:rPr>
          <w:rFonts w:ascii="Arial" w:hAnsi="Arial" w:cs="Arial"/>
          <w:sz w:val="22"/>
        </w:rPr>
        <w:tab/>
        <w:t xml:space="preserve">Amghizar, I., N. Dedeyne, J., J. Brown, D., B. Marin, G. &amp; Geem, K. M. V. Sustainable innovations in steam cracking: CO 2 neutral olefin production. </w:t>
      </w:r>
      <w:r w:rsidRPr="00021D09">
        <w:rPr>
          <w:rFonts w:ascii="Arial" w:hAnsi="Arial" w:cs="Arial"/>
          <w:i/>
          <w:iCs/>
          <w:sz w:val="22"/>
        </w:rPr>
        <w:t>React. Chem. Eng.</w:t>
      </w:r>
      <w:r w:rsidRPr="00021D09">
        <w:rPr>
          <w:rFonts w:ascii="Arial" w:hAnsi="Arial" w:cs="Arial"/>
          <w:sz w:val="22"/>
        </w:rPr>
        <w:t xml:space="preserve"> </w:t>
      </w:r>
      <w:r w:rsidRPr="00021D09">
        <w:rPr>
          <w:rFonts w:ascii="Arial" w:hAnsi="Arial" w:cs="Arial"/>
          <w:b/>
          <w:bCs/>
          <w:sz w:val="22"/>
        </w:rPr>
        <w:t>5</w:t>
      </w:r>
      <w:r w:rsidRPr="00021D09">
        <w:rPr>
          <w:rFonts w:ascii="Arial" w:hAnsi="Arial" w:cs="Arial"/>
          <w:sz w:val="22"/>
        </w:rPr>
        <w:t>, 239–257 (2020).</w:t>
      </w:r>
    </w:p>
    <w:p w14:paraId="32AB464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24.</w:t>
      </w:r>
      <w:r w:rsidRPr="00021D09">
        <w:rPr>
          <w:rFonts w:ascii="Arial" w:hAnsi="Arial" w:cs="Arial"/>
          <w:sz w:val="22"/>
        </w:rPr>
        <w:tab/>
        <w:t xml:space="preserve">Ren, T., Patel, M. &amp; Blok, K. Olefins from conventional and heavy feedstocks: Energy use in steam cracking and alternative processes. </w:t>
      </w:r>
      <w:r w:rsidRPr="00021D09">
        <w:rPr>
          <w:rFonts w:ascii="Arial" w:hAnsi="Arial" w:cs="Arial"/>
          <w:i/>
          <w:iCs/>
          <w:sz w:val="22"/>
        </w:rPr>
        <w:t>Energy</w:t>
      </w:r>
      <w:r w:rsidRPr="00021D09">
        <w:rPr>
          <w:rFonts w:ascii="Arial" w:hAnsi="Arial" w:cs="Arial"/>
          <w:sz w:val="22"/>
        </w:rPr>
        <w:t xml:space="preserve"> </w:t>
      </w:r>
      <w:r w:rsidRPr="00021D09">
        <w:rPr>
          <w:rFonts w:ascii="Arial" w:hAnsi="Arial" w:cs="Arial"/>
          <w:b/>
          <w:bCs/>
          <w:sz w:val="22"/>
        </w:rPr>
        <w:t>31</w:t>
      </w:r>
      <w:r w:rsidRPr="00021D09">
        <w:rPr>
          <w:rFonts w:ascii="Arial" w:hAnsi="Arial" w:cs="Arial"/>
          <w:sz w:val="22"/>
        </w:rPr>
        <w:t>, 425–451 (2006).</w:t>
      </w:r>
    </w:p>
    <w:p w14:paraId="6FB43F5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25.</w:t>
      </w:r>
      <w:r w:rsidRPr="00021D09">
        <w:rPr>
          <w:rFonts w:ascii="Arial" w:hAnsi="Arial" w:cs="Arial"/>
          <w:sz w:val="22"/>
        </w:rPr>
        <w:tab/>
        <w:t xml:space="preserve">Zhang, M. &amp; Yu, Y. Dehydration of Ethanol to Ethylene. </w:t>
      </w:r>
      <w:r w:rsidRPr="00021D09">
        <w:rPr>
          <w:rFonts w:ascii="Arial" w:hAnsi="Arial" w:cs="Arial"/>
          <w:i/>
          <w:iCs/>
          <w:sz w:val="22"/>
        </w:rPr>
        <w:t>Ind. Eng. Chem. Res.</w:t>
      </w:r>
      <w:r w:rsidRPr="00021D09">
        <w:rPr>
          <w:rFonts w:ascii="Arial" w:hAnsi="Arial" w:cs="Arial"/>
          <w:sz w:val="22"/>
        </w:rPr>
        <w:t xml:space="preserve"> </w:t>
      </w:r>
      <w:r w:rsidRPr="00021D09">
        <w:rPr>
          <w:rFonts w:ascii="Arial" w:hAnsi="Arial" w:cs="Arial"/>
          <w:b/>
          <w:bCs/>
          <w:sz w:val="22"/>
        </w:rPr>
        <w:t>52</w:t>
      </w:r>
      <w:r w:rsidRPr="00021D09">
        <w:rPr>
          <w:rFonts w:ascii="Arial" w:hAnsi="Arial" w:cs="Arial"/>
          <w:sz w:val="22"/>
        </w:rPr>
        <w:t>, 9505–9514 (2013).</w:t>
      </w:r>
    </w:p>
    <w:p w14:paraId="70EE471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26.</w:t>
      </w:r>
      <w:r w:rsidRPr="00021D09">
        <w:rPr>
          <w:rFonts w:ascii="Arial" w:hAnsi="Arial" w:cs="Arial"/>
          <w:sz w:val="22"/>
        </w:rPr>
        <w:tab/>
        <w:t xml:space="preserve">Gao, Y. </w:t>
      </w:r>
      <w:r w:rsidRPr="00021D09">
        <w:rPr>
          <w:rFonts w:ascii="Arial" w:hAnsi="Arial" w:cs="Arial"/>
          <w:i/>
          <w:iCs/>
          <w:sz w:val="22"/>
        </w:rPr>
        <w:t>et al.</w:t>
      </w:r>
      <w:r w:rsidRPr="00021D09">
        <w:rPr>
          <w:rFonts w:ascii="Arial" w:hAnsi="Arial" w:cs="Arial"/>
          <w:sz w:val="22"/>
        </w:rPr>
        <w:t xml:space="preserve"> Recent Advances in Intensified Ethylene Production—A Review.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8592–8621 (2019).</w:t>
      </w:r>
    </w:p>
    <w:p w14:paraId="0029310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27.</w:t>
      </w:r>
      <w:r w:rsidRPr="00021D09">
        <w:rPr>
          <w:rFonts w:ascii="Arial" w:hAnsi="Arial" w:cs="Arial"/>
          <w:sz w:val="22"/>
        </w:rPr>
        <w:tab/>
        <w:t xml:space="preserve">Singh, R. P., Kumar, S., Dubey, S. &amp; Singh, A. A review on working and applications of oxy-acetylene gas welding. </w:t>
      </w:r>
      <w:r w:rsidRPr="00021D09">
        <w:rPr>
          <w:rFonts w:ascii="Arial" w:hAnsi="Arial" w:cs="Arial"/>
          <w:i/>
          <w:iCs/>
          <w:sz w:val="22"/>
        </w:rPr>
        <w:t>Mater. Today Proc.</w:t>
      </w:r>
      <w:r w:rsidRPr="00021D09">
        <w:rPr>
          <w:rFonts w:ascii="Arial" w:hAnsi="Arial" w:cs="Arial"/>
          <w:sz w:val="22"/>
        </w:rPr>
        <w:t xml:space="preserve"> </w:t>
      </w:r>
      <w:r w:rsidRPr="00021D09">
        <w:rPr>
          <w:rFonts w:ascii="Arial" w:hAnsi="Arial" w:cs="Arial"/>
          <w:b/>
          <w:bCs/>
          <w:sz w:val="22"/>
        </w:rPr>
        <w:t>38</w:t>
      </w:r>
      <w:r w:rsidRPr="00021D09">
        <w:rPr>
          <w:rFonts w:ascii="Arial" w:hAnsi="Arial" w:cs="Arial"/>
          <w:sz w:val="22"/>
        </w:rPr>
        <w:t>, 34–39 (2021).</w:t>
      </w:r>
    </w:p>
    <w:p w14:paraId="474A383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28.</w:t>
      </w:r>
      <w:r w:rsidRPr="00021D09">
        <w:rPr>
          <w:rFonts w:ascii="Arial" w:hAnsi="Arial" w:cs="Arial"/>
          <w:sz w:val="22"/>
        </w:rPr>
        <w:tab/>
        <w:t xml:space="preserve">Khodabakhshi, S., Fulvio, P. F. &amp; Andreoli, E. Carbon black reborn: Structure and chemistry for renewable energy harnessing. </w:t>
      </w:r>
      <w:r w:rsidRPr="00021D09">
        <w:rPr>
          <w:rFonts w:ascii="Arial" w:hAnsi="Arial" w:cs="Arial"/>
          <w:i/>
          <w:iCs/>
          <w:sz w:val="22"/>
        </w:rPr>
        <w:t>Carbon</w:t>
      </w:r>
      <w:r w:rsidRPr="00021D09">
        <w:rPr>
          <w:rFonts w:ascii="Arial" w:hAnsi="Arial" w:cs="Arial"/>
          <w:sz w:val="22"/>
        </w:rPr>
        <w:t xml:space="preserve"> </w:t>
      </w:r>
      <w:r w:rsidRPr="00021D09">
        <w:rPr>
          <w:rFonts w:ascii="Arial" w:hAnsi="Arial" w:cs="Arial"/>
          <w:b/>
          <w:bCs/>
          <w:sz w:val="22"/>
        </w:rPr>
        <w:t>162</w:t>
      </w:r>
      <w:r w:rsidRPr="00021D09">
        <w:rPr>
          <w:rFonts w:ascii="Arial" w:hAnsi="Arial" w:cs="Arial"/>
          <w:sz w:val="22"/>
        </w:rPr>
        <w:t>, 604–649 (2020).</w:t>
      </w:r>
    </w:p>
    <w:p w14:paraId="055ADCE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29.</w:t>
      </w:r>
      <w:r w:rsidRPr="00021D09">
        <w:rPr>
          <w:rFonts w:ascii="Arial" w:hAnsi="Arial" w:cs="Arial"/>
          <w:sz w:val="22"/>
        </w:rPr>
        <w:tab/>
        <w:t xml:space="preserve">Zhu, Y., Yang, J., Mei, F., Li, X. &amp; Zhao, C. Bio-based 1,4-butanediol and tetrahydrofuran synthesis: perspective.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24</w:t>
      </w:r>
      <w:r w:rsidRPr="00021D09">
        <w:rPr>
          <w:rFonts w:ascii="Arial" w:hAnsi="Arial" w:cs="Arial"/>
          <w:sz w:val="22"/>
        </w:rPr>
        <w:t>, 6450–6466 (2022).</w:t>
      </w:r>
    </w:p>
    <w:p w14:paraId="09D8C8F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30.</w:t>
      </w:r>
      <w:r w:rsidRPr="00021D09">
        <w:rPr>
          <w:rFonts w:ascii="Arial" w:hAnsi="Arial" w:cs="Arial"/>
          <w:sz w:val="22"/>
        </w:rPr>
        <w:tab/>
        <w:t xml:space="preserve">Chiang, C. K. </w:t>
      </w:r>
      <w:r w:rsidRPr="00021D09">
        <w:rPr>
          <w:rFonts w:ascii="Arial" w:hAnsi="Arial" w:cs="Arial"/>
          <w:i/>
          <w:iCs/>
          <w:sz w:val="22"/>
        </w:rPr>
        <w:t>et al.</w:t>
      </w:r>
      <w:r w:rsidRPr="00021D09">
        <w:rPr>
          <w:rFonts w:ascii="Arial" w:hAnsi="Arial" w:cs="Arial"/>
          <w:sz w:val="22"/>
        </w:rPr>
        <w:t xml:space="preserve"> Electrical Conductivity in Doped Polyacetylene. </w:t>
      </w:r>
      <w:r w:rsidRPr="00021D09">
        <w:rPr>
          <w:rFonts w:ascii="Arial" w:hAnsi="Arial" w:cs="Arial"/>
          <w:i/>
          <w:iCs/>
          <w:sz w:val="22"/>
        </w:rPr>
        <w:t>Phys. Rev. Lett.</w:t>
      </w:r>
      <w:r w:rsidRPr="00021D09">
        <w:rPr>
          <w:rFonts w:ascii="Arial" w:hAnsi="Arial" w:cs="Arial"/>
          <w:sz w:val="22"/>
        </w:rPr>
        <w:t xml:space="preserve"> </w:t>
      </w:r>
      <w:r w:rsidRPr="00021D09">
        <w:rPr>
          <w:rFonts w:ascii="Arial" w:hAnsi="Arial" w:cs="Arial"/>
          <w:b/>
          <w:bCs/>
          <w:sz w:val="22"/>
        </w:rPr>
        <w:t>39</w:t>
      </w:r>
      <w:r w:rsidRPr="00021D09">
        <w:rPr>
          <w:rFonts w:ascii="Arial" w:hAnsi="Arial" w:cs="Arial"/>
          <w:sz w:val="22"/>
        </w:rPr>
        <w:t>, 1098–1101 (1977).</w:t>
      </w:r>
    </w:p>
    <w:p w14:paraId="5CA2265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31.</w:t>
      </w:r>
      <w:r w:rsidRPr="00021D09">
        <w:rPr>
          <w:rFonts w:ascii="Arial" w:hAnsi="Arial" w:cs="Arial"/>
          <w:sz w:val="22"/>
        </w:rPr>
        <w:tab/>
        <w:t xml:space="preserve">Bowker, M. </w:t>
      </w:r>
      <w:r w:rsidRPr="00021D09">
        <w:rPr>
          <w:rFonts w:ascii="Arial" w:hAnsi="Arial" w:cs="Arial"/>
          <w:i/>
          <w:iCs/>
          <w:sz w:val="22"/>
        </w:rPr>
        <w:t>et al.</w:t>
      </w:r>
      <w:r w:rsidRPr="00021D09">
        <w:rPr>
          <w:rFonts w:ascii="Arial" w:hAnsi="Arial" w:cs="Arial"/>
          <w:sz w:val="22"/>
        </w:rPr>
        <w:t xml:space="preserve"> Advancing Critical Chemical Processes for a Sustainable Future: Challenges for Industry and the Max Planck–Cardiff Centre on the Fundamentals of Heterogeneous Catalysis (FUNCAT).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61</w:t>
      </w:r>
      <w:r w:rsidRPr="00021D09">
        <w:rPr>
          <w:rFonts w:ascii="Arial" w:hAnsi="Arial" w:cs="Arial"/>
          <w:sz w:val="22"/>
        </w:rPr>
        <w:t>, e202209016 (2022).</w:t>
      </w:r>
    </w:p>
    <w:p w14:paraId="53A5881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32.</w:t>
      </w:r>
      <w:r w:rsidRPr="00021D09">
        <w:rPr>
          <w:rFonts w:ascii="Arial" w:hAnsi="Arial" w:cs="Arial"/>
          <w:sz w:val="22"/>
        </w:rPr>
        <w:tab/>
        <w:t xml:space="preserve">Pässler, P. </w:t>
      </w:r>
      <w:r w:rsidRPr="00021D09">
        <w:rPr>
          <w:rFonts w:ascii="Arial" w:hAnsi="Arial" w:cs="Arial"/>
          <w:i/>
          <w:iCs/>
          <w:sz w:val="22"/>
        </w:rPr>
        <w:t>et al.</w:t>
      </w:r>
      <w:r w:rsidRPr="00021D09">
        <w:rPr>
          <w:rFonts w:ascii="Arial" w:hAnsi="Arial" w:cs="Arial"/>
          <w:sz w:val="22"/>
        </w:rPr>
        <w:t xml:space="preserve"> Acetylene. in </w:t>
      </w:r>
      <w:r w:rsidRPr="00021D09">
        <w:rPr>
          <w:rFonts w:ascii="Arial" w:hAnsi="Arial" w:cs="Arial"/>
          <w:i/>
          <w:iCs/>
          <w:sz w:val="22"/>
        </w:rPr>
        <w:t>Ullmann’s Encyclopedia of Industrial Chemistry</w:t>
      </w:r>
      <w:r w:rsidRPr="00021D09">
        <w:rPr>
          <w:rFonts w:ascii="Arial" w:hAnsi="Arial" w:cs="Arial"/>
          <w:sz w:val="22"/>
        </w:rPr>
        <w:t xml:space="preserve"> (ed. Wiley-VCH) (Wiley, 2011). doi:10.1002/14356007.a01_097.pub4.</w:t>
      </w:r>
    </w:p>
    <w:p w14:paraId="10627B7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33.</w:t>
      </w:r>
      <w:r w:rsidRPr="00021D09">
        <w:rPr>
          <w:rFonts w:ascii="Arial" w:hAnsi="Arial" w:cs="Arial"/>
          <w:sz w:val="22"/>
        </w:rPr>
        <w:tab/>
        <w:t xml:space="preserve">Scapinello, M., Delikonstantis, E. &amp; Stefanidis, G. D. The panorama of plasma-assisted non-oxidative methane reforming. </w:t>
      </w:r>
      <w:r w:rsidRPr="00021D09">
        <w:rPr>
          <w:rFonts w:ascii="Arial" w:hAnsi="Arial" w:cs="Arial"/>
          <w:i/>
          <w:iCs/>
          <w:sz w:val="22"/>
        </w:rPr>
        <w:t>Chem. Eng. Process. Process Intensif.</w:t>
      </w:r>
      <w:r w:rsidRPr="00021D09">
        <w:rPr>
          <w:rFonts w:ascii="Arial" w:hAnsi="Arial" w:cs="Arial"/>
          <w:sz w:val="22"/>
        </w:rPr>
        <w:t xml:space="preserve"> </w:t>
      </w:r>
      <w:r w:rsidRPr="00021D09">
        <w:rPr>
          <w:rFonts w:ascii="Arial" w:hAnsi="Arial" w:cs="Arial"/>
          <w:b/>
          <w:bCs/>
          <w:sz w:val="22"/>
        </w:rPr>
        <w:t>117</w:t>
      </w:r>
      <w:r w:rsidRPr="00021D09">
        <w:rPr>
          <w:rFonts w:ascii="Arial" w:hAnsi="Arial" w:cs="Arial"/>
          <w:sz w:val="22"/>
        </w:rPr>
        <w:t>, 120–140 (2017).</w:t>
      </w:r>
    </w:p>
    <w:p w14:paraId="2D27B5B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34.</w:t>
      </w:r>
      <w:r w:rsidRPr="00021D09">
        <w:rPr>
          <w:rFonts w:ascii="Arial" w:hAnsi="Arial" w:cs="Arial"/>
          <w:sz w:val="22"/>
        </w:rPr>
        <w:tab/>
        <w:t xml:space="preserve">Bilera, I. V. &amp; Lebedev, Yu. A. Plasma-Chemical Production of Acetylene from Hydrocarbons: History and Current Status (A Review). </w:t>
      </w:r>
      <w:r w:rsidRPr="00021D09">
        <w:rPr>
          <w:rFonts w:ascii="Arial" w:hAnsi="Arial" w:cs="Arial"/>
          <w:i/>
          <w:iCs/>
          <w:sz w:val="22"/>
        </w:rPr>
        <w:t>Pet. Chem.</w:t>
      </w:r>
      <w:r w:rsidRPr="00021D09">
        <w:rPr>
          <w:rFonts w:ascii="Arial" w:hAnsi="Arial" w:cs="Arial"/>
          <w:sz w:val="22"/>
        </w:rPr>
        <w:t xml:space="preserve"> </w:t>
      </w:r>
      <w:r w:rsidRPr="00021D09">
        <w:rPr>
          <w:rFonts w:ascii="Arial" w:hAnsi="Arial" w:cs="Arial"/>
          <w:b/>
          <w:bCs/>
          <w:sz w:val="22"/>
        </w:rPr>
        <w:t>62</w:t>
      </w:r>
      <w:r w:rsidRPr="00021D09">
        <w:rPr>
          <w:rFonts w:ascii="Arial" w:hAnsi="Arial" w:cs="Arial"/>
          <w:sz w:val="22"/>
        </w:rPr>
        <w:t>, 329–351 (2022).</w:t>
      </w:r>
    </w:p>
    <w:p w14:paraId="6773D2E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35.</w:t>
      </w:r>
      <w:r w:rsidRPr="00021D09">
        <w:rPr>
          <w:rFonts w:ascii="Arial" w:hAnsi="Arial" w:cs="Arial"/>
          <w:sz w:val="22"/>
        </w:rPr>
        <w:tab/>
        <w:t xml:space="preserve">Wu, C., Chen, J. &amp; Cheng, Y. Thermodynamic analysis of coal pyrolysis to acetylene in hydrogen plasma reactor.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91</w:t>
      </w:r>
      <w:r w:rsidRPr="00021D09">
        <w:rPr>
          <w:rFonts w:ascii="Arial" w:hAnsi="Arial" w:cs="Arial"/>
          <w:sz w:val="22"/>
        </w:rPr>
        <w:t>, 823–830 (2010).</w:t>
      </w:r>
    </w:p>
    <w:p w14:paraId="616EA71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36.</w:t>
      </w:r>
      <w:r w:rsidRPr="00021D09">
        <w:rPr>
          <w:rFonts w:ascii="Arial" w:hAnsi="Arial" w:cs="Arial"/>
          <w:sz w:val="22"/>
        </w:rPr>
        <w:tab/>
        <w:t xml:space="preserve">Zhang, N., Wang, S., Gibril, M. E. &amp; Kong, F. The copolymer of polyvinyl acetate containing lignin-vinyl acetate monomer: Synthesis and characterization. </w:t>
      </w:r>
      <w:r w:rsidRPr="00021D09">
        <w:rPr>
          <w:rFonts w:ascii="Arial" w:hAnsi="Arial" w:cs="Arial"/>
          <w:i/>
          <w:iCs/>
          <w:sz w:val="22"/>
        </w:rPr>
        <w:t>Eur. Polym. J.</w:t>
      </w:r>
      <w:r w:rsidRPr="00021D09">
        <w:rPr>
          <w:rFonts w:ascii="Arial" w:hAnsi="Arial" w:cs="Arial"/>
          <w:sz w:val="22"/>
        </w:rPr>
        <w:t xml:space="preserve"> </w:t>
      </w:r>
      <w:r w:rsidRPr="00021D09">
        <w:rPr>
          <w:rFonts w:ascii="Arial" w:hAnsi="Arial" w:cs="Arial"/>
          <w:b/>
          <w:bCs/>
          <w:sz w:val="22"/>
        </w:rPr>
        <w:t>123</w:t>
      </w:r>
      <w:r w:rsidRPr="00021D09">
        <w:rPr>
          <w:rFonts w:ascii="Arial" w:hAnsi="Arial" w:cs="Arial"/>
          <w:sz w:val="22"/>
        </w:rPr>
        <w:t>, 109411 (2020).</w:t>
      </w:r>
    </w:p>
    <w:p w14:paraId="6D0CAF3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37.</w:t>
      </w:r>
      <w:r w:rsidRPr="00021D09">
        <w:rPr>
          <w:rFonts w:ascii="Arial" w:hAnsi="Arial" w:cs="Arial"/>
          <w:sz w:val="22"/>
        </w:rPr>
        <w:tab/>
        <w:t xml:space="preserve">KK, S., Verma, R. &amp; Kumar, L. Ethylene-Vinyl Acetate Foam. in </w:t>
      </w:r>
      <w:r w:rsidRPr="00021D09">
        <w:rPr>
          <w:rFonts w:ascii="Arial" w:hAnsi="Arial" w:cs="Arial"/>
          <w:i/>
          <w:iCs/>
          <w:sz w:val="22"/>
        </w:rPr>
        <w:t>Polymeric Foams: Fundamentals and Types of Foams (Volume 1)</w:t>
      </w:r>
      <w:r w:rsidRPr="00021D09">
        <w:rPr>
          <w:rFonts w:ascii="Arial" w:hAnsi="Arial" w:cs="Arial"/>
          <w:sz w:val="22"/>
        </w:rPr>
        <w:t xml:space="preserve"> vol. 1439 205–221 (American Chemical Society, 2023).</w:t>
      </w:r>
    </w:p>
    <w:p w14:paraId="1AA9A71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38.</w:t>
      </w:r>
      <w:r w:rsidRPr="00021D09">
        <w:rPr>
          <w:rFonts w:ascii="Arial" w:hAnsi="Arial" w:cs="Arial"/>
          <w:sz w:val="22"/>
        </w:rPr>
        <w:tab/>
        <w:t xml:space="preserve">Okoro, O. V., Nie, L., Alimoradi, H. &amp; Shavandi, A. Waste Apple Pomace Conversion to Acrylic Acid: Economic and Potential Environmental Impact Assessments. </w:t>
      </w:r>
      <w:r w:rsidRPr="00021D09">
        <w:rPr>
          <w:rFonts w:ascii="Arial" w:hAnsi="Arial" w:cs="Arial"/>
          <w:i/>
          <w:iCs/>
          <w:sz w:val="22"/>
        </w:rPr>
        <w:t>Fermentation</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21 (2022).</w:t>
      </w:r>
    </w:p>
    <w:p w14:paraId="797D0C4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39.</w:t>
      </w:r>
      <w:r w:rsidRPr="00021D09">
        <w:rPr>
          <w:rFonts w:ascii="Arial" w:hAnsi="Arial" w:cs="Arial"/>
          <w:sz w:val="22"/>
        </w:rPr>
        <w:tab/>
        <w:t xml:space="preserve">Zhang, J. </w:t>
      </w:r>
      <w:r w:rsidRPr="00021D09">
        <w:rPr>
          <w:rFonts w:ascii="Arial" w:hAnsi="Arial" w:cs="Arial"/>
          <w:i/>
          <w:iCs/>
          <w:sz w:val="22"/>
        </w:rPr>
        <w:t>et al.</w:t>
      </w:r>
      <w:r w:rsidRPr="00021D09">
        <w:rPr>
          <w:rFonts w:ascii="Arial" w:hAnsi="Arial" w:cs="Arial"/>
          <w:sz w:val="22"/>
        </w:rPr>
        <w:t xml:space="preserve"> Advances in the catalytic production of acrylonitrile. </w:t>
      </w:r>
      <w:r w:rsidRPr="00021D09">
        <w:rPr>
          <w:rFonts w:ascii="Arial" w:hAnsi="Arial" w:cs="Arial"/>
          <w:i/>
          <w:iCs/>
          <w:sz w:val="22"/>
        </w:rPr>
        <w:t>Chem Catal.</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100825 (2024).</w:t>
      </w:r>
    </w:p>
    <w:p w14:paraId="4D4CEC9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40.</w:t>
      </w:r>
      <w:r w:rsidRPr="00021D09">
        <w:rPr>
          <w:rFonts w:ascii="Arial" w:hAnsi="Arial" w:cs="Arial"/>
          <w:sz w:val="22"/>
        </w:rPr>
        <w:tab/>
        <w:t xml:space="preserve">Reesh, A. &amp; M, I. Acrylonitrile Process Enhancement through Waste Minimization: Effect of Reaction Conditions and Degree of Backmixing. </w:t>
      </w:r>
      <w:r w:rsidRPr="00021D09">
        <w:rPr>
          <w:rFonts w:ascii="Arial" w:hAnsi="Arial" w:cs="Arial"/>
          <w:i/>
          <w:iCs/>
          <w:sz w:val="22"/>
        </w:rPr>
        <w:t>Sustainability</w:t>
      </w:r>
      <w:r w:rsidRPr="00021D09">
        <w:rPr>
          <w:rFonts w:ascii="Arial" w:hAnsi="Arial" w:cs="Arial"/>
          <w:sz w:val="22"/>
        </w:rPr>
        <w:t xml:space="preserve"> </w:t>
      </w:r>
      <w:r w:rsidRPr="00021D09">
        <w:rPr>
          <w:rFonts w:ascii="Arial" w:hAnsi="Arial" w:cs="Arial"/>
          <w:b/>
          <w:bCs/>
          <w:sz w:val="22"/>
        </w:rPr>
        <w:t>13</w:t>
      </w:r>
      <w:r w:rsidRPr="00021D09">
        <w:rPr>
          <w:rFonts w:ascii="Arial" w:hAnsi="Arial" w:cs="Arial"/>
          <w:sz w:val="22"/>
        </w:rPr>
        <w:t>, 7923 (2021).</w:t>
      </w:r>
    </w:p>
    <w:p w14:paraId="1B1D2CC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41.</w:t>
      </w:r>
      <w:r w:rsidRPr="00021D09">
        <w:rPr>
          <w:rFonts w:ascii="Arial" w:hAnsi="Arial" w:cs="Arial"/>
          <w:sz w:val="22"/>
        </w:rPr>
        <w:tab/>
        <w:t xml:space="preserve">Pal, P. &amp; Nayak, J. Acetic Acid Production and Purification: Critical Review Towards Process Intensification. </w:t>
      </w:r>
      <w:r w:rsidRPr="00021D09">
        <w:rPr>
          <w:rFonts w:ascii="Arial" w:hAnsi="Arial" w:cs="Arial"/>
          <w:i/>
          <w:iCs/>
          <w:sz w:val="22"/>
        </w:rPr>
        <w:t>Sep. Purif. Rev.</w:t>
      </w:r>
      <w:r w:rsidRPr="00021D09">
        <w:rPr>
          <w:rFonts w:ascii="Arial" w:hAnsi="Arial" w:cs="Arial"/>
          <w:sz w:val="22"/>
        </w:rPr>
        <w:t xml:space="preserve"> </w:t>
      </w:r>
      <w:r w:rsidRPr="00021D09">
        <w:rPr>
          <w:rFonts w:ascii="Arial" w:hAnsi="Arial" w:cs="Arial"/>
          <w:b/>
          <w:bCs/>
          <w:sz w:val="22"/>
        </w:rPr>
        <w:t>46</w:t>
      </w:r>
      <w:r w:rsidRPr="00021D09">
        <w:rPr>
          <w:rFonts w:ascii="Arial" w:hAnsi="Arial" w:cs="Arial"/>
          <w:sz w:val="22"/>
        </w:rPr>
        <w:t>, 44–61 (2017).</w:t>
      </w:r>
    </w:p>
    <w:p w14:paraId="494CAD6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42.</w:t>
      </w:r>
      <w:r w:rsidRPr="00021D09">
        <w:rPr>
          <w:rFonts w:ascii="Arial" w:hAnsi="Arial" w:cs="Arial"/>
          <w:sz w:val="22"/>
        </w:rPr>
        <w:tab/>
        <w:t xml:space="preserve">Sarchami, T., Batta, N. &amp; Berruti, F. Production and separation of acetic acid from pyrolysis oil of lignocellulosic biomass: a review. </w:t>
      </w:r>
      <w:r w:rsidRPr="00021D09">
        <w:rPr>
          <w:rFonts w:ascii="Arial" w:hAnsi="Arial" w:cs="Arial"/>
          <w:i/>
          <w:iCs/>
          <w:sz w:val="22"/>
        </w:rPr>
        <w:t>Biofuels Bioprod. Biorefining</w:t>
      </w:r>
      <w:r w:rsidRPr="00021D09">
        <w:rPr>
          <w:rFonts w:ascii="Arial" w:hAnsi="Arial" w:cs="Arial"/>
          <w:sz w:val="22"/>
        </w:rPr>
        <w:t xml:space="preserve"> </w:t>
      </w:r>
      <w:r w:rsidRPr="00021D09">
        <w:rPr>
          <w:rFonts w:ascii="Arial" w:hAnsi="Arial" w:cs="Arial"/>
          <w:b/>
          <w:bCs/>
          <w:sz w:val="22"/>
        </w:rPr>
        <w:t>15</w:t>
      </w:r>
      <w:r w:rsidRPr="00021D09">
        <w:rPr>
          <w:rFonts w:ascii="Arial" w:hAnsi="Arial" w:cs="Arial"/>
          <w:sz w:val="22"/>
        </w:rPr>
        <w:t>, 1912–1937 (2021).</w:t>
      </w:r>
    </w:p>
    <w:p w14:paraId="1DA54F1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43.</w:t>
      </w:r>
      <w:r w:rsidRPr="00021D09">
        <w:rPr>
          <w:rFonts w:ascii="Arial" w:hAnsi="Arial" w:cs="Arial"/>
          <w:sz w:val="22"/>
        </w:rPr>
        <w:tab/>
        <w:t xml:space="preserve">Ma, H., Wang, Y., Qi, Y., Rout, K. R. &amp; Chen, D. Critical Review of Catalysis for Ethylene Oxychlorination.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9299–9319 (2020).</w:t>
      </w:r>
    </w:p>
    <w:p w14:paraId="69D7024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44.</w:t>
      </w:r>
      <w:r w:rsidRPr="00021D09">
        <w:rPr>
          <w:rFonts w:ascii="Arial" w:hAnsi="Arial" w:cs="Arial"/>
          <w:sz w:val="22"/>
        </w:rPr>
        <w:tab/>
        <w:t xml:space="preserve">Faust Akl, D. </w:t>
      </w:r>
      <w:r w:rsidRPr="00021D09">
        <w:rPr>
          <w:rFonts w:ascii="Arial" w:hAnsi="Arial" w:cs="Arial"/>
          <w:i/>
          <w:iCs/>
          <w:sz w:val="22"/>
        </w:rPr>
        <w:t>et al.</w:t>
      </w:r>
      <w:r w:rsidRPr="00021D09">
        <w:rPr>
          <w:rFonts w:ascii="Arial" w:hAnsi="Arial" w:cs="Arial"/>
          <w:sz w:val="22"/>
        </w:rPr>
        <w:t xml:space="preserve"> Reaction-Induced Formation of Stable Mononuclear Cu(I)Cl Species on Carbon for Low-Footprint Vinyl Chloride Production. </w:t>
      </w:r>
      <w:r w:rsidRPr="00021D09">
        <w:rPr>
          <w:rFonts w:ascii="Arial" w:hAnsi="Arial" w:cs="Arial"/>
          <w:i/>
          <w:iCs/>
          <w:sz w:val="22"/>
        </w:rPr>
        <w:t>Adv. Mater.</w:t>
      </w:r>
      <w:r w:rsidRPr="00021D09">
        <w:rPr>
          <w:rFonts w:ascii="Arial" w:hAnsi="Arial" w:cs="Arial"/>
          <w:sz w:val="22"/>
        </w:rPr>
        <w:t xml:space="preserve"> </w:t>
      </w:r>
      <w:r w:rsidRPr="00021D09">
        <w:rPr>
          <w:rFonts w:ascii="Arial" w:hAnsi="Arial" w:cs="Arial"/>
          <w:b/>
          <w:bCs/>
          <w:sz w:val="22"/>
        </w:rPr>
        <w:t>35</w:t>
      </w:r>
      <w:r w:rsidRPr="00021D09">
        <w:rPr>
          <w:rFonts w:ascii="Arial" w:hAnsi="Arial" w:cs="Arial"/>
          <w:sz w:val="22"/>
        </w:rPr>
        <w:t>, 2211464 (2023).</w:t>
      </w:r>
    </w:p>
    <w:p w14:paraId="7880874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45.</w:t>
      </w:r>
      <w:r w:rsidRPr="00021D09">
        <w:rPr>
          <w:rFonts w:ascii="Arial" w:hAnsi="Arial" w:cs="Arial"/>
          <w:sz w:val="22"/>
        </w:rPr>
        <w:tab/>
        <w:t>Cannon, S., Levine, S. &amp; Ritter, A. Natural Gas Conversion into Clean Hydrogen and Carbon for Li-ion Battery Electrodes Using Renewable Energy.</w:t>
      </w:r>
    </w:p>
    <w:p w14:paraId="75D3D02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46.</w:t>
      </w:r>
      <w:r w:rsidRPr="00021D09">
        <w:rPr>
          <w:rFonts w:ascii="Arial" w:hAnsi="Arial" w:cs="Arial"/>
          <w:sz w:val="22"/>
        </w:rPr>
        <w:tab/>
        <w:t xml:space="preserve">Satam, C. C. &amp; Realff, M. J. Comparison of two routes for the bio-based production of economically important C4 streams. </w:t>
      </w:r>
      <w:r w:rsidRPr="00021D09">
        <w:rPr>
          <w:rFonts w:ascii="Arial" w:hAnsi="Arial" w:cs="Arial"/>
          <w:i/>
          <w:iCs/>
          <w:sz w:val="22"/>
        </w:rPr>
        <w:t>J. Adv. Manuf. Process.</w:t>
      </w:r>
      <w:r w:rsidRPr="00021D09">
        <w:rPr>
          <w:rFonts w:ascii="Arial" w:hAnsi="Arial" w:cs="Arial"/>
          <w:sz w:val="22"/>
        </w:rPr>
        <w:t xml:space="preserve"> </w:t>
      </w:r>
      <w:r w:rsidRPr="00021D09">
        <w:rPr>
          <w:rFonts w:ascii="Arial" w:hAnsi="Arial" w:cs="Arial"/>
          <w:b/>
          <w:bCs/>
          <w:sz w:val="22"/>
        </w:rPr>
        <w:t>2</w:t>
      </w:r>
      <w:r w:rsidRPr="00021D09">
        <w:rPr>
          <w:rFonts w:ascii="Arial" w:hAnsi="Arial" w:cs="Arial"/>
          <w:sz w:val="22"/>
        </w:rPr>
        <w:t>, e10054 (2020).</w:t>
      </w:r>
    </w:p>
    <w:p w14:paraId="59E4EB6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47.</w:t>
      </w:r>
      <w:r w:rsidRPr="00021D09">
        <w:rPr>
          <w:rFonts w:ascii="Arial" w:hAnsi="Arial" w:cs="Arial"/>
          <w:sz w:val="22"/>
        </w:rPr>
        <w:tab/>
        <w:t xml:space="preserve">De Bari, I. </w:t>
      </w:r>
      <w:r w:rsidRPr="00021D09">
        <w:rPr>
          <w:rFonts w:ascii="Arial" w:hAnsi="Arial" w:cs="Arial"/>
          <w:i/>
          <w:iCs/>
          <w:sz w:val="22"/>
        </w:rPr>
        <w:t>et al.</w:t>
      </w:r>
      <w:r w:rsidRPr="00021D09">
        <w:rPr>
          <w:rFonts w:ascii="Arial" w:hAnsi="Arial" w:cs="Arial"/>
          <w:sz w:val="22"/>
        </w:rPr>
        <w:t xml:space="preserve"> From Cardoon Lignocellulosic Biomass to Bio-1,4 Butanediol: An Integrated Biorefinery Model. </w:t>
      </w:r>
      <w:r w:rsidRPr="00021D09">
        <w:rPr>
          <w:rFonts w:ascii="Arial" w:hAnsi="Arial" w:cs="Arial"/>
          <w:i/>
          <w:iCs/>
          <w:sz w:val="22"/>
        </w:rPr>
        <w:t>Processes</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1585 (2020).</w:t>
      </w:r>
    </w:p>
    <w:p w14:paraId="3E272DF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48.</w:t>
      </w:r>
      <w:r w:rsidRPr="00021D09">
        <w:rPr>
          <w:rFonts w:ascii="Arial" w:hAnsi="Arial" w:cs="Arial"/>
          <w:sz w:val="22"/>
        </w:rPr>
        <w:tab/>
        <w:t xml:space="preserve">Wang, H. </w:t>
      </w:r>
      <w:r w:rsidRPr="00021D09">
        <w:rPr>
          <w:rFonts w:ascii="Arial" w:hAnsi="Arial" w:cs="Arial"/>
          <w:i/>
          <w:iCs/>
          <w:sz w:val="22"/>
        </w:rPr>
        <w:t>et al.</w:t>
      </w:r>
      <w:r w:rsidRPr="00021D09">
        <w:rPr>
          <w:rFonts w:ascii="Arial" w:hAnsi="Arial" w:cs="Arial"/>
          <w:sz w:val="22"/>
        </w:rPr>
        <w:t xml:space="preserve"> Carbon-calcium composite conversion of calcium carbide-acetylene system: On the imperative roles of carbon capture and solid waste recycling. </w:t>
      </w:r>
      <w:r w:rsidRPr="00021D09">
        <w:rPr>
          <w:rFonts w:ascii="Arial" w:hAnsi="Arial" w:cs="Arial"/>
          <w:i/>
          <w:iCs/>
          <w:sz w:val="22"/>
        </w:rPr>
        <w:t>Appl. Energy</w:t>
      </w:r>
      <w:r w:rsidRPr="00021D09">
        <w:rPr>
          <w:rFonts w:ascii="Arial" w:hAnsi="Arial" w:cs="Arial"/>
          <w:sz w:val="22"/>
        </w:rPr>
        <w:t xml:space="preserve"> </w:t>
      </w:r>
      <w:r w:rsidRPr="00021D09">
        <w:rPr>
          <w:rFonts w:ascii="Arial" w:hAnsi="Arial" w:cs="Arial"/>
          <w:b/>
          <w:bCs/>
          <w:sz w:val="22"/>
        </w:rPr>
        <w:t>327</w:t>
      </w:r>
      <w:r w:rsidRPr="00021D09">
        <w:rPr>
          <w:rFonts w:ascii="Arial" w:hAnsi="Arial" w:cs="Arial"/>
          <w:sz w:val="22"/>
        </w:rPr>
        <w:t>, 120139 (2022).</w:t>
      </w:r>
    </w:p>
    <w:p w14:paraId="001B90B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49.</w:t>
      </w:r>
      <w:r w:rsidRPr="00021D09">
        <w:rPr>
          <w:rFonts w:ascii="Arial" w:hAnsi="Arial" w:cs="Arial"/>
          <w:sz w:val="22"/>
        </w:rPr>
        <w:tab/>
        <w:t xml:space="preserve">Li, M. </w:t>
      </w:r>
      <w:r w:rsidRPr="00021D09">
        <w:rPr>
          <w:rFonts w:ascii="Arial" w:hAnsi="Arial" w:cs="Arial"/>
          <w:i/>
          <w:iCs/>
          <w:sz w:val="22"/>
        </w:rPr>
        <w:t>et al.</w:t>
      </w:r>
      <w:r w:rsidRPr="00021D09">
        <w:rPr>
          <w:rFonts w:ascii="Arial" w:hAnsi="Arial" w:cs="Arial"/>
          <w:sz w:val="22"/>
        </w:rPr>
        <w:t xml:space="preserve"> Reengineering of the carbon-to-acetylene process featuring negative carbon emission.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25</w:t>
      </w:r>
      <w:r w:rsidRPr="00021D09">
        <w:rPr>
          <w:rFonts w:ascii="Arial" w:hAnsi="Arial" w:cs="Arial"/>
          <w:sz w:val="22"/>
        </w:rPr>
        <w:t>, 8584–8592 (2023).</w:t>
      </w:r>
    </w:p>
    <w:p w14:paraId="3C8B552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50.</w:t>
      </w:r>
      <w:r w:rsidRPr="00021D09">
        <w:rPr>
          <w:rFonts w:ascii="Arial" w:hAnsi="Arial" w:cs="Arial"/>
          <w:sz w:val="22"/>
        </w:rPr>
        <w:tab/>
        <w:t xml:space="preserve">Ma, S. </w:t>
      </w:r>
      <w:r w:rsidRPr="00021D09">
        <w:rPr>
          <w:rFonts w:ascii="Arial" w:hAnsi="Arial" w:cs="Arial"/>
          <w:i/>
          <w:iCs/>
          <w:sz w:val="22"/>
        </w:rPr>
        <w:t>et al.</w:t>
      </w:r>
      <w:r w:rsidRPr="00021D09">
        <w:rPr>
          <w:rFonts w:ascii="Arial" w:hAnsi="Arial" w:cs="Arial"/>
          <w:sz w:val="22"/>
        </w:rPr>
        <w:t xml:space="preserve"> Energy and exergy analysis of a new calcium carbide production process.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226</w:t>
      </w:r>
      <w:r w:rsidRPr="00021D09">
        <w:rPr>
          <w:rFonts w:ascii="Arial" w:hAnsi="Arial" w:cs="Arial"/>
          <w:sz w:val="22"/>
        </w:rPr>
        <w:t>, 107070 (2022).</w:t>
      </w:r>
    </w:p>
    <w:p w14:paraId="484DC9F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51.</w:t>
      </w:r>
      <w:r w:rsidRPr="00021D09">
        <w:rPr>
          <w:rFonts w:ascii="Arial" w:hAnsi="Arial" w:cs="Arial"/>
          <w:sz w:val="22"/>
        </w:rPr>
        <w:tab/>
        <w:t xml:space="preserve">Ropp, R. C. Chapter 5 - Group 14 (C, Si, Ge, Sn, and Pb) Alkaline Earth Compounds. in </w:t>
      </w:r>
      <w:r w:rsidRPr="00021D09">
        <w:rPr>
          <w:rFonts w:ascii="Arial" w:hAnsi="Arial" w:cs="Arial"/>
          <w:i/>
          <w:iCs/>
          <w:sz w:val="22"/>
        </w:rPr>
        <w:t>Encyclopedia of the Alkaline Earth Compounds</w:t>
      </w:r>
      <w:r w:rsidRPr="00021D09">
        <w:rPr>
          <w:rFonts w:ascii="Arial" w:hAnsi="Arial" w:cs="Arial"/>
          <w:sz w:val="22"/>
        </w:rPr>
        <w:t xml:space="preserve"> (ed. Ropp, R. C.) 351–480 (Elsevier, Amsterdam, 2013). doi:10.1016/B978-0-444-59550-8.00005-3.</w:t>
      </w:r>
    </w:p>
    <w:p w14:paraId="6B4A4EC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52.</w:t>
      </w:r>
      <w:r w:rsidRPr="00021D09">
        <w:rPr>
          <w:rFonts w:ascii="Arial" w:hAnsi="Arial" w:cs="Arial"/>
          <w:sz w:val="22"/>
        </w:rPr>
        <w:tab/>
        <w:t xml:space="preserve">Guo, J. &amp; Zheng, D. Thermodynamic Analysis of Low-Rank-Coal-Based Oxygen-Thermal Acetylene Manufacturing Process System. </w:t>
      </w:r>
      <w:r w:rsidRPr="00021D09">
        <w:rPr>
          <w:rFonts w:ascii="Arial" w:hAnsi="Arial" w:cs="Arial"/>
          <w:i/>
          <w:iCs/>
          <w:sz w:val="22"/>
        </w:rPr>
        <w:t>Ind. Eng. Chem. Res.</w:t>
      </w:r>
      <w:r w:rsidRPr="00021D09">
        <w:rPr>
          <w:rFonts w:ascii="Arial" w:hAnsi="Arial" w:cs="Arial"/>
          <w:sz w:val="22"/>
        </w:rPr>
        <w:t xml:space="preserve"> </w:t>
      </w:r>
      <w:r w:rsidRPr="00021D09">
        <w:rPr>
          <w:rFonts w:ascii="Arial" w:hAnsi="Arial" w:cs="Arial"/>
          <w:b/>
          <w:bCs/>
          <w:sz w:val="22"/>
        </w:rPr>
        <w:t>51</w:t>
      </w:r>
      <w:r w:rsidRPr="00021D09">
        <w:rPr>
          <w:rFonts w:ascii="Arial" w:hAnsi="Arial" w:cs="Arial"/>
          <w:sz w:val="22"/>
        </w:rPr>
        <w:t>, 13414–13422 (2012).</w:t>
      </w:r>
    </w:p>
    <w:p w14:paraId="1CBC91F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53.</w:t>
      </w:r>
      <w:r w:rsidRPr="00021D09">
        <w:rPr>
          <w:rFonts w:ascii="Arial" w:hAnsi="Arial" w:cs="Arial"/>
          <w:sz w:val="22"/>
        </w:rPr>
        <w:tab/>
        <w:t xml:space="preserve">Gong, X. </w:t>
      </w:r>
      <w:r w:rsidRPr="00021D09">
        <w:rPr>
          <w:rFonts w:ascii="Arial" w:hAnsi="Arial" w:cs="Arial"/>
          <w:i/>
          <w:iCs/>
          <w:sz w:val="22"/>
        </w:rPr>
        <w:t>et al.</w:t>
      </w:r>
      <w:r w:rsidRPr="00021D09">
        <w:rPr>
          <w:rFonts w:ascii="Arial" w:hAnsi="Arial" w:cs="Arial"/>
          <w:sz w:val="22"/>
        </w:rPr>
        <w:t xml:space="preserve"> Recycling and utilization of calcium carbide slag - current status and new opportunities. </w:t>
      </w:r>
      <w:r w:rsidRPr="00021D09">
        <w:rPr>
          <w:rFonts w:ascii="Arial" w:hAnsi="Arial" w:cs="Arial"/>
          <w:i/>
          <w:iCs/>
          <w:sz w:val="22"/>
        </w:rPr>
        <w:t>Renew. Sustain. Energy Rev.</w:t>
      </w:r>
      <w:r w:rsidRPr="00021D09">
        <w:rPr>
          <w:rFonts w:ascii="Arial" w:hAnsi="Arial" w:cs="Arial"/>
          <w:sz w:val="22"/>
        </w:rPr>
        <w:t xml:space="preserve"> </w:t>
      </w:r>
      <w:r w:rsidRPr="00021D09">
        <w:rPr>
          <w:rFonts w:ascii="Arial" w:hAnsi="Arial" w:cs="Arial"/>
          <w:b/>
          <w:bCs/>
          <w:sz w:val="22"/>
        </w:rPr>
        <w:t>159</w:t>
      </w:r>
      <w:r w:rsidRPr="00021D09">
        <w:rPr>
          <w:rFonts w:ascii="Arial" w:hAnsi="Arial" w:cs="Arial"/>
          <w:sz w:val="22"/>
        </w:rPr>
        <w:t>, 112133 (2022).</w:t>
      </w:r>
    </w:p>
    <w:p w14:paraId="093885C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54.</w:t>
      </w:r>
      <w:r w:rsidRPr="00021D09">
        <w:rPr>
          <w:rFonts w:ascii="Arial" w:hAnsi="Arial" w:cs="Arial"/>
          <w:sz w:val="22"/>
        </w:rPr>
        <w:tab/>
        <w:t xml:space="preserve">Pääkkönen, A., Tolvanen, H. &amp; Kokko, L. The economics of renewable CaC2 and C2H2 production from biomass and CaO. </w:t>
      </w:r>
      <w:r w:rsidRPr="00021D09">
        <w:rPr>
          <w:rFonts w:ascii="Arial" w:hAnsi="Arial" w:cs="Arial"/>
          <w:i/>
          <w:iCs/>
          <w:sz w:val="22"/>
        </w:rPr>
        <w:t>Biomass Bioenergy</w:t>
      </w:r>
      <w:r w:rsidRPr="00021D09">
        <w:rPr>
          <w:rFonts w:ascii="Arial" w:hAnsi="Arial" w:cs="Arial"/>
          <w:sz w:val="22"/>
        </w:rPr>
        <w:t xml:space="preserve"> </w:t>
      </w:r>
      <w:r w:rsidRPr="00021D09">
        <w:rPr>
          <w:rFonts w:ascii="Arial" w:hAnsi="Arial" w:cs="Arial"/>
          <w:b/>
          <w:bCs/>
          <w:sz w:val="22"/>
        </w:rPr>
        <w:t>120</w:t>
      </w:r>
      <w:r w:rsidRPr="00021D09">
        <w:rPr>
          <w:rFonts w:ascii="Arial" w:hAnsi="Arial" w:cs="Arial"/>
          <w:sz w:val="22"/>
        </w:rPr>
        <w:t>, 40–48 (2019).</w:t>
      </w:r>
    </w:p>
    <w:p w14:paraId="5870DCF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55.</w:t>
      </w:r>
      <w:r w:rsidRPr="00021D09">
        <w:rPr>
          <w:rFonts w:ascii="Arial" w:hAnsi="Arial" w:cs="Arial"/>
          <w:sz w:val="22"/>
        </w:rPr>
        <w:tab/>
        <w:t xml:space="preserve">Huo, H. </w:t>
      </w:r>
      <w:r w:rsidRPr="00021D09">
        <w:rPr>
          <w:rFonts w:ascii="Arial" w:hAnsi="Arial" w:cs="Arial"/>
          <w:i/>
          <w:iCs/>
          <w:sz w:val="22"/>
        </w:rPr>
        <w:t>et al.</w:t>
      </w:r>
      <w:r w:rsidRPr="00021D09">
        <w:rPr>
          <w:rFonts w:ascii="Arial" w:hAnsi="Arial" w:cs="Arial"/>
          <w:sz w:val="22"/>
        </w:rPr>
        <w:t xml:space="preserve"> Life cycle assessment and sustainable production evaluation of calcium carbide industry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360</w:t>
      </w:r>
      <w:r w:rsidRPr="00021D09">
        <w:rPr>
          <w:rFonts w:ascii="Arial" w:hAnsi="Arial" w:cs="Arial"/>
          <w:sz w:val="22"/>
        </w:rPr>
        <w:t>, 132176 (2022).</w:t>
      </w:r>
    </w:p>
    <w:p w14:paraId="7CDAAA8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56.</w:t>
      </w:r>
      <w:r w:rsidRPr="00021D09">
        <w:rPr>
          <w:rFonts w:ascii="Arial" w:hAnsi="Arial" w:cs="Arial"/>
          <w:sz w:val="22"/>
        </w:rPr>
        <w:tab/>
        <w:t xml:space="preserve">Li, G. </w:t>
      </w:r>
      <w:r w:rsidRPr="00021D09">
        <w:rPr>
          <w:rFonts w:ascii="Arial" w:hAnsi="Arial" w:cs="Arial"/>
          <w:i/>
          <w:iCs/>
          <w:sz w:val="22"/>
        </w:rPr>
        <w:t>et al.</w:t>
      </w:r>
      <w:r w:rsidRPr="00021D09">
        <w:rPr>
          <w:rFonts w:ascii="Arial" w:hAnsi="Arial" w:cs="Arial"/>
          <w:sz w:val="22"/>
        </w:rPr>
        <w:t xml:space="preserve"> Production of Calcium Carbide from Fine Biochars.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49</w:t>
      </w:r>
      <w:r w:rsidRPr="00021D09">
        <w:rPr>
          <w:rFonts w:ascii="Arial" w:hAnsi="Arial" w:cs="Arial"/>
          <w:sz w:val="22"/>
        </w:rPr>
        <w:t>, 8480–8483 (2010).</w:t>
      </w:r>
    </w:p>
    <w:p w14:paraId="6BCBF37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57.</w:t>
      </w:r>
      <w:r w:rsidRPr="00021D09">
        <w:rPr>
          <w:rFonts w:ascii="Arial" w:hAnsi="Arial" w:cs="Arial"/>
          <w:sz w:val="22"/>
        </w:rPr>
        <w:tab/>
        <w:t xml:space="preserve">Li, Z., Liu, Z., Wang, R., Guo, X. &amp; Liu, Q. Conversion of bio-char to CaC2 at low temperatures-morphology and kinetics. </w:t>
      </w:r>
      <w:r w:rsidRPr="00021D09">
        <w:rPr>
          <w:rFonts w:ascii="Arial" w:hAnsi="Arial" w:cs="Arial"/>
          <w:i/>
          <w:iCs/>
          <w:sz w:val="22"/>
        </w:rPr>
        <w:t>Chem. Eng. Sci.</w:t>
      </w:r>
      <w:r w:rsidRPr="00021D09">
        <w:rPr>
          <w:rFonts w:ascii="Arial" w:hAnsi="Arial" w:cs="Arial"/>
          <w:sz w:val="22"/>
        </w:rPr>
        <w:t xml:space="preserve"> </w:t>
      </w:r>
      <w:r w:rsidRPr="00021D09">
        <w:rPr>
          <w:rFonts w:ascii="Arial" w:hAnsi="Arial" w:cs="Arial"/>
          <w:b/>
          <w:bCs/>
          <w:sz w:val="22"/>
        </w:rPr>
        <w:t>192</w:t>
      </w:r>
      <w:r w:rsidRPr="00021D09">
        <w:rPr>
          <w:rFonts w:ascii="Arial" w:hAnsi="Arial" w:cs="Arial"/>
          <w:sz w:val="22"/>
        </w:rPr>
        <w:t>, 516–525 (2018).</w:t>
      </w:r>
    </w:p>
    <w:p w14:paraId="0A48564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58.</w:t>
      </w:r>
      <w:r w:rsidRPr="00021D09">
        <w:rPr>
          <w:rFonts w:ascii="Arial" w:hAnsi="Arial" w:cs="Arial"/>
          <w:sz w:val="22"/>
        </w:rPr>
        <w:tab/>
        <w:t xml:space="preserve">M. McEnaney, J. </w:t>
      </w:r>
      <w:r w:rsidRPr="00021D09">
        <w:rPr>
          <w:rFonts w:ascii="Arial" w:hAnsi="Arial" w:cs="Arial"/>
          <w:i/>
          <w:iCs/>
          <w:sz w:val="22"/>
        </w:rPr>
        <w:t>et al.</w:t>
      </w:r>
      <w:r w:rsidRPr="00021D09">
        <w:rPr>
          <w:rFonts w:ascii="Arial" w:hAnsi="Arial" w:cs="Arial"/>
          <w:sz w:val="22"/>
        </w:rPr>
        <w:t xml:space="preserve"> A cyclic electrochemical strategy to produce acetylene from CO2 , CH4 , or alternative carbon sources. </w:t>
      </w:r>
      <w:r w:rsidRPr="00021D09">
        <w:rPr>
          <w:rFonts w:ascii="Arial" w:hAnsi="Arial" w:cs="Arial"/>
          <w:i/>
          <w:iCs/>
          <w:sz w:val="22"/>
        </w:rPr>
        <w:t>Sustain. Energy Fuels</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2752–2759 (2020).</w:t>
      </w:r>
    </w:p>
    <w:p w14:paraId="1422BC3C"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59.</w:t>
      </w:r>
      <w:r w:rsidRPr="00021D09">
        <w:rPr>
          <w:rFonts w:ascii="Arial" w:hAnsi="Arial" w:cs="Arial"/>
          <w:sz w:val="22"/>
        </w:rPr>
        <w:tab/>
        <w:t xml:space="preserve">Kang, H. </w:t>
      </w:r>
      <w:r w:rsidRPr="00021D09">
        <w:rPr>
          <w:rFonts w:ascii="Arial" w:hAnsi="Arial" w:cs="Arial"/>
          <w:i/>
          <w:iCs/>
          <w:sz w:val="22"/>
        </w:rPr>
        <w:t>et al.</w:t>
      </w:r>
      <w:r w:rsidRPr="00021D09">
        <w:rPr>
          <w:rFonts w:ascii="Arial" w:hAnsi="Arial" w:cs="Arial"/>
          <w:sz w:val="22"/>
        </w:rPr>
        <w:t xml:space="preserve"> Methane to acetylene conversion by employing cost-effective low-temperature arc.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148</w:t>
      </w:r>
      <w:r w:rsidRPr="00021D09">
        <w:rPr>
          <w:rFonts w:ascii="Arial" w:hAnsi="Arial" w:cs="Arial"/>
          <w:sz w:val="22"/>
        </w:rPr>
        <w:t>, 209–216 (2016).</w:t>
      </w:r>
    </w:p>
    <w:p w14:paraId="139C067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60.</w:t>
      </w:r>
      <w:r w:rsidRPr="00021D09">
        <w:rPr>
          <w:rFonts w:ascii="Arial" w:hAnsi="Arial" w:cs="Arial"/>
          <w:sz w:val="22"/>
        </w:rPr>
        <w:tab/>
        <w:t xml:space="preserve">Radoiu, M. T., Chen, Y. &amp; Depew, M. C. Catalytic conversion of methane to acetylene induced by microwave irradiation. </w:t>
      </w:r>
      <w:r w:rsidRPr="00021D09">
        <w:rPr>
          <w:rFonts w:ascii="Arial" w:hAnsi="Arial" w:cs="Arial"/>
          <w:i/>
          <w:iCs/>
          <w:sz w:val="22"/>
        </w:rPr>
        <w:t>Appl. Catal. B Environ.</w:t>
      </w:r>
      <w:r w:rsidRPr="00021D09">
        <w:rPr>
          <w:rFonts w:ascii="Arial" w:hAnsi="Arial" w:cs="Arial"/>
          <w:sz w:val="22"/>
        </w:rPr>
        <w:t xml:space="preserve"> </w:t>
      </w:r>
      <w:r w:rsidRPr="00021D09">
        <w:rPr>
          <w:rFonts w:ascii="Arial" w:hAnsi="Arial" w:cs="Arial"/>
          <w:b/>
          <w:bCs/>
          <w:sz w:val="22"/>
        </w:rPr>
        <w:t>43</w:t>
      </w:r>
      <w:r w:rsidRPr="00021D09">
        <w:rPr>
          <w:rFonts w:ascii="Arial" w:hAnsi="Arial" w:cs="Arial"/>
          <w:sz w:val="22"/>
        </w:rPr>
        <w:t>, 187–193 (2003).</w:t>
      </w:r>
    </w:p>
    <w:p w14:paraId="63B1C83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61.</w:t>
      </w:r>
      <w:r w:rsidRPr="00021D09">
        <w:rPr>
          <w:rFonts w:ascii="Arial" w:hAnsi="Arial" w:cs="Arial"/>
          <w:sz w:val="22"/>
        </w:rPr>
        <w:tab/>
        <w:t xml:space="preserve">Holmen, A., Olsvik, O. &amp; Rokstad, O. A. Pyrolysis of natural gas: chemistry and process concepts.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42</w:t>
      </w:r>
      <w:r w:rsidRPr="00021D09">
        <w:rPr>
          <w:rFonts w:ascii="Arial" w:hAnsi="Arial" w:cs="Arial"/>
          <w:sz w:val="22"/>
        </w:rPr>
        <w:t>, 249–267 (1995).</w:t>
      </w:r>
    </w:p>
    <w:p w14:paraId="3659F76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62.</w:t>
      </w:r>
      <w:r w:rsidRPr="00021D09">
        <w:rPr>
          <w:rFonts w:ascii="Arial" w:hAnsi="Arial" w:cs="Arial"/>
          <w:sz w:val="22"/>
        </w:rPr>
        <w:tab/>
        <w:t>Vicari, M. BASF and acetylene. 70 years of reppe chemistry - long-standing reliability and promising future - and now, the only natural gas based clean technology for acetylene production. (2013).</w:t>
      </w:r>
    </w:p>
    <w:p w14:paraId="347466E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63.</w:t>
      </w:r>
      <w:r w:rsidRPr="00021D09">
        <w:rPr>
          <w:rFonts w:ascii="Arial" w:hAnsi="Arial" w:cs="Arial"/>
          <w:sz w:val="22"/>
        </w:rPr>
        <w:tab/>
        <w:t xml:space="preserve">Gyrdymova, Y., Lebedev, A., Du, Y.-J. &amp; Rodygin, K. Production of Acetylene from Viable Feedstock: Promising Recent Approaches. </w:t>
      </w:r>
      <w:r w:rsidRPr="00021D09">
        <w:rPr>
          <w:rFonts w:ascii="Arial" w:hAnsi="Arial" w:cs="Arial"/>
          <w:i/>
          <w:iCs/>
          <w:sz w:val="22"/>
        </w:rPr>
        <w:t>ChemPlusChem</w:t>
      </w:r>
      <w:r w:rsidRPr="00021D09">
        <w:rPr>
          <w:rFonts w:ascii="Arial" w:hAnsi="Arial" w:cs="Arial"/>
          <w:sz w:val="22"/>
        </w:rPr>
        <w:t xml:space="preserve"> </w:t>
      </w:r>
      <w:r w:rsidRPr="00021D09">
        <w:rPr>
          <w:rFonts w:ascii="Arial" w:hAnsi="Arial" w:cs="Arial"/>
          <w:b/>
          <w:bCs/>
          <w:sz w:val="22"/>
        </w:rPr>
        <w:t>n/a</w:t>
      </w:r>
      <w:r w:rsidRPr="00021D09">
        <w:rPr>
          <w:rFonts w:ascii="Arial" w:hAnsi="Arial" w:cs="Arial"/>
          <w:sz w:val="22"/>
        </w:rPr>
        <w:t>, e202400247.</w:t>
      </w:r>
    </w:p>
    <w:p w14:paraId="709CB93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64.</w:t>
      </w:r>
      <w:r w:rsidRPr="00021D09">
        <w:rPr>
          <w:rFonts w:ascii="Arial" w:hAnsi="Arial" w:cs="Arial"/>
          <w:sz w:val="22"/>
        </w:rPr>
        <w:tab/>
        <w:t xml:space="preserve">Fincke, J. R. </w:t>
      </w:r>
      <w:r w:rsidRPr="00021D09">
        <w:rPr>
          <w:rFonts w:ascii="Arial" w:hAnsi="Arial" w:cs="Arial"/>
          <w:i/>
          <w:iCs/>
          <w:sz w:val="22"/>
        </w:rPr>
        <w:t>et al.</w:t>
      </w:r>
      <w:r w:rsidRPr="00021D09">
        <w:rPr>
          <w:rFonts w:ascii="Arial" w:hAnsi="Arial" w:cs="Arial"/>
          <w:sz w:val="22"/>
        </w:rPr>
        <w:t xml:space="preserve"> Plasma Thermal Conversion of Methane to Acetylene. </w:t>
      </w:r>
      <w:r w:rsidRPr="00021D09">
        <w:rPr>
          <w:rFonts w:ascii="Arial" w:hAnsi="Arial" w:cs="Arial"/>
          <w:i/>
          <w:iCs/>
          <w:sz w:val="22"/>
        </w:rPr>
        <w:t>Plasma Chem. Plasma Process.</w:t>
      </w:r>
      <w:r w:rsidRPr="00021D09">
        <w:rPr>
          <w:rFonts w:ascii="Arial" w:hAnsi="Arial" w:cs="Arial"/>
          <w:sz w:val="22"/>
        </w:rPr>
        <w:t xml:space="preserve"> </w:t>
      </w:r>
      <w:r w:rsidRPr="00021D09">
        <w:rPr>
          <w:rFonts w:ascii="Arial" w:hAnsi="Arial" w:cs="Arial"/>
          <w:b/>
          <w:bCs/>
          <w:sz w:val="22"/>
        </w:rPr>
        <w:t>22</w:t>
      </w:r>
      <w:r w:rsidRPr="00021D09">
        <w:rPr>
          <w:rFonts w:ascii="Arial" w:hAnsi="Arial" w:cs="Arial"/>
          <w:sz w:val="22"/>
        </w:rPr>
        <w:t>, 105–136 (2002).</w:t>
      </w:r>
    </w:p>
    <w:p w14:paraId="477AFC4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65.</w:t>
      </w:r>
      <w:r w:rsidRPr="00021D09">
        <w:rPr>
          <w:rFonts w:ascii="Arial" w:hAnsi="Arial" w:cs="Arial"/>
          <w:sz w:val="22"/>
        </w:rPr>
        <w:tab/>
        <w:t xml:space="preserve">Anderson, R. P., Fincke, J. R. &amp; Taylor, C. E. Conversion of natural gas to liquids via acetylene as an intermediate. </w:t>
      </w:r>
      <w:r w:rsidRPr="00021D09">
        <w:rPr>
          <w:rFonts w:ascii="Arial" w:hAnsi="Arial" w:cs="Arial"/>
          <w:i/>
          <w:iCs/>
          <w:sz w:val="22"/>
        </w:rPr>
        <w:t>Fuel</w:t>
      </w:r>
      <w:r w:rsidRPr="00021D09">
        <w:rPr>
          <w:rFonts w:ascii="Arial" w:hAnsi="Arial" w:cs="Arial"/>
          <w:sz w:val="22"/>
        </w:rPr>
        <w:t xml:space="preserve"> </w:t>
      </w:r>
      <w:r w:rsidRPr="00021D09">
        <w:rPr>
          <w:rFonts w:ascii="Arial" w:hAnsi="Arial" w:cs="Arial"/>
          <w:b/>
          <w:bCs/>
          <w:sz w:val="22"/>
        </w:rPr>
        <w:t>81</w:t>
      </w:r>
      <w:r w:rsidRPr="00021D09">
        <w:rPr>
          <w:rFonts w:ascii="Arial" w:hAnsi="Arial" w:cs="Arial"/>
          <w:sz w:val="22"/>
        </w:rPr>
        <w:t>, 909–925 (2002).</w:t>
      </w:r>
    </w:p>
    <w:p w14:paraId="542DF72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66.</w:t>
      </w:r>
      <w:r w:rsidRPr="00021D09">
        <w:rPr>
          <w:rFonts w:ascii="Arial" w:hAnsi="Arial" w:cs="Arial"/>
          <w:sz w:val="22"/>
        </w:rPr>
        <w:tab/>
        <w:t xml:space="preserve">Yan, B., Xu, P., Guo, C. Y., Jin, Y. &amp; Cheng, Y. Experimental study on coal pyrolysis to acetylene in thermal plasma reactors. </w:t>
      </w:r>
      <w:r w:rsidRPr="00021D09">
        <w:rPr>
          <w:rFonts w:ascii="Arial" w:hAnsi="Arial" w:cs="Arial"/>
          <w:i/>
          <w:iCs/>
          <w:sz w:val="22"/>
        </w:rPr>
        <w:t>Chem. Eng. J.</w:t>
      </w:r>
      <w:r w:rsidRPr="00021D09">
        <w:rPr>
          <w:rFonts w:ascii="Arial" w:hAnsi="Arial" w:cs="Arial"/>
          <w:sz w:val="22"/>
        </w:rPr>
        <w:t xml:space="preserve"> </w:t>
      </w:r>
      <w:r w:rsidRPr="00021D09">
        <w:rPr>
          <w:rFonts w:ascii="Arial" w:hAnsi="Arial" w:cs="Arial"/>
          <w:b/>
          <w:bCs/>
          <w:sz w:val="22"/>
        </w:rPr>
        <w:t>207–208</w:t>
      </w:r>
      <w:r w:rsidRPr="00021D09">
        <w:rPr>
          <w:rFonts w:ascii="Arial" w:hAnsi="Arial" w:cs="Arial"/>
          <w:sz w:val="22"/>
        </w:rPr>
        <w:t>, 109–116 (2012).</w:t>
      </w:r>
    </w:p>
    <w:p w14:paraId="026F839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67.</w:t>
      </w:r>
      <w:r w:rsidRPr="00021D09">
        <w:rPr>
          <w:rFonts w:ascii="Arial" w:hAnsi="Arial" w:cs="Arial"/>
          <w:sz w:val="22"/>
        </w:rPr>
        <w:tab/>
        <w:t xml:space="preserve">Kado, S., Sekine, Y. &amp; Fujimoto, K. Direct synthesis of acetylene from methane by direct current pulse discharge. </w:t>
      </w:r>
      <w:r w:rsidRPr="00021D09">
        <w:rPr>
          <w:rFonts w:ascii="Arial" w:hAnsi="Arial" w:cs="Arial"/>
          <w:i/>
          <w:iCs/>
          <w:sz w:val="22"/>
        </w:rPr>
        <w:t>Chem. Commun.</w:t>
      </w:r>
      <w:r w:rsidRPr="00021D09">
        <w:rPr>
          <w:rFonts w:ascii="Arial" w:hAnsi="Arial" w:cs="Arial"/>
          <w:sz w:val="22"/>
        </w:rPr>
        <w:t xml:space="preserve"> </w:t>
      </w:r>
      <w:r w:rsidRPr="00021D09">
        <w:rPr>
          <w:rFonts w:ascii="Arial" w:hAnsi="Arial" w:cs="Arial"/>
          <w:b/>
          <w:bCs/>
          <w:sz w:val="22"/>
        </w:rPr>
        <w:t>0</w:t>
      </w:r>
      <w:r w:rsidRPr="00021D09">
        <w:rPr>
          <w:rFonts w:ascii="Arial" w:hAnsi="Arial" w:cs="Arial"/>
          <w:sz w:val="22"/>
        </w:rPr>
        <w:t>, 2485–2486 (1999).</w:t>
      </w:r>
    </w:p>
    <w:p w14:paraId="0B16F07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68.</w:t>
      </w:r>
      <w:r w:rsidRPr="00021D09">
        <w:rPr>
          <w:rFonts w:ascii="Arial" w:hAnsi="Arial" w:cs="Arial"/>
          <w:sz w:val="22"/>
        </w:rPr>
        <w:tab/>
        <w:t xml:space="preserve">Han, Q. </w:t>
      </w:r>
      <w:r w:rsidRPr="00021D09">
        <w:rPr>
          <w:rFonts w:ascii="Arial" w:hAnsi="Arial" w:cs="Arial"/>
          <w:i/>
          <w:iCs/>
          <w:sz w:val="22"/>
        </w:rPr>
        <w:t>et al.</w:t>
      </w:r>
      <w:r w:rsidRPr="00021D09">
        <w:rPr>
          <w:rFonts w:ascii="Arial" w:hAnsi="Arial" w:cs="Arial"/>
          <w:sz w:val="22"/>
        </w:rPr>
        <w:t xml:space="preserve"> Conversion of methane to C 2 and C 3 hydrocarbons over TiO 2 /ZSM-5 core–shell particles in an electric field. </w:t>
      </w:r>
      <w:r w:rsidRPr="00021D09">
        <w:rPr>
          <w:rFonts w:ascii="Arial" w:hAnsi="Arial" w:cs="Arial"/>
          <w:i/>
          <w:iCs/>
          <w:sz w:val="22"/>
        </w:rPr>
        <w:t>RSC Adv.</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34793–34803 (2019).</w:t>
      </w:r>
    </w:p>
    <w:p w14:paraId="0A141E8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69.</w:t>
      </w:r>
      <w:r w:rsidRPr="00021D09">
        <w:rPr>
          <w:rFonts w:ascii="Arial" w:hAnsi="Arial" w:cs="Arial"/>
          <w:sz w:val="22"/>
        </w:rPr>
        <w:tab/>
        <w:t xml:space="preserve">Wnukowski, M., van de Steeg, A. W., Hrycak, B., Jasiński, M. &amp; van Rooij, G. J. Influence of hydrogen addition on methane coupling in a moderate pressure microwave plasma. </w:t>
      </w:r>
      <w:r w:rsidRPr="00021D09">
        <w:rPr>
          <w:rFonts w:ascii="Arial" w:hAnsi="Arial" w:cs="Arial"/>
          <w:i/>
          <w:iCs/>
          <w:sz w:val="22"/>
        </w:rPr>
        <w:t>Fuel</w:t>
      </w:r>
      <w:r w:rsidRPr="00021D09">
        <w:rPr>
          <w:rFonts w:ascii="Arial" w:hAnsi="Arial" w:cs="Arial"/>
          <w:sz w:val="22"/>
        </w:rPr>
        <w:t xml:space="preserve"> </w:t>
      </w:r>
      <w:r w:rsidRPr="00021D09">
        <w:rPr>
          <w:rFonts w:ascii="Arial" w:hAnsi="Arial" w:cs="Arial"/>
          <w:b/>
          <w:bCs/>
          <w:sz w:val="22"/>
        </w:rPr>
        <w:t>288</w:t>
      </w:r>
      <w:r w:rsidRPr="00021D09">
        <w:rPr>
          <w:rFonts w:ascii="Arial" w:hAnsi="Arial" w:cs="Arial"/>
          <w:sz w:val="22"/>
        </w:rPr>
        <w:t>, 119674 (2021).</w:t>
      </w:r>
    </w:p>
    <w:p w14:paraId="40E450A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70.</w:t>
      </w:r>
      <w:r w:rsidRPr="00021D09">
        <w:rPr>
          <w:rFonts w:ascii="Arial" w:hAnsi="Arial" w:cs="Arial"/>
          <w:sz w:val="22"/>
        </w:rPr>
        <w:tab/>
        <w:t xml:space="preserve">Zhang, X., Dai, B., Zhu, A., Gong, W. &amp; Liu, C. The simultaneous activation of methane and carbon dioxide to C2 hydrocarbons under pulse corona plasma over La2O3/γ-Al2O3 catalyst. </w:t>
      </w:r>
      <w:r w:rsidRPr="00021D09">
        <w:rPr>
          <w:rFonts w:ascii="Arial" w:hAnsi="Arial" w:cs="Arial"/>
          <w:i/>
          <w:iCs/>
          <w:sz w:val="22"/>
        </w:rPr>
        <w:t>Catal. Today</w:t>
      </w:r>
      <w:r w:rsidRPr="00021D09">
        <w:rPr>
          <w:rFonts w:ascii="Arial" w:hAnsi="Arial" w:cs="Arial"/>
          <w:sz w:val="22"/>
        </w:rPr>
        <w:t xml:space="preserve"> </w:t>
      </w:r>
      <w:r w:rsidRPr="00021D09">
        <w:rPr>
          <w:rFonts w:ascii="Arial" w:hAnsi="Arial" w:cs="Arial"/>
          <w:b/>
          <w:bCs/>
          <w:sz w:val="22"/>
        </w:rPr>
        <w:t>72</w:t>
      </w:r>
      <w:r w:rsidRPr="00021D09">
        <w:rPr>
          <w:rFonts w:ascii="Arial" w:hAnsi="Arial" w:cs="Arial"/>
          <w:sz w:val="22"/>
        </w:rPr>
        <w:t>, 223–227 (2002).</w:t>
      </w:r>
    </w:p>
    <w:p w14:paraId="11F771B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71.</w:t>
      </w:r>
      <w:r w:rsidRPr="00021D09">
        <w:rPr>
          <w:rFonts w:ascii="Arial" w:hAnsi="Arial" w:cs="Arial"/>
          <w:sz w:val="22"/>
        </w:rPr>
        <w:tab/>
        <w:t xml:space="preserve">Ma, Y. </w:t>
      </w:r>
      <w:r w:rsidRPr="00021D09">
        <w:rPr>
          <w:rFonts w:ascii="Arial" w:hAnsi="Arial" w:cs="Arial"/>
          <w:i/>
          <w:iCs/>
          <w:sz w:val="22"/>
        </w:rPr>
        <w:t>et al.</w:t>
      </w:r>
      <w:r w:rsidRPr="00021D09">
        <w:rPr>
          <w:rFonts w:ascii="Arial" w:hAnsi="Arial" w:cs="Arial"/>
          <w:sz w:val="22"/>
        </w:rPr>
        <w:t xml:space="preserve"> Direct Conversion of Methane to Ethylene and Acetylene over an Iron-Based Metal–Organic Framework.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145</w:t>
      </w:r>
      <w:r w:rsidRPr="00021D09">
        <w:rPr>
          <w:rFonts w:ascii="Arial" w:hAnsi="Arial" w:cs="Arial"/>
          <w:sz w:val="22"/>
        </w:rPr>
        <w:t>, 20792–20800 (2023).</w:t>
      </w:r>
    </w:p>
    <w:p w14:paraId="5CD231E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72.</w:t>
      </w:r>
      <w:r w:rsidRPr="00021D09">
        <w:rPr>
          <w:rFonts w:ascii="Arial" w:hAnsi="Arial" w:cs="Arial"/>
          <w:sz w:val="22"/>
        </w:rPr>
        <w:tab/>
        <w:t xml:space="preserve">Julian, I., Ramirez, H., Hueso, J. L., Mallada, R. &amp; Santamaria, J. Non-oxidative methane conversion in microwave-assisted structured reactors. </w:t>
      </w:r>
      <w:r w:rsidRPr="00021D09">
        <w:rPr>
          <w:rFonts w:ascii="Arial" w:hAnsi="Arial" w:cs="Arial"/>
          <w:i/>
          <w:iCs/>
          <w:sz w:val="22"/>
        </w:rPr>
        <w:t>Chem. Eng. J.</w:t>
      </w:r>
      <w:r w:rsidRPr="00021D09">
        <w:rPr>
          <w:rFonts w:ascii="Arial" w:hAnsi="Arial" w:cs="Arial"/>
          <w:sz w:val="22"/>
        </w:rPr>
        <w:t xml:space="preserve"> </w:t>
      </w:r>
      <w:r w:rsidRPr="00021D09">
        <w:rPr>
          <w:rFonts w:ascii="Arial" w:hAnsi="Arial" w:cs="Arial"/>
          <w:b/>
          <w:bCs/>
          <w:sz w:val="22"/>
        </w:rPr>
        <w:t>377</w:t>
      </w:r>
      <w:r w:rsidRPr="00021D09">
        <w:rPr>
          <w:rFonts w:ascii="Arial" w:hAnsi="Arial" w:cs="Arial"/>
          <w:sz w:val="22"/>
        </w:rPr>
        <w:t>, 119764 (2019).</w:t>
      </w:r>
    </w:p>
    <w:p w14:paraId="06D13C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73.</w:t>
      </w:r>
      <w:r w:rsidRPr="00021D09">
        <w:rPr>
          <w:rFonts w:ascii="Arial" w:hAnsi="Arial" w:cs="Arial"/>
          <w:sz w:val="22"/>
        </w:rPr>
        <w:tab/>
        <w:t xml:space="preserve">Suib, S. L. &amp; Zerger, R. P. A Direct, Continuous, Low-Power Catalytic Conversion of Methane to Higher Hydrocarbons via Microwave Plasmas. </w:t>
      </w:r>
      <w:r w:rsidRPr="00021D09">
        <w:rPr>
          <w:rFonts w:ascii="Arial" w:hAnsi="Arial" w:cs="Arial"/>
          <w:i/>
          <w:iCs/>
          <w:sz w:val="22"/>
        </w:rPr>
        <w:t>J. Catal.</w:t>
      </w:r>
      <w:r w:rsidRPr="00021D09">
        <w:rPr>
          <w:rFonts w:ascii="Arial" w:hAnsi="Arial" w:cs="Arial"/>
          <w:sz w:val="22"/>
        </w:rPr>
        <w:t xml:space="preserve"> </w:t>
      </w:r>
      <w:r w:rsidRPr="00021D09">
        <w:rPr>
          <w:rFonts w:ascii="Arial" w:hAnsi="Arial" w:cs="Arial"/>
          <w:b/>
          <w:bCs/>
          <w:sz w:val="22"/>
        </w:rPr>
        <w:t>139</w:t>
      </w:r>
      <w:r w:rsidRPr="00021D09">
        <w:rPr>
          <w:rFonts w:ascii="Arial" w:hAnsi="Arial" w:cs="Arial"/>
          <w:sz w:val="22"/>
        </w:rPr>
        <w:t>, 383–391 (1993).</w:t>
      </w:r>
    </w:p>
    <w:p w14:paraId="23FD070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74.</w:t>
      </w:r>
      <w:r w:rsidRPr="00021D09">
        <w:rPr>
          <w:rFonts w:ascii="Arial" w:hAnsi="Arial" w:cs="Arial"/>
          <w:sz w:val="22"/>
        </w:rPr>
        <w:tab/>
        <w:t xml:space="preserve">Ortiz-Bravo, C. A., Chagas, C. A. &amp; Toniolo, F. S. Oxidative coupling of methane (OCM): An overview of the challenges and opportunities for developing new technologies. </w:t>
      </w:r>
      <w:r w:rsidRPr="00021D09">
        <w:rPr>
          <w:rFonts w:ascii="Arial" w:hAnsi="Arial" w:cs="Arial"/>
          <w:i/>
          <w:iCs/>
          <w:sz w:val="22"/>
        </w:rPr>
        <w:t>J. Nat. Gas Sci. Eng.</w:t>
      </w:r>
      <w:r w:rsidRPr="00021D09">
        <w:rPr>
          <w:rFonts w:ascii="Arial" w:hAnsi="Arial" w:cs="Arial"/>
          <w:sz w:val="22"/>
        </w:rPr>
        <w:t xml:space="preserve"> </w:t>
      </w:r>
      <w:r w:rsidRPr="00021D09">
        <w:rPr>
          <w:rFonts w:ascii="Arial" w:hAnsi="Arial" w:cs="Arial"/>
          <w:b/>
          <w:bCs/>
          <w:sz w:val="22"/>
        </w:rPr>
        <w:t>96</w:t>
      </w:r>
      <w:r w:rsidRPr="00021D09">
        <w:rPr>
          <w:rFonts w:ascii="Arial" w:hAnsi="Arial" w:cs="Arial"/>
          <w:sz w:val="22"/>
        </w:rPr>
        <w:t>, 104254 (2021).</w:t>
      </w:r>
    </w:p>
    <w:p w14:paraId="3D0331C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75.</w:t>
      </w:r>
      <w:r w:rsidRPr="00021D09">
        <w:rPr>
          <w:rFonts w:ascii="Arial" w:hAnsi="Arial" w:cs="Arial"/>
          <w:sz w:val="22"/>
        </w:rPr>
        <w:tab/>
        <w:t xml:space="preserve">Xie, P. </w:t>
      </w:r>
      <w:r w:rsidRPr="00021D09">
        <w:rPr>
          <w:rFonts w:ascii="Arial" w:hAnsi="Arial" w:cs="Arial"/>
          <w:i/>
          <w:iCs/>
          <w:sz w:val="22"/>
        </w:rPr>
        <w:t>et al.</w:t>
      </w:r>
      <w:r w:rsidRPr="00021D09">
        <w:rPr>
          <w:rFonts w:ascii="Arial" w:hAnsi="Arial" w:cs="Arial"/>
          <w:sz w:val="22"/>
        </w:rPr>
        <w:t xml:space="preserve"> Nanoceria-Supported Single-Atom Platinum Catalysts for Direct Methane Conversion.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4044–4048 (2018).</w:t>
      </w:r>
    </w:p>
    <w:p w14:paraId="3E991C1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76.</w:t>
      </w:r>
      <w:r w:rsidRPr="00021D09">
        <w:rPr>
          <w:rFonts w:ascii="Arial" w:hAnsi="Arial" w:cs="Arial"/>
          <w:sz w:val="22"/>
        </w:rPr>
        <w:tab/>
        <w:t xml:space="preserve">Y. Zhang, S. B. X. </w:t>
      </w:r>
      <w:r w:rsidRPr="00021D09">
        <w:rPr>
          <w:rFonts w:ascii="Arial" w:hAnsi="Arial" w:cs="Arial"/>
          <w:i/>
          <w:iCs/>
          <w:sz w:val="22"/>
        </w:rPr>
        <w:t>et al.</w:t>
      </w:r>
      <w:r w:rsidRPr="00021D09">
        <w:rPr>
          <w:rFonts w:ascii="Arial" w:hAnsi="Arial" w:cs="Arial"/>
          <w:sz w:val="22"/>
        </w:rPr>
        <w:t xml:space="preserve"> Role and dynamics of transition metal carbides in methane coupling. </w:t>
      </w:r>
      <w:r w:rsidRPr="00021D09">
        <w:rPr>
          <w:rFonts w:ascii="Arial" w:hAnsi="Arial" w:cs="Arial"/>
          <w:i/>
          <w:iCs/>
          <w:sz w:val="22"/>
        </w:rPr>
        <w:t>Chem. Sci.</w:t>
      </w:r>
      <w:r w:rsidRPr="00021D09">
        <w:rPr>
          <w:rFonts w:ascii="Arial" w:hAnsi="Arial" w:cs="Arial"/>
          <w:sz w:val="22"/>
        </w:rPr>
        <w:t xml:space="preserve"> </w:t>
      </w:r>
      <w:r w:rsidRPr="00021D09">
        <w:rPr>
          <w:rFonts w:ascii="Arial" w:hAnsi="Arial" w:cs="Arial"/>
          <w:b/>
          <w:bCs/>
          <w:sz w:val="22"/>
        </w:rPr>
        <w:t>14</w:t>
      </w:r>
      <w:r w:rsidRPr="00021D09">
        <w:rPr>
          <w:rFonts w:ascii="Arial" w:hAnsi="Arial" w:cs="Arial"/>
          <w:sz w:val="22"/>
        </w:rPr>
        <w:t>, 5899–5905 (2023).</w:t>
      </w:r>
    </w:p>
    <w:p w14:paraId="12D6BFA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77.</w:t>
      </w:r>
      <w:r w:rsidRPr="00021D09">
        <w:rPr>
          <w:rFonts w:ascii="Arial" w:hAnsi="Arial" w:cs="Arial"/>
          <w:sz w:val="22"/>
        </w:rPr>
        <w:tab/>
        <w:t xml:space="preserve">Han, S. J., Lee, S. W., Kim, H. W., Kim, S. K. &amp; Kim, Y. T. Nonoxidative Direct Conversion of Methane on Silica-Based Iron Catalysts: Effect of Catalytic Surface.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7984–7997 (2019).</w:t>
      </w:r>
    </w:p>
    <w:p w14:paraId="5383065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78.</w:t>
      </w:r>
      <w:r w:rsidRPr="00021D09">
        <w:rPr>
          <w:rFonts w:ascii="Arial" w:hAnsi="Arial" w:cs="Arial"/>
          <w:sz w:val="22"/>
        </w:rPr>
        <w:tab/>
        <w:t xml:space="preserve">Hao, J. </w:t>
      </w:r>
      <w:r w:rsidRPr="00021D09">
        <w:rPr>
          <w:rFonts w:ascii="Arial" w:hAnsi="Arial" w:cs="Arial"/>
          <w:i/>
          <w:iCs/>
          <w:sz w:val="22"/>
        </w:rPr>
        <w:t>et al.</w:t>
      </w:r>
      <w:r w:rsidRPr="00021D09">
        <w:rPr>
          <w:rFonts w:ascii="Arial" w:hAnsi="Arial" w:cs="Arial"/>
          <w:sz w:val="22"/>
        </w:rPr>
        <w:t xml:space="preserve"> Enhanced Methane Conversion to Olefins and Aromatics by H-Donor Molecules under Nonoxidative Condition.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9045–9050 (2019).</w:t>
      </w:r>
    </w:p>
    <w:p w14:paraId="64980D6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79.</w:t>
      </w:r>
      <w:r w:rsidRPr="00021D09">
        <w:rPr>
          <w:rFonts w:ascii="Arial" w:hAnsi="Arial" w:cs="Arial"/>
          <w:sz w:val="22"/>
        </w:rPr>
        <w:tab/>
        <w:t xml:space="preserve">Hohn, K. L., Witt, P. M., Davis, M. B. &amp; Schmidt, L. D. Methane coupling to acetylene over Pt-coated monoliths at millisecond contact times. </w:t>
      </w:r>
      <w:r w:rsidRPr="00021D09">
        <w:rPr>
          <w:rFonts w:ascii="Arial" w:hAnsi="Arial" w:cs="Arial"/>
          <w:i/>
          <w:iCs/>
          <w:sz w:val="22"/>
        </w:rPr>
        <w:t>Catal. Lett.</w:t>
      </w:r>
      <w:r w:rsidRPr="00021D09">
        <w:rPr>
          <w:rFonts w:ascii="Arial" w:hAnsi="Arial" w:cs="Arial"/>
          <w:sz w:val="22"/>
        </w:rPr>
        <w:t xml:space="preserve"> </w:t>
      </w:r>
      <w:r w:rsidRPr="00021D09">
        <w:rPr>
          <w:rFonts w:ascii="Arial" w:hAnsi="Arial" w:cs="Arial"/>
          <w:b/>
          <w:bCs/>
          <w:sz w:val="22"/>
        </w:rPr>
        <w:t>54</w:t>
      </w:r>
      <w:r w:rsidRPr="00021D09">
        <w:rPr>
          <w:rFonts w:ascii="Arial" w:hAnsi="Arial" w:cs="Arial"/>
          <w:sz w:val="22"/>
        </w:rPr>
        <w:t>, 113–118 (1998).</w:t>
      </w:r>
    </w:p>
    <w:p w14:paraId="3848012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80.</w:t>
      </w:r>
      <w:r w:rsidRPr="00021D09">
        <w:rPr>
          <w:rFonts w:ascii="Arial" w:hAnsi="Arial" w:cs="Arial"/>
          <w:sz w:val="22"/>
        </w:rPr>
        <w:tab/>
        <w:t xml:space="preserve">Sakbodin, M., Wu, Y., Oh, S. C., Wachsman, E. D. &amp; Liu, D. Hydrogen-Permeable Tubular Membrane Reactor: Promoting Conversion and Product Selectivity for Non-Oxidative Activation of Methane over an Fe©SiO2 Catalyst.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55</w:t>
      </w:r>
      <w:r w:rsidRPr="00021D09">
        <w:rPr>
          <w:rFonts w:ascii="Arial" w:hAnsi="Arial" w:cs="Arial"/>
          <w:sz w:val="22"/>
        </w:rPr>
        <w:t>, 16149–16152 (2016).</w:t>
      </w:r>
    </w:p>
    <w:p w14:paraId="3D6177A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81.</w:t>
      </w:r>
      <w:r w:rsidRPr="00021D09">
        <w:rPr>
          <w:rFonts w:ascii="Arial" w:hAnsi="Arial" w:cs="Arial"/>
          <w:sz w:val="22"/>
        </w:rPr>
        <w:tab/>
        <w:t xml:space="preserve">Oh, S. C. </w:t>
      </w:r>
      <w:r w:rsidRPr="00021D09">
        <w:rPr>
          <w:rFonts w:ascii="Arial" w:hAnsi="Arial" w:cs="Arial"/>
          <w:i/>
          <w:iCs/>
          <w:sz w:val="22"/>
        </w:rPr>
        <w:t>et al.</w:t>
      </w:r>
      <w:r w:rsidRPr="00021D09">
        <w:rPr>
          <w:rFonts w:ascii="Arial" w:hAnsi="Arial" w:cs="Arial"/>
          <w:sz w:val="22"/>
        </w:rPr>
        <w:t xml:space="preserve"> Direct Non-Oxidative Methane Conversion in a Millisecond Catalytic Wall Reactor.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58</w:t>
      </w:r>
      <w:r w:rsidRPr="00021D09">
        <w:rPr>
          <w:rFonts w:ascii="Arial" w:hAnsi="Arial" w:cs="Arial"/>
          <w:sz w:val="22"/>
        </w:rPr>
        <w:t>, 7083–7086 (2019).</w:t>
      </w:r>
    </w:p>
    <w:p w14:paraId="5F393CB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82.</w:t>
      </w:r>
      <w:r w:rsidRPr="00021D09">
        <w:rPr>
          <w:rFonts w:ascii="Arial" w:hAnsi="Arial" w:cs="Arial"/>
          <w:sz w:val="22"/>
        </w:rPr>
        <w:tab/>
        <w:t xml:space="preserve">Guo, X. </w:t>
      </w:r>
      <w:r w:rsidRPr="00021D09">
        <w:rPr>
          <w:rFonts w:ascii="Arial" w:hAnsi="Arial" w:cs="Arial"/>
          <w:i/>
          <w:iCs/>
          <w:sz w:val="22"/>
        </w:rPr>
        <w:t>et al.</w:t>
      </w:r>
      <w:r w:rsidRPr="00021D09">
        <w:rPr>
          <w:rFonts w:ascii="Arial" w:hAnsi="Arial" w:cs="Arial"/>
          <w:sz w:val="22"/>
        </w:rPr>
        <w:t xml:space="preserve"> Direct, Nonoxidative Conversion of Methane to Ethylene, Aromatics, and Hydrogen.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344</w:t>
      </w:r>
      <w:r w:rsidRPr="00021D09">
        <w:rPr>
          <w:rFonts w:ascii="Arial" w:hAnsi="Arial" w:cs="Arial"/>
          <w:sz w:val="22"/>
        </w:rPr>
        <w:t>, 616–619 (2014).</w:t>
      </w:r>
    </w:p>
    <w:p w14:paraId="31DBA8B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83.</w:t>
      </w:r>
      <w:r w:rsidRPr="00021D09">
        <w:rPr>
          <w:rFonts w:ascii="Arial" w:hAnsi="Arial" w:cs="Arial"/>
          <w:sz w:val="22"/>
        </w:rPr>
        <w:tab/>
        <w:t xml:space="preserve">Dimitrakellis, P., Delikonstantis, E., Stefanidis, G. D. &amp; Vlachos, D. G. Plasma technology for lignocellulosic biomass conversion toward an electrified biorefinery.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24</w:t>
      </w:r>
      <w:r w:rsidRPr="00021D09">
        <w:rPr>
          <w:rFonts w:ascii="Arial" w:hAnsi="Arial" w:cs="Arial"/>
          <w:sz w:val="22"/>
        </w:rPr>
        <w:t>, 2680–2721 (2022).</w:t>
      </w:r>
    </w:p>
    <w:p w14:paraId="52E3C1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84.</w:t>
      </w:r>
      <w:r w:rsidRPr="00021D09">
        <w:rPr>
          <w:rFonts w:ascii="Arial" w:hAnsi="Arial" w:cs="Arial"/>
          <w:sz w:val="22"/>
        </w:rPr>
        <w:tab/>
        <w:t xml:space="preserve">Zhang, M. </w:t>
      </w:r>
      <w:r w:rsidRPr="00021D09">
        <w:rPr>
          <w:rFonts w:ascii="Arial" w:hAnsi="Arial" w:cs="Arial"/>
          <w:i/>
          <w:iCs/>
          <w:sz w:val="22"/>
        </w:rPr>
        <w:t>et al.</w:t>
      </w:r>
      <w:r w:rsidRPr="00021D09">
        <w:rPr>
          <w:rFonts w:ascii="Arial" w:hAnsi="Arial" w:cs="Arial"/>
          <w:sz w:val="22"/>
        </w:rPr>
        <w:t xml:space="preserve"> Pyrolysis of Polyolefins Using Rotating Arc Plasma Technology for Production of Acetylene. </w:t>
      </w:r>
      <w:r w:rsidRPr="00021D09">
        <w:rPr>
          <w:rFonts w:ascii="Arial" w:hAnsi="Arial" w:cs="Arial"/>
          <w:i/>
          <w:iCs/>
          <w:sz w:val="22"/>
        </w:rPr>
        <w:t>Energies</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513 (2017).</w:t>
      </w:r>
    </w:p>
    <w:p w14:paraId="0692A3D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85.</w:t>
      </w:r>
      <w:r w:rsidRPr="00021D09">
        <w:rPr>
          <w:rFonts w:ascii="Arial" w:hAnsi="Arial" w:cs="Arial"/>
          <w:sz w:val="22"/>
        </w:rPr>
        <w:tab/>
        <w:t xml:space="preserve">Zhang, M. </w:t>
      </w:r>
      <w:r w:rsidRPr="00021D09">
        <w:rPr>
          <w:rFonts w:ascii="Arial" w:hAnsi="Arial" w:cs="Arial"/>
          <w:i/>
          <w:iCs/>
          <w:sz w:val="22"/>
        </w:rPr>
        <w:t>et al.</w:t>
      </w:r>
      <w:r w:rsidRPr="00021D09">
        <w:rPr>
          <w:rFonts w:ascii="Arial" w:hAnsi="Arial" w:cs="Arial"/>
          <w:sz w:val="22"/>
        </w:rPr>
        <w:t xml:space="preserve"> Gas production from polyethylene terephthalate using rotating arc plasma. </w:t>
      </w:r>
      <w:r w:rsidRPr="00021D09">
        <w:rPr>
          <w:rFonts w:ascii="Arial" w:hAnsi="Arial" w:cs="Arial"/>
          <w:i/>
          <w:iCs/>
          <w:sz w:val="22"/>
        </w:rPr>
        <w:t>Chem. Eng. Process. - Process Intensif.</w:t>
      </w:r>
      <w:r w:rsidRPr="00021D09">
        <w:rPr>
          <w:rFonts w:ascii="Arial" w:hAnsi="Arial" w:cs="Arial"/>
          <w:sz w:val="22"/>
        </w:rPr>
        <w:t xml:space="preserve"> </w:t>
      </w:r>
      <w:r w:rsidRPr="00021D09">
        <w:rPr>
          <w:rFonts w:ascii="Arial" w:hAnsi="Arial" w:cs="Arial"/>
          <w:b/>
          <w:bCs/>
          <w:sz w:val="22"/>
        </w:rPr>
        <w:t>128</w:t>
      </w:r>
      <w:r w:rsidRPr="00021D09">
        <w:rPr>
          <w:rFonts w:ascii="Arial" w:hAnsi="Arial" w:cs="Arial"/>
          <w:sz w:val="22"/>
        </w:rPr>
        <w:t>, 257–262 (2018).</w:t>
      </w:r>
    </w:p>
    <w:p w14:paraId="42A36E2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86.</w:t>
      </w:r>
      <w:r w:rsidRPr="00021D09">
        <w:rPr>
          <w:rFonts w:ascii="Arial" w:hAnsi="Arial" w:cs="Arial"/>
          <w:sz w:val="22"/>
        </w:rPr>
        <w:tab/>
        <w:t xml:space="preserve">Kolb, T., Kroker, T. &amp; Gericke, K.-H. Conversion of biogas like mixtures to C2 hydrocarbon in a plug flow reactor supported by a DBD at atmospheric pressure. </w:t>
      </w:r>
      <w:r w:rsidRPr="00021D09">
        <w:rPr>
          <w:rFonts w:ascii="Arial" w:hAnsi="Arial" w:cs="Arial"/>
          <w:i/>
          <w:iCs/>
          <w:sz w:val="22"/>
        </w:rPr>
        <w:t>Vacuum</w:t>
      </w:r>
      <w:r w:rsidRPr="00021D09">
        <w:rPr>
          <w:rFonts w:ascii="Arial" w:hAnsi="Arial" w:cs="Arial"/>
          <w:sz w:val="22"/>
        </w:rPr>
        <w:t xml:space="preserve"> </w:t>
      </w:r>
      <w:r w:rsidRPr="00021D09">
        <w:rPr>
          <w:rFonts w:ascii="Arial" w:hAnsi="Arial" w:cs="Arial"/>
          <w:b/>
          <w:bCs/>
          <w:sz w:val="22"/>
        </w:rPr>
        <w:t>88</w:t>
      </w:r>
      <w:r w:rsidRPr="00021D09">
        <w:rPr>
          <w:rFonts w:ascii="Arial" w:hAnsi="Arial" w:cs="Arial"/>
          <w:sz w:val="22"/>
        </w:rPr>
        <w:t>, 144–148 (2013).</w:t>
      </w:r>
    </w:p>
    <w:p w14:paraId="12C5B73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87.</w:t>
      </w:r>
      <w:r w:rsidRPr="00021D09">
        <w:rPr>
          <w:rFonts w:ascii="Arial" w:hAnsi="Arial" w:cs="Arial"/>
          <w:sz w:val="22"/>
        </w:rPr>
        <w:tab/>
        <w:t xml:space="preserve">Zeng, Y. </w:t>
      </w:r>
      <w:r w:rsidRPr="00021D09">
        <w:rPr>
          <w:rFonts w:ascii="Arial" w:hAnsi="Arial" w:cs="Arial"/>
          <w:i/>
          <w:iCs/>
          <w:sz w:val="22"/>
        </w:rPr>
        <w:t>et al.</w:t>
      </w:r>
      <w:r w:rsidRPr="00021D09">
        <w:rPr>
          <w:rFonts w:ascii="Arial" w:hAnsi="Arial" w:cs="Arial"/>
          <w:sz w:val="22"/>
        </w:rPr>
        <w:t xml:space="preserve"> Biogas reforming for hydrogen-rich syngas production over a Ni–K/Al2O3 catalyst using a temperature-controlled plasma reactor. </w:t>
      </w:r>
      <w:r w:rsidRPr="00021D09">
        <w:rPr>
          <w:rFonts w:ascii="Arial" w:hAnsi="Arial" w:cs="Arial"/>
          <w:i/>
          <w:iCs/>
          <w:sz w:val="22"/>
        </w:rPr>
        <w:t>Int. J. Hydrog. Energy</w:t>
      </w:r>
      <w:r w:rsidRPr="00021D09">
        <w:rPr>
          <w:rFonts w:ascii="Arial" w:hAnsi="Arial" w:cs="Arial"/>
          <w:sz w:val="22"/>
        </w:rPr>
        <w:t xml:space="preserve"> </w:t>
      </w:r>
      <w:r w:rsidRPr="00021D09">
        <w:rPr>
          <w:rFonts w:ascii="Arial" w:hAnsi="Arial" w:cs="Arial"/>
          <w:b/>
          <w:bCs/>
          <w:sz w:val="22"/>
        </w:rPr>
        <w:t>48</w:t>
      </w:r>
      <w:r w:rsidRPr="00021D09">
        <w:rPr>
          <w:rFonts w:ascii="Arial" w:hAnsi="Arial" w:cs="Arial"/>
          <w:sz w:val="22"/>
        </w:rPr>
        <w:t>, 6192–6203 (2023).</w:t>
      </w:r>
    </w:p>
    <w:p w14:paraId="4612AC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88.</w:t>
      </w:r>
      <w:r w:rsidRPr="00021D09">
        <w:rPr>
          <w:rFonts w:ascii="Arial" w:hAnsi="Arial" w:cs="Arial"/>
          <w:sz w:val="22"/>
        </w:rPr>
        <w:tab/>
        <w:t xml:space="preserve">Mitchell, S., Martín, A. J., Guillén-Gosálbez, G. &amp; Pérez-Ramírez, J. The Future of Chemical Sciences is Sustainable.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63</w:t>
      </w:r>
      <w:r w:rsidRPr="00021D09">
        <w:rPr>
          <w:rFonts w:ascii="Arial" w:hAnsi="Arial" w:cs="Arial"/>
          <w:sz w:val="22"/>
        </w:rPr>
        <w:t>, e202318676 (2024).</w:t>
      </w:r>
    </w:p>
    <w:p w14:paraId="5562E83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89.</w:t>
      </w:r>
      <w:r w:rsidRPr="00021D09">
        <w:rPr>
          <w:rFonts w:ascii="Arial" w:hAnsi="Arial" w:cs="Arial"/>
          <w:sz w:val="22"/>
        </w:rPr>
        <w:tab/>
        <w:t xml:space="preserve">Rodin, V., Lindorfer, J., Böhm, H. &amp; Vieira, L. Assessing the potential of carbon dioxide valorisation in Europe with focus on biogenic CO2. </w:t>
      </w:r>
      <w:r w:rsidRPr="00021D09">
        <w:rPr>
          <w:rFonts w:ascii="Arial" w:hAnsi="Arial" w:cs="Arial"/>
          <w:i/>
          <w:iCs/>
          <w:sz w:val="22"/>
        </w:rPr>
        <w:t>J. CO2 Util.</w:t>
      </w:r>
      <w:r w:rsidRPr="00021D09">
        <w:rPr>
          <w:rFonts w:ascii="Arial" w:hAnsi="Arial" w:cs="Arial"/>
          <w:sz w:val="22"/>
        </w:rPr>
        <w:t xml:space="preserve"> </w:t>
      </w:r>
      <w:r w:rsidRPr="00021D09">
        <w:rPr>
          <w:rFonts w:ascii="Arial" w:hAnsi="Arial" w:cs="Arial"/>
          <w:b/>
          <w:bCs/>
          <w:sz w:val="22"/>
        </w:rPr>
        <w:t>41</w:t>
      </w:r>
      <w:r w:rsidRPr="00021D09">
        <w:rPr>
          <w:rFonts w:ascii="Arial" w:hAnsi="Arial" w:cs="Arial"/>
          <w:sz w:val="22"/>
        </w:rPr>
        <w:t>, 101219 (2020).</w:t>
      </w:r>
    </w:p>
    <w:p w14:paraId="4E74ACC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90.</w:t>
      </w:r>
      <w:r w:rsidRPr="00021D09">
        <w:rPr>
          <w:rFonts w:ascii="Arial" w:hAnsi="Arial" w:cs="Arial"/>
          <w:sz w:val="22"/>
        </w:rPr>
        <w:tab/>
        <w:t xml:space="preserve">Glaser, B., Parr, M., Braun, C. &amp; Kopolo, G. Biochar is carbon negative. </w:t>
      </w:r>
      <w:r w:rsidRPr="00021D09">
        <w:rPr>
          <w:rFonts w:ascii="Arial" w:hAnsi="Arial" w:cs="Arial"/>
          <w:i/>
          <w:iCs/>
          <w:sz w:val="22"/>
        </w:rPr>
        <w:t>Nat. Geosci.</w:t>
      </w:r>
      <w:r w:rsidRPr="00021D09">
        <w:rPr>
          <w:rFonts w:ascii="Arial" w:hAnsi="Arial" w:cs="Arial"/>
          <w:sz w:val="22"/>
        </w:rPr>
        <w:t xml:space="preserve"> </w:t>
      </w:r>
      <w:r w:rsidRPr="00021D09">
        <w:rPr>
          <w:rFonts w:ascii="Arial" w:hAnsi="Arial" w:cs="Arial"/>
          <w:b/>
          <w:bCs/>
          <w:sz w:val="22"/>
        </w:rPr>
        <w:t>2</w:t>
      </w:r>
      <w:r w:rsidRPr="00021D09">
        <w:rPr>
          <w:rFonts w:ascii="Arial" w:hAnsi="Arial" w:cs="Arial"/>
          <w:sz w:val="22"/>
        </w:rPr>
        <w:t>, 2–2 (2009).</w:t>
      </w:r>
    </w:p>
    <w:p w14:paraId="6D160E3C"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91.</w:t>
      </w:r>
      <w:r w:rsidRPr="00021D09">
        <w:rPr>
          <w:rFonts w:ascii="Arial" w:hAnsi="Arial" w:cs="Arial"/>
          <w:sz w:val="22"/>
        </w:rPr>
        <w:tab/>
        <w:t xml:space="preserve">Nabera, A., Martín, A. J., Istrate, R., Pérez-Ramírez, J. &amp; Guillén-Gosálbez, G. Integrating climate policies in the sustainability analysis of green chemicals.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26</w:t>
      </w:r>
      <w:r w:rsidRPr="00021D09">
        <w:rPr>
          <w:rFonts w:ascii="Arial" w:hAnsi="Arial" w:cs="Arial"/>
          <w:sz w:val="22"/>
        </w:rPr>
        <w:t>, 6461–6469 (2024).</w:t>
      </w:r>
    </w:p>
    <w:p w14:paraId="022D04D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92.</w:t>
      </w:r>
      <w:r w:rsidRPr="00021D09">
        <w:rPr>
          <w:rFonts w:ascii="Arial" w:hAnsi="Arial" w:cs="Arial"/>
          <w:sz w:val="22"/>
        </w:rPr>
        <w:tab/>
        <w:t xml:space="preserve">Sacchi, R. </w:t>
      </w:r>
      <w:r w:rsidRPr="00021D09">
        <w:rPr>
          <w:rFonts w:ascii="Arial" w:hAnsi="Arial" w:cs="Arial"/>
          <w:i/>
          <w:iCs/>
          <w:sz w:val="22"/>
        </w:rPr>
        <w:t>et al.</w:t>
      </w:r>
      <w:r w:rsidRPr="00021D09">
        <w:rPr>
          <w:rFonts w:ascii="Arial" w:hAnsi="Arial" w:cs="Arial"/>
          <w:sz w:val="22"/>
        </w:rPr>
        <w:t xml:space="preserve"> PRospective EnvironMental Impact asSEment (</w:t>
      </w:r>
      <w:r w:rsidRPr="00021D09">
        <w:rPr>
          <w:rFonts w:ascii="Arial" w:hAnsi="Arial" w:cs="Arial"/>
          <w:i/>
          <w:iCs/>
          <w:sz w:val="22"/>
        </w:rPr>
        <w:t>premise</w:t>
      </w:r>
      <w:r w:rsidRPr="00021D09">
        <w:rPr>
          <w:rFonts w:ascii="Arial" w:hAnsi="Arial" w:cs="Arial"/>
          <w:sz w:val="22"/>
        </w:rPr>
        <w:t xml:space="preserve">): A streamlined approach to producing databases for prospective life cycle assessment using integrated assessment models. </w:t>
      </w:r>
      <w:r w:rsidRPr="00021D09">
        <w:rPr>
          <w:rFonts w:ascii="Arial" w:hAnsi="Arial" w:cs="Arial"/>
          <w:i/>
          <w:iCs/>
          <w:sz w:val="22"/>
        </w:rPr>
        <w:t>Renew. Sustain. Energy Rev.</w:t>
      </w:r>
      <w:r w:rsidRPr="00021D09">
        <w:rPr>
          <w:rFonts w:ascii="Arial" w:hAnsi="Arial" w:cs="Arial"/>
          <w:sz w:val="22"/>
        </w:rPr>
        <w:t xml:space="preserve"> </w:t>
      </w:r>
      <w:r w:rsidRPr="00021D09">
        <w:rPr>
          <w:rFonts w:ascii="Arial" w:hAnsi="Arial" w:cs="Arial"/>
          <w:b/>
          <w:bCs/>
          <w:sz w:val="22"/>
        </w:rPr>
        <w:t>160</w:t>
      </w:r>
      <w:r w:rsidRPr="00021D09">
        <w:rPr>
          <w:rFonts w:ascii="Arial" w:hAnsi="Arial" w:cs="Arial"/>
          <w:sz w:val="22"/>
        </w:rPr>
        <w:t>, 112311 (2022).</w:t>
      </w:r>
    </w:p>
    <w:p w14:paraId="14206FE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93.</w:t>
      </w:r>
      <w:r w:rsidRPr="00021D09">
        <w:rPr>
          <w:rFonts w:ascii="Arial" w:hAnsi="Arial" w:cs="Arial"/>
          <w:sz w:val="22"/>
        </w:rPr>
        <w:tab/>
        <w:t xml:space="preserve">Yu, X. </w:t>
      </w:r>
      <w:r w:rsidRPr="00021D09">
        <w:rPr>
          <w:rFonts w:ascii="Arial" w:hAnsi="Arial" w:cs="Arial"/>
          <w:i/>
          <w:iCs/>
          <w:sz w:val="22"/>
        </w:rPr>
        <w:t>et al.</w:t>
      </w:r>
      <w:r w:rsidRPr="00021D09">
        <w:rPr>
          <w:rFonts w:ascii="Arial" w:hAnsi="Arial" w:cs="Arial"/>
          <w:sz w:val="22"/>
        </w:rPr>
        <w:t xml:space="preserve"> Stoichiometric methane conversion to ethane using photochemical looping at ambient temperature. </w:t>
      </w:r>
      <w:r w:rsidRPr="00021D09">
        <w:rPr>
          <w:rFonts w:ascii="Arial" w:hAnsi="Arial" w:cs="Arial"/>
          <w:i/>
          <w:iCs/>
          <w:sz w:val="22"/>
        </w:rPr>
        <w:t>Nat. Energy</w:t>
      </w:r>
      <w:r w:rsidRPr="00021D09">
        <w:rPr>
          <w:rFonts w:ascii="Arial" w:hAnsi="Arial" w:cs="Arial"/>
          <w:sz w:val="22"/>
        </w:rPr>
        <w:t xml:space="preserve"> </w:t>
      </w:r>
      <w:r w:rsidRPr="00021D09">
        <w:rPr>
          <w:rFonts w:ascii="Arial" w:hAnsi="Arial" w:cs="Arial"/>
          <w:b/>
          <w:bCs/>
          <w:sz w:val="22"/>
        </w:rPr>
        <w:t>5</w:t>
      </w:r>
      <w:r w:rsidRPr="00021D09">
        <w:rPr>
          <w:rFonts w:ascii="Arial" w:hAnsi="Arial" w:cs="Arial"/>
          <w:sz w:val="22"/>
        </w:rPr>
        <w:t>, 511–519 (2020).</w:t>
      </w:r>
    </w:p>
    <w:p w14:paraId="3B7092D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94.</w:t>
      </w:r>
      <w:r w:rsidRPr="00021D09">
        <w:rPr>
          <w:rFonts w:ascii="Arial" w:hAnsi="Arial" w:cs="Arial"/>
          <w:sz w:val="22"/>
        </w:rPr>
        <w:tab/>
        <w:t xml:space="preserve">Wu, S. </w:t>
      </w:r>
      <w:r w:rsidRPr="00021D09">
        <w:rPr>
          <w:rFonts w:ascii="Arial" w:hAnsi="Arial" w:cs="Arial"/>
          <w:i/>
          <w:iCs/>
          <w:sz w:val="22"/>
        </w:rPr>
        <w:t>et al.</w:t>
      </w:r>
      <w:r w:rsidRPr="00021D09">
        <w:rPr>
          <w:rFonts w:ascii="Arial" w:hAnsi="Arial" w:cs="Arial"/>
          <w:sz w:val="22"/>
        </w:rPr>
        <w:t xml:space="preserve"> Ga-Doped and Pt-Loaded Porous TiO2–SiO2 for Photocatalytic Nonoxidative Coupling of Methane.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141</w:t>
      </w:r>
      <w:r w:rsidRPr="00021D09">
        <w:rPr>
          <w:rFonts w:ascii="Arial" w:hAnsi="Arial" w:cs="Arial"/>
          <w:sz w:val="22"/>
        </w:rPr>
        <w:t>, 6592–6600 (2019).</w:t>
      </w:r>
    </w:p>
    <w:p w14:paraId="68BDD78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95.</w:t>
      </w:r>
      <w:r w:rsidRPr="00021D09">
        <w:rPr>
          <w:rFonts w:ascii="Arial" w:hAnsi="Arial" w:cs="Arial"/>
          <w:sz w:val="22"/>
        </w:rPr>
        <w:tab/>
        <w:t xml:space="preserve">Zhu, C. </w:t>
      </w:r>
      <w:r w:rsidRPr="00021D09">
        <w:rPr>
          <w:rFonts w:ascii="Arial" w:hAnsi="Arial" w:cs="Arial"/>
          <w:i/>
          <w:iCs/>
          <w:sz w:val="22"/>
        </w:rPr>
        <w:t>et al.</w:t>
      </w:r>
      <w:r w:rsidRPr="00021D09">
        <w:rPr>
          <w:rFonts w:ascii="Arial" w:hAnsi="Arial" w:cs="Arial"/>
          <w:sz w:val="22"/>
        </w:rPr>
        <w:t xml:space="preserve"> Electrochemical conversion of methane to ethylene in a solid oxide electrolyzer. </w:t>
      </w:r>
      <w:r w:rsidRPr="00021D09">
        <w:rPr>
          <w:rFonts w:ascii="Arial" w:hAnsi="Arial" w:cs="Arial"/>
          <w:i/>
          <w:iCs/>
          <w:sz w:val="22"/>
        </w:rPr>
        <w:t>Nat. Commun.</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1173 (2019).</w:t>
      </w:r>
    </w:p>
    <w:p w14:paraId="56027AA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96.</w:t>
      </w:r>
      <w:r w:rsidRPr="00021D09">
        <w:rPr>
          <w:rFonts w:ascii="Arial" w:hAnsi="Arial" w:cs="Arial"/>
          <w:sz w:val="22"/>
        </w:rPr>
        <w:tab/>
        <w:t xml:space="preserve">Johnston, P., Carthey, N. &amp; Hutchings, G. J. Discovery, Development, and Commercialization of Gold Catalysts for Acetylene Hydrochlorination.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137</w:t>
      </w:r>
      <w:r w:rsidRPr="00021D09">
        <w:rPr>
          <w:rFonts w:ascii="Arial" w:hAnsi="Arial" w:cs="Arial"/>
          <w:sz w:val="22"/>
        </w:rPr>
        <w:t>, 14548–14557 (2015).</w:t>
      </w:r>
    </w:p>
    <w:p w14:paraId="382881B5" w14:textId="7F8699E5" w:rsidR="00021D09" w:rsidRPr="00021D09" w:rsidDel="000E38BD" w:rsidRDefault="00021D09" w:rsidP="005E0AE9">
      <w:pPr>
        <w:pStyle w:val="Bibliography"/>
        <w:spacing w:line="360" w:lineRule="auto"/>
        <w:ind w:left="0" w:firstLine="0"/>
        <w:jc w:val="both"/>
        <w:rPr>
          <w:del w:id="205" w:author="Nabera  Abhinandan" w:date="2024-07-28T17:30:00Z"/>
          <w:rFonts w:ascii="Arial" w:hAnsi="Arial" w:cs="Arial"/>
          <w:sz w:val="22"/>
        </w:rPr>
      </w:pPr>
      <w:r w:rsidRPr="00021D09">
        <w:rPr>
          <w:rFonts w:ascii="Arial" w:hAnsi="Arial" w:cs="Arial"/>
          <w:sz w:val="22"/>
        </w:rPr>
        <w:t>97.</w:t>
      </w:r>
      <w:r w:rsidRPr="00021D09">
        <w:rPr>
          <w:rFonts w:ascii="Arial" w:hAnsi="Arial" w:cs="Arial"/>
          <w:sz w:val="22"/>
        </w:rPr>
        <w:tab/>
        <w:t xml:space="preserve">Malta, G. </w:t>
      </w:r>
      <w:r w:rsidRPr="00021D09">
        <w:rPr>
          <w:rFonts w:ascii="Arial" w:hAnsi="Arial" w:cs="Arial"/>
          <w:i/>
          <w:iCs/>
          <w:sz w:val="22"/>
        </w:rPr>
        <w:t>et al.</w:t>
      </w:r>
      <w:r w:rsidRPr="00021D09">
        <w:rPr>
          <w:rFonts w:ascii="Arial" w:hAnsi="Arial" w:cs="Arial"/>
          <w:sz w:val="22"/>
        </w:rPr>
        <w:t xml:space="preserve"> Identification of single-site gold catalysis in acetylene hydrochlorination.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355</w:t>
      </w:r>
      <w:r w:rsidRPr="00021D09">
        <w:rPr>
          <w:rFonts w:ascii="Arial" w:hAnsi="Arial" w:cs="Arial"/>
          <w:sz w:val="22"/>
        </w:rPr>
        <w:t>, 1399–1403 (2017).</w:t>
      </w:r>
    </w:p>
    <w:p w14:paraId="318979C3" w14:textId="2DA8EE77" w:rsidR="002B480B" w:rsidRPr="00CF7E03" w:rsidRDefault="00021D09" w:rsidP="000E38BD">
      <w:pPr>
        <w:pStyle w:val="Bibliography"/>
        <w:spacing w:line="360" w:lineRule="auto"/>
        <w:ind w:left="0" w:firstLine="0"/>
        <w:jc w:val="both"/>
        <w:rPr>
          <w:rFonts w:ascii="Arial" w:eastAsiaTheme="minorEastAsia" w:hAnsi="Arial" w:cs="Arial"/>
          <w:sz w:val="22"/>
          <w:szCs w:val="22"/>
          <w:lang w:eastAsia="zh-CN"/>
        </w:rPr>
        <w:pPrChange w:id="206" w:author="Nabera  Abhinandan" w:date="2024-07-28T17:30:00Z">
          <w:pPr>
            <w:spacing w:line="360" w:lineRule="auto"/>
            <w:jc w:val="both"/>
          </w:pPr>
        </w:pPrChange>
      </w:pPr>
      <w:r>
        <w:rPr>
          <w:rFonts w:ascii="Arial" w:eastAsiaTheme="minorEastAsia" w:hAnsi="Arial" w:cs="Arial"/>
          <w:sz w:val="22"/>
          <w:szCs w:val="22"/>
          <w:lang w:eastAsia="zh-CN"/>
        </w:rPr>
        <w:fldChar w:fldCharType="end"/>
      </w:r>
    </w:p>
    <w:sectPr w:rsidR="002B480B" w:rsidRPr="00CF7E03">
      <w:footerReference w:type="default" r:id="rI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Nabera  Abhinandan" w:date="2024-07-28T17:12:00Z" w:initials="NA">
    <w:p w14:paraId="16095A19" w14:textId="2BAF8406" w:rsidR="002914B6" w:rsidRDefault="002914B6">
      <w:pPr>
        <w:pStyle w:val="CommentText"/>
      </w:pPr>
      <w:r>
        <w:rPr>
          <w:rStyle w:val="CommentReference"/>
        </w:rPr>
        <w:annotationRef/>
      </w:r>
      <w:r>
        <w:t>The via should be in italics everywhere in the figure. And no space between greater than or lesser than symbol and the number.</w:t>
      </w:r>
    </w:p>
  </w:comment>
  <w:comment w:id="21" w:author="Nabera  Abhinandan" w:date="2024-07-28T17:15:00Z" w:initials="NA">
    <w:p w14:paraId="49ACCAB1" w14:textId="293C0E82" w:rsidR="00D87BCA" w:rsidRDefault="00D87BCA">
      <w:pPr>
        <w:pStyle w:val="CommentText"/>
      </w:pPr>
      <w:r>
        <w:rPr>
          <w:rStyle w:val="CommentReference"/>
        </w:rPr>
        <w:annotationRef/>
      </w:r>
      <w:r>
        <w:t>1950s?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6095A19" w15:done="0"/>
  <w15:commentEx w15:paraId="49ACCA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6095A19" w16cid:durableId="2A50FA77"/>
  <w16cid:commentId w16cid:paraId="49ACCAB1" w16cid:durableId="2A50F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3EFFE0" w14:textId="77777777" w:rsidR="00E77227" w:rsidRDefault="00E77227" w:rsidP="00E256AF">
      <w:r>
        <w:separator/>
      </w:r>
    </w:p>
  </w:endnote>
  <w:endnote w:type="continuationSeparator" w:id="0">
    <w:p w14:paraId="48AB93BC" w14:textId="77777777" w:rsidR="00E77227" w:rsidRDefault="00E77227" w:rsidP="00E256AF">
      <w:r>
        <w:continuationSeparator/>
      </w:r>
    </w:p>
  </w:endnote>
  <w:endnote w:type="continuationNotice" w:id="1">
    <w:p w14:paraId="7779851E" w14:textId="77777777" w:rsidR="00E77227" w:rsidRDefault="00E772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692936" w:rsidRPr="00E256AF" w:rsidRDefault="00692936">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692936" w:rsidRDefault="00692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4A7C8" w14:textId="77777777" w:rsidR="00E77227" w:rsidRDefault="00E77227" w:rsidP="00E256AF">
      <w:r>
        <w:separator/>
      </w:r>
    </w:p>
  </w:footnote>
  <w:footnote w:type="continuationSeparator" w:id="0">
    <w:p w14:paraId="1BA0F4FD" w14:textId="77777777" w:rsidR="00E77227" w:rsidRDefault="00E77227" w:rsidP="00E256AF">
      <w:r>
        <w:continuationSeparator/>
      </w:r>
    </w:p>
  </w:footnote>
  <w:footnote w:type="continuationNotice" w:id="1">
    <w:p w14:paraId="15275869" w14:textId="77777777" w:rsidR="00E77227" w:rsidRDefault="00E772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9"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0"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38"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5"/>
  </w:num>
  <w:num w:numId="4">
    <w:abstractNumId w:val="36"/>
  </w:num>
  <w:num w:numId="5">
    <w:abstractNumId w:val="22"/>
  </w:num>
  <w:num w:numId="6">
    <w:abstractNumId w:val="21"/>
  </w:num>
  <w:num w:numId="7">
    <w:abstractNumId w:val="38"/>
  </w:num>
  <w:num w:numId="8">
    <w:abstractNumId w:val="26"/>
  </w:num>
  <w:num w:numId="9">
    <w:abstractNumId w:val="30"/>
  </w:num>
  <w:num w:numId="10">
    <w:abstractNumId w:val="19"/>
  </w:num>
  <w:num w:numId="11">
    <w:abstractNumId w:val="28"/>
  </w:num>
  <w:num w:numId="12">
    <w:abstractNumId w:val="24"/>
  </w:num>
  <w:num w:numId="13">
    <w:abstractNumId w:val="7"/>
  </w:num>
  <w:num w:numId="14">
    <w:abstractNumId w:val="3"/>
  </w:num>
  <w:num w:numId="15">
    <w:abstractNumId w:val="33"/>
  </w:num>
  <w:num w:numId="16">
    <w:abstractNumId w:val="35"/>
  </w:num>
  <w:num w:numId="17">
    <w:abstractNumId w:val="6"/>
  </w:num>
  <w:num w:numId="18">
    <w:abstractNumId w:val="25"/>
  </w:num>
  <w:num w:numId="19">
    <w:abstractNumId w:val="2"/>
  </w:num>
  <w:num w:numId="20">
    <w:abstractNumId w:val="29"/>
  </w:num>
  <w:num w:numId="21">
    <w:abstractNumId w:val="20"/>
  </w:num>
  <w:num w:numId="22">
    <w:abstractNumId w:val="5"/>
  </w:num>
  <w:num w:numId="23">
    <w:abstractNumId w:val="31"/>
  </w:num>
  <w:num w:numId="24">
    <w:abstractNumId w:val="4"/>
  </w:num>
  <w:num w:numId="25">
    <w:abstractNumId w:val="34"/>
  </w:num>
  <w:num w:numId="26">
    <w:abstractNumId w:val="16"/>
  </w:num>
  <w:num w:numId="27">
    <w:abstractNumId w:val="17"/>
  </w:num>
  <w:num w:numId="28">
    <w:abstractNumId w:val="12"/>
  </w:num>
  <w:num w:numId="29">
    <w:abstractNumId w:val="1"/>
  </w:num>
  <w:num w:numId="30">
    <w:abstractNumId w:val="37"/>
  </w:num>
  <w:num w:numId="31">
    <w:abstractNumId w:val="14"/>
  </w:num>
  <w:num w:numId="32">
    <w:abstractNumId w:val="27"/>
  </w:num>
  <w:num w:numId="33">
    <w:abstractNumId w:val="0"/>
  </w:num>
  <w:num w:numId="34">
    <w:abstractNumId w:val="8"/>
  </w:num>
  <w:num w:numId="35">
    <w:abstractNumId w:val="10"/>
  </w:num>
  <w:num w:numId="36">
    <w:abstractNumId w:val="9"/>
  </w:num>
  <w:num w:numId="37">
    <w:abstractNumId w:val="32"/>
  </w:num>
  <w:num w:numId="38">
    <w:abstractNumId w:val="23"/>
  </w:num>
  <w:num w:numId="3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qNaABf10jMsAAAA"/>
  </w:docVars>
  <w:rsids>
    <w:rsidRoot w:val="0052034A"/>
    <w:rsid w:val="000001EB"/>
    <w:rsid w:val="00001447"/>
    <w:rsid w:val="00002935"/>
    <w:rsid w:val="000030A6"/>
    <w:rsid w:val="00003B31"/>
    <w:rsid w:val="00003DDE"/>
    <w:rsid w:val="00004BF1"/>
    <w:rsid w:val="00005252"/>
    <w:rsid w:val="00005529"/>
    <w:rsid w:val="00005FA8"/>
    <w:rsid w:val="000064FC"/>
    <w:rsid w:val="00007186"/>
    <w:rsid w:val="00007C5E"/>
    <w:rsid w:val="00011922"/>
    <w:rsid w:val="00011CB2"/>
    <w:rsid w:val="00012E31"/>
    <w:rsid w:val="000138F3"/>
    <w:rsid w:val="00013F74"/>
    <w:rsid w:val="0001681C"/>
    <w:rsid w:val="0001759D"/>
    <w:rsid w:val="00017CA2"/>
    <w:rsid w:val="00021469"/>
    <w:rsid w:val="00021AD6"/>
    <w:rsid w:val="00021D09"/>
    <w:rsid w:val="00021F97"/>
    <w:rsid w:val="00024BD5"/>
    <w:rsid w:val="00024E75"/>
    <w:rsid w:val="00025765"/>
    <w:rsid w:val="00025A6E"/>
    <w:rsid w:val="00025ECB"/>
    <w:rsid w:val="00026F93"/>
    <w:rsid w:val="00027E9C"/>
    <w:rsid w:val="00030A56"/>
    <w:rsid w:val="00031026"/>
    <w:rsid w:val="0003173D"/>
    <w:rsid w:val="000324D5"/>
    <w:rsid w:val="00032597"/>
    <w:rsid w:val="00032613"/>
    <w:rsid w:val="00032F34"/>
    <w:rsid w:val="00033977"/>
    <w:rsid w:val="000347A8"/>
    <w:rsid w:val="00034C56"/>
    <w:rsid w:val="00035347"/>
    <w:rsid w:val="00035744"/>
    <w:rsid w:val="000359BA"/>
    <w:rsid w:val="0003663A"/>
    <w:rsid w:val="0003785D"/>
    <w:rsid w:val="00037EA9"/>
    <w:rsid w:val="000405E3"/>
    <w:rsid w:val="000430F9"/>
    <w:rsid w:val="000432D2"/>
    <w:rsid w:val="00044D15"/>
    <w:rsid w:val="00045F41"/>
    <w:rsid w:val="0004649B"/>
    <w:rsid w:val="0004651C"/>
    <w:rsid w:val="00047824"/>
    <w:rsid w:val="00050162"/>
    <w:rsid w:val="00050D5F"/>
    <w:rsid w:val="00051F53"/>
    <w:rsid w:val="000535A9"/>
    <w:rsid w:val="000556A9"/>
    <w:rsid w:val="00055E81"/>
    <w:rsid w:val="000578BC"/>
    <w:rsid w:val="00060422"/>
    <w:rsid w:val="000608AC"/>
    <w:rsid w:val="00060CC1"/>
    <w:rsid w:val="00060DE8"/>
    <w:rsid w:val="000613DB"/>
    <w:rsid w:val="000619E5"/>
    <w:rsid w:val="00061DAF"/>
    <w:rsid w:val="0006245E"/>
    <w:rsid w:val="00062FFD"/>
    <w:rsid w:val="00063436"/>
    <w:rsid w:val="00063508"/>
    <w:rsid w:val="00063543"/>
    <w:rsid w:val="00064887"/>
    <w:rsid w:val="0006497D"/>
    <w:rsid w:val="0006583B"/>
    <w:rsid w:val="00066133"/>
    <w:rsid w:val="00067585"/>
    <w:rsid w:val="0007041A"/>
    <w:rsid w:val="000707E8"/>
    <w:rsid w:val="00071441"/>
    <w:rsid w:val="00071634"/>
    <w:rsid w:val="000736B6"/>
    <w:rsid w:val="000740AE"/>
    <w:rsid w:val="00075756"/>
    <w:rsid w:val="0007746C"/>
    <w:rsid w:val="0007795D"/>
    <w:rsid w:val="0008033C"/>
    <w:rsid w:val="00080CE0"/>
    <w:rsid w:val="00081E65"/>
    <w:rsid w:val="00081FB7"/>
    <w:rsid w:val="00082F2C"/>
    <w:rsid w:val="00082F2F"/>
    <w:rsid w:val="00085207"/>
    <w:rsid w:val="00085B3D"/>
    <w:rsid w:val="00085C83"/>
    <w:rsid w:val="00087056"/>
    <w:rsid w:val="0008724F"/>
    <w:rsid w:val="0008736E"/>
    <w:rsid w:val="00087DA0"/>
    <w:rsid w:val="0009273A"/>
    <w:rsid w:val="00094270"/>
    <w:rsid w:val="00095AF5"/>
    <w:rsid w:val="000960A4"/>
    <w:rsid w:val="000964E3"/>
    <w:rsid w:val="000972A4"/>
    <w:rsid w:val="000A0816"/>
    <w:rsid w:val="000A1E02"/>
    <w:rsid w:val="000A4FE6"/>
    <w:rsid w:val="000A6D4A"/>
    <w:rsid w:val="000A748C"/>
    <w:rsid w:val="000A7C03"/>
    <w:rsid w:val="000B129D"/>
    <w:rsid w:val="000B13DC"/>
    <w:rsid w:val="000B145F"/>
    <w:rsid w:val="000B17CD"/>
    <w:rsid w:val="000B19EA"/>
    <w:rsid w:val="000B1A21"/>
    <w:rsid w:val="000B2F87"/>
    <w:rsid w:val="000B3AFF"/>
    <w:rsid w:val="000B3C21"/>
    <w:rsid w:val="000B4EF9"/>
    <w:rsid w:val="000B5066"/>
    <w:rsid w:val="000B53E7"/>
    <w:rsid w:val="000B5D01"/>
    <w:rsid w:val="000B6026"/>
    <w:rsid w:val="000B69A7"/>
    <w:rsid w:val="000B7545"/>
    <w:rsid w:val="000C0427"/>
    <w:rsid w:val="000C1431"/>
    <w:rsid w:val="000C1CC6"/>
    <w:rsid w:val="000C2126"/>
    <w:rsid w:val="000C2F29"/>
    <w:rsid w:val="000C32ED"/>
    <w:rsid w:val="000C3991"/>
    <w:rsid w:val="000C3A2D"/>
    <w:rsid w:val="000C3AFD"/>
    <w:rsid w:val="000C3D31"/>
    <w:rsid w:val="000C4B06"/>
    <w:rsid w:val="000C4E16"/>
    <w:rsid w:val="000C50D8"/>
    <w:rsid w:val="000C7572"/>
    <w:rsid w:val="000C7788"/>
    <w:rsid w:val="000C791B"/>
    <w:rsid w:val="000D0947"/>
    <w:rsid w:val="000D0CE6"/>
    <w:rsid w:val="000D11B6"/>
    <w:rsid w:val="000D145D"/>
    <w:rsid w:val="000D2089"/>
    <w:rsid w:val="000D229B"/>
    <w:rsid w:val="000D276D"/>
    <w:rsid w:val="000D320B"/>
    <w:rsid w:val="000D322A"/>
    <w:rsid w:val="000D39CA"/>
    <w:rsid w:val="000D438D"/>
    <w:rsid w:val="000D4816"/>
    <w:rsid w:val="000D5F87"/>
    <w:rsid w:val="000D6271"/>
    <w:rsid w:val="000D72F9"/>
    <w:rsid w:val="000D766C"/>
    <w:rsid w:val="000E0245"/>
    <w:rsid w:val="000E2BDE"/>
    <w:rsid w:val="000E2E77"/>
    <w:rsid w:val="000E3879"/>
    <w:rsid w:val="000E38BD"/>
    <w:rsid w:val="000E4D61"/>
    <w:rsid w:val="000E5939"/>
    <w:rsid w:val="000E71F4"/>
    <w:rsid w:val="000E7AE1"/>
    <w:rsid w:val="000F0C23"/>
    <w:rsid w:val="000F2421"/>
    <w:rsid w:val="000F30D4"/>
    <w:rsid w:val="000F3AEA"/>
    <w:rsid w:val="000F3DB3"/>
    <w:rsid w:val="000F4243"/>
    <w:rsid w:val="000F428A"/>
    <w:rsid w:val="000F4327"/>
    <w:rsid w:val="000F4FAF"/>
    <w:rsid w:val="000F63BB"/>
    <w:rsid w:val="000F6D47"/>
    <w:rsid w:val="000F7B0D"/>
    <w:rsid w:val="00100441"/>
    <w:rsid w:val="001005F1"/>
    <w:rsid w:val="00100C0A"/>
    <w:rsid w:val="00101815"/>
    <w:rsid w:val="00103244"/>
    <w:rsid w:val="0010344F"/>
    <w:rsid w:val="00103971"/>
    <w:rsid w:val="00104151"/>
    <w:rsid w:val="0010415B"/>
    <w:rsid w:val="00104DE7"/>
    <w:rsid w:val="0010564C"/>
    <w:rsid w:val="00105A6E"/>
    <w:rsid w:val="00106743"/>
    <w:rsid w:val="00106B06"/>
    <w:rsid w:val="00110C23"/>
    <w:rsid w:val="001111A1"/>
    <w:rsid w:val="00111609"/>
    <w:rsid w:val="00112364"/>
    <w:rsid w:val="001129D4"/>
    <w:rsid w:val="001129E5"/>
    <w:rsid w:val="00113F17"/>
    <w:rsid w:val="001158AC"/>
    <w:rsid w:val="00115A10"/>
    <w:rsid w:val="00116274"/>
    <w:rsid w:val="0011640B"/>
    <w:rsid w:val="00116960"/>
    <w:rsid w:val="00117611"/>
    <w:rsid w:val="00117A80"/>
    <w:rsid w:val="00120C2C"/>
    <w:rsid w:val="00120C46"/>
    <w:rsid w:val="001219F6"/>
    <w:rsid w:val="001223C3"/>
    <w:rsid w:val="001242D5"/>
    <w:rsid w:val="001242ED"/>
    <w:rsid w:val="00124BC2"/>
    <w:rsid w:val="00125076"/>
    <w:rsid w:val="001253A0"/>
    <w:rsid w:val="001263CF"/>
    <w:rsid w:val="0012692C"/>
    <w:rsid w:val="0012765E"/>
    <w:rsid w:val="00127D2C"/>
    <w:rsid w:val="001301D4"/>
    <w:rsid w:val="00130304"/>
    <w:rsid w:val="00131D72"/>
    <w:rsid w:val="00131DF2"/>
    <w:rsid w:val="001325EE"/>
    <w:rsid w:val="001332C3"/>
    <w:rsid w:val="00134575"/>
    <w:rsid w:val="00134E30"/>
    <w:rsid w:val="0013521F"/>
    <w:rsid w:val="00135311"/>
    <w:rsid w:val="00135EEF"/>
    <w:rsid w:val="00136567"/>
    <w:rsid w:val="00136BB0"/>
    <w:rsid w:val="00137B2E"/>
    <w:rsid w:val="00140816"/>
    <w:rsid w:val="00141640"/>
    <w:rsid w:val="001429BE"/>
    <w:rsid w:val="001434DE"/>
    <w:rsid w:val="00143BC1"/>
    <w:rsid w:val="00144171"/>
    <w:rsid w:val="001442D7"/>
    <w:rsid w:val="00145810"/>
    <w:rsid w:val="001464DD"/>
    <w:rsid w:val="00147AB6"/>
    <w:rsid w:val="001507EA"/>
    <w:rsid w:val="00152F06"/>
    <w:rsid w:val="0015341C"/>
    <w:rsid w:val="00153DFD"/>
    <w:rsid w:val="00153F04"/>
    <w:rsid w:val="001550A9"/>
    <w:rsid w:val="001559BA"/>
    <w:rsid w:val="001559F4"/>
    <w:rsid w:val="0015712F"/>
    <w:rsid w:val="00157F89"/>
    <w:rsid w:val="001601AC"/>
    <w:rsid w:val="001604A9"/>
    <w:rsid w:val="00160759"/>
    <w:rsid w:val="001612A1"/>
    <w:rsid w:val="00161523"/>
    <w:rsid w:val="001615C4"/>
    <w:rsid w:val="00162534"/>
    <w:rsid w:val="00162597"/>
    <w:rsid w:val="00162C4A"/>
    <w:rsid w:val="0016435B"/>
    <w:rsid w:val="00165BF1"/>
    <w:rsid w:val="00166F13"/>
    <w:rsid w:val="001739F7"/>
    <w:rsid w:val="001741B9"/>
    <w:rsid w:val="00174463"/>
    <w:rsid w:val="00175B39"/>
    <w:rsid w:val="0017797E"/>
    <w:rsid w:val="001800C5"/>
    <w:rsid w:val="00180BA2"/>
    <w:rsid w:val="00180F5E"/>
    <w:rsid w:val="00182153"/>
    <w:rsid w:val="001825C3"/>
    <w:rsid w:val="00182C91"/>
    <w:rsid w:val="00182E8F"/>
    <w:rsid w:val="001831BA"/>
    <w:rsid w:val="001839BF"/>
    <w:rsid w:val="00183D61"/>
    <w:rsid w:val="00185F7E"/>
    <w:rsid w:val="00186106"/>
    <w:rsid w:val="00186695"/>
    <w:rsid w:val="001868AE"/>
    <w:rsid w:val="001875ED"/>
    <w:rsid w:val="00187DC8"/>
    <w:rsid w:val="00190602"/>
    <w:rsid w:val="001945A5"/>
    <w:rsid w:val="00195CA2"/>
    <w:rsid w:val="0019697B"/>
    <w:rsid w:val="001969B9"/>
    <w:rsid w:val="00196D79"/>
    <w:rsid w:val="0019797F"/>
    <w:rsid w:val="001A0693"/>
    <w:rsid w:val="001A1992"/>
    <w:rsid w:val="001A1DD8"/>
    <w:rsid w:val="001A2047"/>
    <w:rsid w:val="001A32FC"/>
    <w:rsid w:val="001A38D1"/>
    <w:rsid w:val="001A410D"/>
    <w:rsid w:val="001A458B"/>
    <w:rsid w:val="001A4F41"/>
    <w:rsid w:val="001A5D49"/>
    <w:rsid w:val="001A5EF6"/>
    <w:rsid w:val="001A610B"/>
    <w:rsid w:val="001A6B70"/>
    <w:rsid w:val="001B1315"/>
    <w:rsid w:val="001B1319"/>
    <w:rsid w:val="001B35EF"/>
    <w:rsid w:val="001B47A0"/>
    <w:rsid w:val="001B4FC7"/>
    <w:rsid w:val="001B7BF6"/>
    <w:rsid w:val="001C0571"/>
    <w:rsid w:val="001C2D20"/>
    <w:rsid w:val="001C46C3"/>
    <w:rsid w:val="001C48BB"/>
    <w:rsid w:val="001C49D0"/>
    <w:rsid w:val="001C6714"/>
    <w:rsid w:val="001C6B72"/>
    <w:rsid w:val="001C6D55"/>
    <w:rsid w:val="001C7D77"/>
    <w:rsid w:val="001C7F36"/>
    <w:rsid w:val="001D0D0A"/>
    <w:rsid w:val="001D0E52"/>
    <w:rsid w:val="001D16AC"/>
    <w:rsid w:val="001D1A58"/>
    <w:rsid w:val="001D24DD"/>
    <w:rsid w:val="001D2738"/>
    <w:rsid w:val="001D27B8"/>
    <w:rsid w:val="001D2F0D"/>
    <w:rsid w:val="001D303C"/>
    <w:rsid w:val="001D3C19"/>
    <w:rsid w:val="001D4A5F"/>
    <w:rsid w:val="001D4E5D"/>
    <w:rsid w:val="001D5180"/>
    <w:rsid w:val="001D6971"/>
    <w:rsid w:val="001D6A73"/>
    <w:rsid w:val="001D6DF8"/>
    <w:rsid w:val="001D7210"/>
    <w:rsid w:val="001D7A13"/>
    <w:rsid w:val="001E07F1"/>
    <w:rsid w:val="001E0B31"/>
    <w:rsid w:val="001E17D2"/>
    <w:rsid w:val="001E18F6"/>
    <w:rsid w:val="001E2633"/>
    <w:rsid w:val="001E495B"/>
    <w:rsid w:val="001E4BB3"/>
    <w:rsid w:val="001E5DC5"/>
    <w:rsid w:val="001E646A"/>
    <w:rsid w:val="001E7B4D"/>
    <w:rsid w:val="001F0B2F"/>
    <w:rsid w:val="001F1174"/>
    <w:rsid w:val="001F13C3"/>
    <w:rsid w:val="001F1DFC"/>
    <w:rsid w:val="001F1EDE"/>
    <w:rsid w:val="001F2ECD"/>
    <w:rsid w:val="001F3288"/>
    <w:rsid w:val="001F3C5A"/>
    <w:rsid w:val="001F4330"/>
    <w:rsid w:val="001F4688"/>
    <w:rsid w:val="001F46A3"/>
    <w:rsid w:val="001F4B01"/>
    <w:rsid w:val="001F5262"/>
    <w:rsid w:val="001F5308"/>
    <w:rsid w:val="001F58A2"/>
    <w:rsid w:val="0020019B"/>
    <w:rsid w:val="00200821"/>
    <w:rsid w:val="00200ED8"/>
    <w:rsid w:val="0020109E"/>
    <w:rsid w:val="002029D5"/>
    <w:rsid w:val="00203B81"/>
    <w:rsid w:val="00203FEC"/>
    <w:rsid w:val="0020410B"/>
    <w:rsid w:val="00205759"/>
    <w:rsid w:val="00206A6E"/>
    <w:rsid w:val="00206C2C"/>
    <w:rsid w:val="00207363"/>
    <w:rsid w:val="002077B2"/>
    <w:rsid w:val="00207894"/>
    <w:rsid w:val="002100AE"/>
    <w:rsid w:val="002106F9"/>
    <w:rsid w:val="002109D5"/>
    <w:rsid w:val="00211096"/>
    <w:rsid w:val="00211706"/>
    <w:rsid w:val="0021187F"/>
    <w:rsid w:val="002120BB"/>
    <w:rsid w:val="0021234A"/>
    <w:rsid w:val="0021277A"/>
    <w:rsid w:val="00212E7C"/>
    <w:rsid w:val="0021394F"/>
    <w:rsid w:val="00213B2C"/>
    <w:rsid w:val="00213D8D"/>
    <w:rsid w:val="00213E21"/>
    <w:rsid w:val="00214852"/>
    <w:rsid w:val="00216425"/>
    <w:rsid w:val="00216A92"/>
    <w:rsid w:val="00216B5D"/>
    <w:rsid w:val="0021733D"/>
    <w:rsid w:val="00217A35"/>
    <w:rsid w:val="00217C81"/>
    <w:rsid w:val="002206B9"/>
    <w:rsid w:val="00220978"/>
    <w:rsid w:val="00220F29"/>
    <w:rsid w:val="0022133E"/>
    <w:rsid w:val="0022149B"/>
    <w:rsid w:val="00221EE9"/>
    <w:rsid w:val="002227C0"/>
    <w:rsid w:val="00222C10"/>
    <w:rsid w:val="00222DC4"/>
    <w:rsid w:val="00223885"/>
    <w:rsid w:val="00224281"/>
    <w:rsid w:val="002247AA"/>
    <w:rsid w:val="00226193"/>
    <w:rsid w:val="002267B6"/>
    <w:rsid w:val="00226AE2"/>
    <w:rsid w:val="002271BC"/>
    <w:rsid w:val="0022761C"/>
    <w:rsid w:val="00227F56"/>
    <w:rsid w:val="0023138D"/>
    <w:rsid w:val="0023217F"/>
    <w:rsid w:val="002327AD"/>
    <w:rsid w:val="002339CF"/>
    <w:rsid w:val="00233A5B"/>
    <w:rsid w:val="0023471F"/>
    <w:rsid w:val="00234BA5"/>
    <w:rsid w:val="00234D89"/>
    <w:rsid w:val="0023508B"/>
    <w:rsid w:val="002352D3"/>
    <w:rsid w:val="0023667F"/>
    <w:rsid w:val="00237292"/>
    <w:rsid w:val="00237B1E"/>
    <w:rsid w:val="00237DD4"/>
    <w:rsid w:val="0024009B"/>
    <w:rsid w:val="00240457"/>
    <w:rsid w:val="00241307"/>
    <w:rsid w:val="0024135D"/>
    <w:rsid w:val="002433BD"/>
    <w:rsid w:val="00243EE3"/>
    <w:rsid w:val="00243FE7"/>
    <w:rsid w:val="002443AC"/>
    <w:rsid w:val="002477A5"/>
    <w:rsid w:val="00250406"/>
    <w:rsid w:val="0025131A"/>
    <w:rsid w:val="00252351"/>
    <w:rsid w:val="0025399E"/>
    <w:rsid w:val="00253E6E"/>
    <w:rsid w:val="0025450B"/>
    <w:rsid w:val="0025551E"/>
    <w:rsid w:val="00256E4E"/>
    <w:rsid w:val="002571AA"/>
    <w:rsid w:val="00257C8A"/>
    <w:rsid w:val="002611A2"/>
    <w:rsid w:val="00262290"/>
    <w:rsid w:val="00262739"/>
    <w:rsid w:val="00263AE2"/>
    <w:rsid w:val="0026556B"/>
    <w:rsid w:val="00266494"/>
    <w:rsid w:val="00266B93"/>
    <w:rsid w:val="002703B5"/>
    <w:rsid w:val="00272404"/>
    <w:rsid w:val="00272450"/>
    <w:rsid w:val="0027268A"/>
    <w:rsid w:val="002744CC"/>
    <w:rsid w:val="00274736"/>
    <w:rsid w:val="00274A71"/>
    <w:rsid w:val="00275940"/>
    <w:rsid w:val="00275E21"/>
    <w:rsid w:val="002768F3"/>
    <w:rsid w:val="00277717"/>
    <w:rsid w:val="00277B52"/>
    <w:rsid w:val="00281101"/>
    <w:rsid w:val="002821B6"/>
    <w:rsid w:val="00282ADF"/>
    <w:rsid w:val="00282B06"/>
    <w:rsid w:val="00282C33"/>
    <w:rsid w:val="00282D9B"/>
    <w:rsid w:val="00283AC9"/>
    <w:rsid w:val="00283BAA"/>
    <w:rsid w:val="00283FA5"/>
    <w:rsid w:val="00285017"/>
    <w:rsid w:val="00285F49"/>
    <w:rsid w:val="00287183"/>
    <w:rsid w:val="00287BF3"/>
    <w:rsid w:val="00290307"/>
    <w:rsid w:val="00290C45"/>
    <w:rsid w:val="00290EF5"/>
    <w:rsid w:val="002914B6"/>
    <w:rsid w:val="0029193E"/>
    <w:rsid w:val="00291E4E"/>
    <w:rsid w:val="0029377A"/>
    <w:rsid w:val="00293953"/>
    <w:rsid w:val="00293D9C"/>
    <w:rsid w:val="00294DED"/>
    <w:rsid w:val="00296877"/>
    <w:rsid w:val="00296D39"/>
    <w:rsid w:val="00296E12"/>
    <w:rsid w:val="00297B01"/>
    <w:rsid w:val="002A0A5C"/>
    <w:rsid w:val="002A0D71"/>
    <w:rsid w:val="002A102E"/>
    <w:rsid w:val="002A1ACB"/>
    <w:rsid w:val="002A1CE1"/>
    <w:rsid w:val="002A1FE0"/>
    <w:rsid w:val="002A2242"/>
    <w:rsid w:val="002A2681"/>
    <w:rsid w:val="002A3B8A"/>
    <w:rsid w:val="002A3FE2"/>
    <w:rsid w:val="002A4B1C"/>
    <w:rsid w:val="002A4C34"/>
    <w:rsid w:val="002A50EF"/>
    <w:rsid w:val="002A510A"/>
    <w:rsid w:val="002A66D0"/>
    <w:rsid w:val="002A66E4"/>
    <w:rsid w:val="002A7BAB"/>
    <w:rsid w:val="002A7C45"/>
    <w:rsid w:val="002B0263"/>
    <w:rsid w:val="002B10EB"/>
    <w:rsid w:val="002B1BD9"/>
    <w:rsid w:val="002B1E0D"/>
    <w:rsid w:val="002B2789"/>
    <w:rsid w:val="002B2C38"/>
    <w:rsid w:val="002B2F2B"/>
    <w:rsid w:val="002B3188"/>
    <w:rsid w:val="002B3C4F"/>
    <w:rsid w:val="002B480B"/>
    <w:rsid w:val="002B5005"/>
    <w:rsid w:val="002B5896"/>
    <w:rsid w:val="002B6292"/>
    <w:rsid w:val="002B7702"/>
    <w:rsid w:val="002B7959"/>
    <w:rsid w:val="002B7CF7"/>
    <w:rsid w:val="002C0FD3"/>
    <w:rsid w:val="002C1372"/>
    <w:rsid w:val="002C24F6"/>
    <w:rsid w:val="002C31B6"/>
    <w:rsid w:val="002C33B7"/>
    <w:rsid w:val="002C360D"/>
    <w:rsid w:val="002C3EA5"/>
    <w:rsid w:val="002C43A4"/>
    <w:rsid w:val="002C4739"/>
    <w:rsid w:val="002C540E"/>
    <w:rsid w:val="002C5B26"/>
    <w:rsid w:val="002C61DB"/>
    <w:rsid w:val="002C61E2"/>
    <w:rsid w:val="002C7351"/>
    <w:rsid w:val="002C740A"/>
    <w:rsid w:val="002C775F"/>
    <w:rsid w:val="002C7822"/>
    <w:rsid w:val="002C7E19"/>
    <w:rsid w:val="002D11B6"/>
    <w:rsid w:val="002D19FF"/>
    <w:rsid w:val="002D2EBD"/>
    <w:rsid w:val="002D38E3"/>
    <w:rsid w:val="002D3BEC"/>
    <w:rsid w:val="002D3C68"/>
    <w:rsid w:val="002D4951"/>
    <w:rsid w:val="002D4A29"/>
    <w:rsid w:val="002D5765"/>
    <w:rsid w:val="002D5EAB"/>
    <w:rsid w:val="002D6558"/>
    <w:rsid w:val="002D6D48"/>
    <w:rsid w:val="002D7864"/>
    <w:rsid w:val="002D7EC0"/>
    <w:rsid w:val="002E01CE"/>
    <w:rsid w:val="002E0CC1"/>
    <w:rsid w:val="002E0E08"/>
    <w:rsid w:val="002E0FCA"/>
    <w:rsid w:val="002E15EB"/>
    <w:rsid w:val="002E18C6"/>
    <w:rsid w:val="002E1AB0"/>
    <w:rsid w:val="002E2109"/>
    <w:rsid w:val="002E23D3"/>
    <w:rsid w:val="002E27C9"/>
    <w:rsid w:val="002E28EB"/>
    <w:rsid w:val="002E2982"/>
    <w:rsid w:val="002E2A26"/>
    <w:rsid w:val="002E2A38"/>
    <w:rsid w:val="002E3C2D"/>
    <w:rsid w:val="002E4B14"/>
    <w:rsid w:val="002E5BB0"/>
    <w:rsid w:val="002E6563"/>
    <w:rsid w:val="002E661D"/>
    <w:rsid w:val="002E7050"/>
    <w:rsid w:val="002E71D2"/>
    <w:rsid w:val="002F1287"/>
    <w:rsid w:val="002F13E3"/>
    <w:rsid w:val="002F1B0E"/>
    <w:rsid w:val="002F21C4"/>
    <w:rsid w:val="002F2F1B"/>
    <w:rsid w:val="002F3F77"/>
    <w:rsid w:val="002F41BB"/>
    <w:rsid w:val="002F501E"/>
    <w:rsid w:val="002F5106"/>
    <w:rsid w:val="002F5462"/>
    <w:rsid w:val="002F6503"/>
    <w:rsid w:val="002F6970"/>
    <w:rsid w:val="002F6E83"/>
    <w:rsid w:val="0030073D"/>
    <w:rsid w:val="0030091C"/>
    <w:rsid w:val="00300D0D"/>
    <w:rsid w:val="00303D66"/>
    <w:rsid w:val="003048DC"/>
    <w:rsid w:val="00304B13"/>
    <w:rsid w:val="00305BDE"/>
    <w:rsid w:val="00307EF4"/>
    <w:rsid w:val="00311E70"/>
    <w:rsid w:val="00312545"/>
    <w:rsid w:val="003128DD"/>
    <w:rsid w:val="00313059"/>
    <w:rsid w:val="00313195"/>
    <w:rsid w:val="003132C6"/>
    <w:rsid w:val="00315629"/>
    <w:rsid w:val="00315729"/>
    <w:rsid w:val="00315BF2"/>
    <w:rsid w:val="0031619D"/>
    <w:rsid w:val="00316FAF"/>
    <w:rsid w:val="00317B5A"/>
    <w:rsid w:val="0032173E"/>
    <w:rsid w:val="00321D08"/>
    <w:rsid w:val="00321F35"/>
    <w:rsid w:val="003225DE"/>
    <w:rsid w:val="00322922"/>
    <w:rsid w:val="00323B8C"/>
    <w:rsid w:val="00323EF7"/>
    <w:rsid w:val="003247E5"/>
    <w:rsid w:val="00325630"/>
    <w:rsid w:val="00325BA7"/>
    <w:rsid w:val="0032640C"/>
    <w:rsid w:val="00326D01"/>
    <w:rsid w:val="003312A0"/>
    <w:rsid w:val="00333439"/>
    <w:rsid w:val="00334DCC"/>
    <w:rsid w:val="00335E6A"/>
    <w:rsid w:val="003362D5"/>
    <w:rsid w:val="003372EE"/>
    <w:rsid w:val="00337F24"/>
    <w:rsid w:val="00340441"/>
    <w:rsid w:val="003408D5"/>
    <w:rsid w:val="00340B0A"/>
    <w:rsid w:val="003453F0"/>
    <w:rsid w:val="00345739"/>
    <w:rsid w:val="00346BF1"/>
    <w:rsid w:val="00350D4B"/>
    <w:rsid w:val="00351974"/>
    <w:rsid w:val="003519A9"/>
    <w:rsid w:val="00351F6E"/>
    <w:rsid w:val="003523AE"/>
    <w:rsid w:val="0035246F"/>
    <w:rsid w:val="00353BBD"/>
    <w:rsid w:val="003549AC"/>
    <w:rsid w:val="00354E3F"/>
    <w:rsid w:val="00355A50"/>
    <w:rsid w:val="00356A26"/>
    <w:rsid w:val="00356EFF"/>
    <w:rsid w:val="0035758F"/>
    <w:rsid w:val="00360362"/>
    <w:rsid w:val="0036254D"/>
    <w:rsid w:val="00362640"/>
    <w:rsid w:val="00363C0D"/>
    <w:rsid w:val="0036421E"/>
    <w:rsid w:val="00365277"/>
    <w:rsid w:val="00365AE0"/>
    <w:rsid w:val="00366186"/>
    <w:rsid w:val="00366BBF"/>
    <w:rsid w:val="00366E91"/>
    <w:rsid w:val="003675E6"/>
    <w:rsid w:val="00367A92"/>
    <w:rsid w:val="003702DA"/>
    <w:rsid w:val="00370592"/>
    <w:rsid w:val="00372228"/>
    <w:rsid w:val="0037222E"/>
    <w:rsid w:val="00373D67"/>
    <w:rsid w:val="00374EBF"/>
    <w:rsid w:val="00375056"/>
    <w:rsid w:val="003759C2"/>
    <w:rsid w:val="00375C41"/>
    <w:rsid w:val="00376EB0"/>
    <w:rsid w:val="0037705B"/>
    <w:rsid w:val="00377B36"/>
    <w:rsid w:val="00380445"/>
    <w:rsid w:val="003815F3"/>
    <w:rsid w:val="00381F86"/>
    <w:rsid w:val="00383370"/>
    <w:rsid w:val="0038348A"/>
    <w:rsid w:val="00383F46"/>
    <w:rsid w:val="00384622"/>
    <w:rsid w:val="00384F9C"/>
    <w:rsid w:val="00385A72"/>
    <w:rsid w:val="003861E6"/>
    <w:rsid w:val="00386808"/>
    <w:rsid w:val="00387189"/>
    <w:rsid w:val="00387805"/>
    <w:rsid w:val="00387D76"/>
    <w:rsid w:val="00387E17"/>
    <w:rsid w:val="00387F10"/>
    <w:rsid w:val="00390180"/>
    <w:rsid w:val="00390869"/>
    <w:rsid w:val="00390C40"/>
    <w:rsid w:val="003910A4"/>
    <w:rsid w:val="00392DC7"/>
    <w:rsid w:val="00393AEB"/>
    <w:rsid w:val="003952BE"/>
    <w:rsid w:val="00395AFF"/>
    <w:rsid w:val="00395DD9"/>
    <w:rsid w:val="00395E30"/>
    <w:rsid w:val="00395F54"/>
    <w:rsid w:val="003965AE"/>
    <w:rsid w:val="003A03A5"/>
    <w:rsid w:val="003A062C"/>
    <w:rsid w:val="003A063A"/>
    <w:rsid w:val="003A1E02"/>
    <w:rsid w:val="003A1EA3"/>
    <w:rsid w:val="003A2A24"/>
    <w:rsid w:val="003A2FD4"/>
    <w:rsid w:val="003A30C5"/>
    <w:rsid w:val="003A314B"/>
    <w:rsid w:val="003A3766"/>
    <w:rsid w:val="003A37D0"/>
    <w:rsid w:val="003A4E20"/>
    <w:rsid w:val="003A4E64"/>
    <w:rsid w:val="003A52DC"/>
    <w:rsid w:val="003A65EB"/>
    <w:rsid w:val="003B00F0"/>
    <w:rsid w:val="003B02B1"/>
    <w:rsid w:val="003B05AA"/>
    <w:rsid w:val="003B0702"/>
    <w:rsid w:val="003B2995"/>
    <w:rsid w:val="003B32FF"/>
    <w:rsid w:val="003B36DC"/>
    <w:rsid w:val="003B3B0E"/>
    <w:rsid w:val="003B442C"/>
    <w:rsid w:val="003B4ACB"/>
    <w:rsid w:val="003B55F6"/>
    <w:rsid w:val="003B615E"/>
    <w:rsid w:val="003C0AEA"/>
    <w:rsid w:val="003C0C9A"/>
    <w:rsid w:val="003C0F1D"/>
    <w:rsid w:val="003C1254"/>
    <w:rsid w:val="003C324C"/>
    <w:rsid w:val="003C3371"/>
    <w:rsid w:val="003C35CB"/>
    <w:rsid w:val="003C3620"/>
    <w:rsid w:val="003C39D3"/>
    <w:rsid w:val="003C5ACC"/>
    <w:rsid w:val="003C61C0"/>
    <w:rsid w:val="003C6AEA"/>
    <w:rsid w:val="003D04FF"/>
    <w:rsid w:val="003D095D"/>
    <w:rsid w:val="003D0F9B"/>
    <w:rsid w:val="003D2784"/>
    <w:rsid w:val="003D2EED"/>
    <w:rsid w:val="003D316D"/>
    <w:rsid w:val="003D507E"/>
    <w:rsid w:val="003D5A89"/>
    <w:rsid w:val="003D612C"/>
    <w:rsid w:val="003D6AEF"/>
    <w:rsid w:val="003D7162"/>
    <w:rsid w:val="003D7D9D"/>
    <w:rsid w:val="003E0795"/>
    <w:rsid w:val="003E176F"/>
    <w:rsid w:val="003E1B33"/>
    <w:rsid w:val="003E1B5B"/>
    <w:rsid w:val="003E2330"/>
    <w:rsid w:val="003E2686"/>
    <w:rsid w:val="003E2DA5"/>
    <w:rsid w:val="003E3C6F"/>
    <w:rsid w:val="003E3CF0"/>
    <w:rsid w:val="003E56FD"/>
    <w:rsid w:val="003E704B"/>
    <w:rsid w:val="003F0A85"/>
    <w:rsid w:val="003F0B79"/>
    <w:rsid w:val="003F24F4"/>
    <w:rsid w:val="003F42A3"/>
    <w:rsid w:val="003F60CD"/>
    <w:rsid w:val="003F6A22"/>
    <w:rsid w:val="003F6FBC"/>
    <w:rsid w:val="003F789E"/>
    <w:rsid w:val="004001AC"/>
    <w:rsid w:val="00400574"/>
    <w:rsid w:val="00400E4E"/>
    <w:rsid w:val="004012E8"/>
    <w:rsid w:val="00402852"/>
    <w:rsid w:val="00403703"/>
    <w:rsid w:val="004044B3"/>
    <w:rsid w:val="0040481F"/>
    <w:rsid w:val="00404857"/>
    <w:rsid w:val="00404AA3"/>
    <w:rsid w:val="00404E83"/>
    <w:rsid w:val="00405703"/>
    <w:rsid w:val="00406213"/>
    <w:rsid w:val="0040646D"/>
    <w:rsid w:val="00407676"/>
    <w:rsid w:val="0040792D"/>
    <w:rsid w:val="004103DB"/>
    <w:rsid w:val="0041103D"/>
    <w:rsid w:val="0041131B"/>
    <w:rsid w:val="004116D3"/>
    <w:rsid w:val="0041316E"/>
    <w:rsid w:val="004142BE"/>
    <w:rsid w:val="004167CC"/>
    <w:rsid w:val="00417150"/>
    <w:rsid w:val="00417210"/>
    <w:rsid w:val="00417F31"/>
    <w:rsid w:val="00421169"/>
    <w:rsid w:val="004223DD"/>
    <w:rsid w:val="004238C4"/>
    <w:rsid w:val="0042401E"/>
    <w:rsid w:val="004241C5"/>
    <w:rsid w:val="0042633C"/>
    <w:rsid w:val="004267C4"/>
    <w:rsid w:val="004271C9"/>
    <w:rsid w:val="0042768C"/>
    <w:rsid w:val="00430DDB"/>
    <w:rsid w:val="004315BC"/>
    <w:rsid w:val="00431884"/>
    <w:rsid w:val="004318D3"/>
    <w:rsid w:val="0043199A"/>
    <w:rsid w:val="00432006"/>
    <w:rsid w:val="00433055"/>
    <w:rsid w:val="00433760"/>
    <w:rsid w:val="0043527A"/>
    <w:rsid w:val="00436429"/>
    <w:rsid w:val="004369B0"/>
    <w:rsid w:val="00436C46"/>
    <w:rsid w:val="00436F51"/>
    <w:rsid w:val="004370C7"/>
    <w:rsid w:val="0043744A"/>
    <w:rsid w:val="00437C4F"/>
    <w:rsid w:val="00437CD1"/>
    <w:rsid w:val="00437F19"/>
    <w:rsid w:val="004408A7"/>
    <w:rsid w:val="00441183"/>
    <w:rsid w:val="00441C2B"/>
    <w:rsid w:val="00442121"/>
    <w:rsid w:val="00442D1B"/>
    <w:rsid w:val="00443106"/>
    <w:rsid w:val="00444B96"/>
    <w:rsid w:val="00445184"/>
    <w:rsid w:val="00446222"/>
    <w:rsid w:val="004462C2"/>
    <w:rsid w:val="0044636C"/>
    <w:rsid w:val="00446F59"/>
    <w:rsid w:val="0044763A"/>
    <w:rsid w:val="004500FE"/>
    <w:rsid w:val="00451036"/>
    <w:rsid w:val="004513C4"/>
    <w:rsid w:val="00452CA7"/>
    <w:rsid w:val="00452E6B"/>
    <w:rsid w:val="00453F35"/>
    <w:rsid w:val="00454433"/>
    <w:rsid w:val="0045476C"/>
    <w:rsid w:val="0045479F"/>
    <w:rsid w:val="00457526"/>
    <w:rsid w:val="004576CE"/>
    <w:rsid w:val="00457824"/>
    <w:rsid w:val="00457F44"/>
    <w:rsid w:val="00462099"/>
    <w:rsid w:val="00463105"/>
    <w:rsid w:val="00463BEE"/>
    <w:rsid w:val="00464469"/>
    <w:rsid w:val="0046490A"/>
    <w:rsid w:val="00465778"/>
    <w:rsid w:val="00465A9F"/>
    <w:rsid w:val="00465D71"/>
    <w:rsid w:val="00466C3D"/>
    <w:rsid w:val="0046708E"/>
    <w:rsid w:val="00467DE2"/>
    <w:rsid w:val="00470CB3"/>
    <w:rsid w:val="00470F21"/>
    <w:rsid w:val="00471303"/>
    <w:rsid w:val="00471C8A"/>
    <w:rsid w:val="004729D1"/>
    <w:rsid w:val="004735A0"/>
    <w:rsid w:val="00474290"/>
    <w:rsid w:val="00474428"/>
    <w:rsid w:val="00474E15"/>
    <w:rsid w:val="00474F03"/>
    <w:rsid w:val="0047588E"/>
    <w:rsid w:val="00475B8F"/>
    <w:rsid w:val="004774A2"/>
    <w:rsid w:val="00477613"/>
    <w:rsid w:val="00480EA7"/>
    <w:rsid w:val="0048146B"/>
    <w:rsid w:val="00481662"/>
    <w:rsid w:val="004819A5"/>
    <w:rsid w:val="004823CA"/>
    <w:rsid w:val="00482F29"/>
    <w:rsid w:val="004830A3"/>
    <w:rsid w:val="00483B54"/>
    <w:rsid w:val="00484151"/>
    <w:rsid w:val="004845A2"/>
    <w:rsid w:val="00484796"/>
    <w:rsid w:val="004853BE"/>
    <w:rsid w:val="00487D2F"/>
    <w:rsid w:val="0049017D"/>
    <w:rsid w:val="004903F6"/>
    <w:rsid w:val="004911AB"/>
    <w:rsid w:val="00491D2E"/>
    <w:rsid w:val="00491FF6"/>
    <w:rsid w:val="004928B2"/>
    <w:rsid w:val="004931F8"/>
    <w:rsid w:val="004946E5"/>
    <w:rsid w:val="00495801"/>
    <w:rsid w:val="004969F4"/>
    <w:rsid w:val="00496C37"/>
    <w:rsid w:val="00497A2D"/>
    <w:rsid w:val="004A0947"/>
    <w:rsid w:val="004A0CFD"/>
    <w:rsid w:val="004A0D49"/>
    <w:rsid w:val="004A18BE"/>
    <w:rsid w:val="004A1EB9"/>
    <w:rsid w:val="004A21C0"/>
    <w:rsid w:val="004A2A09"/>
    <w:rsid w:val="004A5584"/>
    <w:rsid w:val="004A558F"/>
    <w:rsid w:val="004A5CE6"/>
    <w:rsid w:val="004A6867"/>
    <w:rsid w:val="004A68C4"/>
    <w:rsid w:val="004A7554"/>
    <w:rsid w:val="004B0F8C"/>
    <w:rsid w:val="004B1779"/>
    <w:rsid w:val="004B1C3C"/>
    <w:rsid w:val="004B2A56"/>
    <w:rsid w:val="004B5749"/>
    <w:rsid w:val="004B7328"/>
    <w:rsid w:val="004B77A4"/>
    <w:rsid w:val="004C1088"/>
    <w:rsid w:val="004C1357"/>
    <w:rsid w:val="004C1540"/>
    <w:rsid w:val="004C1DDD"/>
    <w:rsid w:val="004C4E25"/>
    <w:rsid w:val="004C534E"/>
    <w:rsid w:val="004C634D"/>
    <w:rsid w:val="004C6E7B"/>
    <w:rsid w:val="004C72C2"/>
    <w:rsid w:val="004C7EF2"/>
    <w:rsid w:val="004D0712"/>
    <w:rsid w:val="004D09D5"/>
    <w:rsid w:val="004D0A82"/>
    <w:rsid w:val="004D0C47"/>
    <w:rsid w:val="004D0CB8"/>
    <w:rsid w:val="004D1D97"/>
    <w:rsid w:val="004D20E4"/>
    <w:rsid w:val="004D219F"/>
    <w:rsid w:val="004D2293"/>
    <w:rsid w:val="004D25DB"/>
    <w:rsid w:val="004D2877"/>
    <w:rsid w:val="004D2A57"/>
    <w:rsid w:val="004D2C74"/>
    <w:rsid w:val="004D3B69"/>
    <w:rsid w:val="004D40B7"/>
    <w:rsid w:val="004D4194"/>
    <w:rsid w:val="004D4275"/>
    <w:rsid w:val="004D46D9"/>
    <w:rsid w:val="004D4EA9"/>
    <w:rsid w:val="004D5BDB"/>
    <w:rsid w:val="004D5C8A"/>
    <w:rsid w:val="004D5ED9"/>
    <w:rsid w:val="004D6078"/>
    <w:rsid w:val="004D67F4"/>
    <w:rsid w:val="004D7347"/>
    <w:rsid w:val="004D796F"/>
    <w:rsid w:val="004E0E65"/>
    <w:rsid w:val="004E2BAD"/>
    <w:rsid w:val="004E2C1A"/>
    <w:rsid w:val="004E4354"/>
    <w:rsid w:val="004E50D6"/>
    <w:rsid w:val="004E5222"/>
    <w:rsid w:val="004E6A7D"/>
    <w:rsid w:val="004E7362"/>
    <w:rsid w:val="004E744F"/>
    <w:rsid w:val="004E7D82"/>
    <w:rsid w:val="004F1241"/>
    <w:rsid w:val="004F2441"/>
    <w:rsid w:val="004F37CD"/>
    <w:rsid w:val="004F4390"/>
    <w:rsid w:val="004F5355"/>
    <w:rsid w:val="004F5CCA"/>
    <w:rsid w:val="004F5EC0"/>
    <w:rsid w:val="004F613C"/>
    <w:rsid w:val="004F7467"/>
    <w:rsid w:val="00500789"/>
    <w:rsid w:val="00500AD6"/>
    <w:rsid w:val="00501073"/>
    <w:rsid w:val="00502037"/>
    <w:rsid w:val="0050339A"/>
    <w:rsid w:val="0050423D"/>
    <w:rsid w:val="00505C61"/>
    <w:rsid w:val="00507235"/>
    <w:rsid w:val="00507B52"/>
    <w:rsid w:val="00507F48"/>
    <w:rsid w:val="005102E3"/>
    <w:rsid w:val="00510CD0"/>
    <w:rsid w:val="005115D8"/>
    <w:rsid w:val="005122FC"/>
    <w:rsid w:val="00512ABA"/>
    <w:rsid w:val="0051322C"/>
    <w:rsid w:val="005138FD"/>
    <w:rsid w:val="00513DA8"/>
    <w:rsid w:val="005147E4"/>
    <w:rsid w:val="00515018"/>
    <w:rsid w:val="0051581B"/>
    <w:rsid w:val="0051665F"/>
    <w:rsid w:val="00516B39"/>
    <w:rsid w:val="00517B9D"/>
    <w:rsid w:val="00517E8D"/>
    <w:rsid w:val="0052034A"/>
    <w:rsid w:val="00520C33"/>
    <w:rsid w:val="00520F93"/>
    <w:rsid w:val="0052162C"/>
    <w:rsid w:val="00521815"/>
    <w:rsid w:val="00522747"/>
    <w:rsid w:val="00522B3F"/>
    <w:rsid w:val="005236FD"/>
    <w:rsid w:val="00523A54"/>
    <w:rsid w:val="00523A62"/>
    <w:rsid w:val="00523BE7"/>
    <w:rsid w:val="00524041"/>
    <w:rsid w:val="0052453D"/>
    <w:rsid w:val="005248C9"/>
    <w:rsid w:val="00526E90"/>
    <w:rsid w:val="00526EDB"/>
    <w:rsid w:val="00527297"/>
    <w:rsid w:val="005273C1"/>
    <w:rsid w:val="00530018"/>
    <w:rsid w:val="00531A95"/>
    <w:rsid w:val="00532948"/>
    <w:rsid w:val="00533937"/>
    <w:rsid w:val="00534E86"/>
    <w:rsid w:val="005365C8"/>
    <w:rsid w:val="005369A9"/>
    <w:rsid w:val="0053729D"/>
    <w:rsid w:val="0053770D"/>
    <w:rsid w:val="0053790A"/>
    <w:rsid w:val="00537F5C"/>
    <w:rsid w:val="0054029C"/>
    <w:rsid w:val="005407E0"/>
    <w:rsid w:val="00540B1D"/>
    <w:rsid w:val="00540FC2"/>
    <w:rsid w:val="005418FE"/>
    <w:rsid w:val="005431A6"/>
    <w:rsid w:val="00543284"/>
    <w:rsid w:val="00543349"/>
    <w:rsid w:val="0054565B"/>
    <w:rsid w:val="00545914"/>
    <w:rsid w:val="005462F2"/>
    <w:rsid w:val="00546D1B"/>
    <w:rsid w:val="00547B13"/>
    <w:rsid w:val="0055066F"/>
    <w:rsid w:val="00550FFE"/>
    <w:rsid w:val="00551077"/>
    <w:rsid w:val="005516DC"/>
    <w:rsid w:val="00551D1E"/>
    <w:rsid w:val="00551DBD"/>
    <w:rsid w:val="00552AE0"/>
    <w:rsid w:val="00552CF2"/>
    <w:rsid w:val="00552F46"/>
    <w:rsid w:val="005533BD"/>
    <w:rsid w:val="005533E9"/>
    <w:rsid w:val="005536D4"/>
    <w:rsid w:val="00553FB5"/>
    <w:rsid w:val="005573AE"/>
    <w:rsid w:val="005576E7"/>
    <w:rsid w:val="00560799"/>
    <w:rsid w:val="0056080A"/>
    <w:rsid w:val="00560ECC"/>
    <w:rsid w:val="0056109D"/>
    <w:rsid w:val="005616A9"/>
    <w:rsid w:val="00561821"/>
    <w:rsid w:val="00563D1F"/>
    <w:rsid w:val="00563D58"/>
    <w:rsid w:val="00565BC8"/>
    <w:rsid w:val="00565BF1"/>
    <w:rsid w:val="00567E45"/>
    <w:rsid w:val="005709A4"/>
    <w:rsid w:val="00570C0A"/>
    <w:rsid w:val="00571A61"/>
    <w:rsid w:val="0057211B"/>
    <w:rsid w:val="00572226"/>
    <w:rsid w:val="00572656"/>
    <w:rsid w:val="00573D36"/>
    <w:rsid w:val="00573D92"/>
    <w:rsid w:val="00573F1F"/>
    <w:rsid w:val="00574242"/>
    <w:rsid w:val="00574ADB"/>
    <w:rsid w:val="00575D94"/>
    <w:rsid w:val="00575DC2"/>
    <w:rsid w:val="0057618B"/>
    <w:rsid w:val="005764A9"/>
    <w:rsid w:val="00576C35"/>
    <w:rsid w:val="00577E7E"/>
    <w:rsid w:val="00581863"/>
    <w:rsid w:val="00582156"/>
    <w:rsid w:val="00583C77"/>
    <w:rsid w:val="00584270"/>
    <w:rsid w:val="0058456E"/>
    <w:rsid w:val="00585858"/>
    <w:rsid w:val="00585927"/>
    <w:rsid w:val="00585BC6"/>
    <w:rsid w:val="005861B2"/>
    <w:rsid w:val="005865C9"/>
    <w:rsid w:val="00586D77"/>
    <w:rsid w:val="005877DE"/>
    <w:rsid w:val="00587B4B"/>
    <w:rsid w:val="00587D48"/>
    <w:rsid w:val="0059001D"/>
    <w:rsid w:val="00590C09"/>
    <w:rsid w:val="00591194"/>
    <w:rsid w:val="005917D4"/>
    <w:rsid w:val="00591F15"/>
    <w:rsid w:val="00592665"/>
    <w:rsid w:val="00594551"/>
    <w:rsid w:val="0059498A"/>
    <w:rsid w:val="0059550D"/>
    <w:rsid w:val="00595AEE"/>
    <w:rsid w:val="00596E3F"/>
    <w:rsid w:val="005A011B"/>
    <w:rsid w:val="005A313D"/>
    <w:rsid w:val="005A43BD"/>
    <w:rsid w:val="005A4FF4"/>
    <w:rsid w:val="005A566D"/>
    <w:rsid w:val="005A5E87"/>
    <w:rsid w:val="005A5EBF"/>
    <w:rsid w:val="005A5F0E"/>
    <w:rsid w:val="005A6DC4"/>
    <w:rsid w:val="005A737A"/>
    <w:rsid w:val="005A7FA6"/>
    <w:rsid w:val="005B03D1"/>
    <w:rsid w:val="005B178B"/>
    <w:rsid w:val="005B1B6F"/>
    <w:rsid w:val="005B1F71"/>
    <w:rsid w:val="005B27E2"/>
    <w:rsid w:val="005B32D1"/>
    <w:rsid w:val="005B3640"/>
    <w:rsid w:val="005B36E0"/>
    <w:rsid w:val="005B403B"/>
    <w:rsid w:val="005B47E0"/>
    <w:rsid w:val="005B4A35"/>
    <w:rsid w:val="005B54A8"/>
    <w:rsid w:val="005B5C56"/>
    <w:rsid w:val="005B5CBD"/>
    <w:rsid w:val="005B6049"/>
    <w:rsid w:val="005B6430"/>
    <w:rsid w:val="005B71C6"/>
    <w:rsid w:val="005B7FC6"/>
    <w:rsid w:val="005C1756"/>
    <w:rsid w:val="005C1835"/>
    <w:rsid w:val="005C1B0F"/>
    <w:rsid w:val="005C1FF4"/>
    <w:rsid w:val="005C21EC"/>
    <w:rsid w:val="005C2582"/>
    <w:rsid w:val="005C2E6F"/>
    <w:rsid w:val="005C3E49"/>
    <w:rsid w:val="005C4244"/>
    <w:rsid w:val="005C45CA"/>
    <w:rsid w:val="005C47D2"/>
    <w:rsid w:val="005C4C71"/>
    <w:rsid w:val="005C4C93"/>
    <w:rsid w:val="005C50A1"/>
    <w:rsid w:val="005C5917"/>
    <w:rsid w:val="005C5CC7"/>
    <w:rsid w:val="005C6121"/>
    <w:rsid w:val="005C654F"/>
    <w:rsid w:val="005C6BC2"/>
    <w:rsid w:val="005C730C"/>
    <w:rsid w:val="005D0F10"/>
    <w:rsid w:val="005D1F5D"/>
    <w:rsid w:val="005D26AD"/>
    <w:rsid w:val="005D33DD"/>
    <w:rsid w:val="005D461E"/>
    <w:rsid w:val="005D6DD5"/>
    <w:rsid w:val="005D7224"/>
    <w:rsid w:val="005D7297"/>
    <w:rsid w:val="005E0AE9"/>
    <w:rsid w:val="005E0BE2"/>
    <w:rsid w:val="005E12D6"/>
    <w:rsid w:val="005E15B4"/>
    <w:rsid w:val="005E15C8"/>
    <w:rsid w:val="005E2A7D"/>
    <w:rsid w:val="005E3694"/>
    <w:rsid w:val="005E376D"/>
    <w:rsid w:val="005E4C41"/>
    <w:rsid w:val="005E52B3"/>
    <w:rsid w:val="005E5377"/>
    <w:rsid w:val="005E640D"/>
    <w:rsid w:val="005E666E"/>
    <w:rsid w:val="005E764D"/>
    <w:rsid w:val="005E794C"/>
    <w:rsid w:val="005E7C63"/>
    <w:rsid w:val="005E7E14"/>
    <w:rsid w:val="005F1C22"/>
    <w:rsid w:val="005F2576"/>
    <w:rsid w:val="005F5334"/>
    <w:rsid w:val="005F5600"/>
    <w:rsid w:val="005F5ED8"/>
    <w:rsid w:val="005F5FEE"/>
    <w:rsid w:val="005F66C0"/>
    <w:rsid w:val="005F6FBB"/>
    <w:rsid w:val="005F7120"/>
    <w:rsid w:val="005F7D32"/>
    <w:rsid w:val="005F7D7E"/>
    <w:rsid w:val="005F7E16"/>
    <w:rsid w:val="0060086A"/>
    <w:rsid w:val="006010B4"/>
    <w:rsid w:val="00601447"/>
    <w:rsid w:val="00601708"/>
    <w:rsid w:val="00601C0A"/>
    <w:rsid w:val="00601E81"/>
    <w:rsid w:val="00601F5D"/>
    <w:rsid w:val="006030C4"/>
    <w:rsid w:val="00603448"/>
    <w:rsid w:val="00604320"/>
    <w:rsid w:val="00604638"/>
    <w:rsid w:val="0060487B"/>
    <w:rsid w:val="00605AA6"/>
    <w:rsid w:val="00605E10"/>
    <w:rsid w:val="00605EAF"/>
    <w:rsid w:val="0060620D"/>
    <w:rsid w:val="006065A8"/>
    <w:rsid w:val="00606E97"/>
    <w:rsid w:val="00606EBA"/>
    <w:rsid w:val="00606EFD"/>
    <w:rsid w:val="00607A43"/>
    <w:rsid w:val="0061055E"/>
    <w:rsid w:val="0061094B"/>
    <w:rsid w:val="00610BCC"/>
    <w:rsid w:val="00611181"/>
    <w:rsid w:val="00611309"/>
    <w:rsid w:val="00612752"/>
    <w:rsid w:val="006127A2"/>
    <w:rsid w:val="00612B2E"/>
    <w:rsid w:val="00614152"/>
    <w:rsid w:val="006141E0"/>
    <w:rsid w:val="006145AA"/>
    <w:rsid w:val="00614690"/>
    <w:rsid w:val="0061567A"/>
    <w:rsid w:val="006156B8"/>
    <w:rsid w:val="00615932"/>
    <w:rsid w:val="00615EFC"/>
    <w:rsid w:val="00616178"/>
    <w:rsid w:val="00616ABB"/>
    <w:rsid w:val="00620F2D"/>
    <w:rsid w:val="006212A1"/>
    <w:rsid w:val="00621411"/>
    <w:rsid w:val="006214FA"/>
    <w:rsid w:val="00621513"/>
    <w:rsid w:val="006229F7"/>
    <w:rsid w:val="006244EB"/>
    <w:rsid w:val="0062578B"/>
    <w:rsid w:val="00627228"/>
    <w:rsid w:val="006303D8"/>
    <w:rsid w:val="00630632"/>
    <w:rsid w:val="00630692"/>
    <w:rsid w:val="006306F4"/>
    <w:rsid w:val="006310F9"/>
    <w:rsid w:val="00631E6F"/>
    <w:rsid w:val="00632076"/>
    <w:rsid w:val="006321E4"/>
    <w:rsid w:val="00632442"/>
    <w:rsid w:val="00632D45"/>
    <w:rsid w:val="00633D92"/>
    <w:rsid w:val="0063400A"/>
    <w:rsid w:val="006340F1"/>
    <w:rsid w:val="00634436"/>
    <w:rsid w:val="006345CE"/>
    <w:rsid w:val="00635B9A"/>
    <w:rsid w:val="0063647A"/>
    <w:rsid w:val="00637593"/>
    <w:rsid w:val="0064013E"/>
    <w:rsid w:val="00640E1F"/>
    <w:rsid w:val="006415D1"/>
    <w:rsid w:val="00641722"/>
    <w:rsid w:val="00641787"/>
    <w:rsid w:val="006417A4"/>
    <w:rsid w:val="00643A74"/>
    <w:rsid w:val="00643FF0"/>
    <w:rsid w:val="00644104"/>
    <w:rsid w:val="00644B69"/>
    <w:rsid w:val="00644FF3"/>
    <w:rsid w:val="006467F2"/>
    <w:rsid w:val="0064756F"/>
    <w:rsid w:val="00650B60"/>
    <w:rsid w:val="00650D33"/>
    <w:rsid w:val="006517BE"/>
    <w:rsid w:val="00651E12"/>
    <w:rsid w:val="0065225D"/>
    <w:rsid w:val="00652587"/>
    <w:rsid w:val="00652766"/>
    <w:rsid w:val="006527C3"/>
    <w:rsid w:val="0065309A"/>
    <w:rsid w:val="00654C27"/>
    <w:rsid w:val="00654F30"/>
    <w:rsid w:val="00655A2A"/>
    <w:rsid w:val="00655A89"/>
    <w:rsid w:val="00655E3D"/>
    <w:rsid w:val="00655F85"/>
    <w:rsid w:val="00656404"/>
    <w:rsid w:val="00656465"/>
    <w:rsid w:val="00656946"/>
    <w:rsid w:val="006600CC"/>
    <w:rsid w:val="00660276"/>
    <w:rsid w:val="00660C25"/>
    <w:rsid w:val="00662CD3"/>
    <w:rsid w:val="006631F3"/>
    <w:rsid w:val="006636A0"/>
    <w:rsid w:val="006638E1"/>
    <w:rsid w:val="00663989"/>
    <w:rsid w:val="00663FD3"/>
    <w:rsid w:val="006648BF"/>
    <w:rsid w:val="0066569D"/>
    <w:rsid w:val="00665C11"/>
    <w:rsid w:val="006660F4"/>
    <w:rsid w:val="00666E0B"/>
    <w:rsid w:val="00667E68"/>
    <w:rsid w:val="00671040"/>
    <w:rsid w:val="00671171"/>
    <w:rsid w:val="00671455"/>
    <w:rsid w:val="00671922"/>
    <w:rsid w:val="00671A8A"/>
    <w:rsid w:val="00671BE1"/>
    <w:rsid w:val="00671E8C"/>
    <w:rsid w:val="006724F0"/>
    <w:rsid w:val="006733FF"/>
    <w:rsid w:val="00673401"/>
    <w:rsid w:val="00673FC8"/>
    <w:rsid w:val="00674166"/>
    <w:rsid w:val="0067492B"/>
    <w:rsid w:val="00674AF6"/>
    <w:rsid w:val="00675023"/>
    <w:rsid w:val="00676539"/>
    <w:rsid w:val="00677C5D"/>
    <w:rsid w:val="00680411"/>
    <w:rsid w:val="0068114C"/>
    <w:rsid w:val="00682CEE"/>
    <w:rsid w:val="006831BD"/>
    <w:rsid w:val="00684B0F"/>
    <w:rsid w:val="00685C63"/>
    <w:rsid w:val="00685D23"/>
    <w:rsid w:val="00685D92"/>
    <w:rsid w:val="00685FC0"/>
    <w:rsid w:val="0068654D"/>
    <w:rsid w:val="00686CAE"/>
    <w:rsid w:val="00687574"/>
    <w:rsid w:val="00690162"/>
    <w:rsid w:val="006910F1"/>
    <w:rsid w:val="0069132F"/>
    <w:rsid w:val="00691559"/>
    <w:rsid w:val="0069206C"/>
    <w:rsid w:val="0069262F"/>
    <w:rsid w:val="0069270F"/>
    <w:rsid w:val="00692936"/>
    <w:rsid w:val="00692E48"/>
    <w:rsid w:val="00695627"/>
    <w:rsid w:val="00695D22"/>
    <w:rsid w:val="00696035"/>
    <w:rsid w:val="006966B6"/>
    <w:rsid w:val="00696999"/>
    <w:rsid w:val="0069716B"/>
    <w:rsid w:val="00697257"/>
    <w:rsid w:val="00697341"/>
    <w:rsid w:val="00697E26"/>
    <w:rsid w:val="00697F6B"/>
    <w:rsid w:val="006A0938"/>
    <w:rsid w:val="006A1770"/>
    <w:rsid w:val="006A19DD"/>
    <w:rsid w:val="006A24FC"/>
    <w:rsid w:val="006A262F"/>
    <w:rsid w:val="006A3646"/>
    <w:rsid w:val="006A37D4"/>
    <w:rsid w:val="006A4C25"/>
    <w:rsid w:val="006A4EE5"/>
    <w:rsid w:val="006A6BBC"/>
    <w:rsid w:val="006B0162"/>
    <w:rsid w:val="006B076B"/>
    <w:rsid w:val="006B1058"/>
    <w:rsid w:val="006B1B42"/>
    <w:rsid w:val="006B26C4"/>
    <w:rsid w:val="006B3129"/>
    <w:rsid w:val="006B37C1"/>
    <w:rsid w:val="006B3A26"/>
    <w:rsid w:val="006B4270"/>
    <w:rsid w:val="006B43ED"/>
    <w:rsid w:val="006B43F1"/>
    <w:rsid w:val="006B482F"/>
    <w:rsid w:val="006B668C"/>
    <w:rsid w:val="006B77C0"/>
    <w:rsid w:val="006B79D9"/>
    <w:rsid w:val="006C1137"/>
    <w:rsid w:val="006C1710"/>
    <w:rsid w:val="006C1D37"/>
    <w:rsid w:val="006C3B58"/>
    <w:rsid w:val="006C3D86"/>
    <w:rsid w:val="006C42DB"/>
    <w:rsid w:val="006C4732"/>
    <w:rsid w:val="006C50C3"/>
    <w:rsid w:val="006C56B2"/>
    <w:rsid w:val="006C5FAC"/>
    <w:rsid w:val="006C6D9C"/>
    <w:rsid w:val="006C7ECB"/>
    <w:rsid w:val="006C7FA0"/>
    <w:rsid w:val="006D054F"/>
    <w:rsid w:val="006D0F03"/>
    <w:rsid w:val="006D11EF"/>
    <w:rsid w:val="006D1692"/>
    <w:rsid w:val="006D1717"/>
    <w:rsid w:val="006D1CA1"/>
    <w:rsid w:val="006D26D4"/>
    <w:rsid w:val="006D3123"/>
    <w:rsid w:val="006D4DB1"/>
    <w:rsid w:val="006D556E"/>
    <w:rsid w:val="006D5841"/>
    <w:rsid w:val="006D5B75"/>
    <w:rsid w:val="006D5BE7"/>
    <w:rsid w:val="006D715D"/>
    <w:rsid w:val="006D7EE7"/>
    <w:rsid w:val="006E08E8"/>
    <w:rsid w:val="006E0A98"/>
    <w:rsid w:val="006E0F22"/>
    <w:rsid w:val="006E11C3"/>
    <w:rsid w:val="006E1268"/>
    <w:rsid w:val="006E26FC"/>
    <w:rsid w:val="006E2F51"/>
    <w:rsid w:val="006E3464"/>
    <w:rsid w:val="006E3BCD"/>
    <w:rsid w:val="006E5118"/>
    <w:rsid w:val="006E51F0"/>
    <w:rsid w:val="006E5451"/>
    <w:rsid w:val="006E5F69"/>
    <w:rsid w:val="006E6BDA"/>
    <w:rsid w:val="006E7539"/>
    <w:rsid w:val="006F02CB"/>
    <w:rsid w:val="006F0B99"/>
    <w:rsid w:val="006F148E"/>
    <w:rsid w:val="006F1581"/>
    <w:rsid w:val="006F20DE"/>
    <w:rsid w:val="006F2AB3"/>
    <w:rsid w:val="006F3396"/>
    <w:rsid w:val="006F471E"/>
    <w:rsid w:val="006F6B03"/>
    <w:rsid w:val="006F7C2F"/>
    <w:rsid w:val="00700227"/>
    <w:rsid w:val="007004E9"/>
    <w:rsid w:val="007031F8"/>
    <w:rsid w:val="00703503"/>
    <w:rsid w:val="00703A92"/>
    <w:rsid w:val="00704D3D"/>
    <w:rsid w:val="007057C0"/>
    <w:rsid w:val="00705F8B"/>
    <w:rsid w:val="007063D0"/>
    <w:rsid w:val="00707466"/>
    <w:rsid w:val="00707BBF"/>
    <w:rsid w:val="00710222"/>
    <w:rsid w:val="0071072D"/>
    <w:rsid w:val="00710C93"/>
    <w:rsid w:val="00711930"/>
    <w:rsid w:val="00711E28"/>
    <w:rsid w:val="00713437"/>
    <w:rsid w:val="007144CC"/>
    <w:rsid w:val="00714AF8"/>
    <w:rsid w:val="00715578"/>
    <w:rsid w:val="007156C2"/>
    <w:rsid w:val="00715ACC"/>
    <w:rsid w:val="00716048"/>
    <w:rsid w:val="007160DD"/>
    <w:rsid w:val="0071720A"/>
    <w:rsid w:val="0072073F"/>
    <w:rsid w:val="0072078F"/>
    <w:rsid w:val="00720EC5"/>
    <w:rsid w:val="00722E34"/>
    <w:rsid w:val="00723AC5"/>
    <w:rsid w:val="00725299"/>
    <w:rsid w:val="00725726"/>
    <w:rsid w:val="00726117"/>
    <w:rsid w:val="00727DAD"/>
    <w:rsid w:val="007300FE"/>
    <w:rsid w:val="0073053D"/>
    <w:rsid w:val="007305D0"/>
    <w:rsid w:val="00730B5B"/>
    <w:rsid w:val="00730F17"/>
    <w:rsid w:val="00731244"/>
    <w:rsid w:val="007315C1"/>
    <w:rsid w:val="00732A13"/>
    <w:rsid w:val="007335C0"/>
    <w:rsid w:val="00733B9E"/>
    <w:rsid w:val="00734438"/>
    <w:rsid w:val="00734862"/>
    <w:rsid w:val="00734953"/>
    <w:rsid w:val="0073512B"/>
    <w:rsid w:val="0073576F"/>
    <w:rsid w:val="00735B97"/>
    <w:rsid w:val="007364C8"/>
    <w:rsid w:val="00736C3E"/>
    <w:rsid w:val="00737566"/>
    <w:rsid w:val="0073790A"/>
    <w:rsid w:val="007379C7"/>
    <w:rsid w:val="00737D84"/>
    <w:rsid w:val="0074014E"/>
    <w:rsid w:val="00740286"/>
    <w:rsid w:val="007403AD"/>
    <w:rsid w:val="00740EE0"/>
    <w:rsid w:val="0074143A"/>
    <w:rsid w:val="00741BF0"/>
    <w:rsid w:val="00742889"/>
    <w:rsid w:val="00742AE2"/>
    <w:rsid w:val="007443D1"/>
    <w:rsid w:val="00744544"/>
    <w:rsid w:val="00745F87"/>
    <w:rsid w:val="007461AC"/>
    <w:rsid w:val="0074641E"/>
    <w:rsid w:val="00746B2B"/>
    <w:rsid w:val="00746CA8"/>
    <w:rsid w:val="0074783A"/>
    <w:rsid w:val="007508CF"/>
    <w:rsid w:val="007515AC"/>
    <w:rsid w:val="00751884"/>
    <w:rsid w:val="00751F3F"/>
    <w:rsid w:val="00752282"/>
    <w:rsid w:val="0075340F"/>
    <w:rsid w:val="00754BFF"/>
    <w:rsid w:val="00754ECF"/>
    <w:rsid w:val="00755812"/>
    <w:rsid w:val="00756EAD"/>
    <w:rsid w:val="007609CF"/>
    <w:rsid w:val="00762534"/>
    <w:rsid w:val="00762FA7"/>
    <w:rsid w:val="007639EB"/>
    <w:rsid w:val="00763B49"/>
    <w:rsid w:val="00765351"/>
    <w:rsid w:val="00766462"/>
    <w:rsid w:val="007667C8"/>
    <w:rsid w:val="00770CDD"/>
    <w:rsid w:val="007723DC"/>
    <w:rsid w:val="00772905"/>
    <w:rsid w:val="007747A1"/>
    <w:rsid w:val="00775195"/>
    <w:rsid w:val="007759B0"/>
    <w:rsid w:val="00775A74"/>
    <w:rsid w:val="00775FA8"/>
    <w:rsid w:val="007760B7"/>
    <w:rsid w:val="00776D48"/>
    <w:rsid w:val="00777703"/>
    <w:rsid w:val="0077798D"/>
    <w:rsid w:val="00777DA3"/>
    <w:rsid w:val="00780029"/>
    <w:rsid w:val="00781B0B"/>
    <w:rsid w:val="00782259"/>
    <w:rsid w:val="00782437"/>
    <w:rsid w:val="00782F1C"/>
    <w:rsid w:val="00783437"/>
    <w:rsid w:val="0078350F"/>
    <w:rsid w:val="00783C52"/>
    <w:rsid w:val="00784294"/>
    <w:rsid w:val="00785AB9"/>
    <w:rsid w:val="00785B38"/>
    <w:rsid w:val="00786187"/>
    <w:rsid w:val="00786387"/>
    <w:rsid w:val="007947EE"/>
    <w:rsid w:val="00794D84"/>
    <w:rsid w:val="0079530F"/>
    <w:rsid w:val="007953A0"/>
    <w:rsid w:val="0079547A"/>
    <w:rsid w:val="007964EC"/>
    <w:rsid w:val="00796AF1"/>
    <w:rsid w:val="007A2BB0"/>
    <w:rsid w:val="007A2BBF"/>
    <w:rsid w:val="007A3865"/>
    <w:rsid w:val="007A3F2B"/>
    <w:rsid w:val="007A42A8"/>
    <w:rsid w:val="007A4732"/>
    <w:rsid w:val="007A4DFF"/>
    <w:rsid w:val="007A58C1"/>
    <w:rsid w:val="007A66A7"/>
    <w:rsid w:val="007A6C96"/>
    <w:rsid w:val="007A73BA"/>
    <w:rsid w:val="007A7D98"/>
    <w:rsid w:val="007B00BF"/>
    <w:rsid w:val="007B0241"/>
    <w:rsid w:val="007B098D"/>
    <w:rsid w:val="007B15C0"/>
    <w:rsid w:val="007B26A5"/>
    <w:rsid w:val="007B3422"/>
    <w:rsid w:val="007B479B"/>
    <w:rsid w:val="007B4976"/>
    <w:rsid w:val="007B65C9"/>
    <w:rsid w:val="007B7B73"/>
    <w:rsid w:val="007C1976"/>
    <w:rsid w:val="007C23D1"/>
    <w:rsid w:val="007C33F9"/>
    <w:rsid w:val="007C3475"/>
    <w:rsid w:val="007C3A53"/>
    <w:rsid w:val="007C3B14"/>
    <w:rsid w:val="007C40AD"/>
    <w:rsid w:val="007C4A05"/>
    <w:rsid w:val="007C4EA7"/>
    <w:rsid w:val="007C5056"/>
    <w:rsid w:val="007C5B89"/>
    <w:rsid w:val="007C5E6C"/>
    <w:rsid w:val="007C7029"/>
    <w:rsid w:val="007C72B2"/>
    <w:rsid w:val="007C7CAD"/>
    <w:rsid w:val="007D1791"/>
    <w:rsid w:val="007D1879"/>
    <w:rsid w:val="007D20A8"/>
    <w:rsid w:val="007D22C4"/>
    <w:rsid w:val="007D2612"/>
    <w:rsid w:val="007D3735"/>
    <w:rsid w:val="007D38A5"/>
    <w:rsid w:val="007D42E3"/>
    <w:rsid w:val="007D4802"/>
    <w:rsid w:val="007D4B4B"/>
    <w:rsid w:val="007D57AB"/>
    <w:rsid w:val="007D58D3"/>
    <w:rsid w:val="007D62EA"/>
    <w:rsid w:val="007D6E1F"/>
    <w:rsid w:val="007D6F3A"/>
    <w:rsid w:val="007D7331"/>
    <w:rsid w:val="007D75CA"/>
    <w:rsid w:val="007E0546"/>
    <w:rsid w:val="007E05FF"/>
    <w:rsid w:val="007E2398"/>
    <w:rsid w:val="007E3109"/>
    <w:rsid w:val="007E3E9B"/>
    <w:rsid w:val="007E3F72"/>
    <w:rsid w:val="007E4068"/>
    <w:rsid w:val="007E4456"/>
    <w:rsid w:val="007E4511"/>
    <w:rsid w:val="007E4947"/>
    <w:rsid w:val="007E5788"/>
    <w:rsid w:val="007E69B6"/>
    <w:rsid w:val="007E6B8D"/>
    <w:rsid w:val="007E7289"/>
    <w:rsid w:val="007E776A"/>
    <w:rsid w:val="007E7E0C"/>
    <w:rsid w:val="007E7EFE"/>
    <w:rsid w:val="007F02B2"/>
    <w:rsid w:val="007F0614"/>
    <w:rsid w:val="007F0A11"/>
    <w:rsid w:val="007F0BD7"/>
    <w:rsid w:val="007F2A4B"/>
    <w:rsid w:val="007F444F"/>
    <w:rsid w:val="007F4FE1"/>
    <w:rsid w:val="007F53C5"/>
    <w:rsid w:val="007F570F"/>
    <w:rsid w:val="007F63E3"/>
    <w:rsid w:val="007F75A0"/>
    <w:rsid w:val="00800403"/>
    <w:rsid w:val="008009D5"/>
    <w:rsid w:val="00800CE3"/>
    <w:rsid w:val="00800FFF"/>
    <w:rsid w:val="00801860"/>
    <w:rsid w:val="0080354C"/>
    <w:rsid w:val="00803E0F"/>
    <w:rsid w:val="00803F4B"/>
    <w:rsid w:val="008048CF"/>
    <w:rsid w:val="008053F2"/>
    <w:rsid w:val="008066E7"/>
    <w:rsid w:val="008072C0"/>
    <w:rsid w:val="00807549"/>
    <w:rsid w:val="00807815"/>
    <w:rsid w:val="008079DA"/>
    <w:rsid w:val="00810565"/>
    <w:rsid w:val="008107DD"/>
    <w:rsid w:val="00810877"/>
    <w:rsid w:val="00810A49"/>
    <w:rsid w:val="00811540"/>
    <w:rsid w:val="00811675"/>
    <w:rsid w:val="00812116"/>
    <w:rsid w:val="008125A5"/>
    <w:rsid w:val="00813F14"/>
    <w:rsid w:val="008162E7"/>
    <w:rsid w:val="0082018B"/>
    <w:rsid w:val="0082192F"/>
    <w:rsid w:val="008226F3"/>
    <w:rsid w:val="00822981"/>
    <w:rsid w:val="00823D33"/>
    <w:rsid w:val="00823F6E"/>
    <w:rsid w:val="00826182"/>
    <w:rsid w:val="00827402"/>
    <w:rsid w:val="008277FC"/>
    <w:rsid w:val="00830368"/>
    <w:rsid w:val="00830427"/>
    <w:rsid w:val="008313D3"/>
    <w:rsid w:val="008333E6"/>
    <w:rsid w:val="008338AE"/>
    <w:rsid w:val="008343E0"/>
    <w:rsid w:val="00835BA3"/>
    <w:rsid w:val="0083603F"/>
    <w:rsid w:val="00836F86"/>
    <w:rsid w:val="0083717B"/>
    <w:rsid w:val="00837B68"/>
    <w:rsid w:val="008407CF"/>
    <w:rsid w:val="008411FA"/>
    <w:rsid w:val="0084222C"/>
    <w:rsid w:val="008424AD"/>
    <w:rsid w:val="00842A40"/>
    <w:rsid w:val="00843B73"/>
    <w:rsid w:val="008455C1"/>
    <w:rsid w:val="00845BCC"/>
    <w:rsid w:val="00845F89"/>
    <w:rsid w:val="00846A29"/>
    <w:rsid w:val="008470B2"/>
    <w:rsid w:val="00847104"/>
    <w:rsid w:val="0084717A"/>
    <w:rsid w:val="00847BF8"/>
    <w:rsid w:val="00847FC0"/>
    <w:rsid w:val="00851385"/>
    <w:rsid w:val="00851F59"/>
    <w:rsid w:val="00851F60"/>
    <w:rsid w:val="008529AB"/>
    <w:rsid w:val="00852C14"/>
    <w:rsid w:val="00854CB1"/>
    <w:rsid w:val="008553D9"/>
    <w:rsid w:val="008553FC"/>
    <w:rsid w:val="00855542"/>
    <w:rsid w:val="0085639B"/>
    <w:rsid w:val="0085658B"/>
    <w:rsid w:val="0085687D"/>
    <w:rsid w:val="00857337"/>
    <w:rsid w:val="008574A1"/>
    <w:rsid w:val="00857856"/>
    <w:rsid w:val="008610D1"/>
    <w:rsid w:val="00861A47"/>
    <w:rsid w:val="00861D61"/>
    <w:rsid w:val="00864B8A"/>
    <w:rsid w:val="00864C8C"/>
    <w:rsid w:val="00864E7D"/>
    <w:rsid w:val="00866DA4"/>
    <w:rsid w:val="00867EF7"/>
    <w:rsid w:val="0087056B"/>
    <w:rsid w:val="0087061B"/>
    <w:rsid w:val="00872617"/>
    <w:rsid w:val="00872883"/>
    <w:rsid w:val="008728E1"/>
    <w:rsid w:val="008738B1"/>
    <w:rsid w:val="00874381"/>
    <w:rsid w:val="0087486F"/>
    <w:rsid w:val="008748EE"/>
    <w:rsid w:val="00874988"/>
    <w:rsid w:val="00877072"/>
    <w:rsid w:val="00877198"/>
    <w:rsid w:val="00877309"/>
    <w:rsid w:val="0087731C"/>
    <w:rsid w:val="00880952"/>
    <w:rsid w:val="00880F65"/>
    <w:rsid w:val="0088134C"/>
    <w:rsid w:val="00882B64"/>
    <w:rsid w:val="00882BD8"/>
    <w:rsid w:val="0088578A"/>
    <w:rsid w:val="0088637B"/>
    <w:rsid w:val="00887398"/>
    <w:rsid w:val="008901A1"/>
    <w:rsid w:val="00890B8C"/>
    <w:rsid w:val="00891533"/>
    <w:rsid w:val="008919F5"/>
    <w:rsid w:val="00892311"/>
    <w:rsid w:val="008928C1"/>
    <w:rsid w:val="00892A17"/>
    <w:rsid w:val="00892EEF"/>
    <w:rsid w:val="0089331F"/>
    <w:rsid w:val="00895784"/>
    <w:rsid w:val="0089582C"/>
    <w:rsid w:val="008959C9"/>
    <w:rsid w:val="00896BBA"/>
    <w:rsid w:val="00897DF2"/>
    <w:rsid w:val="008A00A5"/>
    <w:rsid w:val="008A05BE"/>
    <w:rsid w:val="008A10B8"/>
    <w:rsid w:val="008A28DA"/>
    <w:rsid w:val="008A2E6C"/>
    <w:rsid w:val="008A39C4"/>
    <w:rsid w:val="008A506B"/>
    <w:rsid w:val="008A5317"/>
    <w:rsid w:val="008A569D"/>
    <w:rsid w:val="008A67F3"/>
    <w:rsid w:val="008A7039"/>
    <w:rsid w:val="008A7C36"/>
    <w:rsid w:val="008B092E"/>
    <w:rsid w:val="008B21E8"/>
    <w:rsid w:val="008B381E"/>
    <w:rsid w:val="008B385B"/>
    <w:rsid w:val="008B3F8E"/>
    <w:rsid w:val="008B4D91"/>
    <w:rsid w:val="008B4DAB"/>
    <w:rsid w:val="008B6FA5"/>
    <w:rsid w:val="008B7FC6"/>
    <w:rsid w:val="008C0683"/>
    <w:rsid w:val="008C15D5"/>
    <w:rsid w:val="008C2ADF"/>
    <w:rsid w:val="008C311B"/>
    <w:rsid w:val="008C469A"/>
    <w:rsid w:val="008C4714"/>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808"/>
    <w:rsid w:val="008D3A20"/>
    <w:rsid w:val="008D3C1B"/>
    <w:rsid w:val="008D3CBE"/>
    <w:rsid w:val="008D3F1A"/>
    <w:rsid w:val="008D41A3"/>
    <w:rsid w:val="008D41A4"/>
    <w:rsid w:val="008D42A4"/>
    <w:rsid w:val="008D5418"/>
    <w:rsid w:val="008D7449"/>
    <w:rsid w:val="008D7552"/>
    <w:rsid w:val="008E0688"/>
    <w:rsid w:val="008E077E"/>
    <w:rsid w:val="008E0BB3"/>
    <w:rsid w:val="008E0E7E"/>
    <w:rsid w:val="008E1084"/>
    <w:rsid w:val="008E24D2"/>
    <w:rsid w:val="008E288B"/>
    <w:rsid w:val="008E37DD"/>
    <w:rsid w:val="008E383D"/>
    <w:rsid w:val="008E3D45"/>
    <w:rsid w:val="008E4118"/>
    <w:rsid w:val="008E4371"/>
    <w:rsid w:val="008E43CC"/>
    <w:rsid w:val="008E4899"/>
    <w:rsid w:val="008E5250"/>
    <w:rsid w:val="008E66AD"/>
    <w:rsid w:val="008E6E7C"/>
    <w:rsid w:val="008F01B1"/>
    <w:rsid w:val="008F02FE"/>
    <w:rsid w:val="008F148F"/>
    <w:rsid w:val="008F2273"/>
    <w:rsid w:val="008F3402"/>
    <w:rsid w:val="008F49E6"/>
    <w:rsid w:val="008F4C01"/>
    <w:rsid w:val="008F686A"/>
    <w:rsid w:val="008F6914"/>
    <w:rsid w:val="008F76B4"/>
    <w:rsid w:val="009005EC"/>
    <w:rsid w:val="00900943"/>
    <w:rsid w:val="0090101C"/>
    <w:rsid w:val="009019B8"/>
    <w:rsid w:val="00902EDF"/>
    <w:rsid w:val="009035E6"/>
    <w:rsid w:val="009035FB"/>
    <w:rsid w:val="009039DC"/>
    <w:rsid w:val="009046A9"/>
    <w:rsid w:val="0090484D"/>
    <w:rsid w:val="00904C5E"/>
    <w:rsid w:val="009052A4"/>
    <w:rsid w:val="0090564F"/>
    <w:rsid w:val="0091047B"/>
    <w:rsid w:val="009112E9"/>
    <w:rsid w:val="0091169F"/>
    <w:rsid w:val="00911ADA"/>
    <w:rsid w:val="00911C4B"/>
    <w:rsid w:val="00911CFB"/>
    <w:rsid w:val="00912189"/>
    <w:rsid w:val="00912A4A"/>
    <w:rsid w:val="00912A8F"/>
    <w:rsid w:val="0091301C"/>
    <w:rsid w:val="009134CB"/>
    <w:rsid w:val="00913D64"/>
    <w:rsid w:val="00913E5C"/>
    <w:rsid w:val="00914794"/>
    <w:rsid w:val="00915621"/>
    <w:rsid w:val="009162D4"/>
    <w:rsid w:val="00916595"/>
    <w:rsid w:val="00916749"/>
    <w:rsid w:val="009168C3"/>
    <w:rsid w:val="00917C41"/>
    <w:rsid w:val="0092117C"/>
    <w:rsid w:val="00921E46"/>
    <w:rsid w:val="00921F47"/>
    <w:rsid w:val="00922889"/>
    <w:rsid w:val="009229C8"/>
    <w:rsid w:val="009246A2"/>
    <w:rsid w:val="00924E9F"/>
    <w:rsid w:val="009252C9"/>
    <w:rsid w:val="00925C87"/>
    <w:rsid w:val="009267F1"/>
    <w:rsid w:val="00926B77"/>
    <w:rsid w:val="00926BCC"/>
    <w:rsid w:val="00926D8A"/>
    <w:rsid w:val="00927095"/>
    <w:rsid w:val="00930B4C"/>
    <w:rsid w:val="009315B5"/>
    <w:rsid w:val="00931925"/>
    <w:rsid w:val="00931A02"/>
    <w:rsid w:val="009321FE"/>
    <w:rsid w:val="00932440"/>
    <w:rsid w:val="009337DC"/>
    <w:rsid w:val="009352B5"/>
    <w:rsid w:val="00935575"/>
    <w:rsid w:val="00935EAB"/>
    <w:rsid w:val="00936C7A"/>
    <w:rsid w:val="00936ED2"/>
    <w:rsid w:val="00936FD6"/>
    <w:rsid w:val="00937059"/>
    <w:rsid w:val="00937172"/>
    <w:rsid w:val="00941200"/>
    <w:rsid w:val="009416E1"/>
    <w:rsid w:val="009419A1"/>
    <w:rsid w:val="00941CBA"/>
    <w:rsid w:val="00941D3E"/>
    <w:rsid w:val="00942291"/>
    <w:rsid w:val="009423EC"/>
    <w:rsid w:val="009426E4"/>
    <w:rsid w:val="0094270E"/>
    <w:rsid w:val="0094300C"/>
    <w:rsid w:val="00944EBA"/>
    <w:rsid w:val="0094542B"/>
    <w:rsid w:val="009462BF"/>
    <w:rsid w:val="00947C06"/>
    <w:rsid w:val="00947F3C"/>
    <w:rsid w:val="009524B3"/>
    <w:rsid w:val="00953957"/>
    <w:rsid w:val="00953CBE"/>
    <w:rsid w:val="00953F4C"/>
    <w:rsid w:val="00954842"/>
    <w:rsid w:val="009549E6"/>
    <w:rsid w:val="00956569"/>
    <w:rsid w:val="0095669B"/>
    <w:rsid w:val="00956C0D"/>
    <w:rsid w:val="009571E7"/>
    <w:rsid w:val="00957FF5"/>
    <w:rsid w:val="009604C0"/>
    <w:rsid w:val="0096085C"/>
    <w:rsid w:val="00960BDD"/>
    <w:rsid w:val="00960D3C"/>
    <w:rsid w:val="00961E21"/>
    <w:rsid w:val="00963031"/>
    <w:rsid w:val="00963141"/>
    <w:rsid w:val="00963C63"/>
    <w:rsid w:val="009645DC"/>
    <w:rsid w:val="00964E39"/>
    <w:rsid w:val="0096616B"/>
    <w:rsid w:val="00966440"/>
    <w:rsid w:val="0096655F"/>
    <w:rsid w:val="009665E2"/>
    <w:rsid w:val="009678CB"/>
    <w:rsid w:val="00971218"/>
    <w:rsid w:val="009714D9"/>
    <w:rsid w:val="00971EE2"/>
    <w:rsid w:val="00973581"/>
    <w:rsid w:val="00973681"/>
    <w:rsid w:val="009738E5"/>
    <w:rsid w:val="00975782"/>
    <w:rsid w:val="00975ADE"/>
    <w:rsid w:val="00976511"/>
    <w:rsid w:val="00976588"/>
    <w:rsid w:val="0097783A"/>
    <w:rsid w:val="00977BD4"/>
    <w:rsid w:val="00977C69"/>
    <w:rsid w:val="009806AA"/>
    <w:rsid w:val="00980808"/>
    <w:rsid w:val="009815FF"/>
    <w:rsid w:val="0098164D"/>
    <w:rsid w:val="00981A23"/>
    <w:rsid w:val="0098329D"/>
    <w:rsid w:val="00983D84"/>
    <w:rsid w:val="00983E21"/>
    <w:rsid w:val="00984288"/>
    <w:rsid w:val="00985557"/>
    <w:rsid w:val="00985698"/>
    <w:rsid w:val="0098682E"/>
    <w:rsid w:val="00986998"/>
    <w:rsid w:val="00987330"/>
    <w:rsid w:val="0098759F"/>
    <w:rsid w:val="00987BF1"/>
    <w:rsid w:val="00990062"/>
    <w:rsid w:val="00990335"/>
    <w:rsid w:val="00990967"/>
    <w:rsid w:val="00991F22"/>
    <w:rsid w:val="00992736"/>
    <w:rsid w:val="009957E1"/>
    <w:rsid w:val="0099605F"/>
    <w:rsid w:val="00997D5C"/>
    <w:rsid w:val="00997EF2"/>
    <w:rsid w:val="009A0087"/>
    <w:rsid w:val="009A07A1"/>
    <w:rsid w:val="009A16AD"/>
    <w:rsid w:val="009A2BC9"/>
    <w:rsid w:val="009A5150"/>
    <w:rsid w:val="009A5180"/>
    <w:rsid w:val="009A5ABC"/>
    <w:rsid w:val="009A6478"/>
    <w:rsid w:val="009A64CE"/>
    <w:rsid w:val="009A6AA4"/>
    <w:rsid w:val="009A7255"/>
    <w:rsid w:val="009B0B0E"/>
    <w:rsid w:val="009B19DD"/>
    <w:rsid w:val="009B2F3B"/>
    <w:rsid w:val="009B3525"/>
    <w:rsid w:val="009B3A21"/>
    <w:rsid w:val="009B3AC0"/>
    <w:rsid w:val="009B4A22"/>
    <w:rsid w:val="009B5545"/>
    <w:rsid w:val="009B57CB"/>
    <w:rsid w:val="009B5D47"/>
    <w:rsid w:val="009B5DFC"/>
    <w:rsid w:val="009B772E"/>
    <w:rsid w:val="009B7F5F"/>
    <w:rsid w:val="009C01A1"/>
    <w:rsid w:val="009C05B0"/>
    <w:rsid w:val="009C1A0E"/>
    <w:rsid w:val="009C289A"/>
    <w:rsid w:val="009C2DC2"/>
    <w:rsid w:val="009C322B"/>
    <w:rsid w:val="009C34F2"/>
    <w:rsid w:val="009C3AFC"/>
    <w:rsid w:val="009C3E15"/>
    <w:rsid w:val="009C40E5"/>
    <w:rsid w:val="009C4292"/>
    <w:rsid w:val="009C4466"/>
    <w:rsid w:val="009C45E0"/>
    <w:rsid w:val="009C55A3"/>
    <w:rsid w:val="009C5959"/>
    <w:rsid w:val="009D05A8"/>
    <w:rsid w:val="009D1199"/>
    <w:rsid w:val="009D186D"/>
    <w:rsid w:val="009D2546"/>
    <w:rsid w:val="009D2A73"/>
    <w:rsid w:val="009D2B70"/>
    <w:rsid w:val="009D2C77"/>
    <w:rsid w:val="009D2F7D"/>
    <w:rsid w:val="009D4713"/>
    <w:rsid w:val="009D532A"/>
    <w:rsid w:val="009D58C1"/>
    <w:rsid w:val="009D6296"/>
    <w:rsid w:val="009D7DB8"/>
    <w:rsid w:val="009E075C"/>
    <w:rsid w:val="009E08D1"/>
    <w:rsid w:val="009E17FC"/>
    <w:rsid w:val="009E1EE2"/>
    <w:rsid w:val="009E2C07"/>
    <w:rsid w:val="009E3059"/>
    <w:rsid w:val="009E33F2"/>
    <w:rsid w:val="009E38C9"/>
    <w:rsid w:val="009E3DA8"/>
    <w:rsid w:val="009E41E9"/>
    <w:rsid w:val="009E452C"/>
    <w:rsid w:val="009E4F60"/>
    <w:rsid w:val="009E595D"/>
    <w:rsid w:val="009E5A91"/>
    <w:rsid w:val="009E62A7"/>
    <w:rsid w:val="009E651A"/>
    <w:rsid w:val="009E77D4"/>
    <w:rsid w:val="009E7C6B"/>
    <w:rsid w:val="009F0C41"/>
    <w:rsid w:val="009F29A8"/>
    <w:rsid w:val="009F2BB9"/>
    <w:rsid w:val="009F330D"/>
    <w:rsid w:val="009F330F"/>
    <w:rsid w:val="009F350E"/>
    <w:rsid w:val="009F36B3"/>
    <w:rsid w:val="009F37AA"/>
    <w:rsid w:val="009F3A38"/>
    <w:rsid w:val="009F46ED"/>
    <w:rsid w:val="009F4BA3"/>
    <w:rsid w:val="009F5381"/>
    <w:rsid w:val="009F5B00"/>
    <w:rsid w:val="009F62DE"/>
    <w:rsid w:val="009F65C1"/>
    <w:rsid w:val="009F783D"/>
    <w:rsid w:val="009F7981"/>
    <w:rsid w:val="009F7AD7"/>
    <w:rsid w:val="009F7E0A"/>
    <w:rsid w:val="00A00BE1"/>
    <w:rsid w:val="00A00E8D"/>
    <w:rsid w:val="00A00FE7"/>
    <w:rsid w:val="00A014E6"/>
    <w:rsid w:val="00A0165A"/>
    <w:rsid w:val="00A018EF"/>
    <w:rsid w:val="00A01A45"/>
    <w:rsid w:val="00A01F04"/>
    <w:rsid w:val="00A01F94"/>
    <w:rsid w:val="00A02F6F"/>
    <w:rsid w:val="00A03A61"/>
    <w:rsid w:val="00A03DEF"/>
    <w:rsid w:val="00A049CA"/>
    <w:rsid w:val="00A0543A"/>
    <w:rsid w:val="00A057D7"/>
    <w:rsid w:val="00A05878"/>
    <w:rsid w:val="00A076BD"/>
    <w:rsid w:val="00A07B17"/>
    <w:rsid w:val="00A105B4"/>
    <w:rsid w:val="00A111CB"/>
    <w:rsid w:val="00A11681"/>
    <w:rsid w:val="00A125AD"/>
    <w:rsid w:val="00A12931"/>
    <w:rsid w:val="00A13037"/>
    <w:rsid w:val="00A13FA5"/>
    <w:rsid w:val="00A15F47"/>
    <w:rsid w:val="00A16EF6"/>
    <w:rsid w:val="00A17B45"/>
    <w:rsid w:val="00A209A8"/>
    <w:rsid w:val="00A20E1A"/>
    <w:rsid w:val="00A213FD"/>
    <w:rsid w:val="00A24410"/>
    <w:rsid w:val="00A24D68"/>
    <w:rsid w:val="00A24FC2"/>
    <w:rsid w:val="00A259B3"/>
    <w:rsid w:val="00A25BA4"/>
    <w:rsid w:val="00A261F7"/>
    <w:rsid w:val="00A27EFF"/>
    <w:rsid w:val="00A31399"/>
    <w:rsid w:val="00A319DC"/>
    <w:rsid w:val="00A32441"/>
    <w:rsid w:val="00A324C5"/>
    <w:rsid w:val="00A32649"/>
    <w:rsid w:val="00A33326"/>
    <w:rsid w:val="00A33686"/>
    <w:rsid w:val="00A34658"/>
    <w:rsid w:val="00A34698"/>
    <w:rsid w:val="00A34987"/>
    <w:rsid w:val="00A34E46"/>
    <w:rsid w:val="00A367A8"/>
    <w:rsid w:val="00A3683A"/>
    <w:rsid w:val="00A36F22"/>
    <w:rsid w:val="00A37786"/>
    <w:rsid w:val="00A37A2B"/>
    <w:rsid w:val="00A40A76"/>
    <w:rsid w:val="00A43839"/>
    <w:rsid w:val="00A43DC8"/>
    <w:rsid w:val="00A44796"/>
    <w:rsid w:val="00A44B94"/>
    <w:rsid w:val="00A4572B"/>
    <w:rsid w:val="00A45E2A"/>
    <w:rsid w:val="00A46859"/>
    <w:rsid w:val="00A479F3"/>
    <w:rsid w:val="00A51CAC"/>
    <w:rsid w:val="00A53804"/>
    <w:rsid w:val="00A53A76"/>
    <w:rsid w:val="00A53ABB"/>
    <w:rsid w:val="00A542AA"/>
    <w:rsid w:val="00A5517B"/>
    <w:rsid w:val="00A566CF"/>
    <w:rsid w:val="00A57420"/>
    <w:rsid w:val="00A61210"/>
    <w:rsid w:val="00A62333"/>
    <w:rsid w:val="00A63830"/>
    <w:rsid w:val="00A65B0A"/>
    <w:rsid w:val="00A65BBE"/>
    <w:rsid w:val="00A66DCD"/>
    <w:rsid w:val="00A67030"/>
    <w:rsid w:val="00A67690"/>
    <w:rsid w:val="00A70AD1"/>
    <w:rsid w:val="00A71949"/>
    <w:rsid w:val="00A71D78"/>
    <w:rsid w:val="00A7204C"/>
    <w:rsid w:val="00A72755"/>
    <w:rsid w:val="00A73B43"/>
    <w:rsid w:val="00A740C4"/>
    <w:rsid w:val="00A74C1F"/>
    <w:rsid w:val="00A75D66"/>
    <w:rsid w:val="00A76367"/>
    <w:rsid w:val="00A76703"/>
    <w:rsid w:val="00A777B9"/>
    <w:rsid w:val="00A80DCB"/>
    <w:rsid w:val="00A810E5"/>
    <w:rsid w:val="00A817F0"/>
    <w:rsid w:val="00A82C30"/>
    <w:rsid w:val="00A839C1"/>
    <w:rsid w:val="00A83E3D"/>
    <w:rsid w:val="00A84000"/>
    <w:rsid w:val="00A8461A"/>
    <w:rsid w:val="00A84F9A"/>
    <w:rsid w:val="00A8550F"/>
    <w:rsid w:val="00A8699A"/>
    <w:rsid w:val="00A87020"/>
    <w:rsid w:val="00A87C2A"/>
    <w:rsid w:val="00A90E71"/>
    <w:rsid w:val="00A91A33"/>
    <w:rsid w:val="00A91DFC"/>
    <w:rsid w:val="00A91F32"/>
    <w:rsid w:val="00A9226D"/>
    <w:rsid w:val="00A925AA"/>
    <w:rsid w:val="00A92E90"/>
    <w:rsid w:val="00A93E79"/>
    <w:rsid w:val="00A96744"/>
    <w:rsid w:val="00A97415"/>
    <w:rsid w:val="00A97DB8"/>
    <w:rsid w:val="00AA058E"/>
    <w:rsid w:val="00AA0627"/>
    <w:rsid w:val="00AA08EB"/>
    <w:rsid w:val="00AA2184"/>
    <w:rsid w:val="00AA24A7"/>
    <w:rsid w:val="00AA2ADA"/>
    <w:rsid w:val="00AA3682"/>
    <w:rsid w:val="00AA39F7"/>
    <w:rsid w:val="00AA3CC6"/>
    <w:rsid w:val="00AA539E"/>
    <w:rsid w:val="00AA53CA"/>
    <w:rsid w:val="00AA67FA"/>
    <w:rsid w:val="00AA6F0F"/>
    <w:rsid w:val="00AA7222"/>
    <w:rsid w:val="00AA7A69"/>
    <w:rsid w:val="00AB1BE1"/>
    <w:rsid w:val="00AB1C86"/>
    <w:rsid w:val="00AB462C"/>
    <w:rsid w:val="00AB4816"/>
    <w:rsid w:val="00AB5A76"/>
    <w:rsid w:val="00AB694D"/>
    <w:rsid w:val="00AB6985"/>
    <w:rsid w:val="00AB7010"/>
    <w:rsid w:val="00AC0030"/>
    <w:rsid w:val="00AC1655"/>
    <w:rsid w:val="00AC1BF7"/>
    <w:rsid w:val="00AC22D1"/>
    <w:rsid w:val="00AC25E5"/>
    <w:rsid w:val="00AC2B4B"/>
    <w:rsid w:val="00AC3990"/>
    <w:rsid w:val="00AC3B08"/>
    <w:rsid w:val="00AC4C4E"/>
    <w:rsid w:val="00AC5045"/>
    <w:rsid w:val="00AC5B22"/>
    <w:rsid w:val="00AC6934"/>
    <w:rsid w:val="00AC6B46"/>
    <w:rsid w:val="00AC7315"/>
    <w:rsid w:val="00AC7388"/>
    <w:rsid w:val="00AC77DD"/>
    <w:rsid w:val="00AC786D"/>
    <w:rsid w:val="00AD0B0A"/>
    <w:rsid w:val="00AD0E80"/>
    <w:rsid w:val="00AD1EE9"/>
    <w:rsid w:val="00AD2406"/>
    <w:rsid w:val="00AD24C0"/>
    <w:rsid w:val="00AD2DBD"/>
    <w:rsid w:val="00AD30EF"/>
    <w:rsid w:val="00AD32C8"/>
    <w:rsid w:val="00AD33C2"/>
    <w:rsid w:val="00AD37D8"/>
    <w:rsid w:val="00AD3FAD"/>
    <w:rsid w:val="00AD4560"/>
    <w:rsid w:val="00AD6BA0"/>
    <w:rsid w:val="00AD6FA1"/>
    <w:rsid w:val="00AD778D"/>
    <w:rsid w:val="00AE0E04"/>
    <w:rsid w:val="00AE2387"/>
    <w:rsid w:val="00AE2765"/>
    <w:rsid w:val="00AE323F"/>
    <w:rsid w:val="00AE34A1"/>
    <w:rsid w:val="00AE45F2"/>
    <w:rsid w:val="00AE4E56"/>
    <w:rsid w:val="00AE553F"/>
    <w:rsid w:val="00AE61F3"/>
    <w:rsid w:val="00AE78EB"/>
    <w:rsid w:val="00AF0263"/>
    <w:rsid w:val="00AF102F"/>
    <w:rsid w:val="00AF14FA"/>
    <w:rsid w:val="00AF21FE"/>
    <w:rsid w:val="00AF29F5"/>
    <w:rsid w:val="00AF2F81"/>
    <w:rsid w:val="00AF31A2"/>
    <w:rsid w:val="00AF3F1C"/>
    <w:rsid w:val="00AF42D0"/>
    <w:rsid w:val="00AF45A2"/>
    <w:rsid w:val="00AF47C4"/>
    <w:rsid w:val="00AF5082"/>
    <w:rsid w:val="00AF50AF"/>
    <w:rsid w:val="00AF6758"/>
    <w:rsid w:val="00AF6842"/>
    <w:rsid w:val="00AF71F2"/>
    <w:rsid w:val="00AF7EAF"/>
    <w:rsid w:val="00B001BC"/>
    <w:rsid w:val="00B02128"/>
    <w:rsid w:val="00B02919"/>
    <w:rsid w:val="00B0292D"/>
    <w:rsid w:val="00B030F1"/>
    <w:rsid w:val="00B031F5"/>
    <w:rsid w:val="00B04173"/>
    <w:rsid w:val="00B0494C"/>
    <w:rsid w:val="00B05C9B"/>
    <w:rsid w:val="00B06214"/>
    <w:rsid w:val="00B0724D"/>
    <w:rsid w:val="00B1021E"/>
    <w:rsid w:val="00B10835"/>
    <w:rsid w:val="00B1084B"/>
    <w:rsid w:val="00B11253"/>
    <w:rsid w:val="00B139A7"/>
    <w:rsid w:val="00B13A31"/>
    <w:rsid w:val="00B14C4D"/>
    <w:rsid w:val="00B14CF7"/>
    <w:rsid w:val="00B15492"/>
    <w:rsid w:val="00B156F1"/>
    <w:rsid w:val="00B15E08"/>
    <w:rsid w:val="00B16282"/>
    <w:rsid w:val="00B162CC"/>
    <w:rsid w:val="00B1724A"/>
    <w:rsid w:val="00B17A0A"/>
    <w:rsid w:val="00B21D74"/>
    <w:rsid w:val="00B2223E"/>
    <w:rsid w:val="00B238FF"/>
    <w:rsid w:val="00B24309"/>
    <w:rsid w:val="00B248E8"/>
    <w:rsid w:val="00B24CAD"/>
    <w:rsid w:val="00B25B30"/>
    <w:rsid w:val="00B26BF8"/>
    <w:rsid w:val="00B26D77"/>
    <w:rsid w:val="00B270C2"/>
    <w:rsid w:val="00B2718A"/>
    <w:rsid w:val="00B271BA"/>
    <w:rsid w:val="00B309BC"/>
    <w:rsid w:val="00B31379"/>
    <w:rsid w:val="00B31403"/>
    <w:rsid w:val="00B31587"/>
    <w:rsid w:val="00B3165F"/>
    <w:rsid w:val="00B31C03"/>
    <w:rsid w:val="00B321CC"/>
    <w:rsid w:val="00B32AB7"/>
    <w:rsid w:val="00B33336"/>
    <w:rsid w:val="00B337A7"/>
    <w:rsid w:val="00B33C80"/>
    <w:rsid w:val="00B34115"/>
    <w:rsid w:val="00B3416E"/>
    <w:rsid w:val="00B34C99"/>
    <w:rsid w:val="00B35FDB"/>
    <w:rsid w:val="00B37DC7"/>
    <w:rsid w:val="00B37FC8"/>
    <w:rsid w:val="00B40948"/>
    <w:rsid w:val="00B40A3B"/>
    <w:rsid w:val="00B4136A"/>
    <w:rsid w:val="00B4162D"/>
    <w:rsid w:val="00B427FA"/>
    <w:rsid w:val="00B4398F"/>
    <w:rsid w:val="00B43A98"/>
    <w:rsid w:val="00B44168"/>
    <w:rsid w:val="00B45C59"/>
    <w:rsid w:val="00B4609C"/>
    <w:rsid w:val="00B4627D"/>
    <w:rsid w:val="00B46630"/>
    <w:rsid w:val="00B46857"/>
    <w:rsid w:val="00B47457"/>
    <w:rsid w:val="00B4779D"/>
    <w:rsid w:val="00B47E01"/>
    <w:rsid w:val="00B47E22"/>
    <w:rsid w:val="00B47F77"/>
    <w:rsid w:val="00B5120A"/>
    <w:rsid w:val="00B521AC"/>
    <w:rsid w:val="00B52C67"/>
    <w:rsid w:val="00B52EB9"/>
    <w:rsid w:val="00B52F19"/>
    <w:rsid w:val="00B53E9B"/>
    <w:rsid w:val="00B53EB6"/>
    <w:rsid w:val="00B54B21"/>
    <w:rsid w:val="00B55336"/>
    <w:rsid w:val="00B55AE2"/>
    <w:rsid w:val="00B55D2E"/>
    <w:rsid w:val="00B55E6C"/>
    <w:rsid w:val="00B5638C"/>
    <w:rsid w:val="00B56AF9"/>
    <w:rsid w:val="00B56EEF"/>
    <w:rsid w:val="00B5746D"/>
    <w:rsid w:val="00B577B5"/>
    <w:rsid w:val="00B57C51"/>
    <w:rsid w:val="00B6161F"/>
    <w:rsid w:val="00B620A5"/>
    <w:rsid w:val="00B6279D"/>
    <w:rsid w:val="00B62D0E"/>
    <w:rsid w:val="00B632FE"/>
    <w:rsid w:val="00B645A0"/>
    <w:rsid w:val="00B648F3"/>
    <w:rsid w:val="00B65919"/>
    <w:rsid w:val="00B65D5A"/>
    <w:rsid w:val="00B6623A"/>
    <w:rsid w:val="00B6645C"/>
    <w:rsid w:val="00B66718"/>
    <w:rsid w:val="00B66BF8"/>
    <w:rsid w:val="00B67FD8"/>
    <w:rsid w:val="00B7024A"/>
    <w:rsid w:val="00B70318"/>
    <w:rsid w:val="00B703A6"/>
    <w:rsid w:val="00B704B9"/>
    <w:rsid w:val="00B717E3"/>
    <w:rsid w:val="00B721CA"/>
    <w:rsid w:val="00B7276C"/>
    <w:rsid w:val="00B7344D"/>
    <w:rsid w:val="00B73A7B"/>
    <w:rsid w:val="00B745BF"/>
    <w:rsid w:val="00B76CE3"/>
    <w:rsid w:val="00B772FD"/>
    <w:rsid w:val="00B81DAB"/>
    <w:rsid w:val="00B8220B"/>
    <w:rsid w:val="00B82855"/>
    <w:rsid w:val="00B83604"/>
    <w:rsid w:val="00B843D8"/>
    <w:rsid w:val="00B84669"/>
    <w:rsid w:val="00B852C3"/>
    <w:rsid w:val="00B866F6"/>
    <w:rsid w:val="00B87246"/>
    <w:rsid w:val="00B8738A"/>
    <w:rsid w:val="00B92EBF"/>
    <w:rsid w:val="00B937AD"/>
    <w:rsid w:val="00B947CB"/>
    <w:rsid w:val="00B9530F"/>
    <w:rsid w:val="00B95C09"/>
    <w:rsid w:val="00B95FD8"/>
    <w:rsid w:val="00B96DDE"/>
    <w:rsid w:val="00B97AE6"/>
    <w:rsid w:val="00BA0762"/>
    <w:rsid w:val="00BA13AF"/>
    <w:rsid w:val="00BA1517"/>
    <w:rsid w:val="00BA2C86"/>
    <w:rsid w:val="00BA310E"/>
    <w:rsid w:val="00BA32D4"/>
    <w:rsid w:val="00BA384B"/>
    <w:rsid w:val="00BA4981"/>
    <w:rsid w:val="00BA5BDE"/>
    <w:rsid w:val="00BA6365"/>
    <w:rsid w:val="00BA7BAE"/>
    <w:rsid w:val="00BB268A"/>
    <w:rsid w:val="00BB3E79"/>
    <w:rsid w:val="00BB3F84"/>
    <w:rsid w:val="00BB4425"/>
    <w:rsid w:val="00BB4956"/>
    <w:rsid w:val="00BB522E"/>
    <w:rsid w:val="00BB55AA"/>
    <w:rsid w:val="00BB5A14"/>
    <w:rsid w:val="00BB6191"/>
    <w:rsid w:val="00BB6305"/>
    <w:rsid w:val="00BB6DB5"/>
    <w:rsid w:val="00BB7ADC"/>
    <w:rsid w:val="00BB7BC1"/>
    <w:rsid w:val="00BC0451"/>
    <w:rsid w:val="00BC1313"/>
    <w:rsid w:val="00BC236F"/>
    <w:rsid w:val="00BC2A2F"/>
    <w:rsid w:val="00BC31B0"/>
    <w:rsid w:val="00BC3547"/>
    <w:rsid w:val="00BC4C58"/>
    <w:rsid w:val="00BC560B"/>
    <w:rsid w:val="00BC59E2"/>
    <w:rsid w:val="00BC6CC9"/>
    <w:rsid w:val="00BD148C"/>
    <w:rsid w:val="00BD186B"/>
    <w:rsid w:val="00BD1A57"/>
    <w:rsid w:val="00BD2C0C"/>
    <w:rsid w:val="00BD3F8D"/>
    <w:rsid w:val="00BD4398"/>
    <w:rsid w:val="00BD45BF"/>
    <w:rsid w:val="00BD4B5F"/>
    <w:rsid w:val="00BD708A"/>
    <w:rsid w:val="00BE06DC"/>
    <w:rsid w:val="00BE0B08"/>
    <w:rsid w:val="00BE22A8"/>
    <w:rsid w:val="00BE22EB"/>
    <w:rsid w:val="00BE280F"/>
    <w:rsid w:val="00BE2ED7"/>
    <w:rsid w:val="00BE3426"/>
    <w:rsid w:val="00BE3C99"/>
    <w:rsid w:val="00BE42B4"/>
    <w:rsid w:val="00BE4AD9"/>
    <w:rsid w:val="00BE5A61"/>
    <w:rsid w:val="00BE5E21"/>
    <w:rsid w:val="00BF08DD"/>
    <w:rsid w:val="00BF1FB5"/>
    <w:rsid w:val="00BF2379"/>
    <w:rsid w:val="00BF2977"/>
    <w:rsid w:val="00BF4CC6"/>
    <w:rsid w:val="00BF4F2C"/>
    <w:rsid w:val="00BF516B"/>
    <w:rsid w:val="00BF5283"/>
    <w:rsid w:val="00BF5342"/>
    <w:rsid w:val="00BF6669"/>
    <w:rsid w:val="00C00448"/>
    <w:rsid w:val="00C00D7C"/>
    <w:rsid w:val="00C021DC"/>
    <w:rsid w:val="00C03091"/>
    <w:rsid w:val="00C03534"/>
    <w:rsid w:val="00C03BC9"/>
    <w:rsid w:val="00C04253"/>
    <w:rsid w:val="00C044BF"/>
    <w:rsid w:val="00C0577E"/>
    <w:rsid w:val="00C0700A"/>
    <w:rsid w:val="00C07193"/>
    <w:rsid w:val="00C07486"/>
    <w:rsid w:val="00C109FD"/>
    <w:rsid w:val="00C10A02"/>
    <w:rsid w:val="00C112BE"/>
    <w:rsid w:val="00C11B8C"/>
    <w:rsid w:val="00C11CAF"/>
    <w:rsid w:val="00C1255D"/>
    <w:rsid w:val="00C12DFD"/>
    <w:rsid w:val="00C145EE"/>
    <w:rsid w:val="00C14722"/>
    <w:rsid w:val="00C150A0"/>
    <w:rsid w:val="00C160BD"/>
    <w:rsid w:val="00C16944"/>
    <w:rsid w:val="00C16C66"/>
    <w:rsid w:val="00C1721E"/>
    <w:rsid w:val="00C173C9"/>
    <w:rsid w:val="00C17529"/>
    <w:rsid w:val="00C179C0"/>
    <w:rsid w:val="00C20C54"/>
    <w:rsid w:val="00C21890"/>
    <w:rsid w:val="00C22BD2"/>
    <w:rsid w:val="00C23076"/>
    <w:rsid w:val="00C24AA0"/>
    <w:rsid w:val="00C24E41"/>
    <w:rsid w:val="00C25A43"/>
    <w:rsid w:val="00C26122"/>
    <w:rsid w:val="00C26808"/>
    <w:rsid w:val="00C27090"/>
    <w:rsid w:val="00C27419"/>
    <w:rsid w:val="00C27587"/>
    <w:rsid w:val="00C27AF8"/>
    <w:rsid w:val="00C30375"/>
    <w:rsid w:val="00C30ABF"/>
    <w:rsid w:val="00C32574"/>
    <w:rsid w:val="00C331A0"/>
    <w:rsid w:val="00C349A7"/>
    <w:rsid w:val="00C34BFC"/>
    <w:rsid w:val="00C34F55"/>
    <w:rsid w:val="00C3502B"/>
    <w:rsid w:val="00C35669"/>
    <w:rsid w:val="00C3591C"/>
    <w:rsid w:val="00C35F58"/>
    <w:rsid w:val="00C36618"/>
    <w:rsid w:val="00C37D1A"/>
    <w:rsid w:val="00C41120"/>
    <w:rsid w:val="00C42343"/>
    <w:rsid w:val="00C4281C"/>
    <w:rsid w:val="00C443C4"/>
    <w:rsid w:val="00C45646"/>
    <w:rsid w:val="00C458A9"/>
    <w:rsid w:val="00C45D66"/>
    <w:rsid w:val="00C45DCF"/>
    <w:rsid w:val="00C4678E"/>
    <w:rsid w:val="00C502F2"/>
    <w:rsid w:val="00C51323"/>
    <w:rsid w:val="00C52FA5"/>
    <w:rsid w:val="00C534AA"/>
    <w:rsid w:val="00C53F89"/>
    <w:rsid w:val="00C54D04"/>
    <w:rsid w:val="00C55102"/>
    <w:rsid w:val="00C55558"/>
    <w:rsid w:val="00C56145"/>
    <w:rsid w:val="00C56585"/>
    <w:rsid w:val="00C5670A"/>
    <w:rsid w:val="00C56712"/>
    <w:rsid w:val="00C575FE"/>
    <w:rsid w:val="00C578CA"/>
    <w:rsid w:val="00C57C8D"/>
    <w:rsid w:val="00C57D90"/>
    <w:rsid w:val="00C603FB"/>
    <w:rsid w:val="00C60802"/>
    <w:rsid w:val="00C62081"/>
    <w:rsid w:val="00C6209F"/>
    <w:rsid w:val="00C62EE5"/>
    <w:rsid w:val="00C62EEB"/>
    <w:rsid w:val="00C63608"/>
    <w:rsid w:val="00C63C61"/>
    <w:rsid w:val="00C64436"/>
    <w:rsid w:val="00C65B46"/>
    <w:rsid w:val="00C65BA7"/>
    <w:rsid w:val="00C66236"/>
    <w:rsid w:val="00C66DCF"/>
    <w:rsid w:val="00C672A0"/>
    <w:rsid w:val="00C67576"/>
    <w:rsid w:val="00C678F1"/>
    <w:rsid w:val="00C67A9D"/>
    <w:rsid w:val="00C70F91"/>
    <w:rsid w:val="00C72A40"/>
    <w:rsid w:val="00C737E2"/>
    <w:rsid w:val="00C73E25"/>
    <w:rsid w:val="00C74984"/>
    <w:rsid w:val="00C749AC"/>
    <w:rsid w:val="00C749BE"/>
    <w:rsid w:val="00C75DD6"/>
    <w:rsid w:val="00C77108"/>
    <w:rsid w:val="00C7767F"/>
    <w:rsid w:val="00C77D05"/>
    <w:rsid w:val="00C80836"/>
    <w:rsid w:val="00C816D2"/>
    <w:rsid w:val="00C81803"/>
    <w:rsid w:val="00C81B12"/>
    <w:rsid w:val="00C82130"/>
    <w:rsid w:val="00C834E5"/>
    <w:rsid w:val="00C83793"/>
    <w:rsid w:val="00C83CA6"/>
    <w:rsid w:val="00C8568D"/>
    <w:rsid w:val="00C85747"/>
    <w:rsid w:val="00C85942"/>
    <w:rsid w:val="00C85A21"/>
    <w:rsid w:val="00C85C09"/>
    <w:rsid w:val="00C8682D"/>
    <w:rsid w:val="00C868FB"/>
    <w:rsid w:val="00C878B1"/>
    <w:rsid w:val="00C87D22"/>
    <w:rsid w:val="00C914BB"/>
    <w:rsid w:val="00C920FF"/>
    <w:rsid w:val="00C921A0"/>
    <w:rsid w:val="00C92833"/>
    <w:rsid w:val="00C92D63"/>
    <w:rsid w:val="00C93494"/>
    <w:rsid w:val="00C93F32"/>
    <w:rsid w:val="00C9444E"/>
    <w:rsid w:val="00C94B61"/>
    <w:rsid w:val="00C973FE"/>
    <w:rsid w:val="00CA0022"/>
    <w:rsid w:val="00CA065A"/>
    <w:rsid w:val="00CA0760"/>
    <w:rsid w:val="00CA0A20"/>
    <w:rsid w:val="00CA2253"/>
    <w:rsid w:val="00CA3E8B"/>
    <w:rsid w:val="00CA43A6"/>
    <w:rsid w:val="00CA55E3"/>
    <w:rsid w:val="00CA5D3E"/>
    <w:rsid w:val="00CA6352"/>
    <w:rsid w:val="00CA6481"/>
    <w:rsid w:val="00CA6844"/>
    <w:rsid w:val="00CA7DB2"/>
    <w:rsid w:val="00CB0995"/>
    <w:rsid w:val="00CB1D8C"/>
    <w:rsid w:val="00CB27E9"/>
    <w:rsid w:val="00CB2977"/>
    <w:rsid w:val="00CB2B9F"/>
    <w:rsid w:val="00CB3526"/>
    <w:rsid w:val="00CB3855"/>
    <w:rsid w:val="00CB4A86"/>
    <w:rsid w:val="00CB566D"/>
    <w:rsid w:val="00CB5A7C"/>
    <w:rsid w:val="00CB712A"/>
    <w:rsid w:val="00CC0365"/>
    <w:rsid w:val="00CC0398"/>
    <w:rsid w:val="00CC0521"/>
    <w:rsid w:val="00CC1882"/>
    <w:rsid w:val="00CC1CB0"/>
    <w:rsid w:val="00CC2354"/>
    <w:rsid w:val="00CC5230"/>
    <w:rsid w:val="00CC5259"/>
    <w:rsid w:val="00CC6167"/>
    <w:rsid w:val="00CC6AAA"/>
    <w:rsid w:val="00CC754C"/>
    <w:rsid w:val="00CC79E9"/>
    <w:rsid w:val="00CC7B69"/>
    <w:rsid w:val="00CD0341"/>
    <w:rsid w:val="00CD165A"/>
    <w:rsid w:val="00CD205A"/>
    <w:rsid w:val="00CD2C81"/>
    <w:rsid w:val="00CD3755"/>
    <w:rsid w:val="00CD4092"/>
    <w:rsid w:val="00CD524A"/>
    <w:rsid w:val="00CD53E9"/>
    <w:rsid w:val="00CD5450"/>
    <w:rsid w:val="00CD5F80"/>
    <w:rsid w:val="00CD63D0"/>
    <w:rsid w:val="00CD6A86"/>
    <w:rsid w:val="00CD6F13"/>
    <w:rsid w:val="00CD6FB9"/>
    <w:rsid w:val="00CD7D98"/>
    <w:rsid w:val="00CE0D1C"/>
    <w:rsid w:val="00CE14C5"/>
    <w:rsid w:val="00CE1676"/>
    <w:rsid w:val="00CE17A2"/>
    <w:rsid w:val="00CE1AD6"/>
    <w:rsid w:val="00CE2AA4"/>
    <w:rsid w:val="00CE38CA"/>
    <w:rsid w:val="00CE3B43"/>
    <w:rsid w:val="00CE41FD"/>
    <w:rsid w:val="00CE4221"/>
    <w:rsid w:val="00CE45B3"/>
    <w:rsid w:val="00CE4BF0"/>
    <w:rsid w:val="00CE5613"/>
    <w:rsid w:val="00CE5DCB"/>
    <w:rsid w:val="00CE74B5"/>
    <w:rsid w:val="00CE7825"/>
    <w:rsid w:val="00CF0CC8"/>
    <w:rsid w:val="00CF0E28"/>
    <w:rsid w:val="00CF238D"/>
    <w:rsid w:val="00CF29BB"/>
    <w:rsid w:val="00CF2BFA"/>
    <w:rsid w:val="00CF2ED8"/>
    <w:rsid w:val="00CF34E3"/>
    <w:rsid w:val="00CF37A0"/>
    <w:rsid w:val="00CF4597"/>
    <w:rsid w:val="00CF4B17"/>
    <w:rsid w:val="00CF5782"/>
    <w:rsid w:val="00CF7BBF"/>
    <w:rsid w:val="00CF7E03"/>
    <w:rsid w:val="00CF7ECC"/>
    <w:rsid w:val="00D005C7"/>
    <w:rsid w:val="00D00CA1"/>
    <w:rsid w:val="00D01334"/>
    <w:rsid w:val="00D01935"/>
    <w:rsid w:val="00D0199E"/>
    <w:rsid w:val="00D01FD3"/>
    <w:rsid w:val="00D02189"/>
    <w:rsid w:val="00D035C2"/>
    <w:rsid w:val="00D038DD"/>
    <w:rsid w:val="00D04258"/>
    <w:rsid w:val="00D056FF"/>
    <w:rsid w:val="00D058DF"/>
    <w:rsid w:val="00D0637A"/>
    <w:rsid w:val="00D06B7B"/>
    <w:rsid w:val="00D073A1"/>
    <w:rsid w:val="00D073E5"/>
    <w:rsid w:val="00D075EB"/>
    <w:rsid w:val="00D0764F"/>
    <w:rsid w:val="00D07715"/>
    <w:rsid w:val="00D10E15"/>
    <w:rsid w:val="00D11825"/>
    <w:rsid w:val="00D11ADD"/>
    <w:rsid w:val="00D13A0E"/>
    <w:rsid w:val="00D143FF"/>
    <w:rsid w:val="00D147C8"/>
    <w:rsid w:val="00D15E82"/>
    <w:rsid w:val="00D16408"/>
    <w:rsid w:val="00D164B7"/>
    <w:rsid w:val="00D1656F"/>
    <w:rsid w:val="00D16625"/>
    <w:rsid w:val="00D1666B"/>
    <w:rsid w:val="00D1693F"/>
    <w:rsid w:val="00D20DDF"/>
    <w:rsid w:val="00D210B8"/>
    <w:rsid w:val="00D21905"/>
    <w:rsid w:val="00D21B77"/>
    <w:rsid w:val="00D220C2"/>
    <w:rsid w:val="00D2304A"/>
    <w:rsid w:val="00D230B9"/>
    <w:rsid w:val="00D2318F"/>
    <w:rsid w:val="00D23401"/>
    <w:rsid w:val="00D25373"/>
    <w:rsid w:val="00D257A0"/>
    <w:rsid w:val="00D25B4B"/>
    <w:rsid w:val="00D2637C"/>
    <w:rsid w:val="00D26576"/>
    <w:rsid w:val="00D266FA"/>
    <w:rsid w:val="00D26CE2"/>
    <w:rsid w:val="00D31A3A"/>
    <w:rsid w:val="00D32190"/>
    <w:rsid w:val="00D32217"/>
    <w:rsid w:val="00D3251F"/>
    <w:rsid w:val="00D32853"/>
    <w:rsid w:val="00D329BB"/>
    <w:rsid w:val="00D32D94"/>
    <w:rsid w:val="00D32FEF"/>
    <w:rsid w:val="00D33456"/>
    <w:rsid w:val="00D33BAC"/>
    <w:rsid w:val="00D33FF6"/>
    <w:rsid w:val="00D34680"/>
    <w:rsid w:val="00D35697"/>
    <w:rsid w:val="00D35B00"/>
    <w:rsid w:val="00D376C5"/>
    <w:rsid w:val="00D379C1"/>
    <w:rsid w:val="00D37F2D"/>
    <w:rsid w:val="00D40087"/>
    <w:rsid w:val="00D404EA"/>
    <w:rsid w:val="00D404ED"/>
    <w:rsid w:val="00D418D6"/>
    <w:rsid w:val="00D41A3D"/>
    <w:rsid w:val="00D423F6"/>
    <w:rsid w:val="00D423F8"/>
    <w:rsid w:val="00D42544"/>
    <w:rsid w:val="00D4370B"/>
    <w:rsid w:val="00D43EC7"/>
    <w:rsid w:val="00D44C2E"/>
    <w:rsid w:val="00D4576A"/>
    <w:rsid w:val="00D4586C"/>
    <w:rsid w:val="00D46F9C"/>
    <w:rsid w:val="00D471A0"/>
    <w:rsid w:val="00D50741"/>
    <w:rsid w:val="00D51160"/>
    <w:rsid w:val="00D51D62"/>
    <w:rsid w:val="00D51E5A"/>
    <w:rsid w:val="00D51FCD"/>
    <w:rsid w:val="00D520F2"/>
    <w:rsid w:val="00D5258B"/>
    <w:rsid w:val="00D54066"/>
    <w:rsid w:val="00D54205"/>
    <w:rsid w:val="00D546EC"/>
    <w:rsid w:val="00D552B9"/>
    <w:rsid w:val="00D56188"/>
    <w:rsid w:val="00D56515"/>
    <w:rsid w:val="00D56E1F"/>
    <w:rsid w:val="00D57457"/>
    <w:rsid w:val="00D574D8"/>
    <w:rsid w:val="00D576F3"/>
    <w:rsid w:val="00D57A42"/>
    <w:rsid w:val="00D60447"/>
    <w:rsid w:val="00D60E21"/>
    <w:rsid w:val="00D628C8"/>
    <w:rsid w:val="00D62A76"/>
    <w:rsid w:val="00D62B08"/>
    <w:rsid w:val="00D62E48"/>
    <w:rsid w:val="00D63659"/>
    <w:rsid w:val="00D65F7E"/>
    <w:rsid w:val="00D67F8B"/>
    <w:rsid w:val="00D70295"/>
    <w:rsid w:val="00D704CC"/>
    <w:rsid w:val="00D72972"/>
    <w:rsid w:val="00D7364E"/>
    <w:rsid w:val="00D73E97"/>
    <w:rsid w:val="00D74F4C"/>
    <w:rsid w:val="00D7556D"/>
    <w:rsid w:val="00D7630D"/>
    <w:rsid w:val="00D7677D"/>
    <w:rsid w:val="00D77997"/>
    <w:rsid w:val="00D806BE"/>
    <w:rsid w:val="00D80A28"/>
    <w:rsid w:val="00D82F65"/>
    <w:rsid w:val="00D83411"/>
    <w:rsid w:val="00D83C52"/>
    <w:rsid w:val="00D848AB"/>
    <w:rsid w:val="00D84F63"/>
    <w:rsid w:val="00D85754"/>
    <w:rsid w:val="00D85970"/>
    <w:rsid w:val="00D85A4D"/>
    <w:rsid w:val="00D87BCA"/>
    <w:rsid w:val="00D87ECB"/>
    <w:rsid w:val="00D902FE"/>
    <w:rsid w:val="00D90818"/>
    <w:rsid w:val="00D90FB5"/>
    <w:rsid w:val="00D910CF"/>
    <w:rsid w:val="00D915E0"/>
    <w:rsid w:val="00D9223E"/>
    <w:rsid w:val="00D92271"/>
    <w:rsid w:val="00D92951"/>
    <w:rsid w:val="00D92982"/>
    <w:rsid w:val="00D93D77"/>
    <w:rsid w:val="00D94DAA"/>
    <w:rsid w:val="00D976BF"/>
    <w:rsid w:val="00DA05E0"/>
    <w:rsid w:val="00DA09F4"/>
    <w:rsid w:val="00DA0A8B"/>
    <w:rsid w:val="00DA0EDE"/>
    <w:rsid w:val="00DA20C1"/>
    <w:rsid w:val="00DA2371"/>
    <w:rsid w:val="00DA34C9"/>
    <w:rsid w:val="00DA40C9"/>
    <w:rsid w:val="00DA4724"/>
    <w:rsid w:val="00DA646C"/>
    <w:rsid w:val="00DA7D46"/>
    <w:rsid w:val="00DB013F"/>
    <w:rsid w:val="00DB0FE8"/>
    <w:rsid w:val="00DB1215"/>
    <w:rsid w:val="00DB15FF"/>
    <w:rsid w:val="00DB1E5F"/>
    <w:rsid w:val="00DB312F"/>
    <w:rsid w:val="00DB5C42"/>
    <w:rsid w:val="00DB6E9B"/>
    <w:rsid w:val="00DB7D87"/>
    <w:rsid w:val="00DC011C"/>
    <w:rsid w:val="00DC0199"/>
    <w:rsid w:val="00DC04F2"/>
    <w:rsid w:val="00DC0E73"/>
    <w:rsid w:val="00DC0EC3"/>
    <w:rsid w:val="00DC1777"/>
    <w:rsid w:val="00DC2577"/>
    <w:rsid w:val="00DC2C9A"/>
    <w:rsid w:val="00DC42A0"/>
    <w:rsid w:val="00DC4DCC"/>
    <w:rsid w:val="00DC555E"/>
    <w:rsid w:val="00DC5FF0"/>
    <w:rsid w:val="00DC6F2A"/>
    <w:rsid w:val="00DD05DA"/>
    <w:rsid w:val="00DD12C4"/>
    <w:rsid w:val="00DD165E"/>
    <w:rsid w:val="00DD1B9C"/>
    <w:rsid w:val="00DD26E7"/>
    <w:rsid w:val="00DD2F11"/>
    <w:rsid w:val="00DD4118"/>
    <w:rsid w:val="00DD5C40"/>
    <w:rsid w:val="00DD689E"/>
    <w:rsid w:val="00DD7FCC"/>
    <w:rsid w:val="00DE0F59"/>
    <w:rsid w:val="00DE1883"/>
    <w:rsid w:val="00DE191B"/>
    <w:rsid w:val="00DE2361"/>
    <w:rsid w:val="00DE320F"/>
    <w:rsid w:val="00DE34F1"/>
    <w:rsid w:val="00DE3B1D"/>
    <w:rsid w:val="00DE3E38"/>
    <w:rsid w:val="00DE4EAF"/>
    <w:rsid w:val="00DE5197"/>
    <w:rsid w:val="00DE5901"/>
    <w:rsid w:val="00DE6173"/>
    <w:rsid w:val="00DE6A1D"/>
    <w:rsid w:val="00DE6BB0"/>
    <w:rsid w:val="00DE6F7F"/>
    <w:rsid w:val="00DE70E7"/>
    <w:rsid w:val="00DE77F1"/>
    <w:rsid w:val="00DE7B6B"/>
    <w:rsid w:val="00DF0542"/>
    <w:rsid w:val="00DF1426"/>
    <w:rsid w:val="00DF151C"/>
    <w:rsid w:val="00DF1576"/>
    <w:rsid w:val="00DF23D7"/>
    <w:rsid w:val="00DF3D76"/>
    <w:rsid w:val="00DF3ED9"/>
    <w:rsid w:val="00DF4D8E"/>
    <w:rsid w:val="00DF5D44"/>
    <w:rsid w:val="00DF64BC"/>
    <w:rsid w:val="00DF6DB2"/>
    <w:rsid w:val="00DF6E8B"/>
    <w:rsid w:val="00DF76D5"/>
    <w:rsid w:val="00E00C2D"/>
    <w:rsid w:val="00E0152F"/>
    <w:rsid w:val="00E01988"/>
    <w:rsid w:val="00E01BFE"/>
    <w:rsid w:val="00E01DF8"/>
    <w:rsid w:val="00E01F23"/>
    <w:rsid w:val="00E01F48"/>
    <w:rsid w:val="00E02665"/>
    <w:rsid w:val="00E0320E"/>
    <w:rsid w:val="00E04301"/>
    <w:rsid w:val="00E05186"/>
    <w:rsid w:val="00E0652E"/>
    <w:rsid w:val="00E068B8"/>
    <w:rsid w:val="00E07272"/>
    <w:rsid w:val="00E10269"/>
    <w:rsid w:val="00E10460"/>
    <w:rsid w:val="00E1255F"/>
    <w:rsid w:val="00E1277B"/>
    <w:rsid w:val="00E128C6"/>
    <w:rsid w:val="00E13199"/>
    <w:rsid w:val="00E13A88"/>
    <w:rsid w:val="00E13CF3"/>
    <w:rsid w:val="00E141B9"/>
    <w:rsid w:val="00E15B2B"/>
    <w:rsid w:val="00E16946"/>
    <w:rsid w:val="00E17B94"/>
    <w:rsid w:val="00E21449"/>
    <w:rsid w:val="00E214F2"/>
    <w:rsid w:val="00E22582"/>
    <w:rsid w:val="00E2328E"/>
    <w:rsid w:val="00E23314"/>
    <w:rsid w:val="00E23C5F"/>
    <w:rsid w:val="00E23F6D"/>
    <w:rsid w:val="00E2408F"/>
    <w:rsid w:val="00E24235"/>
    <w:rsid w:val="00E24730"/>
    <w:rsid w:val="00E25372"/>
    <w:rsid w:val="00E256AF"/>
    <w:rsid w:val="00E26E8A"/>
    <w:rsid w:val="00E31296"/>
    <w:rsid w:val="00E317B6"/>
    <w:rsid w:val="00E32045"/>
    <w:rsid w:val="00E323CC"/>
    <w:rsid w:val="00E33B1C"/>
    <w:rsid w:val="00E340C9"/>
    <w:rsid w:val="00E34516"/>
    <w:rsid w:val="00E3458F"/>
    <w:rsid w:val="00E354ED"/>
    <w:rsid w:val="00E3586A"/>
    <w:rsid w:val="00E359CE"/>
    <w:rsid w:val="00E36565"/>
    <w:rsid w:val="00E3700B"/>
    <w:rsid w:val="00E3700F"/>
    <w:rsid w:val="00E37726"/>
    <w:rsid w:val="00E37D12"/>
    <w:rsid w:val="00E412D3"/>
    <w:rsid w:val="00E42216"/>
    <w:rsid w:val="00E4237B"/>
    <w:rsid w:val="00E4359A"/>
    <w:rsid w:val="00E43724"/>
    <w:rsid w:val="00E43C94"/>
    <w:rsid w:val="00E43F64"/>
    <w:rsid w:val="00E446AC"/>
    <w:rsid w:val="00E454E3"/>
    <w:rsid w:val="00E45F21"/>
    <w:rsid w:val="00E4620B"/>
    <w:rsid w:val="00E46561"/>
    <w:rsid w:val="00E46B0C"/>
    <w:rsid w:val="00E46EAC"/>
    <w:rsid w:val="00E47698"/>
    <w:rsid w:val="00E47C90"/>
    <w:rsid w:val="00E50141"/>
    <w:rsid w:val="00E522A8"/>
    <w:rsid w:val="00E539C9"/>
    <w:rsid w:val="00E548B3"/>
    <w:rsid w:val="00E554D8"/>
    <w:rsid w:val="00E55AA2"/>
    <w:rsid w:val="00E57A86"/>
    <w:rsid w:val="00E608C5"/>
    <w:rsid w:val="00E609FC"/>
    <w:rsid w:val="00E612D7"/>
    <w:rsid w:val="00E615FC"/>
    <w:rsid w:val="00E643D0"/>
    <w:rsid w:val="00E64611"/>
    <w:rsid w:val="00E648EB"/>
    <w:rsid w:val="00E66487"/>
    <w:rsid w:val="00E666A3"/>
    <w:rsid w:val="00E66CD5"/>
    <w:rsid w:val="00E6727A"/>
    <w:rsid w:val="00E679B9"/>
    <w:rsid w:val="00E70AA8"/>
    <w:rsid w:val="00E70E5E"/>
    <w:rsid w:val="00E712A0"/>
    <w:rsid w:val="00E71C45"/>
    <w:rsid w:val="00E71F38"/>
    <w:rsid w:val="00E72171"/>
    <w:rsid w:val="00E72446"/>
    <w:rsid w:val="00E72799"/>
    <w:rsid w:val="00E73006"/>
    <w:rsid w:val="00E732E2"/>
    <w:rsid w:val="00E73646"/>
    <w:rsid w:val="00E7401D"/>
    <w:rsid w:val="00E744BE"/>
    <w:rsid w:val="00E74D09"/>
    <w:rsid w:val="00E75C15"/>
    <w:rsid w:val="00E77227"/>
    <w:rsid w:val="00E77B91"/>
    <w:rsid w:val="00E8044E"/>
    <w:rsid w:val="00E82A3A"/>
    <w:rsid w:val="00E841AE"/>
    <w:rsid w:val="00E842A4"/>
    <w:rsid w:val="00E84C04"/>
    <w:rsid w:val="00E84D58"/>
    <w:rsid w:val="00E85229"/>
    <w:rsid w:val="00E85270"/>
    <w:rsid w:val="00E85345"/>
    <w:rsid w:val="00E85BFF"/>
    <w:rsid w:val="00E86FD8"/>
    <w:rsid w:val="00E870CD"/>
    <w:rsid w:val="00E87332"/>
    <w:rsid w:val="00E8764B"/>
    <w:rsid w:val="00E877F6"/>
    <w:rsid w:val="00E87C8A"/>
    <w:rsid w:val="00E91588"/>
    <w:rsid w:val="00E91F19"/>
    <w:rsid w:val="00E9268A"/>
    <w:rsid w:val="00E9371F"/>
    <w:rsid w:val="00E93A1B"/>
    <w:rsid w:val="00E93A2A"/>
    <w:rsid w:val="00E952D1"/>
    <w:rsid w:val="00E976C5"/>
    <w:rsid w:val="00E9792E"/>
    <w:rsid w:val="00EA1454"/>
    <w:rsid w:val="00EA19FB"/>
    <w:rsid w:val="00EA1B4C"/>
    <w:rsid w:val="00EA1F35"/>
    <w:rsid w:val="00EA25D7"/>
    <w:rsid w:val="00EA3656"/>
    <w:rsid w:val="00EA5035"/>
    <w:rsid w:val="00EA5754"/>
    <w:rsid w:val="00EA5911"/>
    <w:rsid w:val="00EA598D"/>
    <w:rsid w:val="00EB021B"/>
    <w:rsid w:val="00EB049C"/>
    <w:rsid w:val="00EB161E"/>
    <w:rsid w:val="00EB1FAF"/>
    <w:rsid w:val="00EB201E"/>
    <w:rsid w:val="00EB2658"/>
    <w:rsid w:val="00EB2CCB"/>
    <w:rsid w:val="00EB2DE8"/>
    <w:rsid w:val="00EB2F86"/>
    <w:rsid w:val="00EB3735"/>
    <w:rsid w:val="00EB3A9F"/>
    <w:rsid w:val="00EB5534"/>
    <w:rsid w:val="00EB5ADE"/>
    <w:rsid w:val="00EB63B6"/>
    <w:rsid w:val="00EB781B"/>
    <w:rsid w:val="00EB7DDE"/>
    <w:rsid w:val="00EC10BA"/>
    <w:rsid w:val="00EC1228"/>
    <w:rsid w:val="00EC135A"/>
    <w:rsid w:val="00EC1369"/>
    <w:rsid w:val="00EC165F"/>
    <w:rsid w:val="00EC1EBC"/>
    <w:rsid w:val="00EC293F"/>
    <w:rsid w:val="00EC2DBE"/>
    <w:rsid w:val="00EC2E73"/>
    <w:rsid w:val="00EC3C52"/>
    <w:rsid w:val="00EC481A"/>
    <w:rsid w:val="00EC4852"/>
    <w:rsid w:val="00EC4903"/>
    <w:rsid w:val="00EC4AF7"/>
    <w:rsid w:val="00EC5378"/>
    <w:rsid w:val="00EC54C3"/>
    <w:rsid w:val="00EC5A5C"/>
    <w:rsid w:val="00EC6912"/>
    <w:rsid w:val="00EC77C9"/>
    <w:rsid w:val="00EC7B9D"/>
    <w:rsid w:val="00ED03FD"/>
    <w:rsid w:val="00ED04E1"/>
    <w:rsid w:val="00ED0A1C"/>
    <w:rsid w:val="00ED1AA7"/>
    <w:rsid w:val="00ED28A4"/>
    <w:rsid w:val="00ED32D8"/>
    <w:rsid w:val="00ED3AF2"/>
    <w:rsid w:val="00ED41FF"/>
    <w:rsid w:val="00ED4583"/>
    <w:rsid w:val="00ED4C7D"/>
    <w:rsid w:val="00ED6040"/>
    <w:rsid w:val="00ED7007"/>
    <w:rsid w:val="00ED74FD"/>
    <w:rsid w:val="00EE06B5"/>
    <w:rsid w:val="00EE09EB"/>
    <w:rsid w:val="00EE111E"/>
    <w:rsid w:val="00EE1AF7"/>
    <w:rsid w:val="00EE2779"/>
    <w:rsid w:val="00EE285D"/>
    <w:rsid w:val="00EE3321"/>
    <w:rsid w:val="00EE36D5"/>
    <w:rsid w:val="00EE463C"/>
    <w:rsid w:val="00EE582F"/>
    <w:rsid w:val="00EE607E"/>
    <w:rsid w:val="00EE6E17"/>
    <w:rsid w:val="00EE7505"/>
    <w:rsid w:val="00EE7A7A"/>
    <w:rsid w:val="00EF07F4"/>
    <w:rsid w:val="00EF174C"/>
    <w:rsid w:val="00EF1CD4"/>
    <w:rsid w:val="00EF1D0C"/>
    <w:rsid w:val="00EF2112"/>
    <w:rsid w:val="00EF233C"/>
    <w:rsid w:val="00EF42CB"/>
    <w:rsid w:val="00EF541B"/>
    <w:rsid w:val="00EF5633"/>
    <w:rsid w:val="00EF597E"/>
    <w:rsid w:val="00EF63EB"/>
    <w:rsid w:val="00EF64DF"/>
    <w:rsid w:val="00EF6939"/>
    <w:rsid w:val="00EF6B3C"/>
    <w:rsid w:val="00EF71D6"/>
    <w:rsid w:val="00EF7CBF"/>
    <w:rsid w:val="00F00190"/>
    <w:rsid w:val="00F015EA"/>
    <w:rsid w:val="00F0165E"/>
    <w:rsid w:val="00F01EE6"/>
    <w:rsid w:val="00F0253C"/>
    <w:rsid w:val="00F02F27"/>
    <w:rsid w:val="00F03687"/>
    <w:rsid w:val="00F036F2"/>
    <w:rsid w:val="00F045D7"/>
    <w:rsid w:val="00F047CF"/>
    <w:rsid w:val="00F05504"/>
    <w:rsid w:val="00F0593F"/>
    <w:rsid w:val="00F061C2"/>
    <w:rsid w:val="00F06206"/>
    <w:rsid w:val="00F06230"/>
    <w:rsid w:val="00F065FB"/>
    <w:rsid w:val="00F066D5"/>
    <w:rsid w:val="00F06735"/>
    <w:rsid w:val="00F06D27"/>
    <w:rsid w:val="00F072A8"/>
    <w:rsid w:val="00F07A77"/>
    <w:rsid w:val="00F07BE2"/>
    <w:rsid w:val="00F100B1"/>
    <w:rsid w:val="00F105C8"/>
    <w:rsid w:val="00F118E1"/>
    <w:rsid w:val="00F13716"/>
    <w:rsid w:val="00F13FEB"/>
    <w:rsid w:val="00F143F9"/>
    <w:rsid w:val="00F14C2C"/>
    <w:rsid w:val="00F15A3C"/>
    <w:rsid w:val="00F15E52"/>
    <w:rsid w:val="00F16E8E"/>
    <w:rsid w:val="00F177D9"/>
    <w:rsid w:val="00F20049"/>
    <w:rsid w:val="00F204B2"/>
    <w:rsid w:val="00F207F8"/>
    <w:rsid w:val="00F20D7D"/>
    <w:rsid w:val="00F216BC"/>
    <w:rsid w:val="00F21C03"/>
    <w:rsid w:val="00F22492"/>
    <w:rsid w:val="00F229E7"/>
    <w:rsid w:val="00F234EF"/>
    <w:rsid w:val="00F23CD6"/>
    <w:rsid w:val="00F25CD0"/>
    <w:rsid w:val="00F25E8F"/>
    <w:rsid w:val="00F25EA9"/>
    <w:rsid w:val="00F2603B"/>
    <w:rsid w:val="00F2681B"/>
    <w:rsid w:val="00F26979"/>
    <w:rsid w:val="00F26C60"/>
    <w:rsid w:val="00F27864"/>
    <w:rsid w:val="00F27C07"/>
    <w:rsid w:val="00F30F49"/>
    <w:rsid w:val="00F31814"/>
    <w:rsid w:val="00F31B09"/>
    <w:rsid w:val="00F32EB3"/>
    <w:rsid w:val="00F332C5"/>
    <w:rsid w:val="00F33465"/>
    <w:rsid w:val="00F33855"/>
    <w:rsid w:val="00F34694"/>
    <w:rsid w:val="00F351EC"/>
    <w:rsid w:val="00F35420"/>
    <w:rsid w:val="00F35A72"/>
    <w:rsid w:val="00F3608A"/>
    <w:rsid w:val="00F36B48"/>
    <w:rsid w:val="00F36DF8"/>
    <w:rsid w:val="00F3724B"/>
    <w:rsid w:val="00F373E0"/>
    <w:rsid w:val="00F37643"/>
    <w:rsid w:val="00F41439"/>
    <w:rsid w:val="00F41477"/>
    <w:rsid w:val="00F41AB2"/>
    <w:rsid w:val="00F41E7A"/>
    <w:rsid w:val="00F424FC"/>
    <w:rsid w:val="00F42BD5"/>
    <w:rsid w:val="00F430B2"/>
    <w:rsid w:val="00F4329B"/>
    <w:rsid w:val="00F43C27"/>
    <w:rsid w:val="00F44122"/>
    <w:rsid w:val="00F44265"/>
    <w:rsid w:val="00F4540E"/>
    <w:rsid w:val="00F45425"/>
    <w:rsid w:val="00F45CDC"/>
    <w:rsid w:val="00F4652E"/>
    <w:rsid w:val="00F46611"/>
    <w:rsid w:val="00F46C51"/>
    <w:rsid w:val="00F5035E"/>
    <w:rsid w:val="00F5052C"/>
    <w:rsid w:val="00F50BE5"/>
    <w:rsid w:val="00F50D66"/>
    <w:rsid w:val="00F515B8"/>
    <w:rsid w:val="00F51A35"/>
    <w:rsid w:val="00F51BF7"/>
    <w:rsid w:val="00F52111"/>
    <w:rsid w:val="00F52466"/>
    <w:rsid w:val="00F52CFA"/>
    <w:rsid w:val="00F531A0"/>
    <w:rsid w:val="00F5366D"/>
    <w:rsid w:val="00F53A10"/>
    <w:rsid w:val="00F543E2"/>
    <w:rsid w:val="00F548F7"/>
    <w:rsid w:val="00F5593E"/>
    <w:rsid w:val="00F563C4"/>
    <w:rsid w:val="00F56828"/>
    <w:rsid w:val="00F61C38"/>
    <w:rsid w:val="00F629C4"/>
    <w:rsid w:val="00F630B0"/>
    <w:rsid w:val="00F63BD6"/>
    <w:rsid w:val="00F64898"/>
    <w:rsid w:val="00F6506F"/>
    <w:rsid w:val="00F661FA"/>
    <w:rsid w:val="00F6646C"/>
    <w:rsid w:val="00F66993"/>
    <w:rsid w:val="00F67D3E"/>
    <w:rsid w:val="00F717D2"/>
    <w:rsid w:val="00F7263D"/>
    <w:rsid w:val="00F72916"/>
    <w:rsid w:val="00F72BB6"/>
    <w:rsid w:val="00F73D32"/>
    <w:rsid w:val="00F73FEC"/>
    <w:rsid w:val="00F749F5"/>
    <w:rsid w:val="00F74D00"/>
    <w:rsid w:val="00F7522F"/>
    <w:rsid w:val="00F7637C"/>
    <w:rsid w:val="00F77471"/>
    <w:rsid w:val="00F8144D"/>
    <w:rsid w:val="00F83283"/>
    <w:rsid w:val="00F83FF4"/>
    <w:rsid w:val="00F844CD"/>
    <w:rsid w:val="00F84881"/>
    <w:rsid w:val="00F8730F"/>
    <w:rsid w:val="00F87A2F"/>
    <w:rsid w:val="00F90D61"/>
    <w:rsid w:val="00F91198"/>
    <w:rsid w:val="00F916D3"/>
    <w:rsid w:val="00F91DFF"/>
    <w:rsid w:val="00F92A3A"/>
    <w:rsid w:val="00F936F7"/>
    <w:rsid w:val="00F93CC8"/>
    <w:rsid w:val="00F93EDE"/>
    <w:rsid w:val="00F94547"/>
    <w:rsid w:val="00F94B2D"/>
    <w:rsid w:val="00F957CD"/>
    <w:rsid w:val="00F959C2"/>
    <w:rsid w:val="00F95A6A"/>
    <w:rsid w:val="00F95DEA"/>
    <w:rsid w:val="00F96528"/>
    <w:rsid w:val="00FA045C"/>
    <w:rsid w:val="00FA28F8"/>
    <w:rsid w:val="00FA3FA0"/>
    <w:rsid w:val="00FA4E70"/>
    <w:rsid w:val="00FA4F6F"/>
    <w:rsid w:val="00FA53DE"/>
    <w:rsid w:val="00FA61C6"/>
    <w:rsid w:val="00FA6741"/>
    <w:rsid w:val="00FA78EF"/>
    <w:rsid w:val="00FA7FA6"/>
    <w:rsid w:val="00FB0074"/>
    <w:rsid w:val="00FB00D8"/>
    <w:rsid w:val="00FB06D2"/>
    <w:rsid w:val="00FB1556"/>
    <w:rsid w:val="00FB18D6"/>
    <w:rsid w:val="00FB1A02"/>
    <w:rsid w:val="00FB1DDA"/>
    <w:rsid w:val="00FB1ED2"/>
    <w:rsid w:val="00FB2248"/>
    <w:rsid w:val="00FB278D"/>
    <w:rsid w:val="00FB2A60"/>
    <w:rsid w:val="00FB4552"/>
    <w:rsid w:val="00FB5FF3"/>
    <w:rsid w:val="00FB64F5"/>
    <w:rsid w:val="00FB6E8B"/>
    <w:rsid w:val="00FB77E1"/>
    <w:rsid w:val="00FB7947"/>
    <w:rsid w:val="00FC115A"/>
    <w:rsid w:val="00FC1295"/>
    <w:rsid w:val="00FC2CCB"/>
    <w:rsid w:val="00FC32EA"/>
    <w:rsid w:val="00FC3BBA"/>
    <w:rsid w:val="00FC4558"/>
    <w:rsid w:val="00FC562D"/>
    <w:rsid w:val="00FC64E8"/>
    <w:rsid w:val="00FC6626"/>
    <w:rsid w:val="00FC6CFF"/>
    <w:rsid w:val="00FC7579"/>
    <w:rsid w:val="00FD0743"/>
    <w:rsid w:val="00FD1B7B"/>
    <w:rsid w:val="00FD20D5"/>
    <w:rsid w:val="00FD252F"/>
    <w:rsid w:val="00FD2EA9"/>
    <w:rsid w:val="00FD329F"/>
    <w:rsid w:val="00FD4F88"/>
    <w:rsid w:val="00FD53DF"/>
    <w:rsid w:val="00FD55CB"/>
    <w:rsid w:val="00FD5EC1"/>
    <w:rsid w:val="00FD5F6A"/>
    <w:rsid w:val="00FD64D8"/>
    <w:rsid w:val="00FD712D"/>
    <w:rsid w:val="00FD7393"/>
    <w:rsid w:val="00FE109C"/>
    <w:rsid w:val="00FE1E1E"/>
    <w:rsid w:val="00FE1E1F"/>
    <w:rsid w:val="00FE206A"/>
    <w:rsid w:val="00FE27A3"/>
    <w:rsid w:val="00FE300E"/>
    <w:rsid w:val="00FE3EE6"/>
    <w:rsid w:val="00FE5F08"/>
    <w:rsid w:val="00FE6BB5"/>
    <w:rsid w:val="00FE6BF5"/>
    <w:rsid w:val="00FE74C8"/>
    <w:rsid w:val="00FF04D2"/>
    <w:rsid w:val="00FF0761"/>
    <w:rsid w:val="00FF0CFF"/>
    <w:rsid w:val="00FF1D96"/>
    <w:rsid w:val="00FF242B"/>
    <w:rsid w:val="00FF376F"/>
    <w:rsid w:val="00FF6607"/>
    <w:rsid w:val="00FF7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2.tiff"/><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tiff"/><Relationship Id="rId2" Type="http://schemas.openxmlformats.org/officeDocument/2006/relationships/numbering" Target="numbering.xml"/><Relationship Id="rId16" Type="http://schemas.openxmlformats.org/officeDocument/2006/relationships/image" Target="media/image5.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tiff"/><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3.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261FC-D182-4E52-A8BF-2FA460A75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64632</Words>
  <Characters>368407</Characters>
  <Application>Microsoft Office Word</Application>
  <DocSecurity>0</DocSecurity>
  <Lines>3070</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Nabera  Abhinandan</cp:lastModifiedBy>
  <cp:revision>1154</cp:revision>
  <cp:lastPrinted>2021-04-08T08:54:00Z</cp:lastPrinted>
  <dcterms:created xsi:type="dcterms:W3CDTF">2021-04-15T18:41:00Z</dcterms:created>
  <dcterms:modified xsi:type="dcterms:W3CDTF">2024-07-28T16:05:00Z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id="Xd3FJktg"/&gt;&lt;style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