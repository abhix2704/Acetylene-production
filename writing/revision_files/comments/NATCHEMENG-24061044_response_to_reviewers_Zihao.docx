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30E11" w14:textId="004A9F63" w:rsidR="00013347" w:rsidRPr="00552F83"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552F83">
        <w:rPr>
          <w:rFonts w:ascii="Lato" w:eastAsiaTheme="minorHAnsi" w:hAnsi="Lato" w:cs="Arial"/>
          <w:b/>
          <w:bCs/>
          <w:szCs w:val="20"/>
        </w:rPr>
        <w:t xml:space="preserve">Response to Reviewers for </w:t>
      </w:r>
      <w:r w:rsidR="00DC1BB3" w:rsidRPr="00552F83">
        <w:rPr>
          <w:rFonts w:ascii="Lato" w:eastAsiaTheme="minorHAnsi" w:hAnsi="Lato" w:cs="Arial"/>
          <w:b/>
          <w:bCs/>
          <w:szCs w:val="20"/>
        </w:rPr>
        <w:t>NATCHEMENG-24061044</w:t>
      </w:r>
    </w:p>
    <w:p w14:paraId="51DF8408" w14:textId="49D13CB5" w:rsidR="00013347" w:rsidRPr="00552F83" w:rsidRDefault="0003010C" w:rsidP="0003010C">
      <w:pPr>
        <w:tabs>
          <w:tab w:val="left" w:pos="720"/>
        </w:tabs>
        <w:spacing w:after="0"/>
        <w:rPr>
          <w:rFonts w:ascii="Lato" w:eastAsiaTheme="minorHAnsi" w:hAnsi="Lato" w:cs="Arial"/>
          <w:bCs/>
          <w:szCs w:val="20"/>
        </w:rPr>
      </w:pPr>
      <w:r w:rsidRPr="00552F83">
        <w:rPr>
          <w:rFonts w:ascii="Lato" w:eastAsiaTheme="minorHAnsi" w:hAnsi="Lato" w:cs="Arial"/>
          <w:szCs w:val="20"/>
        </w:rPr>
        <w:t>Notes</w:t>
      </w:r>
      <w:r w:rsidR="00013347" w:rsidRPr="00552F83">
        <w:rPr>
          <w:rFonts w:ascii="Lato" w:eastAsiaTheme="minorHAnsi" w:hAnsi="Lato" w:cs="Arial"/>
          <w:szCs w:val="20"/>
        </w:rPr>
        <w:t>:</w:t>
      </w:r>
      <w:r w:rsidR="00013347" w:rsidRPr="00552F83">
        <w:rPr>
          <w:rFonts w:ascii="Lato" w:eastAsiaTheme="minorHAnsi" w:hAnsi="Lato" w:cs="Arial"/>
          <w:szCs w:val="20"/>
        </w:rPr>
        <w:tab/>
        <w:t xml:space="preserve">Comments in </w:t>
      </w:r>
      <w:r w:rsidR="00013347" w:rsidRPr="00552F83">
        <w:rPr>
          <w:rFonts w:ascii="Lato" w:eastAsiaTheme="minorHAnsi" w:hAnsi="Lato" w:cs="Arial"/>
          <w:iCs/>
          <w:color w:val="0000FF"/>
          <w:szCs w:val="20"/>
        </w:rPr>
        <w:t>blue</w:t>
      </w:r>
      <w:r w:rsidR="00013347" w:rsidRPr="00552F83">
        <w:rPr>
          <w:rFonts w:ascii="Lato" w:eastAsiaTheme="minorHAnsi" w:hAnsi="Lato" w:cs="Arial"/>
          <w:szCs w:val="20"/>
        </w:rPr>
        <w:t xml:space="preserve"> | Replies in black | Actions in </w:t>
      </w:r>
      <w:r w:rsidR="00013347" w:rsidRPr="00552F83">
        <w:rPr>
          <w:rFonts w:ascii="Lato" w:eastAsiaTheme="minorHAnsi" w:hAnsi="Lato" w:cs="Arial"/>
          <w:b/>
          <w:szCs w:val="20"/>
        </w:rPr>
        <w:t>bold</w:t>
      </w:r>
    </w:p>
    <w:p w14:paraId="06D90971" w14:textId="7B12B7E1" w:rsidR="00013347" w:rsidRPr="00552F83" w:rsidRDefault="00013347" w:rsidP="0003010C">
      <w:pPr>
        <w:tabs>
          <w:tab w:val="left" w:pos="720"/>
        </w:tabs>
        <w:spacing w:after="80"/>
        <w:ind w:left="720"/>
        <w:rPr>
          <w:rFonts w:ascii="Lato" w:eastAsiaTheme="minorHAnsi" w:hAnsi="Lato" w:cs="Arial"/>
          <w:szCs w:val="20"/>
        </w:rPr>
      </w:pPr>
      <w:r w:rsidRPr="00552F83">
        <w:rPr>
          <w:rFonts w:ascii="Lato" w:eastAsiaTheme="minorHAnsi" w:hAnsi="Lato" w:cs="Arial"/>
          <w:szCs w:val="20"/>
        </w:rPr>
        <w:t>Indicated page, line, figure, or reference numbers refer to the revised manuscript and/or supplemental information with changes highlighted.</w:t>
      </w:r>
    </w:p>
    <w:bookmarkEnd w:id="1"/>
    <w:p w14:paraId="05D8526F" w14:textId="77777777" w:rsidR="0003010C" w:rsidRPr="00552F83" w:rsidRDefault="0003010C" w:rsidP="003F4550">
      <w:pPr>
        <w:spacing w:after="0"/>
        <w:rPr>
          <w:rFonts w:ascii="Lato" w:eastAsiaTheme="minorHAnsi" w:hAnsi="Lato" w:cs="Arial"/>
          <w:b/>
          <w:szCs w:val="20"/>
        </w:rPr>
      </w:pPr>
    </w:p>
    <w:p w14:paraId="2D2C2128" w14:textId="18252FF2" w:rsidR="00013347" w:rsidRPr="00552F83" w:rsidRDefault="0003010C" w:rsidP="0003010C">
      <w:pPr>
        <w:spacing w:after="80"/>
        <w:rPr>
          <w:rFonts w:ascii="Lato" w:eastAsiaTheme="minorHAnsi" w:hAnsi="Lato" w:cs="Arial"/>
          <w:b/>
          <w:szCs w:val="20"/>
        </w:rPr>
      </w:pPr>
      <w:r w:rsidRPr="00552F83">
        <w:rPr>
          <w:rFonts w:ascii="Lato" w:eastAsiaTheme="minorHAnsi" w:hAnsi="Lato" w:cs="Arial"/>
          <w:b/>
          <w:szCs w:val="20"/>
        </w:rPr>
        <w:t>Reviewer </w:t>
      </w:r>
      <w:r w:rsidR="00013347" w:rsidRPr="00552F83">
        <w:rPr>
          <w:rFonts w:ascii="Lato" w:eastAsiaTheme="minorHAnsi" w:hAnsi="Lato" w:cs="Arial"/>
          <w:b/>
          <w:szCs w:val="20"/>
        </w:rPr>
        <w:t>#1</w:t>
      </w:r>
    </w:p>
    <w:bookmarkEnd w:id="2"/>
    <w:p w14:paraId="3175D26D" w14:textId="77777777" w:rsidR="00E005D4" w:rsidRPr="00552F83" w:rsidRDefault="00E005D4" w:rsidP="0003010C">
      <w:pPr>
        <w:spacing w:after="80"/>
        <w:rPr>
          <w:rFonts w:ascii="Lato" w:eastAsiaTheme="minorHAnsi" w:hAnsi="Lato" w:cs="Arial"/>
          <w:iCs/>
          <w:color w:val="0000FF"/>
          <w:szCs w:val="20"/>
        </w:rPr>
      </w:pPr>
      <w:r w:rsidRPr="00552F83">
        <w:rPr>
          <w:rFonts w:ascii="Lato" w:eastAsiaTheme="minorHAnsi" w:hAnsi="Lato" w:cs="Arial"/>
          <w:iCs/>
          <w:color w:val="0000FF"/>
          <w:szCs w:val="20"/>
        </w:rPr>
        <w:t>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acetylene could play a more important role again, and there are no recent comparable papers available, as far as I am aware. It has a very different focus compared to the review by Trotus et al., which is already ten years old. Within the scope of the review, all relevant aspects are adequately covered, the references are also appropriate. Thus, I suggest acceptance of the manuscript, I would require no changes. Whether this review format fits the scope of Nature Chemical Engineering as a recently launched journal is a question the editors have to answer - for me it would be an interesting supplement to the other papers that Nature Chemical Engineering carries.</w:t>
      </w:r>
    </w:p>
    <w:p w14:paraId="0E42B026" w14:textId="1E6BBB58" w:rsidR="005F04E8" w:rsidRPr="00552F83" w:rsidRDefault="00917A00" w:rsidP="0003010C">
      <w:pPr>
        <w:spacing w:after="80"/>
        <w:rPr>
          <w:rFonts w:ascii="Lato" w:eastAsia="DengXian" w:hAnsi="Lato" w:cs="Arial"/>
          <w:szCs w:val="20"/>
        </w:rPr>
      </w:pPr>
      <w:r w:rsidRPr="00552F83">
        <w:rPr>
          <w:rFonts w:ascii="Lato" w:eastAsia="DengXian" w:hAnsi="Lato" w:cs="Arial"/>
          <w:szCs w:val="20"/>
        </w:rPr>
        <w:t xml:space="preserve">Thank you for </w:t>
      </w:r>
      <w:r w:rsidR="0003010C" w:rsidRPr="00552F83">
        <w:rPr>
          <w:rFonts w:ascii="Lato" w:eastAsia="DengXian" w:hAnsi="Lato" w:cs="Arial"/>
          <w:szCs w:val="20"/>
        </w:rPr>
        <w:t xml:space="preserve">the highly positive </w:t>
      </w:r>
      <w:r w:rsidRPr="00552F83">
        <w:rPr>
          <w:rFonts w:ascii="Lato" w:eastAsia="DengXian" w:hAnsi="Lato" w:cs="Arial"/>
          <w:szCs w:val="20"/>
        </w:rPr>
        <w:t xml:space="preserve">feedback. We are delighted that </w:t>
      </w:r>
      <w:r w:rsidR="0003010C" w:rsidRPr="00552F83">
        <w:rPr>
          <w:rFonts w:ascii="Lato" w:eastAsia="DengXian" w:hAnsi="Lato" w:cs="Arial"/>
          <w:szCs w:val="20"/>
        </w:rPr>
        <w:t xml:space="preserve">the reviewer </w:t>
      </w:r>
      <w:r w:rsidRPr="00552F83">
        <w:rPr>
          <w:rFonts w:ascii="Lato" w:eastAsia="DengXian" w:hAnsi="Lato" w:cs="Arial"/>
          <w:szCs w:val="20"/>
        </w:rPr>
        <w:t>found our</w:t>
      </w:r>
      <w:r w:rsidR="00591174" w:rsidRPr="00552F83">
        <w:rPr>
          <w:rFonts w:ascii="Lato" w:eastAsia="DengXian" w:hAnsi="Lato" w:cs="Arial" w:hint="eastAsia"/>
          <w:szCs w:val="20"/>
          <w:lang w:eastAsia="zh-CN"/>
        </w:rPr>
        <w:t xml:space="preserve"> work</w:t>
      </w:r>
      <w:r w:rsidRPr="00552F83">
        <w:rPr>
          <w:rFonts w:ascii="Lato" w:eastAsia="DengXian" w:hAnsi="Lato" w:cs="Arial"/>
          <w:szCs w:val="20"/>
        </w:rPr>
        <w:t xml:space="preserve"> comprehensive</w:t>
      </w:r>
      <w:r w:rsidR="00C122B8" w:rsidRPr="00552F83">
        <w:rPr>
          <w:rFonts w:ascii="Lato" w:eastAsia="DengXian" w:hAnsi="Lato" w:cs="Arial"/>
          <w:szCs w:val="20"/>
        </w:rPr>
        <w:t xml:space="preserve">, </w:t>
      </w:r>
      <w:r w:rsidR="0003010C" w:rsidRPr="00552F83">
        <w:rPr>
          <w:rFonts w:ascii="Lato" w:eastAsia="DengXian" w:hAnsi="Lato" w:cs="Arial"/>
          <w:szCs w:val="20"/>
        </w:rPr>
        <w:t>timely</w:t>
      </w:r>
      <w:r w:rsidRPr="00552F83">
        <w:rPr>
          <w:rFonts w:ascii="Lato" w:eastAsia="DengXian" w:hAnsi="Lato" w:cs="Arial"/>
          <w:szCs w:val="20"/>
        </w:rPr>
        <w:t>,</w:t>
      </w:r>
      <w:r w:rsidR="0003010C" w:rsidRPr="00552F83">
        <w:rPr>
          <w:rFonts w:ascii="Lato" w:eastAsia="DengXian" w:hAnsi="Lato" w:cs="Arial"/>
          <w:szCs w:val="20"/>
        </w:rPr>
        <w:t xml:space="preserve"> </w:t>
      </w:r>
      <w:r w:rsidR="00C122B8" w:rsidRPr="00552F83">
        <w:rPr>
          <w:rFonts w:ascii="Lato" w:eastAsia="DengXian" w:hAnsi="Lato" w:cs="Arial"/>
          <w:szCs w:val="20"/>
        </w:rPr>
        <w:t xml:space="preserve">and </w:t>
      </w:r>
      <w:r w:rsidR="0003010C" w:rsidRPr="00552F83">
        <w:rPr>
          <w:rFonts w:ascii="Lato" w:eastAsia="DengXian" w:hAnsi="Lato" w:cs="Arial"/>
          <w:szCs w:val="20"/>
        </w:rPr>
        <w:t>offering a</w:t>
      </w:r>
      <w:r w:rsidRPr="00552F83">
        <w:rPr>
          <w:rFonts w:ascii="Lato" w:eastAsia="DengXian" w:hAnsi="Lato" w:cs="Arial"/>
          <w:szCs w:val="20"/>
        </w:rPr>
        <w:t xml:space="preserve"> </w:t>
      </w:r>
      <w:r w:rsidR="00BD79E0" w:rsidRPr="00552F83">
        <w:rPr>
          <w:rFonts w:ascii="Lato" w:eastAsia="DengXian" w:hAnsi="Lato" w:cs="Arial"/>
          <w:szCs w:val="20"/>
        </w:rPr>
        <w:t>unique</w:t>
      </w:r>
      <w:r w:rsidRPr="00552F83">
        <w:rPr>
          <w:rFonts w:ascii="Lato" w:eastAsia="DengXian" w:hAnsi="Lato" w:cs="Arial"/>
          <w:szCs w:val="20"/>
        </w:rPr>
        <w:t xml:space="preserve"> </w:t>
      </w:r>
      <w:r w:rsidR="00405802" w:rsidRPr="00552F83">
        <w:rPr>
          <w:rFonts w:ascii="Lato" w:eastAsia="DengXian" w:hAnsi="Lato" w:cs="Arial"/>
          <w:szCs w:val="20"/>
        </w:rPr>
        <w:t>angle</w:t>
      </w:r>
      <w:r w:rsidRPr="00552F83">
        <w:rPr>
          <w:rFonts w:ascii="Lato" w:eastAsia="DengXian" w:hAnsi="Lato" w:cs="Arial"/>
          <w:szCs w:val="20"/>
        </w:rPr>
        <w:t xml:space="preserve"> on </w:t>
      </w:r>
      <w:r w:rsidR="00C122B8" w:rsidRPr="00552F83">
        <w:rPr>
          <w:rFonts w:ascii="Lato" w:eastAsia="DengXian" w:hAnsi="Lato" w:cs="Arial"/>
          <w:szCs w:val="20"/>
        </w:rPr>
        <w:t>the topic of acetylene production</w:t>
      </w:r>
      <w:r w:rsidRPr="00552F83">
        <w:rPr>
          <w:rFonts w:ascii="Lato" w:eastAsia="DengXian" w:hAnsi="Lato" w:cs="Arial"/>
          <w:szCs w:val="20"/>
        </w:rPr>
        <w:t>.</w:t>
      </w:r>
      <w:r w:rsidR="00C122B8" w:rsidRPr="00552F83">
        <w:rPr>
          <w:rFonts w:ascii="Lato" w:eastAsia="DengXian" w:hAnsi="Lato" w:cs="Arial"/>
          <w:szCs w:val="20"/>
        </w:rPr>
        <w:t xml:space="preserve"> We fully agree this is particularly pertinent now as the chemical industry is facing a conversion process and revamping old chemical building blocks might bring a competitive edge. This was one of the </w:t>
      </w:r>
      <w:r w:rsidR="003F4550">
        <w:rPr>
          <w:rFonts w:ascii="Lato" w:eastAsia="DengXian" w:hAnsi="Lato" w:cs="Arial"/>
          <w:szCs w:val="20"/>
        </w:rPr>
        <w:t xml:space="preserve">main </w:t>
      </w:r>
      <w:r w:rsidR="00C122B8" w:rsidRPr="00552F83">
        <w:rPr>
          <w:rFonts w:ascii="Lato" w:eastAsia="DengXian" w:hAnsi="Lato" w:cs="Arial"/>
          <w:szCs w:val="20"/>
        </w:rPr>
        <w:t>motivations of our study, as better highlighted in the revised introduction.</w:t>
      </w:r>
    </w:p>
    <w:p w14:paraId="736F8127" w14:textId="6241B828" w:rsidR="00E005D4" w:rsidRPr="00552F83" w:rsidRDefault="00E005D4" w:rsidP="00987014">
      <w:pPr>
        <w:rPr>
          <w:rFonts w:ascii="Lato" w:eastAsia="DengXian" w:hAnsi="Lato" w:cs="Arial"/>
          <w:szCs w:val="20"/>
        </w:rPr>
      </w:pPr>
      <w:r w:rsidRPr="00552F83">
        <w:rPr>
          <w:rFonts w:ascii="Lato" w:eastAsia="Cambria" w:hAnsi="Lato" w:cs="Arial"/>
          <w:b/>
          <w:szCs w:val="20"/>
        </w:rPr>
        <w:br w:type="page"/>
      </w:r>
    </w:p>
    <w:p w14:paraId="50A82B5A" w14:textId="05824202" w:rsidR="00C20DCE" w:rsidRPr="00552F83" w:rsidRDefault="00C20DCE" w:rsidP="00C20DCE">
      <w:pPr>
        <w:spacing w:after="80"/>
        <w:rPr>
          <w:rFonts w:ascii="Lato" w:eastAsiaTheme="minorHAnsi" w:hAnsi="Lato" w:cs="Arial"/>
          <w:b/>
          <w:szCs w:val="20"/>
        </w:rPr>
      </w:pPr>
      <w:r w:rsidRPr="00552F83">
        <w:rPr>
          <w:rFonts w:ascii="Lato" w:eastAsiaTheme="minorHAnsi" w:hAnsi="Lato" w:cs="Arial"/>
          <w:b/>
          <w:szCs w:val="20"/>
        </w:rPr>
        <w:lastRenderedPageBreak/>
        <w:t>Reviewer #2</w:t>
      </w:r>
    </w:p>
    <w:p w14:paraId="40B2697A" w14:textId="3F57A7A4" w:rsidR="001B43CB" w:rsidRPr="00552F83" w:rsidRDefault="001B43CB" w:rsidP="00C01DBF">
      <w:pPr>
        <w:spacing w:after="80"/>
        <w:rPr>
          <w:rFonts w:ascii="Lato" w:eastAsia="Cambria" w:hAnsi="Lato" w:cs="Arial"/>
          <w:iCs/>
          <w:color w:val="0000FF"/>
          <w:szCs w:val="20"/>
        </w:rPr>
      </w:pPr>
      <w:r w:rsidRPr="00FD0AA7">
        <w:rPr>
          <w:rFonts w:ascii="Lato" w:eastAsia="Cambria" w:hAnsi="Lato" w:cs="Arial"/>
          <w:iCs/>
          <w:color w:val="0000FF"/>
          <w:szCs w:val="20"/>
        </w:rPr>
        <w:t>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rekindle interest and foster collaborative efforts in advancing sustainable acetylene production and broadening its use as a feedstock for bulk chemicals. However, as a review paper submitted to Nature Chem Eng, the current form is still far from being considered for publication. Following are my specific comments on the review.</w:t>
      </w:r>
    </w:p>
    <w:p w14:paraId="664D65C6" w14:textId="0060C693" w:rsidR="00054314" w:rsidRDefault="00FD0AA7" w:rsidP="00FD0AA7">
      <w:pPr>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 xml:space="preserve">We would like to thank the reviewer for the points raised and helpful suggestions for improving our </w:t>
      </w:r>
      <w:r w:rsidR="00BC17EA">
        <w:rPr>
          <w:rFonts w:ascii="Lato" w:eastAsia="DengXian" w:hAnsi="Lato" w:cs="Arial"/>
          <w:iCs/>
          <w:color w:val="000000" w:themeColor="text1"/>
          <w:szCs w:val="20"/>
          <w:lang w:eastAsia="zh-CN"/>
        </w:rPr>
        <w:t>paper</w:t>
      </w:r>
      <w:r>
        <w:rPr>
          <w:rFonts w:ascii="Lato" w:eastAsia="DengXian" w:hAnsi="Lato" w:cs="Arial"/>
          <w:iCs/>
          <w:color w:val="000000" w:themeColor="text1"/>
          <w:szCs w:val="20"/>
          <w:lang w:eastAsia="zh-CN"/>
        </w:rPr>
        <w:t xml:space="preserve">. </w:t>
      </w:r>
      <w:r w:rsidR="000D6F98">
        <w:rPr>
          <w:rFonts w:ascii="Lato" w:eastAsia="DengXian" w:hAnsi="Lato" w:cs="Arial"/>
          <w:iCs/>
          <w:color w:val="000000" w:themeColor="text1"/>
          <w:szCs w:val="20"/>
          <w:lang w:eastAsia="zh-CN"/>
        </w:rPr>
        <w:t>O</w:t>
      </w:r>
      <w:r w:rsidR="00BD2ED6" w:rsidRPr="00552F83">
        <w:rPr>
          <w:rFonts w:ascii="Lato" w:eastAsia="DengXian" w:hAnsi="Lato" w:cs="Arial"/>
          <w:iCs/>
          <w:color w:val="000000" w:themeColor="text1"/>
          <w:szCs w:val="20"/>
          <w:lang w:eastAsia="zh-CN"/>
        </w:rPr>
        <w:t xml:space="preserve">ur contribution </w:t>
      </w:r>
      <w:r w:rsidR="00BC17EA">
        <w:rPr>
          <w:rFonts w:ascii="Lato" w:eastAsia="DengXian" w:hAnsi="Lato" w:cs="Arial"/>
          <w:iCs/>
          <w:color w:val="000000" w:themeColor="text1"/>
          <w:szCs w:val="20"/>
          <w:lang w:eastAsia="zh-CN"/>
        </w:rPr>
        <w:t>does</w:t>
      </w:r>
      <w:r w:rsidR="00BC17EA" w:rsidRPr="00552F83">
        <w:rPr>
          <w:rFonts w:ascii="Lato" w:eastAsia="DengXian" w:hAnsi="Lato" w:cs="Arial"/>
          <w:iCs/>
          <w:color w:val="000000" w:themeColor="text1"/>
          <w:szCs w:val="20"/>
          <w:lang w:eastAsia="zh-CN"/>
        </w:rPr>
        <w:t xml:space="preserve"> </w:t>
      </w:r>
      <w:r w:rsidR="00BD2ED6" w:rsidRPr="00552F83">
        <w:rPr>
          <w:rFonts w:ascii="Lato" w:eastAsia="DengXian" w:hAnsi="Lato" w:cs="Arial"/>
          <w:iCs/>
          <w:color w:val="000000" w:themeColor="text1"/>
          <w:szCs w:val="20"/>
          <w:lang w:eastAsia="zh-CN"/>
        </w:rPr>
        <w:t>not merely summariz</w:t>
      </w:r>
      <w:r w:rsidR="00BC17EA">
        <w:rPr>
          <w:rFonts w:ascii="Lato" w:eastAsia="DengXian" w:hAnsi="Lato" w:cs="Arial"/>
          <w:iCs/>
          <w:color w:val="000000" w:themeColor="text1"/>
          <w:szCs w:val="20"/>
          <w:lang w:eastAsia="zh-CN"/>
        </w:rPr>
        <w:t>e</w:t>
      </w:r>
      <w:r w:rsidR="00BD2ED6" w:rsidRPr="00552F83">
        <w:rPr>
          <w:rFonts w:ascii="Lato" w:eastAsia="DengXian" w:hAnsi="Lato" w:cs="Arial"/>
          <w:iCs/>
          <w:color w:val="000000" w:themeColor="text1"/>
          <w:szCs w:val="20"/>
          <w:lang w:eastAsia="zh-CN"/>
        </w:rPr>
        <w:t xml:space="preserve"> past technologies, but critically analyz</w:t>
      </w:r>
      <w:r w:rsidR="00BC17EA">
        <w:rPr>
          <w:rFonts w:ascii="Lato" w:eastAsia="DengXian" w:hAnsi="Lato" w:cs="Arial"/>
          <w:iCs/>
          <w:color w:val="000000" w:themeColor="text1"/>
          <w:szCs w:val="20"/>
          <w:lang w:eastAsia="zh-CN"/>
        </w:rPr>
        <w:t>es</w:t>
      </w:r>
      <w:r w:rsidR="00BD2ED6" w:rsidRPr="00552F83">
        <w:rPr>
          <w:rFonts w:ascii="Lato" w:eastAsia="DengXian" w:hAnsi="Lato" w:cs="Arial" w:hint="eastAsia"/>
          <w:iCs/>
          <w:color w:val="000000" w:themeColor="text1"/>
          <w:szCs w:val="20"/>
          <w:lang w:eastAsia="zh-CN"/>
        </w:rPr>
        <w:t xml:space="preserve"> </w:t>
      </w:r>
      <w:r w:rsidR="00BD2ED6" w:rsidRPr="00552F83">
        <w:rPr>
          <w:rFonts w:ascii="Lato" w:eastAsia="DengXian" w:hAnsi="Lato" w:cs="Arial"/>
          <w:iCs/>
          <w:color w:val="000000" w:themeColor="text1"/>
          <w:szCs w:val="20"/>
          <w:lang w:eastAsia="zh-CN"/>
        </w:rPr>
        <w:t>existing challenges and, more importantly, outlin</w:t>
      </w:r>
      <w:r w:rsidR="00BC17EA">
        <w:rPr>
          <w:rFonts w:ascii="Lato" w:eastAsia="DengXian" w:hAnsi="Lato" w:cs="Arial"/>
          <w:iCs/>
          <w:color w:val="000000" w:themeColor="text1"/>
          <w:szCs w:val="20"/>
          <w:lang w:eastAsia="zh-CN"/>
        </w:rPr>
        <w:t>es</w:t>
      </w:r>
      <w:r w:rsidR="00BD2ED6" w:rsidRPr="00552F83">
        <w:rPr>
          <w:rFonts w:ascii="Lato" w:eastAsia="DengXian" w:hAnsi="Lato" w:cs="Arial"/>
          <w:iCs/>
          <w:color w:val="000000" w:themeColor="text1"/>
          <w:szCs w:val="20"/>
          <w:lang w:eastAsia="zh-CN"/>
        </w:rPr>
        <w:t xml:space="preserve"> a </w:t>
      </w:r>
      <w:r w:rsidR="000D6F98">
        <w:rPr>
          <w:rFonts w:ascii="Lato" w:eastAsia="DengXian" w:hAnsi="Lato" w:cs="Arial"/>
          <w:iCs/>
          <w:color w:val="000000" w:themeColor="text1"/>
          <w:szCs w:val="20"/>
          <w:lang w:eastAsia="zh-CN"/>
        </w:rPr>
        <w:t xml:space="preserve">data-supported </w:t>
      </w:r>
      <w:r w:rsidR="00BC17EA">
        <w:rPr>
          <w:rFonts w:ascii="Lato" w:eastAsia="DengXian" w:hAnsi="Lato" w:cs="Arial"/>
          <w:iCs/>
          <w:color w:val="000000" w:themeColor="text1"/>
          <w:szCs w:val="20"/>
          <w:lang w:eastAsia="zh-CN"/>
        </w:rPr>
        <w:t>strategy</w:t>
      </w:r>
      <w:r w:rsidR="00BC17EA" w:rsidRPr="00552F83">
        <w:rPr>
          <w:rFonts w:ascii="Lato" w:eastAsia="DengXian" w:hAnsi="Lato" w:cs="Arial" w:hint="eastAsia"/>
          <w:iCs/>
          <w:color w:val="000000" w:themeColor="text1"/>
          <w:szCs w:val="20"/>
          <w:lang w:eastAsia="zh-CN"/>
        </w:rPr>
        <w:t xml:space="preserve"> </w:t>
      </w:r>
      <w:r w:rsidR="00BC17EA">
        <w:rPr>
          <w:rFonts w:ascii="Lato" w:eastAsia="DengXian" w:hAnsi="Lato" w:cs="Arial"/>
          <w:iCs/>
          <w:color w:val="000000" w:themeColor="text1"/>
          <w:szCs w:val="20"/>
          <w:lang w:eastAsia="zh-CN"/>
        </w:rPr>
        <w:t xml:space="preserve">for </w:t>
      </w:r>
      <w:r w:rsidR="00BD2ED6" w:rsidRPr="00552F83">
        <w:rPr>
          <w:rFonts w:ascii="Lato" w:eastAsia="DengXian" w:hAnsi="Lato" w:cs="Arial"/>
          <w:iCs/>
          <w:color w:val="000000" w:themeColor="text1"/>
          <w:szCs w:val="20"/>
          <w:lang w:eastAsia="zh-CN"/>
        </w:rPr>
        <w:t xml:space="preserve">green acetylene production, as </w:t>
      </w:r>
      <w:r w:rsidR="000D6F98">
        <w:rPr>
          <w:rFonts w:ascii="Lato" w:eastAsia="DengXian" w:hAnsi="Lato" w:cs="Arial"/>
          <w:iCs/>
          <w:color w:val="000000" w:themeColor="text1"/>
          <w:szCs w:val="20"/>
          <w:lang w:eastAsia="zh-CN"/>
        </w:rPr>
        <w:t>effusively acknowledged</w:t>
      </w:r>
      <w:r w:rsidR="000D6F98" w:rsidRPr="00552F83">
        <w:rPr>
          <w:rFonts w:ascii="Lato" w:eastAsia="DengXian" w:hAnsi="Lato" w:cs="Arial"/>
          <w:iCs/>
          <w:color w:val="000000" w:themeColor="text1"/>
          <w:szCs w:val="20"/>
          <w:lang w:eastAsia="zh-CN"/>
        </w:rPr>
        <w:t xml:space="preserve"> </w:t>
      </w:r>
      <w:r w:rsidR="00BD2ED6" w:rsidRPr="00552F83">
        <w:rPr>
          <w:rFonts w:ascii="Lato" w:eastAsia="DengXian" w:hAnsi="Lato" w:cs="Arial"/>
          <w:iCs/>
          <w:color w:val="000000" w:themeColor="text1"/>
          <w:szCs w:val="20"/>
          <w:lang w:eastAsia="zh-CN"/>
        </w:rPr>
        <w:t xml:space="preserve">by </w:t>
      </w:r>
      <w:r w:rsidR="000D6F98">
        <w:rPr>
          <w:rFonts w:ascii="Lato" w:eastAsia="DengXian" w:hAnsi="Lato" w:cs="Arial"/>
          <w:iCs/>
          <w:color w:val="000000" w:themeColor="text1"/>
          <w:szCs w:val="20"/>
          <w:lang w:eastAsia="zh-CN"/>
        </w:rPr>
        <w:t>Re</w:t>
      </w:r>
      <w:r w:rsidR="000D6F98" w:rsidRPr="00552F83">
        <w:rPr>
          <w:rFonts w:ascii="Lato" w:eastAsia="DengXian" w:hAnsi="Lato" w:cs="Arial"/>
          <w:iCs/>
          <w:color w:val="000000" w:themeColor="text1"/>
          <w:szCs w:val="20"/>
          <w:lang w:eastAsia="zh-CN"/>
        </w:rPr>
        <w:t>viewer</w:t>
      </w:r>
      <w:r w:rsidR="000D6F98">
        <w:rPr>
          <w:rFonts w:ascii="Lato" w:eastAsia="DengXian" w:hAnsi="Lato" w:cs="Arial"/>
          <w:iCs/>
          <w:color w:val="000000" w:themeColor="text1"/>
          <w:szCs w:val="20"/>
          <w:lang w:eastAsia="zh-CN"/>
        </w:rPr>
        <w:t>s</w:t>
      </w:r>
      <w:r w:rsidR="000D6F98" w:rsidRPr="00552F83">
        <w:rPr>
          <w:rFonts w:ascii="Lato" w:eastAsia="DengXian" w:hAnsi="Lato" w:cs="Arial"/>
          <w:iCs/>
          <w:color w:val="000000" w:themeColor="text1"/>
          <w:szCs w:val="20"/>
          <w:lang w:eastAsia="zh-CN"/>
        </w:rPr>
        <w:t xml:space="preserve"> </w:t>
      </w:r>
      <w:r w:rsidR="00BD2ED6" w:rsidRPr="00552F83">
        <w:rPr>
          <w:rFonts w:ascii="Lato" w:eastAsia="DengXian" w:hAnsi="Lato" w:cs="Arial"/>
          <w:iCs/>
          <w:color w:val="000000" w:themeColor="text1"/>
          <w:szCs w:val="20"/>
          <w:lang w:eastAsia="zh-CN"/>
        </w:rPr>
        <w:t xml:space="preserve">#1 and #3. </w:t>
      </w:r>
      <w:r w:rsidR="001B3C8C">
        <w:rPr>
          <w:rFonts w:ascii="Lato" w:eastAsia="DengXian" w:hAnsi="Lato" w:cs="Arial"/>
          <w:iCs/>
          <w:color w:val="000000" w:themeColor="text1"/>
          <w:szCs w:val="20"/>
          <w:lang w:eastAsia="zh-CN"/>
        </w:rPr>
        <w:t xml:space="preserve">To better emphasize our focus, we have made the </w:t>
      </w:r>
      <w:r w:rsidR="000D6F98">
        <w:rPr>
          <w:rFonts w:ascii="Lato" w:eastAsia="DengXian" w:hAnsi="Lato" w:cs="Arial"/>
          <w:iCs/>
          <w:color w:val="000000" w:themeColor="text1"/>
          <w:szCs w:val="20"/>
          <w:lang w:eastAsia="zh-CN"/>
        </w:rPr>
        <w:t xml:space="preserve">major </w:t>
      </w:r>
      <w:r w:rsidR="001B3C8C">
        <w:rPr>
          <w:rFonts w:ascii="Lato" w:eastAsia="DengXian" w:hAnsi="Lato" w:cs="Arial"/>
          <w:iCs/>
          <w:color w:val="000000" w:themeColor="text1"/>
          <w:szCs w:val="20"/>
          <w:lang w:eastAsia="zh-CN"/>
        </w:rPr>
        <w:t xml:space="preserve">revisions summarized below. </w:t>
      </w:r>
      <w:r w:rsidR="00054314" w:rsidRPr="00552F83">
        <w:rPr>
          <w:rFonts w:ascii="Lato" w:eastAsia="DengXian" w:hAnsi="Lato" w:cs="Arial"/>
          <w:iCs/>
          <w:color w:val="000000" w:themeColor="text1"/>
          <w:szCs w:val="20"/>
          <w:lang w:eastAsia="zh-CN"/>
        </w:rPr>
        <w:t xml:space="preserve">We </w:t>
      </w:r>
      <w:r w:rsidR="000D6F98">
        <w:rPr>
          <w:rFonts w:ascii="Lato" w:eastAsia="DengXian" w:hAnsi="Lato" w:cs="Arial"/>
          <w:iCs/>
          <w:color w:val="000000" w:themeColor="text1"/>
          <w:szCs w:val="20"/>
          <w:lang w:eastAsia="zh-CN"/>
        </w:rPr>
        <w:t xml:space="preserve">are convinced that the revised Perspective </w:t>
      </w:r>
      <w:r w:rsidR="002D7FF2" w:rsidRPr="00552F83">
        <w:rPr>
          <w:rFonts w:ascii="Lato" w:eastAsia="DengXian" w:hAnsi="Lato" w:cs="Arial" w:hint="eastAsia"/>
          <w:iCs/>
          <w:color w:val="000000" w:themeColor="text1"/>
          <w:szCs w:val="20"/>
          <w:lang w:eastAsia="zh-CN"/>
        </w:rPr>
        <w:t>offer</w:t>
      </w:r>
      <w:r w:rsidR="00054314" w:rsidRPr="00552F83">
        <w:rPr>
          <w:rFonts w:ascii="Lato" w:eastAsia="DengXian" w:hAnsi="Lato" w:cs="Arial"/>
          <w:iCs/>
          <w:color w:val="000000" w:themeColor="text1"/>
          <w:szCs w:val="20"/>
          <w:lang w:eastAsia="zh-CN"/>
        </w:rPr>
        <w:t>s valuable insights by envisioning a sustainable</w:t>
      </w:r>
      <w:r w:rsidR="000D6F98">
        <w:rPr>
          <w:rFonts w:ascii="Lato" w:eastAsia="DengXian" w:hAnsi="Lato" w:cs="Arial"/>
          <w:iCs/>
          <w:color w:val="000000" w:themeColor="text1"/>
          <w:szCs w:val="20"/>
          <w:lang w:eastAsia="zh-CN"/>
        </w:rPr>
        <w:t xml:space="preserve"> acetylene roadmap</w:t>
      </w:r>
      <w:r w:rsidR="00054314" w:rsidRPr="00552F83">
        <w:rPr>
          <w:rFonts w:ascii="Lato" w:eastAsia="DengXian" w:hAnsi="Lato" w:cs="Arial"/>
          <w:iCs/>
          <w:color w:val="000000" w:themeColor="text1"/>
          <w:szCs w:val="20"/>
          <w:lang w:eastAsia="zh-CN"/>
        </w:rPr>
        <w:t xml:space="preserve"> trajectory for C</w:t>
      </w:r>
      <w:r w:rsidR="00054314" w:rsidRPr="00552F83">
        <w:rPr>
          <w:rFonts w:ascii="Lato" w:eastAsia="DengXian" w:hAnsi="Lato" w:cs="Arial"/>
          <w:iCs/>
          <w:color w:val="000000" w:themeColor="text1"/>
          <w:szCs w:val="20"/>
          <w:vertAlign w:val="subscript"/>
          <w:lang w:eastAsia="zh-CN"/>
        </w:rPr>
        <w:t>2</w:t>
      </w:r>
      <w:r w:rsidR="00054314" w:rsidRPr="00552F83">
        <w:rPr>
          <w:rFonts w:ascii="Lato" w:eastAsia="DengXian" w:hAnsi="Lato" w:cs="Arial"/>
          <w:iCs/>
          <w:color w:val="000000" w:themeColor="text1"/>
          <w:szCs w:val="20"/>
          <w:lang w:eastAsia="zh-CN"/>
        </w:rPr>
        <w:t>H</w:t>
      </w:r>
      <w:r w:rsidR="00054314" w:rsidRPr="00552F83">
        <w:rPr>
          <w:rFonts w:ascii="Lato" w:eastAsia="DengXian" w:hAnsi="Lato" w:cs="Arial"/>
          <w:iCs/>
          <w:color w:val="000000" w:themeColor="text1"/>
          <w:szCs w:val="20"/>
          <w:vertAlign w:val="subscript"/>
          <w:lang w:eastAsia="zh-CN"/>
        </w:rPr>
        <w:t>2</w:t>
      </w:r>
      <w:r w:rsidR="00054314" w:rsidRPr="00552F83">
        <w:rPr>
          <w:rFonts w:ascii="Lato" w:eastAsia="DengXian" w:hAnsi="Lato" w:cs="Arial"/>
          <w:iCs/>
          <w:color w:val="000000" w:themeColor="text1"/>
          <w:szCs w:val="20"/>
          <w:lang w:eastAsia="zh-CN"/>
        </w:rPr>
        <w:t xml:space="preserve"> production</w:t>
      </w:r>
      <w:r w:rsidR="000D6F98">
        <w:rPr>
          <w:rFonts w:ascii="Lato" w:eastAsia="DengXian" w:hAnsi="Lato" w:cs="Arial"/>
          <w:iCs/>
          <w:color w:val="000000" w:themeColor="text1"/>
          <w:szCs w:val="20"/>
          <w:lang w:eastAsia="zh-CN"/>
        </w:rPr>
        <w:t xml:space="preserve"> and use</w:t>
      </w:r>
      <w:r w:rsidR="00054314" w:rsidRPr="00552F83">
        <w:rPr>
          <w:rFonts w:ascii="Lato" w:eastAsia="DengXian" w:hAnsi="Lato" w:cs="Arial"/>
          <w:iCs/>
          <w:color w:val="000000" w:themeColor="text1"/>
          <w:szCs w:val="20"/>
          <w:lang w:eastAsia="zh-CN"/>
        </w:rPr>
        <w:t xml:space="preserve"> while encouraging innovation in its </w:t>
      </w:r>
      <w:r w:rsidR="002D7FF2" w:rsidRPr="00552F83">
        <w:rPr>
          <w:rFonts w:ascii="Lato" w:eastAsia="DengXian" w:hAnsi="Lato" w:cs="Arial" w:hint="eastAsia"/>
          <w:iCs/>
          <w:color w:val="000000" w:themeColor="text1"/>
          <w:szCs w:val="20"/>
          <w:lang w:eastAsia="zh-CN"/>
        </w:rPr>
        <w:t xml:space="preserve">green </w:t>
      </w:r>
      <w:r w:rsidR="00054314" w:rsidRPr="00552F83">
        <w:rPr>
          <w:rFonts w:ascii="Lato" w:eastAsia="DengXian" w:hAnsi="Lato" w:cs="Arial"/>
          <w:iCs/>
          <w:color w:val="000000" w:themeColor="text1"/>
          <w:szCs w:val="20"/>
          <w:lang w:eastAsia="zh-CN"/>
        </w:rPr>
        <w:t>production methods and downstream applications.</w:t>
      </w:r>
    </w:p>
    <w:p w14:paraId="0ED3DC78" w14:textId="76760BAF" w:rsidR="00FD0AA7" w:rsidRPr="008B36EF" w:rsidRDefault="00E148C2" w:rsidP="004A3AD9">
      <w:pPr>
        <w:spacing w:after="0"/>
        <w:rPr>
          <w:rFonts w:ascii="Lato" w:eastAsia="DengXian" w:hAnsi="Lato" w:cs="Arial"/>
          <w:bCs/>
          <w:iCs/>
          <w:color w:val="000000" w:themeColor="text1"/>
          <w:szCs w:val="20"/>
          <w:lang w:eastAsia="zh-CN"/>
        </w:rPr>
      </w:pPr>
      <w:r>
        <w:rPr>
          <w:rFonts w:ascii="Lato" w:eastAsia="DengXian" w:hAnsi="Lato" w:cs="Arial"/>
          <w:b/>
          <w:iCs/>
          <w:color w:val="000000" w:themeColor="text1"/>
          <w:szCs w:val="20"/>
          <w:lang w:eastAsia="zh-CN"/>
        </w:rPr>
        <w:t>Overall a</w:t>
      </w:r>
      <w:r w:rsidR="00FD0AA7" w:rsidRPr="00FD0AA7">
        <w:rPr>
          <w:rFonts w:ascii="Lato" w:eastAsia="DengXian" w:hAnsi="Lato" w:cs="Arial"/>
          <w:b/>
          <w:iCs/>
          <w:color w:val="000000" w:themeColor="text1"/>
          <w:szCs w:val="20"/>
          <w:lang w:eastAsia="zh-CN"/>
        </w:rPr>
        <w:t>ction</w:t>
      </w:r>
      <w:r>
        <w:rPr>
          <w:rFonts w:ascii="Lato" w:eastAsia="DengXian" w:hAnsi="Lato" w:cs="Arial"/>
          <w:b/>
          <w:iCs/>
          <w:color w:val="000000" w:themeColor="text1"/>
          <w:szCs w:val="20"/>
          <w:lang w:eastAsia="zh-CN"/>
        </w:rPr>
        <w:t>s</w:t>
      </w:r>
      <w:r w:rsidR="00FD0AA7" w:rsidRPr="00FD0AA7">
        <w:rPr>
          <w:rFonts w:ascii="Lato" w:eastAsia="DengXian" w:hAnsi="Lato" w:cs="Arial"/>
          <w:b/>
          <w:iCs/>
          <w:color w:val="000000" w:themeColor="text1"/>
          <w:szCs w:val="20"/>
          <w:lang w:eastAsia="zh-CN"/>
        </w:rPr>
        <w:t>:</w:t>
      </w:r>
      <w:r w:rsidR="00FD0AA7" w:rsidRPr="00474AF3">
        <w:rPr>
          <w:rFonts w:ascii="Lato" w:eastAsia="DengXian" w:hAnsi="Lato" w:cs="Arial"/>
          <w:iCs/>
          <w:color w:val="000000" w:themeColor="text1"/>
          <w:szCs w:val="20"/>
          <w:lang w:eastAsia="zh-CN"/>
        </w:rPr>
        <w:t xml:space="preserve"> </w:t>
      </w:r>
      <w:r w:rsidR="000D6F98">
        <w:rPr>
          <w:rFonts w:ascii="Lato" w:eastAsia="DengXian" w:hAnsi="Lato" w:cs="Arial"/>
          <w:iCs/>
          <w:color w:val="000000" w:themeColor="text1"/>
          <w:szCs w:val="20"/>
          <w:lang w:eastAsia="zh-CN"/>
        </w:rPr>
        <w:t>Prompted by the reviewer’s comments</w:t>
      </w:r>
      <w:r w:rsidR="008B36EF">
        <w:rPr>
          <w:rFonts w:ascii="Lato" w:eastAsia="DengXian" w:hAnsi="Lato" w:cs="Arial"/>
          <w:iCs/>
          <w:color w:val="000000" w:themeColor="text1"/>
          <w:szCs w:val="20"/>
          <w:lang w:eastAsia="zh-CN"/>
        </w:rPr>
        <w:t xml:space="preserve"> to sharpen the main novelty of our contribution</w:t>
      </w:r>
      <w:r w:rsidR="000D6F98">
        <w:rPr>
          <w:rFonts w:ascii="Lato" w:eastAsia="DengXian" w:hAnsi="Lato" w:cs="Arial"/>
          <w:iCs/>
          <w:color w:val="000000" w:themeColor="text1"/>
          <w:szCs w:val="20"/>
          <w:lang w:eastAsia="zh-CN"/>
        </w:rPr>
        <w:t xml:space="preserve">, </w:t>
      </w:r>
      <w:r w:rsidR="002A1BEC">
        <w:rPr>
          <w:rFonts w:ascii="Lato" w:eastAsia="DengXian" w:hAnsi="Lato" w:cs="Arial"/>
          <w:iCs/>
          <w:color w:val="000000" w:themeColor="text1"/>
          <w:szCs w:val="20"/>
          <w:lang w:eastAsia="zh-CN"/>
        </w:rPr>
        <w:t>w</w:t>
      </w:r>
      <w:r w:rsidR="00FD0AA7" w:rsidRPr="00FD0AA7">
        <w:rPr>
          <w:rFonts w:ascii="Lato" w:eastAsia="DengXian" w:hAnsi="Lato" w:cs="Arial"/>
          <w:bCs/>
          <w:iCs/>
          <w:color w:val="000000" w:themeColor="text1"/>
          <w:szCs w:val="20"/>
          <w:lang w:eastAsia="zh-CN"/>
        </w:rPr>
        <w:t>e have</w:t>
      </w:r>
      <w:r w:rsidR="008B36EF">
        <w:rPr>
          <w:rFonts w:ascii="Lato" w:eastAsia="DengXian" w:hAnsi="Lato" w:cs="Arial"/>
          <w:bCs/>
          <w:iCs/>
          <w:color w:val="000000" w:themeColor="text1"/>
          <w:szCs w:val="20"/>
          <w:lang w:eastAsia="zh-CN"/>
        </w:rPr>
        <w:t xml:space="preserve"> </w:t>
      </w:r>
      <w:r w:rsidR="000D6F98">
        <w:rPr>
          <w:rFonts w:ascii="Lato" w:eastAsia="DengXian" w:hAnsi="Lato" w:cs="Arial"/>
          <w:bCs/>
          <w:iCs/>
          <w:color w:val="000000" w:themeColor="text1"/>
          <w:szCs w:val="20"/>
          <w:lang w:eastAsia="zh-CN"/>
        </w:rPr>
        <w:t>transformed</w:t>
      </w:r>
      <w:r w:rsidR="000D6F98" w:rsidRPr="00FD0AA7">
        <w:rPr>
          <w:rFonts w:ascii="Lato" w:eastAsia="DengXian" w:hAnsi="Lato" w:cs="Arial"/>
          <w:bCs/>
          <w:iCs/>
          <w:color w:val="000000" w:themeColor="text1"/>
          <w:szCs w:val="20"/>
          <w:lang w:eastAsia="zh-CN"/>
        </w:rPr>
        <w:t xml:space="preserve"> </w:t>
      </w:r>
      <w:r w:rsidR="00FD0AA7" w:rsidRPr="00FD0AA7">
        <w:rPr>
          <w:rFonts w:ascii="Lato" w:eastAsia="DengXian" w:hAnsi="Lato" w:cs="Arial"/>
          <w:bCs/>
          <w:iCs/>
          <w:color w:val="000000" w:themeColor="text1"/>
          <w:szCs w:val="20"/>
          <w:lang w:eastAsia="zh-CN"/>
        </w:rPr>
        <w:t xml:space="preserve">the manuscript from a ‘Review’ to a ‘Perspective’ with a new title, ‘Towards </w:t>
      </w:r>
      <w:r w:rsidR="00FD0AA7" w:rsidRPr="00FD0AA7">
        <w:rPr>
          <w:rFonts w:ascii="Lato" w:eastAsia="DengXian" w:hAnsi="Lato" w:cs="Arial" w:hint="eastAsia"/>
          <w:bCs/>
          <w:iCs/>
          <w:color w:val="000000" w:themeColor="text1"/>
          <w:szCs w:val="20"/>
          <w:lang w:eastAsia="zh-CN"/>
        </w:rPr>
        <w:t>gr</w:t>
      </w:r>
      <w:r w:rsidR="00FD0AA7" w:rsidRPr="00FD0AA7">
        <w:rPr>
          <w:rFonts w:ascii="Lato" w:eastAsia="DengXian" w:hAnsi="Lato" w:cs="Arial"/>
          <w:bCs/>
          <w:iCs/>
          <w:color w:val="000000" w:themeColor="text1"/>
          <w:szCs w:val="20"/>
          <w:lang w:eastAsia="zh-CN"/>
        </w:rPr>
        <w:t xml:space="preserve">een </w:t>
      </w:r>
      <w:r w:rsidR="00FD0AA7" w:rsidRPr="00FD0AA7">
        <w:rPr>
          <w:rFonts w:ascii="Lato" w:eastAsia="DengXian" w:hAnsi="Lato" w:cs="Arial" w:hint="eastAsia"/>
          <w:bCs/>
          <w:iCs/>
          <w:color w:val="000000" w:themeColor="text1"/>
          <w:szCs w:val="20"/>
          <w:lang w:eastAsia="zh-CN"/>
        </w:rPr>
        <w:t>a</w:t>
      </w:r>
      <w:r w:rsidR="00FD0AA7" w:rsidRPr="00FD0AA7">
        <w:rPr>
          <w:rFonts w:ascii="Lato" w:eastAsia="DengXian" w:hAnsi="Lato" w:cs="Arial"/>
          <w:bCs/>
          <w:iCs/>
          <w:color w:val="000000" w:themeColor="text1"/>
          <w:szCs w:val="20"/>
          <w:lang w:eastAsia="zh-CN"/>
        </w:rPr>
        <w:t xml:space="preserve">cetylene </w:t>
      </w:r>
      <w:r w:rsidR="00FD0AA7" w:rsidRPr="00FD0AA7">
        <w:rPr>
          <w:rFonts w:ascii="Lato" w:eastAsia="DengXian" w:hAnsi="Lato" w:cs="Arial" w:hint="eastAsia"/>
          <w:bCs/>
          <w:iCs/>
          <w:color w:val="000000" w:themeColor="text1"/>
          <w:szCs w:val="20"/>
          <w:lang w:eastAsia="zh-CN"/>
        </w:rPr>
        <w:t>s</w:t>
      </w:r>
      <w:r w:rsidR="00FD0AA7" w:rsidRPr="00FD0AA7">
        <w:rPr>
          <w:rFonts w:ascii="Lato" w:eastAsia="DengXian" w:hAnsi="Lato" w:cs="Arial"/>
          <w:bCs/>
          <w:iCs/>
          <w:color w:val="000000" w:themeColor="text1"/>
          <w:szCs w:val="20"/>
          <w:lang w:eastAsia="zh-CN"/>
        </w:rPr>
        <w:t xml:space="preserve">ynthesis and </w:t>
      </w:r>
      <w:r w:rsidR="00FD0AA7" w:rsidRPr="00FD0AA7">
        <w:rPr>
          <w:rFonts w:ascii="Lato" w:eastAsia="DengXian" w:hAnsi="Lato" w:cs="Arial" w:hint="eastAsia"/>
          <w:bCs/>
          <w:iCs/>
          <w:color w:val="000000" w:themeColor="text1"/>
          <w:szCs w:val="20"/>
          <w:lang w:eastAsia="zh-CN"/>
        </w:rPr>
        <w:t>a</w:t>
      </w:r>
      <w:r w:rsidR="00FD0AA7" w:rsidRPr="00FD0AA7">
        <w:rPr>
          <w:rFonts w:ascii="Lato" w:eastAsia="DengXian" w:hAnsi="Lato" w:cs="Arial"/>
          <w:bCs/>
          <w:iCs/>
          <w:color w:val="000000" w:themeColor="text1"/>
          <w:szCs w:val="20"/>
          <w:lang w:eastAsia="zh-CN"/>
        </w:rPr>
        <w:t xml:space="preserve">pplication’. </w:t>
      </w:r>
      <w:r w:rsidR="00FD0AA7" w:rsidRPr="00FD0AA7">
        <w:rPr>
          <w:rFonts w:ascii="Lato" w:eastAsia="DengXian" w:hAnsi="Lato" w:cs="Arial" w:hint="eastAsia"/>
          <w:bCs/>
          <w:iCs/>
          <w:color w:val="000000" w:themeColor="text1"/>
          <w:szCs w:val="20"/>
          <w:lang w:eastAsia="zh-CN"/>
        </w:rPr>
        <w:t>W</w:t>
      </w:r>
      <w:r w:rsidR="00FD0AA7" w:rsidRPr="00FD0AA7">
        <w:rPr>
          <w:rFonts w:ascii="Lato" w:eastAsia="DengXian" w:hAnsi="Lato" w:cs="Arial"/>
          <w:bCs/>
          <w:iCs/>
          <w:color w:val="000000" w:themeColor="text1"/>
          <w:szCs w:val="20"/>
          <w:lang w:eastAsia="zh-CN"/>
        </w:rPr>
        <w:t>e have</w:t>
      </w:r>
      <w:r w:rsidR="00FD0AA7" w:rsidRPr="00FD0AA7">
        <w:rPr>
          <w:rFonts w:ascii="Lato" w:eastAsia="DengXian" w:hAnsi="Lato" w:cs="Arial" w:hint="eastAsia"/>
          <w:bCs/>
          <w:iCs/>
          <w:color w:val="000000" w:themeColor="text1"/>
          <w:szCs w:val="20"/>
          <w:lang w:eastAsia="zh-CN"/>
        </w:rPr>
        <w:t xml:space="preserve"> also</w:t>
      </w:r>
      <w:r w:rsidR="00FD0AA7" w:rsidRPr="00FD0AA7">
        <w:rPr>
          <w:rFonts w:ascii="Lato" w:eastAsia="DengXian" w:hAnsi="Lato" w:cs="Arial"/>
          <w:bCs/>
          <w:iCs/>
          <w:color w:val="000000" w:themeColor="text1"/>
          <w:szCs w:val="20"/>
          <w:lang w:eastAsia="zh-CN"/>
        </w:rPr>
        <w:t xml:space="preserve"> </w:t>
      </w:r>
      <w:r w:rsidR="00FD0AA7" w:rsidRPr="00FD0AA7">
        <w:rPr>
          <w:rFonts w:ascii="Lato" w:eastAsia="DengXian" w:hAnsi="Lato" w:cs="Arial" w:hint="eastAsia"/>
          <w:bCs/>
          <w:iCs/>
          <w:color w:val="000000" w:themeColor="text1"/>
          <w:szCs w:val="20"/>
          <w:lang w:eastAsia="zh-CN"/>
        </w:rPr>
        <w:t xml:space="preserve">modified the Introduction part, </w:t>
      </w:r>
      <w:r w:rsidR="00FD0AA7" w:rsidRPr="00FD0AA7">
        <w:rPr>
          <w:rFonts w:ascii="Lato" w:eastAsia="DengXian" w:hAnsi="Lato" w:cs="Arial"/>
          <w:bCs/>
          <w:iCs/>
          <w:color w:val="000000" w:themeColor="text1"/>
          <w:szCs w:val="20"/>
          <w:lang w:eastAsia="zh-CN"/>
        </w:rPr>
        <w:t xml:space="preserve">significantly condensed the discussion on conventional </w:t>
      </w:r>
      <w:r w:rsidR="00627515" w:rsidRPr="00FD0AA7">
        <w:rPr>
          <w:rFonts w:ascii="Lato" w:eastAsia="DengXian" w:hAnsi="Lato" w:cs="Arial"/>
          <w:bCs/>
          <w:iCs/>
          <w:color w:val="000000" w:themeColor="text1"/>
          <w:szCs w:val="20"/>
          <w:lang w:eastAsia="zh-CN"/>
        </w:rPr>
        <w:t>C</w:t>
      </w:r>
      <w:r w:rsidR="00627515" w:rsidRPr="00FD0AA7">
        <w:rPr>
          <w:rFonts w:ascii="Lato" w:eastAsia="DengXian" w:hAnsi="Lato" w:cs="Arial"/>
          <w:bCs/>
          <w:iCs/>
          <w:color w:val="000000" w:themeColor="text1"/>
          <w:szCs w:val="20"/>
          <w:vertAlign w:val="subscript"/>
          <w:lang w:eastAsia="zh-CN"/>
        </w:rPr>
        <w:t>2</w:t>
      </w:r>
      <w:r w:rsidR="00627515" w:rsidRPr="00FD0AA7">
        <w:rPr>
          <w:rFonts w:ascii="Lato" w:eastAsia="DengXian" w:hAnsi="Lato" w:cs="Arial"/>
          <w:bCs/>
          <w:iCs/>
          <w:color w:val="000000" w:themeColor="text1"/>
          <w:szCs w:val="20"/>
          <w:lang w:eastAsia="zh-CN"/>
        </w:rPr>
        <w:t>H</w:t>
      </w:r>
      <w:r w:rsidR="00627515" w:rsidRPr="00FD0AA7">
        <w:rPr>
          <w:rFonts w:ascii="Lato" w:eastAsia="DengXian" w:hAnsi="Lato" w:cs="Arial"/>
          <w:bCs/>
          <w:iCs/>
          <w:color w:val="000000" w:themeColor="text1"/>
          <w:szCs w:val="20"/>
          <w:vertAlign w:val="subscript"/>
          <w:lang w:eastAsia="zh-CN"/>
        </w:rPr>
        <w:t>2</w:t>
      </w:r>
      <w:r w:rsidR="00627515" w:rsidRPr="00FD0AA7">
        <w:rPr>
          <w:rFonts w:ascii="Lato" w:eastAsia="DengXian" w:hAnsi="Lato" w:cs="Arial"/>
          <w:bCs/>
          <w:iCs/>
          <w:color w:val="000000" w:themeColor="text1"/>
          <w:szCs w:val="20"/>
          <w:lang w:eastAsia="zh-CN"/>
        </w:rPr>
        <w:t xml:space="preserve"> </w:t>
      </w:r>
      <w:r w:rsidR="00FD0AA7" w:rsidRPr="00FD0AA7">
        <w:rPr>
          <w:rFonts w:ascii="Lato" w:eastAsia="DengXian" w:hAnsi="Lato" w:cs="Arial"/>
          <w:bCs/>
          <w:iCs/>
          <w:color w:val="000000" w:themeColor="text1"/>
          <w:szCs w:val="20"/>
          <w:lang w:eastAsia="zh-CN"/>
        </w:rPr>
        <w:t xml:space="preserve">production technologies </w:t>
      </w:r>
      <w:r w:rsidR="00FD0AA7" w:rsidRPr="00FD0AA7">
        <w:rPr>
          <w:rFonts w:ascii="Lato" w:eastAsia="DengXian" w:hAnsi="Lato" w:cs="Arial" w:hint="eastAsia"/>
          <w:bCs/>
          <w:iCs/>
          <w:color w:val="000000" w:themeColor="text1"/>
          <w:szCs w:val="20"/>
          <w:lang w:eastAsia="zh-CN"/>
        </w:rPr>
        <w:t xml:space="preserve">in </w:t>
      </w:r>
      <w:r w:rsidR="008B36EF" w:rsidRPr="00FD0AA7">
        <w:rPr>
          <w:rFonts w:ascii="Lato" w:eastAsia="DengXian" w:hAnsi="Lato" w:cs="Arial" w:hint="eastAsia"/>
          <w:bCs/>
          <w:iCs/>
          <w:color w:val="000000" w:themeColor="text1"/>
          <w:szCs w:val="20"/>
          <w:lang w:eastAsia="zh-CN"/>
        </w:rPr>
        <w:t>Section</w:t>
      </w:r>
      <w:r w:rsidR="008B36EF">
        <w:rPr>
          <w:rFonts w:ascii="Lato" w:eastAsia="DengXian" w:hAnsi="Lato" w:cs="Arial"/>
          <w:bCs/>
          <w:iCs/>
          <w:color w:val="000000" w:themeColor="text1"/>
          <w:szCs w:val="20"/>
          <w:lang w:eastAsia="zh-CN"/>
        </w:rPr>
        <w:t> </w:t>
      </w:r>
      <w:r w:rsidR="00FD0AA7" w:rsidRPr="00FD0AA7">
        <w:rPr>
          <w:rFonts w:ascii="Lato" w:eastAsia="DengXian" w:hAnsi="Lato" w:cs="Arial" w:hint="eastAsia"/>
          <w:bCs/>
          <w:iCs/>
          <w:color w:val="000000" w:themeColor="text1"/>
          <w:szCs w:val="20"/>
          <w:lang w:eastAsia="zh-CN"/>
        </w:rPr>
        <w:t xml:space="preserve">2, </w:t>
      </w:r>
      <w:r w:rsidR="00FD0AA7" w:rsidRPr="00FD0AA7">
        <w:rPr>
          <w:rFonts w:ascii="Lato" w:eastAsia="DengXian" w:hAnsi="Lato" w:cs="Arial"/>
          <w:bCs/>
          <w:iCs/>
          <w:color w:val="000000" w:themeColor="text1"/>
          <w:szCs w:val="20"/>
          <w:lang w:eastAsia="zh-CN"/>
        </w:rPr>
        <w:t>and added new emerging C</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H</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 xml:space="preserve"> application technologies </w:t>
      </w:r>
      <w:r w:rsidR="00FD0AA7" w:rsidRPr="00FD0AA7">
        <w:rPr>
          <w:rFonts w:ascii="Lato" w:eastAsia="DengXian" w:hAnsi="Lato" w:cs="Arial" w:hint="eastAsia"/>
          <w:bCs/>
          <w:iCs/>
          <w:color w:val="000000" w:themeColor="text1"/>
          <w:szCs w:val="20"/>
          <w:lang w:eastAsia="zh-CN"/>
        </w:rPr>
        <w:t xml:space="preserve">in </w:t>
      </w:r>
      <w:r w:rsidR="008B36EF" w:rsidRPr="00FD0AA7">
        <w:rPr>
          <w:rFonts w:ascii="Lato" w:eastAsia="DengXian" w:hAnsi="Lato" w:cs="Arial" w:hint="eastAsia"/>
          <w:bCs/>
          <w:iCs/>
          <w:color w:val="000000" w:themeColor="text1"/>
          <w:szCs w:val="20"/>
          <w:lang w:eastAsia="zh-CN"/>
        </w:rPr>
        <w:t>Section</w:t>
      </w:r>
      <w:r w:rsidR="008B36EF">
        <w:rPr>
          <w:rFonts w:ascii="Lato" w:eastAsia="DengXian" w:hAnsi="Lato" w:cs="Arial"/>
          <w:bCs/>
          <w:iCs/>
          <w:color w:val="000000" w:themeColor="text1"/>
          <w:szCs w:val="20"/>
          <w:lang w:eastAsia="zh-CN"/>
        </w:rPr>
        <w:t> </w:t>
      </w:r>
      <w:r w:rsidR="00FD0AA7" w:rsidRPr="00FD0AA7">
        <w:rPr>
          <w:rFonts w:ascii="Lato" w:eastAsia="DengXian" w:hAnsi="Lato" w:cs="Arial" w:hint="eastAsia"/>
          <w:bCs/>
          <w:iCs/>
          <w:color w:val="000000" w:themeColor="text1"/>
          <w:szCs w:val="20"/>
          <w:lang w:eastAsia="zh-CN"/>
        </w:rPr>
        <w:t xml:space="preserve">3 </w:t>
      </w:r>
      <w:r w:rsidR="00FD0AA7" w:rsidRPr="00FD0AA7">
        <w:rPr>
          <w:rFonts w:ascii="Lato" w:eastAsia="DengXian" w:hAnsi="Lato" w:cs="Arial"/>
          <w:bCs/>
          <w:iCs/>
          <w:color w:val="000000" w:themeColor="text1"/>
          <w:szCs w:val="20"/>
          <w:lang w:eastAsia="zh-CN"/>
        </w:rPr>
        <w:t>to highlight our forward</w:t>
      </w:r>
      <w:r w:rsidR="00FD0AA7" w:rsidRPr="00FD0AA7">
        <w:rPr>
          <w:rFonts w:ascii="Lato" w:eastAsia="DengXian" w:hAnsi="Lato" w:cs="Arial"/>
          <w:bCs/>
          <w:iCs/>
          <w:color w:val="000000" w:themeColor="text1"/>
          <w:szCs w:val="20"/>
          <w:lang w:eastAsia="zh-CN"/>
        </w:rPr>
        <w:noBreakHyphen/>
        <w:t>looking focus. Furthermore, we have incorporated data on the predicted availability of renewable feedstocks, including biochar and biogas, by 2050, to assess the feasibility of proposed green C</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H</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 xml:space="preserve"> production </w:t>
      </w:r>
      <w:r w:rsidR="008B36EF">
        <w:rPr>
          <w:rFonts w:ascii="Lato" w:eastAsia="DengXian" w:hAnsi="Lato" w:cs="Arial"/>
          <w:bCs/>
          <w:iCs/>
          <w:color w:val="000000" w:themeColor="text1"/>
          <w:szCs w:val="20"/>
          <w:lang w:eastAsia="zh-CN"/>
        </w:rPr>
        <w:t>roadmap</w:t>
      </w:r>
      <w:r w:rsidR="00FD0AA7" w:rsidRPr="00FD0AA7">
        <w:rPr>
          <w:rFonts w:ascii="Lato" w:eastAsia="DengXian" w:hAnsi="Lato" w:cs="Arial"/>
          <w:bCs/>
          <w:iCs/>
          <w:color w:val="000000" w:themeColor="text1"/>
          <w:szCs w:val="20"/>
          <w:lang w:eastAsia="zh-CN"/>
        </w:rPr>
        <w:t>.</w:t>
      </w:r>
      <w:r w:rsidR="00222CCA">
        <w:rPr>
          <w:rFonts w:ascii="Lato" w:eastAsia="DengXian" w:hAnsi="Lato" w:cs="Arial"/>
          <w:bCs/>
          <w:iCs/>
          <w:color w:val="000000" w:themeColor="text1"/>
          <w:szCs w:val="20"/>
          <w:lang w:eastAsia="zh-CN"/>
        </w:rPr>
        <w:t xml:space="preserve"> </w:t>
      </w:r>
      <w:r w:rsidR="00222CCA" w:rsidRPr="00552F83">
        <w:rPr>
          <w:rFonts w:ascii="Lato" w:eastAsia="DengXian" w:hAnsi="Lato" w:cs="Arial"/>
          <w:iCs/>
          <w:color w:val="000000" w:themeColor="text1"/>
          <w:szCs w:val="20"/>
          <w:lang w:eastAsia="zh-CN"/>
        </w:rPr>
        <w:t>Detailed responses to the reviewer’s comments are provided below.</w:t>
      </w:r>
    </w:p>
    <w:p w14:paraId="6D1373B7" w14:textId="77777777" w:rsidR="004A3AD9" w:rsidRPr="00552F83" w:rsidRDefault="004A3AD9" w:rsidP="00BA1265">
      <w:pPr>
        <w:spacing w:after="0"/>
        <w:rPr>
          <w:rFonts w:ascii="Lato" w:eastAsia="DengXian" w:hAnsi="Lato" w:cs="Arial"/>
          <w:iCs/>
          <w:color w:val="000000" w:themeColor="text1"/>
          <w:szCs w:val="20"/>
          <w:lang w:eastAsia="zh-CN"/>
        </w:rPr>
      </w:pPr>
    </w:p>
    <w:p w14:paraId="662339C5" w14:textId="2BF7987C" w:rsidR="00013347" w:rsidRPr="00552F83" w:rsidRDefault="00013347" w:rsidP="0074746F">
      <w:pPr>
        <w:spacing w:after="80"/>
        <w:rPr>
          <w:rFonts w:ascii="Lato" w:eastAsia="Cambria" w:hAnsi="Lato" w:cs="Arial"/>
          <w:iCs/>
          <w:color w:val="0000FF"/>
          <w:szCs w:val="20"/>
        </w:rPr>
      </w:pPr>
      <w:r w:rsidRPr="00453EDA">
        <w:rPr>
          <w:rFonts w:ascii="Lato" w:eastAsia="Cambria" w:hAnsi="Lato" w:cs="Arial"/>
          <w:iCs/>
          <w:color w:val="0000FF"/>
          <w:szCs w:val="20"/>
        </w:rPr>
        <w:t>2.1. </w:t>
      </w:r>
      <w:r w:rsidR="006B7AB5" w:rsidRPr="00453EDA">
        <w:rPr>
          <w:rFonts w:ascii="Lato" w:eastAsia="Cambria" w:hAnsi="Lato" w:cs="Arial"/>
          <w:iCs/>
          <w:color w:val="0000FF"/>
          <w:szCs w:val="20"/>
        </w:rPr>
        <w:t xml:space="preserve">As a review article, this manuscript spends the major part </w:t>
      </w:r>
      <w:proofErr w:type="gramStart"/>
      <w:r w:rsidR="006B7AB5" w:rsidRPr="00453EDA">
        <w:rPr>
          <w:rFonts w:ascii="Lato" w:eastAsia="Cambria" w:hAnsi="Lato" w:cs="Arial"/>
          <w:iCs/>
          <w:color w:val="0000FF"/>
          <w:szCs w:val="20"/>
        </w:rPr>
        <w:t>to discuss</w:t>
      </w:r>
      <w:proofErr w:type="gramEnd"/>
      <w:r w:rsidR="006B7AB5" w:rsidRPr="00453EDA">
        <w:rPr>
          <w:rFonts w:ascii="Lato" w:eastAsia="Cambria" w:hAnsi="Lato" w:cs="Arial"/>
          <w:iCs/>
          <w:color w:val="0000FF"/>
          <w:szCs w:val="20"/>
        </w:rPr>
        <w:t xml:space="preserve"> the conventional technologies to produce acetylene, such as CaC</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 xml:space="preserve"> route, partial oxidation and thermal plasma pyrolysis. To be noted, the acetylene production technologies nowadays all have no connections with catalysis. The reason would be attributed to the thermodynamic features of C</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H</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 The group of the authors are expertized in catalysis. I can’t clearly see the C</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H</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-related research background of the authors, as well as the potential solutions to produce C</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H</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 xml:space="preserve"> via thermal catalysis route. Regarding the downstream organic synthesis of C</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H</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 I also cannot justify the new chemistry or new big market given from the review context. From my personal opinion, the authors for a review paper should have had deep understanding on such a research area with sound publications (i.e., research experience).</w:t>
      </w:r>
    </w:p>
    <w:p w14:paraId="352705E6" w14:textId="4C9EABE1" w:rsidR="00CB36A4" w:rsidRDefault="002F05C9" w:rsidP="009F66EA">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W</w:t>
      </w:r>
      <w:r w:rsidR="009F66EA">
        <w:rPr>
          <w:rFonts w:ascii="Lato" w:eastAsia="DengXian" w:hAnsi="Lato" w:cs="Arial"/>
          <w:iCs/>
          <w:color w:val="000000" w:themeColor="text1"/>
          <w:szCs w:val="20"/>
          <w:lang w:eastAsia="zh-CN"/>
        </w:rPr>
        <w:t xml:space="preserve">e </w:t>
      </w:r>
      <w:r>
        <w:rPr>
          <w:rFonts w:ascii="Lato" w:eastAsia="DengXian" w:hAnsi="Lato" w:cs="Arial"/>
          <w:iCs/>
          <w:color w:val="000000" w:themeColor="text1"/>
          <w:szCs w:val="20"/>
          <w:lang w:eastAsia="zh-CN"/>
        </w:rPr>
        <w:t>disagree</w:t>
      </w:r>
      <w:r w:rsidR="009F66EA">
        <w:rPr>
          <w:rFonts w:ascii="Lato" w:eastAsia="DengXian" w:hAnsi="Lato" w:cs="Arial"/>
          <w:iCs/>
          <w:color w:val="000000" w:themeColor="text1"/>
          <w:szCs w:val="20"/>
          <w:lang w:eastAsia="zh-CN"/>
        </w:rPr>
        <w:t xml:space="preserve"> </w:t>
      </w:r>
      <w:r>
        <w:rPr>
          <w:rFonts w:ascii="Lato" w:eastAsia="DengXian" w:hAnsi="Lato" w:cs="Arial"/>
          <w:iCs/>
          <w:color w:val="000000" w:themeColor="text1"/>
          <w:szCs w:val="20"/>
          <w:lang w:eastAsia="zh-CN"/>
        </w:rPr>
        <w:t xml:space="preserve">on </w:t>
      </w:r>
      <w:r w:rsidR="009F66EA">
        <w:rPr>
          <w:rFonts w:ascii="Lato" w:eastAsia="DengXian" w:hAnsi="Lato" w:cs="Arial"/>
          <w:iCs/>
          <w:color w:val="000000" w:themeColor="text1"/>
          <w:szCs w:val="20"/>
          <w:lang w:eastAsia="zh-CN"/>
        </w:rPr>
        <w:t>the</w:t>
      </w:r>
      <w:r w:rsidR="000271FD" w:rsidRPr="000271FD">
        <w:rPr>
          <w:rFonts w:ascii="Lato" w:eastAsia="DengXian" w:hAnsi="Lato" w:cs="Arial"/>
          <w:iCs/>
          <w:color w:val="000000" w:themeColor="text1"/>
          <w:szCs w:val="20"/>
          <w:lang w:eastAsia="zh-CN"/>
        </w:rPr>
        <w:t xml:space="preserve"> assertion that the authors' expertise is limited to </w:t>
      </w:r>
      <w:r w:rsidR="000271FD">
        <w:rPr>
          <w:rFonts w:ascii="Lato" w:eastAsia="DengXian" w:hAnsi="Lato" w:cs="Arial"/>
          <w:iCs/>
          <w:color w:val="000000" w:themeColor="text1"/>
          <w:szCs w:val="20"/>
          <w:lang w:eastAsia="zh-CN"/>
        </w:rPr>
        <w:t>‘</w:t>
      </w:r>
      <w:r w:rsidR="000271FD" w:rsidRPr="000271FD">
        <w:rPr>
          <w:rFonts w:ascii="Lato" w:eastAsia="DengXian" w:hAnsi="Lato" w:cs="Arial"/>
          <w:iCs/>
          <w:color w:val="000000" w:themeColor="text1"/>
          <w:szCs w:val="20"/>
          <w:lang w:eastAsia="zh-CN"/>
        </w:rPr>
        <w:t>catalysis</w:t>
      </w:r>
      <w:r w:rsidR="000271FD">
        <w:rPr>
          <w:rFonts w:ascii="Lato" w:eastAsia="DengXian" w:hAnsi="Lato" w:cs="Arial"/>
          <w:iCs/>
          <w:color w:val="000000" w:themeColor="text1"/>
          <w:szCs w:val="20"/>
          <w:lang w:eastAsia="zh-CN"/>
        </w:rPr>
        <w:t>’</w:t>
      </w:r>
      <w:r w:rsidR="000271FD" w:rsidRPr="000271FD">
        <w:rPr>
          <w:rFonts w:ascii="Lato" w:eastAsia="DengXian" w:hAnsi="Lato" w:cs="Arial"/>
          <w:iCs/>
          <w:color w:val="000000" w:themeColor="text1"/>
          <w:szCs w:val="20"/>
          <w:lang w:eastAsia="zh-CN"/>
        </w:rPr>
        <w:t xml:space="preserve">, since </w:t>
      </w:r>
      <w:r w:rsidR="009F66EA">
        <w:rPr>
          <w:rFonts w:ascii="Lato" w:eastAsia="DengXian" w:hAnsi="Lato" w:cs="Arial"/>
          <w:iCs/>
          <w:color w:val="000000" w:themeColor="text1"/>
          <w:szCs w:val="20"/>
          <w:lang w:eastAsia="zh-CN"/>
        </w:rPr>
        <w:t>we</w:t>
      </w:r>
      <w:r w:rsidR="000271FD" w:rsidRPr="000271FD">
        <w:rPr>
          <w:rFonts w:ascii="Lato" w:eastAsia="DengXian" w:hAnsi="Lato" w:cs="Arial"/>
          <w:iCs/>
          <w:color w:val="000000" w:themeColor="text1"/>
          <w:szCs w:val="20"/>
          <w:lang w:eastAsia="zh-CN"/>
        </w:rPr>
        <w:t xml:space="preserve"> also cover </w:t>
      </w:r>
      <w:r w:rsidR="000271FD">
        <w:rPr>
          <w:rFonts w:ascii="Lato" w:eastAsia="DengXian" w:hAnsi="Lato" w:cs="Arial"/>
          <w:iCs/>
          <w:color w:val="000000" w:themeColor="text1"/>
          <w:szCs w:val="20"/>
          <w:lang w:eastAsia="zh-CN"/>
        </w:rPr>
        <w:t xml:space="preserve">in a leading fashion </w:t>
      </w:r>
      <w:r w:rsidR="000271FD" w:rsidRPr="000271FD">
        <w:rPr>
          <w:rFonts w:ascii="Lato" w:eastAsia="DengXian" w:hAnsi="Lato" w:cs="Arial"/>
          <w:iCs/>
          <w:color w:val="000000" w:themeColor="text1"/>
          <w:szCs w:val="20"/>
          <w:lang w:eastAsia="zh-CN"/>
        </w:rPr>
        <w:t>the area</w:t>
      </w:r>
      <w:r w:rsidR="000271FD">
        <w:rPr>
          <w:rFonts w:ascii="Lato" w:eastAsia="DengXian" w:hAnsi="Lato" w:cs="Arial"/>
          <w:iCs/>
          <w:color w:val="000000" w:themeColor="text1"/>
          <w:szCs w:val="20"/>
          <w:lang w:eastAsia="zh-CN"/>
        </w:rPr>
        <w:t>s</w:t>
      </w:r>
      <w:r w:rsidR="000271FD" w:rsidRPr="000271FD">
        <w:rPr>
          <w:rFonts w:ascii="Lato" w:eastAsia="DengXian" w:hAnsi="Lato" w:cs="Arial"/>
          <w:iCs/>
          <w:color w:val="000000" w:themeColor="text1"/>
          <w:szCs w:val="20"/>
          <w:lang w:eastAsia="zh-CN"/>
        </w:rPr>
        <w:t xml:space="preserve"> of </w:t>
      </w:r>
      <w:r w:rsidR="000271FD">
        <w:rPr>
          <w:rFonts w:ascii="Lato" w:eastAsia="DengXian" w:hAnsi="Lato" w:cs="Arial"/>
          <w:iCs/>
          <w:color w:val="000000" w:themeColor="text1"/>
          <w:szCs w:val="20"/>
          <w:lang w:eastAsia="zh-CN"/>
        </w:rPr>
        <w:t>‘sustainability’ and ‘</w:t>
      </w:r>
      <w:r w:rsidR="000271FD" w:rsidRPr="000271FD">
        <w:rPr>
          <w:rFonts w:ascii="Lato" w:eastAsia="DengXian" w:hAnsi="Lato" w:cs="Arial"/>
          <w:iCs/>
          <w:color w:val="000000" w:themeColor="text1"/>
          <w:szCs w:val="20"/>
          <w:lang w:eastAsia="zh-CN"/>
        </w:rPr>
        <w:t>systems engineering</w:t>
      </w:r>
      <w:r w:rsidR="000271FD">
        <w:rPr>
          <w:rFonts w:ascii="Lato" w:eastAsia="DengXian" w:hAnsi="Lato" w:cs="Arial"/>
          <w:iCs/>
          <w:color w:val="000000" w:themeColor="text1"/>
          <w:szCs w:val="20"/>
          <w:lang w:eastAsia="zh-CN"/>
        </w:rPr>
        <w:t>’</w:t>
      </w:r>
      <w:r w:rsidR="000271FD" w:rsidRPr="000271FD">
        <w:rPr>
          <w:rFonts w:ascii="Lato" w:eastAsia="DengXian" w:hAnsi="Lato" w:cs="Arial"/>
          <w:iCs/>
          <w:color w:val="000000" w:themeColor="text1"/>
          <w:szCs w:val="20"/>
          <w:lang w:eastAsia="zh-CN"/>
        </w:rPr>
        <w:t xml:space="preserve"> as can be </w:t>
      </w:r>
      <w:r w:rsidR="000271FD">
        <w:rPr>
          <w:rFonts w:ascii="Lato" w:eastAsia="DengXian" w:hAnsi="Lato" w:cs="Arial"/>
          <w:iCs/>
          <w:color w:val="000000" w:themeColor="text1"/>
          <w:szCs w:val="20"/>
          <w:lang w:eastAsia="zh-CN"/>
        </w:rPr>
        <w:t>concluded</w:t>
      </w:r>
      <w:r w:rsidR="000271FD" w:rsidRPr="000271FD">
        <w:rPr>
          <w:rFonts w:ascii="Lato" w:eastAsia="DengXian" w:hAnsi="Lato" w:cs="Arial"/>
          <w:iCs/>
          <w:color w:val="000000" w:themeColor="text1"/>
          <w:szCs w:val="20"/>
          <w:lang w:eastAsia="zh-CN"/>
        </w:rPr>
        <w:t xml:space="preserve"> by a</w:t>
      </w:r>
      <w:r w:rsidR="000271FD">
        <w:rPr>
          <w:rFonts w:ascii="Lato" w:eastAsia="DengXian" w:hAnsi="Lato" w:cs="Arial"/>
          <w:iCs/>
          <w:color w:val="000000" w:themeColor="text1"/>
          <w:szCs w:val="20"/>
          <w:lang w:eastAsia="zh-CN"/>
        </w:rPr>
        <w:t xml:space="preserve"> </w:t>
      </w:r>
      <w:r w:rsidR="009F66EA">
        <w:rPr>
          <w:rFonts w:ascii="Lato" w:eastAsia="DengXian" w:hAnsi="Lato" w:cs="Arial"/>
          <w:iCs/>
          <w:color w:val="000000" w:themeColor="text1"/>
          <w:szCs w:val="20"/>
          <w:lang w:eastAsia="zh-CN"/>
        </w:rPr>
        <w:t xml:space="preserve">simple </w:t>
      </w:r>
      <w:r w:rsidR="000271FD" w:rsidRPr="000271FD">
        <w:rPr>
          <w:rFonts w:ascii="Lato" w:eastAsia="DengXian" w:hAnsi="Lato" w:cs="Arial"/>
          <w:iCs/>
          <w:color w:val="000000" w:themeColor="text1"/>
          <w:szCs w:val="20"/>
          <w:lang w:eastAsia="zh-CN"/>
        </w:rPr>
        <w:t>literature search</w:t>
      </w:r>
      <w:r w:rsidR="000271FD">
        <w:rPr>
          <w:rFonts w:ascii="Lato" w:eastAsia="DengXian" w:hAnsi="Lato" w:cs="Arial"/>
          <w:iCs/>
          <w:color w:val="000000" w:themeColor="text1"/>
          <w:szCs w:val="20"/>
          <w:lang w:eastAsia="zh-CN"/>
        </w:rPr>
        <w:t xml:space="preserve"> in the Web of Science</w:t>
      </w:r>
      <w:r w:rsidR="000271FD" w:rsidRPr="000271FD">
        <w:rPr>
          <w:rFonts w:ascii="Lato" w:eastAsia="DengXian" w:hAnsi="Lato" w:cs="Arial"/>
          <w:iCs/>
          <w:color w:val="000000" w:themeColor="text1"/>
          <w:szCs w:val="20"/>
          <w:lang w:eastAsia="zh-CN"/>
        </w:rPr>
        <w:t>.</w:t>
      </w:r>
      <w:r w:rsidR="000271FD">
        <w:rPr>
          <w:rFonts w:ascii="Lato" w:eastAsia="DengXian" w:hAnsi="Lato" w:cs="Arial"/>
          <w:iCs/>
          <w:color w:val="000000" w:themeColor="text1"/>
          <w:szCs w:val="20"/>
          <w:lang w:eastAsia="zh-CN"/>
        </w:rPr>
        <w:t xml:space="preserve"> More specifically, we consider it bold and offensive to question our qualification to write this article. </w:t>
      </w:r>
      <w:r w:rsidR="00CB36A4">
        <w:rPr>
          <w:rFonts w:ascii="Lato" w:eastAsia="DengXian" w:hAnsi="Lato" w:cs="Arial"/>
          <w:iCs/>
          <w:color w:val="000000" w:themeColor="text1"/>
          <w:szCs w:val="20"/>
          <w:lang w:eastAsia="zh-CN"/>
        </w:rPr>
        <w:t xml:space="preserve">For example, the corresponding author has demonstrated proficiency in ‘acetylene chemistry’ with at least 35 articles published in this area, not to mention their </w:t>
      </w:r>
      <w:r w:rsidR="00367A24">
        <w:rPr>
          <w:rFonts w:ascii="Lato" w:eastAsia="DengXian" w:hAnsi="Lato" w:cs="Arial"/>
          <w:iCs/>
          <w:color w:val="000000" w:themeColor="text1"/>
          <w:szCs w:val="20"/>
          <w:lang w:eastAsia="zh-CN"/>
        </w:rPr>
        <w:t>dozens of</w:t>
      </w:r>
      <w:r w:rsidR="00CB36A4">
        <w:rPr>
          <w:rFonts w:ascii="Lato" w:eastAsia="DengXian" w:hAnsi="Lato" w:cs="Arial"/>
          <w:iCs/>
          <w:color w:val="000000" w:themeColor="text1"/>
          <w:szCs w:val="20"/>
          <w:lang w:eastAsia="zh-CN"/>
        </w:rPr>
        <w:t xml:space="preserve"> studies on ‘alkane activation’ </w:t>
      </w:r>
      <w:r w:rsidR="00367A24">
        <w:rPr>
          <w:rFonts w:ascii="Lato" w:eastAsia="DengXian" w:hAnsi="Lato" w:cs="Arial"/>
          <w:iCs/>
          <w:color w:val="000000" w:themeColor="text1"/>
          <w:szCs w:val="20"/>
          <w:lang w:eastAsia="zh-CN"/>
        </w:rPr>
        <w:t>and ‘halogen chemistry’</w:t>
      </w:r>
      <w:r w:rsidR="009F66EA">
        <w:rPr>
          <w:rFonts w:ascii="Lato" w:eastAsia="DengXian" w:hAnsi="Lato" w:cs="Arial"/>
          <w:iCs/>
          <w:color w:val="000000" w:themeColor="text1"/>
          <w:szCs w:val="20"/>
          <w:lang w:eastAsia="zh-CN"/>
        </w:rPr>
        <w:t>,</w:t>
      </w:r>
      <w:r w:rsidR="00367A24">
        <w:rPr>
          <w:rFonts w:ascii="Lato" w:eastAsia="DengXian" w:hAnsi="Lato" w:cs="Arial"/>
          <w:iCs/>
          <w:color w:val="000000" w:themeColor="text1"/>
          <w:szCs w:val="20"/>
          <w:lang w:eastAsia="zh-CN"/>
        </w:rPr>
        <w:t xml:space="preserve"> </w:t>
      </w:r>
      <w:r w:rsidR="00CB36A4">
        <w:rPr>
          <w:rFonts w:ascii="Lato" w:eastAsia="DengXian" w:hAnsi="Lato" w:cs="Arial"/>
          <w:iCs/>
          <w:color w:val="000000" w:themeColor="text1"/>
          <w:szCs w:val="20"/>
          <w:lang w:eastAsia="zh-CN"/>
        </w:rPr>
        <w:t xml:space="preserve">which are </w:t>
      </w:r>
      <w:r w:rsidR="009F66EA">
        <w:rPr>
          <w:rFonts w:ascii="Lato" w:eastAsia="DengXian" w:hAnsi="Lato" w:cs="Arial"/>
          <w:iCs/>
          <w:color w:val="000000" w:themeColor="text1"/>
          <w:szCs w:val="20"/>
          <w:lang w:eastAsia="zh-CN"/>
        </w:rPr>
        <w:t xml:space="preserve">also </w:t>
      </w:r>
      <w:r w:rsidR="00CB36A4">
        <w:rPr>
          <w:rFonts w:ascii="Lato" w:eastAsia="DengXian" w:hAnsi="Lato" w:cs="Arial"/>
          <w:iCs/>
          <w:color w:val="000000" w:themeColor="text1"/>
          <w:szCs w:val="20"/>
          <w:lang w:eastAsia="zh-CN"/>
        </w:rPr>
        <w:t xml:space="preserve">relevant to the chemistry discussed in the </w:t>
      </w:r>
      <w:r w:rsidR="009F66EA">
        <w:rPr>
          <w:rFonts w:ascii="Lato" w:eastAsia="DengXian" w:hAnsi="Lato" w:cs="Arial"/>
          <w:iCs/>
          <w:color w:val="000000" w:themeColor="text1"/>
          <w:szCs w:val="20"/>
          <w:lang w:eastAsia="zh-CN"/>
        </w:rPr>
        <w:t>P</w:t>
      </w:r>
      <w:r w:rsidR="00CB36A4">
        <w:rPr>
          <w:rFonts w:ascii="Lato" w:eastAsia="DengXian" w:hAnsi="Lato" w:cs="Arial"/>
          <w:iCs/>
          <w:color w:val="000000" w:themeColor="text1"/>
          <w:szCs w:val="20"/>
          <w:lang w:eastAsia="zh-CN"/>
        </w:rPr>
        <w:t>erspective. Thus, w</w:t>
      </w:r>
      <w:r w:rsidR="00CB36A4" w:rsidRPr="00552F83">
        <w:rPr>
          <w:rFonts w:ascii="Lato" w:eastAsia="DengXian" w:hAnsi="Lato" w:cs="Arial"/>
          <w:iCs/>
          <w:color w:val="000000" w:themeColor="text1"/>
          <w:szCs w:val="20"/>
          <w:lang w:eastAsia="zh-CN"/>
        </w:rPr>
        <w:t xml:space="preserve">e are confident that our expertise </w:t>
      </w:r>
      <w:r w:rsidR="00CB36A4" w:rsidRPr="00CB36A4">
        <w:rPr>
          <w:rFonts w:ascii="Lato" w:eastAsia="DengXian" w:hAnsi="Lato" w:cs="Arial"/>
          <w:iCs/>
          <w:color w:val="000000" w:themeColor="text1"/>
          <w:szCs w:val="20"/>
          <w:lang w:eastAsia="zh-CN"/>
        </w:rPr>
        <w:t>makes us suitable to provide valuable insights and forward-looking perspectives in this field.</w:t>
      </w:r>
      <w:r w:rsidR="00CB36A4">
        <w:rPr>
          <w:rFonts w:ascii="Lato" w:eastAsia="DengXian" w:hAnsi="Lato" w:cs="Arial"/>
          <w:iCs/>
          <w:color w:val="000000" w:themeColor="text1"/>
          <w:szCs w:val="20"/>
          <w:lang w:eastAsia="zh-CN"/>
        </w:rPr>
        <w:t xml:space="preserve"> </w:t>
      </w:r>
      <w:r w:rsidR="009F66EA">
        <w:rPr>
          <w:rFonts w:ascii="Lato" w:eastAsia="DengXian" w:hAnsi="Lato" w:cs="Arial"/>
          <w:iCs/>
          <w:color w:val="000000" w:themeColor="text1"/>
          <w:szCs w:val="20"/>
          <w:lang w:eastAsia="zh-CN"/>
        </w:rPr>
        <w:t xml:space="preserve">This is shared unreservedly by Reviewers #1 and #3. </w:t>
      </w:r>
      <w:r w:rsidR="00CB36A4" w:rsidRPr="00CB36A4">
        <w:rPr>
          <w:rFonts w:ascii="Lato" w:eastAsia="DengXian" w:hAnsi="Lato" w:cs="Arial"/>
          <w:iCs/>
          <w:color w:val="000000" w:themeColor="text1"/>
          <w:szCs w:val="20"/>
          <w:lang w:eastAsia="zh-CN"/>
        </w:rPr>
        <w:t xml:space="preserve">We </w:t>
      </w:r>
      <w:r w:rsidR="00CB36A4">
        <w:rPr>
          <w:rFonts w:ascii="Lato" w:eastAsia="DengXian" w:hAnsi="Lato" w:cs="Arial"/>
          <w:iCs/>
          <w:color w:val="000000" w:themeColor="text1"/>
          <w:szCs w:val="20"/>
          <w:lang w:eastAsia="zh-CN"/>
        </w:rPr>
        <w:t xml:space="preserve">also </w:t>
      </w:r>
      <w:r w:rsidR="00CB36A4" w:rsidRPr="00CB36A4">
        <w:rPr>
          <w:rFonts w:ascii="Lato" w:eastAsia="DengXian" w:hAnsi="Lato" w:cs="Arial"/>
          <w:iCs/>
          <w:color w:val="000000" w:themeColor="text1"/>
          <w:szCs w:val="20"/>
          <w:lang w:eastAsia="zh-CN"/>
        </w:rPr>
        <w:t xml:space="preserve">encourage the reviewer to conduct a literature search before </w:t>
      </w:r>
      <w:r w:rsidR="00CB36A4">
        <w:rPr>
          <w:rFonts w:ascii="Lato" w:eastAsia="DengXian" w:hAnsi="Lato" w:cs="Arial"/>
          <w:iCs/>
          <w:color w:val="000000" w:themeColor="text1"/>
          <w:szCs w:val="20"/>
          <w:lang w:eastAsia="zh-CN"/>
        </w:rPr>
        <w:t>venturing</w:t>
      </w:r>
      <w:r w:rsidR="00CB36A4" w:rsidRPr="00CB36A4">
        <w:rPr>
          <w:rFonts w:ascii="Lato" w:eastAsia="DengXian" w:hAnsi="Lato" w:cs="Arial"/>
          <w:iCs/>
          <w:color w:val="000000" w:themeColor="text1"/>
          <w:szCs w:val="20"/>
          <w:lang w:eastAsia="zh-CN"/>
        </w:rPr>
        <w:t xml:space="preserve"> into unsubstantiated comments.</w:t>
      </w:r>
    </w:p>
    <w:p w14:paraId="2B1C3272" w14:textId="3A5D4E93" w:rsidR="00D41E35" w:rsidRPr="00552F83" w:rsidRDefault="00914A93" w:rsidP="008F3C7F">
      <w:pPr>
        <w:rPr>
          <w:rFonts w:ascii="Lato" w:eastAsia="DengXian" w:hAnsi="Lato" w:cs="Arial"/>
          <w:iCs/>
          <w:color w:val="000000" w:themeColor="text1"/>
          <w:szCs w:val="20"/>
          <w:lang w:eastAsia="zh-CN"/>
        </w:rPr>
      </w:pPr>
      <w:ins w:id="3" w:author="Zhang, Zihao" w:date="2024-12-02T17:25:00Z" w16du:dateUtc="2024-12-02T16:25:00Z">
        <w:r>
          <w:rPr>
            <w:rFonts w:ascii="Lato" w:eastAsia="DengXian" w:hAnsi="Lato" w:cs="Arial" w:hint="eastAsia"/>
            <w:iCs/>
            <w:color w:val="000000" w:themeColor="text1"/>
            <w:szCs w:val="20"/>
            <w:lang w:eastAsia="zh-CN"/>
          </w:rPr>
          <w:t xml:space="preserve">We </w:t>
        </w:r>
      </w:ins>
      <w:ins w:id="4" w:author="Zhang, Zihao" w:date="2024-12-02T20:01:00Z" w16du:dateUtc="2024-12-02T19:01:00Z">
        <w:r w:rsidR="004A35BE">
          <w:rPr>
            <w:rFonts w:ascii="Lato" w:eastAsia="DengXian" w:hAnsi="Lato" w:cs="Arial" w:hint="eastAsia"/>
            <w:iCs/>
            <w:color w:val="000000" w:themeColor="text1"/>
            <w:szCs w:val="20"/>
            <w:lang w:eastAsia="zh-CN"/>
          </w:rPr>
          <w:t>recognize</w:t>
        </w:r>
      </w:ins>
      <w:ins w:id="5" w:author="Zhang, Zihao" w:date="2024-12-02T17:27:00Z" w16du:dateUtc="2024-12-02T16:27:00Z">
        <w:r>
          <w:rPr>
            <w:rFonts w:ascii="Lato" w:eastAsia="DengXian" w:hAnsi="Lato" w:cs="Arial" w:hint="eastAsia"/>
            <w:iCs/>
            <w:color w:val="000000" w:themeColor="text1"/>
            <w:szCs w:val="20"/>
            <w:lang w:eastAsia="zh-CN"/>
          </w:rPr>
          <w:t xml:space="preserve"> that the original </w:t>
        </w:r>
        <w:r>
          <w:rPr>
            <w:rFonts w:ascii="Lato" w:eastAsia="DengXian" w:hAnsi="Lato" w:cs="Arial"/>
            <w:iCs/>
            <w:color w:val="000000" w:themeColor="text1"/>
            <w:szCs w:val="20"/>
            <w:lang w:eastAsia="zh-CN"/>
          </w:rPr>
          <w:t>‘</w:t>
        </w:r>
        <w:r>
          <w:rPr>
            <w:rFonts w:ascii="Lato" w:eastAsia="DengXian" w:hAnsi="Lato" w:cs="Arial" w:hint="eastAsia"/>
            <w:iCs/>
            <w:color w:val="000000" w:themeColor="text1"/>
            <w:szCs w:val="20"/>
            <w:lang w:eastAsia="zh-CN"/>
          </w:rPr>
          <w:t>Review</w:t>
        </w:r>
        <w:r>
          <w:rPr>
            <w:rFonts w:ascii="Lato" w:eastAsia="DengXian" w:hAnsi="Lato" w:cs="Arial"/>
            <w:iCs/>
            <w:color w:val="000000" w:themeColor="text1"/>
            <w:szCs w:val="20"/>
            <w:lang w:eastAsia="zh-CN"/>
          </w:rPr>
          <w:t>’</w:t>
        </w:r>
        <w:r>
          <w:rPr>
            <w:rFonts w:ascii="Lato" w:eastAsia="DengXian" w:hAnsi="Lato" w:cs="Arial" w:hint="eastAsia"/>
            <w:iCs/>
            <w:color w:val="000000" w:themeColor="text1"/>
            <w:szCs w:val="20"/>
            <w:lang w:eastAsia="zh-CN"/>
          </w:rPr>
          <w:t xml:space="preserve"> </w:t>
        </w:r>
        <w:r>
          <w:rPr>
            <w:rFonts w:ascii="Lato" w:eastAsia="DengXian" w:hAnsi="Lato" w:cs="Arial"/>
            <w:iCs/>
            <w:color w:val="000000" w:themeColor="text1"/>
            <w:szCs w:val="20"/>
            <w:lang w:eastAsia="zh-CN"/>
          </w:rPr>
          <w:t>structure</w:t>
        </w:r>
      </w:ins>
      <w:ins w:id="6" w:author="Zhang, Zihao" w:date="2024-12-02T19:57:00Z" w16du:dateUtc="2024-12-02T18:57:00Z">
        <w:r w:rsidR="009D39A2">
          <w:rPr>
            <w:rFonts w:ascii="Lato" w:eastAsia="DengXian" w:hAnsi="Lato" w:cs="Arial" w:hint="eastAsia"/>
            <w:iCs/>
            <w:color w:val="000000" w:themeColor="text1"/>
            <w:szCs w:val="20"/>
            <w:lang w:eastAsia="zh-CN"/>
          </w:rPr>
          <w:t xml:space="preserve">, with </w:t>
        </w:r>
      </w:ins>
      <w:ins w:id="7" w:author="Zhang, Zihao" w:date="2024-12-02T20:01:00Z" w16du:dateUtc="2024-12-02T19:01:00Z">
        <w:r w:rsidR="004A35BE">
          <w:rPr>
            <w:rFonts w:ascii="Lato" w:eastAsia="DengXian" w:hAnsi="Lato" w:cs="Arial" w:hint="eastAsia"/>
            <w:iCs/>
            <w:color w:val="000000" w:themeColor="text1"/>
            <w:szCs w:val="20"/>
            <w:lang w:eastAsia="zh-CN"/>
          </w:rPr>
          <w:t xml:space="preserve">the </w:t>
        </w:r>
      </w:ins>
      <w:ins w:id="8" w:author="Zhang, Zihao" w:date="2024-12-02T19:57:00Z" w16du:dateUtc="2024-12-02T18:57:00Z">
        <w:r w:rsidR="009D39A2">
          <w:rPr>
            <w:rFonts w:ascii="Lato" w:eastAsia="DengXian" w:hAnsi="Lato" w:cs="Arial" w:hint="eastAsia"/>
            <w:iCs/>
            <w:color w:val="000000" w:themeColor="text1"/>
            <w:szCs w:val="20"/>
            <w:lang w:eastAsia="zh-CN"/>
          </w:rPr>
          <w:t xml:space="preserve">extensive discussion </w:t>
        </w:r>
      </w:ins>
      <w:ins w:id="9" w:author="Zhang, Zihao" w:date="2024-12-02T19:58:00Z" w16du:dateUtc="2024-12-02T18:58:00Z">
        <w:r w:rsidR="009D39A2">
          <w:rPr>
            <w:rFonts w:ascii="Lato" w:eastAsia="DengXian" w:hAnsi="Lato" w:cs="Arial" w:hint="eastAsia"/>
            <w:iCs/>
            <w:color w:val="000000" w:themeColor="text1"/>
            <w:szCs w:val="20"/>
            <w:lang w:eastAsia="zh-CN"/>
          </w:rPr>
          <w:t>of</w:t>
        </w:r>
      </w:ins>
      <w:ins w:id="10" w:author="Zhang, Zihao" w:date="2024-12-02T18:05:00Z" w16du:dateUtc="2024-12-02T17:05:00Z">
        <w:r w:rsidR="00CB1730">
          <w:rPr>
            <w:rFonts w:ascii="Lato" w:eastAsia="DengXian" w:hAnsi="Lato" w:cs="Arial" w:hint="eastAsia"/>
            <w:iCs/>
            <w:color w:val="000000" w:themeColor="text1"/>
            <w:szCs w:val="20"/>
            <w:lang w:eastAsia="zh-CN"/>
          </w:rPr>
          <w:t xml:space="preserve"> the </w:t>
        </w:r>
      </w:ins>
      <w:ins w:id="11" w:author="Zhang, Zihao" w:date="2024-12-02T18:06:00Z" w16du:dateUtc="2024-12-02T17:06:00Z">
        <w:r w:rsidR="00CB1730">
          <w:rPr>
            <w:rFonts w:ascii="Lato" w:eastAsia="DengXian" w:hAnsi="Lato" w:cs="Arial" w:hint="eastAsia"/>
            <w:iCs/>
            <w:color w:val="000000" w:themeColor="text1"/>
            <w:szCs w:val="20"/>
            <w:lang w:eastAsia="zh-CN"/>
          </w:rPr>
          <w:t>conventional acetylene production technologies</w:t>
        </w:r>
      </w:ins>
      <w:ins w:id="12" w:author="Zhang, Zihao" w:date="2024-12-02T19:47:00Z" w16du:dateUtc="2024-12-02T18:47:00Z">
        <w:r w:rsidR="00DB4C39">
          <w:rPr>
            <w:rFonts w:ascii="Lato" w:eastAsia="DengXian" w:hAnsi="Lato" w:cs="Arial" w:hint="eastAsia"/>
            <w:iCs/>
            <w:color w:val="000000" w:themeColor="text1"/>
            <w:szCs w:val="20"/>
            <w:lang w:eastAsia="zh-CN"/>
          </w:rPr>
          <w:t xml:space="preserve"> </w:t>
        </w:r>
      </w:ins>
      <w:ins w:id="13" w:author="Zhang, Zihao" w:date="2024-12-02T19:48:00Z" w16du:dateUtc="2024-12-02T18:48:00Z">
        <w:r w:rsidR="00DB4C39">
          <w:rPr>
            <w:rFonts w:ascii="Lato" w:eastAsia="DengXian" w:hAnsi="Lato" w:cs="Arial" w:hint="eastAsia"/>
            <w:iCs/>
            <w:color w:val="000000" w:themeColor="text1"/>
            <w:szCs w:val="20"/>
            <w:lang w:eastAsia="zh-CN"/>
          </w:rPr>
          <w:t>in Section 2</w:t>
        </w:r>
      </w:ins>
      <w:ins w:id="14" w:author="Zhang, Zihao" w:date="2024-12-02T19:58:00Z" w16du:dateUtc="2024-12-02T18:58:00Z">
        <w:r w:rsidR="009D39A2">
          <w:rPr>
            <w:rFonts w:ascii="Lato" w:eastAsia="DengXian" w:hAnsi="Lato" w:cs="Arial" w:hint="eastAsia"/>
            <w:iCs/>
            <w:color w:val="000000" w:themeColor="text1"/>
            <w:szCs w:val="20"/>
            <w:lang w:eastAsia="zh-CN"/>
          </w:rPr>
          <w:t>,</w:t>
        </w:r>
      </w:ins>
      <w:ins w:id="15" w:author="Zhang, Zihao" w:date="2024-12-02T19:48:00Z" w16du:dateUtc="2024-12-02T18:48:00Z">
        <w:r w:rsidR="00DB4C39">
          <w:rPr>
            <w:rFonts w:ascii="Lato" w:eastAsia="DengXian" w:hAnsi="Lato" w:cs="Arial" w:hint="eastAsia"/>
            <w:iCs/>
            <w:color w:val="000000" w:themeColor="text1"/>
            <w:szCs w:val="20"/>
            <w:lang w:eastAsia="zh-CN"/>
          </w:rPr>
          <w:t xml:space="preserve"> </w:t>
        </w:r>
      </w:ins>
      <w:ins w:id="16" w:author="Zhang, Zihao" w:date="2024-12-02T19:47:00Z" w16du:dateUtc="2024-12-02T18:47:00Z">
        <w:r w:rsidR="00DB4C39">
          <w:rPr>
            <w:rFonts w:ascii="Lato" w:eastAsia="DengXian" w:hAnsi="Lato" w:cs="Arial" w:hint="eastAsia"/>
            <w:iCs/>
            <w:color w:val="000000" w:themeColor="text1"/>
            <w:szCs w:val="20"/>
            <w:lang w:eastAsia="zh-CN"/>
          </w:rPr>
          <w:t xml:space="preserve">might </w:t>
        </w:r>
      </w:ins>
      <w:ins w:id="17" w:author="Zhang, Zihao" w:date="2024-12-02T20:01:00Z" w16du:dateUtc="2024-12-02T19:01:00Z">
        <w:r w:rsidR="004A35BE">
          <w:rPr>
            <w:rFonts w:ascii="Lato" w:eastAsia="DengXian" w:hAnsi="Lato" w:cs="Arial" w:hint="eastAsia"/>
            <w:iCs/>
            <w:color w:val="000000" w:themeColor="text1"/>
            <w:szCs w:val="20"/>
            <w:lang w:eastAsia="zh-CN"/>
          </w:rPr>
          <w:t>have diluted the manuscript</w:t>
        </w:r>
        <w:r w:rsidR="004A35BE">
          <w:rPr>
            <w:rFonts w:ascii="Lato" w:eastAsia="DengXian" w:hAnsi="Lato" w:cs="Arial"/>
            <w:iCs/>
            <w:color w:val="000000" w:themeColor="text1"/>
            <w:szCs w:val="20"/>
            <w:lang w:eastAsia="zh-CN"/>
          </w:rPr>
          <w:t>’</w:t>
        </w:r>
        <w:r w:rsidR="004A35BE">
          <w:rPr>
            <w:rFonts w:ascii="Lato" w:eastAsia="DengXian" w:hAnsi="Lato" w:cs="Arial" w:hint="eastAsia"/>
            <w:iCs/>
            <w:color w:val="000000" w:themeColor="text1"/>
            <w:szCs w:val="20"/>
            <w:lang w:eastAsia="zh-CN"/>
          </w:rPr>
          <w:t xml:space="preserve">s central focus </w:t>
        </w:r>
      </w:ins>
      <w:ins w:id="18" w:author="Zhang, Zihao" w:date="2024-12-02T19:58:00Z" w16du:dateUtc="2024-12-02T18:58:00Z">
        <w:r w:rsidR="009D39A2">
          <w:rPr>
            <w:rFonts w:ascii="Lato" w:eastAsia="DengXian" w:hAnsi="Lato" w:cs="Arial" w:hint="eastAsia"/>
            <w:iCs/>
            <w:color w:val="000000" w:themeColor="text1"/>
            <w:szCs w:val="20"/>
            <w:lang w:eastAsia="zh-CN"/>
          </w:rPr>
          <w:t xml:space="preserve">and </w:t>
        </w:r>
      </w:ins>
      <w:ins w:id="19" w:author="Zhang, Zihao" w:date="2024-12-02T20:06:00Z" w16du:dateUtc="2024-12-02T19:06:00Z">
        <w:r w:rsidR="008D2635">
          <w:rPr>
            <w:rFonts w:ascii="Lato" w:eastAsia="DengXian" w:hAnsi="Lato" w:cs="Arial" w:hint="eastAsia"/>
            <w:iCs/>
            <w:color w:val="000000" w:themeColor="text1"/>
            <w:szCs w:val="20"/>
            <w:lang w:eastAsia="zh-CN"/>
          </w:rPr>
          <w:t xml:space="preserve">partially </w:t>
        </w:r>
      </w:ins>
      <w:ins w:id="20" w:author="Zhang, Zihao" w:date="2024-12-02T20:03:00Z" w16du:dateUtc="2024-12-02T19:03:00Z">
        <w:r w:rsidR="0040169B">
          <w:rPr>
            <w:rFonts w:ascii="Lato" w:eastAsia="DengXian" w:hAnsi="Lato" w:cs="Arial" w:hint="eastAsia"/>
            <w:iCs/>
            <w:color w:val="000000" w:themeColor="text1"/>
            <w:szCs w:val="20"/>
            <w:lang w:eastAsia="zh-CN"/>
          </w:rPr>
          <w:t>overlapped</w:t>
        </w:r>
      </w:ins>
      <w:ins w:id="21" w:author="Zhang, Zihao" w:date="2024-12-02T19:58:00Z" w16du:dateUtc="2024-12-02T18:58:00Z">
        <w:r w:rsidR="009D39A2">
          <w:rPr>
            <w:rFonts w:ascii="Lato" w:eastAsia="DengXian" w:hAnsi="Lato" w:cs="Arial" w:hint="eastAsia"/>
            <w:iCs/>
            <w:color w:val="000000" w:themeColor="text1"/>
            <w:szCs w:val="20"/>
            <w:lang w:eastAsia="zh-CN"/>
          </w:rPr>
          <w:t xml:space="preserve"> with previous</w:t>
        </w:r>
      </w:ins>
      <w:ins w:id="22" w:author="Zhang, Zihao" w:date="2024-12-02T19:57:00Z" w16du:dateUtc="2024-12-02T18:57:00Z">
        <w:r w:rsidR="0066454C">
          <w:rPr>
            <w:rFonts w:ascii="Lato" w:eastAsia="DengXian" w:hAnsi="Lato" w:cs="Arial" w:hint="eastAsia"/>
            <w:iCs/>
            <w:color w:val="000000" w:themeColor="text1"/>
            <w:szCs w:val="20"/>
            <w:lang w:eastAsia="zh-CN"/>
          </w:rPr>
          <w:t xml:space="preserve"> review</w:t>
        </w:r>
      </w:ins>
      <w:ins w:id="23" w:author="Zhang, Zihao" w:date="2024-12-02T19:58:00Z" w16du:dateUtc="2024-12-02T18:58:00Z">
        <w:r w:rsidR="009D39A2">
          <w:rPr>
            <w:rFonts w:ascii="Lato" w:eastAsia="DengXian" w:hAnsi="Lato" w:cs="Arial" w:hint="eastAsia"/>
            <w:iCs/>
            <w:color w:val="000000" w:themeColor="text1"/>
            <w:szCs w:val="20"/>
            <w:lang w:eastAsia="zh-CN"/>
          </w:rPr>
          <w:t>s</w:t>
        </w:r>
      </w:ins>
      <w:ins w:id="24" w:author="Zhang, Zihao" w:date="2024-12-02T19:53:00Z" w16du:dateUtc="2024-12-02T18:53:00Z">
        <w:r w:rsidR="0066454C">
          <w:rPr>
            <w:rFonts w:ascii="Lato" w:eastAsia="DengXian" w:hAnsi="Lato" w:cs="Arial" w:hint="eastAsia"/>
            <w:iCs/>
            <w:color w:val="000000" w:themeColor="text1"/>
            <w:szCs w:val="20"/>
            <w:lang w:eastAsia="zh-CN"/>
          </w:rPr>
          <w:t xml:space="preserve">, as </w:t>
        </w:r>
      </w:ins>
      <w:ins w:id="25" w:author="Zhang, Zihao" w:date="2024-12-02T20:04:00Z" w16du:dateUtc="2024-12-02T19:04:00Z">
        <w:r w:rsidR="0040169B">
          <w:rPr>
            <w:rFonts w:ascii="Lato" w:eastAsia="DengXian" w:hAnsi="Lato" w:cs="Arial" w:hint="eastAsia"/>
            <w:iCs/>
            <w:color w:val="000000" w:themeColor="text1"/>
            <w:szCs w:val="20"/>
            <w:lang w:eastAsia="zh-CN"/>
          </w:rPr>
          <w:t xml:space="preserve">noted by </w:t>
        </w:r>
      </w:ins>
      <w:ins w:id="26" w:author="Zhang, Zihao" w:date="2024-12-02T19:53:00Z" w16du:dateUtc="2024-12-02T18:53:00Z">
        <w:r w:rsidR="0066454C">
          <w:rPr>
            <w:rFonts w:ascii="Lato" w:eastAsia="DengXian" w:hAnsi="Lato" w:cs="Arial" w:hint="eastAsia"/>
            <w:iCs/>
            <w:color w:val="000000" w:themeColor="text1"/>
            <w:szCs w:val="20"/>
            <w:lang w:eastAsia="zh-CN"/>
          </w:rPr>
          <w:t>the reviewer</w:t>
        </w:r>
      </w:ins>
      <w:ins w:id="27" w:author="Zhang, Zihao" w:date="2024-12-02T17:25:00Z" w16du:dateUtc="2024-12-02T16:25:00Z">
        <w:r>
          <w:rPr>
            <w:rFonts w:ascii="Lato" w:eastAsia="DengXian" w:hAnsi="Lato" w:cs="Arial" w:hint="eastAsia"/>
            <w:iCs/>
            <w:color w:val="000000" w:themeColor="text1"/>
            <w:szCs w:val="20"/>
            <w:lang w:eastAsia="zh-CN"/>
          </w:rPr>
          <w:t>.</w:t>
        </w:r>
      </w:ins>
      <w:ins w:id="28" w:author="Zhang, Zihao" w:date="2024-12-02T19:59:00Z" w16du:dateUtc="2024-12-02T18:59:00Z">
        <w:r w:rsidR="009D39A2">
          <w:rPr>
            <w:rFonts w:ascii="Lato" w:eastAsia="DengXian" w:hAnsi="Lato" w:cs="Arial" w:hint="eastAsia"/>
            <w:iCs/>
            <w:color w:val="000000" w:themeColor="text1"/>
            <w:szCs w:val="20"/>
            <w:lang w:eastAsia="zh-CN"/>
          </w:rPr>
          <w:t xml:space="preserve"> </w:t>
        </w:r>
      </w:ins>
      <w:ins w:id="29" w:author="Zhang, Zihao" w:date="2024-12-02T20:04:00Z" w16du:dateUtc="2024-12-02T19:04:00Z">
        <w:r w:rsidR="0040169B">
          <w:rPr>
            <w:rFonts w:ascii="Lato" w:eastAsia="DengXian" w:hAnsi="Lato" w:cs="Arial" w:hint="eastAsia"/>
            <w:iCs/>
            <w:color w:val="000000" w:themeColor="text1"/>
            <w:szCs w:val="20"/>
            <w:lang w:eastAsia="zh-CN"/>
          </w:rPr>
          <w:t>In response</w:t>
        </w:r>
      </w:ins>
      <w:ins w:id="30" w:author="Zhang, Zihao" w:date="2024-12-02T19:59:00Z" w16du:dateUtc="2024-12-02T18:59:00Z">
        <w:r w:rsidR="009D39A2">
          <w:rPr>
            <w:rFonts w:ascii="Lato" w:eastAsia="DengXian" w:hAnsi="Lato" w:cs="Arial" w:hint="eastAsia"/>
            <w:iCs/>
            <w:color w:val="000000" w:themeColor="text1"/>
            <w:szCs w:val="20"/>
            <w:lang w:eastAsia="zh-CN"/>
          </w:rPr>
          <w:t xml:space="preserve">, we have restructured </w:t>
        </w:r>
      </w:ins>
      <w:ins w:id="31" w:author="Zhang, Zihao" w:date="2024-12-02T19:55:00Z" w16du:dateUtc="2024-12-02T18:55:00Z">
        <w:r w:rsidR="0066454C" w:rsidRPr="00FD0AA7">
          <w:rPr>
            <w:rFonts w:ascii="Lato" w:eastAsia="DengXian" w:hAnsi="Lato" w:cs="Arial"/>
            <w:bCs/>
            <w:iCs/>
            <w:color w:val="000000" w:themeColor="text1"/>
            <w:szCs w:val="20"/>
            <w:lang w:eastAsia="zh-CN"/>
          </w:rPr>
          <w:t xml:space="preserve">the manuscript </w:t>
        </w:r>
      </w:ins>
      <w:ins w:id="32" w:author="Zhang, Zihao" w:date="2024-12-02T19:59:00Z" w16du:dateUtc="2024-12-02T18:59:00Z">
        <w:r w:rsidR="009D39A2">
          <w:rPr>
            <w:rFonts w:ascii="Lato" w:eastAsia="DengXian" w:hAnsi="Lato" w:cs="Arial" w:hint="eastAsia"/>
            <w:bCs/>
            <w:iCs/>
            <w:color w:val="000000" w:themeColor="text1"/>
            <w:szCs w:val="20"/>
            <w:lang w:eastAsia="zh-CN"/>
          </w:rPr>
          <w:t>as a</w:t>
        </w:r>
      </w:ins>
      <w:ins w:id="33" w:author="Zhang, Zihao" w:date="2024-12-02T19:55:00Z" w16du:dateUtc="2024-12-02T18:55:00Z">
        <w:r w:rsidR="0066454C" w:rsidRPr="00FD0AA7">
          <w:rPr>
            <w:rFonts w:ascii="Lato" w:eastAsia="DengXian" w:hAnsi="Lato" w:cs="Arial"/>
            <w:bCs/>
            <w:iCs/>
            <w:color w:val="000000" w:themeColor="text1"/>
            <w:szCs w:val="20"/>
            <w:lang w:eastAsia="zh-CN"/>
          </w:rPr>
          <w:t xml:space="preserve"> ‘Perspective’</w:t>
        </w:r>
        <w:r w:rsidR="0066454C">
          <w:rPr>
            <w:rFonts w:ascii="Lato" w:eastAsia="DengXian" w:hAnsi="Lato" w:cs="Arial" w:hint="eastAsia"/>
            <w:bCs/>
            <w:iCs/>
            <w:color w:val="000000" w:themeColor="text1"/>
            <w:szCs w:val="20"/>
            <w:lang w:eastAsia="zh-CN"/>
          </w:rPr>
          <w:t xml:space="preserve"> and </w:t>
        </w:r>
      </w:ins>
      <w:ins w:id="34" w:author="Zhang, Zihao" w:date="2024-12-02T20:04:00Z">
        <w:r w:rsidR="0040169B" w:rsidRPr="0040169B">
          <w:rPr>
            <w:rFonts w:ascii="Lato" w:eastAsia="DengXian" w:hAnsi="Lato" w:cs="Arial"/>
            <w:bCs/>
            <w:iCs/>
            <w:color w:val="000000" w:themeColor="text1"/>
            <w:szCs w:val="20"/>
            <w:lang w:eastAsia="zh-CN"/>
          </w:rPr>
          <w:t>substantially streamlined</w:t>
        </w:r>
      </w:ins>
      <w:ins w:id="35" w:author="Zhang, Zihao" w:date="2024-12-02T20:04:00Z" w16du:dateUtc="2024-12-02T19:04:00Z">
        <w:r w:rsidR="0040169B">
          <w:rPr>
            <w:rFonts w:ascii="Lato" w:eastAsia="DengXian" w:hAnsi="Lato" w:cs="Arial" w:hint="eastAsia"/>
            <w:bCs/>
            <w:iCs/>
            <w:color w:val="000000" w:themeColor="text1"/>
            <w:szCs w:val="20"/>
            <w:lang w:eastAsia="zh-CN"/>
          </w:rPr>
          <w:t xml:space="preserve"> </w:t>
        </w:r>
      </w:ins>
      <w:ins w:id="36" w:author="Zhang, Zihao" w:date="2024-12-02T19:55:00Z" w16du:dateUtc="2024-12-02T18:55:00Z">
        <w:r w:rsidR="0066454C">
          <w:rPr>
            <w:rFonts w:ascii="Lato" w:eastAsia="DengXian" w:hAnsi="Lato" w:cs="Arial" w:hint="eastAsia"/>
            <w:bCs/>
            <w:iCs/>
            <w:color w:val="000000" w:themeColor="text1"/>
            <w:szCs w:val="20"/>
            <w:lang w:eastAsia="zh-CN"/>
          </w:rPr>
          <w:t>Section 2 (</w:t>
        </w:r>
        <w:r w:rsidR="0066454C">
          <w:rPr>
            <w:rFonts w:ascii="Lato" w:eastAsia="DengXian" w:hAnsi="Lato" w:cs="Arial"/>
            <w:iCs/>
            <w:color w:val="000000" w:themeColor="text1"/>
            <w:szCs w:val="20"/>
            <w:lang w:eastAsia="zh-CN"/>
          </w:rPr>
          <w:t>see Action below for details</w:t>
        </w:r>
        <w:r w:rsidR="0066454C">
          <w:rPr>
            <w:rFonts w:ascii="Lato" w:eastAsia="DengXian" w:hAnsi="Lato" w:cs="Arial" w:hint="eastAsia"/>
            <w:bCs/>
            <w:iCs/>
            <w:color w:val="000000" w:themeColor="text1"/>
            <w:szCs w:val="20"/>
            <w:lang w:eastAsia="zh-CN"/>
          </w:rPr>
          <w:t>)</w:t>
        </w:r>
      </w:ins>
      <w:ins w:id="37" w:author="Zhang, Zihao" w:date="2024-12-02T19:53:00Z" w16du:dateUtc="2024-12-02T18:53:00Z">
        <w:r w:rsidR="0066454C">
          <w:rPr>
            <w:rFonts w:ascii="Lato" w:eastAsia="DengXian" w:hAnsi="Lato" w:cs="Arial" w:hint="eastAsia"/>
            <w:iCs/>
            <w:color w:val="000000" w:themeColor="text1"/>
            <w:szCs w:val="20"/>
            <w:lang w:eastAsia="zh-CN"/>
          </w:rPr>
          <w:t>.</w:t>
        </w:r>
      </w:ins>
      <w:ins w:id="38" w:author="Zhang, Zihao" w:date="2024-12-02T17:25:00Z" w16du:dateUtc="2024-12-02T16:25:00Z">
        <w:r>
          <w:rPr>
            <w:rFonts w:ascii="Lato" w:eastAsia="DengXian" w:hAnsi="Lato" w:cs="Arial" w:hint="eastAsia"/>
            <w:iCs/>
            <w:color w:val="000000" w:themeColor="text1"/>
            <w:szCs w:val="20"/>
            <w:lang w:eastAsia="zh-CN"/>
          </w:rPr>
          <w:t xml:space="preserve"> </w:t>
        </w:r>
      </w:ins>
      <w:r w:rsidR="000271FD">
        <w:rPr>
          <w:rFonts w:ascii="Lato" w:eastAsia="DengXian" w:hAnsi="Lato" w:cs="Arial"/>
          <w:iCs/>
          <w:color w:val="000000" w:themeColor="text1"/>
          <w:szCs w:val="20"/>
          <w:lang w:eastAsia="zh-CN"/>
        </w:rPr>
        <w:lastRenderedPageBreak/>
        <w:t>Focusing on the technical comment</w:t>
      </w:r>
      <w:r w:rsidR="00367A24">
        <w:rPr>
          <w:rFonts w:ascii="Lato" w:eastAsia="DengXian" w:hAnsi="Lato" w:cs="Arial"/>
          <w:iCs/>
          <w:color w:val="000000" w:themeColor="text1"/>
          <w:szCs w:val="20"/>
          <w:lang w:eastAsia="zh-CN"/>
        </w:rPr>
        <w:t>, w</w:t>
      </w:r>
      <w:r w:rsidR="00A47F7B" w:rsidRPr="00552F83">
        <w:rPr>
          <w:rFonts w:ascii="Lato" w:eastAsia="DengXian" w:hAnsi="Lato" w:cs="Arial"/>
          <w:iCs/>
          <w:color w:val="000000" w:themeColor="text1"/>
          <w:szCs w:val="20"/>
          <w:lang w:eastAsia="zh-CN"/>
        </w:rPr>
        <w:t xml:space="preserve">hile it is true that </w:t>
      </w:r>
      <w:r w:rsidR="00A47F7B" w:rsidRPr="008607A4">
        <w:rPr>
          <w:rFonts w:ascii="Lato" w:eastAsia="DengXian" w:hAnsi="Lato" w:cs="Arial"/>
          <w:iCs/>
          <w:color w:val="000000" w:themeColor="text1"/>
          <w:szCs w:val="20"/>
          <w:lang w:eastAsia="zh-CN"/>
        </w:rPr>
        <w:t xml:space="preserve">current commercial </w:t>
      </w:r>
      <w:r w:rsidR="00D019C2" w:rsidRPr="008607A4">
        <w:rPr>
          <w:rFonts w:ascii="Lato" w:eastAsia="DengXian" w:hAnsi="Lato" w:cs="Arial"/>
          <w:iCs/>
          <w:color w:val="000000" w:themeColor="text1"/>
          <w:szCs w:val="20"/>
          <w:lang w:eastAsia="zh-CN"/>
        </w:rPr>
        <w:t>C</w:t>
      </w:r>
      <w:r w:rsidR="00D019C2" w:rsidRPr="008607A4">
        <w:rPr>
          <w:rFonts w:ascii="Lato" w:eastAsia="DengXian" w:hAnsi="Lato" w:cs="Arial"/>
          <w:iCs/>
          <w:color w:val="000000" w:themeColor="text1"/>
          <w:szCs w:val="20"/>
          <w:vertAlign w:val="subscript"/>
          <w:lang w:eastAsia="zh-CN"/>
        </w:rPr>
        <w:t>2</w:t>
      </w:r>
      <w:r w:rsidR="00D019C2" w:rsidRPr="008607A4">
        <w:rPr>
          <w:rFonts w:ascii="Lato" w:eastAsia="DengXian" w:hAnsi="Lato" w:cs="Arial"/>
          <w:iCs/>
          <w:color w:val="000000" w:themeColor="text1"/>
          <w:szCs w:val="20"/>
          <w:lang w:eastAsia="zh-CN"/>
        </w:rPr>
        <w:t>H</w:t>
      </w:r>
      <w:r w:rsidR="00D019C2" w:rsidRPr="008607A4">
        <w:rPr>
          <w:rFonts w:ascii="Lato" w:eastAsia="DengXian" w:hAnsi="Lato" w:cs="Arial"/>
          <w:iCs/>
          <w:color w:val="000000" w:themeColor="text1"/>
          <w:szCs w:val="20"/>
          <w:vertAlign w:val="subscript"/>
          <w:lang w:eastAsia="zh-CN"/>
        </w:rPr>
        <w:t>2</w:t>
      </w:r>
      <w:r w:rsidR="00D019C2" w:rsidRPr="008607A4">
        <w:rPr>
          <w:rFonts w:ascii="Lato" w:eastAsia="DengXian" w:hAnsi="Lato" w:cs="Arial"/>
          <w:iCs/>
          <w:color w:val="000000" w:themeColor="text1"/>
          <w:szCs w:val="20"/>
          <w:lang w:eastAsia="zh-CN"/>
        </w:rPr>
        <w:t xml:space="preserve"> </w:t>
      </w:r>
      <w:r w:rsidR="00A47F7B" w:rsidRPr="008607A4">
        <w:rPr>
          <w:rFonts w:ascii="Lato" w:eastAsia="DengXian" w:hAnsi="Lato" w:cs="Arial"/>
          <w:iCs/>
          <w:color w:val="000000" w:themeColor="text1"/>
          <w:szCs w:val="20"/>
          <w:lang w:eastAsia="zh-CN"/>
        </w:rPr>
        <w:t xml:space="preserve">production technologies are not catalysis-driven due to thermodynamic limitations, catalytic </w:t>
      </w:r>
      <w:r w:rsidR="00D019C2" w:rsidRPr="008607A4">
        <w:rPr>
          <w:rFonts w:ascii="Lato" w:eastAsia="DengXian" w:hAnsi="Lato" w:cs="Arial"/>
          <w:iCs/>
          <w:color w:val="000000" w:themeColor="text1"/>
          <w:szCs w:val="20"/>
          <w:lang w:eastAsia="zh-CN"/>
        </w:rPr>
        <w:t>C</w:t>
      </w:r>
      <w:r w:rsidR="00D019C2" w:rsidRPr="008607A4">
        <w:rPr>
          <w:rFonts w:ascii="Lato" w:eastAsia="DengXian" w:hAnsi="Lato" w:cs="Arial"/>
          <w:iCs/>
          <w:color w:val="000000" w:themeColor="text1"/>
          <w:szCs w:val="20"/>
          <w:vertAlign w:val="subscript"/>
          <w:lang w:eastAsia="zh-CN"/>
        </w:rPr>
        <w:t>2</w:t>
      </w:r>
      <w:r w:rsidR="00D019C2" w:rsidRPr="008607A4">
        <w:rPr>
          <w:rFonts w:ascii="Lato" w:eastAsia="DengXian" w:hAnsi="Lato" w:cs="Arial"/>
          <w:iCs/>
          <w:color w:val="000000" w:themeColor="text1"/>
          <w:szCs w:val="20"/>
          <w:lang w:eastAsia="zh-CN"/>
        </w:rPr>
        <w:t>H</w:t>
      </w:r>
      <w:r w:rsidR="00D019C2" w:rsidRPr="008607A4">
        <w:rPr>
          <w:rFonts w:ascii="Lato" w:eastAsia="DengXian" w:hAnsi="Lato" w:cs="Arial"/>
          <w:iCs/>
          <w:color w:val="000000" w:themeColor="text1"/>
          <w:szCs w:val="20"/>
          <w:vertAlign w:val="subscript"/>
          <w:lang w:eastAsia="zh-CN"/>
        </w:rPr>
        <w:t>2</w:t>
      </w:r>
      <w:r w:rsidR="00D019C2" w:rsidRPr="008607A4">
        <w:rPr>
          <w:rFonts w:ascii="Lato" w:eastAsia="DengXian" w:hAnsi="Lato" w:cs="Arial"/>
          <w:iCs/>
          <w:color w:val="000000" w:themeColor="text1"/>
          <w:szCs w:val="20"/>
          <w:lang w:eastAsia="zh-CN"/>
        </w:rPr>
        <w:t xml:space="preserve"> </w:t>
      </w:r>
      <w:r w:rsidR="00A47F7B" w:rsidRPr="008607A4">
        <w:rPr>
          <w:rFonts w:ascii="Lato" w:eastAsia="DengXian" w:hAnsi="Lato" w:cs="Arial"/>
          <w:iCs/>
          <w:color w:val="000000" w:themeColor="text1"/>
          <w:szCs w:val="20"/>
          <w:lang w:eastAsia="zh-CN"/>
        </w:rPr>
        <w:t>synthesis efforts are ongoing, particularly through non</w:t>
      </w:r>
      <w:r w:rsidR="00C4625F" w:rsidRPr="008607A4">
        <w:rPr>
          <w:rFonts w:ascii="Lato" w:eastAsia="DengXian" w:hAnsi="Lato" w:cs="Arial"/>
          <w:iCs/>
          <w:color w:val="000000" w:themeColor="text1"/>
          <w:szCs w:val="20"/>
          <w:lang w:eastAsia="zh-CN"/>
        </w:rPr>
        <w:noBreakHyphen/>
      </w:r>
      <w:r w:rsidR="00A47F7B" w:rsidRPr="008607A4">
        <w:rPr>
          <w:rFonts w:ascii="Lato" w:eastAsia="DengXian" w:hAnsi="Lato" w:cs="Arial"/>
          <w:iCs/>
          <w:color w:val="000000" w:themeColor="text1"/>
          <w:szCs w:val="20"/>
          <w:lang w:eastAsia="zh-CN"/>
        </w:rPr>
        <w:t>thermal plasma and thermal pyrolysis approaches. As stated in the Outlook section</w:t>
      </w:r>
      <w:r w:rsidR="0020043B" w:rsidRPr="008607A4">
        <w:rPr>
          <w:rFonts w:ascii="Lato" w:eastAsia="DengXian" w:hAnsi="Lato" w:cs="Arial"/>
          <w:iCs/>
          <w:color w:val="000000" w:themeColor="text1"/>
          <w:szCs w:val="20"/>
          <w:lang w:eastAsia="zh-CN"/>
        </w:rPr>
        <w:t xml:space="preserve"> (</w:t>
      </w:r>
      <w:r w:rsidR="0020043B" w:rsidRPr="008607A4">
        <w:rPr>
          <w:rFonts w:ascii="Lato" w:eastAsia="DengXian" w:hAnsi="Lato" w:cs="Arial"/>
          <w:bCs/>
          <w:iCs/>
          <w:color w:val="000000" w:themeColor="text1"/>
          <w:szCs w:val="20"/>
          <w:lang w:eastAsia="zh-CN"/>
        </w:rPr>
        <w:t>page xx, line xx</w:t>
      </w:r>
      <w:r w:rsidR="0020043B" w:rsidRPr="008607A4">
        <w:rPr>
          <w:rFonts w:ascii="Lato" w:eastAsia="DengXian" w:hAnsi="Lato" w:cs="Arial"/>
          <w:iCs/>
          <w:color w:val="000000" w:themeColor="text1"/>
          <w:szCs w:val="20"/>
          <w:lang w:eastAsia="zh-CN"/>
        </w:rPr>
        <w:t>)</w:t>
      </w:r>
      <w:r w:rsidR="00A47F7B" w:rsidRPr="008607A4">
        <w:rPr>
          <w:rFonts w:ascii="Lato" w:eastAsia="DengXian" w:hAnsi="Lato" w:cs="Arial"/>
          <w:iCs/>
          <w:color w:val="000000" w:themeColor="text1"/>
          <w:szCs w:val="20"/>
          <w:lang w:eastAsia="zh-CN"/>
        </w:rPr>
        <w:t xml:space="preserve">, we propose that the near future of green </w:t>
      </w:r>
      <w:r w:rsidR="00D019C2" w:rsidRPr="008607A4">
        <w:rPr>
          <w:rFonts w:ascii="Lato" w:eastAsia="DengXian" w:hAnsi="Lato" w:cs="Arial"/>
          <w:iCs/>
          <w:color w:val="000000" w:themeColor="text1"/>
          <w:szCs w:val="20"/>
          <w:lang w:eastAsia="zh-CN"/>
        </w:rPr>
        <w:t>C</w:t>
      </w:r>
      <w:r w:rsidR="00D019C2" w:rsidRPr="008607A4">
        <w:rPr>
          <w:rFonts w:ascii="Lato" w:eastAsia="DengXian" w:hAnsi="Lato" w:cs="Arial"/>
          <w:iCs/>
          <w:color w:val="000000" w:themeColor="text1"/>
          <w:szCs w:val="20"/>
          <w:vertAlign w:val="subscript"/>
          <w:lang w:eastAsia="zh-CN"/>
        </w:rPr>
        <w:t>2</w:t>
      </w:r>
      <w:r w:rsidR="00D019C2" w:rsidRPr="008607A4">
        <w:rPr>
          <w:rFonts w:ascii="Lato" w:eastAsia="DengXian" w:hAnsi="Lato" w:cs="Arial"/>
          <w:iCs/>
          <w:color w:val="000000" w:themeColor="text1"/>
          <w:szCs w:val="20"/>
          <w:lang w:eastAsia="zh-CN"/>
        </w:rPr>
        <w:t>H</w:t>
      </w:r>
      <w:r w:rsidR="00D019C2" w:rsidRPr="008607A4">
        <w:rPr>
          <w:rFonts w:ascii="Lato" w:eastAsia="DengXian" w:hAnsi="Lato" w:cs="Arial"/>
          <w:iCs/>
          <w:color w:val="000000" w:themeColor="text1"/>
          <w:szCs w:val="20"/>
          <w:vertAlign w:val="subscript"/>
          <w:lang w:eastAsia="zh-CN"/>
        </w:rPr>
        <w:t>2</w:t>
      </w:r>
      <w:r w:rsidR="00D019C2" w:rsidRPr="008607A4">
        <w:rPr>
          <w:rFonts w:ascii="Lato" w:eastAsia="DengXian" w:hAnsi="Lato" w:cs="Arial"/>
          <w:iCs/>
          <w:color w:val="000000" w:themeColor="text1"/>
          <w:szCs w:val="20"/>
          <w:lang w:eastAsia="zh-CN"/>
        </w:rPr>
        <w:t xml:space="preserve"> </w:t>
      </w:r>
      <w:r w:rsidR="00A47F7B" w:rsidRPr="008607A4">
        <w:rPr>
          <w:rFonts w:ascii="Lato" w:eastAsia="DengXian" w:hAnsi="Lato" w:cs="Arial"/>
          <w:iCs/>
          <w:color w:val="000000" w:themeColor="text1"/>
          <w:szCs w:val="20"/>
          <w:lang w:eastAsia="zh-CN"/>
        </w:rPr>
        <w:t>production lies</w:t>
      </w:r>
      <w:r w:rsidR="00A47F7B" w:rsidRPr="00CC4450">
        <w:rPr>
          <w:rFonts w:ascii="Lato" w:eastAsia="DengXian" w:hAnsi="Lato" w:cs="Arial"/>
          <w:iCs/>
          <w:color w:val="000000" w:themeColor="text1"/>
          <w:szCs w:val="20"/>
          <w:lang w:eastAsia="zh-CN"/>
        </w:rPr>
        <w:t xml:space="preserve"> in the integration of green electricity and renewable</w:t>
      </w:r>
      <w:r w:rsidR="00A47F7B" w:rsidRPr="00552F83">
        <w:rPr>
          <w:rFonts w:ascii="Lato" w:eastAsia="DengXian" w:hAnsi="Lato" w:cs="Arial"/>
          <w:iCs/>
          <w:color w:val="000000" w:themeColor="text1"/>
          <w:szCs w:val="20"/>
          <w:lang w:eastAsia="zh-CN"/>
        </w:rPr>
        <w:t xml:space="preserve"> carbon feedstocks</w:t>
      </w:r>
      <w:r w:rsidR="00B07D04" w:rsidRPr="00552F83">
        <w:rPr>
          <w:rFonts w:ascii="Lato" w:eastAsia="DengXian" w:hAnsi="Lato" w:cs="Arial"/>
          <w:iCs/>
          <w:color w:val="000000" w:themeColor="text1"/>
          <w:szCs w:val="20"/>
          <w:lang w:eastAsia="zh-CN"/>
        </w:rPr>
        <w:t>,</w:t>
      </w:r>
      <w:r w:rsidR="00A47F7B" w:rsidRPr="00552F83">
        <w:rPr>
          <w:rFonts w:ascii="Lato" w:eastAsia="DengXian" w:hAnsi="Lato" w:cs="Arial"/>
          <w:iCs/>
          <w:color w:val="000000" w:themeColor="text1"/>
          <w:szCs w:val="20"/>
          <w:lang w:eastAsia="zh-CN"/>
        </w:rPr>
        <w:t xml:space="preserve"> unless emerging technologies achieve significant breakthroughs. Our Perspective does not assert that catalytic thermal pyrolysis is the definitive path forward; rather, we aim to highlight the </w:t>
      </w:r>
      <w:r w:rsidR="002F05C9">
        <w:rPr>
          <w:rFonts w:ascii="Lato" w:eastAsia="DengXian" w:hAnsi="Lato" w:cs="Arial"/>
          <w:iCs/>
          <w:color w:val="000000" w:themeColor="text1"/>
          <w:szCs w:val="20"/>
          <w:lang w:eastAsia="zh-CN"/>
        </w:rPr>
        <w:t>limited</w:t>
      </w:r>
      <w:r w:rsidR="002F05C9" w:rsidRPr="00552F83">
        <w:rPr>
          <w:rFonts w:ascii="Lato" w:eastAsia="DengXian" w:hAnsi="Lato" w:cs="Arial"/>
          <w:iCs/>
          <w:color w:val="000000" w:themeColor="text1"/>
          <w:szCs w:val="20"/>
          <w:lang w:eastAsia="zh-CN"/>
        </w:rPr>
        <w:t xml:space="preserve"> </w:t>
      </w:r>
      <w:r w:rsidR="00A47F7B" w:rsidRPr="00552F83">
        <w:rPr>
          <w:rFonts w:ascii="Lato" w:eastAsia="DengXian" w:hAnsi="Lato" w:cs="Arial"/>
          <w:iCs/>
          <w:color w:val="000000" w:themeColor="text1"/>
          <w:szCs w:val="20"/>
          <w:lang w:eastAsia="zh-CN"/>
        </w:rPr>
        <w:t xml:space="preserve">attention </w:t>
      </w:r>
      <w:r w:rsidR="00B07D04" w:rsidRPr="00552F83">
        <w:rPr>
          <w:rFonts w:ascii="Lato" w:eastAsia="DengXian" w:hAnsi="Lato" w:cs="Arial"/>
          <w:iCs/>
          <w:color w:val="000000" w:themeColor="text1"/>
          <w:szCs w:val="20"/>
          <w:lang w:eastAsia="zh-CN"/>
        </w:rPr>
        <w:t xml:space="preserve">given to </w:t>
      </w:r>
      <w:r w:rsidR="002F05C9">
        <w:rPr>
          <w:rFonts w:ascii="Lato" w:eastAsia="DengXian" w:hAnsi="Lato" w:cs="Arial"/>
          <w:iCs/>
          <w:color w:val="000000" w:themeColor="text1"/>
          <w:szCs w:val="20"/>
          <w:lang w:eastAsia="zh-CN"/>
        </w:rPr>
        <w:t>acetylene</w:t>
      </w:r>
      <w:r w:rsidR="002F05C9" w:rsidRPr="00552F83">
        <w:rPr>
          <w:rFonts w:ascii="Lato" w:eastAsia="DengXian" w:hAnsi="Lato" w:cs="Arial"/>
          <w:iCs/>
          <w:color w:val="000000" w:themeColor="text1"/>
          <w:szCs w:val="20"/>
          <w:lang w:eastAsia="zh-CN"/>
        </w:rPr>
        <w:t xml:space="preserve"> </w:t>
      </w:r>
      <w:r w:rsidR="00B07D04" w:rsidRPr="00552F83">
        <w:rPr>
          <w:rFonts w:ascii="Lato" w:eastAsia="DengXian" w:hAnsi="Lato" w:cs="Arial"/>
          <w:iCs/>
          <w:color w:val="000000" w:themeColor="text1"/>
          <w:szCs w:val="20"/>
          <w:lang w:eastAsia="zh-CN"/>
        </w:rPr>
        <w:t xml:space="preserve">research by </w:t>
      </w:r>
      <w:r w:rsidR="00A47F7B" w:rsidRPr="00552F83">
        <w:rPr>
          <w:rFonts w:ascii="Lato" w:eastAsia="DengXian" w:hAnsi="Lato" w:cs="Arial"/>
          <w:iCs/>
          <w:color w:val="000000" w:themeColor="text1"/>
          <w:szCs w:val="20"/>
          <w:lang w:eastAsia="zh-CN"/>
        </w:rPr>
        <w:t xml:space="preserve">the catalysis community and inspire </w:t>
      </w:r>
      <w:r w:rsidR="002F05C9">
        <w:rPr>
          <w:rFonts w:ascii="Lato" w:eastAsia="DengXian" w:hAnsi="Lato" w:cs="Arial"/>
          <w:iCs/>
          <w:color w:val="000000" w:themeColor="text1"/>
          <w:szCs w:val="20"/>
          <w:lang w:eastAsia="zh-CN"/>
        </w:rPr>
        <w:t xml:space="preserve">a </w:t>
      </w:r>
      <w:r w:rsidR="00A47F7B" w:rsidRPr="00552F83">
        <w:rPr>
          <w:rFonts w:ascii="Lato" w:eastAsia="DengXian" w:hAnsi="Lato" w:cs="Arial"/>
          <w:iCs/>
          <w:color w:val="000000" w:themeColor="text1"/>
          <w:szCs w:val="20"/>
          <w:lang w:eastAsia="zh-CN"/>
        </w:rPr>
        <w:t>greater interest in this field.</w:t>
      </w:r>
      <w:r w:rsidR="00D41E35">
        <w:rPr>
          <w:rFonts w:ascii="Lato" w:eastAsia="DengXian" w:hAnsi="Lato" w:cs="Arial"/>
          <w:iCs/>
          <w:color w:val="000000" w:themeColor="text1"/>
          <w:szCs w:val="20"/>
          <w:lang w:eastAsia="zh-CN"/>
        </w:rPr>
        <w:t xml:space="preserve"> Additionally, we have made the</w:t>
      </w:r>
      <w:r w:rsidR="00D41E35" w:rsidRPr="00552F83">
        <w:rPr>
          <w:rFonts w:ascii="Lato" w:eastAsia="DengXian" w:hAnsi="Lato" w:cs="Arial"/>
          <w:iCs/>
          <w:color w:val="000000" w:themeColor="text1"/>
          <w:szCs w:val="20"/>
          <w:lang w:eastAsia="zh-CN"/>
        </w:rPr>
        <w:t xml:space="preserve"> revisions </w:t>
      </w:r>
      <w:r w:rsidR="00D41E35">
        <w:rPr>
          <w:rFonts w:ascii="Lato" w:eastAsia="DengXian" w:hAnsi="Lato" w:cs="Arial"/>
          <w:iCs/>
          <w:color w:val="000000" w:themeColor="text1"/>
          <w:szCs w:val="20"/>
          <w:lang w:eastAsia="zh-CN"/>
        </w:rPr>
        <w:t xml:space="preserve">to </w:t>
      </w:r>
      <w:r w:rsidR="00776A59">
        <w:rPr>
          <w:rFonts w:ascii="Lato" w:eastAsia="DengXian" w:hAnsi="Lato" w:cs="Arial"/>
          <w:iCs/>
          <w:color w:val="000000" w:themeColor="text1"/>
          <w:szCs w:val="20"/>
          <w:lang w:eastAsia="zh-CN"/>
        </w:rPr>
        <w:t xml:space="preserve">better </w:t>
      </w:r>
      <w:r w:rsidR="00D41E35" w:rsidRPr="00552F83">
        <w:rPr>
          <w:rFonts w:ascii="Lato" w:eastAsia="DengXian" w:hAnsi="Lato" w:cs="Arial"/>
          <w:iCs/>
          <w:color w:val="000000" w:themeColor="text1"/>
          <w:szCs w:val="20"/>
          <w:lang w:eastAsia="zh-CN"/>
        </w:rPr>
        <w:t xml:space="preserve">sharpen </w:t>
      </w:r>
      <w:r w:rsidR="00D41E35">
        <w:rPr>
          <w:rFonts w:ascii="Lato" w:eastAsia="DengXian" w:hAnsi="Lato" w:cs="Arial"/>
          <w:iCs/>
          <w:color w:val="000000" w:themeColor="text1"/>
          <w:szCs w:val="20"/>
          <w:lang w:eastAsia="zh-CN"/>
        </w:rPr>
        <w:t>our</w:t>
      </w:r>
      <w:r w:rsidR="00D41E35" w:rsidRPr="00552F83">
        <w:rPr>
          <w:rFonts w:ascii="Lato" w:eastAsia="DengXian" w:hAnsi="Lato" w:cs="Arial"/>
          <w:iCs/>
          <w:color w:val="000000" w:themeColor="text1"/>
          <w:szCs w:val="20"/>
          <w:lang w:eastAsia="zh-CN"/>
        </w:rPr>
        <w:t xml:space="preserve"> focus on future sustainable C</w:t>
      </w:r>
      <w:r w:rsidR="00D41E35" w:rsidRPr="00552F83">
        <w:rPr>
          <w:rFonts w:ascii="Lato" w:eastAsia="DengXian" w:hAnsi="Lato" w:cs="Arial"/>
          <w:iCs/>
          <w:color w:val="000000" w:themeColor="text1"/>
          <w:szCs w:val="20"/>
          <w:vertAlign w:val="subscript"/>
          <w:lang w:eastAsia="zh-CN"/>
        </w:rPr>
        <w:t>2</w:t>
      </w:r>
      <w:r w:rsidR="00D41E35" w:rsidRPr="00552F83">
        <w:rPr>
          <w:rFonts w:ascii="Lato" w:eastAsia="DengXian" w:hAnsi="Lato" w:cs="Arial"/>
          <w:iCs/>
          <w:color w:val="000000" w:themeColor="text1"/>
          <w:szCs w:val="20"/>
          <w:lang w:eastAsia="zh-CN"/>
        </w:rPr>
        <w:t>H</w:t>
      </w:r>
      <w:r w:rsidR="00D41E35" w:rsidRPr="00552F83">
        <w:rPr>
          <w:rFonts w:ascii="Lato" w:eastAsia="DengXian" w:hAnsi="Lato" w:cs="Arial"/>
          <w:iCs/>
          <w:color w:val="000000" w:themeColor="text1"/>
          <w:szCs w:val="20"/>
          <w:vertAlign w:val="subscript"/>
          <w:lang w:eastAsia="zh-CN"/>
        </w:rPr>
        <w:t>2</w:t>
      </w:r>
      <w:r w:rsidR="00D41E35" w:rsidRPr="00552F83">
        <w:rPr>
          <w:rFonts w:ascii="Lato" w:eastAsia="DengXian" w:hAnsi="Lato" w:cs="Arial"/>
          <w:iCs/>
          <w:color w:val="000000" w:themeColor="text1"/>
          <w:szCs w:val="20"/>
          <w:lang w:eastAsia="zh-CN"/>
        </w:rPr>
        <w:t xml:space="preserve"> production and its potential applications using emerging technologies such as electrocatalysis and photocatalysis, as well as novel C</w:t>
      </w:r>
      <w:r w:rsidR="00D41E35" w:rsidRPr="00552F83">
        <w:rPr>
          <w:rFonts w:ascii="Lato" w:eastAsia="DengXian" w:hAnsi="Lato" w:cs="Arial"/>
          <w:iCs/>
          <w:color w:val="000000" w:themeColor="text1"/>
          <w:szCs w:val="20"/>
          <w:vertAlign w:val="subscript"/>
          <w:lang w:eastAsia="zh-CN"/>
        </w:rPr>
        <w:t>2</w:t>
      </w:r>
      <w:r w:rsidR="00D41E35" w:rsidRPr="00552F83">
        <w:rPr>
          <w:rFonts w:ascii="Lato" w:eastAsia="DengXian" w:hAnsi="Lato" w:cs="Arial"/>
          <w:iCs/>
          <w:color w:val="000000" w:themeColor="text1"/>
          <w:szCs w:val="20"/>
          <w:lang w:eastAsia="zh-CN"/>
        </w:rPr>
        <w:t>H</w:t>
      </w:r>
      <w:r w:rsidR="00D41E35" w:rsidRPr="00552F83">
        <w:rPr>
          <w:rFonts w:ascii="Lato" w:eastAsia="DengXian" w:hAnsi="Lato" w:cs="Arial"/>
          <w:iCs/>
          <w:color w:val="000000" w:themeColor="text1"/>
          <w:szCs w:val="20"/>
          <w:vertAlign w:val="subscript"/>
          <w:lang w:eastAsia="zh-CN"/>
        </w:rPr>
        <w:t>2</w:t>
      </w:r>
      <w:r w:rsidR="00D41E35" w:rsidRPr="00552F83">
        <w:rPr>
          <w:rFonts w:ascii="Lato" w:eastAsia="DengXian" w:hAnsi="Lato" w:cs="Arial"/>
          <w:iCs/>
          <w:color w:val="000000" w:themeColor="text1"/>
          <w:szCs w:val="20"/>
          <w:lang w:eastAsia="zh-CN"/>
        </w:rPr>
        <w:t xml:space="preserve"> chemistries</w:t>
      </w:r>
      <w:ins w:id="39" w:author="Zhang, Zihao" w:date="2024-12-02T21:11:00Z" w16du:dateUtc="2024-12-02T20:11:00Z">
        <w:r w:rsidR="005E175D">
          <w:rPr>
            <w:rFonts w:ascii="Lato" w:eastAsia="DengXian" w:hAnsi="Lato" w:cs="Arial" w:hint="eastAsia"/>
            <w:iCs/>
            <w:color w:val="000000" w:themeColor="text1"/>
            <w:szCs w:val="20"/>
            <w:lang w:eastAsia="zh-CN"/>
          </w:rPr>
          <w:t xml:space="preserve">. We also </w:t>
        </w:r>
      </w:ins>
      <w:ins w:id="40" w:author="Zhang, Zihao" w:date="2024-12-02T21:16:00Z" w16du:dateUtc="2024-12-02T20:16:00Z">
        <w:r w:rsidR="000552DA">
          <w:rPr>
            <w:rFonts w:ascii="Lato" w:eastAsia="DengXian" w:hAnsi="Lato" w:cs="Arial" w:hint="eastAsia"/>
            <w:iCs/>
            <w:color w:val="000000" w:themeColor="text1"/>
            <w:szCs w:val="20"/>
            <w:lang w:eastAsia="zh-CN"/>
          </w:rPr>
          <w:t>u</w:t>
        </w:r>
      </w:ins>
      <w:ins w:id="41" w:author="Zhang, Zihao" w:date="2024-12-02T21:17:00Z" w16du:dateUtc="2024-12-02T20:17:00Z">
        <w:r w:rsidR="000552DA">
          <w:rPr>
            <w:rFonts w:ascii="Lato" w:eastAsia="DengXian" w:hAnsi="Lato" w:cs="Arial" w:hint="eastAsia"/>
            <w:iCs/>
            <w:color w:val="000000" w:themeColor="text1"/>
            <w:szCs w:val="20"/>
            <w:lang w:eastAsia="zh-CN"/>
          </w:rPr>
          <w:t>nderscore</w:t>
        </w:r>
      </w:ins>
      <w:ins w:id="42" w:author="Zhang, Zihao" w:date="2024-12-02T21:11:00Z" w16du:dateUtc="2024-12-02T20:11:00Z">
        <w:r w:rsidR="005E175D">
          <w:rPr>
            <w:rFonts w:ascii="Lato" w:eastAsia="DengXian" w:hAnsi="Lato" w:cs="Arial" w:hint="eastAsia"/>
            <w:iCs/>
            <w:color w:val="000000" w:themeColor="text1"/>
            <w:szCs w:val="20"/>
            <w:lang w:eastAsia="zh-CN"/>
          </w:rPr>
          <w:t xml:space="preserve"> the </w:t>
        </w:r>
      </w:ins>
      <w:ins w:id="43" w:author="Zhang, Zihao" w:date="2024-12-02T21:17:00Z" w16du:dateUtc="2024-12-02T20:17:00Z">
        <w:r w:rsidR="000552DA">
          <w:rPr>
            <w:rFonts w:ascii="Lato" w:eastAsia="DengXian" w:hAnsi="Lato" w:cs="Arial" w:hint="eastAsia"/>
            <w:iCs/>
            <w:color w:val="000000" w:themeColor="text1"/>
            <w:szCs w:val="20"/>
            <w:lang w:eastAsia="zh-CN"/>
          </w:rPr>
          <w:t xml:space="preserve">increasing </w:t>
        </w:r>
      </w:ins>
      <w:ins w:id="44" w:author="Zhang, Zihao" w:date="2024-12-02T21:11:00Z" w16du:dateUtc="2024-12-02T20:11:00Z">
        <w:r w:rsidR="005E175D">
          <w:rPr>
            <w:rFonts w:ascii="Lato" w:eastAsia="DengXian" w:hAnsi="Lato" w:cs="Arial" w:hint="eastAsia"/>
            <w:iCs/>
            <w:color w:val="000000" w:themeColor="text1"/>
            <w:szCs w:val="20"/>
            <w:lang w:eastAsia="zh-CN"/>
          </w:rPr>
          <w:t>market deman</w:t>
        </w:r>
      </w:ins>
      <w:ins w:id="45" w:author="Zhang, Zihao" w:date="2024-12-02T21:12:00Z" w16du:dateUtc="2024-12-02T20:12:00Z">
        <w:r w:rsidR="005E175D">
          <w:rPr>
            <w:rFonts w:ascii="Lato" w:eastAsia="DengXian" w:hAnsi="Lato" w:cs="Arial" w:hint="eastAsia"/>
            <w:iCs/>
            <w:color w:val="000000" w:themeColor="text1"/>
            <w:szCs w:val="20"/>
            <w:lang w:eastAsia="zh-CN"/>
          </w:rPr>
          <w:t xml:space="preserve">d </w:t>
        </w:r>
      </w:ins>
      <w:ins w:id="46" w:author="Zhang, Zihao" w:date="2024-12-02T21:17:00Z" w16du:dateUtc="2024-12-02T20:17:00Z">
        <w:r w:rsidR="000552DA">
          <w:rPr>
            <w:rFonts w:ascii="Lato" w:eastAsia="DengXian" w:hAnsi="Lato" w:cs="Arial" w:hint="eastAsia"/>
            <w:iCs/>
            <w:color w:val="000000" w:themeColor="text1"/>
            <w:szCs w:val="20"/>
            <w:lang w:eastAsia="zh-CN"/>
          </w:rPr>
          <w:t>for d</w:t>
        </w:r>
      </w:ins>
      <w:ins w:id="47" w:author="Zhang, Zihao" w:date="2024-12-02T21:14:00Z" w16du:dateUtc="2024-12-02T20:14:00Z">
        <w:r w:rsidR="000552DA">
          <w:rPr>
            <w:rFonts w:ascii="Lato" w:eastAsia="DengXian" w:hAnsi="Lato" w:cs="Arial" w:hint="eastAsia"/>
            <w:iCs/>
            <w:color w:val="000000" w:themeColor="text1"/>
            <w:szCs w:val="20"/>
            <w:lang w:eastAsia="zh-CN"/>
          </w:rPr>
          <w:t xml:space="preserve">ownstream chemicals </w:t>
        </w:r>
      </w:ins>
      <w:ins w:id="48" w:author="Zhang, Zihao" w:date="2024-12-02T21:13:00Z" w16du:dateUtc="2024-12-02T20:13:00Z">
        <w:r w:rsidR="001744AF">
          <w:rPr>
            <w:rFonts w:ascii="Lato" w:eastAsia="DengXian" w:hAnsi="Lato" w:cs="Arial" w:hint="eastAsia"/>
            <w:iCs/>
            <w:color w:val="000000" w:themeColor="text1"/>
            <w:szCs w:val="20"/>
            <w:lang w:eastAsia="zh-CN"/>
          </w:rPr>
          <w:t>like PVC</w:t>
        </w:r>
      </w:ins>
      <w:ins w:id="49" w:author="Zhang, Zihao" w:date="2024-12-02T21:17:00Z" w16du:dateUtc="2024-12-02T20:17:00Z">
        <w:r w:rsidR="000552DA">
          <w:rPr>
            <w:rFonts w:ascii="Lato" w:eastAsia="DengXian" w:hAnsi="Lato" w:cs="Arial" w:hint="eastAsia"/>
            <w:iCs/>
            <w:color w:val="000000" w:themeColor="text1"/>
            <w:szCs w:val="20"/>
            <w:lang w:eastAsia="zh-CN"/>
          </w:rPr>
          <w:t xml:space="preserve"> </w:t>
        </w:r>
      </w:ins>
      <w:del w:id="50" w:author="Zhang, Zihao" w:date="2024-12-02T21:39:00Z" w16du:dateUtc="2024-12-02T20:39:00Z">
        <w:r w:rsidR="00D41E35" w:rsidDel="003D123C">
          <w:rPr>
            <w:rFonts w:ascii="Lato" w:eastAsia="DengXian" w:hAnsi="Lato" w:cs="Arial"/>
            <w:iCs/>
            <w:color w:val="000000" w:themeColor="text1"/>
            <w:szCs w:val="20"/>
            <w:lang w:eastAsia="zh-CN"/>
          </w:rPr>
          <w:delText xml:space="preserve"> </w:delText>
        </w:r>
      </w:del>
      <w:r w:rsidR="00D41E35">
        <w:rPr>
          <w:rFonts w:ascii="Lato" w:eastAsia="DengXian" w:hAnsi="Lato" w:cs="Arial"/>
          <w:iCs/>
          <w:color w:val="000000" w:themeColor="text1"/>
          <w:szCs w:val="20"/>
          <w:lang w:eastAsia="zh-CN"/>
        </w:rPr>
        <w:t>(see Action below for details)</w:t>
      </w:r>
      <w:r w:rsidR="00D41E35" w:rsidRPr="00552F83">
        <w:rPr>
          <w:rFonts w:ascii="Lato" w:eastAsia="DengXian" w:hAnsi="Lato" w:cs="Arial"/>
          <w:iCs/>
          <w:color w:val="000000" w:themeColor="text1"/>
          <w:szCs w:val="20"/>
          <w:lang w:eastAsia="zh-CN"/>
        </w:rPr>
        <w:t>.</w:t>
      </w:r>
    </w:p>
    <w:p w14:paraId="410B5D3F" w14:textId="682CB0BE" w:rsidR="00A21425" w:rsidRDefault="00A21425" w:rsidP="00AF759D">
      <w:pPr>
        <w:spacing w:after="0"/>
        <w:rPr>
          <w:rFonts w:ascii="Lato" w:eastAsia="DengXian" w:hAnsi="Lato" w:cs="Arial" w:hint="eastAsia"/>
          <w:iCs/>
          <w:color w:val="000000" w:themeColor="text1"/>
          <w:szCs w:val="20"/>
          <w:lang w:eastAsia="zh-CN"/>
        </w:rPr>
      </w:pPr>
      <w:r w:rsidRPr="00A70374">
        <w:rPr>
          <w:rFonts w:ascii="Lato" w:eastAsia="DengXian" w:hAnsi="Lato" w:cs="Arial"/>
          <w:b/>
          <w:iCs/>
          <w:color w:val="000000" w:themeColor="text1"/>
          <w:szCs w:val="20"/>
          <w:lang w:eastAsia="zh-CN"/>
        </w:rPr>
        <w:t>Action:</w:t>
      </w:r>
      <w:r>
        <w:rPr>
          <w:rFonts w:ascii="Lato" w:eastAsia="DengXian" w:hAnsi="Lato" w:cs="Arial"/>
          <w:iCs/>
          <w:color w:val="000000" w:themeColor="text1"/>
          <w:szCs w:val="20"/>
          <w:lang w:eastAsia="zh-CN"/>
        </w:rPr>
        <w:t xml:space="preserve"> </w:t>
      </w:r>
      <w:r w:rsidRPr="00A70374">
        <w:rPr>
          <w:rFonts w:ascii="Lato" w:eastAsiaTheme="minorHAnsi" w:hAnsi="Lato" w:cs="Arial"/>
          <w:bCs/>
          <w:iCs/>
          <w:color w:val="000000" w:themeColor="text1"/>
          <w:szCs w:val="20"/>
        </w:rPr>
        <w:t xml:space="preserve">We have significantly condensed Section 2 by merging Fig. </w:t>
      </w:r>
      <w:r w:rsidR="008B4DE1">
        <w:rPr>
          <w:rFonts w:ascii="Lato" w:eastAsiaTheme="minorHAnsi" w:hAnsi="Lato" w:cs="Arial"/>
          <w:bCs/>
          <w:iCs/>
          <w:color w:val="000000" w:themeColor="text1"/>
          <w:szCs w:val="20"/>
        </w:rPr>
        <w:t>3</w:t>
      </w:r>
      <w:r w:rsidRPr="00A70374">
        <w:rPr>
          <w:rFonts w:ascii="Lato" w:eastAsiaTheme="minorHAnsi" w:hAnsi="Lato" w:cs="Arial"/>
          <w:bCs/>
          <w:iCs/>
          <w:color w:val="000000" w:themeColor="text1"/>
          <w:szCs w:val="20"/>
        </w:rPr>
        <w:t xml:space="preserve"> and </w:t>
      </w:r>
      <w:r w:rsidR="008B4DE1">
        <w:rPr>
          <w:rFonts w:ascii="Lato" w:eastAsiaTheme="minorHAnsi" w:hAnsi="Lato" w:cs="Arial"/>
          <w:bCs/>
          <w:iCs/>
          <w:color w:val="000000" w:themeColor="text1"/>
          <w:szCs w:val="20"/>
        </w:rPr>
        <w:t>4</w:t>
      </w:r>
      <w:r w:rsidR="006F1F6E">
        <w:rPr>
          <w:rFonts w:ascii="Lato" w:eastAsiaTheme="minorHAnsi" w:hAnsi="Lato" w:cs="Arial"/>
          <w:bCs/>
          <w:iCs/>
          <w:color w:val="000000" w:themeColor="text1"/>
          <w:szCs w:val="20"/>
        </w:rPr>
        <w:t xml:space="preserve"> into a new Fig. 3</w:t>
      </w:r>
      <w:r w:rsidRPr="00A70374">
        <w:rPr>
          <w:rFonts w:ascii="Lato" w:eastAsiaTheme="minorHAnsi" w:hAnsi="Lato" w:cs="Arial"/>
          <w:bCs/>
          <w:iCs/>
          <w:color w:val="000000" w:themeColor="text1"/>
          <w:szCs w:val="20"/>
        </w:rPr>
        <w:t xml:space="preserve">, removing </w:t>
      </w:r>
      <w:r w:rsidR="006F1F6E">
        <w:rPr>
          <w:rFonts w:ascii="Lato" w:eastAsiaTheme="minorHAnsi" w:hAnsi="Lato" w:cs="Arial"/>
          <w:bCs/>
          <w:iCs/>
          <w:color w:val="000000" w:themeColor="text1"/>
          <w:szCs w:val="20"/>
        </w:rPr>
        <w:t xml:space="preserve">the previous </w:t>
      </w:r>
      <w:r w:rsidRPr="00A70374">
        <w:rPr>
          <w:rFonts w:ascii="Lato" w:eastAsiaTheme="minorHAnsi" w:hAnsi="Lato" w:cs="Arial"/>
          <w:bCs/>
          <w:iCs/>
          <w:color w:val="000000" w:themeColor="text1"/>
          <w:szCs w:val="20"/>
        </w:rPr>
        <w:t xml:space="preserve">Fig. </w:t>
      </w:r>
      <w:r w:rsidR="008B4DE1">
        <w:rPr>
          <w:rFonts w:ascii="Lato" w:eastAsiaTheme="minorHAnsi" w:hAnsi="Lato" w:cs="Arial"/>
          <w:bCs/>
          <w:iCs/>
          <w:color w:val="000000" w:themeColor="text1"/>
          <w:szCs w:val="20"/>
        </w:rPr>
        <w:t>3</w:t>
      </w:r>
      <w:r w:rsidRPr="00A70374">
        <w:rPr>
          <w:rFonts w:ascii="Lato" w:eastAsiaTheme="minorHAnsi" w:hAnsi="Lato" w:cs="Arial"/>
          <w:bCs/>
          <w:iCs/>
          <w:color w:val="000000" w:themeColor="text1"/>
          <w:szCs w:val="20"/>
        </w:rPr>
        <w:t xml:space="preserve">a, </w:t>
      </w:r>
      <w:r w:rsidR="008B4DE1">
        <w:rPr>
          <w:rFonts w:ascii="Lato" w:eastAsiaTheme="minorHAnsi" w:hAnsi="Lato" w:cs="Arial"/>
          <w:bCs/>
          <w:iCs/>
          <w:color w:val="000000" w:themeColor="text1"/>
          <w:szCs w:val="20"/>
        </w:rPr>
        <w:t>3</w:t>
      </w:r>
      <w:r w:rsidRPr="00A70374">
        <w:rPr>
          <w:rFonts w:ascii="Lato" w:eastAsiaTheme="minorHAnsi" w:hAnsi="Lato" w:cs="Arial"/>
          <w:bCs/>
          <w:iCs/>
          <w:color w:val="000000" w:themeColor="text1"/>
          <w:szCs w:val="20"/>
        </w:rPr>
        <w:t xml:space="preserve">b, </w:t>
      </w:r>
      <w:r w:rsidR="008B4DE1">
        <w:rPr>
          <w:rFonts w:ascii="Lato" w:eastAsiaTheme="minorHAnsi" w:hAnsi="Lato" w:cs="Arial"/>
          <w:bCs/>
          <w:iCs/>
          <w:color w:val="000000" w:themeColor="text1"/>
          <w:szCs w:val="20"/>
        </w:rPr>
        <w:t>4</w:t>
      </w:r>
      <w:r w:rsidRPr="00A70374">
        <w:rPr>
          <w:rFonts w:ascii="Lato" w:eastAsiaTheme="minorHAnsi" w:hAnsi="Lato" w:cs="Arial"/>
          <w:bCs/>
          <w:iCs/>
          <w:color w:val="000000" w:themeColor="text1"/>
          <w:szCs w:val="20"/>
        </w:rPr>
        <w:t xml:space="preserve">b, and </w:t>
      </w:r>
      <w:r w:rsidR="008B4DE1">
        <w:rPr>
          <w:rFonts w:ascii="Lato" w:eastAsiaTheme="minorHAnsi" w:hAnsi="Lato" w:cs="Arial"/>
          <w:bCs/>
          <w:iCs/>
          <w:color w:val="000000" w:themeColor="text1"/>
          <w:szCs w:val="20"/>
        </w:rPr>
        <w:t>4</w:t>
      </w:r>
      <w:r w:rsidRPr="00A70374">
        <w:rPr>
          <w:rFonts w:ascii="Lato" w:eastAsiaTheme="minorHAnsi" w:hAnsi="Lato" w:cs="Arial"/>
          <w:bCs/>
          <w:iCs/>
          <w:color w:val="000000" w:themeColor="text1"/>
          <w:szCs w:val="20"/>
        </w:rPr>
        <w:t>c, along with the associated discussions on conventional C</w:t>
      </w:r>
      <w:r w:rsidRPr="00A70374">
        <w:rPr>
          <w:rFonts w:ascii="Lato" w:eastAsiaTheme="minorHAnsi" w:hAnsi="Lato" w:cs="Arial"/>
          <w:bCs/>
          <w:iCs/>
          <w:color w:val="000000" w:themeColor="text1"/>
          <w:szCs w:val="20"/>
          <w:vertAlign w:val="subscript"/>
        </w:rPr>
        <w:t>2</w:t>
      </w:r>
      <w:r w:rsidRPr="00A70374">
        <w:rPr>
          <w:rFonts w:ascii="Lato" w:eastAsiaTheme="minorHAnsi" w:hAnsi="Lato" w:cs="Arial"/>
          <w:bCs/>
          <w:iCs/>
          <w:color w:val="000000" w:themeColor="text1"/>
          <w:szCs w:val="20"/>
        </w:rPr>
        <w:t>H</w:t>
      </w:r>
      <w:r w:rsidRPr="00A70374">
        <w:rPr>
          <w:rFonts w:ascii="Lato" w:eastAsiaTheme="minorHAnsi" w:hAnsi="Lato" w:cs="Arial"/>
          <w:bCs/>
          <w:iCs/>
          <w:color w:val="000000" w:themeColor="text1"/>
          <w:szCs w:val="20"/>
          <w:vertAlign w:val="subscript"/>
        </w:rPr>
        <w:t>2</w:t>
      </w:r>
      <w:r w:rsidRPr="00A70374">
        <w:rPr>
          <w:rFonts w:ascii="Lato" w:eastAsiaTheme="minorHAnsi" w:hAnsi="Lato" w:cs="Arial"/>
          <w:bCs/>
          <w:iCs/>
          <w:color w:val="000000" w:themeColor="text1"/>
          <w:szCs w:val="20"/>
        </w:rPr>
        <w:t xml:space="preserve"> production technologies. </w:t>
      </w:r>
      <w:r w:rsidR="003843AF" w:rsidRPr="00552F83">
        <w:rPr>
          <w:rFonts w:ascii="Lato" w:eastAsia="DengXian" w:hAnsi="Lato" w:cs="Arial" w:hint="eastAsia"/>
          <w:iCs/>
          <w:color w:val="000000" w:themeColor="text1"/>
          <w:szCs w:val="20"/>
          <w:lang w:eastAsia="zh-CN"/>
        </w:rPr>
        <w:t>The remaining</w:t>
      </w:r>
      <w:r w:rsidR="003843AF" w:rsidRPr="00552F83">
        <w:rPr>
          <w:rFonts w:ascii="Lato" w:eastAsia="DengXian" w:hAnsi="Lato" w:cs="Arial"/>
          <w:color w:val="000000" w:themeColor="text1"/>
          <w:szCs w:val="20"/>
          <w:lang w:eastAsia="zh-CN"/>
        </w:rPr>
        <w:t xml:space="preserve"> </w:t>
      </w:r>
      <w:r w:rsidR="003843AF" w:rsidRPr="00552F83">
        <w:rPr>
          <w:rFonts w:ascii="Lato" w:eastAsia="DengXian" w:hAnsi="Lato" w:cs="Arial" w:hint="eastAsia"/>
          <w:color w:val="000000" w:themeColor="text1"/>
          <w:szCs w:val="20"/>
          <w:lang w:eastAsia="zh-CN"/>
        </w:rPr>
        <w:t>streamlined</w:t>
      </w:r>
      <w:r w:rsidR="003843AF" w:rsidRPr="00552F83">
        <w:rPr>
          <w:rFonts w:ascii="Lato" w:eastAsia="DengXian" w:hAnsi="Lato" w:cs="Arial"/>
          <w:color w:val="000000" w:themeColor="text1"/>
          <w:szCs w:val="20"/>
          <w:lang w:eastAsia="zh-CN"/>
        </w:rPr>
        <w:t xml:space="preserve"> </w:t>
      </w:r>
      <w:r w:rsidR="003843AF" w:rsidRPr="00552F83">
        <w:rPr>
          <w:rFonts w:ascii="Lato" w:eastAsia="DengXian" w:hAnsi="Lato" w:cs="Arial" w:hint="eastAsia"/>
          <w:color w:val="000000" w:themeColor="text1"/>
          <w:szCs w:val="20"/>
          <w:lang w:eastAsia="zh-CN"/>
        </w:rPr>
        <w:t>discussion in Section 2</w:t>
      </w:r>
      <w:r w:rsidR="003843AF" w:rsidRPr="00552F83">
        <w:rPr>
          <w:rFonts w:ascii="Lato" w:eastAsia="DengXian" w:hAnsi="Lato" w:cs="Arial"/>
          <w:color w:val="000000" w:themeColor="text1"/>
          <w:szCs w:val="20"/>
          <w:lang w:eastAsia="zh-CN"/>
        </w:rPr>
        <w:t xml:space="preserve"> </w:t>
      </w:r>
      <w:r w:rsidR="003843AF" w:rsidRPr="00552F83">
        <w:rPr>
          <w:rFonts w:ascii="Lato" w:eastAsia="DengXian" w:hAnsi="Lato" w:cs="Arial" w:hint="eastAsia"/>
          <w:color w:val="000000" w:themeColor="text1"/>
          <w:szCs w:val="20"/>
          <w:lang w:eastAsia="zh-CN"/>
        </w:rPr>
        <w:t>provide a concise</w:t>
      </w:r>
      <w:r w:rsidR="003843AF" w:rsidRPr="00552F83">
        <w:rPr>
          <w:rFonts w:ascii="Lato" w:eastAsia="DengXian" w:hAnsi="Lato" w:cs="Arial"/>
          <w:color w:val="000000" w:themeColor="text1"/>
          <w:szCs w:val="20"/>
          <w:lang w:eastAsia="zh-CN"/>
        </w:rPr>
        <w:t xml:space="preserve"> </w:t>
      </w:r>
      <w:r w:rsidR="006F1F6E">
        <w:rPr>
          <w:rFonts w:ascii="Lato" w:eastAsia="DengXian" w:hAnsi="Lato" w:cs="Arial"/>
          <w:color w:val="000000" w:themeColor="text1"/>
          <w:szCs w:val="20"/>
          <w:lang w:eastAsia="zh-CN"/>
        </w:rPr>
        <w:t>description</w:t>
      </w:r>
      <w:r w:rsidR="003843AF" w:rsidRPr="00552F83">
        <w:rPr>
          <w:rFonts w:ascii="Lato" w:eastAsia="DengXian" w:hAnsi="Lato" w:cs="Arial"/>
          <w:color w:val="000000" w:themeColor="text1"/>
          <w:szCs w:val="20"/>
          <w:lang w:eastAsia="zh-CN"/>
        </w:rPr>
        <w:t xml:space="preserve"> for readers, helping them familiarize themselves with the field and understand </w:t>
      </w:r>
      <w:r w:rsidR="003843AF" w:rsidRPr="00552F83">
        <w:rPr>
          <w:rFonts w:ascii="Lato" w:eastAsia="DengXian" w:hAnsi="Lato" w:cs="Arial" w:hint="eastAsia"/>
          <w:color w:val="000000" w:themeColor="text1"/>
          <w:szCs w:val="20"/>
          <w:lang w:eastAsia="zh-CN"/>
        </w:rPr>
        <w:t>our</w:t>
      </w:r>
      <w:r w:rsidR="003843AF" w:rsidRPr="00552F83">
        <w:rPr>
          <w:rFonts w:ascii="Lato" w:eastAsia="DengXian" w:hAnsi="Lato" w:cs="Arial"/>
          <w:color w:val="000000" w:themeColor="text1"/>
          <w:szCs w:val="20"/>
          <w:lang w:eastAsia="zh-CN"/>
        </w:rPr>
        <w:t xml:space="preserve"> motivation </w:t>
      </w:r>
      <w:r w:rsidR="003843AF" w:rsidRPr="00552F83">
        <w:rPr>
          <w:rFonts w:ascii="Lato" w:eastAsia="DengXian" w:hAnsi="Lato" w:cs="Arial" w:hint="eastAsia"/>
          <w:color w:val="000000" w:themeColor="text1"/>
          <w:szCs w:val="20"/>
          <w:lang w:eastAsia="zh-CN"/>
        </w:rPr>
        <w:t xml:space="preserve">on </w:t>
      </w:r>
      <w:r w:rsidR="003843AF" w:rsidRPr="00552F83">
        <w:rPr>
          <w:rFonts w:ascii="Lato" w:eastAsia="DengXian" w:hAnsi="Lato" w:cs="Arial"/>
          <w:color w:val="000000" w:themeColor="text1"/>
          <w:szCs w:val="20"/>
          <w:lang w:eastAsia="zh-CN"/>
        </w:rPr>
        <w:t xml:space="preserve">green </w:t>
      </w:r>
      <w:r w:rsidR="003843AF" w:rsidRPr="00552F83">
        <w:rPr>
          <w:rFonts w:ascii="Lato" w:eastAsia="DengXian" w:hAnsi="Lato" w:cs="Arial"/>
          <w:iCs/>
          <w:color w:val="000000" w:themeColor="text1"/>
          <w:szCs w:val="20"/>
          <w:lang w:eastAsia="zh-CN"/>
        </w:rPr>
        <w:t>C</w:t>
      </w:r>
      <w:r w:rsidR="003843AF" w:rsidRPr="00552F83">
        <w:rPr>
          <w:rFonts w:ascii="Lato" w:eastAsia="DengXian" w:hAnsi="Lato" w:cs="Arial"/>
          <w:iCs/>
          <w:color w:val="000000" w:themeColor="text1"/>
          <w:szCs w:val="20"/>
          <w:vertAlign w:val="subscript"/>
          <w:lang w:eastAsia="zh-CN"/>
        </w:rPr>
        <w:t>2</w:t>
      </w:r>
      <w:r w:rsidR="003843AF" w:rsidRPr="00552F83">
        <w:rPr>
          <w:rFonts w:ascii="Lato" w:eastAsia="DengXian" w:hAnsi="Lato" w:cs="Arial"/>
          <w:iCs/>
          <w:color w:val="000000" w:themeColor="text1"/>
          <w:szCs w:val="20"/>
          <w:lang w:eastAsia="zh-CN"/>
        </w:rPr>
        <w:t>H</w:t>
      </w:r>
      <w:r w:rsidR="003843AF" w:rsidRPr="00552F83">
        <w:rPr>
          <w:rFonts w:ascii="Lato" w:eastAsia="DengXian" w:hAnsi="Lato" w:cs="Arial"/>
          <w:iCs/>
          <w:color w:val="000000" w:themeColor="text1"/>
          <w:szCs w:val="20"/>
          <w:vertAlign w:val="subscript"/>
          <w:lang w:eastAsia="zh-CN"/>
        </w:rPr>
        <w:t>2</w:t>
      </w:r>
      <w:r w:rsidR="003843AF" w:rsidRPr="00552F83">
        <w:rPr>
          <w:rFonts w:ascii="Lato" w:eastAsia="DengXian" w:hAnsi="Lato" w:cs="Arial" w:hint="eastAsia"/>
          <w:color w:val="000000" w:themeColor="text1"/>
          <w:szCs w:val="20"/>
          <w:lang w:eastAsia="zh-CN"/>
        </w:rPr>
        <w:t xml:space="preserve"> production and application. </w:t>
      </w:r>
      <w:del w:id="51" w:author="Zhang, Zihao" w:date="2024-12-02T21:05:00Z" w16du:dateUtc="2024-12-02T20:05:00Z">
        <w:r w:rsidR="00A70374" w:rsidRPr="00A70374" w:rsidDel="005E175D">
          <w:rPr>
            <w:rFonts w:ascii="Lato" w:eastAsiaTheme="minorHAnsi" w:hAnsi="Lato" w:cs="Arial"/>
            <w:iCs/>
            <w:color w:val="000000" w:themeColor="text1"/>
            <w:szCs w:val="20"/>
          </w:rPr>
          <w:delText>Additionally, a</w:delText>
        </w:r>
      </w:del>
      <w:ins w:id="52" w:author="Zhang, Zihao" w:date="2024-12-02T21:05:00Z" w16du:dateUtc="2024-12-02T20:05:00Z">
        <w:r w:rsidR="005E175D">
          <w:rPr>
            <w:rFonts w:ascii="Lato" w:eastAsia="DengXian" w:hAnsi="Lato" w:cs="Arial" w:hint="eastAsia"/>
            <w:iCs/>
            <w:color w:val="000000" w:themeColor="text1"/>
            <w:szCs w:val="20"/>
            <w:lang w:eastAsia="zh-CN"/>
          </w:rPr>
          <w:t>A</w:t>
        </w:r>
      </w:ins>
      <w:r w:rsidR="00A70374" w:rsidRPr="00A70374">
        <w:rPr>
          <w:rFonts w:ascii="Lato" w:eastAsiaTheme="minorHAnsi" w:hAnsi="Lato" w:cs="Arial"/>
          <w:iCs/>
          <w:color w:val="000000" w:themeColor="text1"/>
          <w:szCs w:val="20"/>
        </w:rPr>
        <w:t xml:space="preserve">s suggested by </w:t>
      </w:r>
      <w:r w:rsidR="002F05C9">
        <w:rPr>
          <w:rFonts w:ascii="Lato" w:eastAsiaTheme="minorHAnsi" w:hAnsi="Lato" w:cs="Arial"/>
          <w:iCs/>
          <w:color w:val="000000" w:themeColor="text1"/>
          <w:szCs w:val="20"/>
        </w:rPr>
        <w:t>R</w:t>
      </w:r>
      <w:r w:rsidR="002F05C9" w:rsidRPr="00A70374">
        <w:rPr>
          <w:rFonts w:ascii="Lato" w:eastAsiaTheme="minorHAnsi" w:hAnsi="Lato" w:cs="Arial"/>
          <w:iCs/>
          <w:color w:val="000000" w:themeColor="text1"/>
          <w:szCs w:val="20"/>
        </w:rPr>
        <w:t xml:space="preserve">eviewer </w:t>
      </w:r>
      <w:r w:rsidR="00A70374" w:rsidRPr="00A70374">
        <w:rPr>
          <w:rFonts w:ascii="Lato" w:eastAsiaTheme="minorHAnsi" w:hAnsi="Lato" w:cs="Arial"/>
          <w:iCs/>
          <w:color w:val="000000" w:themeColor="text1"/>
          <w:szCs w:val="20"/>
        </w:rPr>
        <w:t>#3,</w:t>
      </w:r>
      <w:r w:rsidR="00A70374" w:rsidRPr="00A70374">
        <w:rPr>
          <w:rFonts w:ascii="Lato" w:eastAsiaTheme="minorHAnsi" w:hAnsi="Lato" w:cs="Arial"/>
          <w:bCs/>
          <w:iCs/>
          <w:color w:val="000000" w:themeColor="text1"/>
          <w:szCs w:val="20"/>
        </w:rPr>
        <w:t xml:space="preserve"> we have incorporated recent advance</w:t>
      </w:r>
      <w:r w:rsidR="00BE3F8E">
        <w:rPr>
          <w:rFonts w:ascii="Lato" w:eastAsiaTheme="minorHAnsi" w:hAnsi="Lato" w:cs="Arial"/>
          <w:bCs/>
          <w:iCs/>
          <w:color w:val="000000" w:themeColor="text1"/>
          <w:szCs w:val="20"/>
        </w:rPr>
        <w:t>s</w:t>
      </w:r>
      <w:r w:rsidR="00A70374" w:rsidRPr="00A70374">
        <w:rPr>
          <w:rFonts w:ascii="Lato" w:eastAsiaTheme="minorHAnsi" w:hAnsi="Lato" w:cs="Arial"/>
          <w:bCs/>
          <w:iCs/>
          <w:color w:val="000000" w:themeColor="text1"/>
          <w:szCs w:val="20"/>
        </w:rPr>
        <w:t xml:space="preserve"> in C</w:t>
      </w:r>
      <w:r w:rsidR="00A70374" w:rsidRPr="00A70374">
        <w:rPr>
          <w:rFonts w:ascii="Lato" w:eastAsiaTheme="minorHAnsi" w:hAnsi="Lato" w:cs="Arial"/>
          <w:bCs/>
          <w:iCs/>
          <w:color w:val="000000" w:themeColor="text1"/>
          <w:szCs w:val="20"/>
          <w:vertAlign w:val="subscript"/>
        </w:rPr>
        <w:t>2</w:t>
      </w:r>
      <w:r w:rsidR="00A70374" w:rsidRPr="00A70374">
        <w:rPr>
          <w:rFonts w:ascii="Lato" w:eastAsiaTheme="minorHAnsi" w:hAnsi="Lato" w:cs="Arial"/>
          <w:bCs/>
          <w:iCs/>
          <w:color w:val="000000" w:themeColor="text1"/>
          <w:szCs w:val="20"/>
        </w:rPr>
        <w:t>H</w:t>
      </w:r>
      <w:r w:rsidR="00A70374" w:rsidRPr="00A70374">
        <w:rPr>
          <w:rFonts w:ascii="Lato" w:eastAsiaTheme="minorHAnsi" w:hAnsi="Lato" w:cs="Arial"/>
          <w:bCs/>
          <w:iCs/>
          <w:color w:val="000000" w:themeColor="text1"/>
          <w:szCs w:val="20"/>
          <w:vertAlign w:val="subscript"/>
        </w:rPr>
        <w:t>2</w:t>
      </w:r>
      <w:r w:rsidR="00A70374" w:rsidRPr="00A70374">
        <w:rPr>
          <w:rFonts w:ascii="Lato" w:eastAsiaTheme="minorHAnsi" w:hAnsi="Lato" w:cs="Arial"/>
          <w:bCs/>
          <w:iCs/>
          <w:color w:val="000000" w:themeColor="text1"/>
          <w:szCs w:val="20"/>
        </w:rPr>
        <w:t xml:space="preserve"> applications into Section 3 (page xx, line xx). These include:</w:t>
      </w:r>
      <w:r w:rsidR="00A70374" w:rsidRPr="00A70374">
        <w:rPr>
          <w:rFonts w:ascii="Lato" w:eastAsia="DengXian" w:hAnsi="Lato" w:cs="Arial"/>
          <w:bCs/>
          <w:iCs/>
          <w:color w:val="000000" w:themeColor="text1"/>
          <w:szCs w:val="20"/>
          <w:lang w:eastAsia="zh-CN"/>
        </w:rPr>
        <w:t xml:space="preserve"> </w:t>
      </w:r>
      <w:r w:rsidR="00A70374" w:rsidRPr="00A70374">
        <w:rPr>
          <w:rFonts w:ascii="Lato" w:eastAsia="Cambria" w:hAnsi="Lato" w:cs="Arial"/>
          <w:bCs/>
          <w:color w:val="000000" w:themeColor="text1"/>
          <w:szCs w:val="20"/>
          <w:lang w:eastAsia="x-none"/>
        </w:rPr>
        <w:t xml:space="preserve">(1) the conversion of </w:t>
      </w:r>
      <w:r w:rsidR="00A70374" w:rsidRPr="00A70374">
        <w:rPr>
          <w:rFonts w:ascii="Lato" w:eastAsia="Cambria" w:hAnsi="Lato" w:cs="Arial"/>
          <w:bCs/>
          <w:iCs/>
          <w:color w:val="000000" w:themeColor="text1"/>
          <w:szCs w:val="20"/>
          <w:lang w:eastAsia="x-none"/>
        </w:rPr>
        <w:t>C</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H</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 xml:space="preserve"> </w:t>
      </w:r>
      <w:r w:rsidR="00A70374" w:rsidRPr="00A70374">
        <w:rPr>
          <w:rFonts w:ascii="Lato" w:eastAsia="Cambria" w:hAnsi="Lato" w:cs="Arial"/>
          <w:bCs/>
          <w:color w:val="000000" w:themeColor="text1"/>
          <w:szCs w:val="20"/>
          <w:lang w:eastAsia="x-none"/>
        </w:rPr>
        <w:t>to butadiene (</w:t>
      </w:r>
      <w:r w:rsidR="00A70374" w:rsidRPr="00A70374">
        <w:rPr>
          <w:rFonts w:ascii="Lato" w:eastAsia="Cambria" w:hAnsi="Lato" w:cs="Arial"/>
          <w:bCs/>
          <w:iCs/>
          <w:color w:val="000000" w:themeColor="text1"/>
          <w:szCs w:val="20"/>
          <w:lang w:eastAsia="x-none"/>
        </w:rPr>
        <w:t>Nat. Catal</w:t>
      </w:r>
      <w:r w:rsidR="00A70374" w:rsidRPr="00A70374">
        <w:rPr>
          <w:rFonts w:ascii="Lato" w:eastAsia="Cambria" w:hAnsi="Lato" w:cs="Arial"/>
          <w:bCs/>
          <w:color w:val="000000" w:themeColor="text1"/>
          <w:szCs w:val="20"/>
          <w:lang w:eastAsia="x-none"/>
        </w:rPr>
        <w:t>. 2024, doi.org/10.1038/s41929-024-01250-0) or ethylene (C</w:t>
      </w:r>
      <w:r w:rsidR="00A70374" w:rsidRPr="00A70374">
        <w:rPr>
          <w:rFonts w:ascii="Lato" w:eastAsia="Cambria" w:hAnsi="Lato" w:cs="Arial"/>
          <w:bCs/>
          <w:color w:val="000000" w:themeColor="text1"/>
          <w:szCs w:val="20"/>
          <w:vertAlign w:val="subscript"/>
          <w:lang w:eastAsia="x-none"/>
        </w:rPr>
        <w:t>2</w:t>
      </w:r>
      <w:r w:rsidR="00A70374" w:rsidRPr="00A70374">
        <w:rPr>
          <w:rFonts w:ascii="Lato" w:eastAsia="Cambria" w:hAnsi="Lato" w:cs="Arial"/>
          <w:bCs/>
          <w:color w:val="000000" w:themeColor="text1"/>
          <w:szCs w:val="20"/>
          <w:lang w:eastAsia="x-none"/>
        </w:rPr>
        <w:t>H</w:t>
      </w:r>
      <w:r w:rsidR="00A70374" w:rsidRPr="00A70374">
        <w:rPr>
          <w:rFonts w:ascii="Lato" w:eastAsia="Cambria" w:hAnsi="Lato" w:cs="Arial"/>
          <w:bCs/>
          <w:color w:val="000000" w:themeColor="text1"/>
          <w:szCs w:val="20"/>
          <w:vertAlign w:val="subscript"/>
          <w:lang w:eastAsia="x-none"/>
        </w:rPr>
        <w:t>4</w:t>
      </w:r>
      <w:r w:rsidR="00A70374" w:rsidRPr="00A70374">
        <w:rPr>
          <w:rFonts w:ascii="Lato" w:eastAsia="Cambria" w:hAnsi="Lato" w:cs="Arial"/>
          <w:bCs/>
          <w:color w:val="000000" w:themeColor="text1"/>
          <w:szCs w:val="20"/>
          <w:lang w:eastAsia="x-none"/>
        </w:rPr>
        <w:t>) (</w:t>
      </w:r>
      <w:r w:rsidR="00A70374" w:rsidRPr="00A70374">
        <w:rPr>
          <w:rFonts w:ascii="Lato" w:eastAsia="Cambria" w:hAnsi="Lato" w:cs="Arial"/>
          <w:bCs/>
          <w:iCs/>
          <w:color w:val="000000" w:themeColor="text1"/>
          <w:szCs w:val="20"/>
          <w:lang w:eastAsia="x-none"/>
        </w:rPr>
        <w:t>Nat. Sustain</w:t>
      </w:r>
      <w:r w:rsidR="00A70374" w:rsidRPr="00A70374">
        <w:rPr>
          <w:rFonts w:ascii="Lato" w:eastAsia="Cambria" w:hAnsi="Lato" w:cs="Arial"/>
          <w:bCs/>
          <w:color w:val="000000" w:themeColor="text1"/>
          <w:szCs w:val="20"/>
          <w:lang w:eastAsia="x-none"/>
        </w:rPr>
        <w:t xml:space="preserve">. 2023, 6, 827; </w:t>
      </w:r>
      <w:r w:rsidR="00A70374" w:rsidRPr="00A70374">
        <w:rPr>
          <w:rFonts w:ascii="Lato" w:eastAsia="Cambria" w:hAnsi="Lato" w:cs="Arial"/>
          <w:bCs/>
          <w:iCs/>
          <w:color w:val="000000" w:themeColor="text1"/>
          <w:szCs w:val="20"/>
          <w:lang w:eastAsia="x-none"/>
        </w:rPr>
        <w:t>Nat. Catal</w:t>
      </w:r>
      <w:r w:rsidR="00A70374" w:rsidRPr="00A70374">
        <w:rPr>
          <w:rFonts w:ascii="Lato" w:eastAsia="Cambria" w:hAnsi="Lato" w:cs="Arial"/>
          <w:bCs/>
          <w:color w:val="000000" w:themeColor="text1"/>
          <w:szCs w:val="20"/>
          <w:lang w:eastAsia="x-none"/>
        </w:rPr>
        <w:t xml:space="preserve">. 2021, 4, 565) via electrocatalysis; (2) </w:t>
      </w:r>
      <w:r w:rsidR="00A70374" w:rsidRPr="00A70374">
        <w:rPr>
          <w:rFonts w:ascii="Lato" w:eastAsia="Cambria" w:hAnsi="Lato" w:cs="Arial"/>
          <w:bCs/>
          <w:iCs/>
          <w:color w:val="000000" w:themeColor="text1"/>
          <w:szCs w:val="20"/>
          <w:lang w:eastAsia="x-none"/>
        </w:rPr>
        <w:t>C</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H</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 xml:space="preserve"> </w:t>
      </w:r>
      <w:r w:rsidR="00A70374" w:rsidRPr="00A70374">
        <w:rPr>
          <w:rFonts w:ascii="Lato" w:eastAsia="Cambria" w:hAnsi="Lato" w:cs="Arial"/>
          <w:bCs/>
          <w:color w:val="000000" w:themeColor="text1"/>
          <w:szCs w:val="20"/>
          <w:lang w:eastAsia="x-none"/>
        </w:rPr>
        <w:t>hydrochlorination to VCM via photocatalysis (</w:t>
      </w:r>
      <w:r w:rsidR="00A70374" w:rsidRPr="00A70374">
        <w:rPr>
          <w:rFonts w:ascii="Lato" w:eastAsia="Cambria" w:hAnsi="Lato" w:cs="Arial"/>
          <w:bCs/>
          <w:iCs/>
          <w:color w:val="000000" w:themeColor="text1"/>
          <w:szCs w:val="20"/>
          <w:lang w:eastAsia="x-none"/>
        </w:rPr>
        <w:t>J. Am. Chem. Soc.</w:t>
      </w:r>
      <w:r w:rsidR="00A70374" w:rsidRPr="00A70374">
        <w:rPr>
          <w:rFonts w:ascii="Lato" w:eastAsia="Cambria" w:hAnsi="Lato" w:cs="Arial"/>
          <w:bCs/>
          <w:color w:val="000000" w:themeColor="text1"/>
          <w:szCs w:val="20"/>
          <w:lang w:eastAsia="x-none"/>
        </w:rPr>
        <w:t xml:space="preserve"> 2024, 146, 29441); and (3) the coupling of </w:t>
      </w:r>
      <w:r w:rsidR="00A70374" w:rsidRPr="00A70374">
        <w:rPr>
          <w:rFonts w:ascii="Lato" w:eastAsia="Cambria" w:hAnsi="Lato" w:cs="Arial"/>
          <w:bCs/>
          <w:iCs/>
          <w:color w:val="000000" w:themeColor="text1"/>
          <w:szCs w:val="20"/>
          <w:lang w:eastAsia="x-none"/>
        </w:rPr>
        <w:t>C</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H</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 xml:space="preserve"> </w:t>
      </w:r>
      <w:r w:rsidR="00A70374" w:rsidRPr="00A70374">
        <w:rPr>
          <w:rFonts w:ascii="Lato" w:eastAsia="Cambria" w:hAnsi="Lato" w:cs="Arial"/>
          <w:bCs/>
          <w:color w:val="000000" w:themeColor="text1"/>
          <w:szCs w:val="20"/>
          <w:lang w:eastAsia="x-none"/>
        </w:rPr>
        <w:t>with CO into ester or acid products via thermocatalysis (</w:t>
      </w:r>
      <w:r w:rsidR="00A70374" w:rsidRPr="00A70374">
        <w:rPr>
          <w:rFonts w:ascii="Lato" w:eastAsia="Cambria" w:hAnsi="Lato" w:cs="Arial"/>
          <w:bCs/>
          <w:iCs/>
          <w:color w:val="000000" w:themeColor="text1"/>
          <w:szCs w:val="20"/>
          <w:lang w:eastAsia="x-none"/>
        </w:rPr>
        <w:t>Molecules</w:t>
      </w:r>
      <w:r w:rsidR="00A70374" w:rsidRPr="00A70374">
        <w:rPr>
          <w:rFonts w:ascii="Lato" w:eastAsia="Cambria" w:hAnsi="Lato" w:cs="Arial"/>
          <w:bCs/>
          <w:color w:val="000000" w:themeColor="text1"/>
          <w:szCs w:val="20"/>
          <w:lang w:eastAsia="x-none"/>
        </w:rPr>
        <w:t xml:space="preserve"> 2024, 29, 1987; </w:t>
      </w:r>
      <w:r w:rsidR="00A70374" w:rsidRPr="00A70374">
        <w:rPr>
          <w:rFonts w:ascii="Lato" w:eastAsia="Cambria" w:hAnsi="Lato" w:cs="Arial"/>
          <w:bCs/>
          <w:iCs/>
          <w:color w:val="000000" w:themeColor="text1"/>
          <w:szCs w:val="20"/>
          <w:lang w:eastAsia="x-none"/>
        </w:rPr>
        <w:t>Angew. Chem. Int. Ed.</w:t>
      </w:r>
      <w:r w:rsidR="00A70374" w:rsidRPr="00A70374">
        <w:rPr>
          <w:rFonts w:ascii="Lato" w:eastAsia="Cambria" w:hAnsi="Lato" w:cs="Arial"/>
          <w:bCs/>
          <w:color w:val="000000" w:themeColor="text1"/>
          <w:szCs w:val="20"/>
          <w:lang w:eastAsia="x-none"/>
        </w:rPr>
        <w:t xml:space="preserve"> 2023, 52, e202307570)</w:t>
      </w:r>
      <w:r w:rsidR="00A70374" w:rsidRPr="00A70374">
        <w:rPr>
          <w:rFonts w:ascii="Lato" w:eastAsia="DengXian" w:hAnsi="Lato" w:cs="Arial"/>
          <w:iCs/>
          <w:color w:val="000000" w:themeColor="text1"/>
          <w:szCs w:val="20"/>
          <w:lang w:eastAsia="zh-CN"/>
        </w:rPr>
        <w:t>.</w:t>
      </w:r>
      <w:ins w:id="53" w:author="Zhang, Zihao" w:date="2024-12-02T21:02:00Z" w16du:dateUtc="2024-12-02T20:02:00Z">
        <w:r w:rsidR="005E175D">
          <w:rPr>
            <w:rFonts w:ascii="Lato" w:eastAsia="DengXian" w:hAnsi="Lato" w:cs="Arial" w:hint="eastAsia"/>
            <w:iCs/>
            <w:color w:val="000000" w:themeColor="text1"/>
            <w:szCs w:val="20"/>
            <w:lang w:eastAsia="zh-CN"/>
          </w:rPr>
          <w:t xml:space="preserve"> </w:t>
        </w:r>
      </w:ins>
      <w:ins w:id="54" w:author="Zhang, Zihao" w:date="2024-12-02T21:05:00Z" w16du:dateUtc="2024-12-02T20:05:00Z">
        <w:r w:rsidR="005E175D">
          <w:rPr>
            <w:rFonts w:ascii="Lato" w:eastAsia="DengXian" w:hAnsi="Lato" w:cs="Arial" w:hint="eastAsia"/>
            <w:iCs/>
            <w:color w:val="000000" w:themeColor="text1"/>
            <w:szCs w:val="20"/>
            <w:lang w:eastAsia="zh-CN"/>
          </w:rPr>
          <w:t xml:space="preserve">Additionally, </w:t>
        </w:r>
      </w:ins>
      <w:ins w:id="55" w:author="Zhang, Zihao" w:date="2024-12-02T21:35:00Z" w16du:dateUtc="2024-12-02T20:35:00Z">
        <w:r w:rsidR="00D30FBF">
          <w:rPr>
            <w:rFonts w:ascii="Lato" w:eastAsia="DengXian" w:hAnsi="Lato" w:cs="Arial" w:hint="eastAsia"/>
            <w:iCs/>
            <w:color w:val="000000" w:themeColor="text1"/>
            <w:szCs w:val="20"/>
            <w:lang w:eastAsia="zh-CN"/>
          </w:rPr>
          <w:t xml:space="preserve">we have </w:t>
        </w:r>
      </w:ins>
      <w:ins w:id="56" w:author="Zhang, Zihao" w:date="2024-12-02T21:37:00Z" w16du:dateUtc="2024-12-02T20:37:00Z">
        <w:r w:rsidR="00D30FBF" w:rsidRPr="00D30FBF">
          <w:rPr>
            <w:rFonts w:ascii="Lato" w:eastAsia="DengXian" w:hAnsi="Lato" w:cs="Arial"/>
            <w:iCs/>
            <w:color w:val="000000" w:themeColor="text1"/>
            <w:szCs w:val="20"/>
            <w:lang w:eastAsia="zh-CN"/>
          </w:rPr>
          <w:t>incorporated</w:t>
        </w:r>
        <w:r w:rsidR="00D30FBF" w:rsidRPr="00D30FBF">
          <w:rPr>
            <w:rFonts w:ascii="Lato" w:eastAsia="DengXian" w:hAnsi="Lato" w:cs="Arial" w:hint="eastAsia"/>
            <w:iCs/>
            <w:color w:val="000000" w:themeColor="text1"/>
            <w:szCs w:val="20"/>
            <w:lang w:eastAsia="zh-CN"/>
          </w:rPr>
          <w:t xml:space="preserve"> </w:t>
        </w:r>
      </w:ins>
      <w:ins w:id="57" w:author="Zhang, Zihao" w:date="2024-12-02T21:35:00Z" w16du:dateUtc="2024-12-02T20:35:00Z">
        <w:r w:rsidR="00D30FBF">
          <w:rPr>
            <w:rFonts w:ascii="Lato" w:eastAsia="DengXian" w:hAnsi="Lato" w:cs="Arial" w:hint="eastAsia"/>
            <w:iCs/>
            <w:color w:val="000000" w:themeColor="text1"/>
            <w:szCs w:val="20"/>
            <w:lang w:eastAsia="zh-CN"/>
          </w:rPr>
          <w:t xml:space="preserve">relevant discussions in Section 3 </w:t>
        </w:r>
      </w:ins>
      <w:ins w:id="58" w:author="Zhang, Zihao" w:date="2024-12-02T21:36:00Z" w16du:dateUtc="2024-12-02T20:36:00Z">
        <w:r w:rsidR="00D30FBF">
          <w:rPr>
            <w:rFonts w:ascii="Lato" w:eastAsia="DengXian" w:hAnsi="Lato" w:cs="Arial" w:hint="eastAsia"/>
            <w:iCs/>
            <w:color w:val="000000" w:themeColor="text1"/>
            <w:szCs w:val="20"/>
            <w:lang w:eastAsia="zh-CN"/>
          </w:rPr>
          <w:t>(page xx, line xx)</w:t>
        </w:r>
        <w:r w:rsidR="00D30FBF">
          <w:rPr>
            <w:rFonts w:ascii="Lato" w:eastAsia="DengXian" w:hAnsi="Lato" w:cs="Arial" w:hint="eastAsia"/>
            <w:iCs/>
            <w:color w:val="000000" w:themeColor="text1"/>
            <w:szCs w:val="20"/>
            <w:lang w:eastAsia="zh-CN"/>
          </w:rPr>
          <w:t xml:space="preserve"> </w:t>
        </w:r>
        <w:r w:rsidR="00D30FBF">
          <w:rPr>
            <w:rFonts w:ascii="Lato" w:eastAsia="DengXian" w:hAnsi="Lato" w:cs="Arial"/>
            <w:iCs/>
            <w:color w:val="000000" w:themeColor="text1"/>
            <w:szCs w:val="20"/>
            <w:lang w:eastAsia="zh-CN"/>
          </w:rPr>
          <w:t>regarding</w:t>
        </w:r>
      </w:ins>
      <w:ins w:id="59" w:author="Zhang, Zihao" w:date="2024-12-02T21:35:00Z" w16du:dateUtc="2024-12-02T20:35:00Z">
        <w:r w:rsidR="00D30FBF">
          <w:rPr>
            <w:rFonts w:ascii="Lato" w:eastAsia="DengXian" w:hAnsi="Lato" w:cs="Arial" w:hint="eastAsia"/>
            <w:iCs/>
            <w:color w:val="000000" w:themeColor="text1"/>
            <w:szCs w:val="20"/>
            <w:lang w:eastAsia="zh-CN"/>
          </w:rPr>
          <w:t xml:space="preserve"> the </w:t>
        </w:r>
      </w:ins>
      <w:ins w:id="60" w:author="Zhang, Zihao" w:date="2024-12-02T21:36:00Z" w16du:dateUtc="2024-12-02T20:36:00Z">
        <w:r w:rsidR="00D30FBF">
          <w:rPr>
            <w:rFonts w:ascii="Lato" w:eastAsia="DengXian" w:hAnsi="Lato" w:cs="Arial" w:hint="eastAsia"/>
            <w:iCs/>
            <w:color w:val="000000" w:themeColor="text1"/>
            <w:szCs w:val="20"/>
            <w:lang w:eastAsia="zh-CN"/>
          </w:rPr>
          <w:t>expected</w:t>
        </w:r>
      </w:ins>
      <w:ins w:id="61" w:author="Zhang, Zihao" w:date="2024-12-02T21:04:00Z" w16du:dateUtc="2024-12-02T20:04:00Z">
        <w:r w:rsidR="005E175D">
          <w:rPr>
            <w:rFonts w:ascii="Lato" w:eastAsia="DengXian" w:hAnsi="Lato" w:cs="Arial" w:hint="eastAsia"/>
            <w:iCs/>
            <w:color w:val="000000" w:themeColor="text1"/>
            <w:szCs w:val="20"/>
            <w:lang w:eastAsia="zh-CN"/>
          </w:rPr>
          <w:t xml:space="preserve"> </w:t>
        </w:r>
      </w:ins>
      <w:ins w:id="62" w:author="Zhang, Zihao" w:date="2024-12-02T21:38:00Z" w16du:dateUtc="2024-12-02T20:38:00Z">
        <w:r w:rsidR="00D30FBF">
          <w:rPr>
            <w:rFonts w:ascii="Lato" w:eastAsia="DengXian" w:hAnsi="Lato" w:cs="Arial" w:hint="eastAsia"/>
            <w:iCs/>
            <w:color w:val="000000" w:themeColor="text1"/>
            <w:szCs w:val="20"/>
            <w:lang w:eastAsia="zh-CN"/>
          </w:rPr>
          <w:t xml:space="preserve">3.8% </w:t>
        </w:r>
      </w:ins>
      <w:ins w:id="63" w:author="Zhang, Zihao" w:date="2024-12-02T21:04:00Z" w16du:dateUtc="2024-12-02T20:04:00Z">
        <w:r w:rsidR="005E175D">
          <w:rPr>
            <w:rFonts w:ascii="Lato" w:eastAsia="DengXian" w:hAnsi="Lato" w:cs="Arial"/>
            <w:iCs/>
            <w:color w:val="000000" w:themeColor="text1"/>
            <w:szCs w:val="20"/>
            <w:lang w:eastAsia="zh-CN"/>
          </w:rPr>
          <w:t>annua</w:t>
        </w:r>
        <w:r w:rsidR="005E175D">
          <w:rPr>
            <w:rFonts w:ascii="Lato" w:eastAsia="DengXian" w:hAnsi="Lato" w:cs="Arial" w:hint="eastAsia"/>
            <w:iCs/>
            <w:color w:val="000000" w:themeColor="text1"/>
            <w:szCs w:val="20"/>
            <w:lang w:eastAsia="zh-CN"/>
          </w:rPr>
          <w:t xml:space="preserve">l growth </w:t>
        </w:r>
      </w:ins>
      <w:ins w:id="64" w:author="Zhang, Zihao" w:date="2024-12-02T21:38:00Z" w16du:dateUtc="2024-12-02T20:38:00Z">
        <w:r w:rsidR="00D30FBF">
          <w:rPr>
            <w:rFonts w:ascii="Lato" w:eastAsia="DengXian" w:hAnsi="Lato" w:cs="Arial" w:hint="eastAsia"/>
            <w:iCs/>
            <w:color w:val="000000" w:themeColor="text1"/>
            <w:szCs w:val="20"/>
            <w:lang w:eastAsia="zh-CN"/>
          </w:rPr>
          <w:t xml:space="preserve">rate </w:t>
        </w:r>
      </w:ins>
      <w:ins w:id="65" w:author="Zhang, Zihao" w:date="2024-12-02T21:36:00Z" w16du:dateUtc="2024-12-02T20:36:00Z">
        <w:r w:rsidR="00D30FBF">
          <w:rPr>
            <w:rFonts w:ascii="Lato" w:eastAsia="DengXian" w:hAnsi="Lato" w:cs="Arial" w:hint="eastAsia"/>
            <w:iCs/>
            <w:color w:val="000000" w:themeColor="text1"/>
            <w:szCs w:val="20"/>
            <w:lang w:eastAsia="zh-CN"/>
          </w:rPr>
          <w:t xml:space="preserve">of PVC </w:t>
        </w:r>
      </w:ins>
      <w:ins w:id="66" w:author="Zhang, Zihao" w:date="2024-12-02T21:38:00Z" w16du:dateUtc="2024-12-02T20:38:00Z">
        <w:r w:rsidR="00D30FBF">
          <w:rPr>
            <w:rFonts w:ascii="Lato" w:eastAsia="DengXian" w:hAnsi="Lato" w:cs="Arial" w:hint="eastAsia"/>
            <w:iCs/>
            <w:color w:val="000000" w:themeColor="text1"/>
            <w:szCs w:val="20"/>
            <w:lang w:eastAsia="zh-CN"/>
          </w:rPr>
          <w:t>through</w:t>
        </w:r>
      </w:ins>
      <w:ins w:id="67" w:author="Zhang, Zihao" w:date="2024-12-02T21:05:00Z" w16du:dateUtc="2024-12-02T20:05:00Z">
        <w:r w:rsidR="005E175D">
          <w:rPr>
            <w:rFonts w:ascii="Lato" w:eastAsia="DengXian" w:hAnsi="Lato" w:cs="Arial" w:hint="eastAsia"/>
            <w:iCs/>
            <w:color w:val="000000" w:themeColor="text1"/>
            <w:szCs w:val="20"/>
            <w:lang w:eastAsia="zh-CN"/>
          </w:rPr>
          <w:t xml:space="preserve"> 2031</w:t>
        </w:r>
      </w:ins>
      <w:ins w:id="68" w:author="Zhang, Zihao" w:date="2024-12-02T21:38:00Z" w16du:dateUtc="2024-12-02T20:38:00Z">
        <w:r w:rsidR="00D30FBF">
          <w:rPr>
            <w:rFonts w:ascii="Lato" w:eastAsia="DengXian" w:hAnsi="Lato" w:cs="Arial" w:hint="eastAsia"/>
            <w:iCs/>
            <w:color w:val="000000" w:themeColor="text1"/>
            <w:szCs w:val="20"/>
            <w:lang w:eastAsia="zh-CN"/>
          </w:rPr>
          <w:t>,</w:t>
        </w:r>
      </w:ins>
      <w:ins w:id="69" w:author="Zhang, Zihao" w:date="2024-12-02T21:36:00Z" w16du:dateUtc="2024-12-02T20:36:00Z">
        <w:r w:rsidR="00D30FBF">
          <w:rPr>
            <w:rFonts w:ascii="Lato" w:eastAsia="DengXian" w:hAnsi="Lato" w:cs="Arial" w:hint="eastAsia"/>
            <w:iCs/>
            <w:color w:val="000000" w:themeColor="text1"/>
            <w:szCs w:val="20"/>
            <w:lang w:eastAsia="zh-CN"/>
          </w:rPr>
          <w:t xml:space="preserve"> </w:t>
        </w:r>
      </w:ins>
      <w:ins w:id="70" w:author="Zhang, Zihao" w:date="2024-12-02T21:37:00Z" w16du:dateUtc="2024-12-02T20:37:00Z">
        <w:r w:rsidR="00D30FBF">
          <w:rPr>
            <w:rFonts w:ascii="Lato" w:eastAsia="DengXian" w:hAnsi="Lato" w:cs="Arial" w:hint="eastAsia"/>
            <w:iCs/>
            <w:color w:val="000000" w:themeColor="text1"/>
            <w:szCs w:val="20"/>
            <w:lang w:eastAsia="zh-CN"/>
          </w:rPr>
          <w:t xml:space="preserve">that </w:t>
        </w:r>
      </w:ins>
      <w:ins w:id="71" w:author="Zhang, Zihao" w:date="2024-12-02T21:38:00Z" w16du:dateUtc="2024-12-02T20:38:00Z">
        <w:r w:rsidR="00D30FBF">
          <w:rPr>
            <w:rFonts w:ascii="Lato" w:eastAsia="DengXian" w:hAnsi="Lato" w:cs="Arial" w:hint="eastAsia"/>
            <w:iCs/>
            <w:color w:val="000000" w:themeColor="text1"/>
            <w:szCs w:val="20"/>
            <w:lang w:eastAsia="zh-CN"/>
          </w:rPr>
          <w:t>may</w:t>
        </w:r>
      </w:ins>
      <w:ins w:id="72" w:author="Zhang, Zihao" w:date="2024-12-02T21:37:00Z" w16du:dateUtc="2024-12-02T20:37:00Z">
        <w:r w:rsidR="00D30FBF">
          <w:rPr>
            <w:rFonts w:ascii="Lato" w:eastAsia="DengXian" w:hAnsi="Lato" w:cs="Arial" w:hint="eastAsia"/>
            <w:iCs/>
            <w:color w:val="000000" w:themeColor="text1"/>
            <w:szCs w:val="20"/>
            <w:lang w:eastAsia="zh-CN"/>
          </w:rPr>
          <w:t xml:space="preserve"> accelerate the </w:t>
        </w:r>
      </w:ins>
      <w:ins w:id="73" w:author="Zhang, Zihao" w:date="2024-12-02T21:38:00Z" w16du:dateUtc="2024-12-02T20:38:00Z">
        <w:r w:rsidR="00D30FBF">
          <w:rPr>
            <w:rFonts w:ascii="Lato" w:eastAsia="DengXian" w:hAnsi="Lato" w:cs="Arial" w:hint="eastAsia"/>
            <w:iCs/>
            <w:color w:val="000000" w:themeColor="text1"/>
            <w:szCs w:val="20"/>
            <w:lang w:eastAsia="zh-CN"/>
          </w:rPr>
          <w:t xml:space="preserve">expansion </w:t>
        </w:r>
      </w:ins>
      <w:ins w:id="74" w:author="Zhang, Zihao" w:date="2024-12-02T21:37:00Z" w16du:dateUtc="2024-12-02T20:37:00Z">
        <w:r w:rsidR="00D30FBF">
          <w:rPr>
            <w:rFonts w:ascii="Lato" w:eastAsia="DengXian" w:hAnsi="Lato" w:cs="Arial" w:hint="eastAsia"/>
            <w:iCs/>
            <w:color w:val="000000" w:themeColor="text1"/>
            <w:szCs w:val="20"/>
            <w:lang w:eastAsia="zh-CN"/>
          </w:rPr>
          <w:t xml:space="preserve">of </w:t>
        </w:r>
      </w:ins>
      <w:ins w:id="75" w:author="Zhang, Zihao" w:date="2024-12-02T21:38:00Z" w16du:dateUtc="2024-12-02T20:38:00Z">
        <w:r w:rsidR="00D30FBF">
          <w:rPr>
            <w:rFonts w:ascii="Lato" w:eastAsia="DengXian" w:hAnsi="Lato" w:cs="Arial"/>
            <w:iCs/>
            <w:color w:val="000000" w:themeColor="text1"/>
            <w:szCs w:val="20"/>
            <w:lang w:eastAsia="zh-CN"/>
          </w:rPr>
          <w:t>the</w:t>
        </w:r>
        <w:r w:rsidR="00D30FBF">
          <w:rPr>
            <w:rFonts w:ascii="Lato" w:eastAsia="DengXian" w:hAnsi="Lato" w:cs="Arial" w:hint="eastAsia"/>
            <w:iCs/>
            <w:color w:val="000000" w:themeColor="text1"/>
            <w:szCs w:val="20"/>
            <w:lang w:eastAsia="zh-CN"/>
          </w:rPr>
          <w:t xml:space="preserve"> </w:t>
        </w:r>
      </w:ins>
      <w:ins w:id="76" w:author="Zhang, Zihao" w:date="2024-12-02T21:37:00Z" w16du:dateUtc="2024-12-02T20:37:00Z">
        <w:r w:rsidR="00D30FBF">
          <w:rPr>
            <w:rFonts w:ascii="Lato" w:eastAsia="DengXian" w:hAnsi="Lato" w:cs="Arial" w:hint="eastAsia"/>
            <w:iCs/>
            <w:color w:val="000000" w:themeColor="text1"/>
            <w:szCs w:val="20"/>
            <w:lang w:eastAsia="zh-CN"/>
          </w:rPr>
          <w:t>acetylene</w:t>
        </w:r>
      </w:ins>
      <w:ins w:id="77" w:author="Zhang, Zihao" w:date="2024-12-02T21:05:00Z" w16du:dateUtc="2024-12-02T20:05:00Z">
        <w:r w:rsidR="005E175D">
          <w:rPr>
            <w:rFonts w:ascii="Lato" w:eastAsia="DengXian" w:hAnsi="Lato" w:cs="Arial" w:hint="eastAsia"/>
            <w:iCs/>
            <w:color w:val="000000" w:themeColor="text1"/>
            <w:szCs w:val="20"/>
            <w:lang w:eastAsia="zh-CN"/>
          </w:rPr>
          <w:t xml:space="preserve"> </w:t>
        </w:r>
      </w:ins>
      <w:ins w:id="78" w:author="Zhang, Zihao" w:date="2024-12-02T21:38:00Z" w16du:dateUtc="2024-12-02T20:38:00Z">
        <w:r w:rsidR="00D30FBF">
          <w:rPr>
            <w:rFonts w:ascii="Lato" w:eastAsia="DengXian" w:hAnsi="Lato" w:cs="Arial" w:hint="eastAsia"/>
            <w:iCs/>
            <w:color w:val="000000" w:themeColor="text1"/>
            <w:szCs w:val="20"/>
            <w:lang w:eastAsia="zh-CN"/>
          </w:rPr>
          <w:t xml:space="preserve">market </w:t>
        </w:r>
      </w:ins>
      <w:ins w:id="79" w:author="Zhang, Zihao" w:date="2024-12-02T21:02:00Z" w16du:dateUtc="2024-12-02T20:02:00Z">
        <w:r w:rsidR="005E175D">
          <w:rPr>
            <w:rFonts w:ascii="Lato" w:eastAsia="DengXian" w:hAnsi="Lato" w:cs="Arial" w:hint="eastAsia"/>
            <w:iCs/>
            <w:color w:val="000000" w:themeColor="text1"/>
            <w:szCs w:val="20"/>
            <w:lang w:eastAsia="zh-CN"/>
          </w:rPr>
          <w:t>(</w:t>
        </w:r>
        <w:r w:rsidR="005E175D" w:rsidRPr="005E175D">
          <w:rPr>
            <w:rFonts w:ascii="Lato" w:eastAsia="DengXian" w:hAnsi="Lato" w:cs="Arial"/>
            <w:iCs/>
            <w:color w:val="000000" w:themeColor="text1"/>
            <w:szCs w:val="20"/>
            <w:lang w:eastAsia="zh-CN"/>
          </w:rPr>
          <w:t>Data from Statista</w:t>
        </w:r>
        <w:r w:rsidR="005E175D">
          <w:rPr>
            <w:rFonts w:ascii="Lato" w:eastAsia="DengXian" w:hAnsi="Lato" w:cs="Arial" w:hint="eastAsia"/>
            <w:iCs/>
            <w:color w:val="000000" w:themeColor="text1"/>
            <w:szCs w:val="20"/>
            <w:lang w:eastAsia="zh-CN"/>
          </w:rPr>
          <w:t>).</w:t>
        </w:r>
      </w:ins>
    </w:p>
    <w:p w14:paraId="1BF169EC" w14:textId="77777777" w:rsidR="00531BB2" w:rsidRPr="00552F83" w:rsidRDefault="00531BB2" w:rsidP="00531BB2">
      <w:pPr>
        <w:spacing w:after="0" w:line="360" w:lineRule="auto"/>
        <w:rPr>
          <w:rFonts w:ascii="Lato" w:eastAsia="DengXian" w:hAnsi="Lato" w:cs="Arial"/>
          <w:iCs/>
          <w:color w:val="000000" w:themeColor="text1"/>
          <w:szCs w:val="20"/>
          <w:lang w:eastAsia="zh-CN"/>
        </w:rPr>
      </w:pPr>
    </w:p>
    <w:p w14:paraId="7B70D261" w14:textId="64E0EB88" w:rsidR="00013347" w:rsidRPr="00F9361C" w:rsidRDefault="00013347" w:rsidP="00F9361C">
      <w:pPr>
        <w:spacing w:after="80"/>
        <w:rPr>
          <w:rFonts w:ascii="Lato" w:eastAsia="Cambria" w:hAnsi="Lato" w:cs="Arial"/>
          <w:iCs/>
          <w:color w:val="0000FF"/>
          <w:szCs w:val="20"/>
        </w:rPr>
      </w:pPr>
      <w:r w:rsidRPr="00F9361C">
        <w:rPr>
          <w:rFonts w:ascii="Lato" w:eastAsia="Cambria" w:hAnsi="Lato" w:cs="Arial"/>
          <w:iCs/>
          <w:color w:val="0000FF"/>
          <w:szCs w:val="20"/>
        </w:rPr>
        <w:t>2.2. </w:t>
      </w:r>
      <w:r w:rsidR="006B7AB5" w:rsidRPr="00F9361C">
        <w:rPr>
          <w:rFonts w:ascii="Lato" w:eastAsia="Cambria" w:hAnsi="Lato" w:cs="Arial"/>
          <w:iCs/>
          <w:color w:val="0000FF"/>
          <w:szCs w:val="20"/>
        </w:rPr>
        <w:t>Some review papers on acetylene are well written in comparison with the current review manuscript, for example, Production of Acetylene and Acetylene-based Chemicals from Coal. Chem. Rev. 2014, 114, 3, 1743–1760; Catalytic Reactions of Acetylene: A Feedstock for the Chemical Industry Revisited. Chem. Rev. 2014, 114, 3, 1761–1782; Production of Acetylene from Viable Feedstock: Promising Recent Approaches. ChemPlusChem 2024, e202400247. https://doi.org/10.1002/cplu.202400247</w:t>
      </w:r>
      <w:r w:rsidR="00B8185A" w:rsidRPr="00F9361C">
        <w:rPr>
          <w:rFonts w:ascii="Lato" w:eastAsia="Cambria" w:hAnsi="Lato" w:cs="Arial"/>
          <w:iCs/>
          <w:color w:val="0000FF"/>
          <w:szCs w:val="20"/>
        </w:rPr>
        <w:t>.</w:t>
      </w:r>
    </w:p>
    <w:p w14:paraId="7890697F" w14:textId="5B76E4BB" w:rsidR="00C20056" w:rsidRDefault="00231984" w:rsidP="00902E97">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Following the superb feedback from Reviewers #1 and #3, w</w:t>
      </w:r>
      <w:r w:rsidR="00E97363" w:rsidRPr="00E97363">
        <w:rPr>
          <w:rFonts w:ascii="Lato" w:eastAsia="DengXian" w:hAnsi="Lato" w:cs="Arial"/>
          <w:iCs/>
          <w:color w:val="000000" w:themeColor="text1"/>
          <w:szCs w:val="20"/>
          <w:lang w:eastAsia="zh-CN"/>
        </w:rPr>
        <w:t xml:space="preserve">e cannot understand on what basis </w:t>
      </w:r>
      <w:r w:rsidR="00E97363">
        <w:rPr>
          <w:rFonts w:ascii="Lato" w:eastAsia="DengXian" w:hAnsi="Lato" w:cs="Arial"/>
          <w:iCs/>
          <w:color w:val="000000" w:themeColor="text1"/>
          <w:szCs w:val="20"/>
          <w:lang w:eastAsia="zh-CN"/>
        </w:rPr>
        <w:t>the review</w:t>
      </w:r>
      <w:r>
        <w:rPr>
          <w:rFonts w:ascii="Lato" w:eastAsia="DengXian" w:hAnsi="Lato" w:cs="Arial"/>
          <w:iCs/>
          <w:color w:val="000000" w:themeColor="text1"/>
          <w:szCs w:val="20"/>
          <w:lang w:eastAsia="zh-CN"/>
        </w:rPr>
        <w:t>er</w:t>
      </w:r>
      <w:r w:rsidR="00E97363">
        <w:rPr>
          <w:rFonts w:ascii="Lato" w:eastAsia="DengXian" w:hAnsi="Lato" w:cs="Arial"/>
          <w:iCs/>
          <w:color w:val="000000" w:themeColor="text1"/>
          <w:szCs w:val="20"/>
          <w:lang w:eastAsia="zh-CN"/>
        </w:rPr>
        <w:t xml:space="preserve"> states that o</w:t>
      </w:r>
      <w:r w:rsidR="00E97363" w:rsidRPr="00E97363">
        <w:rPr>
          <w:rFonts w:ascii="Lato" w:eastAsia="DengXian" w:hAnsi="Lato" w:cs="Arial"/>
          <w:iCs/>
          <w:color w:val="000000" w:themeColor="text1"/>
          <w:szCs w:val="20"/>
          <w:lang w:eastAsia="zh-CN"/>
        </w:rPr>
        <w:t xml:space="preserve">ur study is </w:t>
      </w:r>
      <w:r w:rsidR="00E97363">
        <w:rPr>
          <w:rFonts w:ascii="Lato" w:eastAsia="DengXian" w:hAnsi="Lato" w:cs="Arial"/>
          <w:iCs/>
          <w:color w:val="000000" w:themeColor="text1"/>
          <w:szCs w:val="20"/>
          <w:lang w:eastAsia="zh-CN"/>
        </w:rPr>
        <w:t>less well</w:t>
      </w:r>
      <w:r w:rsidR="00E97363" w:rsidRPr="00E97363">
        <w:rPr>
          <w:rFonts w:ascii="Lato" w:eastAsia="DengXian" w:hAnsi="Lato" w:cs="Arial"/>
          <w:iCs/>
          <w:color w:val="000000" w:themeColor="text1"/>
          <w:szCs w:val="20"/>
          <w:lang w:eastAsia="zh-CN"/>
        </w:rPr>
        <w:t xml:space="preserve"> written than the literature cited.</w:t>
      </w:r>
      <w:r w:rsidR="00E97363">
        <w:rPr>
          <w:rFonts w:ascii="Lato" w:eastAsia="DengXian" w:hAnsi="Lato" w:cs="Arial"/>
          <w:iCs/>
          <w:color w:val="000000" w:themeColor="text1"/>
          <w:szCs w:val="20"/>
          <w:lang w:eastAsia="zh-CN"/>
        </w:rPr>
        <w:t xml:space="preserve"> </w:t>
      </w:r>
      <w:r w:rsidR="00E97363" w:rsidRPr="00E97363">
        <w:rPr>
          <w:rFonts w:ascii="Lato" w:eastAsia="DengXian" w:hAnsi="Lato" w:cs="Arial"/>
          <w:iCs/>
          <w:color w:val="000000" w:themeColor="text1"/>
          <w:szCs w:val="20"/>
          <w:lang w:eastAsia="zh-CN"/>
        </w:rPr>
        <w:t xml:space="preserve">What we are sure of is that </w:t>
      </w:r>
      <w:r w:rsidR="00621C76">
        <w:rPr>
          <w:rFonts w:ascii="Lato" w:eastAsia="DengXian" w:hAnsi="Lato" w:cs="Arial"/>
          <w:iCs/>
          <w:color w:val="000000" w:themeColor="text1"/>
          <w:szCs w:val="20"/>
          <w:lang w:eastAsia="zh-CN"/>
        </w:rPr>
        <w:t xml:space="preserve">(i) </w:t>
      </w:r>
      <w:r w:rsidR="00E97363" w:rsidRPr="00E97363">
        <w:rPr>
          <w:rFonts w:ascii="Lato" w:eastAsia="DengXian" w:hAnsi="Lato" w:cs="Arial"/>
          <w:iCs/>
          <w:color w:val="000000" w:themeColor="text1"/>
          <w:szCs w:val="20"/>
          <w:lang w:eastAsia="zh-CN"/>
        </w:rPr>
        <w:t xml:space="preserve">these reviews are </w:t>
      </w:r>
      <w:r w:rsidRPr="00E97363">
        <w:rPr>
          <w:rFonts w:ascii="Lato" w:eastAsia="DengXian" w:hAnsi="Lato" w:cs="Arial"/>
          <w:iCs/>
          <w:color w:val="000000" w:themeColor="text1"/>
          <w:szCs w:val="20"/>
          <w:lang w:eastAsia="zh-CN"/>
        </w:rPr>
        <w:t>excellent</w:t>
      </w:r>
      <w:r w:rsidR="00C20056">
        <w:rPr>
          <w:rFonts w:ascii="Lato" w:eastAsia="DengXian" w:hAnsi="Lato" w:cs="Arial"/>
          <w:iCs/>
          <w:color w:val="000000" w:themeColor="text1"/>
          <w:szCs w:val="20"/>
          <w:lang w:eastAsia="zh-CN"/>
        </w:rPr>
        <w:t xml:space="preserve"> and (ii) </w:t>
      </w:r>
      <w:r w:rsidR="00C20056" w:rsidRPr="00C20056">
        <w:rPr>
          <w:rFonts w:ascii="Lato" w:eastAsia="DengXian" w:hAnsi="Lato" w:cs="Arial"/>
          <w:iCs/>
          <w:color w:val="000000" w:themeColor="text1"/>
          <w:szCs w:val="20"/>
          <w:lang w:eastAsia="zh-CN"/>
        </w:rPr>
        <w:t xml:space="preserve">the reviewer's constructive criticism has led </w:t>
      </w:r>
      <w:r w:rsidR="00C20056">
        <w:rPr>
          <w:rFonts w:ascii="Lato" w:eastAsia="DengXian" w:hAnsi="Lato" w:cs="Arial"/>
          <w:iCs/>
          <w:color w:val="000000" w:themeColor="text1"/>
          <w:szCs w:val="20"/>
          <w:lang w:eastAsia="zh-CN"/>
        </w:rPr>
        <w:t xml:space="preserve">us </w:t>
      </w:r>
      <w:r w:rsidR="00C20056" w:rsidRPr="00C20056">
        <w:rPr>
          <w:rFonts w:ascii="Lato" w:eastAsia="DengXian" w:hAnsi="Lato" w:cs="Arial"/>
          <w:iCs/>
          <w:color w:val="000000" w:themeColor="text1"/>
          <w:szCs w:val="20"/>
          <w:lang w:eastAsia="zh-CN"/>
        </w:rPr>
        <w:t xml:space="preserve">to </w:t>
      </w:r>
      <w:r w:rsidR="00C20056">
        <w:rPr>
          <w:rFonts w:ascii="Lato" w:eastAsia="DengXian" w:hAnsi="Lato" w:cs="Arial"/>
          <w:iCs/>
          <w:color w:val="000000" w:themeColor="text1"/>
          <w:szCs w:val="20"/>
          <w:lang w:eastAsia="zh-CN"/>
        </w:rPr>
        <w:t>streamlining better</w:t>
      </w:r>
      <w:r w:rsidR="00C20056" w:rsidRPr="00C20056">
        <w:rPr>
          <w:rFonts w:ascii="Lato" w:eastAsia="DengXian" w:hAnsi="Lato" w:cs="Arial"/>
          <w:iCs/>
          <w:color w:val="000000" w:themeColor="text1"/>
          <w:szCs w:val="20"/>
          <w:lang w:eastAsia="zh-CN"/>
        </w:rPr>
        <w:t xml:space="preserve"> the main novel aspects with respect to the existing literature.</w:t>
      </w:r>
    </w:p>
    <w:p w14:paraId="4D24CEDB" w14:textId="1299E796" w:rsidR="006A1F91" w:rsidRDefault="00E97363" w:rsidP="00902E97">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R</w:t>
      </w:r>
      <w:r w:rsidRPr="00552F83">
        <w:rPr>
          <w:rFonts w:ascii="Lato" w:eastAsia="DengXian" w:hAnsi="Lato" w:cs="Arial"/>
          <w:iCs/>
          <w:color w:val="000000" w:themeColor="text1"/>
          <w:szCs w:val="20"/>
          <w:lang w:eastAsia="zh-CN"/>
        </w:rPr>
        <w:t xml:space="preserve">eviewer </w:t>
      </w:r>
      <w:r w:rsidR="00F67834" w:rsidRPr="00552F83">
        <w:rPr>
          <w:rFonts w:ascii="Lato" w:eastAsia="DengXian" w:hAnsi="Lato" w:cs="Arial"/>
          <w:iCs/>
          <w:color w:val="000000" w:themeColor="text1"/>
          <w:szCs w:val="20"/>
          <w:lang w:eastAsia="zh-CN"/>
        </w:rPr>
        <w:t xml:space="preserve">#1 </w:t>
      </w:r>
      <w:r w:rsidR="00B44570">
        <w:rPr>
          <w:rFonts w:ascii="Lato" w:eastAsia="DengXian" w:hAnsi="Lato" w:cs="Arial"/>
          <w:iCs/>
          <w:color w:val="000000" w:themeColor="text1"/>
          <w:szCs w:val="20"/>
          <w:lang w:eastAsia="zh-CN"/>
        </w:rPr>
        <w:t xml:space="preserve">explicitly states </w:t>
      </w:r>
      <w:r w:rsidR="00F67834" w:rsidRPr="00552F83">
        <w:rPr>
          <w:rFonts w:ascii="Lato" w:eastAsia="DengXian" w:hAnsi="Lato" w:cs="Arial"/>
          <w:iCs/>
          <w:color w:val="000000" w:themeColor="text1"/>
          <w:szCs w:val="20"/>
          <w:lang w:eastAsia="zh-CN"/>
        </w:rPr>
        <w:t xml:space="preserve">that our </w:t>
      </w:r>
      <w:r w:rsidR="00CD1B48" w:rsidRPr="00552F83">
        <w:rPr>
          <w:rFonts w:ascii="Lato" w:eastAsia="DengXian" w:hAnsi="Lato" w:cs="Arial" w:hint="eastAsia"/>
          <w:iCs/>
          <w:color w:val="000000" w:themeColor="text1"/>
          <w:szCs w:val="20"/>
          <w:lang w:eastAsia="zh-CN"/>
        </w:rPr>
        <w:t>work</w:t>
      </w:r>
      <w:r w:rsidR="00F67834" w:rsidRPr="00552F83">
        <w:rPr>
          <w:rFonts w:ascii="Lato" w:eastAsia="DengXian" w:hAnsi="Lato" w:cs="Arial"/>
          <w:iCs/>
          <w:color w:val="000000" w:themeColor="text1"/>
          <w:szCs w:val="20"/>
          <w:lang w:eastAsia="zh-CN"/>
        </w:rPr>
        <w:t xml:space="preserve"> significantly differs from the decade-old work by Trotus et</w:t>
      </w:r>
      <w:r w:rsidR="00824F1C" w:rsidRPr="00552F83">
        <w:rPr>
          <w:rFonts w:ascii="Lato" w:eastAsia="DengXian" w:hAnsi="Lato" w:cs="Arial"/>
          <w:iCs/>
          <w:color w:val="000000" w:themeColor="text1"/>
          <w:szCs w:val="20"/>
          <w:lang w:eastAsia="zh-CN"/>
        </w:rPr>
        <w:t> </w:t>
      </w:r>
      <w:r w:rsidR="00F67834" w:rsidRPr="00552F83">
        <w:rPr>
          <w:rFonts w:ascii="Lato" w:eastAsia="DengXian" w:hAnsi="Lato" w:cs="Arial"/>
          <w:iCs/>
          <w:color w:val="000000" w:themeColor="text1"/>
          <w:szCs w:val="20"/>
          <w:lang w:eastAsia="zh-CN"/>
        </w:rPr>
        <w:t xml:space="preserve">al. (Chem. Rev. 2014, </w:t>
      </w:r>
      <w:r w:rsidR="00F67834" w:rsidRPr="00552F83">
        <w:rPr>
          <w:rFonts w:ascii="Lato" w:eastAsia="DengXian" w:hAnsi="Lato" w:cs="Arial"/>
          <w:color w:val="000000" w:themeColor="text1"/>
          <w:szCs w:val="20"/>
          <w:lang w:eastAsia="zh-CN"/>
        </w:rPr>
        <w:t>114</w:t>
      </w:r>
      <w:r w:rsidR="00F67834" w:rsidRPr="00552F83">
        <w:rPr>
          <w:rFonts w:ascii="Lato" w:eastAsia="DengXian" w:hAnsi="Lato" w:cs="Arial"/>
          <w:iCs/>
          <w:color w:val="000000" w:themeColor="text1"/>
          <w:szCs w:val="20"/>
          <w:lang w:eastAsia="zh-CN"/>
        </w:rPr>
        <w:t xml:space="preserve">, 1761) and addresses a gap left by the absence of recent comparable </w:t>
      </w:r>
      <w:r w:rsidR="00BD2ED6">
        <w:rPr>
          <w:rFonts w:ascii="Lato" w:eastAsia="DengXian" w:hAnsi="Lato" w:cs="Arial"/>
          <w:iCs/>
          <w:color w:val="000000" w:themeColor="text1"/>
          <w:szCs w:val="20"/>
          <w:lang w:eastAsia="zh-CN"/>
        </w:rPr>
        <w:t>works</w:t>
      </w:r>
      <w:r w:rsidR="00F67834" w:rsidRPr="00552F83">
        <w:rPr>
          <w:rFonts w:ascii="Lato" w:eastAsia="DengXian" w:hAnsi="Lato" w:cs="Arial"/>
          <w:iCs/>
          <w:color w:val="000000" w:themeColor="text1"/>
          <w:szCs w:val="20"/>
          <w:lang w:eastAsia="zh-CN"/>
        </w:rPr>
        <w:t xml:space="preserve">. Regarding the review </w:t>
      </w:r>
      <w:r w:rsidR="00FD4D7A" w:rsidRPr="00552F83">
        <w:rPr>
          <w:rFonts w:ascii="Lato" w:eastAsia="DengXian" w:hAnsi="Lato" w:cs="Arial"/>
          <w:iCs/>
          <w:color w:val="000000" w:themeColor="text1"/>
          <w:szCs w:val="20"/>
          <w:lang w:eastAsia="zh-CN"/>
        </w:rPr>
        <w:t>(</w:t>
      </w:r>
      <w:r w:rsidR="00F67834" w:rsidRPr="00552F83">
        <w:rPr>
          <w:rFonts w:ascii="Lato" w:eastAsia="DengXian" w:hAnsi="Lato" w:cs="Arial"/>
          <w:iCs/>
          <w:color w:val="000000" w:themeColor="text1"/>
          <w:szCs w:val="20"/>
          <w:lang w:eastAsia="zh-CN"/>
        </w:rPr>
        <w:t>Chem. Rev. 2014, 114, 1743), its focus is restricted to coal</w:t>
      </w:r>
      <w:r w:rsidR="00F67834" w:rsidRPr="00552F83">
        <w:rPr>
          <w:rFonts w:ascii="Lato" w:eastAsia="DengXian" w:hAnsi="Lato" w:cs="Arial"/>
          <w:iCs/>
          <w:color w:val="000000" w:themeColor="text1"/>
          <w:szCs w:val="20"/>
          <w:lang w:eastAsia="zh-CN"/>
        </w:rPr>
        <w:noBreakHyphen/>
        <w:t xml:space="preserve">based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00F67834" w:rsidRPr="00552F83">
        <w:rPr>
          <w:rFonts w:ascii="Lato" w:eastAsia="DengXian" w:hAnsi="Lato" w:cs="Arial"/>
          <w:iCs/>
          <w:color w:val="000000" w:themeColor="text1"/>
          <w:szCs w:val="20"/>
          <w:lang w:eastAsia="zh-CN"/>
        </w:rPr>
        <w:t>production, which is not the primary subject of our work.</w:t>
      </w:r>
      <w:r w:rsidR="006A1F91">
        <w:rPr>
          <w:rFonts w:ascii="Lato" w:eastAsia="DengXian" w:hAnsi="Lato" w:cs="Arial"/>
          <w:iCs/>
          <w:color w:val="000000" w:themeColor="text1"/>
          <w:szCs w:val="20"/>
          <w:lang w:eastAsia="zh-CN"/>
        </w:rPr>
        <w:t xml:space="preserve"> </w:t>
      </w:r>
      <w:r w:rsidR="00BD2ED6">
        <w:rPr>
          <w:rFonts w:ascii="Lato" w:eastAsia="DengXian" w:hAnsi="Lato" w:cs="Arial"/>
          <w:iCs/>
          <w:color w:val="000000" w:themeColor="text1"/>
          <w:szCs w:val="20"/>
          <w:lang w:eastAsia="zh-CN"/>
        </w:rPr>
        <w:t>We acknowledge some overlap with the recent review (</w:t>
      </w:r>
      <w:r w:rsidR="00BD2ED6" w:rsidRPr="004A3AD9">
        <w:rPr>
          <w:rFonts w:ascii="Lato" w:eastAsia="DengXian" w:hAnsi="Lato" w:cs="Arial"/>
          <w:iCs/>
          <w:color w:val="000000" w:themeColor="text1"/>
          <w:szCs w:val="20"/>
          <w:lang w:eastAsia="zh-CN"/>
        </w:rPr>
        <w:t>ChemPlusChem</w:t>
      </w:r>
      <w:r w:rsidR="00BD2ED6" w:rsidRPr="00054314">
        <w:rPr>
          <w:rFonts w:ascii="Lato" w:eastAsia="DengXian" w:hAnsi="Lato" w:cs="Arial"/>
          <w:iCs/>
          <w:color w:val="000000" w:themeColor="text1"/>
          <w:szCs w:val="20"/>
          <w:lang w:eastAsia="zh-CN"/>
        </w:rPr>
        <w:t xml:space="preserve"> 2024, e202400247</w:t>
      </w:r>
      <w:r w:rsidR="00BD2ED6">
        <w:rPr>
          <w:rFonts w:ascii="Lato" w:eastAsia="DengXian" w:hAnsi="Lato" w:cs="Arial"/>
          <w:iCs/>
          <w:color w:val="000000" w:themeColor="text1"/>
          <w:szCs w:val="20"/>
          <w:lang w:eastAsia="zh-CN"/>
        </w:rPr>
        <w:t>)</w:t>
      </w:r>
      <w:r w:rsidR="00BD2ED6" w:rsidRPr="00552F83">
        <w:rPr>
          <w:rFonts w:ascii="Lato" w:eastAsia="DengXian" w:hAnsi="Lato" w:cs="Arial"/>
          <w:iCs/>
          <w:color w:val="000000" w:themeColor="text1"/>
          <w:szCs w:val="20"/>
          <w:lang w:eastAsia="zh-CN"/>
        </w:rPr>
        <w:t xml:space="preserve">, </w:t>
      </w:r>
      <w:r w:rsidR="00BD2ED6">
        <w:rPr>
          <w:rFonts w:ascii="Lato" w:eastAsia="DengXian" w:hAnsi="Lato" w:cs="Arial"/>
          <w:iCs/>
          <w:color w:val="000000" w:themeColor="text1"/>
          <w:szCs w:val="20"/>
          <w:lang w:eastAsia="zh-CN"/>
        </w:rPr>
        <w:t>which offers valuable insights into past technologies;</w:t>
      </w:r>
      <w:r w:rsidR="00F67834" w:rsidRPr="00552F83">
        <w:rPr>
          <w:rFonts w:ascii="Lato" w:eastAsia="DengXian" w:hAnsi="Lato" w:cs="Arial"/>
          <w:iCs/>
          <w:color w:val="000000" w:themeColor="text1"/>
          <w:szCs w:val="20"/>
          <w:lang w:eastAsia="zh-CN"/>
        </w:rPr>
        <w:t xml:space="preserve"> </w:t>
      </w:r>
      <w:r w:rsidR="00BD2ED6">
        <w:rPr>
          <w:rFonts w:ascii="Lato" w:eastAsia="DengXian" w:hAnsi="Lato" w:cs="Arial"/>
          <w:iCs/>
          <w:color w:val="000000" w:themeColor="text1"/>
          <w:szCs w:val="20"/>
          <w:lang w:eastAsia="zh-CN"/>
        </w:rPr>
        <w:t>however, ou</w:t>
      </w:r>
      <w:r w:rsidR="0099393C">
        <w:rPr>
          <w:rFonts w:ascii="Lato" w:eastAsia="DengXian" w:hAnsi="Lato" w:cs="Arial"/>
          <w:iCs/>
          <w:color w:val="000000" w:themeColor="text1"/>
          <w:szCs w:val="20"/>
          <w:lang w:eastAsia="zh-CN"/>
        </w:rPr>
        <w:t>r</w:t>
      </w:r>
      <w:r w:rsidR="00BD2ED6">
        <w:rPr>
          <w:rFonts w:ascii="Lato" w:eastAsia="DengXian" w:hAnsi="Lato" w:cs="Arial"/>
          <w:iCs/>
          <w:color w:val="000000" w:themeColor="text1"/>
          <w:szCs w:val="20"/>
          <w:lang w:eastAsia="zh-CN"/>
        </w:rPr>
        <w:t xml:space="preserve"> work stands out by </w:t>
      </w:r>
      <w:r w:rsidR="00BD2ED6" w:rsidRPr="00552F83">
        <w:rPr>
          <w:rFonts w:ascii="Lato" w:eastAsia="DengXian" w:hAnsi="Lato" w:cs="Arial"/>
          <w:iCs/>
          <w:color w:val="000000" w:themeColor="text1"/>
          <w:szCs w:val="20"/>
          <w:lang w:eastAsia="zh-CN"/>
        </w:rPr>
        <w:t>critically analyzing</w:t>
      </w:r>
      <w:r w:rsidR="00BD2ED6" w:rsidRPr="00552F83">
        <w:rPr>
          <w:rFonts w:ascii="Lato" w:eastAsia="DengXian" w:hAnsi="Lato" w:cs="Arial" w:hint="eastAsia"/>
          <w:iCs/>
          <w:color w:val="000000" w:themeColor="text1"/>
          <w:szCs w:val="20"/>
          <w:lang w:eastAsia="zh-CN"/>
        </w:rPr>
        <w:t xml:space="preserve"> </w:t>
      </w:r>
      <w:r w:rsidR="00BD2ED6" w:rsidRPr="00552F83">
        <w:rPr>
          <w:rFonts w:ascii="Lato" w:eastAsia="DengXian" w:hAnsi="Lato" w:cs="Arial"/>
          <w:iCs/>
          <w:color w:val="000000" w:themeColor="text1"/>
          <w:szCs w:val="20"/>
          <w:lang w:eastAsia="zh-CN"/>
        </w:rPr>
        <w:t>existing challenges and</w:t>
      </w:r>
      <w:r w:rsidR="00BD2ED6">
        <w:rPr>
          <w:rFonts w:ascii="Lato" w:eastAsia="DengXian" w:hAnsi="Lato" w:cs="Arial"/>
          <w:iCs/>
          <w:color w:val="000000" w:themeColor="text1"/>
          <w:szCs w:val="20"/>
          <w:lang w:eastAsia="zh-CN"/>
        </w:rPr>
        <w:t xml:space="preserve"> </w:t>
      </w:r>
      <w:r w:rsidR="00BD2ED6" w:rsidRPr="00552F83">
        <w:rPr>
          <w:rFonts w:ascii="Lato" w:eastAsia="DengXian" w:hAnsi="Lato" w:cs="Arial"/>
          <w:iCs/>
          <w:color w:val="000000" w:themeColor="text1"/>
          <w:szCs w:val="20"/>
          <w:lang w:eastAsia="zh-CN"/>
        </w:rPr>
        <w:t>outlining a pathway</w:t>
      </w:r>
      <w:r w:rsidR="00BD2ED6" w:rsidRPr="00552F83">
        <w:rPr>
          <w:rFonts w:ascii="Lato" w:eastAsia="DengXian" w:hAnsi="Lato" w:cs="Arial" w:hint="eastAsia"/>
          <w:iCs/>
          <w:color w:val="000000" w:themeColor="text1"/>
          <w:szCs w:val="20"/>
          <w:lang w:eastAsia="zh-CN"/>
        </w:rPr>
        <w:t xml:space="preserve"> to rekindle interest</w:t>
      </w:r>
      <w:r w:rsidR="00BD2ED6" w:rsidRPr="00552F83">
        <w:rPr>
          <w:rFonts w:ascii="Lato" w:eastAsia="DengXian" w:hAnsi="Lato" w:cs="Arial"/>
          <w:iCs/>
          <w:color w:val="000000" w:themeColor="text1"/>
          <w:szCs w:val="20"/>
          <w:lang w:eastAsia="zh-CN"/>
        </w:rPr>
        <w:t xml:space="preserve"> </w:t>
      </w:r>
      <w:r w:rsidR="00BD2ED6" w:rsidRPr="00552F83">
        <w:rPr>
          <w:rFonts w:ascii="Lato" w:eastAsia="DengXian" w:hAnsi="Lato" w:cs="Arial" w:hint="eastAsia"/>
          <w:iCs/>
          <w:color w:val="000000" w:themeColor="text1"/>
          <w:szCs w:val="20"/>
          <w:lang w:eastAsia="zh-CN"/>
        </w:rPr>
        <w:t>in</w:t>
      </w:r>
      <w:r w:rsidR="00BD2ED6" w:rsidRPr="00552F83">
        <w:rPr>
          <w:rFonts w:ascii="Lato" w:eastAsia="DengXian" w:hAnsi="Lato" w:cs="Arial"/>
          <w:iCs/>
          <w:color w:val="000000" w:themeColor="text1"/>
          <w:szCs w:val="20"/>
          <w:lang w:eastAsia="zh-CN"/>
        </w:rPr>
        <w:t xml:space="preserve"> future green acetylene production</w:t>
      </w:r>
      <w:r w:rsidR="00F67834" w:rsidRPr="00552F83">
        <w:rPr>
          <w:rFonts w:ascii="Lato" w:eastAsia="DengXian" w:hAnsi="Lato" w:cs="Arial"/>
          <w:iCs/>
          <w:color w:val="000000" w:themeColor="text1"/>
          <w:szCs w:val="20"/>
          <w:lang w:eastAsia="zh-CN"/>
        </w:rPr>
        <w:t>.</w:t>
      </w:r>
      <w:r w:rsidR="00C20056">
        <w:rPr>
          <w:rFonts w:ascii="Lato" w:eastAsia="DengXian" w:hAnsi="Lato" w:cs="Arial"/>
          <w:iCs/>
          <w:color w:val="000000" w:themeColor="text1"/>
          <w:szCs w:val="20"/>
          <w:lang w:eastAsia="zh-CN"/>
        </w:rPr>
        <w:t xml:space="preserve"> </w:t>
      </w:r>
    </w:p>
    <w:p w14:paraId="1EBAA37A" w14:textId="6C9ECCA1" w:rsidR="00F67834" w:rsidRPr="006A1F91" w:rsidRDefault="006A1F91" w:rsidP="00531BB2">
      <w:pPr>
        <w:spacing w:after="0"/>
        <w:rPr>
          <w:rFonts w:ascii="Lato" w:eastAsia="DengXian" w:hAnsi="Lato" w:cs="Arial"/>
          <w:iCs/>
          <w:color w:val="000000" w:themeColor="text1"/>
          <w:szCs w:val="20"/>
          <w:lang w:eastAsia="zh-CN"/>
        </w:rPr>
      </w:pPr>
      <w:r w:rsidRPr="006A1F91">
        <w:rPr>
          <w:rFonts w:ascii="Lato" w:eastAsia="DengXian" w:hAnsi="Lato" w:cs="Arial"/>
          <w:b/>
          <w:iCs/>
          <w:color w:val="000000" w:themeColor="text1"/>
          <w:szCs w:val="20"/>
          <w:lang w:eastAsia="zh-CN"/>
        </w:rPr>
        <w:t>Action:</w:t>
      </w:r>
      <w:r w:rsidRPr="006A1F91">
        <w:rPr>
          <w:rFonts w:ascii="Lato" w:eastAsia="DengXian" w:hAnsi="Lato" w:cs="Arial"/>
          <w:iCs/>
          <w:color w:val="000000" w:themeColor="text1"/>
          <w:szCs w:val="20"/>
          <w:lang w:eastAsia="zh-CN"/>
        </w:rPr>
        <w:t xml:space="preserve"> </w:t>
      </w:r>
      <w:r>
        <w:rPr>
          <w:rFonts w:ascii="Lato" w:eastAsia="DengXian" w:hAnsi="Lato" w:cs="Arial"/>
          <w:iCs/>
          <w:color w:val="000000" w:themeColor="text1"/>
          <w:szCs w:val="20"/>
          <w:lang w:eastAsia="zh-CN"/>
        </w:rPr>
        <w:t>We</w:t>
      </w:r>
      <w:r w:rsidR="00F67834" w:rsidRPr="006A1F91">
        <w:rPr>
          <w:rFonts w:ascii="Lato" w:eastAsia="DengXian" w:hAnsi="Lato" w:cs="Arial"/>
          <w:bCs/>
          <w:iCs/>
          <w:color w:val="000000" w:themeColor="text1"/>
          <w:szCs w:val="20"/>
          <w:lang w:eastAsia="zh-CN"/>
        </w:rPr>
        <w:t xml:space="preserve"> have revised </w:t>
      </w:r>
      <w:r w:rsidRPr="006A1F91">
        <w:rPr>
          <w:rFonts w:ascii="Lato" w:eastAsia="DengXian" w:hAnsi="Lato" w:cs="Arial"/>
          <w:bCs/>
          <w:iCs/>
          <w:color w:val="000000" w:themeColor="text1"/>
          <w:szCs w:val="20"/>
          <w:lang w:eastAsia="zh-CN"/>
        </w:rPr>
        <w:t>our work</w:t>
      </w:r>
      <w:r w:rsidR="00F67834" w:rsidRPr="006A1F91">
        <w:rPr>
          <w:rFonts w:ascii="Lato" w:eastAsia="DengXian" w:hAnsi="Lato" w:cs="Arial"/>
          <w:bCs/>
          <w:iCs/>
          <w:color w:val="000000" w:themeColor="text1"/>
          <w:szCs w:val="20"/>
          <w:lang w:eastAsia="zh-CN"/>
        </w:rPr>
        <w:t xml:space="preserve"> from a </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Review</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 to a </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Perspective</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 and updated the title to </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Towards </w:t>
      </w:r>
      <w:r w:rsidR="00292135" w:rsidRPr="006A1F91">
        <w:rPr>
          <w:rFonts w:ascii="Lato" w:eastAsia="DengXian" w:hAnsi="Lato" w:cs="Arial" w:hint="eastAsia"/>
          <w:bCs/>
          <w:iCs/>
          <w:color w:val="000000" w:themeColor="text1"/>
          <w:szCs w:val="20"/>
          <w:lang w:eastAsia="zh-CN"/>
        </w:rPr>
        <w:t>g</w:t>
      </w:r>
      <w:r w:rsidR="00F67834" w:rsidRPr="006A1F91">
        <w:rPr>
          <w:rFonts w:ascii="Lato" w:eastAsia="DengXian" w:hAnsi="Lato" w:cs="Arial"/>
          <w:bCs/>
          <w:iCs/>
          <w:color w:val="000000" w:themeColor="text1"/>
          <w:szCs w:val="20"/>
          <w:lang w:eastAsia="zh-CN"/>
        </w:rPr>
        <w:t xml:space="preserve">reen </w:t>
      </w:r>
      <w:r w:rsidR="00292135" w:rsidRPr="006A1F91">
        <w:rPr>
          <w:rFonts w:ascii="Lato" w:eastAsia="DengXian" w:hAnsi="Lato" w:cs="Arial" w:hint="eastAsia"/>
          <w:bCs/>
          <w:iCs/>
          <w:color w:val="000000" w:themeColor="text1"/>
          <w:szCs w:val="20"/>
          <w:lang w:eastAsia="zh-CN"/>
        </w:rPr>
        <w:t>a</w:t>
      </w:r>
      <w:r w:rsidR="00F67834" w:rsidRPr="006A1F91">
        <w:rPr>
          <w:rFonts w:ascii="Lato" w:eastAsia="DengXian" w:hAnsi="Lato" w:cs="Arial"/>
          <w:bCs/>
          <w:iCs/>
          <w:color w:val="000000" w:themeColor="text1"/>
          <w:szCs w:val="20"/>
          <w:lang w:eastAsia="zh-CN"/>
        </w:rPr>
        <w:t xml:space="preserve">cetylene </w:t>
      </w:r>
      <w:r w:rsidR="00292135" w:rsidRPr="006A1F91">
        <w:rPr>
          <w:rFonts w:ascii="Lato" w:eastAsia="DengXian" w:hAnsi="Lato" w:cs="Arial" w:hint="eastAsia"/>
          <w:bCs/>
          <w:iCs/>
          <w:color w:val="000000" w:themeColor="text1"/>
          <w:szCs w:val="20"/>
          <w:lang w:eastAsia="zh-CN"/>
        </w:rPr>
        <w:t>s</w:t>
      </w:r>
      <w:r w:rsidR="00F67834" w:rsidRPr="006A1F91">
        <w:rPr>
          <w:rFonts w:ascii="Lato" w:eastAsia="DengXian" w:hAnsi="Lato" w:cs="Arial"/>
          <w:bCs/>
          <w:iCs/>
          <w:color w:val="000000" w:themeColor="text1"/>
          <w:szCs w:val="20"/>
          <w:lang w:eastAsia="zh-CN"/>
        </w:rPr>
        <w:t xml:space="preserve">ynthesis and </w:t>
      </w:r>
      <w:r w:rsidR="00292135" w:rsidRPr="006A1F91">
        <w:rPr>
          <w:rFonts w:ascii="Lato" w:eastAsia="DengXian" w:hAnsi="Lato" w:cs="Arial" w:hint="eastAsia"/>
          <w:bCs/>
          <w:iCs/>
          <w:color w:val="000000" w:themeColor="text1"/>
          <w:szCs w:val="20"/>
          <w:lang w:eastAsia="zh-CN"/>
        </w:rPr>
        <w:t>a</w:t>
      </w:r>
      <w:r w:rsidR="00F67834" w:rsidRPr="006A1F91">
        <w:rPr>
          <w:rFonts w:ascii="Lato" w:eastAsia="DengXian" w:hAnsi="Lato" w:cs="Arial"/>
          <w:bCs/>
          <w:iCs/>
          <w:color w:val="000000" w:themeColor="text1"/>
          <w:szCs w:val="20"/>
          <w:lang w:eastAsia="zh-CN"/>
        </w:rPr>
        <w:t>pplication</w:t>
      </w:r>
      <w:r w:rsidR="00551100" w:rsidRPr="006A1F91">
        <w:rPr>
          <w:rFonts w:ascii="Lato" w:eastAsia="DengXian" w:hAnsi="Lato" w:cs="Arial"/>
          <w:bCs/>
          <w:iCs/>
          <w:color w:val="000000" w:themeColor="text1"/>
          <w:szCs w:val="20"/>
          <w:lang w:eastAsia="zh-CN"/>
        </w:rPr>
        <w:t>’</w:t>
      </w:r>
      <w:r w:rsidR="00994BD0" w:rsidRPr="006A1F91">
        <w:rPr>
          <w:rFonts w:ascii="Lato" w:eastAsia="DengXian" w:hAnsi="Lato" w:cs="Arial" w:hint="eastAsia"/>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 Additionally, we have significantly shortened Section</w:t>
      </w:r>
      <w:r w:rsidR="00D23615" w:rsidRPr="006A1F91">
        <w:rPr>
          <w:rFonts w:ascii="Lato" w:eastAsia="DengXian" w:hAnsi="Lato" w:cs="Arial"/>
          <w:bCs/>
          <w:iCs/>
          <w:color w:val="000000" w:themeColor="text1"/>
          <w:szCs w:val="20"/>
          <w:lang w:eastAsia="zh-CN"/>
        </w:rPr>
        <w:t xml:space="preserve"> </w:t>
      </w:r>
      <w:r w:rsidR="00F67834" w:rsidRPr="006A1F91">
        <w:rPr>
          <w:rFonts w:ascii="Lato" w:eastAsia="DengXian" w:hAnsi="Lato" w:cs="Arial"/>
          <w:bCs/>
          <w:iCs/>
          <w:color w:val="000000" w:themeColor="text1"/>
          <w:szCs w:val="20"/>
          <w:lang w:eastAsia="zh-CN"/>
        </w:rPr>
        <w:t>2 to reduce redundancy with the ChemPlusChem review</w:t>
      </w:r>
      <w:r w:rsidRPr="006A1F91">
        <w:rPr>
          <w:rFonts w:ascii="Lato" w:eastAsia="DengXian" w:hAnsi="Lato" w:cs="Arial"/>
          <w:bCs/>
          <w:iCs/>
          <w:color w:val="000000" w:themeColor="text1"/>
          <w:szCs w:val="20"/>
          <w:lang w:eastAsia="zh-CN"/>
        </w:rPr>
        <w:t xml:space="preserve"> mentioned by the reviewer</w:t>
      </w:r>
      <w:r w:rsidR="00F67834" w:rsidRPr="006A1F91">
        <w:rPr>
          <w:rFonts w:ascii="Lato" w:eastAsia="DengXian" w:hAnsi="Lato" w:cs="Arial"/>
          <w:bCs/>
          <w:iCs/>
          <w:color w:val="000000" w:themeColor="text1"/>
          <w:szCs w:val="20"/>
          <w:lang w:eastAsia="zh-CN"/>
        </w:rPr>
        <w:t>.</w:t>
      </w:r>
      <w:r w:rsidR="00F67834" w:rsidRPr="006A1F91">
        <w:rPr>
          <w:rFonts w:ascii="Lato" w:eastAsia="DengXian" w:hAnsi="Lato" w:cs="Arial"/>
          <w:iCs/>
          <w:color w:val="000000" w:themeColor="text1"/>
          <w:szCs w:val="20"/>
          <w:lang w:eastAsia="zh-CN"/>
        </w:rPr>
        <w:t xml:space="preserve"> These revisions sharpen the focus </w:t>
      </w:r>
      <w:r w:rsidR="00D23615" w:rsidRPr="006A1F91">
        <w:rPr>
          <w:rFonts w:ascii="Lato" w:eastAsia="DengXian" w:hAnsi="Lato" w:cs="Arial"/>
          <w:iCs/>
          <w:color w:val="000000" w:themeColor="text1"/>
          <w:szCs w:val="20"/>
          <w:lang w:eastAsia="zh-CN"/>
        </w:rPr>
        <w:t xml:space="preserve">of our work </w:t>
      </w:r>
      <w:r w:rsidR="00F67834" w:rsidRPr="006A1F91">
        <w:rPr>
          <w:rFonts w:ascii="Lato" w:eastAsia="DengXian" w:hAnsi="Lato" w:cs="Arial"/>
          <w:iCs/>
          <w:color w:val="000000" w:themeColor="text1"/>
          <w:szCs w:val="20"/>
          <w:lang w:eastAsia="zh-CN"/>
        </w:rPr>
        <w:t xml:space="preserve">on the </w:t>
      </w:r>
      <w:r w:rsidR="00D23615" w:rsidRPr="006A1F91">
        <w:rPr>
          <w:rFonts w:ascii="Lato" w:eastAsia="DengXian" w:hAnsi="Lato" w:cs="Arial"/>
          <w:iCs/>
          <w:color w:val="000000" w:themeColor="text1"/>
          <w:szCs w:val="20"/>
          <w:lang w:eastAsia="zh-CN"/>
        </w:rPr>
        <w:t>future</w:t>
      </w:r>
      <w:r w:rsidR="004634AE" w:rsidRPr="006A1F91">
        <w:rPr>
          <w:rFonts w:ascii="Lato" w:eastAsia="DengXian" w:hAnsi="Lato" w:cs="Arial" w:hint="eastAsia"/>
          <w:iCs/>
          <w:color w:val="000000" w:themeColor="text1"/>
          <w:szCs w:val="20"/>
          <w:lang w:eastAsia="zh-CN"/>
        </w:rPr>
        <w:t xml:space="preserve"> green acetylene production</w:t>
      </w:r>
      <w:r w:rsidR="00F67834" w:rsidRPr="006A1F91">
        <w:rPr>
          <w:rFonts w:ascii="Lato" w:eastAsia="DengXian" w:hAnsi="Lato" w:cs="Arial"/>
          <w:iCs/>
          <w:color w:val="000000" w:themeColor="text1"/>
          <w:szCs w:val="20"/>
          <w:lang w:eastAsia="zh-CN"/>
        </w:rPr>
        <w:t xml:space="preserve">, ensuring that it stands out </w:t>
      </w:r>
      <w:r w:rsidR="00FC37A2" w:rsidRPr="006A1F91">
        <w:rPr>
          <w:rFonts w:ascii="Lato" w:eastAsia="DengXian" w:hAnsi="Lato" w:cs="Arial"/>
          <w:iCs/>
          <w:color w:val="000000" w:themeColor="text1"/>
          <w:szCs w:val="20"/>
          <w:lang w:eastAsia="zh-CN"/>
        </w:rPr>
        <w:t>distinctly</w:t>
      </w:r>
      <w:r w:rsidR="00F67834" w:rsidRPr="006A1F91">
        <w:rPr>
          <w:rFonts w:ascii="Lato" w:eastAsia="DengXian" w:hAnsi="Lato" w:cs="Arial"/>
          <w:iCs/>
          <w:color w:val="000000" w:themeColor="text1"/>
          <w:szCs w:val="20"/>
          <w:lang w:eastAsia="zh-CN"/>
        </w:rPr>
        <w:t xml:space="preserve"> from </w:t>
      </w:r>
      <w:r w:rsidR="00FC37A2" w:rsidRPr="006A1F91">
        <w:rPr>
          <w:rFonts w:ascii="Lato" w:eastAsia="DengXian" w:hAnsi="Lato" w:cs="Arial"/>
          <w:iCs/>
          <w:color w:val="000000" w:themeColor="text1"/>
          <w:szCs w:val="20"/>
          <w:lang w:eastAsia="zh-CN"/>
        </w:rPr>
        <w:t>previous</w:t>
      </w:r>
      <w:r w:rsidR="00F67834" w:rsidRPr="006A1F91">
        <w:rPr>
          <w:rFonts w:ascii="Lato" w:eastAsia="DengXian" w:hAnsi="Lato" w:cs="Arial"/>
          <w:iCs/>
          <w:color w:val="000000" w:themeColor="text1"/>
          <w:szCs w:val="20"/>
          <w:lang w:eastAsia="zh-CN"/>
        </w:rPr>
        <w:t xml:space="preserve"> literatur</w:t>
      </w:r>
      <w:r w:rsidR="00D23615" w:rsidRPr="006A1F91">
        <w:rPr>
          <w:rFonts w:ascii="Lato" w:eastAsia="DengXian" w:hAnsi="Lato" w:cs="Arial"/>
          <w:iCs/>
          <w:color w:val="000000" w:themeColor="text1"/>
          <w:szCs w:val="20"/>
          <w:lang w:eastAsia="zh-CN"/>
        </w:rPr>
        <w:t>es</w:t>
      </w:r>
      <w:r w:rsidR="00F67834" w:rsidRPr="006A1F91">
        <w:rPr>
          <w:rFonts w:ascii="Lato" w:eastAsia="DengXian" w:hAnsi="Lato" w:cs="Arial"/>
          <w:iCs/>
          <w:color w:val="000000" w:themeColor="text1"/>
          <w:szCs w:val="20"/>
          <w:lang w:eastAsia="zh-CN"/>
        </w:rPr>
        <w:t>.</w:t>
      </w:r>
    </w:p>
    <w:p w14:paraId="14EAAC31" w14:textId="77777777" w:rsidR="00531BB2" w:rsidRPr="00552F83" w:rsidRDefault="00531BB2" w:rsidP="00902E97">
      <w:pPr>
        <w:spacing w:after="0"/>
        <w:rPr>
          <w:rFonts w:ascii="Lato" w:eastAsia="DengXian" w:hAnsi="Lato" w:cs="Arial"/>
          <w:iCs/>
          <w:color w:val="000000" w:themeColor="text1"/>
          <w:szCs w:val="20"/>
          <w:lang w:eastAsia="zh-CN"/>
        </w:rPr>
      </w:pPr>
    </w:p>
    <w:p w14:paraId="2126034A" w14:textId="4F8B1E3C" w:rsidR="00013347" w:rsidRPr="00552F83" w:rsidRDefault="00013347" w:rsidP="00987014">
      <w:pPr>
        <w:rPr>
          <w:rFonts w:ascii="Lato" w:eastAsiaTheme="minorHAnsi" w:hAnsi="Lato" w:cs="Arial"/>
          <w:iCs/>
          <w:color w:val="0000FF"/>
          <w:szCs w:val="20"/>
        </w:rPr>
      </w:pPr>
      <w:r w:rsidRPr="00162FCF">
        <w:rPr>
          <w:rFonts w:ascii="Lato" w:eastAsiaTheme="minorHAnsi" w:hAnsi="Lato" w:cs="Arial"/>
          <w:iCs/>
          <w:color w:val="0000FF"/>
          <w:szCs w:val="20"/>
        </w:rPr>
        <w:t>2.3</w:t>
      </w:r>
      <w:r w:rsidR="00D23615" w:rsidRPr="00162FCF">
        <w:rPr>
          <w:rFonts w:ascii="Lato" w:eastAsiaTheme="minorHAnsi" w:hAnsi="Lato" w:cs="Arial"/>
          <w:iCs/>
          <w:color w:val="0000FF"/>
          <w:szCs w:val="20"/>
        </w:rPr>
        <w:t xml:space="preserve">. </w:t>
      </w:r>
      <w:r w:rsidR="002D6B9F" w:rsidRPr="00162FCF">
        <w:rPr>
          <w:rFonts w:ascii="Lato" w:eastAsiaTheme="minorHAnsi" w:hAnsi="Lato" w:cs="Arial"/>
          <w:iCs/>
          <w:color w:val="0000FF"/>
          <w:szCs w:val="20"/>
        </w:rPr>
        <w:t xml:space="preserve">The difference of this review from the existing reviews in literature would be the emphasis on the green footprint of acetylene production, e.g., changing coal to biochar. Considering the scale of acetylene production in market, </w:t>
      </w:r>
      <w:r w:rsidR="002D6B9F" w:rsidRPr="003162CE">
        <w:rPr>
          <w:rFonts w:ascii="Lato" w:eastAsiaTheme="minorHAnsi" w:hAnsi="Lato" w:cs="Arial"/>
          <w:iCs/>
          <w:color w:val="0000FF"/>
          <w:szCs w:val="20"/>
        </w:rPr>
        <w:t>this replacement (coal to biochar) is not convincing, and of course not realistic, especially in China</w:t>
      </w:r>
      <w:r w:rsidR="002D6B9F" w:rsidRPr="00162FCF">
        <w:rPr>
          <w:rFonts w:ascii="Lato" w:eastAsiaTheme="minorHAnsi" w:hAnsi="Lato" w:cs="Arial"/>
          <w:iCs/>
          <w:color w:val="0000FF"/>
          <w:szCs w:val="20"/>
        </w:rPr>
        <w:t>. A possible way to promote the green footprint would be the utilization of renewable energy generated electricity to drive the arc furnace or arc plasma for the high-temperature reaction environment in CaC</w:t>
      </w:r>
      <w:r w:rsidR="002D6B9F" w:rsidRPr="00162FCF">
        <w:rPr>
          <w:rFonts w:ascii="Lato" w:eastAsiaTheme="minorHAnsi" w:hAnsi="Lato" w:cs="Arial"/>
          <w:iCs/>
          <w:color w:val="0000FF"/>
          <w:szCs w:val="20"/>
          <w:vertAlign w:val="subscript"/>
        </w:rPr>
        <w:t>2</w:t>
      </w:r>
      <w:r w:rsidR="002D6B9F" w:rsidRPr="00162FCF">
        <w:rPr>
          <w:rFonts w:ascii="Lato" w:eastAsiaTheme="minorHAnsi" w:hAnsi="Lato" w:cs="Arial"/>
          <w:iCs/>
          <w:color w:val="0000FF"/>
          <w:szCs w:val="20"/>
        </w:rPr>
        <w:t xml:space="preserve"> route or plasma pyrolysis of hydrocarbons.</w:t>
      </w:r>
    </w:p>
    <w:p w14:paraId="61968F28" w14:textId="14439B0B" w:rsidR="008F3C7F" w:rsidRDefault="00C20056" w:rsidP="00946144">
      <w:pPr>
        <w:spacing w:after="80"/>
        <w:rPr>
          <w:rFonts w:ascii="Lato" w:eastAsiaTheme="minorHAnsi" w:hAnsi="Lato" w:cs="Arial"/>
          <w:iCs/>
          <w:color w:val="000000" w:themeColor="text1"/>
          <w:szCs w:val="20"/>
        </w:rPr>
      </w:pPr>
      <w:r>
        <w:rPr>
          <w:rFonts w:ascii="Lato" w:eastAsiaTheme="minorHAnsi" w:hAnsi="Lato" w:cs="Arial"/>
          <w:iCs/>
          <w:color w:val="000000" w:themeColor="text1"/>
          <w:szCs w:val="20"/>
        </w:rPr>
        <w:t xml:space="preserve">We thank the reviewer for the insightful comment. </w:t>
      </w:r>
      <w:r w:rsidR="000E1557" w:rsidRPr="00552F83">
        <w:rPr>
          <w:rFonts w:ascii="Lato" w:eastAsiaTheme="minorHAnsi" w:hAnsi="Lato" w:cs="Arial"/>
          <w:iCs/>
          <w:color w:val="000000" w:themeColor="text1"/>
          <w:szCs w:val="20"/>
        </w:rPr>
        <w:t xml:space="preserve">Countries other than China have largely transitioned from </w:t>
      </w:r>
      <w:r w:rsidR="00D019C2" w:rsidRPr="00552F83">
        <w:rPr>
          <w:rFonts w:ascii="Lato" w:eastAsiaTheme="minorHAnsi" w:hAnsi="Lato" w:cs="Arial"/>
          <w:iCs/>
          <w:color w:val="000000" w:themeColor="text1"/>
          <w:szCs w:val="20"/>
        </w:rPr>
        <w:t>C</w:t>
      </w:r>
      <w:r w:rsidR="00D019C2" w:rsidRPr="00552F83">
        <w:rPr>
          <w:rFonts w:ascii="Lato" w:eastAsiaTheme="minorHAnsi" w:hAnsi="Lato" w:cs="Arial"/>
          <w:iCs/>
          <w:color w:val="000000" w:themeColor="text1"/>
          <w:szCs w:val="20"/>
          <w:vertAlign w:val="subscript"/>
        </w:rPr>
        <w:t>2</w:t>
      </w:r>
      <w:r w:rsidR="00D019C2" w:rsidRPr="00552F83">
        <w:rPr>
          <w:rFonts w:ascii="Lato" w:eastAsiaTheme="minorHAnsi" w:hAnsi="Lato" w:cs="Arial"/>
          <w:iCs/>
          <w:color w:val="000000" w:themeColor="text1"/>
          <w:szCs w:val="20"/>
        </w:rPr>
        <w:t>H</w:t>
      </w:r>
      <w:r w:rsidR="00D019C2" w:rsidRPr="00552F83">
        <w:rPr>
          <w:rFonts w:ascii="Lato" w:eastAsiaTheme="minorHAnsi" w:hAnsi="Lato" w:cs="Arial"/>
          <w:iCs/>
          <w:color w:val="000000" w:themeColor="text1"/>
          <w:szCs w:val="20"/>
          <w:vertAlign w:val="subscript"/>
        </w:rPr>
        <w:t>2</w:t>
      </w:r>
      <w:r w:rsidR="000E1557" w:rsidRPr="00552F83">
        <w:rPr>
          <w:rFonts w:ascii="Lato" w:eastAsiaTheme="minorHAnsi" w:hAnsi="Lato" w:cs="Arial"/>
          <w:iCs/>
          <w:color w:val="000000" w:themeColor="text1"/>
          <w:szCs w:val="20"/>
        </w:rPr>
        <w:noBreakHyphen/>
        <w:t xml:space="preserve">based downstream production to </w:t>
      </w:r>
      <w:bookmarkStart w:id="80" w:name="_Hlk183529708"/>
      <w:r w:rsidR="00A979EA" w:rsidRPr="00552F83">
        <w:rPr>
          <w:rFonts w:ascii="Lato" w:eastAsiaTheme="minorHAnsi" w:hAnsi="Lato" w:cs="Arial"/>
          <w:bCs/>
          <w:iCs/>
          <w:color w:val="000000" w:themeColor="text1"/>
          <w:szCs w:val="20"/>
        </w:rPr>
        <w:t>C</w:t>
      </w:r>
      <w:r w:rsidR="00A979EA" w:rsidRPr="00552F83">
        <w:rPr>
          <w:rFonts w:ascii="Lato" w:eastAsiaTheme="minorHAnsi" w:hAnsi="Lato" w:cs="Arial"/>
          <w:bCs/>
          <w:iCs/>
          <w:color w:val="000000" w:themeColor="text1"/>
          <w:szCs w:val="20"/>
          <w:vertAlign w:val="subscript"/>
        </w:rPr>
        <w:t>2</w:t>
      </w:r>
      <w:r w:rsidR="00A979EA" w:rsidRPr="00552F83">
        <w:rPr>
          <w:rFonts w:ascii="Lato" w:eastAsiaTheme="minorHAnsi" w:hAnsi="Lato" w:cs="Arial"/>
          <w:bCs/>
          <w:iCs/>
          <w:color w:val="000000" w:themeColor="text1"/>
          <w:szCs w:val="20"/>
        </w:rPr>
        <w:t>H</w:t>
      </w:r>
      <w:r w:rsidR="00A979EA" w:rsidRPr="00552F83">
        <w:rPr>
          <w:rFonts w:ascii="Lato" w:eastAsiaTheme="minorHAnsi" w:hAnsi="Lato" w:cs="Arial"/>
          <w:bCs/>
          <w:iCs/>
          <w:color w:val="000000" w:themeColor="text1"/>
          <w:szCs w:val="20"/>
          <w:vertAlign w:val="subscript"/>
        </w:rPr>
        <w:t>4</w:t>
      </w:r>
      <w:bookmarkEnd w:id="80"/>
      <w:r w:rsidR="000E1557" w:rsidRPr="00552F83">
        <w:rPr>
          <w:rFonts w:ascii="Lato" w:eastAsiaTheme="minorHAnsi" w:hAnsi="Lato" w:cs="Arial"/>
          <w:iCs/>
          <w:color w:val="000000" w:themeColor="text1"/>
          <w:szCs w:val="20"/>
        </w:rPr>
        <w:noBreakHyphen/>
        <w:t xml:space="preserve">based production, primarily due to the higher environmental impact of conventional calcium carbide </w:t>
      </w:r>
      <w:r w:rsidR="00E67779" w:rsidRPr="00552F83">
        <w:rPr>
          <w:rFonts w:ascii="Lato" w:eastAsiaTheme="minorHAnsi" w:hAnsi="Lato" w:cs="Arial"/>
          <w:iCs/>
          <w:color w:val="000000" w:themeColor="text1"/>
          <w:szCs w:val="20"/>
        </w:rPr>
        <w:t>route.</w:t>
      </w:r>
      <w:r w:rsidR="000E1557" w:rsidRPr="00552F83">
        <w:rPr>
          <w:rFonts w:ascii="Lato" w:eastAsiaTheme="minorHAnsi" w:hAnsi="Lato" w:cs="Arial"/>
          <w:iCs/>
          <w:color w:val="000000" w:themeColor="text1"/>
          <w:szCs w:val="20"/>
        </w:rPr>
        <w:t xml:space="preserve"> </w:t>
      </w:r>
      <w:r w:rsidR="00946144">
        <w:rPr>
          <w:rFonts w:ascii="Lato" w:eastAsiaTheme="minorHAnsi" w:hAnsi="Lato" w:cs="Arial"/>
          <w:iCs/>
          <w:color w:val="000000" w:themeColor="text1"/>
          <w:szCs w:val="20"/>
        </w:rPr>
        <w:t>Our</w:t>
      </w:r>
      <w:r w:rsidR="00946144" w:rsidRPr="00552F83">
        <w:rPr>
          <w:rFonts w:ascii="Lato" w:eastAsiaTheme="minorHAnsi" w:hAnsi="Lato" w:cs="Arial"/>
          <w:iCs/>
          <w:color w:val="000000" w:themeColor="text1"/>
          <w:szCs w:val="20"/>
        </w:rPr>
        <w:t xml:space="preserve"> </w:t>
      </w:r>
      <w:r w:rsidR="00946144">
        <w:rPr>
          <w:rFonts w:ascii="Lato" w:eastAsiaTheme="minorHAnsi" w:hAnsi="Lato" w:cs="Arial"/>
          <w:iCs/>
          <w:color w:val="000000" w:themeColor="text1"/>
          <w:szCs w:val="20"/>
        </w:rPr>
        <w:t>P</w:t>
      </w:r>
      <w:r w:rsidR="00946144" w:rsidRPr="00552F83">
        <w:rPr>
          <w:rFonts w:ascii="Lato" w:eastAsiaTheme="minorHAnsi" w:hAnsi="Lato" w:cs="Arial"/>
          <w:iCs/>
          <w:color w:val="000000" w:themeColor="text1"/>
          <w:szCs w:val="20"/>
        </w:rPr>
        <w:t xml:space="preserve">erspective </w:t>
      </w:r>
      <w:r w:rsidR="000E1557" w:rsidRPr="00552F83">
        <w:rPr>
          <w:rFonts w:ascii="Lato" w:eastAsiaTheme="minorHAnsi" w:hAnsi="Lato" w:cs="Arial"/>
          <w:iCs/>
          <w:color w:val="000000" w:themeColor="text1"/>
          <w:szCs w:val="20"/>
        </w:rPr>
        <w:t xml:space="preserve">aims to promote the production of </w:t>
      </w:r>
      <w:r w:rsidR="00D019C2" w:rsidRPr="00552F83">
        <w:rPr>
          <w:rFonts w:ascii="Lato" w:eastAsiaTheme="minorHAnsi" w:hAnsi="Lato" w:cs="Arial"/>
          <w:iCs/>
          <w:color w:val="000000" w:themeColor="text1"/>
          <w:szCs w:val="20"/>
        </w:rPr>
        <w:t>C</w:t>
      </w:r>
      <w:r w:rsidR="00D019C2" w:rsidRPr="00552F83">
        <w:rPr>
          <w:rFonts w:ascii="Lato" w:eastAsiaTheme="minorHAnsi" w:hAnsi="Lato" w:cs="Arial"/>
          <w:iCs/>
          <w:color w:val="000000" w:themeColor="text1"/>
          <w:szCs w:val="20"/>
          <w:vertAlign w:val="subscript"/>
        </w:rPr>
        <w:t>2</w:t>
      </w:r>
      <w:r w:rsidR="00D019C2" w:rsidRPr="00552F83">
        <w:rPr>
          <w:rFonts w:ascii="Lato" w:eastAsiaTheme="minorHAnsi" w:hAnsi="Lato" w:cs="Arial"/>
          <w:iCs/>
          <w:color w:val="000000" w:themeColor="text1"/>
          <w:szCs w:val="20"/>
        </w:rPr>
        <w:t>H</w:t>
      </w:r>
      <w:r w:rsidR="00D019C2" w:rsidRPr="00552F83">
        <w:rPr>
          <w:rFonts w:ascii="Lato" w:eastAsiaTheme="minorHAnsi" w:hAnsi="Lato" w:cs="Arial"/>
          <w:iCs/>
          <w:color w:val="000000" w:themeColor="text1"/>
          <w:szCs w:val="20"/>
          <w:vertAlign w:val="subscript"/>
        </w:rPr>
        <w:t>2</w:t>
      </w:r>
      <w:r w:rsidR="00D019C2" w:rsidRPr="00552F83">
        <w:rPr>
          <w:rFonts w:ascii="Lato" w:eastAsiaTheme="minorHAnsi" w:hAnsi="Lato" w:cs="Arial"/>
          <w:iCs/>
          <w:color w:val="000000" w:themeColor="text1"/>
          <w:szCs w:val="20"/>
        </w:rPr>
        <w:t xml:space="preserve"> </w:t>
      </w:r>
      <w:r w:rsidR="000E1557" w:rsidRPr="00552F83">
        <w:rPr>
          <w:rFonts w:ascii="Lato" w:eastAsiaTheme="minorHAnsi" w:hAnsi="Lato" w:cs="Arial"/>
          <w:iCs/>
          <w:color w:val="000000" w:themeColor="text1"/>
          <w:szCs w:val="20"/>
        </w:rPr>
        <w:t xml:space="preserve">in countries </w:t>
      </w:r>
      <w:del w:id="81" w:author="Zhang, Zihao" w:date="2024-12-02T20:09:00Z" w16du:dateUtc="2024-12-02T19:09:00Z">
        <w:r w:rsidR="000E1557" w:rsidRPr="00552F83" w:rsidDel="008D2635">
          <w:rPr>
            <w:rFonts w:ascii="Lato" w:eastAsiaTheme="minorHAnsi" w:hAnsi="Lato" w:cs="Arial"/>
            <w:iCs/>
            <w:color w:val="000000" w:themeColor="text1"/>
            <w:szCs w:val="20"/>
          </w:rPr>
          <w:delText xml:space="preserve">outside </w:delText>
        </w:r>
      </w:del>
      <w:ins w:id="82" w:author="Zhang, Zihao" w:date="2024-12-02T20:09:00Z" w16du:dateUtc="2024-12-02T19:09:00Z">
        <w:r w:rsidR="008D2635">
          <w:rPr>
            <w:rFonts w:ascii="Lato" w:eastAsia="DengXian" w:hAnsi="Lato" w:cs="Arial" w:hint="eastAsia"/>
            <w:iCs/>
            <w:color w:val="000000" w:themeColor="text1"/>
            <w:szCs w:val="20"/>
            <w:lang w:eastAsia="zh-CN"/>
          </w:rPr>
          <w:t>beyond</w:t>
        </w:r>
        <w:r w:rsidR="008D2635" w:rsidRPr="00552F83">
          <w:rPr>
            <w:rFonts w:ascii="Lato" w:eastAsiaTheme="minorHAnsi" w:hAnsi="Lato" w:cs="Arial"/>
            <w:iCs/>
            <w:color w:val="000000" w:themeColor="text1"/>
            <w:szCs w:val="20"/>
          </w:rPr>
          <w:t xml:space="preserve"> </w:t>
        </w:r>
      </w:ins>
      <w:r w:rsidR="000E1557" w:rsidRPr="00552F83">
        <w:rPr>
          <w:rFonts w:ascii="Lato" w:eastAsiaTheme="minorHAnsi" w:hAnsi="Lato" w:cs="Arial"/>
          <w:iCs/>
          <w:color w:val="000000" w:themeColor="text1"/>
          <w:szCs w:val="20"/>
        </w:rPr>
        <w:t xml:space="preserve">China by showcasing how it can be produced in an </w:t>
      </w:r>
      <w:r w:rsidR="00F82E66" w:rsidRPr="00552F83">
        <w:rPr>
          <w:rFonts w:ascii="Lato" w:eastAsiaTheme="minorHAnsi" w:hAnsi="Lato" w:cs="Arial"/>
          <w:iCs/>
          <w:color w:val="000000" w:themeColor="text1"/>
          <w:szCs w:val="20"/>
        </w:rPr>
        <w:t xml:space="preserve">economically and </w:t>
      </w:r>
      <w:r w:rsidR="000E1557" w:rsidRPr="00552F83">
        <w:rPr>
          <w:rFonts w:ascii="Lato" w:eastAsiaTheme="minorHAnsi" w:hAnsi="Lato" w:cs="Arial"/>
          <w:iCs/>
          <w:color w:val="000000" w:themeColor="text1"/>
          <w:szCs w:val="20"/>
        </w:rPr>
        <w:t>environmentally sustainable manner. Different markets, depending on the country, may respond differently to the adoption of such technologies.</w:t>
      </w:r>
    </w:p>
    <w:p w14:paraId="0D7D3228" w14:textId="05C46FC0" w:rsidR="00BB0755" w:rsidRPr="00B1621B" w:rsidRDefault="000E1557" w:rsidP="00946144">
      <w:pPr>
        <w:spacing w:after="80"/>
        <w:rPr>
          <w:rFonts w:ascii="Lato" w:eastAsia="DengXian" w:hAnsi="Lato" w:cs="Arial"/>
          <w:iCs/>
          <w:color w:val="000000" w:themeColor="text1"/>
          <w:szCs w:val="20"/>
          <w:lang w:eastAsia="zh-CN"/>
        </w:rPr>
      </w:pPr>
      <w:r w:rsidRPr="00552F83">
        <w:rPr>
          <w:rFonts w:ascii="Lato" w:eastAsia="DengXian" w:hAnsi="Lato" w:cs="Arial"/>
          <w:iCs/>
          <w:color w:val="000000" w:themeColor="text1"/>
          <w:szCs w:val="20"/>
          <w:lang w:eastAsia="zh-CN"/>
        </w:rPr>
        <w:t xml:space="preserve">We acknowledge the </w:t>
      </w:r>
      <w:r w:rsidR="004C72BA">
        <w:rPr>
          <w:rFonts w:ascii="Lato" w:eastAsia="DengXian" w:hAnsi="Lato" w:cs="Arial"/>
          <w:iCs/>
          <w:color w:val="000000" w:themeColor="text1"/>
          <w:szCs w:val="20"/>
          <w:lang w:eastAsia="zh-CN"/>
        </w:rPr>
        <w:t>r</w:t>
      </w:r>
      <w:r w:rsidR="004C72BA" w:rsidRPr="00552F83">
        <w:rPr>
          <w:rFonts w:ascii="Lato" w:eastAsia="DengXian" w:hAnsi="Lato" w:cs="Arial"/>
          <w:iCs/>
          <w:color w:val="000000" w:themeColor="text1"/>
          <w:szCs w:val="20"/>
          <w:lang w:eastAsia="zh-CN"/>
        </w:rPr>
        <w:t xml:space="preserve">eviewer’s </w:t>
      </w:r>
      <w:r w:rsidRPr="00552F83">
        <w:rPr>
          <w:rFonts w:ascii="Lato" w:eastAsia="DengXian" w:hAnsi="Lato" w:cs="Arial"/>
          <w:iCs/>
          <w:color w:val="000000" w:themeColor="text1"/>
          <w:szCs w:val="20"/>
          <w:lang w:eastAsia="zh-CN"/>
        </w:rPr>
        <w:t xml:space="preserve">concern regarding the availability of biochar and biomethane. </w:t>
      </w:r>
      <w:r w:rsidR="00E67779" w:rsidRPr="00552F83">
        <w:rPr>
          <w:rFonts w:ascii="Lato" w:eastAsia="DengXian" w:hAnsi="Lato" w:cs="Arial"/>
          <w:iCs/>
          <w:color w:val="000000" w:themeColor="text1"/>
          <w:szCs w:val="20"/>
          <w:lang w:eastAsia="zh-CN"/>
        </w:rPr>
        <w:t xml:space="preserve">The current availability of biochar (0.4 Mt per year) and biomethane (0.03 Gt per year) is insufficient to meet the global </w:t>
      </w:r>
      <w:r w:rsidR="00946144">
        <w:rPr>
          <w:rFonts w:ascii="Lato" w:eastAsia="DengXian" w:hAnsi="Lato" w:cs="Arial"/>
          <w:iCs/>
          <w:color w:val="000000" w:themeColor="text1"/>
          <w:szCs w:val="20"/>
          <w:lang w:eastAsia="zh-CN"/>
        </w:rPr>
        <w:t xml:space="preserve">acetylene </w:t>
      </w:r>
      <w:r w:rsidR="00E67779" w:rsidRPr="00552F83">
        <w:rPr>
          <w:rFonts w:ascii="Lato" w:eastAsia="DengXian" w:hAnsi="Lato" w:cs="Arial"/>
          <w:iCs/>
          <w:color w:val="000000" w:themeColor="text1"/>
          <w:szCs w:val="20"/>
          <w:lang w:eastAsia="zh-CN"/>
        </w:rPr>
        <w:t xml:space="preserve">demand. </w:t>
      </w:r>
      <w:r w:rsidR="00BC143C" w:rsidRPr="00552F83">
        <w:rPr>
          <w:rFonts w:ascii="Lato" w:eastAsia="DengXian" w:hAnsi="Lato" w:cs="Arial"/>
          <w:iCs/>
          <w:color w:val="000000" w:themeColor="text1"/>
          <w:szCs w:val="20"/>
          <w:lang w:eastAsia="zh-CN"/>
        </w:rPr>
        <w:t>However, numerous research studies have highlighted the environmental benefits of biochar and biomethane, leading to optimistic projections for their future availability. Specifically</w:t>
      </w:r>
      <w:r w:rsidRPr="00552F83">
        <w:rPr>
          <w:rFonts w:ascii="Lato" w:eastAsia="DengXian" w:hAnsi="Lato" w:cs="Arial"/>
          <w:iCs/>
          <w:color w:val="000000" w:themeColor="text1"/>
          <w:szCs w:val="20"/>
          <w:lang w:eastAsia="zh-CN"/>
        </w:rPr>
        <w:t>, future projections indicate that by 2050, the annual availability of biochar will range from approximately 0.3 to 0.5</w:t>
      </w:r>
      <w:r w:rsidR="00E67779"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Gt </w:t>
      </w:r>
      <w:r w:rsidR="004457CA" w:rsidRPr="00552F83">
        <w:rPr>
          <w:rFonts w:ascii="Lato" w:eastAsia="DengXian" w:hAnsi="Lato" w:cs="Arial"/>
          <w:iCs/>
          <w:color w:val="000000" w:themeColor="text1"/>
          <w:szCs w:val="20"/>
          <w:lang w:eastAsia="zh-CN"/>
        </w:rPr>
        <w:t>(</w:t>
      </w:r>
      <w:r w:rsidR="004457CA" w:rsidRPr="00552F83">
        <w:rPr>
          <w:rFonts w:ascii="Lato" w:eastAsia="DengXian" w:hAnsi="Lato" w:cs="Arial"/>
          <w:iCs/>
          <w:szCs w:val="20"/>
        </w:rPr>
        <w:t>Environ. Chem. Lett.</w:t>
      </w:r>
      <w:r w:rsidR="004457CA" w:rsidRPr="00552F83">
        <w:rPr>
          <w:rFonts w:ascii="Lato" w:eastAsia="DengXian" w:hAnsi="Lato" w:cs="Arial"/>
          <w:szCs w:val="20"/>
        </w:rPr>
        <w:t xml:space="preserve"> </w:t>
      </w:r>
      <w:r w:rsidR="009E46DF" w:rsidRPr="00552F83">
        <w:rPr>
          <w:rFonts w:ascii="Lato" w:eastAsia="DengXian" w:hAnsi="Lato" w:cs="Arial"/>
          <w:szCs w:val="20"/>
        </w:rPr>
        <w:t>2021</w:t>
      </w:r>
      <w:r w:rsidR="009E46DF" w:rsidRPr="00552F83">
        <w:rPr>
          <w:rFonts w:ascii="Lato" w:eastAsia="DengXian" w:hAnsi="Lato" w:cs="Arial"/>
          <w:bCs/>
          <w:szCs w:val="20"/>
        </w:rPr>
        <w:t xml:space="preserve">, </w:t>
      </w:r>
      <w:r w:rsidR="004457CA" w:rsidRPr="00552F83">
        <w:rPr>
          <w:rFonts w:ascii="Lato" w:eastAsia="DengXian" w:hAnsi="Lato" w:cs="Arial"/>
          <w:bCs/>
          <w:szCs w:val="20"/>
        </w:rPr>
        <w:t>19</w:t>
      </w:r>
      <w:r w:rsidR="004457CA" w:rsidRPr="00552F83">
        <w:rPr>
          <w:rFonts w:ascii="Lato" w:eastAsia="DengXian" w:hAnsi="Lato" w:cs="Arial"/>
          <w:szCs w:val="20"/>
        </w:rPr>
        <w:t>, 3023</w:t>
      </w:r>
      <w:r w:rsidR="004457CA" w:rsidRPr="00552F83">
        <w:rPr>
          <w:rFonts w:ascii="Lato" w:eastAsia="DengXian" w:hAnsi="Lato" w:cs="Arial"/>
          <w:iCs/>
          <w:color w:val="000000" w:themeColor="text1"/>
          <w:szCs w:val="20"/>
          <w:lang w:eastAsia="zh-CN"/>
        </w:rPr>
        <w:t>)</w:t>
      </w:r>
      <w:r w:rsidRPr="00552F83">
        <w:rPr>
          <w:rFonts w:ascii="Lato" w:eastAsia="DengXian" w:hAnsi="Lato" w:cs="Arial"/>
          <w:iCs/>
          <w:color w:val="000000" w:themeColor="text1"/>
          <w:szCs w:val="20"/>
          <w:lang w:eastAsia="zh-CN"/>
        </w:rPr>
        <w:t xml:space="preserve">. Considering that the </w:t>
      </w:r>
      <w:r w:rsidR="00A979EA" w:rsidRPr="00552F83">
        <w:rPr>
          <w:rFonts w:ascii="Lato" w:eastAsia="DengXian" w:hAnsi="Lato" w:cs="Arial"/>
          <w:iCs/>
          <w:color w:val="000000" w:themeColor="text1"/>
          <w:szCs w:val="20"/>
          <w:lang w:eastAsia="zh-CN"/>
        </w:rPr>
        <w:t>CaC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process requires 2</w:t>
      </w:r>
      <w:r w:rsidR="00E67779"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kg of biochar per kg of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produced, rough estimates suggest that only 4 to 7% of the available biochar could meet the global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demand, estimated at about 11</w:t>
      </w:r>
      <w:r w:rsidR="00E67779"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Mt per year.</w:t>
      </w:r>
      <w:r w:rsidR="00BB0755" w:rsidRPr="00552F83">
        <w:rPr>
          <w:rFonts w:ascii="Lato" w:eastAsia="DengXian" w:hAnsi="Lato" w:cs="Arial"/>
          <w:iCs/>
          <w:color w:val="000000" w:themeColor="text1"/>
          <w:szCs w:val="20"/>
          <w:lang w:eastAsia="zh-CN"/>
        </w:rPr>
        <w:t xml:space="preserve"> Similarly, for biomethane</w:t>
      </w:r>
      <w:r w:rsidR="00BB0755" w:rsidRPr="00552F83">
        <w:rPr>
          <w:rFonts w:ascii="Lato" w:eastAsia="DengXian" w:hAnsi="Lato" w:cs="Arial"/>
          <w:iCs/>
          <w:color w:val="000000" w:themeColor="text1"/>
          <w:szCs w:val="20"/>
          <w:lang w:eastAsia="zh-CN"/>
        </w:rPr>
        <w:noBreakHyphen/>
      </w:r>
      <w:r w:rsidR="00BB0755" w:rsidRPr="00B1621B">
        <w:rPr>
          <w:rFonts w:ascii="Lato" w:eastAsia="DengXian" w:hAnsi="Lato" w:cs="Arial"/>
          <w:iCs/>
          <w:color w:val="000000" w:themeColor="text1"/>
          <w:szCs w:val="20"/>
          <w:lang w:eastAsia="zh-CN"/>
        </w:rPr>
        <w:t xml:space="preserve">based </w:t>
      </w:r>
      <w:r w:rsidR="00D019C2" w:rsidRPr="00B1621B">
        <w:rPr>
          <w:rFonts w:ascii="Lato" w:eastAsia="DengXian" w:hAnsi="Lato" w:cs="Arial"/>
          <w:iCs/>
          <w:color w:val="000000" w:themeColor="text1"/>
          <w:szCs w:val="20"/>
          <w:lang w:eastAsia="zh-CN"/>
        </w:rPr>
        <w:t>C</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H</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 xml:space="preserve"> </w:t>
      </w:r>
      <w:r w:rsidR="00BB0755" w:rsidRPr="00B1621B">
        <w:rPr>
          <w:rFonts w:ascii="Lato" w:eastAsia="DengXian" w:hAnsi="Lato" w:cs="Arial"/>
          <w:iCs/>
          <w:color w:val="000000" w:themeColor="text1"/>
          <w:szCs w:val="20"/>
          <w:lang w:eastAsia="zh-CN"/>
        </w:rPr>
        <w:t xml:space="preserve">production pathways, specifically the partial </w:t>
      </w:r>
      <w:r w:rsidR="001E1B52" w:rsidRPr="00B1621B">
        <w:rPr>
          <w:rFonts w:ascii="Lato" w:eastAsia="DengXian" w:hAnsi="Lato" w:cs="Arial" w:hint="eastAsia"/>
          <w:iCs/>
          <w:color w:val="000000" w:themeColor="text1"/>
          <w:szCs w:val="20"/>
          <w:lang w:eastAsia="zh-CN"/>
        </w:rPr>
        <w:t>combustion</w:t>
      </w:r>
      <w:r w:rsidR="00BB0755" w:rsidRPr="00B1621B">
        <w:rPr>
          <w:rFonts w:ascii="Lato" w:eastAsia="DengXian" w:hAnsi="Lato" w:cs="Arial"/>
          <w:iCs/>
          <w:color w:val="000000" w:themeColor="text1"/>
          <w:szCs w:val="20"/>
          <w:lang w:eastAsia="zh-CN"/>
        </w:rPr>
        <w:t xml:space="preserve"> route, approximately 2.8</w:t>
      </w:r>
      <w:r w:rsidR="00E67779" w:rsidRPr="00B1621B">
        <w:rPr>
          <w:rFonts w:ascii="Lato" w:eastAsia="DengXian" w:hAnsi="Lato" w:cs="Arial"/>
          <w:iCs/>
          <w:color w:val="000000" w:themeColor="text1"/>
          <w:szCs w:val="20"/>
          <w:lang w:eastAsia="zh-CN"/>
        </w:rPr>
        <w:t xml:space="preserve"> </w:t>
      </w:r>
      <w:r w:rsidR="00BB0755" w:rsidRPr="00B1621B">
        <w:rPr>
          <w:rFonts w:ascii="Lato" w:eastAsia="DengXian" w:hAnsi="Lato" w:cs="Arial"/>
          <w:iCs/>
          <w:color w:val="000000" w:themeColor="text1"/>
          <w:szCs w:val="20"/>
          <w:lang w:eastAsia="zh-CN"/>
        </w:rPr>
        <w:t>kg of biomethane is required to produce 1</w:t>
      </w:r>
      <w:r w:rsidR="00E67779" w:rsidRPr="00B1621B">
        <w:rPr>
          <w:rFonts w:ascii="Lato" w:eastAsia="DengXian" w:hAnsi="Lato" w:cs="Arial"/>
          <w:iCs/>
          <w:color w:val="000000" w:themeColor="text1"/>
          <w:szCs w:val="20"/>
          <w:lang w:eastAsia="zh-CN"/>
        </w:rPr>
        <w:t xml:space="preserve"> </w:t>
      </w:r>
      <w:r w:rsidR="00BB0755" w:rsidRPr="00B1621B">
        <w:rPr>
          <w:rFonts w:ascii="Lato" w:eastAsia="DengXian" w:hAnsi="Lato" w:cs="Arial"/>
          <w:iCs/>
          <w:color w:val="000000" w:themeColor="text1"/>
          <w:szCs w:val="20"/>
          <w:lang w:eastAsia="zh-CN"/>
        </w:rPr>
        <w:t xml:space="preserve">kg of </w:t>
      </w:r>
      <w:r w:rsidR="00D019C2" w:rsidRPr="00B1621B">
        <w:rPr>
          <w:rFonts w:ascii="Lato" w:eastAsia="DengXian" w:hAnsi="Lato" w:cs="Arial"/>
          <w:iCs/>
          <w:color w:val="000000" w:themeColor="text1"/>
          <w:szCs w:val="20"/>
          <w:lang w:eastAsia="zh-CN"/>
        </w:rPr>
        <w:t>C</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H</w:t>
      </w:r>
      <w:r w:rsidR="00D019C2" w:rsidRPr="00B1621B">
        <w:rPr>
          <w:rFonts w:ascii="Lato" w:eastAsia="DengXian" w:hAnsi="Lato" w:cs="Arial"/>
          <w:iCs/>
          <w:color w:val="000000" w:themeColor="text1"/>
          <w:szCs w:val="20"/>
          <w:vertAlign w:val="subscript"/>
          <w:lang w:eastAsia="zh-CN"/>
        </w:rPr>
        <w:t>2</w:t>
      </w:r>
      <w:r w:rsidR="00BB0755" w:rsidRPr="00B1621B">
        <w:rPr>
          <w:rFonts w:ascii="Lato" w:eastAsia="DengXian" w:hAnsi="Lato" w:cs="Arial"/>
          <w:iCs/>
          <w:color w:val="000000" w:themeColor="text1"/>
          <w:szCs w:val="20"/>
          <w:lang w:eastAsia="zh-CN"/>
        </w:rPr>
        <w:t xml:space="preserve">. </w:t>
      </w:r>
      <w:r w:rsidR="00721191" w:rsidRPr="00B1621B">
        <w:rPr>
          <w:rFonts w:ascii="Lato" w:eastAsia="DengXian" w:hAnsi="Lato" w:cs="Arial"/>
          <w:iCs/>
          <w:color w:val="000000" w:themeColor="text1"/>
          <w:szCs w:val="20"/>
          <w:lang w:eastAsia="zh-CN"/>
        </w:rPr>
        <w:t>It</w:t>
      </w:r>
      <w:r w:rsidR="00BB0755" w:rsidRPr="00B1621B">
        <w:rPr>
          <w:rFonts w:ascii="Lato" w:eastAsia="DengXian" w:hAnsi="Lato" w:cs="Arial"/>
          <w:iCs/>
          <w:color w:val="000000" w:themeColor="text1"/>
          <w:szCs w:val="20"/>
          <w:lang w:eastAsia="zh-CN"/>
        </w:rPr>
        <w:t xml:space="preserve"> is projected that the biomethane potential </w:t>
      </w:r>
      <w:r w:rsidR="000E5C6F" w:rsidRPr="00B1621B">
        <w:rPr>
          <w:rFonts w:ascii="Lato" w:eastAsia="DengXian" w:hAnsi="Lato" w:cs="Arial"/>
          <w:iCs/>
          <w:color w:val="000000" w:themeColor="text1"/>
          <w:szCs w:val="20"/>
          <w:lang w:eastAsia="zh-CN"/>
        </w:rPr>
        <w:t>within the European Union (EU) will reach around 0.1</w:t>
      </w:r>
      <w:r w:rsidR="00E67779"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 xml:space="preserve">Gt by 2050 </w:t>
      </w:r>
      <w:r w:rsidR="0023567D" w:rsidRPr="00B1621B">
        <w:rPr>
          <w:rFonts w:ascii="Lato" w:eastAsia="DengXian" w:hAnsi="Lato" w:cs="Arial"/>
          <w:iCs/>
          <w:color w:val="000000" w:themeColor="text1"/>
          <w:szCs w:val="20"/>
          <w:lang w:eastAsia="zh-CN"/>
        </w:rPr>
        <w:t>(Biomethane production potentials in the EU, European Biogas Association 2022)</w:t>
      </w:r>
      <w:r w:rsidR="000E5C6F" w:rsidRPr="00B1621B">
        <w:rPr>
          <w:rFonts w:ascii="Lato" w:eastAsia="DengXian" w:hAnsi="Lato" w:cs="Arial"/>
          <w:iCs/>
          <w:color w:val="000000" w:themeColor="text1"/>
          <w:szCs w:val="20"/>
          <w:lang w:eastAsia="zh-CN"/>
        </w:rPr>
        <w:t xml:space="preserve">. Consequently, only 26% of this biomethane potential would be needed to meet the current </w:t>
      </w:r>
      <w:r w:rsidR="00D019C2" w:rsidRPr="00B1621B">
        <w:rPr>
          <w:rFonts w:ascii="Lato" w:eastAsia="DengXian" w:hAnsi="Lato" w:cs="Arial"/>
          <w:iCs/>
          <w:color w:val="000000" w:themeColor="text1"/>
          <w:szCs w:val="20"/>
          <w:lang w:eastAsia="zh-CN"/>
        </w:rPr>
        <w:t>C</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H</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 xml:space="preserve">demand </w:t>
      </w:r>
      <w:r w:rsidR="007B51C1" w:rsidRPr="00B1621B">
        <w:rPr>
          <w:rFonts w:ascii="Lato" w:eastAsia="DengXian" w:hAnsi="Lato" w:cs="Arial"/>
          <w:iCs/>
          <w:color w:val="000000" w:themeColor="text1"/>
          <w:szCs w:val="20"/>
          <w:lang w:eastAsia="zh-CN"/>
        </w:rPr>
        <w:t>of</w:t>
      </w:r>
      <w:r w:rsidR="000E5C6F" w:rsidRPr="00B1621B">
        <w:rPr>
          <w:rFonts w:ascii="Lato" w:eastAsia="DengXian" w:hAnsi="Lato" w:cs="Arial"/>
          <w:iCs/>
          <w:color w:val="000000" w:themeColor="text1"/>
          <w:szCs w:val="20"/>
          <w:lang w:eastAsia="zh-CN"/>
        </w:rPr>
        <w:t xml:space="preserve"> 11</w:t>
      </w:r>
      <w:r w:rsidR="00E67779"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Mt.</w:t>
      </w:r>
      <w:r w:rsidR="001E1B52" w:rsidRPr="00B1621B">
        <w:rPr>
          <w:rFonts w:ascii="Lato" w:eastAsia="DengXian" w:hAnsi="Lato" w:cs="Arial" w:hint="eastAsia"/>
          <w:iCs/>
          <w:color w:val="000000" w:themeColor="text1"/>
          <w:szCs w:val="20"/>
          <w:lang w:eastAsia="zh-CN"/>
        </w:rPr>
        <w:t xml:space="preserve"> </w:t>
      </w:r>
      <w:r w:rsidR="00162FCF">
        <w:rPr>
          <w:rFonts w:ascii="Lato" w:eastAsia="DengXian" w:hAnsi="Lato" w:cs="Arial"/>
          <w:iCs/>
          <w:color w:val="000000" w:themeColor="text1"/>
          <w:szCs w:val="20"/>
          <w:lang w:eastAsia="zh-CN"/>
        </w:rPr>
        <w:t>This number could be reduced even further with the adoption of plasma technologies.</w:t>
      </w:r>
    </w:p>
    <w:p w14:paraId="4DDE9192" w14:textId="35C9DD3B" w:rsidR="000E5C6F" w:rsidRDefault="00910E2E" w:rsidP="00E02187">
      <w:pPr>
        <w:rPr>
          <w:rFonts w:ascii="Lato" w:eastAsia="DengXian" w:hAnsi="Lato" w:cs="Arial"/>
          <w:iCs/>
          <w:color w:val="000000" w:themeColor="text1"/>
          <w:szCs w:val="20"/>
          <w:lang w:eastAsia="zh-CN"/>
        </w:rPr>
      </w:pPr>
      <w:r w:rsidRPr="00B1621B">
        <w:rPr>
          <w:rFonts w:ascii="Lato" w:eastAsia="DengXian" w:hAnsi="Lato" w:cs="Arial"/>
          <w:iCs/>
          <w:color w:val="000000" w:themeColor="text1"/>
          <w:szCs w:val="20"/>
          <w:lang w:eastAsia="zh-CN"/>
        </w:rPr>
        <w:t xml:space="preserve">As highlighted by the </w:t>
      </w:r>
      <w:r w:rsidR="004C72BA" w:rsidRPr="00B1621B">
        <w:rPr>
          <w:rFonts w:ascii="Lato" w:eastAsia="DengXian" w:hAnsi="Lato" w:cs="Arial"/>
          <w:iCs/>
          <w:color w:val="000000" w:themeColor="text1"/>
          <w:szCs w:val="20"/>
          <w:lang w:eastAsia="zh-CN"/>
        </w:rPr>
        <w:t>reviewer</w:t>
      </w:r>
      <w:r w:rsidR="00BE3BF0" w:rsidRPr="00B1621B">
        <w:rPr>
          <w:rFonts w:ascii="Lato" w:eastAsia="DengXian" w:hAnsi="Lato" w:cs="Arial"/>
          <w:iCs/>
          <w:color w:val="000000" w:themeColor="text1"/>
          <w:szCs w:val="20"/>
          <w:lang w:eastAsia="zh-CN"/>
        </w:rPr>
        <w:t>, t</w:t>
      </w:r>
      <w:r w:rsidR="000E5C6F" w:rsidRPr="00B1621B">
        <w:rPr>
          <w:rFonts w:ascii="Lato" w:eastAsia="DengXian" w:hAnsi="Lato" w:cs="Arial"/>
          <w:iCs/>
          <w:color w:val="000000" w:themeColor="text1"/>
          <w:szCs w:val="20"/>
          <w:lang w:eastAsia="zh-CN"/>
        </w:rPr>
        <w:t>he prospects of using green or decarbonized electricity represent</w:t>
      </w:r>
      <w:r w:rsidR="00BE3BF0" w:rsidRPr="00B1621B">
        <w:rPr>
          <w:rFonts w:ascii="Lato" w:eastAsia="DengXian" w:hAnsi="Lato" w:cs="Arial"/>
          <w:iCs/>
          <w:color w:val="000000" w:themeColor="text1"/>
          <w:szCs w:val="20"/>
          <w:lang w:eastAsia="zh-CN"/>
        </w:rPr>
        <w:t>s</w:t>
      </w:r>
      <w:r w:rsidR="000E5C6F" w:rsidRPr="00B1621B">
        <w:rPr>
          <w:rFonts w:ascii="Lato" w:eastAsia="DengXian" w:hAnsi="Lato" w:cs="Arial"/>
          <w:iCs/>
          <w:color w:val="000000" w:themeColor="text1"/>
          <w:szCs w:val="20"/>
          <w:lang w:eastAsia="zh-CN"/>
        </w:rPr>
        <w:t xml:space="preserve"> one of the most promising technologies for enhancing the environmental sustainability of </w:t>
      </w:r>
      <w:r w:rsidR="00946144">
        <w:rPr>
          <w:rFonts w:ascii="Lato" w:eastAsia="DengXian" w:hAnsi="Lato" w:cs="Arial"/>
          <w:iCs/>
          <w:color w:val="000000" w:themeColor="text1"/>
          <w:szCs w:val="20"/>
          <w:lang w:eastAsia="zh-CN"/>
        </w:rPr>
        <w:t>acetylene</w:t>
      </w:r>
      <w:r w:rsidR="00946144"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 xml:space="preserve">production. In this context, we highlight the potential future climate change impacts of </w:t>
      </w:r>
      <w:r w:rsidR="00A979EA" w:rsidRPr="00B1621B">
        <w:rPr>
          <w:rFonts w:ascii="Lato" w:eastAsia="DengXian" w:hAnsi="Lato" w:cs="Arial"/>
          <w:iCs/>
          <w:color w:val="000000" w:themeColor="text1"/>
          <w:szCs w:val="20"/>
          <w:lang w:eastAsia="zh-CN"/>
        </w:rPr>
        <w:t>C</w:t>
      </w:r>
      <w:r w:rsidR="00A979EA" w:rsidRPr="00B1621B">
        <w:rPr>
          <w:rFonts w:ascii="Lato" w:eastAsia="DengXian" w:hAnsi="Lato" w:cs="Arial"/>
          <w:iCs/>
          <w:color w:val="000000" w:themeColor="text1"/>
          <w:szCs w:val="20"/>
          <w:vertAlign w:val="subscript"/>
          <w:lang w:eastAsia="zh-CN"/>
        </w:rPr>
        <w:t>2</w:t>
      </w:r>
      <w:r w:rsidR="00A979EA" w:rsidRPr="00B1621B">
        <w:rPr>
          <w:rFonts w:ascii="Lato" w:eastAsia="DengXian" w:hAnsi="Lato" w:cs="Arial"/>
          <w:iCs/>
          <w:color w:val="000000" w:themeColor="text1"/>
          <w:szCs w:val="20"/>
          <w:lang w:eastAsia="zh-CN"/>
        </w:rPr>
        <w:t>H</w:t>
      </w:r>
      <w:r w:rsidR="00A979EA" w:rsidRPr="00B1621B">
        <w:rPr>
          <w:rFonts w:ascii="Lato" w:eastAsia="DengXian" w:hAnsi="Lato" w:cs="Arial"/>
          <w:iCs/>
          <w:color w:val="000000" w:themeColor="text1"/>
          <w:szCs w:val="20"/>
          <w:vertAlign w:val="subscript"/>
          <w:lang w:eastAsia="zh-CN"/>
        </w:rPr>
        <w:t>2</w:t>
      </w:r>
      <w:r w:rsidR="00A979EA"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production under a decarbonized electricity grid in Fig.</w:t>
      </w:r>
      <w:r w:rsidR="00E67779" w:rsidRPr="00B1621B">
        <w:rPr>
          <w:rFonts w:ascii="Lato" w:eastAsia="DengXian" w:hAnsi="Lato" w:cs="Arial"/>
          <w:iCs/>
          <w:color w:val="000000" w:themeColor="text1"/>
          <w:szCs w:val="20"/>
          <w:lang w:eastAsia="zh-CN"/>
        </w:rPr>
        <w:t xml:space="preserve"> </w:t>
      </w:r>
      <w:r w:rsidR="00473C2B" w:rsidRPr="00B1621B">
        <w:rPr>
          <w:rFonts w:ascii="Lato" w:eastAsia="DengXian" w:hAnsi="Lato" w:cs="Arial" w:hint="eastAsia"/>
          <w:iCs/>
          <w:color w:val="000000" w:themeColor="text1"/>
          <w:szCs w:val="20"/>
          <w:lang w:eastAsia="zh-CN"/>
        </w:rPr>
        <w:t>6</w:t>
      </w:r>
      <w:r w:rsidR="000E5C6F" w:rsidRPr="00B1621B">
        <w:rPr>
          <w:rFonts w:ascii="Lato" w:eastAsia="DengXian" w:hAnsi="Lato" w:cs="Arial"/>
          <w:iCs/>
          <w:color w:val="000000" w:themeColor="text1"/>
          <w:szCs w:val="20"/>
          <w:lang w:eastAsia="zh-CN"/>
        </w:rPr>
        <w:t xml:space="preserve"> of the main manuscript</w:t>
      </w:r>
      <w:r w:rsidR="00AB4D1B" w:rsidRPr="00B1621B">
        <w:rPr>
          <w:rFonts w:ascii="Lato" w:eastAsia="DengXian" w:hAnsi="Lato" w:cs="Arial"/>
          <w:iCs/>
          <w:color w:val="000000" w:themeColor="text1"/>
          <w:szCs w:val="20"/>
          <w:lang w:eastAsia="zh-CN"/>
        </w:rPr>
        <w:t xml:space="preserve"> (purple scatter)</w:t>
      </w:r>
      <w:r w:rsidR="000E5C6F" w:rsidRPr="00B1621B">
        <w:rPr>
          <w:rFonts w:ascii="Lato" w:eastAsia="DengXian" w:hAnsi="Lato" w:cs="Arial"/>
          <w:iCs/>
          <w:color w:val="000000" w:themeColor="text1"/>
          <w:szCs w:val="20"/>
          <w:lang w:eastAsia="zh-CN"/>
        </w:rPr>
        <w:t>.</w:t>
      </w:r>
      <w:r w:rsidR="0083188E" w:rsidRPr="00B1621B">
        <w:rPr>
          <w:rFonts w:ascii="Lato" w:eastAsia="DengXian" w:hAnsi="Lato" w:cs="Arial"/>
          <w:iCs/>
          <w:color w:val="000000" w:themeColor="text1"/>
          <w:szCs w:val="20"/>
          <w:lang w:eastAsia="zh-CN"/>
        </w:rPr>
        <w:t xml:space="preserve"> </w:t>
      </w:r>
      <w:r w:rsidR="00AB4D1B" w:rsidRPr="00B1621B">
        <w:rPr>
          <w:rFonts w:ascii="Lato" w:eastAsia="DengXian" w:hAnsi="Lato" w:cs="Arial"/>
          <w:iCs/>
          <w:color w:val="000000" w:themeColor="text1"/>
          <w:szCs w:val="20"/>
          <w:lang w:eastAsia="zh-CN"/>
        </w:rPr>
        <w:t>It is important to note that these results reflect an optimistic scenario, assuming that the 1.5</w:t>
      </w:r>
      <w:r w:rsidR="00AB4D1B" w:rsidRPr="00B1621B">
        <w:rPr>
          <w:rFonts w:ascii="Lato" w:eastAsiaTheme="minorEastAsia" w:hAnsi="Lato" w:cs="Arial"/>
          <w:szCs w:val="20"/>
          <w:lang w:eastAsia="zh-CN"/>
        </w:rPr>
        <w:t>°</w:t>
      </w:r>
      <w:r w:rsidR="00AB4D1B" w:rsidRPr="00B1621B">
        <w:rPr>
          <w:rFonts w:ascii="Lato" w:eastAsia="DengXian" w:hAnsi="Lato" w:cs="Arial"/>
          <w:iCs/>
          <w:color w:val="000000" w:themeColor="text1"/>
          <w:szCs w:val="20"/>
          <w:lang w:eastAsia="zh-CN"/>
        </w:rPr>
        <w:t>C temperature target is achieved by 2050. However, these results are based on a global</w:t>
      </w:r>
      <w:r w:rsidR="00AB4D1B" w:rsidRPr="00552F83">
        <w:rPr>
          <w:rFonts w:ascii="Lato" w:eastAsia="DengXian" w:hAnsi="Lato" w:cs="Arial"/>
          <w:iCs/>
          <w:color w:val="000000" w:themeColor="text1"/>
          <w:szCs w:val="20"/>
          <w:lang w:eastAsia="zh-CN"/>
        </w:rPr>
        <w:t xml:space="preserve"> average to provide a general overview; regional electricity grids will vary significantly depending on the specific scenario and location.</w:t>
      </w:r>
    </w:p>
    <w:p w14:paraId="4014382B" w14:textId="47F8A056" w:rsidR="00E02187" w:rsidRPr="00E02187" w:rsidRDefault="00E02187" w:rsidP="00E02187">
      <w:pPr>
        <w:spacing w:after="0"/>
        <w:rPr>
          <w:rFonts w:ascii="Lato" w:eastAsia="DengXian" w:hAnsi="Lato" w:cs="Arial"/>
          <w:iCs/>
          <w:color w:val="000000" w:themeColor="text1"/>
          <w:szCs w:val="20"/>
          <w:lang w:eastAsia="zh-CN"/>
        </w:rPr>
      </w:pPr>
      <w:r w:rsidRPr="00E02187">
        <w:rPr>
          <w:rFonts w:ascii="Lato" w:eastAsia="DengXian" w:hAnsi="Lato" w:cs="Arial"/>
          <w:b/>
          <w:iCs/>
          <w:color w:val="000000" w:themeColor="text1"/>
          <w:szCs w:val="20"/>
          <w:lang w:eastAsia="zh-CN"/>
        </w:rPr>
        <w:t>Action:</w:t>
      </w:r>
      <w:r w:rsidRPr="00E02187">
        <w:rPr>
          <w:rFonts w:ascii="Lato" w:eastAsia="DengXian" w:hAnsi="Lato" w:cs="Arial"/>
          <w:iCs/>
          <w:color w:val="000000" w:themeColor="text1"/>
          <w:szCs w:val="20"/>
          <w:lang w:eastAsia="zh-CN"/>
        </w:rPr>
        <w:t xml:space="preserve"> We have emphasized these aspects in </w:t>
      </w:r>
      <w:r w:rsidR="00373939">
        <w:rPr>
          <w:rFonts w:ascii="Lato" w:eastAsia="DengXian" w:hAnsi="Lato" w:cs="Arial"/>
          <w:iCs/>
          <w:color w:val="000000" w:themeColor="text1"/>
          <w:szCs w:val="20"/>
          <w:lang w:eastAsia="zh-CN"/>
        </w:rPr>
        <w:t xml:space="preserve">Section 4 of </w:t>
      </w:r>
      <w:r w:rsidRPr="00E02187">
        <w:rPr>
          <w:rFonts w:ascii="Lato" w:eastAsia="DengXian" w:hAnsi="Lato" w:cs="Arial"/>
          <w:iCs/>
          <w:color w:val="000000" w:themeColor="text1"/>
          <w:szCs w:val="20"/>
          <w:lang w:eastAsia="zh-CN"/>
        </w:rPr>
        <w:t>the main manuscript (page xx, line xx).</w:t>
      </w:r>
    </w:p>
    <w:p w14:paraId="4E09AC3C" w14:textId="77777777" w:rsidR="00531BB2" w:rsidRPr="00552F83" w:rsidRDefault="00531BB2" w:rsidP="00946144">
      <w:pPr>
        <w:spacing w:after="0"/>
        <w:rPr>
          <w:rFonts w:ascii="Lato" w:eastAsia="DengXian" w:hAnsi="Lato" w:cs="Arial"/>
          <w:iCs/>
          <w:color w:val="000000" w:themeColor="text1"/>
          <w:szCs w:val="20"/>
          <w:lang w:eastAsia="zh-CN"/>
        </w:rPr>
      </w:pPr>
    </w:p>
    <w:p w14:paraId="3E6B998E" w14:textId="207F1E95" w:rsidR="00BD5D2F" w:rsidRPr="00552F83" w:rsidRDefault="00013347" w:rsidP="00987014">
      <w:pPr>
        <w:rPr>
          <w:rFonts w:ascii="Lato" w:eastAsiaTheme="minorHAnsi" w:hAnsi="Lato" w:cs="Arial"/>
          <w:iCs/>
          <w:color w:val="0000FF"/>
          <w:szCs w:val="20"/>
        </w:rPr>
      </w:pPr>
      <w:r w:rsidRPr="00B01DDE">
        <w:rPr>
          <w:rFonts w:ascii="Lato" w:eastAsiaTheme="minorHAnsi" w:hAnsi="Lato" w:cs="Arial"/>
          <w:iCs/>
          <w:color w:val="0000FF"/>
          <w:szCs w:val="20"/>
        </w:rPr>
        <w:t>2.4.</w:t>
      </w:r>
      <w:r w:rsidR="001A06D7" w:rsidRPr="00B01DDE">
        <w:rPr>
          <w:rFonts w:ascii="Lato" w:eastAsia="DengXian" w:hAnsi="Lato" w:cs="Arial" w:hint="eastAsia"/>
          <w:iCs/>
          <w:color w:val="0000FF"/>
          <w:szCs w:val="20"/>
          <w:lang w:eastAsia="zh-CN"/>
        </w:rPr>
        <w:t xml:space="preserve"> </w:t>
      </w:r>
      <w:r w:rsidR="002D6B9F" w:rsidRPr="00B01DDE">
        <w:rPr>
          <w:rFonts w:ascii="Lato" w:eastAsiaTheme="minorHAnsi" w:hAnsi="Lato" w:cs="Arial"/>
          <w:iCs/>
          <w:color w:val="0000FF"/>
          <w:szCs w:val="20"/>
        </w:rPr>
        <w:t>The authors mentioned the major applications of C</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H</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 xml:space="preserve"> to synthesize VCM or 1, 4-butanediol. First, C</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H</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-VCM-PVC is indeed an important value chain, for instance, in China. However, this product chain can be totally substituted by C</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H</w:t>
      </w:r>
      <w:r w:rsidR="002D6B9F" w:rsidRPr="00B01DDE">
        <w:rPr>
          <w:rFonts w:ascii="Lato" w:eastAsiaTheme="minorHAnsi" w:hAnsi="Lato" w:cs="Arial"/>
          <w:iCs/>
          <w:color w:val="0000FF"/>
          <w:szCs w:val="20"/>
          <w:vertAlign w:val="subscript"/>
        </w:rPr>
        <w:t>4</w:t>
      </w:r>
      <w:r w:rsidR="002D6B9F" w:rsidRPr="00B01DDE">
        <w:rPr>
          <w:rFonts w:ascii="Lato" w:eastAsiaTheme="minorHAnsi" w:hAnsi="Lato" w:cs="Arial"/>
          <w:iCs/>
          <w:color w:val="0000FF"/>
          <w:szCs w:val="20"/>
        </w:rPr>
        <w:t>-PVC route. One of the reasons for China to have to produce C</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H</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 xml:space="preserve"> for PVC is the balance of the chlorine from the chlor-alkali industry during the production of a large amount of alkali. Another reason would be the limited petroleum resources, which further limit the application of C</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H</w:t>
      </w:r>
      <w:r w:rsidR="002D6B9F" w:rsidRPr="00B01DDE">
        <w:rPr>
          <w:rFonts w:ascii="Lato" w:eastAsiaTheme="minorHAnsi" w:hAnsi="Lato" w:cs="Arial"/>
          <w:iCs/>
          <w:color w:val="0000FF"/>
          <w:szCs w:val="20"/>
          <w:vertAlign w:val="subscript"/>
        </w:rPr>
        <w:t>4</w:t>
      </w:r>
      <w:r w:rsidR="002D6B9F" w:rsidRPr="00B01DDE">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5C503341" w14:textId="497739DD" w:rsidR="00281CBC" w:rsidRPr="00552F83" w:rsidRDefault="00281CBC" w:rsidP="00987014">
      <w:pPr>
        <w:rPr>
          <w:rFonts w:ascii="Lato" w:eastAsia="DengXian" w:hAnsi="Lato" w:cs="Arial"/>
          <w:color w:val="000000" w:themeColor="text1"/>
          <w:szCs w:val="20"/>
          <w:lang w:eastAsia="zh-CN"/>
        </w:rPr>
      </w:pPr>
      <w:r w:rsidRPr="00552F83">
        <w:rPr>
          <w:rFonts w:ascii="Lato" w:eastAsia="DengXian" w:hAnsi="Lato" w:cs="Arial"/>
          <w:color w:val="000000" w:themeColor="text1"/>
          <w:szCs w:val="20"/>
          <w:lang w:eastAsia="zh-CN"/>
        </w:rPr>
        <w:t xml:space="preserve">We agree that the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noBreakHyphen/>
        <w:t>VCM</w:t>
      </w:r>
      <w:r w:rsidRPr="00552F83">
        <w:rPr>
          <w:rFonts w:ascii="Lato" w:eastAsia="DengXian" w:hAnsi="Lato" w:cs="Arial"/>
          <w:color w:val="000000" w:themeColor="text1"/>
          <w:szCs w:val="20"/>
          <w:lang w:eastAsia="zh-CN"/>
        </w:rPr>
        <w:noBreakHyphen/>
        <w:t xml:space="preserve">PVC route has largely been replaced by the </w:t>
      </w:r>
      <w:r w:rsidR="00A979EA" w:rsidRPr="00552F83">
        <w:rPr>
          <w:rFonts w:ascii="Lato" w:eastAsia="DengXian" w:hAnsi="Lato" w:cs="Arial"/>
          <w:bCs/>
          <w:iCs/>
          <w:color w:val="000000" w:themeColor="text1"/>
          <w:szCs w:val="20"/>
          <w:lang w:eastAsia="zh-CN"/>
        </w:rPr>
        <w:t>C</w:t>
      </w:r>
      <w:r w:rsidR="00A979EA" w:rsidRPr="00552F83">
        <w:rPr>
          <w:rFonts w:ascii="Lato" w:eastAsia="DengXian" w:hAnsi="Lato" w:cs="Arial"/>
          <w:bCs/>
          <w:iCs/>
          <w:color w:val="000000" w:themeColor="text1"/>
          <w:szCs w:val="20"/>
          <w:vertAlign w:val="subscript"/>
          <w:lang w:eastAsia="zh-CN"/>
        </w:rPr>
        <w:t>2</w:t>
      </w:r>
      <w:r w:rsidR="00A979EA" w:rsidRPr="00552F83">
        <w:rPr>
          <w:rFonts w:ascii="Lato" w:eastAsia="DengXian" w:hAnsi="Lato" w:cs="Arial"/>
          <w:bCs/>
          <w:iCs/>
          <w:color w:val="000000" w:themeColor="text1"/>
          <w:szCs w:val="20"/>
          <w:lang w:eastAsia="zh-CN"/>
        </w:rPr>
        <w:t>H</w:t>
      </w:r>
      <w:r w:rsidR="00A979EA" w:rsidRPr="00552F83">
        <w:rPr>
          <w:rFonts w:ascii="Lato" w:eastAsia="DengXian" w:hAnsi="Lato" w:cs="Arial"/>
          <w:bCs/>
          <w:iCs/>
          <w:color w:val="000000" w:themeColor="text1"/>
          <w:szCs w:val="20"/>
          <w:vertAlign w:val="subscript"/>
          <w:lang w:eastAsia="zh-CN"/>
        </w:rPr>
        <w:t>4</w:t>
      </w:r>
      <w:r w:rsidRPr="00552F83">
        <w:rPr>
          <w:rFonts w:ascii="Lato" w:eastAsia="DengXian" w:hAnsi="Lato" w:cs="Arial"/>
          <w:color w:val="000000" w:themeColor="text1"/>
          <w:szCs w:val="20"/>
          <w:lang w:eastAsia="zh-CN"/>
        </w:rPr>
        <w:noBreakHyphen/>
        <w:t>VCM</w:t>
      </w:r>
      <w:r w:rsidRPr="00552F83">
        <w:rPr>
          <w:rFonts w:ascii="Lato" w:eastAsia="DengXian" w:hAnsi="Lato" w:cs="Arial"/>
          <w:color w:val="000000" w:themeColor="text1"/>
          <w:szCs w:val="20"/>
          <w:lang w:eastAsia="zh-CN"/>
        </w:rPr>
        <w:noBreakHyphen/>
        <w:t>PVC route</w:t>
      </w:r>
      <w:r w:rsidR="00B01DDE">
        <w:rPr>
          <w:rFonts w:ascii="Lato" w:eastAsia="DengXian" w:hAnsi="Lato" w:cs="Arial"/>
          <w:color w:val="000000" w:themeColor="text1"/>
          <w:szCs w:val="20"/>
          <w:lang w:eastAsia="zh-CN"/>
        </w:rPr>
        <w:t xml:space="preserve"> only</w:t>
      </w:r>
      <w:r w:rsidRPr="00552F83">
        <w:rPr>
          <w:rFonts w:ascii="Lato" w:eastAsia="DengXian" w:hAnsi="Lato" w:cs="Arial"/>
          <w:color w:val="000000" w:themeColor="text1"/>
          <w:szCs w:val="20"/>
          <w:lang w:eastAsia="zh-CN"/>
        </w:rPr>
        <w:t xml:space="preserve"> outside of China, such as in Europe and the United States. However, it is important to recognize that this </w:t>
      </w:r>
      <w:r w:rsidRPr="00552F83">
        <w:rPr>
          <w:rFonts w:ascii="Lato" w:eastAsia="DengXian" w:hAnsi="Lato" w:cs="Arial"/>
          <w:color w:val="000000" w:themeColor="text1"/>
          <w:szCs w:val="20"/>
          <w:lang w:eastAsia="zh-CN"/>
        </w:rPr>
        <w:lastRenderedPageBreak/>
        <w:t xml:space="preserve">shift was primarily driven by the long-term availability of inexpensive petroleum, which facilitates the production of low-cost </w:t>
      </w:r>
      <w:r w:rsidR="00766313">
        <w:rPr>
          <w:rFonts w:ascii="Lato" w:eastAsia="DengXian" w:hAnsi="Lato" w:cs="Arial"/>
          <w:bCs/>
          <w:iCs/>
          <w:color w:val="000000" w:themeColor="text1"/>
          <w:szCs w:val="20"/>
          <w:lang w:eastAsia="zh-CN"/>
        </w:rPr>
        <w:t>ethylene</w:t>
      </w:r>
      <w:r w:rsidRPr="00552F83">
        <w:rPr>
          <w:rFonts w:ascii="Lato" w:eastAsia="DengXian" w:hAnsi="Lato" w:cs="Arial"/>
          <w:color w:val="000000" w:themeColor="text1"/>
          <w:szCs w:val="20"/>
          <w:lang w:eastAsia="zh-CN"/>
        </w:rPr>
        <w:t xml:space="preserve">. As the </w:t>
      </w:r>
      <w:r w:rsidR="004C72BA">
        <w:rPr>
          <w:rFonts w:ascii="Lato" w:eastAsia="DengXian" w:hAnsi="Lato" w:cs="Arial"/>
          <w:color w:val="000000" w:themeColor="text1"/>
          <w:szCs w:val="20"/>
          <w:lang w:eastAsia="zh-CN"/>
        </w:rPr>
        <w:t>r</w:t>
      </w:r>
      <w:r w:rsidR="004C72BA" w:rsidRPr="00552F83">
        <w:rPr>
          <w:rFonts w:ascii="Lato" w:eastAsia="DengXian" w:hAnsi="Lato" w:cs="Arial"/>
          <w:color w:val="000000" w:themeColor="text1"/>
          <w:szCs w:val="20"/>
          <w:lang w:eastAsia="zh-CN"/>
        </w:rPr>
        <w:t xml:space="preserve">eviewer </w:t>
      </w:r>
      <w:r w:rsidRPr="00552F83">
        <w:rPr>
          <w:rFonts w:ascii="Lato" w:eastAsia="DengXian" w:hAnsi="Lato" w:cs="Arial"/>
          <w:color w:val="000000" w:themeColor="text1"/>
          <w:szCs w:val="20"/>
          <w:lang w:eastAsia="zh-CN"/>
        </w:rPr>
        <w:t xml:space="preserve">noted, in regions with limited </w:t>
      </w:r>
      <w:r w:rsidR="006410FA" w:rsidRPr="00552F83">
        <w:rPr>
          <w:rFonts w:ascii="Lato" w:eastAsia="DengXian" w:hAnsi="Lato" w:cs="Arial" w:hint="eastAsia"/>
          <w:color w:val="000000" w:themeColor="text1"/>
          <w:szCs w:val="20"/>
          <w:lang w:eastAsia="zh-CN"/>
        </w:rPr>
        <w:t xml:space="preserve">or expensive </w:t>
      </w:r>
      <w:r w:rsidRPr="00552F83">
        <w:rPr>
          <w:rFonts w:ascii="Lato" w:eastAsia="DengXian" w:hAnsi="Lato" w:cs="Arial"/>
          <w:color w:val="000000" w:themeColor="text1"/>
          <w:szCs w:val="20"/>
          <w:lang w:eastAsia="zh-CN"/>
        </w:rPr>
        <w:t xml:space="preserve">petroleum resources, such as China, the </w:t>
      </w:r>
      <w:r w:rsidR="00766313">
        <w:rPr>
          <w:rFonts w:ascii="Lato" w:eastAsia="DengXian" w:hAnsi="Lato" w:cs="Arial"/>
          <w:iCs/>
          <w:color w:val="000000" w:themeColor="text1"/>
          <w:szCs w:val="20"/>
          <w:lang w:eastAsia="zh-CN"/>
        </w:rPr>
        <w:t>acetylene</w:t>
      </w:r>
      <w:r w:rsidR="00766313"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 xml:space="preserve">route remains economically more viable, regardless of environmental considerations. </w:t>
      </w:r>
      <w:ins w:id="83" w:author="Zhang, Zihao" w:date="2024-12-02T21:42:00Z" w16du:dateUtc="2024-12-02T20:42:00Z">
        <w:r w:rsidR="000D22B3">
          <w:rPr>
            <w:rFonts w:ascii="Lato" w:eastAsia="DengXian" w:hAnsi="Lato" w:cs="Arial" w:hint="eastAsia"/>
            <w:color w:val="000000" w:themeColor="text1"/>
            <w:szCs w:val="20"/>
            <w:lang w:eastAsia="zh-CN"/>
          </w:rPr>
          <w:t xml:space="preserve">The </w:t>
        </w:r>
      </w:ins>
      <w:ins w:id="84" w:author="Zhang, Zihao" w:date="2024-12-02T21:48:00Z" w16du:dateUtc="2024-12-02T20:48:00Z">
        <w:r w:rsidR="003A16B6" w:rsidRPr="003A16B6">
          <w:rPr>
            <w:rFonts w:ascii="Lato" w:eastAsia="DengXian" w:hAnsi="Lato" w:cs="Arial"/>
            <w:color w:val="000000" w:themeColor="text1"/>
            <w:szCs w:val="20"/>
            <w:lang w:eastAsia="zh-CN"/>
          </w:rPr>
          <w:t xml:space="preserve">prominence </w:t>
        </w:r>
      </w:ins>
      <w:ins w:id="85" w:author="Zhang, Zihao" w:date="2024-12-02T21:42:00Z" w16du:dateUtc="2024-12-02T20:42:00Z">
        <w:r w:rsidR="000D22B3">
          <w:rPr>
            <w:rFonts w:ascii="Lato" w:eastAsia="DengXian" w:hAnsi="Lato" w:cs="Arial" w:hint="eastAsia"/>
            <w:color w:val="000000" w:themeColor="text1"/>
            <w:szCs w:val="20"/>
            <w:lang w:eastAsia="zh-CN"/>
          </w:rPr>
          <w:t xml:space="preserve">of </w:t>
        </w:r>
      </w:ins>
      <w:ins w:id="86" w:author="Zhang, Zihao" w:date="2024-12-02T21:48:00Z" w16du:dateUtc="2024-12-02T20:48:00Z">
        <w:r w:rsidR="003A16B6">
          <w:rPr>
            <w:rFonts w:ascii="Lato" w:eastAsia="DengXian" w:hAnsi="Lato" w:cs="Arial" w:hint="eastAsia"/>
            <w:color w:val="000000" w:themeColor="text1"/>
            <w:szCs w:val="20"/>
            <w:lang w:eastAsia="zh-CN"/>
          </w:rPr>
          <w:t xml:space="preserve">the </w:t>
        </w:r>
      </w:ins>
      <w:ins w:id="87" w:author="Zhang, Zihao" w:date="2024-12-02T21:42:00Z" w16du:dateUtc="2024-12-02T20:42:00Z">
        <w:r w:rsidR="000D22B3" w:rsidRPr="00552F83">
          <w:rPr>
            <w:rFonts w:ascii="Lato" w:eastAsia="DengXian" w:hAnsi="Lato" w:cs="Arial"/>
            <w:iCs/>
            <w:color w:val="000000" w:themeColor="text1"/>
            <w:szCs w:val="20"/>
            <w:lang w:eastAsia="zh-CN"/>
          </w:rPr>
          <w:t>C</w:t>
        </w:r>
        <w:r w:rsidR="000D22B3" w:rsidRPr="00552F83">
          <w:rPr>
            <w:rFonts w:ascii="Lato" w:eastAsia="DengXian" w:hAnsi="Lato" w:cs="Arial"/>
            <w:iCs/>
            <w:color w:val="000000" w:themeColor="text1"/>
            <w:szCs w:val="20"/>
            <w:vertAlign w:val="subscript"/>
            <w:lang w:eastAsia="zh-CN"/>
          </w:rPr>
          <w:t>2</w:t>
        </w:r>
        <w:r w:rsidR="000D22B3" w:rsidRPr="00552F83">
          <w:rPr>
            <w:rFonts w:ascii="Lato" w:eastAsia="DengXian" w:hAnsi="Lato" w:cs="Arial"/>
            <w:iCs/>
            <w:color w:val="000000" w:themeColor="text1"/>
            <w:szCs w:val="20"/>
            <w:lang w:eastAsia="zh-CN"/>
          </w:rPr>
          <w:t>H</w:t>
        </w:r>
        <w:r w:rsidR="000D22B3" w:rsidRPr="00552F83">
          <w:rPr>
            <w:rFonts w:ascii="Lato" w:eastAsia="DengXian" w:hAnsi="Lato" w:cs="Arial"/>
            <w:iCs/>
            <w:color w:val="000000" w:themeColor="text1"/>
            <w:szCs w:val="20"/>
            <w:vertAlign w:val="subscript"/>
            <w:lang w:eastAsia="zh-CN"/>
          </w:rPr>
          <w:t>2</w:t>
        </w:r>
        <w:r w:rsidR="000D22B3" w:rsidRPr="00552F83">
          <w:rPr>
            <w:rFonts w:ascii="Lato" w:eastAsia="DengXian" w:hAnsi="Lato" w:cs="Arial"/>
            <w:color w:val="000000" w:themeColor="text1"/>
            <w:szCs w:val="20"/>
            <w:lang w:eastAsia="zh-CN"/>
          </w:rPr>
          <w:noBreakHyphen/>
          <w:t>VCM</w:t>
        </w:r>
        <w:r w:rsidR="000D22B3" w:rsidRPr="00552F83">
          <w:rPr>
            <w:rFonts w:ascii="Lato" w:eastAsia="DengXian" w:hAnsi="Lato" w:cs="Arial"/>
            <w:color w:val="000000" w:themeColor="text1"/>
            <w:szCs w:val="20"/>
            <w:lang w:eastAsia="zh-CN"/>
          </w:rPr>
          <w:noBreakHyphen/>
          <w:t xml:space="preserve">PVC </w:t>
        </w:r>
        <w:r w:rsidR="000D22B3">
          <w:rPr>
            <w:rFonts w:ascii="Lato" w:eastAsia="DengXian" w:hAnsi="Lato" w:cs="Arial" w:hint="eastAsia"/>
            <w:color w:val="000000" w:themeColor="text1"/>
            <w:szCs w:val="20"/>
            <w:lang w:eastAsia="zh-CN"/>
          </w:rPr>
          <w:t xml:space="preserve">route in China suggests </w:t>
        </w:r>
      </w:ins>
      <w:ins w:id="88" w:author="Zhang, Zihao" w:date="2024-12-02T21:48:00Z">
        <w:r w:rsidR="003A16B6" w:rsidRPr="003A16B6">
          <w:rPr>
            <w:rFonts w:ascii="Lato" w:eastAsia="DengXian" w:hAnsi="Lato" w:cs="Arial"/>
            <w:color w:val="000000" w:themeColor="text1"/>
            <w:szCs w:val="20"/>
            <w:lang w:eastAsia="zh-CN"/>
          </w:rPr>
          <w:t>a bidirectional shift</w:t>
        </w:r>
      </w:ins>
      <w:ins w:id="89" w:author="Zhang, Zihao" w:date="2024-12-02T21:48:00Z" w16du:dateUtc="2024-12-02T20:48:00Z">
        <w:r w:rsidR="003A16B6">
          <w:rPr>
            <w:rFonts w:ascii="Lato" w:eastAsia="DengXian" w:hAnsi="Lato" w:cs="Arial" w:hint="eastAsia"/>
            <w:color w:val="000000" w:themeColor="text1"/>
            <w:szCs w:val="20"/>
            <w:lang w:eastAsia="zh-CN"/>
          </w:rPr>
          <w:t xml:space="preserve"> between the </w:t>
        </w:r>
      </w:ins>
      <w:ins w:id="90" w:author="Zhang, Zihao" w:date="2024-12-02T21:44:00Z" w16du:dateUtc="2024-12-02T20:44:00Z">
        <w:r w:rsidR="000D22B3" w:rsidRPr="00552F83">
          <w:rPr>
            <w:rFonts w:ascii="Lato" w:eastAsia="DengXian" w:hAnsi="Lato" w:cs="Arial"/>
            <w:iCs/>
            <w:color w:val="000000" w:themeColor="text1"/>
            <w:szCs w:val="20"/>
            <w:lang w:eastAsia="zh-CN"/>
          </w:rPr>
          <w:t>C</w:t>
        </w:r>
        <w:r w:rsidR="000D22B3" w:rsidRPr="00552F83">
          <w:rPr>
            <w:rFonts w:ascii="Lato" w:eastAsia="DengXian" w:hAnsi="Lato" w:cs="Arial"/>
            <w:iCs/>
            <w:color w:val="000000" w:themeColor="text1"/>
            <w:szCs w:val="20"/>
            <w:vertAlign w:val="subscript"/>
            <w:lang w:eastAsia="zh-CN"/>
          </w:rPr>
          <w:t>2</w:t>
        </w:r>
        <w:r w:rsidR="000D22B3" w:rsidRPr="00552F83">
          <w:rPr>
            <w:rFonts w:ascii="Lato" w:eastAsia="DengXian" w:hAnsi="Lato" w:cs="Arial"/>
            <w:iCs/>
            <w:color w:val="000000" w:themeColor="text1"/>
            <w:szCs w:val="20"/>
            <w:lang w:eastAsia="zh-CN"/>
          </w:rPr>
          <w:t>H</w:t>
        </w:r>
        <w:r w:rsidR="000D22B3" w:rsidRPr="00552F83">
          <w:rPr>
            <w:rFonts w:ascii="Lato" w:eastAsia="DengXian" w:hAnsi="Lato" w:cs="Arial"/>
            <w:iCs/>
            <w:color w:val="000000" w:themeColor="text1"/>
            <w:szCs w:val="20"/>
            <w:vertAlign w:val="subscript"/>
            <w:lang w:eastAsia="zh-CN"/>
          </w:rPr>
          <w:t>2</w:t>
        </w:r>
      </w:ins>
      <w:ins w:id="91" w:author="Zhang, Zihao" w:date="2024-12-02T21:48:00Z" w16du:dateUtc="2024-12-02T20:48:00Z">
        <w:r w:rsidR="003A16B6" w:rsidRPr="00552F83">
          <w:rPr>
            <w:rFonts w:ascii="Lato" w:eastAsia="DengXian" w:hAnsi="Lato" w:cs="Arial"/>
            <w:color w:val="000000" w:themeColor="text1"/>
            <w:szCs w:val="20"/>
            <w:lang w:eastAsia="zh-CN"/>
          </w:rPr>
          <w:noBreakHyphen/>
        </w:r>
      </w:ins>
      <w:ins w:id="92" w:author="Zhang, Zihao" w:date="2024-12-02T21:44:00Z" w16du:dateUtc="2024-12-02T20:44:00Z">
        <w:r w:rsidR="000D22B3">
          <w:rPr>
            <w:rFonts w:ascii="Lato" w:eastAsia="DengXian" w:hAnsi="Lato" w:cs="Arial" w:hint="eastAsia"/>
            <w:color w:val="000000" w:themeColor="text1"/>
            <w:szCs w:val="20"/>
            <w:lang w:eastAsia="zh-CN"/>
          </w:rPr>
          <w:t xml:space="preserve"> and</w:t>
        </w:r>
        <w:r w:rsidR="000D22B3" w:rsidRPr="000D22B3">
          <w:rPr>
            <w:rFonts w:ascii="Lato" w:eastAsia="DengXian" w:hAnsi="Lato" w:cs="Arial"/>
            <w:iCs/>
            <w:color w:val="000000" w:themeColor="text1"/>
            <w:szCs w:val="20"/>
            <w:lang w:eastAsia="zh-CN"/>
          </w:rPr>
          <w:t xml:space="preserve"> </w:t>
        </w:r>
        <w:r w:rsidR="000D22B3" w:rsidRPr="00552F83">
          <w:rPr>
            <w:rFonts w:ascii="Lato" w:eastAsia="DengXian" w:hAnsi="Lato" w:cs="Arial"/>
            <w:iCs/>
            <w:color w:val="000000" w:themeColor="text1"/>
            <w:szCs w:val="20"/>
            <w:lang w:eastAsia="zh-CN"/>
          </w:rPr>
          <w:t>C</w:t>
        </w:r>
        <w:r w:rsidR="000D22B3" w:rsidRPr="00552F83">
          <w:rPr>
            <w:rFonts w:ascii="Lato" w:eastAsia="DengXian" w:hAnsi="Lato" w:cs="Arial"/>
            <w:iCs/>
            <w:color w:val="000000" w:themeColor="text1"/>
            <w:szCs w:val="20"/>
            <w:vertAlign w:val="subscript"/>
            <w:lang w:eastAsia="zh-CN"/>
          </w:rPr>
          <w:t>2</w:t>
        </w:r>
        <w:r w:rsidR="000D22B3" w:rsidRPr="00552F83">
          <w:rPr>
            <w:rFonts w:ascii="Lato" w:eastAsia="DengXian" w:hAnsi="Lato" w:cs="Arial"/>
            <w:iCs/>
            <w:color w:val="000000" w:themeColor="text1"/>
            <w:szCs w:val="20"/>
            <w:lang w:eastAsia="zh-CN"/>
          </w:rPr>
          <w:t>H</w:t>
        </w:r>
        <w:r w:rsidR="000D22B3">
          <w:rPr>
            <w:rFonts w:ascii="Lato" w:eastAsia="DengXian" w:hAnsi="Lato" w:cs="Arial" w:hint="eastAsia"/>
            <w:iCs/>
            <w:color w:val="000000" w:themeColor="text1"/>
            <w:szCs w:val="20"/>
            <w:vertAlign w:val="subscript"/>
            <w:lang w:eastAsia="zh-CN"/>
          </w:rPr>
          <w:t>4</w:t>
        </w:r>
      </w:ins>
      <w:ins w:id="93" w:author="Zhang, Zihao" w:date="2024-12-02T21:48:00Z" w16du:dateUtc="2024-12-02T20:48:00Z">
        <w:r w:rsidR="003A16B6" w:rsidRPr="00552F83">
          <w:rPr>
            <w:rFonts w:ascii="Lato" w:eastAsia="DengXian" w:hAnsi="Lato" w:cs="Arial"/>
            <w:color w:val="000000" w:themeColor="text1"/>
            <w:szCs w:val="20"/>
            <w:lang w:eastAsia="zh-CN"/>
          </w:rPr>
          <w:noBreakHyphen/>
        </w:r>
        <w:r w:rsidR="003A16B6">
          <w:rPr>
            <w:rFonts w:ascii="Lato" w:eastAsia="DengXian" w:hAnsi="Lato" w:cs="Arial" w:hint="eastAsia"/>
            <w:color w:val="000000" w:themeColor="text1"/>
            <w:szCs w:val="20"/>
            <w:lang w:eastAsia="zh-CN"/>
          </w:rPr>
          <w:t>PVC</w:t>
        </w:r>
      </w:ins>
      <w:ins w:id="94" w:author="Zhang, Zihao" w:date="2024-12-02T21:44:00Z" w16du:dateUtc="2024-12-02T20:44:00Z">
        <w:r w:rsidR="000D22B3">
          <w:rPr>
            <w:rFonts w:ascii="Lato" w:eastAsia="DengXian" w:hAnsi="Lato" w:cs="Arial" w:hint="eastAsia"/>
            <w:color w:val="000000" w:themeColor="text1"/>
            <w:szCs w:val="20"/>
            <w:lang w:eastAsia="zh-CN"/>
          </w:rPr>
          <w:t xml:space="preserve"> </w:t>
        </w:r>
      </w:ins>
      <w:ins w:id="95" w:author="Zhang, Zihao" w:date="2024-12-02T21:48:00Z" w16du:dateUtc="2024-12-02T20:48:00Z">
        <w:r w:rsidR="003A16B6">
          <w:rPr>
            <w:rFonts w:ascii="Lato" w:eastAsia="DengXian" w:hAnsi="Lato" w:cs="Arial" w:hint="eastAsia"/>
            <w:color w:val="000000" w:themeColor="text1"/>
            <w:szCs w:val="20"/>
            <w:lang w:eastAsia="zh-CN"/>
          </w:rPr>
          <w:t>production chains</w:t>
        </w:r>
      </w:ins>
      <w:ins w:id="96" w:author="Zhang, Zihao" w:date="2024-12-02T21:50:00Z" w16du:dateUtc="2024-12-02T20:50:00Z">
        <w:r w:rsidR="003A16B6">
          <w:rPr>
            <w:rFonts w:ascii="Lato" w:eastAsia="DengXian" w:hAnsi="Lato" w:cs="Arial" w:hint="eastAsia"/>
            <w:color w:val="000000" w:themeColor="text1"/>
            <w:szCs w:val="20"/>
            <w:lang w:eastAsia="zh-CN"/>
          </w:rPr>
          <w:t xml:space="preserve">. This </w:t>
        </w:r>
      </w:ins>
      <w:ins w:id="97" w:author="Zhang, Zihao" w:date="2024-12-02T21:52:00Z" w16du:dateUtc="2024-12-02T20:52:00Z">
        <w:r w:rsidR="003A16B6">
          <w:rPr>
            <w:rFonts w:ascii="Lato" w:eastAsia="DengXian" w:hAnsi="Lato" w:cs="Arial" w:hint="eastAsia"/>
            <w:color w:val="000000" w:themeColor="text1"/>
            <w:szCs w:val="20"/>
            <w:lang w:eastAsia="zh-CN"/>
          </w:rPr>
          <w:t>implies</w:t>
        </w:r>
      </w:ins>
      <w:ins w:id="98" w:author="Zhang, Zihao" w:date="2024-12-02T21:50:00Z" w16du:dateUtc="2024-12-02T20:50:00Z">
        <w:r w:rsidR="003A16B6">
          <w:rPr>
            <w:rFonts w:ascii="Lato" w:eastAsia="DengXian" w:hAnsi="Lato" w:cs="Arial" w:hint="eastAsia"/>
            <w:color w:val="000000" w:themeColor="text1"/>
            <w:szCs w:val="20"/>
            <w:lang w:eastAsia="zh-CN"/>
          </w:rPr>
          <w:t xml:space="preserve"> that</w:t>
        </w:r>
      </w:ins>
      <w:ins w:id="99" w:author="Zhang, Zihao" w:date="2024-12-02T21:49:00Z" w16du:dateUtc="2024-12-02T20:49:00Z">
        <w:r w:rsidR="003A16B6">
          <w:rPr>
            <w:rFonts w:ascii="Lato" w:eastAsia="DengXian" w:hAnsi="Lato" w:cs="Arial" w:hint="eastAsia"/>
            <w:color w:val="000000" w:themeColor="text1"/>
            <w:szCs w:val="20"/>
            <w:lang w:eastAsia="zh-CN"/>
          </w:rPr>
          <w:t xml:space="preserve"> the</w:t>
        </w:r>
      </w:ins>
      <w:ins w:id="100" w:author="Zhang, Zihao" w:date="2024-12-02T21:45:00Z" w16du:dateUtc="2024-12-02T20:45:00Z">
        <w:r w:rsidR="003A16B6">
          <w:rPr>
            <w:rFonts w:ascii="Lato" w:eastAsia="DengXian" w:hAnsi="Lato" w:cs="Arial" w:hint="eastAsia"/>
            <w:color w:val="000000" w:themeColor="text1"/>
            <w:szCs w:val="20"/>
            <w:lang w:eastAsia="zh-CN"/>
          </w:rPr>
          <w:t xml:space="preserve"> </w:t>
        </w:r>
        <w:r w:rsidR="003A16B6" w:rsidRPr="00552F83">
          <w:rPr>
            <w:rFonts w:ascii="Lato" w:eastAsia="DengXian" w:hAnsi="Lato" w:cs="Arial"/>
            <w:iCs/>
            <w:color w:val="000000" w:themeColor="text1"/>
            <w:szCs w:val="20"/>
            <w:lang w:eastAsia="zh-CN"/>
          </w:rPr>
          <w:t>C</w:t>
        </w:r>
        <w:r w:rsidR="003A16B6" w:rsidRPr="00552F83">
          <w:rPr>
            <w:rFonts w:ascii="Lato" w:eastAsia="DengXian" w:hAnsi="Lato" w:cs="Arial"/>
            <w:iCs/>
            <w:color w:val="000000" w:themeColor="text1"/>
            <w:szCs w:val="20"/>
            <w:vertAlign w:val="subscript"/>
            <w:lang w:eastAsia="zh-CN"/>
          </w:rPr>
          <w:t>2</w:t>
        </w:r>
        <w:r w:rsidR="003A16B6" w:rsidRPr="00552F83">
          <w:rPr>
            <w:rFonts w:ascii="Lato" w:eastAsia="DengXian" w:hAnsi="Lato" w:cs="Arial"/>
            <w:iCs/>
            <w:color w:val="000000" w:themeColor="text1"/>
            <w:szCs w:val="20"/>
            <w:lang w:eastAsia="zh-CN"/>
          </w:rPr>
          <w:t>H</w:t>
        </w:r>
        <w:r w:rsidR="003A16B6">
          <w:rPr>
            <w:rFonts w:ascii="Lato" w:eastAsia="DengXian" w:hAnsi="Lato" w:cs="Arial" w:hint="eastAsia"/>
            <w:iCs/>
            <w:color w:val="000000" w:themeColor="text1"/>
            <w:szCs w:val="20"/>
            <w:vertAlign w:val="subscript"/>
            <w:lang w:eastAsia="zh-CN"/>
          </w:rPr>
          <w:t>4</w:t>
        </w:r>
        <w:r w:rsidR="003A16B6" w:rsidRPr="00552F83">
          <w:rPr>
            <w:rFonts w:ascii="Lato" w:eastAsia="DengXian" w:hAnsi="Lato" w:cs="Arial"/>
            <w:color w:val="000000" w:themeColor="text1"/>
            <w:szCs w:val="20"/>
            <w:lang w:eastAsia="zh-CN"/>
          </w:rPr>
          <w:noBreakHyphen/>
        </w:r>
        <w:r w:rsidR="003A16B6">
          <w:rPr>
            <w:rFonts w:ascii="Lato" w:eastAsia="DengXian" w:hAnsi="Lato" w:cs="Arial" w:hint="eastAsia"/>
            <w:color w:val="000000" w:themeColor="text1"/>
            <w:szCs w:val="20"/>
            <w:lang w:eastAsia="zh-CN"/>
          </w:rPr>
          <w:t>P</w:t>
        </w:r>
        <w:r w:rsidR="003A16B6" w:rsidRPr="00552F83">
          <w:rPr>
            <w:rFonts w:ascii="Lato" w:eastAsia="DengXian" w:hAnsi="Lato" w:cs="Arial"/>
            <w:color w:val="000000" w:themeColor="text1"/>
            <w:szCs w:val="20"/>
            <w:lang w:eastAsia="zh-CN"/>
          </w:rPr>
          <w:t>VC</w:t>
        </w:r>
        <w:r w:rsidR="003A16B6">
          <w:rPr>
            <w:rFonts w:ascii="Lato" w:eastAsia="DengXian" w:hAnsi="Lato" w:cs="Arial" w:hint="eastAsia"/>
            <w:color w:val="000000" w:themeColor="text1"/>
            <w:szCs w:val="20"/>
            <w:lang w:eastAsia="zh-CN"/>
          </w:rPr>
          <w:t xml:space="preserve"> route c</w:t>
        </w:r>
      </w:ins>
      <w:ins w:id="101" w:author="Zhang, Zihao" w:date="2024-12-02T21:49:00Z" w16du:dateUtc="2024-12-02T20:49:00Z">
        <w:r w:rsidR="003A16B6">
          <w:rPr>
            <w:rFonts w:ascii="Lato" w:eastAsia="DengXian" w:hAnsi="Lato" w:cs="Arial" w:hint="eastAsia"/>
            <w:color w:val="000000" w:themeColor="text1"/>
            <w:szCs w:val="20"/>
            <w:lang w:eastAsia="zh-CN"/>
          </w:rPr>
          <w:t>ould</w:t>
        </w:r>
      </w:ins>
      <w:ins w:id="102" w:author="Zhang, Zihao" w:date="2024-12-02T21:45:00Z" w16du:dateUtc="2024-12-02T20:45:00Z">
        <w:r w:rsidR="003A16B6">
          <w:rPr>
            <w:rFonts w:ascii="Lato" w:eastAsia="DengXian" w:hAnsi="Lato" w:cs="Arial" w:hint="eastAsia"/>
            <w:color w:val="000000" w:themeColor="text1"/>
            <w:szCs w:val="20"/>
            <w:lang w:eastAsia="zh-CN"/>
          </w:rPr>
          <w:t xml:space="preserve"> be </w:t>
        </w:r>
      </w:ins>
      <w:ins w:id="103" w:author="Zhang, Zihao" w:date="2024-12-02T21:52:00Z" w16du:dateUtc="2024-12-02T20:52:00Z">
        <w:r w:rsidR="003A16B6" w:rsidRPr="003A16B6">
          <w:rPr>
            <w:rFonts w:ascii="Lato" w:eastAsia="DengXian" w:hAnsi="Lato" w:cs="Arial"/>
            <w:color w:val="000000" w:themeColor="text1"/>
            <w:szCs w:val="20"/>
            <w:lang w:eastAsia="zh-CN"/>
          </w:rPr>
          <w:t xml:space="preserve">replaced </w:t>
        </w:r>
      </w:ins>
      <w:ins w:id="104" w:author="Zhang, Zihao" w:date="2024-12-02T21:46:00Z" w16du:dateUtc="2024-12-02T20:46:00Z">
        <w:r w:rsidR="003A16B6">
          <w:rPr>
            <w:rFonts w:ascii="Lato" w:eastAsia="DengXian" w:hAnsi="Lato" w:cs="Arial" w:hint="eastAsia"/>
            <w:color w:val="000000" w:themeColor="text1"/>
            <w:szCs w:val="20"/>
            <w:lang w:eastAsia="zh-CN"/>
          </w:rPr>
          <w:t xml:space="preserve">by </w:t>
        </w:r>
      </w:ins>
      <w:ins w:id="105" w:author="Zhang, Zihao" w:date="2024-12-02T21:49:00Z" w16du:dateUtc="2024-12-02T20:49:00Z">
        <w:r w:rsidR="003A16B6">
          <w:rPr>
            <w:rFonts w:ascii="Lato" w:eastAsia="DengXian" w:hAnsi="Lato" w:cs="Arial"/>
            <w:color w:val="000000" w:themeColor="text1"/>
            <w:szCs w:val="20"/>
            <w:lang w:eastAsia="zh-CN"/>
          </w:rPr>
          <w:t>the</w:t>
        </w:r>
        <w:r w:rsidR="003A16B6">
          <w:rPr>
            <w:rFonts w:ascii="Lato" w:eastAsia="DengXian" w:hAnsi="Lato" w:cs="Arial" w:hint="eastAsia"/>
            <w:color w:val="000000" w:themeColor="text1"/>
            <w:szCs w:val="20"/>
            <w:lang w:eastAsia="zh-CN"/>
          </w:rPr>
          <w:t xml:space="preserve"> </w:t>
        </w:r>
      </w:ins>
      <w:ins w:id="106" w:author="Zhang, Zihao" w:date="2024-12-02T21:46:00Z" w16du:dateUtc="2024-12-02T20:46:00Z">
        <w:r w:rsidR="003A16B6" w:rsidRPr="00552F83">
          <w:rPr>
            <w:rFonts w:ascii="Lato" w:eastAsia="DengXian" w:hAnsi="Lato" w:cs="Arial"/>
            <w:iCs/>
            <w:color w:val="000000" w:themeColor="text1"/>
            <w:szCs w:val="20"/>
            <w:lang w:eastAsia="zh-CN"/>
          </w:rPr>
          <w:t>C</w:t>
        </w:r>
        <w:r w:rsidR="003A16B6" w:rsidRPr="00552F83">
          <w:rPr>
            <w:rFonts w:ascii="Lato" w:eastAsia="DengXian" w:hAnsi="Lato" w:cs="Arial"/>
            <w:iCs/>
            <w:color w:val="000000" w:themeColor="text1"/>
            <w:szCs w:val="20"/>
            <w:vertAlign w:val="subscript"/>
            <w:lang w:eastAsia="zh-CN"/>
          </w:rPr>
          <w:t>2</w:t>
        </w:r>
        <w:r w:rsidR="003A16B6" w:rsidRPr="00552F83">
          <w:rPr>
            <w:rFonts w:ascii="Lato" w:eastAsia="DengXian" w:hAnsi="Lato" w:cs="Arial"/>
            <w:iCs/>
            <w:color w:val="000000" w:themeColor="text1"/>
            <w:szCs w:val="20"/>
            <w:lang w:eastAsia="zh-CN"/>
          </w:rPr>
          <w:t>H</w:t>
        </w:r>
        <w:r w:rsidR="003A16B6">
          <w:rPr>
            <w:rFonts w:ascii="Lato" w:eastAsia="DengXian" w:hAnsi="Lato" w:cs="Arial" w:hint="eastAsia"/>
            <w:iCs/>
            <w:color w:val="000000" w:themeColor="text1"/>
            <w:szCs w:val="20"/>
            <w:vertAlign w:val="subscript"/>
            <w:lang w:eastAsia="zh-CN"/>
          </w:rPr>
          <w:t>2</w:t>
        </w:r>
        <w:r w:rsidR="003A16B6" w:rsidRPr="00552F83">
          <w:rPr>
            <w:rFonts w:ascii="Lato" w:eastAsia="DengXian" w:hAnsi="Lato" w:cs="Arial"/>
            <w:color w:val="000000" w:themeColor="text1"/>
            <w:szCs w:val="20"/>
            <w:lang w:eastAsia="zh-CN"/>
          </w:rPr>
          <w:noBreakHyphen/>
        </w:r>
        <w:r w:rsidR="003A16B6">
          <w:rPr>
            <w:rFonts w:ascii="Lato" w:eastAsia="DengXian" w:hAnsi="Lato" w:cs="Arial" w:hint="eastAsia"/>
            <w:color w:val="000000" w:themeColor="text1"/>
            <w:szCs w:val="20"/>
            <w:lang w:eastAsia="zh-CN"/>
          </w:rPr>
          <w:t>P</w:t>
        </w:r>
        <w:r w:rsidR="003A16B6" w:rsidRPr="00552F83">
          <w:rPr>
            <w:rFonts w:ascii="Lato" w:eastAsia="DengXian" w:hAnsi="Lato" w:cs="Arial"/>
            <w:color w:val="000000" w:themeColor="text1"/>
            <w:szCs w:val="20"/>
            <w:lang w:eastAsia="zh-CN"/>
          </w:rPr>
          <w:t>VC</w:t>
        </w:r>
        <w:r w:rsidR="003A16B6">
          <w:rPr>
            <w:rFonts w:ascii="Lato" w:eastAsia="DengXian" w:hAnsi="Lato" w:cs="Arial" w:hint="eastAsia"/>
            <w:color w:val="000000" w:themeColor="text1"/>
            <w:szCs w:val="20"/>
            <w:lang w:eastAsia="zh-CN"/>
          </w:rPr>
          <w:t xml:space="preserve"> route</w:t>
        </w:r>
        <w:r w:rsidR="003A16B6">
          <w:rPr>
            <w:rFonts w:ascii="Lato" w:eastAsia="DengXian" w:hAnsi="Lato" w:cs="Arial" w:hint="eastAsia"/>
            <w:color w:val="000000" w:themeColor="text1"/>
            <w:szCs w:val="20"/>
            <w:lang w:eastAsia="zh-CN"/>
          </w:rPr>
          <w:t xml:space="preserve"> </w:t>
        </w:r>
      </w:ins>
      <w:ins w:id="107" w:author="Zhang, Zihao" w:date="2024-12-02T21:49:00Z" w16du:dateUtc="2024-12-02T20:49:00Z">
        <w:r w:rsidR="003A16B6">
          <w:rPr>
            <w:rFonts w:ascii="Lato" w:eastAsia="DengXian" w:hAnsi="Lato" w:cs="Arial" w:hint="eastAsia"/>
            <w:color w:val="000000" w:themeColor="text1"/>
            <w:szCs w:val="20"/>
            <w:lang w:eastAsia="zh-CN"/>
          </w:rPr>
          <w:t xml:space="preserve">if </w:t>
        </w:r>
      </w:ins>
      <w:ins w:id="108" w:author="Zhang, Zihao" w:date="2024-12-02T21:46:00Z" w16du:dateUtc="2024-12-02T20:46:00Z">
        <w:r w:rsidR="003A16B6">
          <w:rPr>
            <w:rFonts w:ascii="Lato" w:eastAsia="DengXian" w:hAnsi="Lato" w:cs="Arial" w:hint="eastAsia"/>
            <w:color w:val="000000" w:themeColor="text1"/>
            <w:szCs w:val="20"/>
            <w:lang w:eastAsia="zh-CN"/>
          </w:rPr>
          <w:t xml:space="preserve">acetylene production becomes economically </w:t>
        </w:r>
      </w:ins>
      <w:ins w:id="109" w:author="Zhang, Zihao" w:date="2024-12-02T21:49:00Z" w16du:dateUtc="2024-12-02T20:49:00Z">
        <w:r w:rsidR="003A16B6">
          <w:rPr>
            <w:rFonts w:ascii="Lato" w:eastAsia="DengXian" w:hAnsi="Lato" w:cs="Arial"/>
            <w:color w:val="000000" w:themeColor="text1"/>
            <w:szCs w:val="20"/>
            <w:lang w:eastAsia="zh-CN"/>
          </w:rPr>
          <w:t>feasible</w:t>
        </w:r>
        <w:r w:rsidR="003A16B6">
          <w:rPr>
            <w:rFonts w:ascii="Lato" w:eastAsia="DengXian" w:hAnsi="Lato" w:cs="Arial" w:hint="eastAsia"/>
            <w:color w:val="000000" w:themeColor="text1"/>
            <w:szCs w:val="20"/>
            <w:lang w:eastAsia="zh-CN"/>
          </w:rPr>
          <w:t xml:space="preserve"> </w:t>
        </w:r>
      </w:ins>
      <w:ins w:id="110" w:author="Zhang, Zihao" w:date="2024-12-02T21:46:00Z" w16du:dateUtc="2024-12-02T20:46:00Z">
        <w:r w:rsidR="003A16B6">
          <w:rPr>
            <w:rFonts w:ascii="Lato" w:eastAsia="DengXian" w:hAnsi="Lato" w:cs="Arial" w:hint="eastAsia"/>
            <w:color w:val="000000" w:themeColor="text1"/>
            <w:szCs w:val="20"/>
            <w:lang w:eastAsia="zh-CN"/>
          </w:rPr>
          <w:t>and</w:t>
        </w:r>
      </w:ins>
      <w:ins w:id="111" w:author="Zhang, Zihao" w:date="2024-12-02T21:53:00Z" w16du:dateUtc="2024-12-02T20:53:00Z">
        <w:r w:rsidR="003A16B6">
          <w:rPr>
            <w:rFonts w:ascii="Lato" w:eastAsia="DengXian" w:hAnsi="Lato" w:cs="Arial" w:hint="eastAsia"/>
            <w:color w:val="000000" w:themeColor="text1"/>
            <w:szCs w:val="20"/>
            <w:lang w:eastAsia="zh-CN"/>
          </w:rPr>
          <w:t>/or</w:t>
        </w:r>
      </w:ins>
      <w:ins w:id="112" w:author="Zhang, Zihao" w:date="2024-12-02T21:46:00Z" w16du:dateUtc="2024-12-02T20:46:00Z">
        <w:r w:rsidR="003A16B6">
          <w:rPr>
            <w:rFonts w:ascii="Lato" w:eastAsia="DengXian" w:hAnsi="Lato" w:cs="Arial" w:hint="eastAsia"/>
            <w:color w:val="000000" w:themeColor="text1"/>
            <w:szCs w:val="20"/>
            <w:lang w:eastAsia="zh-CN"/>
          </w:rPr>
          <w:t xml:space="preserve"> </w:t>
        </w:r>
        <w:r w:rsidR="003A16B6">
          <w:rPr>
            <w:rFonts w:ascii="Lato" w:eastAsia="DengXian" w:hAnsi="Lato" w:cs="Arial"/>
            <w:color w:val="000000" w:themeColor="text1"/>
            <w:szCs w:val="20"/>
            <w:lang w:eastAsia="zh-CN"/>
          </w:rPr>
          <w:t>environmentally</w:t>
        </w:r>
        <w:r w:rsidR="003A16B6">
          <w:rPr>
            <w:rFonts w:ascii="Lato" w:eastAsia="DengXian" w:hAnsi="Lato" w:cs="Arial" w:hint="eastAsia"/>
            <w:color w:val="000000" w:themeColor="text1"/>
            <w:szCs w:val="20"/>
            <w:lang w:eastAsia="zh-CN"/>
          </w:rPr>
          <w:t xml:space="preserve"> friendly</w:t>
        </w:r>
      </w:ins>
      <w:ins w:id="113" w:author="Zhang, Zihao" w:date="2024-12-02T21:44:00Z" w16du:dateUtc="2024-12-02T20:44:00Z">
        <w:r w:rsidR="000D22B3">
          <w:rPr>
            <w:rFonts w:ascii="Lato" w:eastAsia="DengXian" w:hAnsi="Lato" w:cs="Arial" w:hint="eastAsia"/>
            <w:color w:val="000000" w:themeColor="text1"/>
            <w:szCs w:val="20"/>
            <w:lang w:eastAsia="zh-CN"/>
          </w:rPr>
          <w:t>.</w:t>
        </w:r>
      </w:ins>
      <w:ins w:id="114" w:author="Zhang, Zihao" w:date="2024-12-02T21:43:00Z" w16du:dateUtc="2024-12-02T20:43:00Z">
        <w:r w:rsidR="000D22B3">
          <w:rPr>
            <w:rFonts w:ascii="Lato" w:eastAsia="DengXian" w:hAnsi="Lato" w:cs="Arial" w:hint="eastAsia"/>
            <w:color w:val="000000" w:themeColor="text1"/>
            <w:szCs w:val="20"/>
            <w:lang w:eastAsia="zh-CN"/>
          </w:rPr>
          <w:t xml:space="preserve"> </w:t>
        </w:r>
      </w:ins>
      <w:del w:id="115" w:author="Zhang, Zihao" w:date="2024-12-02T21:46:00Z" w16du:dateUtc="2024-12-02T20:46:00Z">
        <w:r w:rsidRPr="00552F83" w:rsidDel="003A16B6">
          <w:rPr>
            <w:rFonts w:ascii="Lato" w:eastAsia="DengXian" w:hAnsi="Lato" w:cs="Arial"/>
            <w:color w:val="000000" w:themeColor="text1"/>
            <w:szCs w:val="20"/>
            <w:lang w:eastAsia="zh-CN"/>
          </w:rPr>
          <w:delText xml:space="preserve">Although the </w:delText>
        </w:r>
        <w:r w:rsidR="00766313" w:rsidDel="003A16B6">
          <w:rPr>
            <w:rFonts w:ascii="Lato" w:eastAsia="DengXian" w:hAnsi="Lato" w:cs="Arial"/>
            <w:color w:val="000000" w:themeColor="text1"/>
            <w:szCs w:val="20"/>
            <w:lang w:eastAsia="zh-CN"/>
          </w:rPr>
          <w:delText>latter</w:delText>
        </w:r>
        <w:r w:rsidR="00A979EA" w:rsidRPr="00552F83" w:rsidDel="003A16B6">
          <w:rPr>
            <w:rFonts w:ascii="Lato" w:eastAsia="DengXian" w:hAnsi="Lato" w:cs="Arial"/>
            <w:iCs/>
            <w:color w:val="000000" w:themeColor="text1"/>
            <w:szCs w:val="20"/>
            <w:lang w:eastAsia="zh-CN"/>
          </w:rPr>
          <w:delText xml:space="preserve"> </w:delText>
        </w:r>
        <w:r w:rsidRPr="00552F83" w:rsidDel="003A16B6">
          <w:rPr>
            <w:rFonts w:ascii="Lato" w:eastAsia="DengXian" w:hAnsi="Lato" w:cs="Arial"/>
            <w:color w:val="000000" w:themeColor="text1"/>
            <w:szCs w:val="20"/>
            <w:lang w:eastAsia="zh-CN"/>
          </w:rPr>
          <w:delText>route has been largely phased out outside of China,</w:delText>
        </w:r>
        <w:r w:rsidR="00B10D6C" w:rsidRPr="00552F83" w:rsidDel="003A16B6">
          <w:rPr>
            <w:rFonts w:ascii="Lato" w:eastAsia="DengXian" w:hAnsi="Lato" w:cs="Arial" w:hint="eastAsia"/>
            <w:color w:val="000000" w:themeColor="text1"/>
            <w:szCs w:val="20"/>
            <w:lang w:eastAsia="zh-CN"/>
          </w:rPr>
          <w:delText xml:space="preserve"> we believe that</w:delText>
        </w:r>
        <w:r w:rsidRPr="00552F83" w:rsidDel="003A16B6">
          <w:rPr>
            <w:rFonts w:ascii="Lato" w:eastAsia="DengXian" w:hAnsi="Lato" w:cs="Arial"/>
            <w:color w:val="000000" w:themeColor="text1"/>
            <w:szCs w:val="20"/>
            <w:lang w:eastAsia="zh-CN"/>
          </w:rPr>
          <w:delText xml:space="preserve"> </w:delText>
        </w:r>
      </w:del>
      <w:ins w:id="116" w:author="Zhang, Zihao" w:date="2024-12-02T21:46:00Z" w16du:dateUtc="2024-12-02T20:46:00Z">
        <w:r w:rsidR="003A16B6">
          <w:rPr>
            <w:rFonts w:ascii="Lato" w:eastAsia="DengXian" w:hAnsi="Lato" w:cs="Arial" w:hint="eastAsia"/>
            <w:color w:val="000000" w:themeColor="text1"/>
            <w:szCs w:val="20"/>
            <w:lang w:eastAsia="zh-CN"/>
          </w:rPr>
          <w:t xml:space="preserve">Therefore, </w:t>
        </w:r>
      </w:ins>
      <w:del w:id="117" w:author="Zhang, Zihao" w:date="2024-12-02T21:46:00Z" w16du:dateUtc="2024-12-02T20:46:00Z">
        <w:r w:rsidRPr="00552F83" w:rsidDel="003A16B6">
          <w:rPr>
            <w:rFonts w:ascii="Lato" w:eastAsia="DengXian" w:hAnsi="Lato" w:cs="Arial"/>
            <w:color w:val="000000" w:themeColor="text1"/>
            <w:szCs w:val="20"/>
            <w:lang w:eastAsia="zh-CN"/>
          </w:rPr>
          <w:delText>it</w:delText>
        </w:r>
      </w:del>
      <w:ins w:id="118" w:author="Zhang, Zihao" w:date="2024-12-02T21:46:00Z" w16du:dateUtc="2024-12-02T20:46:00Z">
        <w:r w:rsidR="003A16B6">
          <w:rPr>
            <w:rFonts w:ascii="Lato" w:eastAsia="DengXian" w:hAnsi="Lato" w:cs="Arial" w:hint="eastAsia"/>
            <w:color w:val="000000" w:themeColor="text1"/>
            <w:szCs w:val="20"/>
            <w:lang w:eastAsia="zh-CN"/>
          </w:rPr>
          <w:t xml:space="preserve">the </w:t>
        </w:r>
      </w:ins>
      <w:ins w:id="119" w:author="Zhang, Zihao" w:date="2024-12-02T21:47:00Z" w16du:dateUtc="2024-12-02T20:47:00Z">
        <w:r w:rsidR="003A16B6" w:rsidRPr="00552F83">
          <w:rPr>
            <w:rFonts w:ascii="Lato" w:eastAsia="DengXian" w:hAnsi="Lato" w:cs="Arial"/>
            <w:iCs/>
            <w:color w:val="000000" w:themeColor="text1"/>
            <w:szCs w:val="20"/>
            <w:lang w:eastAsia="zh-CN"/>
          </w:rPr>
          <w:t>C</w:t>
        </w:r>
        <w:r w:rsidR="003A16B6" w:rsidRPr="00552F83">
          <w:rPr>
            <w:rFonts w:ascii="Lato" w:eastAsia="DengXian" w:hAnsi="Lato" w:cs="Arial"/>
            <w:iCs/>
            <w:color w:val="000000" w:themeColor="text1"/>
            <w:szCs w:val="20"/>
            <w:vertAlign w:val="subscript"/>
            <w:lang w:eastAsia="zh-CN"/>
          </w:rPr>
          <w:t>2</w:t>
        </w:r>
        <w:r w:rsidR="003A16B6" w:rsidRPr="00552F83">
          <w:rPr>
            <w:rFonts w:ascii="Lato" w:eastAsia="DengXian" w:hAnsi="Lato" w:cs="Arial"/>
            <w:iCs/>
            <w:color w:val="000000" w:themeColor="text1"/>
            <w:szCs w:val="20"/>
            <w:lang w:eastAsia="zh-CN"/>
          </w:rPr>
          <w:t>H</w:t>
        </w:r>
        <w:r w:rsidR="003A16B6">
          <w:rPr>
            <w:rFonts w:ascii="Lato" w:eastAsia="DengXian" w:hAnsi="Lato" w:cs="Arial" w:hint="eastAsia"/>
            <w:iCs/>
            <w:color w:val="000000" w:themeColor="text1"/>
            <w:szCs w:val="20"/>
            <w:vertAlign w:val="subscript"/>
            <w:lang w:eastAsia="zh-CN"/>
          </w:rPr>
          <w:t>2</w:t>
        </w:r>
        <w:r w:rsidR="003A16B6" w:rsidRPr="00552F83">
          <w:rPr>
            <w:rFonts w:ascii="Lato" w:eastAsia="DengXian" w:hAnsi="Lato" w:cs="Arial"/>
            <w:color w:val="000000" w:themeColor="text1"/>
            <w:szCs w:val="20"/>
            <w:lang w:eastAsia="zh-CN"/>
          </w:rPr>
          <w:noBreakHyphen/>
        </w:r>
        <w:r w:rsidR="003A16B6">
          <w:rPr>
            <w:rFonts w:ascii="Lato" w:eastAsia="DengXian" w:hAnsi="Lato" w:cs="Arial" w:hint="eastAsia"/>
            <w:color w:val="000000" w:themeColor="text1"/>
            <w:szCs w:val="20"/>
            <w:lang w:eastAsia="zh-CN"/>
          </w:rPr>
          <w:t>P</w:t>
        </w:r>
        <w:r w:rsidR="003A16B6" w:rsidRPr="00552F83">
          <w:rPr>
            <w:rFonts w:ascii="Lato" w:eastAsia="DengXian" w:hAnsi="Lato" w:cs="Arial"/>
            <w:color w:val="000000" w:themeColor="text1"/>
            <w:szCs w:val="20"/>
            <w:lang w:eastAsia="zh-CN"/>
          </w:rPr>
          <w:t>VC</w:t>
        </w:r>
        <w:r w:rsidR="003A16B6">
          <w:rPr>
            <w:rFonts w:ascii="Lato" w:eastAsia="DengXian" w:hAnsi="Lato" w:cs="Arial" w:hint="eastAsia"/>
            <w:color w:val="000000" w:themeColor="text1"/>
            <w:szCs w:val="20"/>
            <w:lang w:eastAsia="zh-CN"/>
          </w:rPr>
          <w:t xml:space="preserve"> route</w:t>
        </w:r>
      </w:ins>
      <w:r w:rsidRPr="00552F83">
        <w:rPr>
          <w:rFonts w:ascii="Lato" w:eastAsia="DengXian" w:hAnsi="Lato" w:cs="Arial"/>
          <w:color w:val="000000" w:themeColor="text1"/>
          <w:szCs w:val="20"/>
          <w:lang w:eastAsia="zh-CN"/>
        </w:rPr>
        <w:t xml:space="preserve"> </w:t>
      </w:r>
      <w:del w:id="120" w:author="Zhang, Zihao" w:date="2024-12-02T21:53:00Z" w16du:dateUtc="2024-12-02T20:53:00Z">
        <w:r w:rsidRPr="00552F83" w:rsidDel="003A16B6">
          <w:rPr>
            <w:rFonts w:ascii="Lato" w:eastAsia="DengXian" w:hAnsi="Lato" w:cs="Arial"/>
            <w:color w:val="000000" w:themeColor="text1"/>
            <w:szCs w:val="20"/>
            <w:lang w:eastAsia="zh-CN"/>
          </w:rPr>
          <w:delText>cannot be ruled out</w:delText>
        </w:r>
      </w:del>
      <w:ins w:id="121" w:author="Zhang, Zihao" w:date="2024-12-02T21:53:00Z" w16du:dateUtc="2024-12-02T20:53:00Z">
        <w:r w:rsidR="003A16B6">
          <w:rPr>
            <w:rFonts w:ascii="Lato" w:eastAsia="DengXian" w:hAnsi="Lato" w:cs="Arial" w:hint="eastAsia"/>
            <w:color w:val="000000" w:themeColor="text1"/>
            <w:szCs w:val="20"/>
            <w:lang w:eastAsia="zh-CN"/>
          </w:rPr>
          <w:t>should not be dismissed</w:t>
        </w:r>
      </w:ins>
      <w:r w:rsidRPr="00552F83">
        <w:rPr>
          <w:rFonts w:ascii="Lato" w:eastAsia="DengXian" w:hAnsi="Lato" w:cs="Arial"/>
          <w:color w:val="000000" w:themeColor="text1"/>
          <w:szCs w:val="20"/>
          <w:lang w:eastAsia="zh-CN"/>
        </w:rPr>
        <w:t xml:space="preserve"> as a potential option in the future, particularly with the advent of green</w:t>
      </w:r>
      <w:ins w:id="122" w:author="Zhang, Zihao" w:date="2024-12-02T21:53:00Z" w16du:dateUtc="2024-12-02T20:53:00Z">
        <w:r w:rsidR="003A16B6">
          <w:rPr>
            <w:rFonts w:ascii="Lato" w:eastAsia="DengXian" w:hAnsi="Lato" w:cs="Arial" w:hint="eastAsia"/>
            <w:iCs/>
            <w:color w:val="000000" w:themeColor="text1"/>
            <w:szCs w:val="20"/>
            <w:vertAlign w:val="subscript"/>
            <w:lang w:eastAsia="zh-CN"/>
          </w:rPr>
          <w:t xml:space="preserve"> </w:t>
        </w:r>
        <w:r w:rsidR="003A16B6">
          <w:rPr>
            <w:rFonts w:ascii="Lato" w:eastAsia="DengXian" w:hAnsi="Lato" w:cs="Arial" w:hint="eastAsia"/>
            <w:color w:val="000000" w:themeColor="text1"/>
            <w:szCs w:val="20"/>
            <w:lang w:eastAsia="zh-CN"/>
          </w:rPr>
          <w:t>acetylene</w:t>
        </w:r>
      </w:ins>
      <w:del w:id="123" w:author="Zhang, Zihao" w:date="2024-12-02T21:53:00Z" w16du:dateUtc="2024-12-02T20:53:00Z">
        <w:r w:rsidRPr="00552F83" w:rsidDel="003A16B6">
          <w:rPr>
            <w:rFonts w:ascii="Lato" w:eastAsia="DengXian" w:hAnsi="Lato" w:cs="Arial"/>
            <w:color w:val="000000" w:themeColor="text1"/>
            <w:szCs w:val="20"/>
            <w:lang w:eastAsia="zh-CN"/>
          </w:rPr>
          <w:delText xml:space="preserve"> </w:delText>
        </w:r>
        <w:r w:rsidR="00A979EA" w:rsidRPr="00552F83" w:rsidDel="003A16B6">
          <w:rPr>
            <w:rFonts w:ascii="Lato" w:eastAsia="DengXian" w:hAnsi="Lato" w:cs="Arial"/>
            <w:iCs/>
            <w:color w:val="000000" w:themeColor="text1"/>
            <w:szCs w:val="20"/>
            <w:lang w:eastAsia="zh-CN"/>
          </w:rPr>
          <w:delText>C</w:delText>
        </w:r>
        <w:r w:rsidR="00A979EA" w:rsidRPr="00552F83" w:rsidDel="003A16B6">
          <w:rPr>
            <w:rFonts w:ascii="Lato" w:eastAsia="DengXian" w:hAnsi="Lato" w:cs="Arial"/>
            <w:iCs/>
            <w:color w:val="000000" w:themeColor="text1"/>
            <w:szCs w:val="20"/>
            <w:vertAlign w:val="subscript"/>
            <w:lang w:eastAsia="zh-CN"/>
          </w:rPr>
          <w:delText>2</w:delText>
        </w:r>
        <w:r w:rsidR="00A979EA" w:rsidRPr="00552F83" w:rsidDel="003A16B6">
          <w:rPr>
            <w:rFonts w:ascii="Lato" w:eastAsia="DengXian" w:hAnsi="Lato" w:cs="Arial"/>
            <w:iCs/>
            <w:color w:val="000000" w:themeColor="text1"/>
            <w:szCs w:val="20"/>
            <w:lang w:eastAsia="zh-CN"/>
          </w:rPr>
          <w:delText>H</w:delText>
        </w:r>
        <w:r w:rsidR="00A979EA" w:rsidRPr="00552F83" w:rsidDel="003A16B6">
          <w:rPr>
            <w:rFonts w:ascii="Lato" w:eastAsia="DengXian" w:hAnsi="Lato" w:cs="Arial"/>
            <w:iCs/>
            <w:color w:val="000000" w:themeColor="text1"/>
            <w:szCs w:val="20"/>
            <w:vertAlign w:val="subscript"/>
            <w:lang w:eastAsia="zh-CN"/>
          </w:rPr>
          <w:delText>2</w:delText>
        </w:r>
      </w:del>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production technologies.</w:t>
      </w:r>
      <w:r w:rsidR="00946144">
        <w:rPr>
          <w:rFonts w:ascii="Lato" w:eastAsia="DengXian" w:hAnsi="Lato" w:cs="Arial"/>
          <w:color w:val="000000" w:themeColor="text1"/>
          <w:szCs w:val="20"/>
          <w:lang w:eastAsia="zh-CN"/>
        </w:rPr>
        <w:t xml:space="preserve"> </w:t>
      </w:r>
    </w:p>
    <w:p w14:paraId="76D84B82" w14:textId="0BDCB16A" w:rsidR="006A1F91" w:rsidRDefault="00281CBC" w:rsidP="00766313">
      <w:pPr>
        <w:spacing w:after="80"/>
        <w:rPr>
          <w:rFonts w:ascii="Lato" w:eastAsia="DengXian" w:hAnsi="Lato" w:cs="Arial"/>
          <w:color w:val="000000" w:themeColor="text1"/>
          <w:szCs w:val="20"/>
          <w:lang w:eastAsia="zh-CN"/>
        </w:rPr>
      </w:pPr>
      <w:r w:rsidRPr="00552F83">
        <w:rPr>
          <w:rFonts w:ascii="Lato" w:eastAsia="DengXian" w:hAnsi="Lato" w:cs="Arial"/>
          <w:color w:val="000000" w:themeColor="text1"/>
          <w:szCs w:val="20"/>
          <w:lang w:eastAsia="zh-CN"/>
        </w:rPr>
        <w:t>1,4</w:t>
      </w:r>
      <w:r w:rsidRPr="00552F83">
        <w:rPr>
          <w:rFonts w:ascii="Lato" w:eastAsia="DengXian" w:hAnsi="Lato" w:cs="Arial"/>
          <w:color w:val="000000" w:themeColor="text1"/>
          <w:szCs w:val="20"/>
          <w:lang w:eastAsia="zh-CN"/>
        </w:rPr>
        <w:noBreakHyphen/>
        <w:t xml:space="preserve">Butanediol (BDO) was initially commercialized using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as the feedstock through classical Reppe chemistry. Over time, several complex, multi</w:t>
      </w:r>
      <w:r w:rsidRPr="00552F83">
        <w:rPr>
          <w:rFonts w:ascii="Lato" w:eastAsia="DengXian" w:hAnsi="Lato" w:cs="Arial"/>
          <w:color w:val="000000" w:themeColor="text1"/>
          <w:szCs w:val="20"/>
          <w:lang w:eastAsia="zh-CN"/>
        </w:rPr>
        <w:noBreakHyphen/>
        <w:t xml:space="preserve">step alternative routes emerged, partially replacing the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t xml:space="preserve">-based process in regions with limited </w:t>
      </w:r>
      <w:r w:rsidR="00766313">
        <w:rPr>
          <w:rFonts w:ascii="Lato" w:eastAsia="DengXian" w:hAnsi="Lato" w:cs="Arial"/>
          <w:iCs/>
          <w:color w:val="000000" w:themeColor="text1"/>
          <w:szCs w:val="20"/>
          <w:lang w:eastAsia="zh-CN"/>
        </w:rPr>
        <w:t>acetylene</w:t>
      </w:r>
      <w:r w:rsidR="00766313"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availability. These alternatives use intermediates such as maleic anhydride or 1,4</w:t>
      </w:r>
      <w:r w:rsidRPr="00552F83">
        <w:rPr>
          <w:rFonts w:ascii="Lato" w:eastAsia="DengXian" w:hAnsi="Lato" w:cs="Arial"/>
          <w:color w:val="000000" w:themeColor="text1"/>
          <w:szCs w:val="20"/>
          <w:lang w:eastAsia="zh-CN"/>
        </w:rPr>
        <w:noBreakHyphen/>
        <w:t>diacetoxy</w:t>
      </w:r>
      <w:r w:rsidRPr="00552F83">
        <w:rPr>
          <w:rFonts w:ascii="Lato" w:eastAsia="DengXian" w:hAnsi="Lato" w:cs="Arial"/>
          <w:color w:val="000000" w:themeColor="text1"/>
          <w:szCs w:val="20"/>
          <w:lang w:eastAsia="zh-CN"/>
        </w:rPr>
        <w:noBreakHyphen/>
        <w:t>2</w:t>
      </w:r>
      <w:r w:rsidRPr="00552F83">
        <w:rPr>
          <w:rFonts w:ascii="Lato" w:eastAsia="DengXian" w:hAnsi="Lato" w:cs="Arial"/>
          <w:color w:val="000000" w:themeColor="text1"/>
          <w:szCs w:val="20"/>
          <w:lang w:eastAsia="zh-CN"/>
        </w:rPr>
        <w:noBreakHyphen/>
        <w:t>butene.</w:t>
      </w:r>
      <w:r w:rsidRPr="00552F83">
        <w:rPr>
          <w:rFonts w:ascii="Lato" w:eastAsia="Times New Roman" w:hAnsi="Lato" w:cs="Times New Roman"/>
          <w:szCs w:val="20"/>
          <w:lang w:eastAsia="zh-CN"/>
        </w:rPr>
        <w:t xml:space="preserve"> </w:t>
      </w:r>
      <w:r w:rsidRPr="00552F83">
        <w:rPr>
          <w:rFonts w:ascii="Lato" w:eastAsia="DengXian" w:hAnsi="Lato" w:cs="Arial"/>
          <w:color w:val="000000" w:themeColor="text1"/>
          <w:szCs w:val="20"/>
          <w:lang w:eastAsia="zh-CN"/>
        </w:rPr>
        <w:t xml:space="preserve">While it is true that global BDO production is currently in a state of overcapacity, this situation is primarily driven by the recent development of a more cost-effective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t>-to-BDO process in China. This process has significantly reduced market prices and now accounts for over 55% of the world’s capacity and 40% of global production (</w:t>
      </w:r>
      <w:r w:rsidRPr="00552F83">
        <w:rPr>
          <w:rFonts w:ascii="Lato" w:eastAsia="DengXian" w:hAnsi="Lato" w:cs="Arial"/>
          <w:iCs/>
          <w:color w:val="000000" w:themeColor="text1"/>
          <w:szCs w:val="20"/>
          <w:lang w:eastAsia="zh-CN"/>
        </w:rPr>
        <w:t>ChemCatChem</w:t>
      </w:r>
      <w:r w:rsidRPr="00552F83">
        <w:rPr>
          <w:rFonts w:ascii="Lato" w:eastAsia="DengXian" w:hAnsi="Lato" w:cs="Arial"/>
          <w:color w:val="000000" w:themeColor="text1"/>
          <w:szCs w:val="20"/>
          <w:lang w:eastAsia="zh-CN"/>
        </w:rPr>
        <w:t xml:space="preserve"> 2020, 12, 2859; </w:t>
      </w:r>
      <w:r w:rsidRPr="00552F83">
        <w:rPr>
          <w:rFonts w:ascii="Lato" w:hAnsi="Lato" w:cs="Arial"/>
          <w:iCs/>
          <w:szCs w:val="20"/>
        </w:rPr>
        <w:t>J. Adv. Manuf. Process.</w:t>
      </w:r>
      <w:r w:rsidRPr="00552F83">
        <w:rPr>
          <w:rFonts w:ascii="Lato" w:hAnsi="Lato" w:cs="Arial"/>
          <w:szCs w:val="20"/>
        </w:rPr>
        <w:t xml:space="preserve"> </w:t>
      </w:r>
      <w:r w:rsidRPr="00552F83">
        <w:rPr>
          <w:rFonts w:ascii="Lato" w:eastAsia="DengXian" w:hAnsi="Lato" w:cs="Arial"/>
          <w:color w:val="000000" w:themeColor="text1"/>
          <w:szCs w:val="20"/>
          <w:lang w:eastAsia="zh-CN"/>
        </w:rPr>
        <w:t>2020, 2,</w:t>
      </w:r>
      <w:r w:rsidRPr="00552F83">
        <w:rPr>
          <w:rFonts w:ascii="Lato" w:hAnsi="Lato" w:cs="Arial"/>
          <w:szCs w:val="20"/>
          <w:lang w:eastAsia="zh-CN"/>
        </w:rPr>
        <w:t xml:space="preserve"> </w:t>
      </w:r>
      <w:r w:rsidRPr="00552F83">
        <w:rPr>
          <w:rFonts w:ascii="Lato" w:hAnsi="Lato" w:cs="Arial"/>
          <w:szCs w:val="20"/>
        </w:rPr>
        <w:t>e10054</w:t>
      </w:r>
      <w:r w:rsidRPr="00552F83">
        <w:rPr>
          <w:rFonts w:ascii="Lato" w:eastAsia="DengXian" w:hAnsi="Lato" w:cs="Arial"/>
          <w:color w:val="000000" w:themeColor="text1"/>
          <w:szCs w:val="20"/>
          <w:lang w:eastAsia="zh-CN"/>
        </w:rPr>
        <w:t>).</w:t>
      </w:r>
      <w:r w:rsidRPr="00552F83">
        <w:rPr>
          <w:rFonts w:ascii="Lato" w:eastAsia="Times New Roman" w:hAnsi="Lato" w:cs="Times New Roman"/>
          <w:szCs w:val="20"/>
          <w:lang w:eastAsia="zh-CN"/>
        </w:rPr>
        <w:t xml:space="preserve"> </w:t>
      </w:r>
      <w:r w:rsidRPr="00552F83">
        <w:rPr>
          <w:rFonts w:ascii="Lato" w:eastAsia="DengXian" w:hAnsi="Lato" w:cs="Arial"/>
          <w:color w:val="000000" w:themeColor="text1"/>
          <w:szCs w:val="20"/>
          <w:lang w:eastAsia="zh-CN"/>
        </w:rPr>
        <w:t xml:space="preserve">The success of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t xml:space="preserve">-based BDO production in China, though contributing to overcapacity, </w:t>
      </w:r>
      <w:r w:rsidR="00A83FB1" w:rsidRPr="00552F83">
        <w:rPr>
          <w:rFonts w:ascii="Lato" w:eastAsia="DengXian" w:hAnsi="Lato" w:cs="Arial"/>
          <w:color w:val="000000" w:themeColor="text1"/>
          <w:szCs w:val="20"/>
          <w:lang w:eastAsia="zh-CN"/>
        </w:rPr>
        <w:t xml:space="preserve">indeed </w:t>
      </w:r>
      <w:r w:rsidRPr="00552F83">
        <w:rPr>
          <w:rFonts w:ascii="Lato" w:eastAsia="DengXian" w:hAnsi="Lato" w:cs="Arial"/>
          <w:color w:val="000000" w:themeColor="text1"/>
          <w:szCs w:val="20"/>
          <w:lang w:eastAsia="zh-CN"/>
        </w:rPr>
        <w:t xml:space="preserve">underscores the unique role of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and its irreplaceability in certain chemical processes.</w:t>
      </w:r>
    </w:p>
    <w:p w14:paraId="0BCB3529" w14:textId="4EBC005A" w:rsidR="00281CBC" w:rsidRDefault="006A1F91" w:rsidP="00531BB2">
      <w:pPr>
        <w:spacing w:after="0"/>
        <w:rPr>
          <w:rFonts w:ascii="Lato" w:eastAsia="DengXian" w:hAnsi="Lato" w:cs="Arial"/>
          <w:b/>
          <w:bCs/>
          <w:color w:val="000000" w:themeColor="text1"/>
          <w:szCs w:val="20"/>
          <w:lang w:eastAsia="zh-CN"/>
        </w:rPr>
      </w:pPr>
      <w:r>
        <w:rPr>
          <w:rFonts w:ascii="Lato" w:eastAsia="DengXian" w:hAnsi="Lato" w:cs="Arial"/>
          <w:b/>
          <w:bCs/>
          <w:color w:val="000000" w:themeColor="text1"/>
          <w:szCs w:val="20"/>
          <w:lang w:eastAsia="zh-CN"/>
        </w:rPr>
        <w:t>Action:</w:t>
      </w:r>
      <w:r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 xml:space="preserve">We have </w:t>
      </w:r>
      <w:r w:rsidR="00510193" w:rsidRPr="006A1F91">
        <w:rPr>
          <w:rFonts w:ascii="Lato" w:eastAsia="DengXian" w:hAnsi="Lato" w:cs="Arial" w:hint="eastAsia"/>
          <w:bCs/>
          <w:color w:val="000000" w:themeColor="text1"/>
          <w:szCs w:val="20"/>
          <w:lang w:eastAsia="zh-CN"/>
        </w:rPr>
        <w:t>included</w:t>
      </w:r>
      <w:r w:rsidR="00281CBC" w:rsidRPr="006A1F91">
        <w:rPr>
          <w:rFonts w:ascii="Lato" w:eastAsia="DengXian" w:hAnsi="Lato" w:cs="Arial"/>
          <w:bCs/>
          <w:color w:val="000000" w:themeColor="text1"/>
          <w:szCs w:val="20"/>
          <w:lang w:eastAsia="zh-CN"/>
        </w:rPr>
        <w:t xml:space="preserve"> </w:t>
      </w:r>
      <w:r w:rsidR="007314DC" w:rsidRPr="006A1F91">
        <w:rPr>
          <w:rFonts w:ascii="Lato" w:eastAsia="DengXian" w:hAnsi="Lato" w:cs="Arial"/>
          <w:bCs/>
          <w:color w:val="000000" w:themeColor="text1"/>
          <w:szCs w:val="20"/>
          <w:lang w:eastAsia="zh-CN"/>
        </w:rPr>
        <w:t xml:space="preserve">the </w:t>
      </w:r>
      <w:r w:rsidR="00281CBC" w:rsidRPr="006A1F91">
        <w:rPr>
          <w:rFonts w:ascii="Lato" w:eastAsia="DengXian" w:hAnsi="Lato" w:cs="Arial"/>
          <w:bCs/>
          <w:color w:val="000000" w:themeColor="text1"/>
          <w:szCs w:val="20"/>
          <w:lang w:eastAsia="zh-CN"/>
        </w:rPr>
        <w:t>reasons behind BDO overcapacity in Section</w:t>
      </w:r>
      <w:r w:rsidR="00A83FB1"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 xml:space="preserve">2.1 to highlight the significance of </w:t>
      </w:r>
      <w:r w:rsidR="00A979EA" w:rsidRPr="006A1F91">
        <w:rPr>
          <w:rFonts w:ascii="Lato" w:eastAsia="DengXian" w:hAnsi="Lato" w:cs="Arial"/>
          <w:bCs/>
          <w:iCs/>
          <w:color w:val="000000" w:themeColor="text1"/>
          <w:szCs w:val="20"/>
          <w:lang w:eastAsia="zh-CN"/>
        </w:rPr>
        <w:t>C</w:t>
      </w:r>
      <w:r w:rsidR="00A979EA" w:rsidRPr="006A1F91">
        <w:rPr>
          <w:rFonts w:ascii="Lato" w:eastAsia="DengXian" w:hAnsi="Lato" w:cs="Arial"/>
          <w:bCs/>
          <w:iCs/>
          <w:color w:val="000000" w:themeColor="text1"/>
          <w:szCs w:val="20"/>
          <w:vertAlign w:val="subscript"/>
          <w:lang w:eastAsia="zh-CN"/>
        </w:rPr>
        <w:t>2</w:t>
      </w:r>
      <w:r w:rsidR="00A979EA" w:rsidRPr="006A1F91">
        <w:rPr>
          <w:rFonts w:ascii="Lato" w:eastAsia="DengXian" w:hAnsi="Lato" w:cs="Arial"/>
          <w:bCs/>
          <w:iCs/>
          <w:color w:val="000000" w:themeColor="text1"/>
          <w:szCs w:val="20"/>
          <w:lang w:eastAsia="zh-CN"/>
        </w:rPr>
        <w:t>H</w:t>
      </w:r>
      <w:r w:rsidR="00A979EA" w:rsidRPr="006A1F91">
        <w:rPr>
          <w:rFonts w:ascii="Lato" w:eastAsia="DengXian" w:hAnsi="Lato" w:cs="Arial"/>
          <w:bCs/>
          <w:iCs/>
          <w:color w:val="000000" w:themeColor="text1"/>
          <w:szCs w:val="20"/>
          <w:vertAlign w:val="subscript"/>
          <w:lang w:eastAsia="zh-CN"/>
        </w:rPr>
        <w:t>2</w:t>
      </w:r>
      <w:r w:rsidR="00A979EA" w:rsidRPr="006A1F91">
        <w:rPr>
          <w:rFonts w:ascii="Lato" w:eastAsia="DengXian" w:hAnsi="Lato" w:cs="Arial"/>
          <w:bCs/>
          <w:iCs/>
          <w:color w:val="000000" w:themeColor="text1"/>
          <w:szCs w:val="20"/>
          <w:lang w:eastAsia="zh-CN"/>
        </w:rPr>
        <w:t xml:space="preserve"> </w:t>
      </w:r>
      <w:r w:rsidR="00281CBC" w:rsidRPr="006A1F91">
        <w:rPr>
          <w:rFonts w:ascii="Lato" w:eastAsia="DengXian" w:hAnsi="Lato" w:cs="Arial"/>
          <w:bCs/>
          <w:color w:val="000000" w:themeColor="text1"/>
          <w:szCs w:val="20"/>
          <w:lang w:eastAsia="zh-CN"/>
        </w:rPr>
        <w:t>(page</w:t>
      </w:r>
      <w:r w:rsidR="00A83FB1"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xx, line</w:t>
      </w:r>
      <w:r w:rsidR="00A83FB1"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xx).</w:t>
      </w:r>
    </w:p>
    <w:p w14:paraId="1E04536B" w14:textId="77777777" w:rsidR="00531BB2" w:rsidRPr="00552F83" w:rsidRDefault="00531BB2" w:rsidP="00766313">
      <w:pPr>
        <w:spacing w:after="0"/>
        <w:rPr>
          <w:rFonts w:ascii="Lato" w:eastAsia="DengXian" w:hAnsi="Lato" w:cs="Arial"/>
          <w:color w:val="000000" w:themeColor="text1"/>
          <w:szCs w:val="20"/>
          <w:lang w:eastAsia="zh-CN"/>
        </w:rPr>
      </w:pPr>
    </w:p>
    <w:p w14:paraId="0AA40323" w14:textId="18741CE4" w:rsidR="00013347" w:rsidRPr="00552F83" w:rsidRDefault="00013347" w:rsidP="00766313">
      <w:pPr>
        <w:spacing w:after="80"/>
        <w:rPr>
          <w:rFonts w:ascii="Lato" w:eastAsiaTheme="minorHAnsi" w:hAnsi="Lato" w:cs="Arial"/>
          <w:iCs/>
          <w:color w:val="0000FF"/>
          <w:szCs w:val="20"/>
        </w:rPr>
      </w:pPr>
      <w:r w:rsidRPr="006914A2">
        <w:rPr>
          <w:rFonts w:ascii="Lato" w:eastAsiaTheme="minorHAnsi" w:hAnsi="Lato" w:cs="Arial"/>
          <w:iCs/>
          <w:color w:val="0000FF"/>
          <w:szCs w:val="20"/>
        </w:rPr>
        <w:t>2.5.</w:t>
      </w:r>
      <w:r w:rsidR="00510193" w:rsidRPr="006914A2">
        <w:rPr>
          <w:rFonts w:ascii="Lato" w:eastAsia="DengXian" w:hAnsi="Lato" w:cs="Arial" w:hint="eastAsia"/>
          <w:iCs/>
          <w:color w:val="0000FF"/>
          <w:szCs w:val="20"/>
          <w:lang w:eastAsia="zh-CN"/>
        </w:rPr>
        <w:t xml:space="preserve"> </w:t>
      </w:r>
      <w:r w:rsidR="002D6B9F" w:rsidRPr="006914A2">
        <w:rPr>
          <w:rFonts w:ascii="Lato" w:eastAsiaTheme="minorHAnsi" w:hAnsi="Lato" w:cs="Arial"/>
          <w:iCs/>
          <w:color w:val="0000FF"/>
          <w:szCs w:val="20"/>
        </w:rPr>
        <w:t>Regarding the environmental and economic assessment of acetylene synthesis routes, fossil</w:t>
      </w:r>
      <w:r w:rsidR="00E7724F" w:rsidRPr="006914A2">
        <w:rPr>
          <w:rFonts w:ascii="Lato" w:eastAsiaTheme="minorHAnsi" w:hAnsi="Lato" w:cs="Arial"/>
          <w:iCs/>
          <w:color w:val="0000FF"/>
          <w:szCs w:val="20"/>
        </w:rPr>
        <w:t xml:space="preserve"> </w:t>
      </w:r>
      <w:r w:rsidR="002D6B9F" w:rsidRPr="006914A2">
        <w:rPr>
          <w:rFonts w:ascii="Lato" w:eastAsiaTheme="minorHAnsi" w:hAnsi="Lato" w:cs="Arial"/>
          <w:iCs/>
          <w:color w:val="0000FF"/>
          <w:szCs w:val="20"/>
        </w:rPr>
        <w:t>based and green, I am not convinced by the replacement of methane by biomethane, coal by biochar as mentioned above. The production of C</w:t>
      </w:r>
      <w:r w:rsidR="002D6B9F" w:rsidRPr="006914A2">
        <w:rPr>
          <w:rFonts w:ascii="Lato" w:eastAsiaTheme="minorHAnsi" w:hAnsi="Lato" w:cs="Arial"/>
          <w:iCs/>
          <w:color w:val="0000FF"/>
          <w:szCs w:val="20"/>
          <w:vertAlign w:val="subscript"/>
        </w:rPr>
        <w:t>2</w:t>
      </w:r>
      <w:r w:rsidR="002D6B9F" w:rsidRPr="006914A2">
        <w:rPr>
          <w:rFonts w:ascii="Lato" w:eastAsiaTheme="minorHAnsi" w:hAnsi="Lato" w:cs="Arial"/>
          <w:iCs/>
          <w:color w:val="0000FF"/>
          <w:szCs w:val="20"/>
        </w:rPr>
        <w:t>H</w:t>
      </w:r>
      <w:r w:rsidR="002D6B9F" w:rsidRPr="006914A2">
        <w:rPr>
          <w:rFonts w:ascii="Lato" w:eastAsiaTheme="minorHAnsi" w:hAnsi="Lato" w:cs="Arial"/>
          <w:iCs/>
          <w:color w:val="0000FF"/>
          <w:szCs w:val="20"/>
          <w:vertAlign w:val="subscript"/>
        </w:rPr>
        <w:t>2</w:t>
      </w:r>
      <w:r w:rsidR="002D6B9F" w:rsidRPr="006914A2">
        <w:rPr>
          <w:rFonts w:ascii="Lato" w:eastAsiaTheme="minorHAnsi" w:hAnsi="Lato" w:cs="Arial"/>
          <w:iCs/>
          <w:color w:val="0000FF"/>
          <w:szCs w:val="20"/>
        </w:rPr>
        <w:t xml:space="preserve"> must consider where feedstock comes and how much volume of feedstock can be supplied sufficiently. Also, as mentioned above, C</w:t>
      </w:r>
      <w:r w:rsidR="002D6B9F" w:rsidRPr="006914A2">
        <w:rPr>
          <w:rFonts w:ascii="Lato" w:eastAsiaTheme="minorHAnsi" w:hAnsi="Lato" w:cs="Arial"/>
          <w:iCs/>
          <w:color w:val="0000FF"/>
          <w:szCs w:val="20"/>
          <w:vertAlign w:val="subscript"/>
        </w:rPr>
        <w:t>2</w:t>
      </w:r>
      <w:r w:rsidR="002D6B9F" w:rsidRPr="006914A2">
        <w:rPr>
          <w:rFonts w:ascii="Lato" w:eastAsiaTheme="minorHAnsi" w:hAnsi="Lato" w:cs="Arial"/>
          <w:iCs/>
          <w:color w:val="0000FF"/>
          <w:szCs w:val="20"/>
        </w:rPr>
        <w:t>H</w:t>
      </w:r>
      <w:r w:rsidR="002D6B9F" w:rsidRPr="006914A2">
        <w:rPr>
          <w:rFonts w:ascii="Lato" w:eastAsiaTheme="minorHAnsi" w:hAnsi="Lato" w:cs="Arial"/>
          <w:iCs/>
          <w:color w:val="0000FF"/>
          <w:szCs w:val="20"/>
          <w:vertAlign w:val="subscript"/>
        </w:rPr>
        <w:t>2</w:t>
      </w:r>
      <w:r w:rsidR="002D6B9F" w:rsidRPr="006914A2">
        <w:rPr>
          <w:rFonts w:ascii="Lato" w:eastAsiaTheme="minorHAnsi" w:hAnsi="Lato" w:cs="Arial"/>
          <w:iCs/>
          <w:color w:val="0000FF"/>
          <w:szCs w:val="20"/>
        </w:rPr>
        <w:t xml:space="preserve"> industry is closely connected with chlor-alkali industry. Therefore, the environmental and economic assessment of acetylene synthesis routes must be carried out in a specific chemical industrial park, or in a province/state, or across a country, even beyond. From my point of view, to improve the green footprint with acceptable environmental and economic assessment, the key is the green electricity, instead of the “green” feedstock, because of the process features.</w:t>
      </w:r>
    </w:p>
    <w:p w14:paraId="38A8C933" w14:textId="0F99F9DC" w:rsidR="00CF68D3" w:rsidRPr="00552F83" w:rsidRDefault="004B275C" w:rsidP="00766313">
      <w:pPr>
        <w:spacing w:after="80"/>
        <w:rPr>
          <w:rFonts w:ascii="Lato" w:eastAsia="DengXian" w:hAnsi="Lato" w:cs="Arial"/>
          <w:iCs/>
          <w:color w:val="000000" w:themeColor="text1"/>
          <w:szCs w:val="20"/>
          <w:lang w:eastAsia="zh-CN"/>
        </w:rPr>
      </w:pPr>
      <w:r w:rsidRPr="00552F83">
        <w:rPr>
          <w:rFonts w:ascii="Lato" w:eastAsia="DengXian" w:hAnsi="Lato" w:cs="Arial"/>
          <w:iCs/>
          <w:color w:val="000000" w:themeColor="text1"/>
          <w:szCs w:val="20"/>
          <w:lang w:eastAsia="zh-CN"/>
        </w:rPr>
        <w:t xml:space="preserve">We acknowledge the concern regarding the availability of biochar and biomethane. As noted in </w:t>
      </w:r>
      <w:r w:rsidR="00524A9A" w:rsidRPr="00552F83">
        <w:rPr>
          <w:rFonts w:ascii="Lato" w:eastAsia="DengXian" w:hAnsi="Lato" w:cs="Arial" w:hint="eastAsia"/>
          <w:iCs/>
          <w:color w:val="000000" w:themeColor="text1"/>
          <w:szCs w:val="20"/>
          <w:lang w:eastAsia="zh-CN"/>
        </w:rPr>
        <w:t xml:space="preserve">the response to </w:t>
      </w:r>
      <w:r w:rsidRPr="00552F83">
        <w:rPr>
          <w:rFonts w:ascii="Lato" w:eastAsia="DengXian" w:hAnsi="Lato" w:cs="Arial"/>
          <w:iCs/>
          <w:color w:val="000000" w:themeColor="text1"/>
          <w:szCs w:val="20"/>
          <w:lang w:eastAsia="zh-CN"/>
        </w:rPr>
        <w:t>comment</w:t>
      </w:r>
      <w:r w:rsidR="00A83FB1"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2.3, by 2050, their projected availability–4% and 26% </w:t>
      </w:r>
      <w:r w:rsidR="00473C2B" w:rsidRPr="00552F83">
        <w:rPr>
          <w:rFonts w:ascii="Lato" w:eastAsia="DengXian" w:hAnsi="Lato" w:cs="Arial" w:hint="eastAsia"/>
          <w:iCs/>
          <w:color w:val="000000" w:themeColor="text1"/>
          <w:szCs w:val="20"/>
          <w:lang w:eastAsia="zh-CN"/>
        </w:rPr>
        <w:t xml:space="preserve">(or less) </w:t>
      </w:r>
      <w:r w:rsidRPr="00552F83">
        <w:rPr>
          <w:rFonts w:ascii="Lato" w:eastAsia="DengXian" w:hAnsi="Lato" w:cs="Arial"/>
          <w:iCs/>
          <w:color w:val="000000" w:themeColor="text1"/>
          <w:szCs w:val="20"/>
          <w:lang w:eastAsia="zh-CN"/>
        </w:rPr>
        <w:t>of their potential, respectively</w:t>
      </w:r>
      <w:r w:rsidR="00DD2E7E" w:rsidRPr="00552F83">
        <w:rPr>
          <w:rFonts w:ascii="Lato" w:eastAsia="DengXian" w:hAnsi="Lato" w:cs="Arial"/>
          <w:iCs/>
          <w:color w:val="000000" w:themeColor="text1"/>
          <w:szCs w:val="20"/>
          <w:lang w:eastAsia="zh-CN"/>
        </w:rPr>
        <w:t xml:space="preserve">–will be sufficient to meet current global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00DD2E7E" w:rsidRPr="00552F83">
        <w:rPr>
          <w:rFonts w:ascii="Lato" w:eastAsia="DengXian" w:hAnsi="Lato" w:cs="Arial"/>
          <w:iCs/>
          <w:color w:val="000000" w:themeColor="text1"/>
          <w:szCs w:val="20"/>
          <w:lang w:eastAsia="zh-CN"/>
        </w:rPr>
        <w:t>demands, despite present limitations.</w:t>
      </w:r>
    </w:p>
    <w:p w14:paraId="7C33FA74" w14:textId="14317564" w:rsidR="00A065DB" w:rsidRPr="004F48F8" w:rsidRDefault="00A065DB" w:rsidP="00766313">
      <w:pPr>
        <w:spacing w:after="80"/>
        <w:rPr>
          <w:rFonts w:ascii="Lato" w:eastAsia="DengXian" w:hAnsi="Lato" w:cs="Arial"/>
          <w:iCs/>
          <w:color w:val="000000" w:themeColor="text1"/>
          <w:szCs w:val="20"/>
          <w:lang w:val="en-GB" w:eastAsia="zh-CN"/>
        </w:rPr>
      </w:pPr>
      <w:r w:rsidRPr="00552F83">
        <w:rPr>
          <w:rFonts w:ascii="Lato" w:eastAsia="DengXian" w:hAnsi="Lato" w:cs="Arial"/>
          <w:iCs/>
          <w:color w:val="000000" w:themeColor="text1"/>
          <w:szCs w:val="20"/>
          <w:lang w:val="en-GB" w:eastAsia="zh-CN"/>
        </w:rPr>
        <w:t>We would like to emphasize that the system boundary for this analysis has been defined exclusively as the 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H</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production process. It is assumed that the CaC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production facilities are integrated with the 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H</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plant; therefore, CaC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is treated as an input to the economic and environmental assessment, with its associated climate change impacts and costs accounted for accordingly. </w:t>
      </w:r>
      <w:r w:rsidR="006914A2">
        <w:rPr>
          <w:rFonts w:ascii="Lato" w:eastAsia="DengXian" w:hAnsi="Lato" w:cs="Arial"/>
          <w:iCs/>
          <w:color w:val="000000" w:themeColor="text1"/>
          <w:szCs w:val="20"/>
          <w:lang w:val="en-GB" w:eastAsia="zh-CN"/>
        </w:rPr>
        <w:t>A</w:t>
      </w:r>
      <w:r w:rsidRPr="00552F83">
        <w:rPr>
          <w:rFonts w:ascii="Lato" w:eastAsia="DengXian" w:hAnsi="Lato" w:cs="Arial"/>
          <w:iCs/>
          <w:color w:val="000000" w:themeColor="text1"/>
          <w:szCs w:val="20"/>
          <w:lang w:val="en-GB" w:eastAsia="zh-CN"/>
        </w:rPr>
        <w:t xml:space="preserve"> representative case for VCM production is presented, where 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H</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and HCl are assumed to be </w:t>
      </w:r>
      <w:r w:rsidRPr="004F48F8">
        <w:rPr>
          <w:rFonts w:ascii="Lato" w:eastAsia="DengXian" w:hAnsi="Lato" w:cs="Arial"/>
          <w:iCs/>
          <w:color w:val="000000" w:themeColor="text1"/>
          <w:szCs w:val="20"/>
          <w:lang w:val="en-GB" w:eastAsia="zh-CN"/>
        </w:rPr>
        <w:t>inputs to a VCM production plant integrated with the C</w:t>
      </w:r>
      <w:r w:rsidRPr="004F48F8">
        <w:rPr>
          <w:rFonts w:ascii="Lato" w:eastAsia="DengXian" w:hAnsi="Lato" w:cs="Arial"/>
          <w:iCs/>
          <w:color w:val="000000" w:themeColor="text1"/>
          <w:szCs w:val="20"/>
          <w:vertAlign w:val="subscript"/>
          <w:lang w:val="en-GB" w:eastAsia="zh-CN"/>
        </w:rPr>
        <w:t>2</w:t>
      </w:r>
      <w:r w:rsidRPr="004F48F8">
        <w:rPr>
          <w:rFonts w:ascii="Lato" w:eastAsia="DengXian" w:hAnsi="Lato" w:cs="Arial"/>
          <w:iCs/>
          <w:color w:val="000000" w:themeColor="text1"/>
          <w:szCs w:val="20"/>
          <w:lang w:val="en-GB" w:eastAsia="zh-CN"/>
        </w:rPr>
        <w:t>H</w:t>
      </w:r>
      <w:r w:rsidRPr="004F48F8">
        <w:rPr>
          <w:rFonts w:ascii="Lato" w:eastAsia="DengXian" w:hAnsi="Lato" w:cs="Arial"/>
          <w:iCs/>
          <w:color w:val="000000" w:themeColor="text1"/>
          <w:szCs w:val="20"/>
          <w:vertAlign w:val="subscript"/>
          <w:lang w:val="en-GB" w:eastAsia="zh-CN"/>
        </w:rPr>
        <w:t>2</w:t>
      </w:r>
      <w:r w:rsidRPr="004F48F8">
        <w:rPr>
          <w:rFonts w:ascii="Lato" w:eastAsia="DengXian" w:hAnsi="Lato" w:cs="Arial"/>
          <w:iCs/>
          <w:color w:val="000000" w:themeColor="text1"/>
          <w:szCs w:val="20"/>
          <w:lang w:val="en-GB" w:eastAsia="zh-CN"/>
        </w:rPr>
        <w:t xml:space="preserve"> and HCl production facilities.</w:t>
      </w:r>
    </w:p>
    <w:p w14:paraId="39AE5ABD" w14:textId="1754B030" w:rsidR="00EE064B" w:rsidRDefault="00F12A8A" w:rsidP="00766313">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 xml:space="preserve">In the context of using renewable electricity for </w:t>
      </w:r>
      <w:r w:rsidR="008B3B87" w:rsidRPr="004F48F8">
        <w:rPr>
          <w:rFonts w:ascii="Lato" w:eastAsia="DengXian" w:hAnsi="Lato" w:cs="Arial"/>
          <w:iCs/>
          <w:color w:val="000000" w:themeColor="text1"/>
          <w:szCs w:val="20"/>
          <w:lang w:val="en-GB" w:eastAsia="zh-CN"/>
        </w:rPr>
        <w:t>C</w:t>
      </w:r>
      <w:r w:rsidR="008B3B87" w:rsidRPr="004F48F8">
        <w:rPr>
          <w:rFonts w:ascii="Lato" w:eastAsia="DengXian" w:hAnsi="Lato" w:cs="Arial"/>
          <w:iCs/>
          <w:color w:val="000000" w:themeColor="text1"/>
          <w:szCs w:val="20"/>
          <w:vertAlign w:val="subscript"/>
          <w:lang w:val="en-GB" w:eastAsia="zh-CN"/>
        </w:rPr>
        <w:t>2</w:t>
      </w:r>
      <w:r w:rsidR="008B3B87" w:rsidRPr="004F48F8">
        <w:rPr>
          <w:rFonts w:ascii="Lato" w:eastAsia="DengXian" w:hAnsi="Lato" w:cs="Arial"/>
          <w:iCs/>
          <w:color w:val="000000" w:themeColor="text1"/>
          <w:szCs w:val="20"/>
          <w:lang w:val="en-GB" w:eastAsia="zh-CN"/>
        </w:rPr>
        <w:t>H</w:t>
      </w:r>
      <w:r w:rsidR="008B3B87" w:rsidRPr="004F48F8">
        <w:rPr>
          <w:rFonts w:ascii="Lato" w:eastAsia="DengXian" w:hAnsi="Lato" w:cs="Arial"/>
          <w:iCs/>
          <w:color w:val="000000" w:themeColor="text1"/>
          <w:szCs w:val="20"/>
          <w:vertAlign w:val="subscript"/>
          <w:lang w:val="en-GB" w:eastAsia="zh-CN"/>
        </w:rPr>
        <w:t>2</w:t>
      </w:r>
      <w:r>
        <w:rPr>
          <w:rFonts w:ascii="Lato" w:eastAsia="DengXian" w:hAnsi="Lato" w:cs="Arial"/>
          <w:iCs/>
          <w:color w:val="000000" w:themeColor="text1"/>
          <w:szCs w:val="20"/>
          <w:lang w:eastAsia="zh-CN"/>
        </w:rPr>
        <w:t xml:space="preserve"> production, as highlighted in the response to comment 2.3, our analysis includes a climate change impact assessment based on the assumption of a decarbonized (green) electricity in 2050, as shown in Fig. 6 (purple scatter). However, recognizing that no single solution fits all scenarios, we expand our focus beyond green electricity for sustainable C</w:t>
      </w:r>
      <w:r w:rsidRPr="00F12A8A">
        <w:rPr>
          <w:rFonts w:ascii="Lato" w:eastAsia="DengXian" w:hAnsi="Lato" w:cs="Arial"/>
          <w:iCs/>
          <w:color w:val="000000" w:themeColor="text1"/>
          <w:szCs w:val="20"/>
          <w:vertAlign w:val="subscript"/>
          <w:lang w:eastAsia="zh-CN"/>
        </w:rPr>
        <w:t>2</w:t>
      </w:r>
      <w:r>
        <w:rPr>
          <w:rFonts w:ascii="Lato" w:eastAsia="DengXian" w:hAnsi="Lato" w:cs="Arial"/>
          <w:iCs/>
          <w:color w:val="000000" w:themeColor="text1"/>
          <w:szCs w:val="20"/>
          <w:lang w:eastAsia="zh-CN"/>
        </w:rPr>
        <w:t>H</w:t>
      </w:r>
      <w:r w:rsidRPr="00F12A8A">
        <w:rPr>
          <w:rFonts w:ascii="Lato" w:eastAsia="DengXian" w:hAnsi="Lato" w:cs="Arial"/>
          <w:iCs/>
          <w:color w:val="000000" w:themeColor="text1"/>
          <w:szCs w:val="20"/>
          <w:vertAlign w:val="subscript"/>
          <w:lang w:eastAsia="zh-CN"/>
        </w:rPr>
        <w:t>2</w:t>
      </w:r>
      <w:r>
        <w:rPr>
          <w:rFonts w:ascii="Lato" w:eastAsia="DengXian" w:hAnsi="Lato" w:cs="Arial"/>
          <w:iCs/>
          <w:color w:val="000000" w:themeColor="text1"/>
          <w:szCs w:val="20"/>
          <w:lang w:eastAsia="zh-CN"/>
        </w:rPr>
        <w:t xml:space="preserve"> production to include renewable feedstocks.</w:t>
      </w:r>
    </w:p>
    <w:p w14:paraId="5ABF5FB0" w14:textId="0339F392" w:rsidR="00874CE3" w:rsidRPr="00874CE3" w:rsidRDefault="00874CE3" w:rsidP="00874CE3">
      <w:pPr>
        <w:spacing w:after="0"/>
        <w:rPr>
          <w:rFonts w:ascii="Lato" w:eastAsia="DengXian" w:hAnsi="Lato" w:cs="Arial"/>
          <w:iCs/>
          <w:color w:val="000000" w:themeColor="text1"/>
          <w:szCs w:val="20"/>
          <w:lang w:eastAsia="zh-CN"/>
        </w:rPr>
      </w:pPr>
      <w:r w:rsidRPr="00874CE3">
        <w:rPr>
          <w:rFonts w:ascii="Lato" w:eastAsia="DengXian" w:hAnsi="Lato" w:cs="Arial"/>
          <w:b/>
          <w:iCs/>
          <w:color w:val="000000" w:themeColor="text1"/>
          <w:szCs w:val="20"/>
          <w:lang w:eastAsia="zh-CN"/>
        </w:rPr>
        <w:lastRenderedPageBreak/>
        <w:t>Action:</w:t>
      </w:r>
      <w:r>
        <w:rPr>
          <w:rFonts w:ascii="Lato" w:eastAsia="DengXian" w:hAnsi="Lato" w:cs="Arial"/>
          <w:iCs/>
          <w:color w:val="000000" w:themeColor="text1"/>
          <w:szCs w:val="20"/>
          <w:lang w:eastAsia="zh-CN"/>
        </w:rPr>
        <w:t xml:space="preserve"> </w:t>
      </w:r>
      <w:r w:rsidR="00956E90">
        <w:rPr>
          <w:rFonts w:ascii="Lato" w:eastAsia="DengXian" w:hAnsi="Lato" w:cs="Arial"/>
          <w:iCs/>
          <w:color w:val="000000" w:themeColor="text1"/>
          <w:szCs w:val="20"/>
          <w:lang w:eastAsia="zh-CN"/>
        </w:rPr>
        <w:t xml:space="preserve">The discussion in the main manuscript has been expanded to clarify the availability of biochar and biomethane (page xx, line xx). </w:t>
      </w:r>
      <w:r w:rsidR="00C56727">
        <w:rPr>
          <w:rFonts w:ascii="Lato" w:eastAsia="DengXian" w:hAnsi="Lato" w:cs="Arial"/>
          <w:iCs/>
          <w:color w:val="000000" w:themeColor="text1"/>
          <w:szCs w:val="20"/>
          <w:lang w:eastAsia="zh-CN"/>
        </w:rPr>
        <w:t>Additionally, Supplementary Note 1 of the Supplementary Information has been updated to include details on the system boundary for our economic and environmental assessment.</w:t>
      </w:r>
    </w:p>
    <w:p w14:paraId="142AEE5B" w14:textId="77777777" w:rsidR="00531BB2" w:rsidRPr="00552F83" w:rsidRDefault="00531BB2" w:rsidP="00766313">
      <w:pPr>
        <w:spacing w:after="0"/>
        <w:rPr>
          <w:rFonts w:ascii="Lato" w:eastAsia="DengXian" w:hAnsi="Lato" w:cs="Arial"/>
          <w:iCs/>
          <w:color w:val="000000" w:themeColor="text1"/>
          <w:szCs w:val="20"/>
          <w:lang w:eastAsia="zh-CN"/>
        </w:rPr>
      </w:pPr>
    </w:p>
    <w:p w14:paraId="666250C1" w14:textId="1FFB26EA" w:rsidR="00013347" w:rsidRPr="00552F83" w:rsidRDefault="00013347" w:rsidP="00766313">
      <w:pPr>
        <w:spacing w:after="80"/>
        <w:rPr>
          <w:rFonts w:ascii="Lato" w:eastAsiaTheme="minorHAnsi" w:hAnsi="Lato" w:cs="Arial"/>
          <w:iCs/>
          <w:color w:val="0000FF"/>
          <w:szCs w:val="20"/>
        </w:rPr>
      </w:pPr>
      <w:r w:rsidRPr="005D5CA1">
        <w:rPr>
          <w:rFonts w:ascii="Lato" w:eastAsiaTheme="minorHAnsi" w:hAnsi="Lato" w:cs="Arial"/>
          <w:iCs/>
          <w:color w:val="0000FF"/>
          <w:szCs w:val="20"/>
        </w:rPr>
        <w:t>2.6.</w:t>
      </w:r>
      <w:r w:rsidR="00E76898" w:rsidRPr="005D5CA1">
        <w:rPr>
          <w:rFonts w:ascii="Lato" w:eastAsiaTheme="minorHAnsi" w:hAnsi="Lato" w:cs="Arial"/>
          <w:iCs/>
          <w:color w:val="0000FF"/>
          <w:szCs w:val="20"/>
        </w:rPr>
        <w:t xml:space="preserve"> </w:t>
      </w:r>
      <w:r w:rsidR="002D6B9F" w:rsidRPr="005D5CA1">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20A1367C" w:rsidR="00013347" w:rsidRDefault="003E732C" w:rsidP="00531BB2">
      <w:pPr>
        <w:spacing w:after="0"/>
        <w:rPr>
          <w:rFonts w:ascii="Lato" w:eastAsia="Cambria" w:hAnsi="Lato" w:cs="Arial"/>
          <w:bCs/>
          <w:color w:val="000000" w:themeColor="text1"/>
          <w:szCs w:val="20"/>
        </w:rPr>
      </w:pPr>
      <w:r>
        <w:rPr>
          <w:rFonts w:ascii="Lato" w:eastAsia="Cambria" w:hAnsi="Lato" w:cs="Arial"/>
          <w:b/>
          <w:bCs/>
          <w:color w:val="000000" w:themeColor="text1"/>
          <w:szCs w:val="20"/>
        </w:rPr>
        <w:t>Action:</w:t>
      </w:r>
      <w:r w:rsidRPr="003E732C">
        <w:rPr>
          <w:rFonts w:ascii="Lato" w:eastAsia="Cambria" w:hAnsi="Lato" w:cs="Arial"/>
          <w:bCs/>
          <w:color w:val="000000" w:themeColor="text1"/>
          <w:szCs w:val="20"/>
        </w:rPr>
        <w:t xml:space="preserve"> </w:t>
      </w:r>
      <w:r w:rsidR="00594C37" w:rsidRPr="003E732C">
        <w:rPr>
          <w:rFonts w:ascii="Lato" w:eastAsia="Cambria" w:hAnsi="Lato" w:cs="Arial"/>
          <w:bCs/>
          <w:color w:val="000000" w:themeColor="text1"/>
          <w:szCs w:val="20"/>
        </w:rPr>
        <w:t>We have standardized the key technical terms into four categories: partial combustion, thermal plasma, non</w:t>
      </w:r>
      <w:r w:rsidR="00594C37" w:rsidRPr="003E732C">
        <w:rPr>
          <w:rFonts w:ascii="Lato" w:eastAsia="Cambria" w:hAnsi="Lato" w:cs="Arial"/>
          <w:bCs/>
          <w:color w:val="000000" w:themeColor="text1"/>
          <w:szCs w:val="20"/>
        </w:rPr>
        <w:noBreakHyphen/>
        <w:t>thermal plasma (including cold and warm plasma), and thermal pyrolysis.</w:t>
      </w:r>
    </w:p>
    <w:p w14:paraId="13492810" w14:textId="77777777" w:rsidR="00766313" w:rsidRPr="004F48B9" w:rsidRDefault="00766313" w:rsidP="004F48B9">
      <w:pPr>
        <w:rPr>
          <w:rFonts w:ascii="Lato" w:eastAsia="DengXian" w:hAnsi="Lato" w:cs="Arial" w:hint="eastAsia"/>
          <w:szCs w:val="20"/>
          <w:lang w:eastAsia="zh-CN"/>
        </w:rPr>
      </w:pPr>
    </w:p>
    <w:p w14:paraId="655E6D70" w14:textId="0750069D" w:rsidR="00013347" w:rsidRPr="00552F83" w:rsidRDefault="00013347" w:rsidP="001D01CA">
      <w:pPr>
        <w:spacing w:after="80"/>
        <w:rPr>
          <w:rFonts w:ascii="Lato" w:eastAsiaTheme="minorHAnsi" w:hAnsi="Lato" w:cs="Arial"/>
          <w:iCs/>
          <w:color w:val="0000FF"/>
          <w:szCs w:val="20"/>
        </w:rPr>
      </w:pPr>
      <w:r w:rsidRPr="000B02B2">
        <w:rPr>
          <w:rFonts w:ascii="Lato" w:eastAsiaTheme="minorHAnsi" w:hAnsi="Lato" w:cs="Arial"/>
          <w:iCs/>
          <w:color w:val="0000FF"/>
          <w:szCs w:val="20"/>
        </w:rPr>
        <w:t>2.7.</w:t>
      </w:r>
      <w:r w:rsidR="0006063C" w:rsidRPr="000B02B2">
        <w:rPr>
          <w:rFonts w:ascii="Lato" w:eastAsiaTheme="minorHAnsi" w:hAnsi="Lato" w:cs="Arial"/>
          <w:iCs/>
          <w:color w:val="0000FF"/>
          <w:szCs w:val="20"/>
        </w:rPr>
        <w:t xml:space="preserve"> </w:t>
      </w:r>
      <w:r w:rsidR="003D22DA" w:rsidRPr="000B02B2">
        <w:rPr>
          <w:rFonts w:ascii="Lato" w:eastAsiaTheme="minorHAnsi" w:hAnsi="Lato" w:cs="Arial"/>
          <w:iCs/>
          <w:color w:val="0000FF"/>
          <w:szCs w:val="20"/>
        </w:rPr>
        <w:t>Figure 1 gives some historical information. However, why does not anticipate the near future, e.g., extend the timeline to 2050?</w:t>
      </w:r>
    </w:p>
    <w:p w14:paraId="17D18669" w14:textId="77777777" w:rsidR="00CC4450" w:rsidRDefault="00D46AA4" w:rsidP="001D01CA">
      <w:pPr>
        <w:spacing w:after="80"/>
        <w:rPr>
          <w:rFonts w:ascii="Lato" w:eastAsia="DengXian" w:hAnsi="Lato" w:cs="Arial"/>
          <w:color w:val="000000" w:themeColor="text1"/>
          <w:szCs w:val="20"/>
          <w:lang w:eastAsia="zh-CN"/>
        </w:rPr>
      </w:pPr>
      <w:r w:rsidRPr="00552F83">
        <w:rPr>
          <w:rFonts w:ascii="Lato" w:eastAsia="DengXian" w:hAnsi="Lato" w:cs="Arial"/>
          <w:color w:val="000000" w:themeColor="text1"/>
          <w:szCs w:val="20"/>
          <w:lang w:eastAsia="zh-CN"/>
        </w:rPr>
        <w:t xml:space="preserve">Predicting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 xml:space="preserve">production in 2050 is challenging due to numerous variables, including advancements in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 xml:space="preserve">production technologies, the development of competing renewable </w:t>
      </w:r>
      <w:r w:rsidR="00A979EA" w:rsidRPr="00552F83">
        <w:rPr>
          <w:rFonts w:ascii="Lato" w:eastAsia="DengXian" w:hAnsi="Lato" w:cs="Arial"/>
          <w:bCs/>
          <w:iCs/>
          <w:color w:val="000000" w:themeColor="text1"/>
          <w:szCs w:val="20"/>
          <w:lang w:eastAsia="zh-CN"/>
        </w:rPr>
        <w:t>C</w:t>
      </w:r>
      <w:r w:rsidR="00A979EA" w:rsidRPr="00552F83">
        <w:rPr>
          <w:rFonts w:ascii="Lato" w:eastAsia="DengXian" w:hAnsi="Lato" w:cs="Arial"/>
          <w:bCs/>
          <w:iCs/>
          <w:color w:val="000000" w:themeColor="text1"/>
          <w:szCs w:val="20"/>
          <w:vertAlign w:val="subscript"/>
          <w:lang w:eastAsia="zh-CN"/>
        </w:rPr>
        <w:t>2</w:t>
      </w:r>
      <w:r w:rsidR="00A979EA" w:rsidRPr="00552F83">
        <w:rPr>
          <w:rFonts w:ascii="Lato" w:eastAsia="DengXian" w:hAnsi="Lato" w:cs="Arial"/>
          <w:bCs/>
          <w:iCs/>
          <w:color w:val="000000" w:themeColor="text1"/>
          <w:szCs w:val="20"/>
          <w:lang w:eastAsia="zh-CN"/>
        </w:rPr>
        <w:t>H</w:t>
      </w:r>
      <w:r w:rsidR="00A979EA" w:rsidRPr="00552F83">
        <w:rPr>
          <w:rFonts w:ascii="Lato" w:eastAsia="DengXian" w:hAnsi="Lato" w:cs="Arial"/>
          <w:bCs/>
          <w:iCs/>
          <w:color w:val="000000" w:themeColor="text1"/>
          <w:szCs w:val="20"/>
          <w:vertAlign w:val="subscript"/>
          <w:lang w:eastAsia="zh-CN"/>
        </w:rPr>
        <w:t>4</w:t>
      </w:r>
      <w:r w:rsidRPr="00552F83">
        <w:rPr>
          <w:rFonts w:ascii="Lato" w:eastAsia="DengXian" w:hAnsi="Lato" w:cs="Arial"/>
          <w:color w:val="000000" w:themeColor="text1"/>
          <w:szCs w:val="20"/>
          <w:lang w:eastAsia="zh-CN"/>
        </w:rPr>
        <w:t xml:space="preserve"> production pathways, the availability of renewable </w:t>
      </w:r>
      <w:r w:rsidRPr="00CC4450">
        <w:rPr>
          <w:rFonts w:ascii="Lato" w:eastAsia="DengXian" w:hAnsi="Lato" w:cs="Arial"/>
          <w:color w:val="000000" w:themeColor="text1"/>
          <w:szCs w:val="20"/>
          <w:lang w:eastAsia="zh-CN"/>
        </w:rPr>
        <w:t>carbon feedstocks, and differing environmental policies across countries. Additionally, the Introduction and Fig</w:t>
      </w:r>
      <w:r w:rsidR="00A166FD" w:rsidRPr="00CC4450">
        <w:rPr>
          <w:rFonts w:ascii="Lato" w:eastAsia="DengXian" w:hAnsi="Lato" w:cs="Arial"/>
          <w:color w:val="000000" w:themeColor="text1"/>
          <w:szCs w:val="20"/>
          <w:lang w:eastAsia="zh-CN"/>
        </w:rPr>
        <w:t>.</w:t>
      </w:r>
      <w:r w:rsidR="0006063C" w:rsidRPr="00CC4450">
        <w:rPr>
          <w:rFonts w:ascii="Lato" w:eastAsia="DengXian" w:hAnsi="Lato" w:cs="Arial"/>
          <w:color w:val="000000" w:themeColor="text1"/>
          <w:szCs w:val="20"/>
          <w:lang w:eastAsia="zh-CN"/>
        </w:rPr>
        <w:t xml:space="preserve"> </w:t>
      </w:r>
      <w:r w:rsidRPr="00CC4450">
        <w:rPr>
          <w:rFonts w:ascii="Lato" w:eastAsia="DengXian" w:hAnsi="Lato" w:cs="Arial"/>
          <w:color w:val="000000" w:themeColor="text1"/>
          <w:szCs w:val="20"/>
          <w:lang w:eastAsia="zh-CN"/>
        </w:rPr>
        <w:t xml:space="preserve">1 primarily focus on historical </w:t>
      </w:r>
      <w:r w:rsidR="00A166FD" w:rsidRPr="00CC4450">
        <w:rPr>
          <w:rFonts w:ascii="Lato" w:eastAsia="DengXian" w:hAnsi="Lato" w:cs="Arial"/>
          <w:color w:val="000000" w:themeColor="text1"/>
          <w:szCs w:val="20"/>
          <w:lang w:eastAsia="zh-CN"/>
        </w:rPr>
        <w:t>data</w:t>
      </w:r>
      <w:r w:rsidRPr="00CC4450">
        <w:rPr>
          <w:rFonts w:ascii="Lato" w:eastAsia="DengXian" w:hAnsi="Lato" w:cs="Arial"/>
          <w:color w:val="000000" w:themeColor="text1"/>
          <w:szCs w:val="20"/>
          <w:lang w:eastAsia="zh-CN"/>
        </w:rPr>
        <w:t xml:space="preserve"> and outline the potential direction for green </w:t>
      </w:r>
      <w:r w:rsidR="00A979EA" w:rsidRPr="00CC4450">
        <w:rPr>
          <w:rFonts w:ascii="Lato" w:eastAsia="DengXian" w:hAnsi="Lato" w:cs="Arial"/>
          <w:iCs/>
          <w:color w:val="000000" w:themeColor="text1"/>
          <w:szCs w:val="20"/>
          <w:lang w:eastAsia="zh-CN"/>
        </w:rPr>
        <w:t>C</w:t>
      </w:r>
      <w:r w:rsidR="00A979EA" w:rsidRPr="00CC4450">
        <w:rPr>
          <w:rFonts w:ascii="Lato" w:eastAsia="DengXian" w:hAnsi="Lato" w:cs="Arial"/>
          <w:iCs/>
          <w:color w:val="000000" w:themeColor="text1"/>
          <w:szCs w:val="20"/>
          <w:vertAlign w:val="subscript"/>
          <w:lang w:eastAsia="zh-CN"/>
        </w:rPr>
        <w:t>2</w:t>
      </w:r>
      <w:r w:rsidR="00A979EA" w:rsidRPr="00CC4450">
        <w:rPr>
          <w:rFonts w:ascii="Lato" w:eastAsia="DengXian" w:hAnsi="Lato" w:cs="Arial"/>
          <w:iCs/>
          <w:color w:val="000000" w:themeColor="text1"/>
          <w:szCs w:val="20"/>
          <w:lang w:eastAsia="zh-CN"/>
        </w:rPr>
        <w:t>H</w:t>
      </w:r>
      <w:r w:rsidR="00A979EA" w:rsidRPr="00CC4450">
        <w:rPr>
          <w:rFonts w:ascii="Lato" w:eastAsia="DengXian" w:hAnsi="Lato" w:cs="Arial"/>
          <w:iCs/>
          <w:color w:val="000000" w:themeColor="text1"/>
          <w:szCs w:val="20"/>
          <w:vertAlign w:val="subscript"/>
          <w:lang w:eastAsia="zh-CN"/>
        </w:rPr>
        <w:t>2</w:t>
      </w:r>
      <w:r w:rsidR="00A979EA" w:rsidRPr="00CC4450">
        <w:rPr>
          <w:rFonts w:ascii="Lato" w:eastAsia="DengXian" w:hAnsi="Lato" w:cs="Arial"/>
          <w:iCs/>
          <w:color w:val="000000" w:themeColor="text1"/>
          <w:szCs w:val="20"/>
          <w:lang w:eastAsia="zh-CN"/>
        </w:rPr>
        <w:t xml:space="preserve"> </w:t>
      </w:r>
      <w:r w:rsidRPr="00CC4450">
        <w:rPr>
          <w:rFonts w:ascii="Lato" w:eastAsia="DengXian" w:hAnsi="Lato" w:cs="Arial"/>
          <w:color w:val="000000" w:themeColor="text1"/>
          <w:szCs w:val="20"/>
          <w:lang w:eastAsia="zh-CN"/>
        </w:rPr>
        <w:t xml:space="preserve">production. </w:t>
      </w:r>
      <w:r w:rsidR="00A455C9" w:rsidRPr="00CC4450">
        <w:rPr>
          <w:rFonts w:ascii="Lato" w:eastAsia="DengXian" w:hAnsi="Lato" w:cs="Arial"/>
          <w:color w:val="000000" w:themeColor="text1"/>
          <w:szCs w:val="20"/>
          <w:lang w:eastAsia="zh-CN"/>
        </w:rPr>
        <w:t xml:space="preserve">Therefore, it would be </w:t>
      </w:r>
      <w:r w:rsidR="00A455C9" w:rsidRPr="00CC4450">
        <w:rPr>
          <w:rFonts w:ascii="Lato" w:eastAsia="DengXian" w:hAnsi="Lato" w:cs="Arial" w:hint="eastAsia"/>
          <w:color w:val="000000" w:themeColor="text1"/>
          <w:szCs w:val="20"/>
          <w:lang w:eastAsia="zh-CN"/>
        </w:rPr>
        <w:t>in</w:t>
      </w:r>
      <w:r w:rsidR="00A455C9" w:rsidRPr="00CC4450">
        <w:rPr>
          <w:rFonts w:ascii="Lato" w:eastAsia="DengXian" w:hAnsi="Lato" w:cs="Arial"/>
          <w:color w:val="000000" w:themeColor="text1"/>
          <w:szCs w:val="20"/>
          <w:lang w:eastAsia="zh-CN"/>
        </w:rPr>
        <w:t xml:space="preserve">appropriate to include a prediction for </w:t>
      </w:r>
      <w:r w:rsidR="00A455C9" w:rsidRPr="00CC4450">
        <w:rPr>
          <w:rFonts w:ascii="Lato" w:eastAsia="DengXian" w:hAnsi="Lato" w:cs="Arial"/>
          <w:iCs/>
          <w:color w:val="000000" w:themeColor="text1"/>
          <w:szCs w:val="20"/>
          <w:lang w:eastAsia="zh-CN"/>
        </w:rPr>
        <w:t>C</w:t>
      </w:r>
      <w:r w:rsidR="00A455C9" w:rsidRPr="00CC4450">
        <w:rPr>
          <w:rFonts w:ascii="Lato" w:eastAsia="DengXian" w:hAnsi="Lato" w:cs="Arial"/>
          <w:iCs/>
          <w:color w:val="000000" w:themeColor="text1"/>
          <w:szCs w:val="20"/>
          <w:vertAlign w:val="subscript"/>
          <w:lang w:eastAsia="zh-CN"/>
        </w:rPr>
        <w:t>2</w:t>
      </w:r>
      <w:r w:rsidR="00A455C9" w:rsidRPr="00CC4450">
        <w:rPr>
          <w:rFonts w:ascii="Lato" w:eastAsia="DengXian" w:hAnsi="Lato" w:cs="Arial"/>
          <w:iCs/>
          <w:color w:val="000000" w:themeColor="text1"/>
          <w:szCs w:val="20"/>
          <w:lang w:eastAsia="zh-CN"/>
        </w:rPr>
        <w:t>H</w:t>
      </w:r>
      <w:r w:rsidR="00A455C9" w:rsidRPr="00CC4450">
        <w:rPr>
          <w:rFonts w:ascii="Lato" w:eastAsia="DengXian" w:hAnsi="Lato" w:cs="Arial"/>
          <w:iCs/>
          <w:color w:val="000000" w:themeColor="text1"/>
          <w:szCs w:val="20"/>
          <w:vertAlign w:val="subscript"/>
          <w:lang w:eastAsia="zh-CN"/>
        </w:rPr>
        <w:t>2</w:t>
      </w:r>
      <w:r w:rsidR="00A455C9" w:rsidRPr="00CC4450">
        <w:rPr>
          <w:rFonts w:ascii="Lato" w:eastAsia="DengXian" w:hAnsi="Lato" w:cs="Arial"/>
          <w:iCs/>
          <w:color w:val="000000" w:themeColor="text1"/>
          <w:szCs w:val="20"/>
          <w:lang w:eastAsia="zh-CN"/>
        </w:rPr>
        <w:t xml:space="preserve"> </w:t>
      </w:r>
      <w:r w:rsidR="00A455C9" w:rsidRPr="00CC4450">
        <w:rPr>
          <w:rFonts w:ascii="Lato" w:eastAsia="DengXian" w:hAnsi="Lato" w:cs="Arial"/>
          <w:color w:val="000000" w:themeColor="text1"/>
          <w:szCs w:val="20"/>
          <w:lang w:eastAsia="zh-CN"/>
        </w:rPr>
        <w:t>production in 2050 in Fig. 1.</w:t>
      </w:r>
    </w:p>
    <w:p w14:paraId="11489B5C" w14:textId="297CC8AD" w:rsidR="006E14A1" w:rsidRDefault="00CC4450" w:rsidP="006E14A1">
      <w:pPr>
        <w:spacing w:after="0"/>
        <w:rPr>
          <w:rFonts w:ascii="Lato" w:eastAsia="DengXian" w:hAnsi="Lato" w:cs="Arial"/>
          <w:b/>
          <w:bCs/>
          <w:color w:val="000000" w:themeColor="text1"/>
          <w:szCs w:val="20"/>
          <w:lang w:eastAsia="zh-CN"/>
        </w:rPr>
      </w:pPr>
      <w:r w:rsidRPr="00642E60">
        <w:rPr>
          <w:rFonts w:ascii="Lato" w:eastAsia="DengXian" w:hAnsi="Lato" w:cs="Arial"/>
          <w:b/>
          <w:color w:val="000000" w:themeColor="text1"/>
          <w:szCs w:val="20"/>
          <w:lang w:eastAsia="zh-CN"/>
        </w:rPr>
        <w:t>Action:</w:t>
      </w:r>
      <w:r>
        <w:rPr>
          <w:rFonts w:ascii="Lato" w:eastAsia="DengXian" w:hAnsi="Lato" w:cs="Arial"/>
          <w:color w:val="000000" w:themeColor="text1"/>
          <w:szCs w:val="20"/>
          <w:lang w:eastAsia="zh-CN"/>
        </w:rPr>
        <w:t xml:space="preserve"> </w:t>
      </w:r>
      <w:r w:rsidR="00D46AA4" w:rsidRPr="00CC4450">
        <w:rPr>
          <w:rFonts w:ascii="Lato" w:eastAsia="DengXian" w:hAnsi="Lato" w:cs="Arial"/>
          <w:color w:val="000000" w:themeColor="text1"/>
          <w:szCs w:val="20"/>
          <w:lang w:eastAsia="zh-CN"/>
        </w:rPr>
        <w:t>Instead</w:t>
      </w:r>
      <w:r>
        <w:rPr>
          <w:rFonts w:ascii="Lato" w:eastAsia="DengXian" w:hAnsi="Lato" w:cs="Arial"/>
          <w:color w:val="000000" w:themeColor="text1"/>
          <w:szCs w:val="20"/>
          <w:lang w:eastAsia="zh-CN"/>
        </w:rPr>
        <w:t xml:space="preserve"> </w:t>
      </w:r>
      <w:r w:rsidRPr="00642E60">
        <w:rPr>
          <w:rFonts w:ascii="Lato" w:eastAsia="DengXian" w:hAnsi="Lato" w:cs="Arial"/>
          <w:color w:val="000000" w:themeColor="text1"/>
          <w:szCs w:val="20"/>
          <w:lang w:eastAsia="zh-CN"/>
        </w:rPr>
        <w:t>of predicting the future of acetylene</w:t>
      </w:r>
      <w:r w:rsidR="00D46AA4" w:rsidRPr="00642E60">
        <w:rPr>
          <w:rFonts w:ascii="Lato" w:eastAsia="DengXian" w:hAnsi="Lato" w:cs="Arial"/>
          <w:color w:val="000000" w:themeColor="text1"/>
          <w:szCs w:val="20"/>
          <w:lang w:eastAsia="zh-CN"/>
        </w:rPr>
        <w:t xml:space="preserve">, </w:t>
      </w:r>
      <w:r w:rsidR="00D46AA4" w:rsidRPr="00642E60">
        <w:rPr>
          <w:rFonts w:ascii="Lato" w:eastAsia="DengXian" w:hAnsi="Lato" w:cs="Arial"/>
          <w:bCs/>
          <w:color w:val="000000" w:themeColor="text1"/>
          <w:szCs w:val="20"/>
          <w:lang w:eastAsia="zh-CN"/>
        </w:rPr>
        <w:t xml:space="preserve">we have incorporated </w:t>
      </w:r>
      <w:r w:rsidR="00A166FD" w:rsidRPr="00642E60">
        <w:rPr>
          <w:rFonts w:ascii="Lato" w:eastAsia="DengXian" w:hAnsi="Lato" w:cs="Arial"/>
          <w:bCs/>
          <w:color w:val="000000" w:themeColor="text1"/>
          <w:szCs w:val="20"/>
          <w:lang w:eastAsia="zh-CN"/>
        </w:rPr>
        <w:t xml:space="preserve">a discussion on </w:t>
      </w:r>
      <w:r w:rsidR="00D46AA4" w:rsidRPr="00642E60">
        <w:rPr>
          <w:rFonts w:ascii="Lato" w:eastAsia="DengXian" w:hAnsi="Lato" w:cs="Arial"/>
          <w:bCs/>
          <w:color w:val="000000" w:themeColor="text1"/>
          <w:szCs w:val="20"/>
          <w:lang w:eastAsia="zh-CN"/>
        </w:rPr>
        <w:t xml:space="preserve">the anticipated availability of renewable carbon feedstocks for green </w:t>
      </w:r>
      <w:r w:rsidR="00A979EA" w:rsidRPr="00642E60">
        <w:rPr>
          <w:rFonts w:ascii="Lato" w:eastAsia="DengXian" w:hAnsi="Lato" w:cs="Arial"/>
          <w:bCs/>
          <w:iCs/>
          <w:color w:val="000000" w:themeColor="text1"/>
          <w:szCs w:val="20"/>
          <w:lang w:eastAsia="zh-CN"/>
        </w:rPr>
        <w:t>C</w:t>
      </w:r>
      <w:r w:rsidR="00A979EA" w:rsidRPr="00642E60">
        <w:rPr>
          <w:rFonts w:ascii="Lato" w:eastAsia="DengXian" w:hAnsi="Lato" w:cs="Arial"/>
          <w:bCs/>
          <w:iCs/>
          <w:color w:val="000000" w:themeColor="text1"/>
          <w:szCs w:val="20"/>
          <w:vertAlign w:val="subscript"/>
          <w:lang w:eastAsia="zh-CN"/>
        </w:rPr>
        <w:t>2</w:t>
      </w:r>
      <w:r w:rsidR="00A979EA" w:rsidRPr="00642E60">
        <w:rPr>
          <w:rFonts w:ascii="Lato" w:eastAsia="DengXian" w:hAnsi="Lato" w:cs="Arial"/>
          <w:bCs/>
          <w:iCs/>
          <w:color w:val="000000" w:themeColor="text1"/>
          <w:szCs w:val="20"/>
          <w:lang w:eastAsia="zh-CN"/>
        </w:rPr>
        <w:t>H</w:t>
      </w:r>
      <w:r w:rsidR="00A979EA" w:rsidRPr="00642E60">
        <w:rPr>
          <w:rFonts w:ascii="Lato" w:eastAsia="DengXian" w:hAnsi="Lato" w:cs="Arial"/>
          <w:bCs/>
          <w:iCs/>
          <w:color w:val="000000" w:themeColor="text1"/>
          <w:szCs w:val="20"/>
          <w:vertAlign w:val="subscript"/>
          <w:lang w:eastAsia="zh-CN"/>
        </w:rPr>
        <w:t>2</w:t>
      </w:r>
      <w:r w:rsidR="00A979EA" w:rsidRPr="00642E60">
        <w:rPr>
          <w:rFonts w:ascii="Lato" w:eastAsia="DengXian" w:hAnsi="Lato" w:cs="Arial"/>
          <w:bCs/>
          <w:iCs/>
          <w:color w:val="000000" w:themeColor="text1"/>
          <w:szCs w:val="20"/>
          <w:lang w:eastAsia="zh-CN"/>
        </w:rPr>
        <w:t xml:space="preserve"> </w:t>
      </w:r>
      <w:r w:rsidR="00D46AA4" w:rsidRPr="00642E60">
        <w:rPr>
          <w:rFonts w:ascii="Lato" w:eastAsia="DengXian" w:hAnsi="Lato" w:cs="Arial"/>
          <w:bCs/>
          <w:color w:val="000000" w:themeColor="text1"/>
          <w:szCs w:val="20"/>
          <w:lang w:eastAsia="zh-CN"/>
        </w:rPr>
        <w:t>production by 2050, such as biochar and biomethane, in Section</w:t>
      </w:r>
      <w:r w:rsidR="0006063C" w:rsidRPr="00642E60">
        <w:rPr>
          <w:rFonts w:ascii="Lato" w:eastAsia="DengXian" w:hAnsi="Lato" w:cs="Arial"/>
          <w:bCs/>
          <w:color w:val="000000" w:themeColor="text1"/>
          <w:szCs w:val="20"/>
          <w:lang w:eastAsia="zh-CN"/>
        </w:rPr>
        <w:t xml:space="preserve"> </w:t>
      </w:r>
      <w:r w:rsidR="00D46AA4" w:rsidRPr="00642E60">
        <w:rPr>
          <w:rFonts w:ascii="Lato" w:eastAsia="DengXian" w:hAnsi="Lato" w:cs="Arial"/>
          <w:bCs/>
          <w:color w:val="000000" w:themeColor="text1"/>
          <w:szCs w:val="20"/>
          <w:lang w:eastAsia="zh-CN"/>
        </w:rPr>
        <w:t>4</w:t>
      </w:r>
      <w:r w:rsidR="00A166FD" w:rsidRPr="00642E60">
        <w:rPr>
          <w:rFonts w:ascii="Lato" w:eastAsia="DengXian" w:hAnsi="Lato" w:cs="Arial"/>
          <w:bCs/>
          <w:color w:val="000000" w:themeColor="text1"/>
          <w:szCs w:val="20"/>
          <w:lang w:eastAsia="zh-CN"/>
        </w:rPr>
        <w:t xml:space="preserve"> </w:t>
      </w:r>
      <w:r w:rsidR="00A166FD" w:rsidRPr="00642E60">
        <w:rPr>
          <w:rFonts w:ascii="Lato" w:eastAsia="DengXian" w:hAnsi="Lato" w:cs="Arial"/>
          <w:iCs/>
          <w:color w:val="000000" w:themeColor="text1"/>
          <w:szCs w:val="20"/>
          <w:lang w:eastAsia="zh-CN"/>
        </w:rPr>
        <w:t>(page</w:t>
      </w:r>
      <w:r w:rsidR="0006063C" w:rsidRPr="00642E60">
        <w:rPr>
          <w:rFonts w:ascii="Lato" w:eastAsia="DengXian" w:hAnsi="Lato" w:cs="Arial"/>
          <w:iCs/>
          <w:color w:val="000000" w:themeColor="text1"/>
          <w:szCs w:val="20"/>
          <w:lang w:eastAsia="zh-CN"/>
        </w:rPr>
        <w:t xml:space="preserve"> </w:t>
      </w:r>
      <w:r w:rsidR="00A166FD" w:rsidRPr="00642E60">
        <w:rPr>
          <w:rFonts w:ascii="Lato" w:eastAsia="DengXian" w:hAnsi="Lato" w:cs="Arial"/>
          <w:iCs/>
          <w:color w:val="000000" w:themeColor="text1"/>
          <w:szCs w:val="20"/>
          <w:lang w:eastAsia="zh-CN"/>
        </w:rPr>
        <w:t>xx, line</w:t>
      </w:r>
      <w:r w:rsidR="0006063C" w:rsidRPr="00642E60">
        <w:rPr>
          <w:rFonts w:ascii="Lato" w:eastAsia="DengXian" w:hAnsi="Lato" w:cs="Arial"/>
          <w:iCs/>
          <w:color w:val="000000" w:themeColor="text1"/>
          <w:szCs w:val="20"/>
          <w:lang w:eastAsia="zh-CN"/>
        </w:rPr>
        <w:t xml:space="preserve"> </w:t>
      </w:r>
      <w:r w:rsidR="00A166FD" w:rsidRPr="00642E60">
        <w:rPr>
          <w:rFonts w:ascii="Lato" w:eastAsia="DengXian" w:hAnsi="Lato" w:cs="Arial"/>
          <w:iCs/>
          <w:color w:val="000000" w:themeColor="text1"/>
          <w:szCs w:val="20"/>
          <w:lang w:eastAsia="zh-CN"/>
        </w:rPr>
        <w:t>xx)</w:t>
      </w:r>
      <w:r w:rsidR="00D46AA4" w:rsidRPr="00642E60">
        <w:rPr>
          <w:rFonts w:ascii="Lato" w:eastAsia="DengXian" w:hAnsi="Lato" w:cs="Arial"/>
          <w:bCs/>
          <w:color w:val="000000" w:themeColor="text1"/>
          <w:szCs w:val="20"/>
          <w:lang w:eastAsia="zh-CN"/>
        </w:rPr>
        <w:t>.</w:t>
      </w:r>
    </w:p>
    <w:p w14:paraId="241FA92A" w14:textId="77777777" w:rsidR="006E14A1" w:rsidRPr="001D01CA" w:rsidRDefault="006E14A1" w:rsidP="006E14A1">
      <w:pPr>
        <w:spacing w:after="0"/>
        <w:rPr>
          <w:rFonts w:ascii="Lato" w:eastAsia="DengXian" w:hAnsi="Lato" w:cs="Arial"/>
          <w:color w:val="000000" w:themeColor="text1"/>
          <w:szCs w:val="20"/>
          <w:lang w:eastAsia="zh-CN"/>
        </w:rPr>
      </w:pPr>
    </w:p>
    <w:p w14:paraId="524C2716" w14:textId="2F1344F1" w:rsidR="000A14ED" w:rsidRPr="00552F83" w:rsidRDefault="000A14ED" w:rsidP="001D01CA">
      <w:pPr>
        <w:spacing w:after="80"/>
        <w:rPr>
          <w:rFonts w:ascii="Lato" w:eastAsiaTheme="minorHAnsi" w:hAnsi="Lato" w:cs="Arial"/>
          <w:iCs/>
          <w:color w:val="0000FF"/>
          <w:szCs w:val="20"/>
        </w:rPr>
      </w:pPr>
      <w:r w:rsidRPr="00B67F94">
        <w:rPr>
          <w:rFonts w:ascii="Lato" w:eastAsiaTheme="minorHAnsi" w:hAnsi="Lato" w:cs="Arial"/>
          <w:iCs/>
          <w:color w:val="0000FF"/>
          <w:szCs w:val="20"/>
        </w:rPr>
        <w:t>2.8.</w:t>
      </w:r>
      <w:r w:rsidR="0006063C" w:rsidRPr="00B67F94">
        <w:rPr>
          <w:rFonts w:ascii="Lato" w:eastAsiaTheme="minorHAnsi" w:hAnsi="Lato" w:cs="Arial"/>
          <w:iCs/>
          <w:color w:val="0000FF"/>
          <w:szCs w:val="20"/>
        </w:rPr>
        <w:t xml:space="preserve"> </w:t>
      </w:r>
      <w:r w:rsidRPr="00B67F94">
        <w:rPr>
          <w:rFonts w:ascii="Lato" w:eastAsiaTheme="minorHAnsi" w:hAnsi="Lato" w:cs="Arial"/>
          <w:iCs/>
          <w:color w:val="0000FF"/>
          <w:szCs w:val="20"/>
        </w:rPr>
        <w:t>Figure 2 provides the C</w:t>
      </w:r>
      <w:r w:rsidRPr="00B67F94">
        <w:rPr>
          <w:rFonts w:ascii="Lato" w:eastAsiaTheme="minorHAnsi" w:hAnsi="Lato" w:cs="Arial"/>
          <w:iCs/>
          <w:color w:val="0000FF"/>
          <w:szCs w:val="20"/>
          <w:vertAlign w:val="subscript"/>
        </w:rPr>
        <w:t>2</w:t>
      </w:r>
      <w:r w:rsidRPr="00B67F94">
        <w:rPr>
          <w:rFonts w:ascii="Lato" w:eastAsiaTheme="minorHAnsi" w:hAnsi="Lato" w:cs="Arial"/>
          <w:iCs/>
          <w:color w:val="0000FF"/>
          <w:szCs w:val="20"/>
        </w:rPr>
        <w:t>H</w:t>
      </w:r>
      <w:r w:rsidRPr="00B67F94">
        <w:rPr>
          <w:rFonts w:ascii="Lato" w:eastAsiaTheme="minorHAnsi" w:hAnsi="Lato" w:cs="Arial"/>
          <w:iCs/>
          <w:color w:val="0000FF"/>
          <w:szCs w:val="20"/>
          <w:vertAlign w:val="subscript"/>
        </w:rPr>
        <w:t>2</w:t>
      </w:r>
      <w:r w:rsidRPr="00B67F94">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predict possible market from the C</w:t>
      </w:r>
      <w:r w:rsidRPr="00B67F94">
        <w:rPr>
          <w:rFonts w:ascii="Lato" w:eastAsiaTheme="minorHAnsi" w:hAnsi="Lato" w:cs="Arial"/>
          <w:iCs/>
          <w:color w:val="0000FF"/>
          <w:szCs w:val="20"/>
          <w:vertAlign w:val="subscript"/>
        </w:rPr>
        <w:t>2</w:t>
      </w:r>
      <w:r w:rsidRPr="00B67F94">
        <w:rPr>
          <w:rFonts w:ascii="Lato" w:eastAsiaTheme="minorHAnsi" w:hAnsi="Lato" w:cs="Arial"/>
          <w:iCs/>
          <w:color w:val="0000FF"/>
          <w:szCs w:val="20"/>
        </w:rPr>
        <w:t>H</w:t>
      </w:r>
      <w:r w:rsidRPr="00B67F94">
        <w:rPr>
          <w:rFonts w:ascii="Lato" w:eastAsiaTheme="minorHAnsi" w:hAnsi="Lato" w:cs="Arial"/>
          <w:iCs/>
          <w:color w:val="0000FF"/>
          <w:szCs w:val="20"/>
          <w:vertAlign w:val="subscript"/>
        </w:rPr>
        <w:t>2</w:t>
      </w:r>
      <w:r w:rsidRPr="00B67F94">
        <w:rPr>
          <w:rFonts w:ascii="Lato" w:eastAsiaTheme="minorHAnsi" w:hAnsi="Lato" w:cs="Arial"/>
          <w:iCs/>
          <w:color w:val="0000FF"/>
          <w:szCs w:val="20"/>
        </w:rPr>
        <w:t xml:space="preserve"> chemistry for near future?</w:t>
      </w:r>
    </w:p>
    <w:p w14:paraId="38AF545A" w14:textId="3643CDC0" w:rsidR="00306AC8" w:rsidRPr="000D0422" w:rsidRDefault="00306AC8" w:rsidP="001D01CA">
      <w:pPr>
        <w:spacing w:after="80"/>
        <w:rPr>
          <w:rFonts w:ascii="Lato" w:eastAsia="DengXian" w:hAnsi="Lato" w:cs="Arial"/>
          <w:color w:val="000000" w:themeColor="text1"/>
          <w:szCs w:val="20"/>
          <w:lang w:eastAsia="zh-CN"/>
        </w:rPr>
      </w:pPr>
      <w:r w:rsidRPr="000D0422">
        <w:rPr>
          <w:rFonts w:ascii="Lato" w:eastAsia="DengXian" w:hAnsi="Lato" w:cs="Arial"/>
          <w:color w:val="000000" w:themeColor="text1"/>
          <w:szCs w:val="20"/>
          <w:lang w:eastAsia="zh-CN"/>
        </w:rPr>
        <w:t xml:space="preserve">The abandoned </w:t>
      </w:r>
      <w:r w:rsidR="00A979EA" w:rsidRPr="000D0422">
        <w:rPr>
          <w:rFonts w:ascii="Lato" w:eastAsia="DengXian" w:hAnsi="Lato" w:cs="Arial"/>
          <w:iCs/>
          <w:color w:val="000000" w:themeColor="text1"/>
          <w:szCs w:val="20"/>
          <w:lang w:eastAsia="zh-CN"/>
        </w:rPr>
        <w:t>C</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H</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 xml:space="preserve"> </w:t>
      </w:r>
      <w:r w:rsidRPr="000D0422">
        <w:rPr>
          <w:rFonts w:ascii="Lato" w:eastAsia="DengXian" w:hAnsi="Lato" w:cs="Arial"/>
          <w:color w:val="000000" w:themeColor="text1"/>
          <w:szCs w:val="20"/>
          <w:lang w:eastAsia="zh-CN"/>
        </w:rPr>
        <w:t xml:space="preserve">production and application routes provide valuable context for understanding the history of </w:t>
      </w:r>
      <w:r w:rsidR="00A979EA" w:rsidRPr="000D0422">
        <w:rPr>
          <w:rFonts w:ascii="Lato" w:eastAsia="DengXian" w:hAnsi="Lato" w:cs="Arial"/>
          <w:iCs/>
          <w:color w:val="000000" w:themeColor="text1"/>
          <w:szCs w:val="20"/>
          <w:lang w:eastAsia="zh-CN"/>
        </w:rPr>
        <w:t>C</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H</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 xml:space="preserve"> </w:t>
      </w:r>
      <w:r w:rsidRPr="000D0422">
        <w:rPr>
          <w:rFonts w:ascii="Lato" w:eastAsia="DengXian" w:hAnsi="Lato" w:cs="Arial"/>
          <w:color w:val="000000" w:themeColor="text1"/>
          <w:szCs w:val="20"/>
          <w:lang w:eastAsia="zh-CN"/>
        </w:rPr>
        <w:t>development. Retaining these routes in Fig.</w:t>
      </w:r>
      <w:r w:rsidR="0006063C" w:rsidRPr="000D0422">
        <w:rPr>
          <w:rFonts w:ascii="Lato" w:eastAsia="DengXian" w:hAnsi="Lato" w:cs="Arial"/>
          <w:color w:val="000000" w:themeColor="text1"/>
          <w:szCs w:val="20"/>
          <w:lang w:eastAsia="zh-CN"/>
        </w:rPr>
        <w:t xml:space="preserve"> </w:t>
      </w:r>
      <w:r w:rsidRPr="000D0422">
        <w:rPr>
          <w:rFonts w:ascii="Lato" w:eastAsia="DengXian" w:hAnsi="Lato" w:cs="Arial"/>
          <w:color w:val="000000" w:themeColor="text1"/>
          <w:szCs w:val="20"/>
          <w:lang w:eastAsia="zh-CN"/>
        </w:rPr>
        <w:t xml:space="preserve">2 while emphasizing current technologies </w:t>
      </w:r>
      <w:r w:rsidR="003F5D85" w:rsidRPr="000D0422">
        <w:rPr>
          <w:rFonts w:ascii="Lato" w:eastAsia="DengXian" w:hAnsi="Lato" w:cs="Arial"/>
          <w:color w:val="000000" w:themeColor="text1"/>
          <w:szCs w:val="20"/>
          <w:lang w:eastAsia="zh-CN"/>
        </w:rPr>
        <w:t xml:space="preserve">is therefore beneficial. </w:t>
      </w:r>
      <w:r w:rsidR="00050563" w:rsidRPr="000D0422">
        <w:rPr>
          <w:rFonts w:ascii="Lato" w:eastAsia="DengXian" w:hAnsi="Lato" w:cs="Arial"/>
          <w:color w:val="000000" w:themeColor="text1"/>
          <w:szCs w:val="20"/>
          <w:lang w:eastAsia="zh-CN"/>
        </w:rPr>
        <w:t xml:space="preserve">As mentioned in our response to comment 2.7, predicting the future scale of </w:t>
      </w:r>
      <w:r w:rsidR="00050563" w:rsidRPr="000D0422">
        <w:rPr>
          <w:rFonts w:ascii="Lato" w:eastAsia="DengXian" w:hAnsi="Lato" w:cs="Arial"/>
          <w:iCs/>
          <w:color w:val="000000" w:themeColor="text1"/>
          <w:szCs w:val="20"/>
          <w:lang w:eastAsia="zh-CN"/>
        </w:rPr>
        <w:t>C</w:t>
      </w:r>
      <w:r w:rsidR="00050563" w:rsidRPr="000D0422">
        <w:rPr>
          <w:rFonts w:ascii="Lato" w:eastAsia="DengXian" w:hAnsi="Lato" w:cs="Arial"/>
          <w:iCs/>
          <w:color w:val="000000" w:themeColor="text1"/>
          <w:szCs w:val="20"/>
          <w:vertAlign w:val="subscript"/>
          <w:lang w:eastAsia="zh-CN"/>
        </w:rPr>
        <w:t>2</w:t>
      </w:r>
      <w:r w:rsidR="00050563" w:rsidRPr="000D0422">
        <w:rPr>
          <w:rFonts w:ascii="Lato" w:eastAsia="DengXian" w:hAnsi="Lato" w:cs="Arial"/>
          <w:iCs/>
          <w:color w:val="000000" w:themeColor="text1"/>
          <w:szCs w:val="20"/>
          <w:lang w:eastAsia="zh-CN"/>
        </w:rPr>
        <w:t>H</w:t>
      </w:r>
      <w:r w:rsidR="00050563" w:rsidRPr="000D0422">
        <w:rPr>
          <w:rFonts w:ascii="Lato" w:eastAsia="DengXian" w:hAnsi="Lato" w:cs="Arial"/>
          <w:iCs/>
          <w:color w:val="000000" w:themeColor="text1"/>
          <w:szCs w:val="20"/>
          <w:vertAlign w:val="subscript"/>
          <w:lang w:eastAsia="zh-CN"/>
        </w:rPr>
        <w:t>2</w:t>
      </w:r>
      <w:r w:rsidR="00050563" w:rsidRPr="000D0422">
        <w:rPr>
          <w:rFonts w:ascii="Lato" w:eastAsia="DengXian" w:hAnsi="Lato" w:cs="Arial"/>
          <w:iCs/>
          <w:color w:val="000000" w:themeColor="text1"/>
          <w:szCs w:val="20"/>
          <w:lang w:eastAsia="zh-CN"/>
        </w:rPr>
        <w:t xml:space="preserve"> </w:t>
      </w:r>
      <w:r w:rsidR="00050563" w:rsidRPr="000D0422">
        <w:rPr>
          <w:rFonts w:ascii="Lato" w:eastAsia="DengXian" w:hAnsi="Lato" w:cs="Arial"/>
          <w:color w:val="000000" w:themeColor="text1"/>
          <w:szCs w:val="20"/>
          <w:lang w:eastAsia="zh-CN"/>
        </w:rPr>
        <w:t>production and its market potential remains highly uncertain due to various influencing factors.</w:t>
      </w:r>
    </w:p>
    <w:p w14:paraId="58401FDD" w14:textId="62391451" w:rsidR="006E14A1" w:rsidRDefault="00E47D2E" w:rsidP="006E14A1">
      <w:pPr>
        <w:spacing w:after="0"/>
        <w:rPr>
          <w:rFonts w:ascii="Lato" w:eastAsia="Cambria" w:hAnsi="Lato" w:cs="Arial"/>
          <w:color w:val="000000" w:themeColor="text1"/>
          <w:szCs w:val="20"/>
          <w:lang w:eastAsia="x-none"/>
        </w:rPr>
      </w:pPr>
      <w:r w:rsidRPr="000D0422">
        <w:rPr>
          <w:rFonts w:ascii="Lato" w:eastAsia="Cambria" w:hAnsi="Lato" w:cs="Arial"/>
          <w:b/>
          <w:color w:val="000000" w:themeColor="text1"/>
          <w:szCs w:val="20"/>
          <w:lang w:eastAsia="x-none"/>
        </w:rPr>
        <w:t>Action:</w:t>
      </w:r>
      <w:r>
        <w:rPr>
          <w:rFonts w:ascii="Lato" w:eastAsia="Cambria" w:hAnsi="Lato" w:cs="Arial"/>
          <w:color w:val="000000" w:themeColor="text1"/>
          <w:szCs w:val="20"/>
          <w:lang w:eastAsia="x-none"/>
        </w:rPr>
        <w:t xml:space="preserve"> </w:t>
      </w:r>
      <w:r w:rsidR="00B67F94" w:rsidRPr="000D0422">
        <w:rPr>
          <w:rFonts w:ascii="Lato" w:eastAsia="DengXian" w:hAnsi="Lato" w:cs="Arial"/>
          <w:color w:val="000000" w:themeColor="text1"/>
          <w:szCs w:val="20"/>
          <w:lang w:eastAsia="zh-CN"/>
        </w:rPr>
        <w:t xml:space="preserve">Fig. 2 now serves as a comprehensive analysis of both past and present </w:t>
      </w:r>
      <w:r w:rsidR="00B67F94" w:rsidRPr="000D0422">
        <w:rPr>
          <w:rFonts w:ascii="Lato" w:eastAsia="DengXian" w:hAnsi="Lato" w:cs="Arial"/>
          <w:iCs/>
          <w:color w:val="000000" w:themeColor="text1"/>
          <w:szCs w:val="20"/>
          <w:lang w:eastAsia="zh-CN"/>
        </w:rPr>
        <w:t>C</w:t>
      </w:r>
      <w:r w:rsidR="00B67F94" w:rsidRPr="000D0422">
        <w:rPr>
          <w:rFonts w:ascii="Lato" w:eastAsia="DengXian" w:hAnsi="Lato" w:cs="Arial"/>
          <w:iCs/>
          <w:color w:val="000000" w:themeColor="text1"/>
          <w:szCs w:val="20"/>
          <w:vertAlign w:val="subscript"/>
          <w:lang w:eastAsia="zh-CN"/>
        </w:rPr>
        <w:t>2</w:t>
      </w:r>
      <w:r w:rsidR="00B67F94" w:rsidRPr="000D0422">
        <w:rPr>
          <w:rFonts w:ascii="Lato" w:eastAsia="DengXian" w:hAnsi="Lato" w:cs="Arial"/>
          <w:iCs/>
          <w:color w:val="000000" w:themeColor="text1"/>
          <w:szCs w:val="20"/>
          <w:lang w:eastAsia="zh-CN"/>
        </w:rPr>
        <w:t>H</w:t>
      </w:r>
      <w:r w:rsidR="00B67F94" w:rsidRPr="000D0422">
        <w:rPr>
          <w:rFonts w:ascii="Lato" w:eastAsia="DengXian" w:hAnsi="Lato" w:cs="Arial"/>
          <w:iCs/>
          <w:color w:val="000000" w:themeColor="text1"/>
          <w:szCs w:val="20"/>
          <w:vertAlign w:val="subscript"/>
          <w:lang w:eastAsia="zh-CN"/>
        </w:rPr>
        <w:t>2</w:t>
      </w:r>
      <w:r w:rsidR="00B67F94" w:rsidRPr="000D0422">
        <w:rPr>
          <w:rFonts w:ascii="Lato" w:eastAsia="DengXian" w:hAnsi="Lato" w:cs="Arial"/>
          <w:iCs/>
          <w:color w:val="000000" w:themeColor="text1"/>
          <w:szCs w:val="20"/>
          <w:lang w:eastAsia="zh-CN"/>
        </w:rPr>
        <w:t xml:space="preserve"> </w:t>
      </w:r>
      <w:r w:rsidR="00B67F94" w:rsidRPr="000D0422">
        <w:rPr>
          <w:rFonts w:ascii="Lato" w:eastAsia="DengXian" w:hAnsi="Lato" w:cs="Arial"/>
          <w:color w:val="000000" w:themeColor="text1"/>
          <w:szCs w:val="20"/>
          <w:lang w:eastAsia="zh-CN"/>
        </w:rPr>
        <w:t>production and applications, with the associated challenges for each technology discussed in Section 2.</w:t>
      </w:r>
      <w:r w:rsidR="00B67F94">
        <w:rPr>
          <w:rFonts w:ascii="Lato" w:eastAsia="DengXian" w:hAnsi="Lato" w:cs="Arial"/>
          <w:color w:val="000000" w:themeColor="text1"/>
          <w:szCs w:val="20"/>
          <w:lang w:eastAsia="zh-CN"/>
        </w:rPr>
        <w:t xml:space="preserve"> </w:t>
      </w:r>
      <w:r w:rsidR="00B67F94" w:rsidRPr="000D0422">
        <w:rPr>
          <w:rFonts w:ascii="Lato" w:eastAsia="DengXian" w:hAnsi="Lato" w:cs="Arial"/>
          <w:color w:val="000000" w:themeColor="text1"/>
          <w:szCs w:val="20"/>
          <w:lang w:eastAsia="zh-CN"/>
        </w:rPr>
        <w:t xml:space="preserve">These challenges highlight the need for exploring green </w:t>
      </w:r>
      <w:r w:rsidR="00B67F94" w:rsidRPr="000D0422">
        <w:rPr>
          <w:rFonts w:ascii="Lato" w:eastAsia="DengXian" w:hAnsi="Lato" w:cs="Arial"/>
          <w:iCs/>
          <w:color w:val="000000" w:themeColor="text1"/>
          <w:szCs w:val="20"/>
          <w:lang w:eastAsia="zh-CN"/>
        </w:rPr>
        <w:t>C</w:t>
      </w:r>
      <w:r w:rsidR="00B67F94" w:rsidRPr="000D0422">
        <w:rPr>
          <w:rFonts w:ascii="Lato" w:eastAsia="DengXian" w:hAnsi="Lato" w:cs="Arial"/>
          <w:iCs/>
          <w:color w:val="000000" w:themeColor="text1"/>
          <w:szCs w:val="20"/>
          <w:vertAlign w:val="subscript"/>
          <w:lang w:eastAsia="zh-CN"/>
        </w:rPr>
        <w:t>2</w:t>
      </w:r>
      <w:r w:rsidR="00B67F94" w:rsidRPr="000D0422">
        <w:rPr>
          <w:rFonts w:ascii="Lato" w:eastAsia="DengXian" w:hAnsi="Lato" w:cs="Arial"/>
          <w:iCs/>
          <w:color w:val="000000" w:themeColor="text1"/>
          <w:szCs w:val="20"/>
          <w:lang w:eastAsia="zh-CN"/>
        </w:rPr>
        <w:t>H</w:t>
      </w:r>
      <w:r w:rsidR="00B67F94" w:rsidRPr="000D0422">
        <w:rPr>
          <w:rFonts w:ascii="Lato" w:eastAsia="DengXian" w:hAnsi="Lato" w:cs="Arial"/>
          <w:iCs/>
          <w:color w:val="000000" w:themeColor="text1"/>
          <w:szCs w:val="20"/>
          <w:vertAlign w:val="subscript"/>
          <w:lang w:eastAsia="zh-CN"/>
        </w:rPr>
        <w:t>2</w:t>
      </w:r>
      <w:r w:rsidR="00B67F94" w:rsidRPr="000D0422">
        <w:rPr>
          <w:rFonts w:ascii="Lato" w:eastAsia="DengXian" w:hAnsi="Lato" w:cs="Arial"/>
          <w:iCs/>
          <w:color w:val="000000" w:themeColor="text1"/>
          <w:szCs w:val="20"/>
          <w:lang w:eastAsia="zh-CN"/>
        </w:rPr>
        <w:t xml:space="preserve"> </w:t>
      </w:r>
      <w:r w:rsidR="00B67F94" w:rsidRPr="000D0422">
        <w:rPr>
          <w:rFonts w:ascii="Lato" w:eastAsia="DengXian" w:hAnsi="Lato" w:cs="Arial"/>
          <w:color w:val="000000" w:themeColor="text1"/>
          <w:szCs w:val="20"/>
          <w:lang w:eastAsia="zh-CN"/>
        </w:rPr>
        <w:t>production in the future, such as using biomethane or biochar as feedstocks, which we address thoroughly in Fig. 5 and the corresponding discussions.</w:t>
      </w:r>
      <w:r w:rsidR="00B67F94">
        <w:rPr>
          <w:rFonts w:ascii="Lato" w:eastAsia="DengXian" w:hAnsi="Lato" w:cs="Arial"/>
          <w:color w:val="000000" w:themeColor="text1"/>
          <w:szCs w:val="20"/>
          <w:lang w:eastAsia="zh-CN"/>
        </w:rPr>
        <w:t xml:space="preserve"> </w:t>
      </w:r>
      <w:r w:rsidR="008B4AF4">
        <w:rPr>
          <w:rFonts w:ascii="Lato" w:eastAsia="DengXian" w:hAnsi="Lato" w:cs="Arial"/>
          <w:color w:val="000000" w:themeColor="text1"/>
          <w:szCs w:val="20"/>
          <w:lang w:eastAsia="zh-CN"/>
        </w:rPr>
        <w:t>W</w:t>
      </w:r>
      <w:r w:rsidRPr="000D0422">
        <w:rPr>
          <w:rFonts w:ascii="Lato" w:eastAsia="DengXian" w:hAnsi="Lato" w:cs="Arial"/>
          <w:bCs/>
          <w:color w:val="000000" w:themeColor="text1"/>
          <w:szCs w:val="20"/>
          <w:lang w:eastAsia="zh-CN"/>
        </w:rPr>
        <w:t xml:space="preserve">e have </w:t>
      </w:r>
      <w:r w:rsidR="00B67F94">
        <w:rPr>
          <w:rFonts w:ascii="Lato" w:eastAsia="DengXian" w:hAnsi="Lato" w:cs="Arial"/>
          <w:bCs/>
          <w:color w:val="000000" w:themeColor="text1"/>
          <w:szCs w:val="20"/>
          <w:lang w:eastAsia="zh-CN"/>
        </w:rPr>
        <w:t xml:space="preserve">also </w:t>
      </w:r>
      <w:r w:rsidRPr="000D0422">
        <w:rPr>
          <w:rFonts w:ascii="Lato" w:eastAsia="DengXian" w:hAnsi="Lato" w:cs="Arial"/>
          <w:bCs/>
          <w:color w:val="000000" w:themeColor="text1"/>
          <w:szCs w:val="20"/>
          <w:lang w:eastAsia="zh-CN"/>
        </w:rPr>
        <w:t xml:space="preserve">shortened the discussion of </w:t>
      </w:r>
      <w:r w:rsidR="002325AD">
        <w:rPr>
          <w:rFonts w:ascii="Lato" w:eastAsia="DengXian" w:hAnsi="Lato" w:cs="Arial"/>
          <w:bCs/>
          <w:color w:val="000000" w:themeColor="text1"/>
          <w:szCs w:val="20"/>
          <w:lang w:eastAsia="zh-CN"/>
        </w:rPr>
        <w:t>commercial</w:t>
      </w:r>
      <w:r w:rsidRPr="000D0422">
        <w:rPr>
          <w:rFonts w:ascii="Lato" w:eastAsia="DengXian" w:hAnsi="Lato" w:cs="Arial"/>
          <w:bCs/>
          <w:color w:val="000000" w:themeColor="text1"/>
          <w:szCs w:val="20"/>
          <w:lang w:eastAsia="zh-CN"/>
        </w:rPr>
        <w:t xml:space="preserve"> and discontinued routes in Section 2.1</w:t>
      </w:r>
      <w:r w:rsidRPr="000D0422">
        <w:rPr>
          <w:rFonts w:ascii="Lato" w:eastAsia="DengXian" w:hAnsi="Lato" w:cs="Arial"/>
          <w:color w:val="000000" w:themeColor="text1"/>
          <w:szCs w:val="20"/>
          <w:lang w:eastAsia="zh-CN"/>
        </w:rPr>
        <w:t xml:space="preserve">. </w:t>
      </w:r>
      <w:r w:rsidR="00B67F94">
        <w:rPr>
          <w:rFonts w:ascii="Lato" w:eastAsia="DengXian" w:hAnsi="Lato" w:cs="Arial"/>
          <w:color w:val="000000" w:themeColor="text1"/>
          <w:szCs w:val="20"/>
          <w:lang w:eastAsia="zh-CN"/>
        </w:rPr>
        <w:t>Moreover, w</w:t>
      </w:r>
      <w:r w:rsidRPr="000D0422">
        <w:rPr>
          <w:rFonts w:ascii="Lato" w:eastAsia="Cambria" w:hAnsi="Lato" w:cs="Arial"/>
          <w:bCs/>
          <w:color w:val="000000" w:themeColor="text1"/>
          <w:szCs w:val="20"/>
          <w:lang w:eastAsia="x-none"/>
        </w:rPr>
        <w:t>e have included discussions on rece</w:t>
      </w:r>
      <w:r w:rsidR="002325AD">
        <w:rPr>
          <w:rFonts w:ascii="Lato" w:eastAsia="Cambria" w:hAnsi="Lato" w:cs="Arial"/>
          <w:bCs/>
          <w:color w:val="000000" w:themeColor="text1"/>
          <w:szCs w:val="20"/>
          <w:lang w:eastAsia="x-none"/>
        </w:rPr>
        <w:t>nt</w:t>
      </w:r>
      <w:r w:rsidR="002325AD" w:rsidRPr="000D0422">
        <w:rPr>
          <w:rFonts w:ascii="Lato" w:eastAsia="Cambria" w:hAnsi="Lato" w:cs="Arial"/>
          <w:bCs/>
          <w:color w:val="000000" w:themeColor="text1"/>
          <w:szCs w:val="20"/>
          <w:lang w:eastAsia="x-none"/>
        </w:rPr>
        <w:t xml:space="preserve"> emerging </w:t>
      </w:r>
      <w:r w:rsidR="002325AD" w:rsidRPr="000D0422">
        <w:rPr>
          <w:rFonts w:ascii="Lato" w:eastAsia="Cambria" w:hAnsi="Lato" w:cs="Arial"/>
          <w:bCs/>
          <w:iCs/>
          <w:color w:val="000000" w:themeColor="text1"/>
          <w:szCs w:val="20"/>
          <w:lang w:eastAsia="x-none"/>
        </w:rPr>
        <w:t>C</w:t>
      </w:r>
      <w:r w:rsidR="002325AD" w:rsidRPr="000D0422">
        <w:rPr>
          <w:rFonts w:ascii="Lato" w:eastAsia="Cambria" w:hAnsi="Lato" w:cs="Arial"/>
          <w:bCs/>
          <w:iCs/>
          <w:color w:val="000000" w:themeColor="text1"/>
          <w:szCs w:val="20"/>
          <w:vertAlign w:val="subscript"/>
          <w:lang w:eastAsia="x-none"/>
        </w:rPr>
        <w:t>2</w:t>
      </w:r>
      <w:r w:rsidR="002325AD" w:rsidRPr="000D0422">
        <w:rPr>
          <w:rFonts w:ascii="Lato" w:eastAsia="Cambria" w:hAnsi="Lato" w:cs="Arial"/>
          <w:bCs/>
          <w:iCs/>
          <w:color w:val="000000" w:themeColor="text1"/>
          <w:szCs w:val="20"/>
          <w:lang w:eastAsia="x-none"/>
        </w:rPr>
        <w:t>H</w:t>
      </w:r>
      <w:r w:rsidR="002325AD" w:rsidRPr="000D0422">
        <w:rPr>
          <w:rFonts w:ascii="Lato" w:eastAsia="Cambria" w:hAnsi="Lato" w:cs="Arial"/>
          <w:bCs/>
          <w:iCs/>
          <w:color w:val="000000" w:themeColor="text1"/>
          <w:szCs w:val="20"/>
          <w:vertAlign w:val="subscript"/>
          <w:lang w:eastAsia="x-none"/>
        </w:rPr>
        <w:t>2</w:t>
      </w:r>
      <w:r w:rsidR="002325AD" w:rsidRPr="000D0422">
        <w:rPr>
          <w:rFonts w:ascii="Lato" w:eastAsia="Cambria" w:hAnsi="Lato" w:cs="Arial"/>
          <w:bCs/>
          <w:iCs/>
          <w:color w:val="000000" w:themeColor="text1"/>
          <w:szCs w:val="20"/>
          <w:lang w:eastAsia="x-none"/>
        </w:rPr>
        <w:t xml:space="preserve"> </w:t>
      </w:r>
      <w:r w:rsidR="002325AD" w:rsidRPr="000D0422">
        <w:rPr>
          <w:rFonts w:ascii="Lato" w:eastAsia="Cambria" w:hAnsi="Lato" w:cs="Arial"/>
          <w:bCs/>
          <w:color w:val="000000" w:themeColor="text1"/>
          <w:szCs w:val="20"/>
          <w:lang w:eastAsia="x-none"/>
        </w:rPr>
        <w:t xml:space="preserve">applications </w:t>
      </w:r>
      <w:r w:rsidRPr="000D0422">
        <w:rPr>
          <w:rFonts w:ascii="Lato" w:eastAsia="Cambria" w:hAnsi="Lato" w:cs="Arial"/>
          <w:bCs/>
          <w:color w:val="000000" w:themeColor="text1"/>
          <w:szCs w:val="20"/>
          <w:lang w:eastAsia="x-none"/>
        </w:rPr>
        <w:t>in Section 3</w:t>
      </w:r>
      <w:r w:rsidR="002325AD">
        <w:rPr>
          <w:rFonts w:ascii="Lato" w:eastAsia="Cambria" w:hAnsi="Lato" w:cs="Arial"/>
          <w:bCs/>
          <w:color w:val="000000" w:themeColor="text1"/>
          <w:szCs w:val="20"/>
          <w:lang w:eastAsia="x-none"/>
        </w:rPr>
        <w:t xml:space="preserve"> </w:t>
      </w:r>
      <w:r w:rsidRPr="000D0422">
        <w:rPr>
          <w:rFonts w:ascii="Lato" w:eastAsia="Cambria" w:hAnsi="Lato" w:cs="Arial"/>
          <w:bCs/>
          <w:color w:val="000000" w:themeColor="text1"/>
          <w:szCs w:val="20"/>
          <w:lang w:eastAsia="x-none"/>
        </w:rPr>
        <w:t>(page xx, line xx).</w:t>
      </w:r>
      <w:r w:rsidRPr="000D0422">
        <w:rPr>
          <w:rFonts w:ascii="Lato" w:eastAsia="Cambria" w:hAnsi="Lato" w:cs="Arial"/>
          <w:color w:val="000000" w:themeColor="text1"/>
          <w:szCs w:val="20"/>
          <w:lang w:eastAsia="x-none"/>
        </w:rPr>
        <w:t xml:space="preserve"> Further details can be found in the response to comment 2.1.</w:t>
      </w:r>
    </w:p>
    <w:p w14:paraId="4BE2339D" w14:textId="77777777" w:rsidR="006E14A1" w:rsidRPr="006E14A1" w:rsidRDefault="006E14A1" w:rsidP="006E14A1">
      <w:pPr>
        <w:spacing w:after="0"/>
        <w:rPr>
          <w:rFonts w:ascii="Lato" w:eastAsia="Cambria" w:hAnsi="Lato" w:cs="Arial"/>
          <w:color w:val="000000" w:themeColor="text1"/>
          <w:szCs w:val="20"/>
          <w:lang w:eastAsia="x-none"/>
        </w:rPr>
      </w:pPr>
    </w:p>
    <w:p w14:paraId="44601596" w14:textId="22BFF8C8" w:rsidR="000A14ED" w:rsidRPr="00C21B25" w:rsidRDefault="000A14ED" w:rsidP="001D01CA">
      <w:pPr>
        <w:spacing w:after="80"/>
        <w:rPr>
          <w:rFonts w:ascii="Lato" w:eastAsiaTheme="minorHAnsi" w:hAnsi="Lato" w:cs="Arial"/>
          <w:iCs/>
          <w:color w:val="0000FF"/>
          <w:szCs w:val="20"/>
        </w:rPr>
      </w:pPr>
      <w:r w:rsidRPr="00A10418">
        <w:rPr>
          <w:rFonts w:ascii="Lato" w:eastAsiaTheme="minorHAnsi" w:hAnsi="Lato" w:cs="Arial"/>
          <w:iCs/>
          <w:color w:val="0000FF"/>
          <w:szCs w:val="20"/>
        </w:rPr>
        <w:t>2.9.</w:t>
      </w:r>
      <w:r w:rsidR="0006063C" w:rsidRPr="00A10418">
        <w:rPr>
          <w:rFonts w:ascii="Lato" w:eastAsiaTheme="minorHAnsi" w:hAnsi="Lato" w:cs="Arial"/>
          <w:iCs/>
          <w:color w:val="0000FF"/>
          <w:szCs w:val="20"/>
        </w:rPr>
        <w:t xml:space="preserve"> </w:t>
      </w:r>
      <w:r w:rsidRPr="00A10418">
        <w:rPr>
          <w:rFonts w:ascii="Lato" w:eastAsiaTheme="minorHAnsi" w:hAnsi="Lato" w:cs="Arial"/>
          <w:iCs/>
          <w:color w:val="0000FF"/>
          <w:szCs w:val="20"/>
        </w:rPr>
        <w:t>Figure 3: in 3(a), some technical words are not appropriate, such as dryer, carbon, C</w:t>
      </w:r>
      <w:r w:rsidRPr="00A10418">
        <w:rPr>
          <w:rFonts w:ascii="Lato" w:eastAsiaTheme="minorHAnsi" w:hAnsi="Lato" w:cs="Arial"/>
          <w:iCs/>
          <w:color w:val="0000FF"/>
          <w:szCs w:val="20"/>
          <w:vertAlign w:val="subscript"/>
        </w:rPr>
        <w:t>2</w:t>
      </w:r>
      <w:r w:rsidRPr="00A10418">
        <w:rPr>
          <w:rFonts w:ascii="Lato" w:eastAsiaTheme="minorHAnsi" w:hAnsi="Lato" w:cs="Arial"/>
          <w:iCs/>
          <w:color w:val="0000FF"/>
          <w:szCs w:val="20"/>
        </w:rPr>
        <w:t>H</w:t>
      </w:r>
      <w:r w:rsidRPr="00A10418">
        <w:rPr>
          <w:rFonts w:ascii="Lato" w:eastAsiaTheme="minorHAnsi" w:hAnsi="Lato" w:cs="Arial"/>
          <w:iCs/>
          <w:color w:val="0000FF"/>
          <w:szCs w:val="20"/>
          <w:vertAlign w:val="subscript"/>
        </w:rPr>
        <w:t>2</w:t>
      </w:r>
      <w:r w:rsidRPr="00A10418">
        <w:rPr>
          <w:rFonts w:ascii="Lato" w:eastAsiaTheme="minorHAnsi" w:hAnsi="Lato" w:cs="Arial"/>
          <w:iCs/>
          <w:color w:val="0000FF"/>
          <w:szCs w:val="20"/>
        </w:rPr>
        <w:t xml:space="preserve"> furnace(?), CO</w:t>
      </w:r>
      <w:r w:rsidR="00F82E66" w:rsidRPr="00A10418">
        <w:rPr>
          <w:rFonts w:ascii="Lato" w:eastAsiaTheme="minorHAnsi" w:hAnsi="Lato" w:cs="Times New Roman"/>
          <w:iCs/>
          <w:color w:val="0000FF"/>
          <w:szCs w:val="20"/>
        </w:rPr>
        <w:t>→</w:t>
      </w:r>
      <w:r w:rsidRPr="00A10418">
        <w:rPr>
          <w:rFonts w:ascii="Lato" w:eastAsiaTheme="minorHAnsi" w:hAnsi="Lato" w:cs="Arial"/>
          <w:iCs/>
          <w:color w:val="0000FF"/>
          <w:szCs w:val="20"/>
        </w:rPr>
        <w:t>CO</w:t>
      </w:r>
      <w:r w:rsidRPr="00A10418">
        <w:rPr>
          <w:rFonts w:ascii="Lato" w:eastAsiaTheme="minorHAnsi" w:hAnsi="Lato" w:cs="Arial"/>
          <w:iCs/>
          <w:color w:val="0000FF"/>
          <w:szCs w:val="20"/>
          <w:vertAlign w:val="subscript"/>
        </w:rPr>
        <w:t>2</w:t>
      </w:r>
      <w:r w:rsidRPr="00A10418">
        <w:rPr>
          <w:rFonts w:ascii="Lato" w:eastAsiaTheme="minorHAnsi" w:hAnsi="Lato" w:cs="Arial"/>
          <w:iCs/>
          <w:color w:val="0000FF"/>
          <w:szCs w:val="20"/>
        </w:rPr>
        <w:t>(?), etc., 3(b) is not informative at all; in 3(c) the numbers are not representative, which should be specified with the corresponding C</w:t>
      </w:r>
      <w:r w:rsidRPr="00A10418">
        <w:rPr>
          <w:rFonts w:ascii="Lato" w:eastAsiaTheme="minorHAnsi" w:hAnsi="Lato" w:cs="Arial"/>
          <w:iCs/>
          <w:color w:val="0000FF"/>
          <w:szCs w:val="20"/>
          <w:vertAlign w:val="subscript"/>
        </w:rPr>
        <w:t>2</w:t>
      </w:r>
      <w:r w:rsidRPr="00A10418">
        <w:rPr>
          <w:rFonts w:ascii="Lato" w:eastAsiaTheme="minorHAnsi" w:hAnsi="Lato" w:cs="Arial"/>
          <w:iCs/>
          <w:color w:val="0000FF"/>
          <w:szCs w:val="20"/>
        </w:rPr>
        <w:t>H</w:t>
      </w:r>
      <w:r w:rsidRPr="00A10418">
        <w:rPr>
          <w:rFonts w:ascii="Lato" w:eastAsiaTheme="minorHAnsi" w:hAnsi="Lato" w:cs="Arial"/>
          <w:iCs/>
          <w:color w:val="0000FF"/>
          <w:szCs w:val="20"/>
          <w:vertAlign w:val="subscript"/>
        </w:rPr>
        <w:t>2</w:t>
      </w:r>
      <w:r w:rsidRPr="00A10418">
        <w:rPr>
          <w:rFonts w:ascii="Lato" w:eastAsiaTheme="minorHAnsi" w:hAnsi="Lato" w:cs="Arial"/>
          <w:iCs/>
          <w:color w:val="0000FF"/>
          <w:szCs w:val="20"/>
        </w:rPr>
        <w:t xml:space="preserve"> plant.</w:t>
      </w:r>
    </w:p>
    <w:p w14:paraId="4F780502" w14:textId="28BEED4C" w:rsidR="00C11941" w:rsidRPr="00552F83" w:rsidRDefault="00C11941" w:rsidP="001D01CA">
      <w:pPr>
        <w:spacing w:after="80"/>
        <w:rPr>
          <w:rFonts w:ascii="Lato" w:eastAsiaTheme="minorHAnsi" w:hAnsi="Lato" w:cs="Arial"/>
          <w:iCs/>
          <w:color w:val="0000FF"/>
          <w:szCs w:val="20"/>
        </w:rPr>
      </w:pPr>
      <w:r w:rsidRPr="00A10418">
        <w:rPr>
          <w:rFonts w:ascii="Lato" w:eastAsiaTheme="minorHAnsi" w:hAnsi="Lato" w:cs="Arial"/>
          <w:iCs/>
          <w:color w:val="0000FF"/>
          <w:szCs w:val="20"/>
        </w:rPr>
        <w:t>2.10.</w:t>
      </w:r>
      <w:r w:rsidR="0006063C" w:rsidRPr="00A10418">
        <w:rPr>
          <w:rFonts w:ascii="Lato" w:eastAsiaTheme="minorHAnsi" w:hAnsi="Lato" w:cs="Arial"/>
          <w:iCs/>
          <w:color w:val="0000FF"/>
          <w:szCs w:val="20"/>
        </w:rPr>
        <w:t xml:space="preserve"> </w:t>
      </w:r>
      <w:r w:rsidRPr="00A10418">
        <w:rPr>
          <w:rFonts w:ascii="Lato" w:eastAsiaTheme="minorHAnsi" w:hAnsi="Lato" w:cs="Arial"/>
          <w:iCs/>
          <w:color w:val="0000FF"/>
          <w:szCs w:val="20"/>
        </w:rPr>
        <w:t>Figure 4: 4(a) has been in many existing references; 4(b) is a bit redundant with 4(a); 4(c) is not very informative at all.</w:t>
      </w:r>
    </w:p>
    <w:p w14:paraId="2A09DE19" w14:textId="6AF85DEE" w:rsidR="002325AD" w:rsidRDefault="001D01CA" w:rsidP="001D01CA">
      <w:pPr>
        <w:spacing w:after="80"/>
        <w:rPr>
          <w:rFonts w:ascii="Lato" w:eastAsia="DengXian" w:hAnsi="Lato" w:cs="Arial"/>
          <w:b/>
          <w:bCs/>
          <w:iCs/>
          <w:color w:val="000000" w:themeColor="text1"/>
          <w:szCs w:val="20"/>
          <w:lang w:eastAsia="zh-CN"/>
        </w:rPr>
      </w:pPr>
      <w:r>
        <w:rPr>
          <w:rFonts w:ascii="Lato" w:eastAsia="DengXian" w:hAnsi="Lato" w:cs="Arial"/>
          <w:bCs/>
          <w:iCs/>
          <w:color w:val="000000" w:themeColor="text1"/>
          <w:szCs w:val="20"/>
          <w:lang w:eastAsia="zh-CN"/>
        </w:rPr>
        <w:t>In relation to the</w:t>
      </w:r>
      <w:r w:rsidRPr="00DF5DD1">
        <w:rPr>
          <w:rFonts w:ascii="Lato" w:eastAsia="DengXian" w:hAnsi="Lato" w:cs="Arial"/>
          <w:bCs/>
          <w:iCs/>
          <w:color w:val="000000" w:themeColor="text1"/>
          <w:szCs w:val="20"/>
          <w:lang w:eastAsia="zh-CN"/>
        </w:rPr>
        <w:t xml:space="preserve"> </w:t>
      </w:r>
      <w:r w:rsidR="002325AD" w:rsidRPr="00DF5DD1">
        <w:rPr>
          <w:rFonts w:ascii="Lato" w:eastAsia="DengXian" w:hAnsi="Lato" w:cs="Arial"/>
          <w:bCs/>
          <w:iCs/>
          <w:color w:val="000000" w:themeColor="text1"/>
          <w:szCs w:val="20"/>
          <w:lang w:eastAsia="zh-CN"/>
        </w:rPr>
        <w:t>comment</w:t>
      </w:r>
      <w:r w:rsidR="002325AD">
        <w:rPr>
          <w:rFonts w:ascii="Lato" w:eastAsia="DengXian" w:hAnsi="Lato" w:cs="Arial"/>
          <w:bCs/>
          <w:iCs/>
          <w:color w:val="000000" w:themeColor="text1"/>
          <w:szCs w:val="20"/>
          <w:lang w:eastAsia="zh-CN"/>
        </w:rPr>
        <w:t>s</w:t>
      </w:r>
      <w:r w:rsidR="002325AD" w:rsidRPr="00DF5DD1">
        <w:rPr>
          <w:rFonts w:ascii="Lato" w:eastAsia="DengXian" w:hAnsi="Lato" w:cs="Arial"/>
          <w:bCs/>
          <w:iCs/>
          <w:color w:val="000000" w:themeColor="text1"/>
          <w:szCs w:val="20"/>
          <w:lang w:eastAsia="zh-CN"/>
        </w:rPr>
        <w:t xml:space="preserve"> 2.9 and 2.10</w:t>
      </w:r>
      <w:r>
        <w:rPr>
          <w:rFonts w:ascii="Lato" w:eastAsia="DengXian" w:hAnsi="Lato" w:cs="Arial"/>
          <w:bCs/>
          <w:iCs/>
          <w:color w:val="000000" w:themeColor="text1"/>
          <w:szCs w:val="20"/>
          <w:lang w:eastAsia="zh-CN"/>
        </w:rPr>
        <w:t>, t</w:t>
      </w:r>
      <w:r w:rsidR="002325AD" w:rsidRPr="00DF5DD1">
        <w:rPr>
          <w:rFonts w:ascii="Lato" w:eastAsia="DengXian" w:hAnsi="Lato" w:cs="Arial"/>
          <w:iCs/>
          <w:color w:val="000000" w:themeColor="text1"/>
          <w:szCs w:val="20"/>
          <w:lang w:eastAsia="zh-CN"/>
        </w:rPr>
        <w:t xml:space="preserve">he data in Fig. 3c are directly </w:t>
      </w:r>
      <w:r w:rsidR="002325AD">
        <w:rPr>
          <w:rFonts w:ascii="Lato" w:eastAsia="DengXian" w:hAnsi="Lato" w:cs="Arial"/>
          <w:iCs/>
          <w:color w:val="000000" w:themeColor="text1"/>
          <w:szCs w:val="20"/>
          <w:lang w:eastAsia="zh-CN"/>
        </w:rPr>
        <w:t>linked to</w:t>
      </w:r>
      <w:r w:rsidR="002325AD" w:rsidRPr="00DF5DD1">
        <w:rPr>
          <w:rFonts w:ascii="Lato" w:eastAsia="DengXian" w:hAnsi="Lato" w:cs="Arial"/>
          <w:iCs/>
          <w:color w:val="000000" w:themeColor="text1"/>
          <w:szCs w:val="20"/>
          <w:lang w:eastAsia="zh-CN"/>
        </w:rPr>
        <w:t xml:space="preserve"> an C</w:t>
      </w:r>
      <w:r w:rsidR="002325AD" w:rsidRPr="00DF5DD1">
        <w:rPr>
          <w:rFonts w:ascii="Lato" w:eastAsia="DengXian" w:hAnsi="Lato" w:cs="Arial"/>
          <w:iCs/>
          <w:color w:val="000000" w:themeColor="text1"/>
          <w:szCs w:val="20"/>
          <w:vertAlign w:val="subscript"/>
          <w:lang w:eastAsia="zh-CN"/>
        </w:rPr>
        <w:t>2</w:t>
      </w:r>
      <w:r w:rsidR="002325AD" w:rsidRPr="00DF5DD1">
        <w:rPr>
          <w:rFonts w:ascii="Lato" w:eastAsia="DengXian" w:hAnsi="Lato" w:cs="Arial"/>
          <w:iCs/>
          <w:color w:val="000000" w:themeColor="text1"/>
          <w:szCs w:val="20"/>
          <w:lang w:eastAsia="zh-CN"/>
        </w:rPr>
        <w:t>H</w:t>
      </w:r>
      <w:r w:rsidR="002325AD" w:rsidRPr="00DF5DD1">
        <w:rPr>
          <w:rFonts w:ascii="Lato" w:eastAsia="DengXian" w:hAnsi="Lato" w:cs="Arial"/>
          <w:iCs/>
          <w:color w:val="000000" w:themeColor="text1"/>
          <w:szCs w:val="20"/>
          <w:vertAlign w:val="subscript"/>
          <w:lang w:eastAsia="zh-CN"/>
        </w:rPr>
        <w:t>2</w:t>
      </w:r>
      <w:r w:rsidR="002325AD" w:rsidRPr="00DF5DD1">
        <w:rPr>
          <w:rFonts w:ascii="Lato" w:eastAsia="DengXian" w:hAnsi="Lato" w:cs="Arial"/>
          <w:iCs/>
          <w:color w:val="000000" w:themeColor="text1"/>
          <w:szCs w:val="20"/>
          <w:lang w:eastAsia="zh-CN"/>
        </w:rPr>
        <w:t xml:space="preserve"> plant in China (</w:t>
      </w:r>
      <w:r w:rsidR="002325AD" w:rsidRPr="00DF5DD1">
        <w:rPr>
          <w:rFonts w:ascii="Lato" w:hAnsi="Lato" w:cs="Arial"/>
          <w:iCs/>
          <w:szCs w:val="20"/>
        </w:rPr>
        <w:t>J</w:t>
      </w:r>
      <w:r w:rsidRPr="00DF5DD1">
        <w:rPr>
          <w:rFonts w:ascii="Lato" w:hAnsi="Lato" w:cs="Arial"/>
          <w:iCs/>
          <w:szCs w:val="20"/>
        </w:rPr>
        <w:t>.</w:t>
      </w:r>
      <w:r>
        <w:rPr>
          <w:rFonts w:ascii="Lato" w:hAnsi="Lato" w:cs="Arial"/>
          <w:iCs/>
          <w:szCs w:val="20"/>
        </w:rPr>
        <w:t> </w:t>
      </w:r>
      <w:r w:rsidR="002325AD" w:rsidRPr="00DF5DD1">
        <w:rPr>
          <w:rFonts w:ascii="Lato" w:hAnsi="Lato" w:cs="Arial"/>
          <w:iCs/>
          <w:szCs w:val="20"/>
        </w:rPr>
        <w:t>Clean. Prod.</w:t>
      </w:r>
      <w:r w:rsidR="002325AD" w:rsidRPr="00DF5DD1">
        <w:rPr>
          <w:rFonts w:ascii="Lato" w:hAnsi="Lato" w:cs="Arial"/>
          <w:szCs w:val="20"/>
        </w:rPr>
        <w:t xml:space="preserve"> </w:t>
      </w:r>
      <w:r w:rsidR="002325AD" w:rsidRPr="00DF5DD1">
        <w:rPr>
          <w:rFonts w:ascii="Lato" w:hAnsi="Lato" w:cs="Arial"/>
          <w:szCs w:val="20"/>
          <w:lang w:eastAsia="zh-CN"/>
        </w:rPr>
        <w:t xml:space="preserve">2021, </w:t>
      </w:r>
      <w:r w:rsidR="002325AD" w:rsidRPr="00DF5DD1">
        <w:rPr>
          <w:rFonts w:ascii="Lato" w:hAnsi="Lato" w:cs="Arial"/>
          <w:bCs/>
          <w:szCs w:val="20"/>
        </w:rPr>
        <w:t>322</w:t>
      </w:r>
      <w:r w:rsidR="002325AD" w:rsidRPr="00DF5DD1">
        <w:rPr>
          <w:rFonts w:ascii="Lato" w:hAnsi="Lato" w:cs="Arial"/>
          <w:szCs w:val="20"/>
        </w:rPr>
        <w:t>, 129055)</w:t>
      </w:r>
      <w:r w:rsidR="002325AD" w:rsidRPr="00DF5DD1">
        <w:rPr>
          <w:rFonts w:ascii="Lato" w:hAnsi="Lato" w:cs="Arial"/>
          <w:szCs w:val="20"/>
          <w:lang w:eastAsia="zh-CN"/>
        </w:rPr>
        <w:t>.</w:t>
      </w:r>
      <w:r w:rsidR="002325AD">
        <w:rPr>
          <w:rFonts w:ascii="Lato" w:hAnsi="Lato" w:cs="Arial"/>
          <w:szCs w:val="20"/>
          <w:lang w:eastAsia="zh-CN"/>
        </w:rPr>
        <w:t xml:space="preserve"> </w:t>
      </w:r>
      <w:r w:rsidR="002325AD" w:rsidRPr="00DF5DD1">
        <w:rPr>
          <w:rFonts w:ascii="Lato" w:hAnsi="Lato" w:cs="Arial"/>
          <w:szCs w:val="20"/>
          <w:lang w:eastAsia="zh-CN"/>
        </w:rPr>
        <w:t>We chose to retain Fig. 4a, despite its presence in other references, because the thermodynamic curve it presents is essential for helping readers</w:t>
      </w:r>
      <w:r w:rsidR="002325AD" w:rsidRPr="00DF5DD1">
        <w:rPr>
          <w:rFonts w:ascii="Lato" w:hAnsi="Lato" w:cs="Arial" w:hint="eastAsia"/>
          <w:szCs w:val="20"/>
          <w:lang w:eastAsia="zh-CN"/>
        </w:rPr>
        <w:t>, particularly</w:t>
      </w:r>
      <w:r w:rsidR="002325AD" w:rsidRPr="00DF5DD1">
        <w:rPr>
          <w:rFonts w:ascii="Lato" w:hAnsi="Lato" w:cs="Arial"/>
          <w:szCs w:val="20"/>
          <w:lang w:eastAsia="zh-CN"/>
        </w:rPr>
        <w:t xml:space="preserve"> outside the field</w:t>
      </w:r>
      <w:r w:rsidR="002325AD" w:rsidRPr="00DF5DD1">
        <w:rPr>
          <w:rFonts w:ascii="Lato" w:hAnsi="Lato" w:cs="Arial" w:hint="eastAsia"/>
          <w:szCs w:val="20"/>
          <w:lang w:eastAsia="zh-CN"/>
        </w:rPr>
        <w:t>,</w:t>
      </w:r>
      <w:r w:rsidR="002325AD" w:rsidRPr="00DF5DD1">
        <w:rPr>
          <w:rFonts w:ascii="Lato" w:hAnsi="Lato" w:cs="Arial"/>
          <w:szCs w:val="20"/>
          <w:lang w:eastAsia="zh-CN"/>
        </w:rPr>
        <w:t xml:space="preserve"> quickly grasp why </w:t>
      </w:r>
      <w:r w:rsidR="002325AD" w:rsidRPr="00DF5DD1">
        <w:rPr>
          <w:rFonts w:ascii="Lato" w:hAnsi="Lato" w:cs="Arial"/>
          <w:iCs/>
          <w:szCs w:val="20"/>
          <w:lang w:eastAsia="zh-CN"/>
        </w:rPr>
        <w:t>C</w:t>
      </w:r>
      <w:r w:rsidR="002325AD" w:rsidRPr="00DF5DD1">
        <w:rPr>
          <w:rFonts w:ascii="Lato" w:hAnsi="Lato" w:cs="Arial"/>
          <w:iCs/>
          <w:szCs w:val="20"/>
          <w:vertAlign w:val="subscript"/>
          <w:lang w:eastAsia="zh-CN"/>
        </w:rPr>
        <w:t>2</w:t>
      </w:r>
      <w:r w:rsidR="002325AD" w:rsidRPr="00DF5DD1">
        <w:rPr>
          <w:rFonts w:ascii="Lato" w:hAnsi="Lato" w:cs="Arial"/>
          <w:iCs/>
          <w:szCs w:val="20"/>
          <w:lang w:eastAsia="zh-CN"/>
        </w:rPr>
        <w:t>H</w:t>
      </w:r>
      <w:r w:rsidR="002325AD" w:rsidRPr="00DF5DD1">
        <w:rPr>
          <w:rFonts w:ascii="Lato" w:hAnsi="Lato" w:cs="Arial"/>
          <w:iCs/>
          <w:szCs w:val="20"/>
          <w:vertAlign w:val="subscript"/>
          <w:lang w:eastAsia="zh-CN"/>
        </w:rPr>
        <w:t>2</w:t>
      </w:r>
      <w:r w:rsidR="002325AD" w:rsidRPr="00DF5DD1">
        <w:rPr>
          <w:rFonts w:ascii="Lato" w:hAnsi="Lato" w:cs="Arial"/>
          <w:iCs/>
          <w:szCs w:val="20"/>
          <w:lang w:eastAsia="zh-CN"/>
        </w:rPr>
        <w:t xml:space="preserve"> </w:t>
      </w:r>
      <w:r w:rsidR="002325AD" w:rsidRPr="00DF5DD1">
        <w:rPr>
          <w:rFonts w:ascii="Lato" w:hAnsi="Lato" w:cs="Arial"/>
          <w:szCs w:val="20"/>
          <w:lang w:eastAsia="zh-CN"/>
        </w:rPr>
        <w:t>production from hydrocarbons at low temperatures is challenging.</w:t>
      </w:r>
    </w:p>
    <w:p w14:paraId="30072F2D" w14:textId="55386367" w:rsidR="00F30FCE" w:rsidRDefault="00DF5DD1" w:rsidP="00531BB2">
      <w:pPr>
        <w:spacing w:after="0"/>
        <w:rPr>
          <w:rFonts w:ascii="Lato" w:hAnsi="Lato" w:cs="Arial"/>
          <w:szCs w:val="20"/>
          <w:lang w:eastAsia="zh-CN"/>
        </w:rPr>
      </w:pPr>
      <w:r>
        <w:rPr>
          <w:rFonts w:ascii="Lato" w:eastAsia="DengXian" w:hAnsi="Lato" w:cs="Arial"/>
          <w:b/>
          <w:bCs/>
          <w:iCs/>
          <w:color w:val="000000" w:themeColor="text1"/>
          <w:szCs w:val="20"/>
          <w:lang w:eastAsia="zh-CN"/>
        </w:rPr>
        <w:lastRenderedPageBreak/>
        <w:t>Action:</w:t>
      </w:r>
      <w:r w:rsidR="00C11941" w:rsidRPr="00DF5DD1">
        <w:rPr>
          <w:rFonts w:ascii="Lato" w:eastAsia="DengXian" w:hAnsi="Lato" w:cs="Arial"/>
          <w:bCs/>
          <w:iCs/>
          <w:color w:val="000000" w:themeColor="text1"/>
          <w:szCs w:val="20"/>
          <w:lang w:eastAsia="zh-CN"/>
        </w:rPr>
        <w:t xml:space="preserve"> </w:t>
      </w:r>
      <w:r w:rsidR="002325AD">
        <w:rPr>
          <w:rFonts w:ascii="Lato" w:eastAsia="DengXian" w:hAnsi="Lato" w:cs="Arial"/>
          <w:bCs/>
          <w:iCs/>
          <w:color w:val="000000" w:themeColor="text1"/>
          <w:szCs w:val="20"/>
          <w:lang w:eastAsia="zh-CN"/>
        </w:rPr>
        <w:t>W</w:t>
      </w:r>
      <w:r w:rsidR="00F30FCE" w:rsidRPr="00DF5DD1">
        <w:rPr>
          <w:rFonts w:ascii="Lato" w:eastAsia="DengXian" w:hAnsi="Lato" w:cs="Arial"/>
          <w:bCs/>
          <w:iCs/>
          <w:color w:val="000000" w:themeColor="text1"/>
          <w:szCs w:val="20"/>
          <w:lang w:eastAsia="zh-CN"/>
        </w:rPr>
        <w:t>e have significantly shortened Sections</w:t>
      </w:r>
      <w:r w:rsidR="0006063C" w:rsidRPr="00DF5DD1">
        <w:rPr>
          <w:rFonts w:ascii="Lato" w:eastAsia="DengXian" w:hAnsi="Lato" w:cs="Arial"/>
          <w:bCs/>
          <w:iCs/>
          <w:color w:val="000000" w:themeColor="text1"/>
          <w:szCs w:val="20"/>
          <w:lang w:eastAsia="zh-CN"/>
        </w:rPr>
        <w:t xml:space="preserve"> </w:t>
      </w:r>
      <w:r w:rsidR="00F30FCE" w:rsidRPr="00DF5DD1">
        <w:rPr>
          <w:rFonts w:ascii="Lato" w:eastAsia="DengXian" w:hAnsi="Lato" w:cs="Arial"/>
          <w:bCs/>
          <w:iCs/>
          <w:color w:val="000000" w:themeColor="text1"/>
          <w:szCs w:val="20"/>
          <w:lang w:eastAsia="zh-CN"/>
        </w:rPr>
        <w:t>2.1–2.3 and consolidated Fig.</w:t>
      </w:r>
      <w:r w:rsidR="0006063C" w:rsidRPr="00DF5DD1">
        <w:rPr>
          <w:rFonts w:ascii="Lato" w:eastAsia="DengXian" w:hAnsi="Lato" w:cs="Arial"/>
          <w:bCs/>
          <w:iCs/>
          <w:color w:val="000000" w:themeColor="text1"/>
          <w:szCs w:val="20"/>
          <w:lang w:eastAsia="zh-CN"/>
        </w:rPr>
        <w:t xml:space="preserve"> </w:t>
      </w:r>
      <w:r w:rsidR="00F30FCE" w:rsidRPr="00DF5DD1">
        <w:rPr>
          <w:rFonts w:ascii="Lato" w:eastAsia="DengXian" w:hAnsi="Lato" w:cs="Arial"/>
          <w:bCs/>
          <w:iCs/>
          <w:color w:val="000000" w:themeColor="text1"/>
          <w:szCs w:val="20"/>
          <w:lang w:eastAsia="zh-CN"/>
        </w:rPr>
        <w:t xml:space="preserve">3c, 4a, and 4d into a new </w:t>
      </w:r>
      <w:r w:rsidR="0076324C">
        <w:rPr>
          <w:rFonts w:ascii="Lato" w:eastAsia="DengXian" w:hAnsi="Lato" w:cs="Arial"/>
          <w:bCs/>
          <w:iCs/>
          <w:color w:val="000000" w:themeColor="text1"/>
          <w:szCs w:val="20"/>
          <w:lang w:eastAsia="zh-CN"/>
        </w:rPr>
        <w:t>Fig. 3</w:t>
      </w:r>
      <w:r w:rsidR="00F30FCE" w:rsidRPr="00DF5DD1">
        <w:rPr>
          <w:rFonts w:ascii="Lato" w:eastAsia="DengXian" w:hAnsi="Lato" w:cs="Arial"/>
          <w:bCs/>
          <w:iCs/>
          <w:color w:val="000000" w:themeColor="text1"/>
          <w:szCs w:val="20"/>
          <w:lang w:eastAsia="zh-CN"/>
        </w:rPr>
        <w:t>, removing all other components from the original Fig.</w:t>
      </w:r>
      <w:r w:rsidR="0006063C" w:rsidRPr="00DF5DD1">
        <w:rPr>
          <w:rFonts w:ascii="Lato" w:eastAsia="DengXian" w:hAnsi="Lato" w:cs="Arial"/>
          <w:bCs/>
          <w:iCs/>
          <w:color w:val="000000" w:themeColor="text1"/>
          <w:szCs w:val="20"/>
          <w:lang w:eastAsia="zh-CN"/>
        </w:rPr>
        <w:t xml:space="preserve"> </w:t>
      </w:r>
      <w:r w:rsidR="00F30FCE" w:rsidRPr="00DF5DD1">
        <w:rPr>
          <w:rFonts w:ascii="Lato" w:eastAsia="DengXian" w:hAnsi="Lato" w:cs="Arial"/>
          <w:bCs/>
          <w:iCs/>
          <w:color w:val="000000" w:themeColor="text1"/>
          <w:szCs w:val="20"/>
          <w:lang w:eastAsia="zh-CN"/>
        </w:rPr>
        <w:t xml:space="preserve">3 and 4. </w:t>
      </w:r>
      <w:r w:rsidR="00F30FCE" w:rsidRPr="00DF5DD1">
        <w:rPr>
          <w:rFonts w:ascii="Lato" w:eastAsia="DengXian" w:hAnsi="Lato" w:cs="Arial"/>
          <w:iCs/>
          <w:color w:val="000000" w:themeColor="text1"/>
          <w:szCs w:val="20"/>
          <w:lang w:eastAsia="zh-CN"/>
        </w:rPr>
        <w:t xml:space="preserve">This adjustment reduces </w:t>
      </w:r>
      <w:r w:rsidR="001D01CA">
        <w:rPr>
          <w:rFonts w:ascii="Lato" w:eastAsia="DengXian" w:hAnsi="Lato" w:cs="Arial"/>
          <w:iCs/>
          <w:color w:val="000000" w:themeColor="text1"/>
          <w:szCs w:val="20"/>
          <w:lang w:eastAsia="zh-CN"/>
        </w:rPr>
        <w:t>overlapping</w:t>
      </w:r>
      <w:r w:rsidR="001D01CA" w:rsidRPr="00DF5DD1">
        <w:rPr>
          <w:rFonts w:ascii="Lato" w:eastAsia="DengXian" w:hAnsi="Lato" w:cs="Arial"/>
          <w:iCs/>
          <w:color w:val="000000" w:themeColor="text1"/>
          <w:szCs w:val="20"/>
          <w:lang w:eastAsia="zh-CN"/>
        </w:rPr>
        <w:t xml:space="preserve"> </w:t>
      </w:r>
      <w:r w:rsidR="00F30FCE" w:rsidRPr="00DF5DD1">
        <w:rPr>
          <w:rFonts w:ascii="Lato" w:eastAsia="DengXian" w:hAnsi="Lato" w:cs="Arial"/>
          <w:iCs/>
          <w:color w:val="000000" w:themeColor="text1"/>
          <w:szCs w:val="20"/>
          <w:lang w:eastAsia="zh-CN"/>
        </w:rPr>
        <w:t>with existing literature.</w:t>
      </w:r>
    </w:p>
    <w:p w14:paraId="472D119A" w14:textId="77777777" w:rsidR="00531BB2" w:rsidRPr="00552F83" w:rsidRDefault="00531BB2" w:rsidP="001D01CA">
      <w:pPr>
        <w:spacing w:after="0"/>
        <w:rPr>
          <w:rFonts w:ascii="Lato" w:hAnsi="Lato" w:cs="Arial"/>
          <w:szCs w:val="20"/>
          <w:lang w:eastAsia="zh-CN"/>
        </w:rPr>
      </w:pPr>
    </w:p>
    <w:p w14:paraId="2816CFC0" w14:textId="6BAA859F" w:rsidR="000A14ED" w:rsidRPr="00552F83" w:rsidRDefault="000A14ED" w:rsidP="001D01CA">
      <w:pPr>
        <w:spacing w:after="80"/>
        <w:rPr>
          <w:rFonts w:ascii="Lato" w:eastAsiaTheme="minorHAnsi" w:hAnsi="Lato" w:cs="Arial"/>
          <w:iCs/>
          <w:color w:val="0000FF"/>
          <w:szCs w:val="20"/>
        </w:rPr>
      </w:pPr>
      <w:r w:rsidRPr="00166DC7">
        <w:rPr>
          <w:rFonts w:ascii="Lato" w:eastAsiaTheme="minorHAnsi" w:hAnsi="Lato" w:cs="Arial"/>
          <w:iCs/>
          <w:color w:val="0000FF"/>
          <w:szCs w:val="20"/>
        </w:rPr>
        <w:t>2.11.</w:t>
      </w:r>
      <w:r w:rsidR="0006063C" w:rsidRPr="00166DC7">
        <w:rPr>
          <w:rFonts w:ascii="Lato" w:eastAsiaTheme="minorHAnsi" w:hAnsi="Lato" w:cs="Arial"/>
          <w:iCs/>
          <w:color w:val="0000FF"/>
          <w:szCs w:val="20"/>
        </w:rPr>
        <w:t xml:space="preserve"> </w:t>
      </w:r>
      <w:r w:rsidRPr="00166DC7">
        <w:rPr>
          <w:rFonts w:ascii="Lato" w:eastAsiaTheme="minorHAnsi" w:hAnsi="Lato" w:cs="Arial"/>
          <w:iCs/>
          <w:color w:val="0000FF"/>
          <w:szCs w:val="20"/>
        </w:rPr>
        <w:t>Figure 5: 5(a) is somewhat like a textbook or a slide of PPTs; 5(b) has little valued information; 5(c), such a plot (conversion vs. selectivity) can be often seen for comparing catalyst performance, however, it does not fit for C</w:t>
      </w:r>
      <w:r w:rsidRPr="00166DC7">
        <w:rPr>
          <w:rFonts w:ascii="Lato" w:eastAsiaTheme="minorHAnsi" w:hAnsi="Lato" w:cs="Arial"/>
          <w:iCs/>
          <w:color w:val="0000FF"/>
          <w:szCs w:val="20"/>
          <w:vertAlign w:val="subscript"/>
        </w:rPr>
        <w:t>2</w:t>
      </w:r>
      <w:r w:rsidRPr="00166DC7">
        <w:rPr>
          <w:rFonts w:ascii="Lato" w:eastAsiaTheme="minorHAnsi" w:hAnsi="Lato" w:cs="Arial"/>
          <w:iCs/>
          <w:color w:val="0000FF"/>
          <w:szCs w:val="20"/>
        </w:rPr>
        <w:t>H</w:t>
      </w:r>
      <w:r w:rsidRPr="00166DC7">
        <w:rPr>
          <w:rFonts w:ascii="Lato" w:eastAsiaTheme="minorHAnsi" w:hAnsi="Lato" w:cs="Arial"/>
          <w:iCs/>
          <w:color w:val="0000FF"/>
          <w:szCs w:val="20"/>
          <w:vertAlign w:val="subscript"/>
        </w:rPr>
        <w:t>2</w:t>
      </w:r>
      <w:r w:rsidRPr="00166DC7">
        <w:rPr>
          <w:rFonts w:ascii="Lato" w:eastAsiaTheme="minorHAnsi" w:hAnsi="Lato" w:cs="Arial"/>
          <w:iCs/>
          <w:color w:val="0000FF"/>
          <w:szCs w:val="20"/>
        </w:rPr>
        <w:t xml:space="preserve"> production via partial oxidation or thermal pyrolysis; 5(d) is not an appropriate evaluation for C</w:t>
      </w:r>
      <w:r w:rsidRPr="00166DC7">
        <w:rPr>
          <w:rFonts w:ascii="Lato" w:eastAsiaTheme="minorHAnsi" w:hAnsi="Lato" w:cs="Arial"/>
          <w:iCs/>
          <w:color w:val="0000FF"/>
          <w:szCs w:val="20"/>
          <w:vertAlign w:val="subscript"/>
        </w:rPr>
        <w:t>2</w:t>
      </w:r>
      <w:r w:rsidRPr="00166DC7">
        <w:rPr>
          <w:rFonts w:ascii="Lato" w:eastAsiaTheme="minorHAnsi" w:hAnsi="Lato" w:cs="Arial"/>
          <w:iCs/>
          <w:color w:val="0000FF"/>
          <w:szCs w:val="20"/>
        </w:rPr>
        <w:t>H</w:t>
      </w:r>
      <w:r w:rsidRPr="00166DC7">
        <w:rPr>
          <w:rFonts w:ascii="Lato" w:eastAsiaTheme="minorHAnsi" w:hAnsi="Lato" w:cs="Arial"/>
          <w:iCs/>
          <w:color w:val="0000FF"/>
          <w:szCs w:val="20"/>
          <w:vertAlign w:val="subscript"/>
        </w:rPr>
        <w:t>2</w:t>
      </w:r>
      <w:r w:rsidRPr="00166DC7">
        <w:rPr>
          <w:rFonts w:ascii="Lato" w:eastAsiaTheme="minorHAnsi" w:hAnsi="Lato" w:cs="Arial"/>
          <w:iCs/>
          <w:color w:val="0000FF"/>
          <w:szCs w:val="20"/>
        </w:rPr>
        <w:t xml:space="preserve"> production</w:t>
      </w:r>
    </w:p>
    <w:p w14:paraId="79BD5023" w14:textId="493DBF02" w:rsidR="001679D7" w:rsidRPr="00563B9F" w:rsidRDefault="001679D7" w:rsidP="001D01CA">
      <w:pPr>
        <w:spacing w:after="80"/>
        <w:rPr>
          <w:rFonts w:ascii="Lato" w:eastAsia="Cambria" w:hAnsi="Lato" w:cs="Arial"/>
          <w:color w:val="000000" w:themeColor="text1"/>
          <w:szCs w:val="20"/>
        </w:rPr>
      </w:pPr>
      <w:r w:rsidRPr="00552F83">
        <w:rPr>
          <w:rFonts w:ascii="Lato" w:eastAsia="Cambria" w:hAnsi="Lato" w:cs="Arial"/>
          <w:color w:val="000000" w:themeColor="text1"/>
          <w:szCs w:val="20"/>
        </w:rPr>
        <w:t xml:space="preserve">We </w:t>
      </w:r>
      <w:r w:rsidRPr="00563B9F">
        <w:rPr>
          <w:rFonts w:ascii="Lato" w:eastAsia="Cambria" w:hAnsi="Lato" w:cs="Arial"/>
          <w:color w:val="000000" w:themeColor="text1"/>
          <w:szCs w:val="20"/>
        </w:rPr>
        <w:t xml:space="preserve">respectfully disagree with the </w:t>
      </w:r>
      <w:r w:rsidR="004C72BA" w:rsidRPr="00563B9F">
        <w:rPr>
          <w:rFonts w:ascii="Lato" w:eastAsia="Cambria" w:hAnsi="Lato" w:cs="Arial"/>
          <w:color w:val="000000" w:themeColor="text1"/>
          <w:szCs w:val="20"/>
        </w:rPr>
        <w:t xml:space="preserve">reviewer’s </w:t>
      </w:r>
      <w:r w:rsidRPr="00563B9F">
        <w:rPr>
          <w:rFonts w:ascii="Lato" w:eastAsia="Cambria" w:hAnsi="Lato" w:cs="Arial"/>
          <w:color w:val="000000" w:themeColor="text1"/>
          <w:szCs w:val="20"/>
        </w:rPr>
        <w:t>assessment of Fig.</w:t>
      </w:r>
      <w:r w:rsidR="00166DC7">
        <w:rPr>
          <w:rFonts w:ascii="Lato" w:eastAsia="Cambria" w:hAnsi="Lato" w:cs="Arial"/>
          <w:color w:val="000000" w:themeColor="text1"/>
          <w:szCs w:val="20"/>
        </w:rPr>
        <w:t> </w:t>
      </w:r>
      <w:r w:rsidR="00943487">
        <w:rPr>
          <w:rFonts w:ascii="Lato" w:eastAsia="Cambria" w:hAnsi="Lato" w:cs="Arial"/>
          <w:color w:val="000000" w:themeColor="text1"/>
          <w:szCs w:val="20"/>
        </w:rPr>
        <w:t>4</w:t>
      </w:r>
      <w:r w:rsidRPr="00563B9F">
        <w:rPr>
          <w:rFonts w:ascii="Lato" w:eastAsia="Cambria" w:hAnsi="Lato" w:cs="Arial"/>
          <w:color w:val="000000" w:themeColor="text1"/>
          <w:szCs w:val="20"/>
        </w:rPr>
        <w:t>. Each panel addresses critical aspects of the technologies discussed:</w:t>
      </w:r>
    </w:p>
    <w:p w14:paraId="6EB836F0" w14:textId="1BF575C7" w:rsidR="001679D7" w:rsidRPr="00563B9F" w:rsidRDefault="0076324C" w:rsidP="00563B9F">
      <w:pPr>
        <w:pStyle w:val="ListParagraph"/>
        <w:numPr>
          <w:ilvl w:val="0"/>
          <w:numId w:val="23"/>
        </w:numPr>
        <w:spacing w:after="0"/>
        <w:rPr>
          <w:rFonts w:ascii="Lato" w:eastAsia="Cambria" w:hAnsi="Lato" w:cs="Arial"/>
          <w:color w:val="000000" w:themeColor="text1"/>
          <w:szCs w:val="20"/>
        </w:rPr>
      </w:pPr>
      <w:r w:rsidRPr="0076324C">
        <w:rPr>
          <w:rFonts w:ascii="Lato" w:eastAsia="Cambria" w:hAnsi="Lato" w:cs="Arial"/>
          <w:bCs/>
          <w:color w:val="000000" w:themeColor="text1"/>
          <w:szCs w:val="20"/>
        </w:rPr>
        <w:t>Fig.</w:t>
      </w:r>
      <w:r>
        <w:rPr>
          <w:rFonts w:ascii="Lato" w:eastAsia="Cambria" w:hAnsi="Lato" w:cs="Arial"/>
          <w:bCs/>
          <w:color w:val="000000" w:themeColor="text1"/>
          <w:szCs w:val="20"/>
        </w:rPr>
        <w:t> </w:t>
      </w:r>
      <w:r w:rsidRPr="0076324C">
        <w:rPr>
          <w:rFonts w:ascii="Lato" w:eastAsia="Cambria" w:hAnsi="Lato" w:cs="Arial"/>
          <w:bCs/>
          <w:color w:val="000000" w:themeColor="text1"/>
          <w:szCs w:val="20"/>
        </w:rPr>
        <w:t>4</w:t>
      </w:r>
      <w:r>
        <w:rPr>
          <w:rFonts w:ascii="Lato" w:eastAsia="Cambria" w:hAnsi="Lato" w:cs="Arial"/>
          <w:bCs/>
          <w:color w:val="000000" w:themeColor="text1"/>
          <w:szCs w:val="20"/>
        </w:rPr>
        <w:t>a</w:t>
      </w:r>
      <w:r w:rsidRPr="0076324C">
        <w:rPr>
          <w:rFonts w:ascii="Lato" w:eastAsia="Cambria" w:hAnsi="Lato" w:cs="Arial"/>
          <w:bCs/>
          <w:color w:val="000000" w:themeColor="text1"/>
          <w:szCs w:val="20"/>
        </w:rPr>
        <w:t xml:space="preserve"> </w:t>
      </w:r>
      <w:r w:rsidR="00F2689E" w:rsidRPr="00563B9F">
        <w:rPr>
          <w:rFonts w:ascii="Lato" w:eastAsia="Cambria" w:hAnsi="Lato" w:cs="Arial"/>
          <w:color w:val="000000" w:themeColor="text1"/>
          <w:szCs w:val="20"/>
        </w:rPr>
        <w:t>showcases</w:t>
      </w:r>
      <w:r w:rsidR="001679D7" w:rsidRPr="00563B9F">
        <w:rPr>
          <w:rFonts w:ascii="Lato" w:eastAsia="Cambria" w:hAnsi="Lato" w:cs="Arial"/>
          <w:color w:val="000000" w:themeColor="text1"/>
          <w:szCs w:val="20"/>
        </w:rPr>
        <w:t xml:space="preserve"> the reactor configurations of various non</w:t>
      </w:r>
      <w:r w:rsidR="001679D7" w:rsidRPr="00563B9F">
        <w:rPr>
          <w:rFonts w:ascii="Lato" w:eastAsia="Cambria" w:hAnsi="Lato" w:cs="Arial"/>
          <w:color w:val="000000" w:themeColor="text1"/>
          <w:szCs w:val="20"/>
        </w:rPr>
        <w:noBreakHyphen/>
        <w:t xml:space="preserve">thermal plasma technologies, emphasizing the complexity of reactor design and its pivotal role in advancing </w:t>
      </w:r>
      <w:r w:rsidR="00F2689E" w:rsidRPr="00563B9F">
        <w:rPr>
          <w:rFonts w:ascii="Lato" w:eastAsia="Cambria" w:hAnsi="Lato" w:cs="Arial"/>
          <w:color w:val="000000" w:themeColor="text1"/>
          <w:szCs w:val="20"/>
        </w:rPr>
        <w:t xml:space="preserve">these </w:t>
      </w:r>
      <w:r w:rsidR="001679D7" w:rsidRPr="00563B9F">
        <w:rPr>
          <w:rFonts w:ascii="Lato" w:eastAsia="Cambria" w:hAnsi="Lato" w:cs="Arial"/>
          <w:color w:val="000000" w:themeColor="text1"/>
          <w:szCs w:val="20"/>
        </w:rPr>
        <w:t>systems.</w:t>
      </w:r>
    </w:p>
    <w:p w14:paraId="2C208881" w14:textId="64CDA41D" w:rsidR="001679D7" w:rsidRPr="00563B9F" w:rsidRDefault="001679D7" w:rsidP="00563B9F">
      <w:pPr>
        <w:pStyle w:val="ListParagraph"/>
        <w:numPr>
          <w:ilvl w:val="0"/>
          <w:numId w:val="23"/>
        </w:numPr>
        <w:spacing w:after="0"/>
        <w:rPr>
          <w:rFonts w:ascii="Lato" w:eastAsia="Cambria" w:hAnsi="Lato" w:cs="Arial"/>
          <w:color w:val="000000" w:themeColor="text1"/>
          <w:szCs w:val="20"/>
        </w:rPr>
      </w:pPr>
      <w:r w:rsidRPr="00563B9F">
        <w:rPr>
          <w:rFonts w:ascii="Lato" w:eastAsia="Cambria" w:hAnsi="Lato" w:cs="Arial"/>
          <w:bCs/>
          <w:color w:val="000000" w:themeColor="text1"/>
          <w:szCs w:val="20"/>
        </w:rPr>
        <w:t>Fig</w:t>
      </w:r>
      <w:r w:rsidR="0076324C">
        <w:rPr>
          <w:rFonts w:ascii="Lato" w:eastAsia="Cambria" w:hAnsi="Lato" w:cs="Arial"/>
          <w:bCs/>
          <w:color w:val="000000" w:themeColor="text1"/>
          <w:szCs w:val="20"/>
        </w:rPr>
        <w:t xml:space="preserve">. </w:t>
      </w:r>
      <w:r w:rsidR="007154F5">
        <w:rPr>
          <w:rFonts w:ascii="Lato" w:eastAsia="Cambria" w:hAnsi="Lato" w:cs="Arial"/>
          <w:bCs/>
          <w:color w:val="000000" w:themeColor="text1"/>
          <w:szCs w:val="20"/>
        </w:rPr>
        <w:t>4b</w:t>
      </w:r>
      <w:r w:rsidRPr="00563B9F">
        <w:rPr>
          <w:rFonts w:ascii="Lato" w:eastAsia="Cambria" w:hAnsi="Lato" w:cs="Arial"/>
          <w:color w:val="000000" w:themeColor="text1"/>
          <w:szCs w:val="20"/>
        </w:rPr>
        <w:t xml:space="preserve"> illustrates a representative membrane reactor used in thermal pyrolysis to shift the methane </w:t>
      </w:r>
      <w:r w:rsidR="00A979EA" w:rsidRPr="00563B9F">
        <w:rPr>
          <w:rFonts w:ascii="Lato" w:eastAsia="Cambria" w:hAnsi="Lato" w:cs="Arial"/>
          <w:color w:val="000000" w:themeColor="text1"/>
          <w:szCs w:val="20"/>
        </w:rPr>
        <w:t>(CH</w:t>
      </w:r>
      <w:r w:rsidR="00A979EA" w:rsidRPr="00563B9F">
        <w:rPr>
          <w:rFonts w:ascii="Lato" w:eastAsia="Cambria" w:hAnsi="Lato" w:cs="Arial"/>
          <w:color w:val="000000" w:themeColor="text1"/>
          <w:szCs w:val="20"/>
          <w:vertAlign w:val="subscript"/>
        </w:rPr>
        <w:t>4</w:t>
      </w:r>
      <w:r w:rsidR="00A979EA" w:rsidRPr="00563B9F">
        <w:rPr>
          <w:rFonts w:ascii="Lato" w:eastAsia="Cambria" w:hAnsi="Lato" w:cs="Arial"/>
          <w:color w:val="000000" w:themeColor="text1"/>
          <w:szCs w:val="20"/>
        </w:rPr>
        <w:t xml:space="preserve">) </w:t>
      </w:r>
      <w:r w:rsidRPr="00563B9F">
        <w:rPr>
          <w:rFonts w:ascii="Lato" w:eastAsia="Cambria" w:hAnsi="Lato" w:cs="Arial"/>
          <w:color w:val="000000" w:themeColor="text1"/>
          <w:szCs w:val="20"/>
        </w:rPr>
        <w:t>conversion equilibrium towards the product side, demonstrating the importance of reactor design not only for non-thermal plasma but also for thermal pyrolysis</w:t>
      </w:r>
      <w:r w:rsidR="005D23C8" w:rsidRPr="00563B9F">
        <w:rPr>
          <w:rFonts w:ascii="Lato" w:eastAsia="DengXian" w:hAnsi="Lato" w:cs="Arial" w:hint="eastAsia"/>
          <w:color w:val="000000" w:themeColor="text1"/>
          <w:szCs w:val="20"/>
          <w:lang w:eastAsia="zh-CN"/>
        </w:rPr>
        <w:t xml:space="preserve"> in the future</w:t>
      </w:r>
      <w:r w:rsidRPr="00563B9F">
        <w:rPr>
          <w:rFonts w:ascii="Lato" w:eastAsia="Cambria" w:hAnsi="Lato" w:cs="Arial"/>
          <w:color w:val="000000" w:themeColor="text1"/>
          <w:szCs w:val="20"/>
        </w:rPr>
        <w:t>.</w:t>
      </w:r>
    </w:p>
    <w:p w14:paraId="77218551" w14:textId="56242AF0" w:rsidR="001679D7" w:rsidRPr="00563B9F" w:rsidRDefault="001679D7" w:rsidP="00563B9F">
      <w:pPr>
        <w:pStyle w:val="ListParagraph"/>
        <w:numPr>
          <w:ilvl w:val="0"/>
          <w:numId w:val="23"/>
        </w:numPr>
        <w:spacing w:after="0"/>
        <w:rPr>
          <w:rFonts w:ascii="Lato" w:eastAsia="Cambria" w:hAnsi="Lato" w:cs="Arial"/>
          <w:color w:val="000000" w:themeColor="text1"/>
          <w:szCs w:val="20"/>
        </w:rPr>
      </w:pPr>
      <w:r w:rsidRPr="00563B9F">
        <w:rPr>
          <w:rFonts w:ascii="Lato" w:eastAsia="Cambria" w:hAnsi="Lato" w:cs="Arial"/>
          <w:bCs/>
          <w:color w:val="000000" w:themeColor="text1"/>
          <w:szCs w:val="20"/>
        </w:rPr>
        <w:t>Fig.</w:t>
      </w:r>
      <w:r w:rsidR="0076324C">
        <w:rPr>
          <w:rFonts w:ascii="Lato" w:eastAsia="Cambria" w:hAnsi="Lato" w:cs="Arial"/>
          <w:bCs/>
          <w:color w:val="000000" w:themeColor="text1"/>
          <w:szCs w:val="20"/>
        </w:rPr>
        <w:t xml:space="preserve"> </w:t>
      </w:r>
      <w:r w:rsidR="007154F5">
        <w:rPr>
          <w:rFonts w:ascii="Lato" w:eastAsia="Cambria" w:hAnsi="Lato" w:cs="Arial"/>
          <w:bCs/>
          <w:color w:val="000000" w:themeColor="text1"/>
          <w:szCs w:val="20"/>
        </w:rPr>
        <w:t>4c</w:t>
      </w:r>
      <w:r w:rsidRPr="00563B9F">
        <w:rPr>
          <w:rFonts w:ascii="Lato" w:eastAsia="Cambria" w:hAnsi="Lato" w:cs="Arial"/>
          <w:color w:val="000000" w:themeColor="text1"/>
          <w:szCs w:val="20"/>
        </w:rPr>
        <w:t xml:space="preserve"> is intended to compare thermal plasma, non</w:t>
      </w:r>
      <w:r w:rsidRPr="00563B9F">
        <w:rPr>
          <w:rFonts w:ascii="Lato" w:eastAsia="Cambria" w:hAnsi="Lato" w:cs="Arial"/>
          <w:color w:val="000000" w:themeColor="text1"/>
          <w:szCs w:val="20"/>
        </w:rPr>
        <w:noBreakHyphen/>
        <w:t xml:space="preserve">thermal plasma, and thermal cracking processes, rather than </w:t>
      </w:r>
      <w:r w:rsidR="005D23C8" w:rsidRPr="00563B9F">
        <w:rPr>
          <w:rFonts w:ascii="Lato" w:eastAsia="DengXian" w:hAnsi="Lato" w:cs="Arial"/>
          <w:color w:val="000000" w:themeColor="text1"/>
          <w:szCs w:val="20"/>
          <w:lang w:eastAsia="zh-CN"/>
        </w:rPr>
        <w:t>commercial</w:t>
      </w:r>
      <w:r w:rsidR="005D23C8" w:rsidRPr="00563B9F">
        <w:rPr>
          <w:rFonts w:ascii="Lato" w:eastAsia="DengXian" w:hAnsi="Lato" w:cs="Arial" w:hint="eastAsia"/>
          <w:color w:val="000000" w:themeColor="text1"/>
          <w:szCs w:val="20"/>
          <w:lang w:eastAsia="zh-CN"/>
        </w:rPr>
        <w:t xml:space="preserve"> </w:t>
      </w:r>
      <w:r w:rsidRPr="00563B9F">
        <w:rPr>
          <w:rFonts w:ascii="Lato" w:eastAsia="Cambria" w:hAnsi="Lato" w:cs="Arial"/>
          <w:color w:val="000000" w:themeColor="text1"/>
          <w:szCs w:val="20"/>
        </w:rPr>
        <w:t xml:space="preserve">partial combustion technologies, which are addressed in </w:t>
      </w:r>
      <w:r w:rsidR="006C5EA1" w:rsidRPr="00563B9F">
        <w:rPr>
          <w:rFonts w:ascii="Lato" w:eastAsia="Cambria" w:hAnsi="Lato" w:cs="Arial"/>
          <w:color w:val="000000" w:themeColor="text1"/>
          <w:szCs w:val="20"/>
        </w:rPr>
        <w:t>S</w:t>
      </w:r>
      <w:r w:rsidRPr="00563B9F">
        <w:rPr>
          <w:rFonts w:ascii="Lato" w:eastAsia="Cambria" w:hAnsi="Lato" w:cs="Arial"/>
          <w:color w:val="000000" w:themeColor="text1"/>
          <w:szCs w:val="20"/>
        </w:rPr>
        <w:t>ection</w:t>
      </w:r>
      <w:r w:rsidR="002725AC" w:rsidRPr="00563B9F">
        <w:rPr>
          <w:rFonts w:ascii="Lato" w:eastAsia="DengXian" w:hAnsi="Lato" w:cs="Arial" w:hint="eastAsia"/>
          <w:color w:val="000000" w:themeColor="text1"/>
          <w:szCs w:val="20"/>
          <w:lang w:eastAsia="zh-CN"/>
        </w:rPr>
        <w:t xml:space="preserve"> 2</w:t>
      </w:r>
      <w:r w:rsidRPr="00563B9F">
        <w:rPr>
          <w:rFonts w:ascii="Lato" w:eastAsia="Cambria" w:hAnsi="Lato" w:cs="Arial"/>
          <w:color w:val="000000" w:themeColor="text1"/>
          <w:szCs w:val="20"/>
        </w:rPr>
        <w:t>.</w:t>
      </w:r>
    </w:p>
    <w:p w14:paraId="5C046711" w14:textId="650BD2AA" w:rsidR="001679D7" w:rsidRPr="00563B9F" w:rsidRDefault="001679D7" w:rsidP="001D01CA">
      <w:pPr>
        <w:pStyle w:val="ListParagraph"/>
        <w:numPr>
          <w:ilvl w:val="0"/>
          <w:numId w:val="23"/>
        </w:numPr>
        <w:spacing w:after="80"/>
        <w:rPr>
          <w:rFonts w:ascii="Lato" w:eastAsia="Cambria" w:hAnsi="Lato" w:cs="Arial"/>
          <w:color w:val="000000" w:themeColor="text1"/>
          <w:szCs w:val="20"/>
        </w:rPr>
      </w:pPr>
      <w:r w:rsidRPr="00563B9F">
        <w:rPr>
          <w:rFonts w:ascii="Lato" w:eastAsia="Cambria" w:hAnsi="Lato" w:cs="Arial"/>
          <w:bCs/>
          <w:color w:val="000000" w:themeColor="text1"/>
          <w:szCs w:val="20"/>
        </w:rPr>
        <w:t>Fig.</w:t>
      </w:r>
      <w:r w:rsidR="0076324C">
        <w:rPr>
          <w:rFonts w:ascii="Lato" w:eastAsia="Cambria" w:hAnsi="Lato" w:cs="Arial"/>
          <w:bCs/>
          <w:color w:val="000000" w:themeColor="text1"/>
          <w:szCs w:val="20"/>
        </w:rPr>
        <w:t xml:space="preserve"> </w:t>
      </w:r>
      <w:r w:rsidR="007154F5">
        <w:rPr>
          <w:rFonts w:ascii="Lato" w:eastAsia="Cambria" w:hAnsi="Lato" w:cs="Arial"/>
          <w:bCs/>
          <w:color w:val="000000" w:themeColor="text1"/>
          <w:szCs w:val="20"/>
        </w:rPr>
        <w:t>4d</w:t>
      </w:r>
      <w:r w:rsidRPr="00563B9F">
        <w:rPr>
          <w:rFonts w:ascii="Lato" w:eastAsia="Cambria" w:hAnsi="Lato" w:cs="Arial"/>
          <w:color w:val="000000" w:themeColor="text1"/>
          <w:szCs w:val="20"/>
        </w:rPr>
        <w:t xml:space="preserve"> uniquely presents </w:t>
      </w:r>
      <w:bookmarkStart w:id="124" w:name="_Hlk183529658"/>
      <w:r w:rsidR="00A979EA" w:rsidRPr="00563B9F">
        <w:rPr>
          <w:rFonts w:ascii="Lato" w:eastAsia="Cambria" w:hAnsi="Lato" w:cs="Arial"/>
          <w:color w:val="000000" w:themeColor="text1"/>
          <w:szCs w:val="20"/>
        </w:rPr>
        <w:t>CH</w:t>
      </w:r>
      <w:r w:rsidR="00A979EA" w:rsidRPr="00563B9F">
        <w:rPr>
          <w:rFonts w:ascii="Lato" w:eastAsia="Cambria" w:hAnsi="Lato" w:cs="Arial"/>
          <w:color w:val="000000" w:themeColor="text1"/>
          <w:szCs w:val="20"/>
          <w:vertAlign w:val="subscript"/>
        </w:rPr>
        <w:t>4</w:t>
      </w:r>
      <w:r w:rsidR="00A979EA" w:rsidRPr="00563B9F">
        <w:rPr>
          <w:rFonts w:ascii="Lato" w:eastAsia="Cambria" w:hAnsi="Lato" w:cs="Arial"/>
          <w:color w:val="000000" w:themeColor="text1"/>
          <w:szCs w:val="20"/>
        </w:rPr>
        <w:t xml:space="preserve"> </w:t>
      </w:r>
      <w:bookmarkEnd w:id="124"/>
      <w:r w:rsidRPr="00563B9F">
        <w:rPr>
          <w:rFonts w:ascii="Lato" w:eastAsia="Cambria" w:hAnsi="Lato" w:cs="Arial"/>
          <w:color w:val="000000" w:themeColor="text1"/>
          <w:szCs w:val="20"/>
        </w:rPr>
        <w:t xml:space="preserve">conversion, </w:t>
      </w:r>
      <w:r w:rsidR="00A979EA" w:rsidRPr="00563B9F">
        <w:rPr>
          <w:rFonts w:ascii="Lato" w:eastAsia="Cambria" w:hAnsi="Lato" w:cs="Arial"/>
          <w:iCs/>
          <w:color w:val="000000" w:themeColor="text1"/>
          <w:szCs w:val="20"/>
        </w:rPr>
        <w:t>C</w:t>
      </w:r>
      <w:r w:rsidR="00A979EA" w:rsidRPr="00563B9F">
        <w:rPr>
          <w:rFonts w:ascii="Lato" w:eastAsia="Cambria" w:hAnsi="Lato" w:cs="Arial"/>
          <w:iCs/>
          <w:color w:val="000000" w:themeColor="text1"/>
          <w:szCs w:val="20"/>
          <w:vertAlign w:val="subscript"/>
        </w:rPr>
        <w:t>2</w:t>
      </w:r>
      <w:r w:rsidR="00A979EA" w:rsidRPr="00563B9F">
        <w:rPr>
          <w:rFonts w:ascii="Lato" w:eastAsia="Cambria" w:hAnsi="Lato" w:cs="Arial"/>
          <w:iCs/>
          <w:color w:val="000000" w:themeColor="text1"/>
          <w:szCs w:val="20"/>
        </w:rPr>
        <w:t>H</w:t>
      </w:r>
      <w:r w:rsidR="00A979EA" w:rsidRPr="00563B9F">
        <w:rPr>
          <w:rFonts w:ascii="Lato" w:eastAsia="Cambria" w:hAnsi="Lato" w:cs="Arial"/>
          <w:iCs/>
          <w:color w:val="000000" w:themeColor="text1"/>
          <w:szCs w:val="20"/>
          <w:vertAlign w:val="subscript"/>
        </w:rPr>
        <w:t>2</w:t>
      </w:r>
      <w:r w:rsidR="00A979EA" w:rsidRPr="00563B9F">
        <w:rPr>
          <w:rFonts w:ascii="Lato" w:eastAsia="Cambria" w:hAnsi="Lato" w:cs="Arial"/>
          <w:iCs/>
          <w:color w:val="000000" w:themeColor="text1"/>
          <w:szCs w:val="20"/>
        </w:rPr>
        <w:t xml:space="preserve"> </w:t>
      </w:r>
      <w:r w:rsidRPr="00563B9F">
        <w:rPr>
          <w:rFonts w:ascii="Lato" w:eastAsia="Cambria" w:hAnsi="Lato" w:cs="Arial"/>
          <w:color w:val="000000" w:themeColor="text1"/>
          <w:szCs w:val="20"/>
        </w:rPr>
        <w:t>selectivity, and energy consumption in a single plot, underscoring that energy requirements</w:t>
      </w:r>
      <w:r w:rsidRPr="00563B9F">
        <w:rPr>
          <w:rFonts w:ascii="Lato" w:eastAsia="Cambria" w:hAnsi="Lato" w:cs="Lato"/>
          <w:color w:val="000000" w:themeColor="text1"/>
          <w:szCs w:val="20"/>
        </w:rPr>
        <w:t>—</w:t>
      </w:r>
      <w:r w:rsidRPr="00563B9F">
        <w:rPr>
          <w:rFonts w:ascii="Lato" w:eastAsia="Cambria" w:hAnsi="Lato" w:cs="Arial"/>
          <w:color w:val="000000" w:themeColor="text1"/>
          <w:szCs w:val="20"/>
        </w:rPr>
        <w:t>often overlooked in non</w:t>
      </w:r>
      <w:r w:rsidRPr="00563B9F">
        <w:rPr>
          <w:rFonts w:ascii="Lato" w:eastAsia="Cambria" w:hAnsi="Lato" w:cs="Arial"/>
          <w:color w:val="000000" w:themeColor="text1"/>
          <w:szCs w:val="20"/>
        </w:rPr>
        <w:noBreakHyphen/>
        <w:t>thermal plasma studies</w:t>
      </w:r>
      <w:r w:rsidRPr="00563B9F">
        <w:rPr>
          <w:rFonts w:ascii="Lato" w:eastAsia="Cambria" w:hAnsi="Lato" w:cs="Lato"/>
          <w:color w:val="000000" w:themeColor="text1"/>
          <w:szCs w:val="20"/>
        </w:rPr>
        <w:t>—</w:t>
      </w:r>
      <w:r w:rsidRPr="00563B9F">
        <w:rPr>
          <w:rFonts w:ascii="Lato" w:eastAsia="Cambria" w:hAnsi="Lato" w:cs="Arial"/>
          <w:color w:val="000000" w:themeColor="text1"/>
          <w:szCs w:val="20"/>
        </w:rPr>
        <w:t>are as critical as conversion and selectivity for industrial viability.</w:t>
      </w:r>
    </w:p>
    <w:p w14:paraId="2FF2CDB8" w14:textId="1F370B07" w:rsidR="001679D7" w:rsidRDefault="001679D7" w:rsidP="00531BB2">
      <w:pPr>
        <w:spacing w:after="0"/>
        <w:rPr>
          <w:rFonts w:ascii="Lato" w:eastAsia="Cambria" w:hAnsi="Lato" w:cs="Arial"/>
          <w:color w:val="000000" w:themeColor="text1"/>
          <w:szCs w:val="20"/>
        </w:rPr>
      </w:pPr>
      <w:r w:rsidRPr="00552F83">
        <w:rPr>
          <w:rFonts w:ascii="Lato" w:eastAsia="Cambria" w:hAnsi="Lato" w:cs="Arial"/>
          <w:color w:val="000000" w:themeColor="text1"/>
          <w:szCs w:val="20"/>
        </w:rPr>
        <w:t xml:space="preserve">We believe these figures collectively provide essential insights into the challenges and opportunities of </w:t>
      </w:r>
      <w:r w:rsidR="00F2689E" w:rsidRPr="00552F83">
        <w:rPr>
          <w:rFonts w:ascii="Lato" w:eastAsia="Cambria" w:hAnsi="Lato" w:cs="Arial"/>
          <w:color w:val="000000" w:themeColor="text1"/>
          <w:szCs w:val="20"/>
        </w:rPr>
        <w:t xml:space="preserve">emerging </w:t>
      </w:r>
      <w:r w:rsidR="00A979EA" w:rsidRPr="00552F83">
        <w:rPr>
          <w:rFonts w:ascii="Lato" w:eastAsia="Cambria" w:hAnsi="Lato" w:cs="Arial"/>
          <w:iCs/>
          <w:color w:val="000000" w:themeColor="text1"/>
          <w:szCs w:val="20"/>
        </w:rPr>
        <w:t>C</w:t>
      </w:r>
      <w:r w:rsidR="00A979EA" w:rsidRPr="00552F83">
        <w:rPr>
          <w:rFonts w:ascii="Lato" w:eastAsia="Cambria" w:hAnsi="Lato" w:cs="Arial"/>
          <w:iCs/>
          <w:color w:val="000000" w:themeColor="text1"/>
          <w:szCs w:val="20"/>
          <w:vertAlign w:val="subscript"/>
        </w:rPr>
        <w:t>2</w:t>
      </w:r>
      <w:r w:rsidR="00A979EA" w:rsidRPr="00552F83">
        <w:rPr>
          <w:rFonts w:ascii="Lato" w:eastAsia="Cambria" w:hAnsi="Lato" w:cs="Arial"/>
          <w:iCs/>
          <w:color w:val="000000" w:themeColor="text1"/>
          <w:szCs w:val="20"/>
        </w:rPr>
        <w:t>H</w:t>
      </w:r>
      <w:r w:rsidR="00A979EA" w:rsidRPr="00552F83">
        <w:rPr>
          <w:rFonts w:ascii="Lato" w:eastAsia="Cambria" w:hAnsi="Lato" w:cs="Arial"/>
          <w:iCs/>
          <w:color w:val="000000" w:themeColor="text1"/>
          <w:szCs w:val="20"/>
          <w:vertAlign w:val="subscript"/>
        </w:rPr>
        <w:t>2</w:t>
      </w:r>
      <w:r w:rsidR="00A979EA" w:rsidRPr="00552F83">
        <w:rPr>
          <w:rFonts w:ascii="Lato" w:eastAsia="Cambria" w:hAnsi="Lato" w:cs="Arial"/>
          <w:iCs/>
          <w:color w:val="000000" w:themeColor="text1"/>
          <w:szCs w:val="20"/>
        </w:rPr>
        <w:t xml:space="preserve"> </w:t>
      </w:r>
      <w:r w:rsidRPr="00552F83">
        <w:rPr>
          <w:rFonts w:ascii="Lato" w:eastAsia="Cambria" w:hAnsi="Lato" w:cs="Arial"/>
          <w:color w:val="000000" w:themeColor="text1"/>
          <w:szCs w:val="20"/>
        </w:rPr>
        <w:t xml:space="preserve">production technologies and are crucial to the overall </w:t>
      </w:r>
      <w:r w:rsidR="0076324C">
        <w:rPr>
          <w:rFonts w:ascii="Lato" w:eastAsia="Cambria" w:hAnsi="Lato" w:cs="Arial"/>
          <w:color w:val="000000" w:themeColor="text1"/>
          <w:szCs w:val="20"/>
        </w:rPr>
        <w:t>perspective</w:t>
      </w:r>
      <w:r w:rsidRPr="00552F83">
        <w:rPr>
          <w:rFonts w:ascii="Lato" w:eastAsia="Cambria" w:hAnsi="Lato" w:cs="Arial"/>
          <w:color w:val="000000" w:themeColor="text1"/>
          <w:szCs w:val="20"/>
        </w:rPr>
        <w:t>.</w:t>
      </w:r>
    </w:p>
    <w:p w14:paraId="7644451F" w14:textId="77777777" w:rsidR="00531BB2" w:rsidRPr="00552F83" w:rsidRDefault="00531BB2" w:rsidP="001D01CA">
      <w:pPr>
        <w:spacing w:after="0"/>
        <w:rPr>
          <w:rFonts w:ascii="Lato" w:eastAsia="Cambria" w:hAnsi="Lato" w:cs="Arial"/>
          <w:color w:val="000000" w:themeColor="text1"/>
          <w:szCs w:val="20"/>
        </w:rPr>
      </w:pPr>
    </w:p>
    <w:p w14:paraId="545EBB2D" w14:textId="378ABF72" w:rsidR="000A14ED" w:rsidRPr="00CB4FCD" w:rsidRDefault="000A14ED" w:rsidP="001D01CA">
      <w:pPr>
        <w:spacing w:after="80"/>
        <w:rPr>
          <w:rFonts w:ascii="Lato" w:eastAsiaTheme="minorHAnsi" w:hAnsi="Lato" w:cs="Arial"/>
          <w:b/>
          <w:bCs/>
          <w:iCs/>
          <w:color w:val="0000FF"/>
          <w:szCs w:val="20"/>
        </w:rPr>
      </w:pPr>
      <w:r w:rsidRPr="00314E08">
        <w:rPr>
          <w:rFonts w:ascii="Lato" w:eastAsiaTheme="minorHAnsi" w:hAnsi="Lato" w:cs="Arial"/>
          <w:iCs/>
          <w:color w:val="0000FF"/>
          <w:szCs w:val="20"/>
        </w:rPr>
        <w:t>2.12.</w:t>
      </w:r>
      <w:r w:rsidR="002725AC" w:rsidRPr="00314E08">
        <w:rPr>
          <w:rFonts w:ascii="Lato" w:eastAsia="DengXian" w:hAnsi="Lato" w:cs="Arial" w:hint="eastAsia"/>
          <w:iCs/>
          <w:color w:val="0000FF"/>
          <w:szCs w:val="20"/>
          <w:lang w:eastAsia="zh-CN"/>
        </w:rPr>
        <w:t xml:space="preserve"> </w:t>
      </w:r>
      <w:r w:rsidR="00171038" w:rsidRPr="00314E08">
        <w:rPr>
          <w:rFonts w:ascii="Lato" w:eastAsiaTheme="minorHAnsi" w:hAnsi="Lato" w:cs="Arial"/>
          <w:iCs/>
          <w:color w:val="0000FF"/>
          <w:szCs w:val="20"/>
        </w:rPr>
        <w:t>Figure 6: most chemical engineers would not have interest in those “</w:t>
      </w:r>
      <w:r w:rsidR="00171038" w:rsidRPr="00314E08">
        <w:rPr>
          <w:rFonts w:ascii="Lato" w:eastAsiaTheme="minorHAnsi" w:hAnsi="Lato" w:cs="Arial"/>
          <w:bCs/>
          <w:iCs/>
          <w:color w:val="0000FF"/>
          <w:szCs w:val="20"/>
        </w:rPr>
        <w:t>Potential green C</w:t>
      </w:r>
      <w:r w:rsidR="00171038" w:rsidRPr="00314E08">
        <w:rPr>
          <w:rFonts w:ascii="Lato" w:eastAsiaTheme="minorHAnsi" w:hAnsi="Lato" w:cs="Arial"/>
          <w:bCs/>
          <w:iCs/>
          <w:color w:val="0000FF"/>
          <w:szCs w:val="20"/>
          <w:vertAlign w:val="subscript"/>
        </w:rPr>
        <w:t>2</w:t>
      </w:r>
      <w:r w:rsidR="00171038" w:rsidRPr="00314E08">
        <w:rPr>
          <w:rFonts w:ascii="Lato" w:eastAsiaTheme="minorHAnsi" w:hAnsi="Lato" w:cs="Arial"/>
          <w:bCs/>
          <w:iCs/>
          <w:color w:val="0000FF"/>
          <w:szCs w:val="20"/>
        </w:rPr>
        <w:t>H</w:t>
      </w:r>
      <w:r w:rsidR="00171038" w:rsidRPr="00314E08">
        <w:rPr>
          <w:rFonts w:ascii="Lato" w:eastAsiaTheme="minorHAnsi" w:hAnsi="Lato" w:cs="Arial"/>
          <w:bCs/>
          <w:iCs/>
          <w:color w:val="0000FF"/>
          <w:szCs w:val="20"/>
          <w:vertAlign w:val="subscript"/>
        </w:rPr>
        <w:t>2</w:t>
      </w:r>
      <w:r w:rsidR="00171038" w:rsidRPr="00314E08">
        <w:rPr>
          <w:rFonts w:ascii="Lato" w:eastAsiaTheme="minorHAnsi" w:hAnsi="Lato" w:cs="Arial"/>
          <w:bCs/>
          <w:iCs/>
          <w:color w:val="0000FF"/>
          <w:szCs w:val="20"/>
        </w:rPr>
        <w:t xml:space="preserve"> synthesis routes.</w:t>
      </w:r>
      <w:r w:rsidR="00171038" w:rsidRPr="00314E08">
        <w:rPr>
          <w:rFonts w:ascii="Lato" w:eastAsiaTheme="minorHAnsi" w:hAnsi="Lato" w:cs="Arial"/>
          <w:iCs/>
          <w:color w:val="0000FF"/>
          <w:szCs w:val="20"/>
        </w:rPr>
        <w:t>”</w:t>
      </w:r>
    </w:p>
    <w:p w14:paraId="03F7603E" w14:textId="62EEC567" w:rsidR="00B85F44" w:rsidRDefault="00760FFD" w:rsidP="00531BB2">
      <w:pPr>
        <w:spacing w:after="0"/>
        <w:rPr>
          <w:rFonts w:ascii="Lato" w:eastAsia="DengXian" w:hAnsi="Lato" w:cs="Arial"/>
          <w:bCs/>
          <w:iCs/>
          <w:szCs w:val="20"/>
          <w:lang w:eastAsia="zh-CN"/>
        </w:rPr>
      </w:pPr>
      <w:r w:rsidRPr="00552F83">
        <w:rPr>
          <w:rFonts w:ascii="Lato" w:eastAsiaTheme="minorHAnsi" w:hAnsi="Lato" w:cs="Arial"/>
          <w:bCs/>
          <w:iCs/>
          <w:szCs w:val="20"/>
        </w:rPr>
        <w:t>In the context of the ambitious targets set by global frameworks such as the Paris Climate Agreement and the United Nations Sustainable Development Goals (SDGs), sustainability is a critical issue for all industries, and particularly for the chemical industry due to its heavy reliance on fossil fuels for feedstock and as an energy vector. This reliance makes the chemical industry one of the most difficult sectors to decarbonize, accounting for approximately 5.6</w:t>
      </w:r>
      <w:r w:rsidR="00F2689E" w:rsidRPr="00552F83">
        <w:rPr>
          <w:rFonts w:ascii="Lato" w:eastAsiaTheme="minorHAnsi" w:hAnsi="Lato" w:cs="Arial"/>
          <w:bCs/>
          <w:iCs/>
          <w:szCs w:val="20"/>
        </w:rPr>
        <w:t xml:space="preserve"> </w:t>
      </w:r>
      <w:r w:rsidRPr="00552F83">
        <w:rPr>
          <w:rFonts w:ascii="Lato" w:eastAsiaTheme="minorHAnsi" w:hAnsi="Lato" w:cs="Arial"/>
          <w:bCs/>
          <w:iCs/>
          <w:szCs w:val="20"/>
        </w:rPr>
        <w:t>Gt</w:t>
      </w:r>
      <w:r w:rsidR="00F2689E" w:rsidRPr="00552F83">
        <w:rPr>
          <w:rFonts w:ascii="Lato" w:eastAsiaTheme="minorHAnsi" w:hAnsi="Lato" w:cs="Arial"/>
          <w:bCs/>
          <w:iCs/>
          <w:szCs w:val="20"/>
        </w:rPr>
        <w:t xml:space="preserve"> </w:t>
      </w:r>
      <w:r w:rsidRPr="00552F83">
        <w:rPr>
          <w:rFonts w:ascii="Lato" w:eastAsiaTheme="minorHAnsi" w:hAnsi="Lato" w:cs="Arial"/>
          <w:bCs/>
          <w:iCs/>
          <w:szCs w:val="20"/>
        </w:rPr>
        <w:t>CO</w:t>
      </w:r>
      <w:r w:rsidRPr="00552F83">
        <w:rPr>
          <w:rFonts w:ascii="Lato" w:eastAsiaTheme="minorHAnsi" w:hAnsi="Lato" w:cs="Arial"/>
          <w:bCs/>
          <w:iCs/>
          <w:szCs w:val="20"/>
          <w:vertAlign w:val="subscript"/>
        </w:rPr>
        <w:t>2</w:t>
      </w:r>
      <w:r w:rsidRPr="00552F83">
        <w:rPr>
          <w:rFonts w:ascii="Lato" w:eastAsiaTheme="minorHAnsi" w:hAnsi="Lato" w:cs="Arial"/>
          <w:bCs/>
          <w:iCs/>
          <w:szCs w:val="20"/>
        </w:rPr>
        <w:t>e</w:t>
      </w:r>
      <w:r w:rsidR="00C011CE">
        <w:rPr>
          <w:rFonts w:ascii="Lato" w:eastAsiaTheme="minorHAnsi" w:hAnsi="Lato" w:cs="Arial"/>
          <w:bCs/>
          <w:iCs/>
          <w:szCs w:val="20"/>
        </w:rPr>
        <w:t>q</w:t>
      </w:r>
      <w:r w:rsidRPr="00552F83">
        <w:rPr>
          <w:rFonts w:ascii="Lato" w:eastAsiaTheme="minorHAnsi" w:hAnsi="Lato" w:cs="Arial"/>
          <w:bCs/>
          <w:iCs/>
          <w:szCs w:val="20"/>
        </w:rPr>
        <w:t>, or 10% of global emissions (Curr. Opin. Chem. Eng.</w:t>
      </w:r>
      <w:r w:rsidR="00AB1C3F" w:rsidRPr="00552F83">
        <w:rPr>
          <w:rFonts w:ascii="Lato" w:eastAsiaTheme="minorHAnsi" w:hAnsi="Lato" w:cs="Arial"/>
          <w:bCs/>
          <w:iCs/>
          <w:szCs w:val="20"/>
        </w:rPr>
        <w:t xml:space="preserve"> 2023</w:t>
      </w:r>
      <w:r w:rsidRPr="00552F83">
        <w:rPr>
          <w:rFonts w:ascii="Lato" w:eastAsiaTheme="minorHAnsi" w:hAnsi="Lato" w:cs="Arial"/>
          <w:bCs/>
          <w:iCs/>
          <w:szCs w:val="20"/>
        </w:rPr>
        <w:t xml:space="preserve">, </w:t>
      </w:r>
      <w:r w:rsidR="00AB1C3F" w:rsidRPr="00552F83">
        <w:rPr>
          <w:rFonts w:ascii="Lato" w:eastAsiaTheme="minorHAnsi" w:hAnsi="Lato" w:cs="Arial"/>
          <w:bCs/>
          <w:iCs/>
          <w:szCs w:val="20"/>
        </w:rPr>
        <w:t xml:space="preserve">39, </w:t>
      </w:r>
      <w:r w:rsidRPr="00552F83">
        <w:rPr>
          <w:rFonts w:ascii="Lato" w:eastAsiaTheme="minorHAnsi" w:hAnsi="Lato" w:cs="Arial"/>
          <w:bCs/>
          <w:iCs/>
          <w:szCs w:val="20"/>
        </w:rPr>
        <w:t xml:space="preserve">100881). As a result, the chemical industry is undergoing a major transition to achieve sustainable production by utilizing defossilized feedstocks and </w:t>
      </w:r>
      <w:r w:rsidR="00B85F44" w:rsidRPr="00552F83">
        <w:rPr>
          <w:rFonts w:ascii="Lato" w:eastAsia="DengXian" w:hAnsi="Lato" w:cs="Arial" w:hint="eastAsia"/>
          <w:bCs/>
          <w:iCs/>
          <w:szCs w:val="20"/>
          <w:lang w:eastAsia="zh-CN"/>
        </w:rPr>
        <w:t xml:space="preserve">renewable </w:t>
      </w:r>
      <w:r w:rsidRPr="00552F83">
        <w:rPr>
          <w:rFonts w:ascii="Lato" w:eastAsiaTheme="minorHAnsi" w:hAnsi="Lato" w:cs="Arial"/>
          <w:bCs/>
          <w:iCs/>
          <w:szCs w:val="20"/>
        </w:rPr>
        <w:t xml:space="preserve">energy. </w:t>
      </w:r>
      <w:r w:rsidR="00362361" w:rsidRPr="00552F83">
        <w:rPr>
          <w:rFonts w:ascii="Lato" w:eastAsia="DengXian" w:hAnsi="Lato" w:cs="Arial" w:hint="eastAsia"/>
          <w:bCs/>
          <w:iCs/>
          <w:szCs w:val="20"/>
          <w:lang w:eastAsia="zh-CN"/>
        </w:rPr>
        <w:t>T</w:t>
      </w:r>
      <w:r w:rsidRPr="00552F83">
        <w:rPr>
          <w:rFonts w:ascii="Lato" w:eastAsiaTheme="minorHAnsi" w:hAnsi="Lato" w:cs="Arial"/>
          <w:bCs/>
          <w:iCs/>
          <w:szCs w:val="20"/>
        </w:rPr>
        <w:t xml:space="preserve">hese potential green </w:t>
      </w:r>
      <w:r w:rsidR="00A979EA" w:rsidRPr="00552F83">
        <w:rPr>
          <w:rFonts w:ascii="Lato" w:eastAsiaTheme="minorHAnsi" w:hAnsi="Lato" w:cs="Arial"/>
          <w:bCs/>
          <w:iCs/>
          <w:szCs w:val="20"/>
        </w:rPr>
        <w:t>C</w:t>
      </w:r>
      <w:r w:rsidR="00A979EA" w:rsidRPr="00552F83">
        <w:rPr>
          <w:rFonts w:ascii="Lato" w:eastAsiaTheme="minorHAnsi" w:hAnsi="Lato" w:cs="Arial"/>
          <w:bCs/>
          <w:iCs/>
          <w:szCs w:val="20"/>
          <w:vertAlign w:val="subscript"/>
        </w:rPr>
        <w:t>2</w:t>
      </w:r>
      <w:r w:rsidR="00A979EA" w:rsidRPr="00552F83">
        <w:rPr>
          <w:rFonts w:ascii="Lato" w:eastAsiaTheme="minorHAnsi" w:hAnsi="Lato" w:cs="Arial"/>
          <w:bCs/>
          <w:iCs/>
          <w:szCs w:val="20"/>
        </w:rPr>
        <w:t>H</w:t>
      </w:r>
      <w:r w:rsidR="00A979EA" w:rsidRPr="00552F83">
        <w:rPr>
          <w:rFonts w:ascii="Lato" w:eastAsiaTheme="minorHAnsi" w:hAnsi="Lato" w:cs="Arial"/>
          <w:bCs/>
          <w:iCs/>
          <w:szCs w:val="20"/>
          <w:vertAlign w:val="subscript"/>
        </w:rPr>
        <w:t>2</w:t>
      </w:r>
      <w:r w:rsidR="00A979EA" w:rsidRPr="00552F83">
        <w:rPr>
          <w:rFonts w:ascii="Lato" w:eastAsiaTheme="minorHAnsi" w:hAnsi="Lato" w:cs="Arial"/>
          <w:bCs/>
          <w:iCs/>
          <w:szCs w:val="20"/>
        </w:rPr>
        <w:t xml:space="preserve"> </w:t>
      </w:r>
      <w:r w:rsidRPr="00552F83">
        <w:rPr>
          <w:rFonts w:ascii="Lato" w:eastAsiaTheme="minorHAnsi" w:hAnsi="Lato" w:cs="Arial"/>
          <w:bCs/>
          <w:iCs/>
          <w:szCs w:val="20"/>
        </w:rPr>
        <w:t>synthesis routes align with the broader global imperatives mentioned above.</w:t>
      </w:r>
      <w:r w:rsidR="00314E08">
        <w:rPr>
          <w:rFonts w:ascii="Lato" w:eastAsiaTheme="minorHAnsi" w:hAnsi="Lato" w:cs="Arial"/>
          <w:bCs/>
          <w:iCs/>
          <w:szCs w:val="20"/>
        </w:rPr>
        <w:t xml:space="preserve"> We </w:t>
      </w:r>
      <w:r w:rsidR="005A75F6">
        <w:rPr>
          <w:rFonts w:ascii="Lato" w:eastAsiaTheme="minorHAnsi" w:hAnsi="Lato" w:cs="Arial"/>
          <w:bCs/>
          <w:iCs/>
          <w:szCs w:val="20"/>
        </w:rPr>
        <w:t>believe</w:t>
      </w:r>
      <w:r w:rsidR="00314E08">
        <w:rPr>
          <w:rFonts w:ascii="Lato" w:eastAsiaTheme="minorHAnsi" w:hAnsi="Lato" w:cs="Arial"/>
          <w:bCs/>
          <w:iCs/>
          <w:szCs w:val="20"/>
        </w:rPr>
        <w:t xml:space="preserve"> that this </w:t>
      </w:r>
      <w:r w:rsidR="005A75F6">
        <w:rPr>
          <w:rFonts w:ascii="Lato" w:eastAsiaTheme="minorHAnsi" w:hAnsi="Lato" w:cs="Arial"/>
          <w:bCs/>
          <w:iCs/>
          <w:szCs w:val="20"/>
        </w:rPr>
        <w:t xml:space="preserve">grand </w:t>
      </w:r>
      <w:r w:rsidR="00314E08">
        <w:rPr>
          <w:rFonts w:ascii="Lato" w:eastAsiaTheme="minorHAnsi" w:hAnsi="Lato" w:cs="Arial"/>
          <w:bCs/>
          <w:iCs/>
          <w:szCs w:val="20"/>
        </w:rPr>
        <w:t>transition is both necessary and challenging, requiring collaboration across various disciplines, particularly with chemical engineers.</w:t>
      </w:r>
    </w:p>
    <w:p w14:paraId="7D7E76F5" w14:textId="77777777" w:rsidR="00531BB2" w:rsidRPr="00552F83" w:rsidRDefault="00531BB2" w:rsidP="001D01CA">
      <w:pPr>
        <w:spacing w:after="0"/>
        <w:rPr>
          <w:rFonts w:ascii="Lato" w:eastAsia="DengXian" w:hAnsi="Lato" w:cs="Arial"/>
          <w:bCs/>
          <w:iCs/>
          <w:szCs w:val="20"/>
          <w:lang w:eastAsia="zh-CN"/>
        </w:rPr>
      </w:pPr>
    </w:p>
    <w:p w14:paraId="7CE66C31" w14:textId="4433D95B" w:rsidR="00013347" w:rsidRPr="00552F83" w:rsidRDefault="002036B9" w:rsidP="00987014">
      <w:pPr>
        <w:rPr>
          <w:rFonts w:ascii="Lato" w:eastAsiaTheme="minorHAnsi" w:hAnsi="Lato" w:cs="Arial"/>
          <w:iCs/>
          <w:color w:val="0000FF"/>
          <w:szCs w:val="20"/>
        </w:rPr>
      </w:pPr>
      <w:r w:rsidRPr="00552F83">
        <w:rPr>
          <w:rFonts w:ascii="Lato" w:eastAsiaTheme="minorHAnsi" w:hAnsi="Lato" w:cs="Arial"/>
          <w:iCs/>
          <w:color w:val="0000FF"/>
          <w:szCs w:val="20"/>
        </w:rPr>
        <w:t>Other</w:t>
      </w:r>
      <w:r w:rsidR="00013347" w:rsidRPr="00552F83">
        <w:rPr>
          <w:rFonts w:ascii="Lato" w:eastAsiaTheme="minorHAnsi" w:hAnsi="Lato" w:cs="Arial"/>
          <w:iCs/>
          <w:color w:val="0000FF"/>
          <w:szCs w:val="20"/>
        </w:rPr>
        <w:t xml:space="preserve"> comments:</w:t>
      </w:r>
    </w:p>
    <w:p w14:paraId="2ED197E7" w14:textId="18DCD4CA" w:rsidR="00013347" w:rsidRPr="00552F83" w:rsidRDefault="00013347" w:rsidP="001D01CA">
      <w:pPr>
        <w:spacing w:after="80"/>
        <w:rPr>
          <w:rFonts w:ascii="Lato" w:eastAsiaTheme="minorHAnsi" w:hAnsi="Lato" w:cs="Arial"/>
          <w:iCs/>
          <w:color w:val="0000FF"/>
          <w:szCs w:val="20"/>
        </w:rPr>
      </w:pPr>
      <w:r w:rsidRPr="005535AB">
        <w:rPr>
          <w:rFonts w:ascii="Lato" w:eastAsiaTheme="minorHAnsi" w:hAnsi="Lato" w:cs="Arial"/>
          <w:iCs/>
          <w:color w:val="0000FF"/>
          <w:szCs w:val="20"/>
        </w:rPr>
        <w:t>2.</w:t>
      </w:r>
      <w:r w:rsidR="00C766AD" w:rsidRPr="005535AB">
        <w:rPr>
          <w:rFonts w:ascii="Lato" w:eastAsiaTheme="minorHAnsi" w:hAnsi="Lato" w:cs="Arial"/>
          <w:iCs/>
          <w:color w:val="0000FF"/>
          <w:szCs w:val="20"/>
        </w:rPr>
        <w:t>13</w:t>
      </w:r>
      <w:r w:rsidRPr="005535AB">
        <w:rPr>
          <w:rFonts w:ascii="Lato" w:eastAsiaTheme="minorHAnsi" w:hAnsi="Lato" w:cs="Arial"/>
          <w:iCs/>
          <w:color w:val="0000FF"/>
          <w:szCs w:val="20"/>
        </w:rPr>
        <w:t>.1</w:t>
      </w:r>
      <w:r w:rsidR="00F2689E" w:rsidRPr="005535AB">
        <w:rPr>
          <w:rFonts w:ascii="Lato" w:eastAsiaTheme="minorHAnsi" w:hAnsi="Lato" w:cs="Arial"/>
          <w:iCs/>
          <w:color w:val="0000FF"/>
          <w:szCs w:val="20"/>
        </w:rPr>
        <w:t xml:space="preserve"> </w:t>
      </w:r>
      <w:r w:rsidR="00C766AD" w:rsidRPr="005535AB">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5535AB">
        <w:rPr>
          <w:rFonts w:ascii="Lato" w:eastAsiaTheme="minorHAnsi" w:hAnsi="Lato" w:cs="Arial"/>
          <w:iCs/>
          <w:color w:val="0000FF"/>
          <w:szCs w:val="20"/>
        </w:rPr>
        <w:t xml:space="preserve"> Schobert H. Production of acetylene and acetylene-based chemicals from coal[J]. Chemical Reviews, 2013, 114(3):1743-1760.</w:t>
      </w:r>
      <w:r w:rsidR="00C766AD" w:rsidRPr="005535AB">
        <w:rPr>
          <w:rFonts w:ascii="Lato" w:eastAsiaTheme="minorHAnsi" w:hAnsi="Lato" w:cs="Arial"/>
          <w:iCs/>
          <w:color w:val="0000FF"/>
          <w:szCs w:val="20"/>
        </w:rPr>
        <w:t>,</w:t>
      </w:r>
      <w:r w:rsidR="002036B9" w:rsidRPr="005535AB">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5535AB">
        <w:rPr>
          <w:rFonts w:ascii="Lato" w:eastAsiaTheme="minorHAnsi" w:hAnsi="Lato" w:cs="Arial"/>
          <w:iCs/>
          <w:color w:val="0000FF"/>
          <w:szCs w:val="20"/>
        </w:rPr>
        <w:t>a decade ago?</w:t>
      </w:r>
    </w:p>
    <w:p w14:paraId="5824141E" w14:textId="678D01D1" w:rsidR="00261582" w:rsidRDefault="00261582" w:rsidP="00F1425D">
      <w:pPr>
        <w:spacing w:after="0"/>
        <w:rPr>
          <w:rFonts w:ascii="Lato" w:eastAsia="Cambria" w:hAnsi="Lato" w:cs="Arial"/>
          <w:color w:val="000000" w:themeColor="text1"/>
          <w:szCs w:val="20"/>
          <w:lang w:eastAsia="x-none"/>
        </w:rPr>
      </w:pPr>
      <w:r w:rsidRPr="00261582">
        <w:rPr>
          <w:rFonts w:ascii="Lato" w:eastAsia="Cambria" w:hAnsi="Lato" w:cs="Arial"/>
          <w:b/>
          <w:color w:val="000000" w:themeColor="text1"/>
          <w:szCs w:val="20"/>
          <w:lang w:eastAsia="x-none"/>
        </w:rPr>
        <w:t>Action:</w:t>
      </w:r>
      <w:r>
        <w:rPr>
          <w:rFonts w:ascii="Lato" w:eastAsia="Cambria" w:hAnsi="Lato" w:cs="Arial"/>
          <w:color w:val="000000" w:themeColor="text1"/>
          <w:szCs w:val="20"/>
          <w:lang w:eastAsia="x-none"/>
        </w:rPr>
        <w:t xml:space="preserve"> </w:t>
      </w:r>
      <w:r w:rsidR="00F1425D">
        <w:rPr>
          <w:rFonts w:ascii="Lato" w:eastAsia="DengXian" w:hAnsi="Lato" w:cs="Arial"/>
          <w:bCs/>
          <w:color w:val="000000" w:themeColor="text1"/>
          <w:szCs w:val="20"/>
          <w:lang w:eastAsia="zh-CN"/>
        </w:rPr>
        <w:t>We have consolidated Sections 2.2 and 2.3 into a single, concise Section 2.2, which provides a brief introduction to these technologies. The conventional commercial C</w:t>
      </w:r>
      <w:r w:rsidR="00F1425D" w:rsidRPr="00F1425D">
        <w:rPr>
          <w:rFonts w:ascii="Lato" w:eastAsia="DengXian" w:hAnsi="Lato" w:cs="Arial"/>
          <w:bCs/>
          <w:color w:val="000000" w:themeColor="text1"/>
          <w:szCs w:val="20"/>
          <w:vertAlign w:val="subscript"/>
          <w:lang w:eastAsia="zh-CN"/>
        </w:rPr>
        <w:t>2</w:t>
      </w:r>
      <w:r w:rsidR="00F1425D">
        <w:rPr>
          <w:rFonts w:ascii="Lato" w:eastAsia="DengXian" w:hAnsi="Lato" w:cs="Arial"/>
          <w:bCs/>
          <w:color w:val="000000" w:themeColor="text1"/>
          <w:szCs w:val="20"/>
          <w:lang w:eastAsia="zh-CN"/>
        </w:rPr>
        <w:t>H</w:t>
      </w:r>
      <w:r w:rsidR="00F1425D" w:rsidRPr="00F1425D">
        <w:rPr>
          <w:rFonts w:ascii="Lato" w:eastAsia="DengXian" w:hAnsi="Lato" w:cs="Arial"/>
          <w:bCs/>
          <w:color w:val="000000" w:themeColor="text1"/>
          <w:szCs w:val="20"/>
          <w:vertAlign w:val="subscript"/>
          <w:lang w:eastAsia="zh-CN"/>
        </w:rPr>
        <w:t>2</w:t>
      </w:r>
      <w:r w:rsidR="00F1425D">
        <w:rPr>
          <w:rFonts w:ascii="Lato" w:eastAsia="DengXian" w:hAnsi="Lato" w:cs="Arial"/>
          <w:bCs/>
          <w:color w:val="000000" w:themeColor="text1"/>
          <w:szCs w:val="20"/>
          <w:lang w:eastAsia="zh-CN"/>
        </w:rPr>
        <w:t xml:space="preserve"> production methods discussed in this section have experienced little to no significant development over the past decade. By </w:t>
      </w:r>
      <w:r w:rsidR="00F1425D">
        <w:rPr>
          <w:rFonts w:ascii="Lato" w:eastAsia="DengXian" w:hAnsi="Lato" w:cs="Arial"/>
          <w:bCs/>
          <w:color w:val="000000" w:themeColor="text1"/>
          <w:szCs w:val="20"/>
          <w:lang w:eastAsia="zh-CN"/>
        </w:rPr>
        <w:lastRenderedPageBreak/>
        <w:t>emphasizing the future rather than the past, this streamlined description serves as an essential primer for readers, helping them familiarize themselves with the field and understand our motivation for pursuing sustainable green C</w:t>
      </w:r>
      <w:r w:rsidR="00F1425D" w:rsidRPr="00F1425D">
        <w:rPr>
          <w:rFonts w:ascii="Lato" w:eastAsia="DengXian" w:hAnsi="Lato" w:cs="Arial"/>
          <w:bCs/>
          <w:color w:val="000000" w:themeColor="text1"/>
          <w:szCs w:val="20"/>
          <w:vertAlign w:val="subscript"/>
          <w:lang w:eastAsia="zh-CN"/>
        </w:rPr>
        <w:t>2</w:t>
      </w:r>
      <w:r w:rsidR="00F1425D">
        <w:rPr>
          <w:rFonts w:ascii="Lato" w:eastAsia="DengXian" w:hAnsi="Lato" w:cs="Arial"/>
          <w:bCs/>
          <w:color w:val="000000" w:themeColor="text1"/>
          <w:szCs w:val="20"/>
          <w:lang w:eastAsia="zh-CN"/>
        </w:rPr>
        <w:t>H</w:t>
      </w:r>
      <w:r w:rsidR="00F1425D" w:rsidRPr="00F1425D">
        <w:rPr>
          <w:rFonts w:ascii="Lato" w:eastAsia="DengXian" w:hAnsi="Lato" w:cs="Arial"/>
          <w:bCs/>
          <w:color w:val="000000" w:themeColor="text1"/>
          <w:szCs w:val="20"/>
          <w:vertAlign w:val="subscript"/>
          <w:lang w:eastAsia="zh-CN"/>
        </w:rPr>
        <w:t>2</w:t>
      </w:r>
      <w:r w:rsidR="00F1425D">
        <w:rPr>
          <w:rFonts w:ascii="Lato" w:eastAsia="DengXian" w:hAnsi="Lato" w:cs="Arial"/>
          <w:bCs/>
          <w:color w:val="000000" w:themeColor="text1"/>
          <w:szCs w:val="20"/>
          <w:lang w:eastAsia="zh-CN"/>
        </w:rPr>
        <w:t xml:space="preserve"> technologies. Additional details are addressed in the response to comment 2.1.</w:t>
      </w:r>
    </w:p>
    <w:p w14:paraId="29B68808" w14:textId="77777777" w:rsidR="00531BB2" w:rsidRPr="00552F83" w:rsidRDefault="00531BB2" w:rsidP="001D01CA">
      <w:pPr>
        <w:spacing w:after="0"/>
        <w:rPr>
          <w:rFonts w:ascii="Lato" w:eastAsia="DengXian" w:hAnsi="Lato" w:cs="Arial"/>
          <w:color w:val="000000" w:themeColor="text1"/>
          <w:szCs w:val="20"/>
          <w:lang w:eastAsia="zh-CN"/>
        </w:rPr>
      </w:pPr>
    </w:p>
    <w:p w14:paraId="2AB5E0D9" w14:textId="3B06B129" w:rsidR="00013347" w:rsidRPr="00552F83" w:rsidRDefault="00013347" w:rsidP="001D01CA">
      <w:pPr>
        <w:spacing w:after="80"/>
        <w:rPr>
          <w:rFonts w:ascii="Lato" w:eastAsiaTheme="minorHAnsi" w:hAnsi="Lato" w:cs="Arial"/>
          <w:iCs/>
          <w:color w:val="0000FF"/>
          <w:szCs w:val="20"/>
        </w:rPr>
      </w:pPr>
      <w:r w:rsidRPr="001F7198">
        <w:rPr>
          <w:rFonts w:ascii="Lato" w:eastAsiaTheme="minorHAnsi" w:hAnsi="Lato" w:cs="Arial"/>
          <w:iCs/>
          <w:color w:val="0000FF"/>
          <w:szCs w:val="20"/>
        </w:rPr>
        <w:t>2.</w:t>
      </w:r>
      <w:r w:rsidR="00C766AD" w:rsidRPr="001F7198">
        <w:rPr>
          <w:rFonts w:ascii="Lato" w:eastAsiaTheme="minorHAnsi" w:hAnsi="Lato" w:cs="Arial"/>
          <w:iCs/>
          <w:color w:val="0000FF"/>
          <w:szCs w:val="20"/>
        </w:rPr>
        <w:t>13</w:t>
      </w:r>
      <w:r w:rsidRPr="001F7198">
        <w:rPr>
          <w:rFonts w:ascii="Lato" w:eastAsiaTheme="minorHAnsi" w:hAnsi="Lato" w:cs="Arial"/>
          <w:iCs/>
          <w:color w:val="0000FF"/>
          <w:szCs w:val="20"/>
        </w:rPr>
        <w:t>.2.</w:t>
      </w:r>
      <w:r w:rsidR="00C42B63" w:rsidRPr="001F7198">
        <w:rPr>
          <w:rFonts w:ascii="Lato" w:eastAsia="DengXian" w:hAnsi="Lato" w:cs="Arial" w:hint="eastAsia"/>
          <w:iCs/>
          <w:color w:val="0000FF"/>
          <w:szCs w:val="20"/>
          <w:lang w:eastAsia="zh-CN"/>
        </w:rPr>
        <w:t xml:space="preserve"> </w:t>
      </w:r>
      <w:r w:rsidR="002036B9" w:rsidRPr="001F7198">
        <w:rPr>
          <w:rFonts w:ascii="Lato" w:eastAsiaTheme="minorHAnsi" w:hAnsi="Lato" w:cs="Arial"/>
          <w:iCs/>
          <w:color w:val="0000FF"/>
          <w:szCs w:val="20"/>
        </w:rPr>
        <w:t>The title of section 2.3 (Direct commercial acetylene production routes) does not seem to be very appropriate, since the title of 2.2 (Indirect acetylene production route via calcium carbide) does not emphasize the word commercial. Therefore, this title may mislead readers unfamiliar with the relevant field into thinking that the calcium carbide method is not a commercial acetylene preparation method.</w:t>
      </w:r>
    </w:p>
    <w:p w14:paraId="238CFE7C" w14:textId="5A8D5F2A" w:rsidR="00EB60E0" w:rsidRDefault="008D410E" w:rsidP="00531BB2">
      <w:pPr>
        <w:spacing w:after="0"/>
        <w:rPr>
          <w:rFonts w:ascii="Lato" w:eastAsia="DengXian" w:hAnsi="Lato" w:cs="Arial"/>
          <w:bCs/>
          <w:iCs/>
          <w:color w:val="000000" w:themeColor="text1"/>
          <w:szCs w:val="20"/>
          <w:lang w:eastAsia="zh-CN"/>
        </w:rPr>
      </w:pPr>
      <w:r>
        <w:rPr>
          <w:rFonts w:ascii="Lato" w:eastAsia="DengXian" w:hAnsi="Lato" w:cs="Arial"/>
          <w:b/>
          <w:bCs/>
          <w:iCs/>
          <w:color w:val="000000" w:themeColor="text1"/>
          <w:szCs w:val="20"/>
          <w:lang w:eastAsia="zh-CN"/>
        </w:rPr>
        <w:t>Action:</w:t>
      </w:r>
      <w:r w:rsidRPr="003E732C">
        <w:rPr>
          <w:rFonts w:ascii="Lato" w:eastAsia="DengXian" w:hAnsi="Lato" w:cs="Arial"/>
          <w:bCs/>
          <w:iCs/>
          <w:color w:val="000000" w:themeColor="text1"/>
          <w:szCs w:val="20"/>
          <w:lang w:eastAsia="zh-CN"/>
        </w:rPr>
        <w:t xml:space="preserve"> </w:t>
      </w:r>
      <w:r w:rsidR="00EB60E0" w:rsidRPr="003E732C">
        <w:rPr>
          <w:rFonts w:ascii="Lato" w:eastAsia="DengXian" w:hAnsi="Lato" w:cs="Arial"/>
          <w:bCs/>
          <w:iCs/>
          <w:color w:val="000000" w:themeColor="text1"/>
          <w:szCs w:val="20"/>
          <w:lang w:eastAsia="zh-CN"/>
        </w:rPr>
        <w:t>We have significantly shortened Sections</w:t>
      </w:r>
      <w:r w:rsidR="007D1144" w:rsidRPr="003E732C">
        <w:rPr>
          <w:rFonts w:ascii="Lato" w:eastAsia="DengXian" w:hAnsi="Lato" w:cs="Arial"/>
          <w:bCs/>
          <w:iCs/>
          <w:color w:val="000000" w:themeColor="text1"/>
          <w:szCs w:val="20"/>
          <w:lang w:eastAsia="zh-CN"/>
        </w:rPr>
        <w:t xml:space="preserve"> </w:t>
      </w:r>
      <w:r w:rsidR="00EB60E0" w:rsidRPr="003E732C">
        <w:rPr>
          <w:rFonts w:ascii="Lato" w:eastAsia="DengXian" w:hAnsi="Lato" w:cs="Arial"/>
          <w:bCs/>
          <w:iCs/>
          <w:color w:val="000000" w:themeColor="text1"/>
          <w:szCs w:val="20"/>
          <w:lang w:eastAsia="zh-CN"/>
        </w:rPr>
        <w:t>2.1</w:t>
      </w:r>
      <w:r w:rsidR="00703A33" w:rsidRPr="003E732C">
        <w:rPr>
          <w:rFonts w:ascii="Lato" w:eastAsia="DengXian" w:hAnsi="Lato" w:cs="Arial" w:hint="eastAsia"/>
          <w:bCs/>
          <w:iCs/>
          <w:color w:val="000000" w:themeColor="text1"/>
          <w:szCs w:val="20"/>
          <w:lang w:eastAsia="zh-CN"/>
        </w:rPr>
        <w:t>-</w:t>
      </w:r>
      <w:r w:rsidR="00EB60E0" w:rsidRPr="003E732C">
        <w:rPr>
          <w:rFonts w:ascii="Lato" w:eastAsia="DengXian" w:hAnsi="Lato" w:cs="Arial"/>
          <w:bCs/>
          <w:iCs/>
          <w:color w:val="000000" w:themeColor="text1"/>
          <w:szCs w:val="20"/>
          <w:lang w:eastAsia="zh-CN"/>
        </w:rPr>
        <w:t>2.3, and combined Sections</w:t>
      </w:r>
      <w:r w:rsidR="007D1144" w:rsidRPr="003E732C">
        <w:rPr>
          <w:rFonts w:ascii="Lato" w:eastAsia="DengXian" w:hAnsi="Lato" w:cs="Arial"/>
          <w:bCs/>
          <w:iCs/>
          <w:color w:val="000000" w:themeColor="text1"/>
          <w:szCs w:val="20"/>
          <w:lang w:eastAsia="zh-CN"/>
        </w:rPr>
        <w:t xml:space="preserve"> </w:t>
      </w:r>
      <w:r w:rsidR="00EB60E0" w:rsidRPr="003E732C">
        <w:rPr>
          <w:rFonts w:ascii="Lato" w:eastAsia="DengXian" w:hAnsi="Lato" w:cs="Arial"/>
          <w:bCs/>
          <w:iCs/>
          <w:color w:val="000000" w:themeColor="text1"/>
          <w:szCs w:val="20"/>
          <w:lang w:eastAsia="zh-CN"/>
        </w:rPr>
        <w:t xml:space="preserve">2.2 and 2.3 into a new section titled </w:t>
      </w:r>
      <w:r w:rsidR="00551100" w:rsidRPr="003E732C">
        <w:rPr>
          <w:rFonts w:ascii="Lato" w:eastAsia="DengXian" w:hAnsi="Lato" w:cs="Arial"/>
          <w:bCs/>
          <w:iCs/>
          <w:color w:val="000000" w:themeColor="text1"/>
          <w:szCs w:val="20"/>
          <w:lang w:eastAsia="zh-CN"/>
        </w:rPr>
        <w:t>‘</w:t>
      </w:r>
      <w:r w:rsidR="00EB60E0" w:rsidRPr="003E732C">
        <w:rPr>
          <w:rFonts w:ascii="Lato" w:eastAsia="DengXian" w:hAnsi="Lato" w:cs="Arial"/>
          <w:bCs/>
          <w:iCs/>
          <w:color w:val="000000" w:themeColor="text1"/>
          <w:szCs w:val="20"/>
          <w:lang w:eastAsia="zh-CN"/>
        </w:rPr>
        <w:t xml:space="preserve">Commercial </w:t>
      </w:r>
      <w:r w:rsidR="006B5EFF" w:rsidRPr="003E732C">
        <w:rPr>
          <w:rFonts w:ascii="Lato" w:eastAsia="DengXian" w:hAnsi="Lato" w:cs="Arial" w:hint="eastAsia"/>
          <w:bCs/>
          <w:iCs/>
          <w:color w:val="000000" w:themeColor="text1"/>
          <w:szCs w:val="20"/>
          <w:lang w:eastAsia="zh-CN"/>
        </w:rPr>
        <w:t>acetylene</w:t>
      </w:r>
      <w:r w:rsidR="00A979EA" w:rsidRPr="003E732C">
        <w:rPr>
          <w:rFonts w:ascii="Lato" w:eastAsia="DengXian" w:hAnsi="Lato" w:cs="Arial"/>
          <w:bCs/>
          <w:iCs/>
          <w:color w:val="000000" w:themeColor="text1"/>
          <w:szCs w:val="20"/>
          <w:lang w:eastAsia="zh-CN"/>
        </w:rPr>
        <w:t xml:space="preserve"> </w:t>
      </w:r>
      <w:r w:rsidR="00163FCD" w:rsidRPr="003E732C">
        <w:rPr>
          <w:rFonts w:ascii="Lato" w:eastAsia="DengXian" w:hAnsi="Lato" w:cs="Arial"/>
          <w:bCs/>
          <w:iCs/>
          <w:color w:val="000000" w:themeColor="text1"/>
          <w:szCs w:val="20"/>
          <w:lang w:eastAsia="zh-CN"/>
        </w:rPr>
        <w:t>p</w:t>
      </w:r>
      <w:r w:rsidR="00EB60E0" w:rsidRPr="003E732C">
        <w:rPr>
          <w:rFonts w:ascii="Lato" w:eastAsia="DengXian" w:hAnsi="Lato" w:cs="Arial"/>
          <w:bCs/>
          <w:iCs/>
          <w:color w:val="000000" w:themeColor="text1"/>
          <w:szCs w:val="20"/>
          <w:lang w:eastAsia="zh-CN"/>
        </w:rPr>
        <w:t xml:space="preserve">roduction </w:t>
      </w:r>
      <w:r w:rsidR="003E732C" w:rsidRPr="003E732C">
        <w:rPr>
          <w:rFonts w:ascii="Lato" w:eastAsia="DengXian" w:hAnsi="Lato" w:cs="Arial"/>
          <w:bCs/>
          <w:iCs/>
          <w:color w:val="000000" w:themeColor="text1"/>
          <w:szCs w:val="20"/>
          <w:lang w:eastAsia="zh-CN"/>
        </w:rPr>
        <w:t>routes</w:t>
      </w:r>
      <w:r w:rsidR="007D1144" w:rsidRPr="003E732C">
        <w:rPr>
          <w:rFonts w:ascii="Lato" w:eastAsia="DengXian" w:hAnsi="Lato" w:cs="Arial"/>
          <w:bCs/>
          <w:iCs/>
          <w:color w:val="000000" w:themeColor="text1"/>
          <w:szCs w:val="20"/>
          <w:lang w:eastAsia="zh-CN"/>
        </w:rPr>
        <w:t>.</w:t>
      </w:r>
      <w:r w:rsidR="003E732C">
        <w:rPr>
          <w:rFonts w:ascii="Lato" w:eastAsia="DengXian" w:hAnsi="Lato" w:cs="Arial"/>
          <w:bCs/>
          <w:iCs/>
          <w:color w:val="000000" w:themeColor="text1"/>
          <w:szCs w:val="20"/>
          <w:lang w:eastAsia="zh-CN"/>
        </w:rPr>
        <w:t>’</w:t>
      </w:r>
    </w:p>
    <w:p w14:paraId="7C88BA4D" w14:textId="77777777" w:rsidR="00531BB2" w:rsidRPr="001C66F3" w:rsidRDefault="00531BB2" w:rsidP="001D01CA">
      <w:pPr>
        <w:spacing w:after="0"/>
        <w:rPr>
          <w:rFonts w:ascii="Lato" w:eastAsia="DengXian" w:hAnsi="Lato" w:cs="Arial"/>
          <w:bCs/>
          <w:iCs/>
          <w:color w:val="000000" w:themeColor="text1"/>
          <w:szCs w:val="20"/>
          <w:lang w:eastAsia="zh-CN"/>
        </w:rPr>
      </w:pPr>
    </w:p>
    <w:p w14:paraId="3327246F" w14:textId="21BAE425" w:rsidR="00013347" w:rsidRPr="00552F83" w:rsidRDefault="00013347" w:rsidP="001D01CA">
      <w:pPr>
        <w:spacing w:after="80"/>
        <w:rPr>
          <w:rFonts w:ascii="Lato" w:eastAsia="DengXian" w:hAnsi="Lato" w:cs="Arial"/>
          <w:iCs/>
          <w:color w:val="0000FF"/>
          <w:szCs w:val="20"/>
          <w:lang w:eastAsia="zh-CN"/>
        </w:rPr>
      </w:pPr>
      <w:r w:rsidRPr="001F7198">
        <w:rPr>
          <w:rFonts w:ascii="Lato" w:eastAsiaTheme="minorHAnsi" w:hAnsi="Lato" w:cs="Arial"/>
          <w:iCs/>
          <w:color w:val="0000FF"/>
          <w:szCs w:val="20"/>
        </w:rPr>
        <w:t>2.</w:t>
      </w:r>
      <w:r w:rsidR="00C766AD" w:rsidRPr="001F7198">
        <w:rPr>
          <w:rFonts w:ascii="Lato" w:eastAsiaTheme="minorHAnsi" w:hAnsi="Lato" w:cs="Arial"/>
          <w:iCs/>
          <w:color w:val="0000FF"/>
          <w:szCs w:val="20"/>
        </w:rPr>
        <w:t>13</w:t>
      </w:r>
      <w:r w:rsidRPr="001F7198">
        <w:rPr>
          <w:rFonts w:ascii="Lato" w:eastAsiaTheme="minorHAnsi" w:hAnsi="Lato" w:cs="Arial"/>
          <w:iCs/>
          <w:color w:val="0000FF"/>
          <w:szCs w:val="20"/>
        </w:rPr>
        <w:t>.3.</w:t>
      </w:r>
      <w:r w:rsidR="00C42B63" w:rsidRPr="001F7198">
        <w:rPr>
          <w:rFonts w:ascii="Lato" w:eastAsia="DengXian" w:hAnsi="Lato" w:cs="Arial" w:hint="eastAsia"/>
          <w:iCs/>
          <w:color w:val="0000FF"/>
          <w:szCs w:val="20"/>
          <w:lang w:eastAsia="zh-CN"/>
        </w:rPr>
        <w:t xml:space="preserve"> </w:t>
      </w:r>
      <w:r w:rsidR="002036B9" w:rsidRPr="001F7198">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1F7198">
        <w:rPr>
          <w:rFonts w:ascii="Lato" w:eastAsiaTheme="minorHAnsi" w:hAnsi="Lato" w:cs="Arial"/>
          <w:iCs/>
          <w:color w:val="0000FF"/>
          <w:szCs w:val="20"/>
          <w:vertAlign w:val="subscript"/>
        </w:rPr>
        <w:t>4</w:t>
      </w:r>
      <w:r w:rsidR="002036B9" w:rsidRPr="001F7198">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1F7198">
        <w:rPr>
          <w:rFonts w:ascii="Lato" w:eastAsiaTheme="minorHAnsi" w:hAnsi="Lato" w:cs="Arial"/>
          <w:iCs/>
          <w:color w:val="0000FF"/>
          <w:szCs w:val="20"/>
          <w:vertAlign w:val="subscript"/>
        </w:rPr>
        <w:t>4</w:t>
      </w:r>
      <w:r w:rsidR="002036B9" w:rsidRPr="001F7198">
        <w:rPr>
          <w:rFonts w:ascii="Lato" w:eastAsiaTheme="minorHAnsi" w:hAnsi="Lato" w:cs="Arial"/>
          <w:iCs/>
          <w:color w:val="0000FF"/>
          <w:szCs w:val="20"/>
        </w:rPr>
        <w:t xml:space="preserve"> conversion and acetylene selectivity are not as good as in the thermal plasma approach. Thus, despite the savings in the quenching, non-thermal plasma technology should be far less economical than thermal plasma technology at this time.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04AD90DF" w14:textId="30846A0B" w:rsidR="005B1B12" w:rsidRPr="00563B9F" w:rsidRDefault="005B1B12" w:rsidP="00987014">
      <w:pPr>
        <w:rPr>
          <w:rFonts w:ascii="Lato" w:eastAsia="DengXian" w:hAnsi="Lato" w:cs="Arial"/>
          <w:szCs w:val="20"/>
          <w:lang w:eastAsia="zh-CN"/>
        </w:rPr>
      </w:pPr>
      <w:r w:rsidRPr="00563B9F">
        <w:rPr>
          <w:rFonts w:ascii="Lato" w:eastAsia="DengXian" w:hAnsi="Lato" w:cs="Arial"/>
          <w:szCs w:val="20"/>
          <w:lang w:eastAsia="zh-CN"/>
        </w:rPr>
        <w:t>Non-thermal plasma is fundamentally different from thermal plasma in its generation process. Unlike thermal plasma, where all species (electrons, ions, and neutrals) are in thermal equilibrium, non-thermal plasma generates high-energy electrons while maintaining a relatively low bulk gas temperature. This characteristic potentially opens up new reaction pathways that are not accessible in thermal equilibrium systems. As shown in Fig.</w:t>
      </w:r>
      <w:r w:rsidR="007D1144" w:rsidRPr="00563B9F">
        <w:rPr>
          <w:rFonts w:ascii="Lato" w:eastAsia="DengXian" w:hAnsi="Lato" w:cs="Arial"/>
          <w:szCs w:val="20"/>
          <w:lang w:eastAsia="zh-CN"/>
        </w:rPr>
        <w:t xml:space="preserve"> </w:t>
      </w:r>
      <w:r w:rsidR="0064564E">
        <w:rPr>
          <w:rFonts w:ascii="Lato" w:eastAsia="DengXian" w:hAnsi="Lato" w:cs="Arial"/>
          <w:szCs w:val="20"/>
          <w:lang w:eastAsia="zh-CN"/>
        </w:rPr>
        <w:t>4d</w:t>
      </w:r>
      <w:r w:rsidRPr="00563B9F">
        <w:rPr>
          <w:rFonts w:ascii="Lato" w:eastAsia="DengXian" w:hAnsi="Lato" w:cs="Arial"/>
          <w:szCs w:val="20"/>
          <w:lang w:eastAsia="zh-CN"/>
        </w:rPr>
        <w:t xml:space="preserve">, </w:t>
      </w:r>
      <w:r w:rsidR="00845A8A">
        <w:rPr>
          <w:rFonts w:ascii="Lato" w:eastAsia="DengXian" w:hAnsi="Lato" w:cs="Arial"/>
          <w:szCs w:val="20"/>
          <w:lang w:eastAsia="zh-CN"/>
        </w:rPr>
        <w:t xml:space="preserve">although </w:t>
      </w:r>
      <w:r w:rsidRPr="00563B9F">
        <w:rPr>
          <w:rFonts w:ascii="Lato" w:eastAsia="DengXian" w:hAnsi="Lato" w:cs="Arial"/>
          <w:szCs w:val="20"/>
          <w:lang w:eastAsia="zh-CN"/>
        </w:rPr>
        <w:t xml:space="preserve">non-thermal plasma requires a similar or even higher energy input compared to thermal plasma, </w:t>
      </w:r>
      <w:r w:rsidR="00344D09">
        <w:rPr>
          <w:rFonts w:ascii="Lato" w:eastAsia="DengXian" w:hAnsi="Lato" w:cs="Arial"/>
          <w:szCs w:val="20"/>
          <w:lang w:eastAsia="zh-CN"/>
        </w:rPr>
        <w:t xml:space="preserve">its </w:t>
      </w:r>
      <w:r w:rsidR="00A979EA" w:rsidRPr="00563B9F">
        <w:rPr>
          <w:rFonts w:ascii="Lato" w:eastAsia="DengXian" w:hAnsi="Lato" w:cs="Arial"/>
          <w:szCs w:val="20"/>
          <w:lang w:eastAsia="zh-CN"/>
        </w:rPr>
        <w:t>CH</w:t>
      </w:r>
      <w:r w:rsidR="00A979EA" w:rsidRPr="00563B9F">
        <w:rPr>
          <w:rFonts w:ascii="Lato" w:eastAsia="DengXian" w:hAnsi="Lato" w:cs="Arial"/>
          <w:szCs w:val="20"/>
          <w:vertAlign w:val="subscript"/>
          <w:lang w:eastAsia="zh-CN"/>
        </w:rPr>
        <w:t>4</w:t>
      </w:r>
      <w:r w:rsidRPr="00563B9F">
        <w:rPr>
          <w:rFonts w:ascii="Lato" w:eastAsia="DengXian" w:hAnsi="Lato" w:cs="Arial"/>
          <w:szCs w:val="20"/>
          <w:lang w:eastAsia="zh-CN"/>
        </w:rPr>
        <w:t xml:space="preserve"> conversion and </w:t>
      </w:r>
      <w:r w:rsidR="00A979EA" w:rsidRPr="00563B9F">
        <w:rPr>
          <w:rFonts w:ascii="Lato" w:eastAsia="DengXian" w:hAnsi="Lato" w:cs="Arial"/>
          <w:iCs/>
          <w:szCs w:val="20"/>
          <w:lang w:eastAsia="zh-CN"/>
        </w:rPr>
        <w:t>C</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H</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 xml:space="preserve"> </w:t>
      </w:r>
      <w:r w:rsidRPr="00563B9F">
        <w:rPr>
          <w:rFonts w:ascii="Lato" w:eastAsia="DengXian" w:hAnsi="Lato" w:cs="Arial"/>
          <w:szCs w:val="20"/>
          <w:lang w:eastAsia="zh-CN"/>
        </w:rPr>
        <w:t xml:space="preserve">selectivity are </w:t>
      </w:r>
      <w:r w:rsidR="00845A8A">
        <w:rPr>
          <w:rFonts w:ascii="Lato" w:eastAsia="DengXian" w:hAnsi="Lato" w:cs="Arial"/>
          <w:szCs w:val="20"/>
          <w:lang w:eastAsia="zh-CN"/>
        </w:rPr>
        <w:t xml:space="preserve">already </w:t>
      </w:r>
      <w:r w:rsidRPr="00563B9F">
        <w:rPr>
          <w:rFonts w:ascii="Lato" w:eastAsia="DengXian" w:hAnsi="Lato" w:cs="Arial"/>
          <w:szCs w:val="20"/>
          <w:lang w:eastAsia="zh-CN"/>
        </w:rPr>
        <w:t xml:space="preserve">comparable to those of thermal plasma process. As an emerging technology </w:t>
      </w:r>
      <w:r w:rsidR="00344D09">
        <w:rPr>
          <w:rFonts w:ascii="Lato" w:eastAsia="DengXian" w:hAnsi="Lato" w:cs="Arial"/>
          <w:szCs w:val="20"/>
          <w:lang w:eastAsia="zh-CN"/>
        </w:rPr>
        <w:t xml:space="preserve">that </w:t>
      </w:r>
      <w:r w:rsidRPr="00563B9F">
        <w:rPr>
          <w:rFonts w:ascii="Lato" w:eastAsia="DengXian" w:hAnsi="Lato" w:cs="Arial"/>
          <w:szCs w:val="20"/>
          <w:lang w:eastAsia="zh-CN"/>
        </w:rPr>
        <w:t>enabl</w:t>
      </w:r>
      <w:r w:rsidR="00344D09">
        <w:rPr>
          <w:rFonts w:ascii="Lato" w:eastAsia="DengXian" w:hAnsi="Lato" w:cs="Arial"/>
          <w:szCs w:val="20"/>
          <w:lang w:eastAsia="zh-CN"/>
        </w:rPr>
        <w:t>es</w:t>
      </w:r>
      <w:r w:rsidRPr="00563B9F">
        <w:rPr>
          <w:rFonts w:ascii="Lato" w:eastAsia="DengXian" w:hAnsi="Lato" w:cs="Arial"/>
          <w:szCs w:val="20"/>
          <w:lang w:eastAsia="zh-CN"/>
        </w:rPr>
        <w:t xml:space="preserve"> </w:t>
      </w:r>
      <w:r w:rsidR="00A979EA" w:rsidRPr="00563B9F">
        <w:rPr>
          <w:rFonts w:ascii="Lato" w:eastAsia="DengXian" w:hAnsi="Lato" w:cs="Arial"/>
          <w:iCs/>
          <w:szCs w:val="20"/>
          <w:lang w:eastAsia="zh-CN"/>
        </w:rPr>
        <w:t>C</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H</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 xml:space="preserve"> </w:t>
      </w:r>
      <w:r w:rsidRPr="00563B9F">
        <w:rPr>
          <w:rFonts w:ascii="Lato" w:eastAsia="DengXian" w:hAnsi="Lato" w:cs="Arial"/>
          <w:szCs w:val="20"/>
          <w:lang w:eastAsia="zh-CN"/>
        </w:rPr>
        <w:t xml:space="preserve">production at low temperatures, we believe its </w:t>
      </w:r>
      <w:r w:rsidR="00344D09">
        <w:rPr>
          <w:rFonts w:ascii="Lato" w:eastAsia="DengXian" w:hAnsi="Lato" w:cs="Arial"/>
          <w:szCs w:val="20"/>
          <w:lang w:eastAsia="zh-CN"/>
        </w:rPr>
        <w:t>potential</w:t>
      </w:r>
      <w:r w:rsidRPr="00563B9F">
        <w:rPr>
          <w:rFonts w:ascii="Lato" w:eastAsia="DengXian" w:hAnsi="Lato" w:cs="Arial"/>
          <w:szCs w:val="20"/>
          <w:lang w:eastAsia="zh-CN"/>
        </w:rPr>
        <w:t xml:space="preserve"> should not be dismissed solely due to its</w:t>
      </w:r>
      <w:r w:rsidR="007D1144" w:rsidRPr="00563B9F">
        <w:rPr>
          <w:rFonts w:ascii="Lato" w:eastAsia="DengXian" w:hAnsi="Lato" w:cs="Arial"/>
          <w:szCs w:val="20"/>
          <w:lang w:eastAsia="zh-CN"/>
        </w:rPr>
        <w:t xml:space="preserve"> slightly</w:t>
      </w:r>
      <w:r w:rsidRPr="00563B9F">
        <w:rPr>
          <w:rFonts w:ascii="Lato" w:eastAsia="DengXian" w:hAnsi="Lato" w:cs="Arial"/>
          <w:szCs w:val="20"/>
          <w:lang w:eastAsia="zh-CN"/>
        </w:rPr>
        <w:t xml:space="preserve"> high</w:t>
      </w:r>
      <w:r w:rsidR="007D1144" w:rsidRPr="00563B9F">
        <w:rPr>
          <w:rFonts w:ascii="Lato" w:eastAsia="DengXian" w:hAnsi="Lato" w:cs="Arial"/>
          <w:szCs w:val="20"/>
          <w:lang w:eastAsia="zh-CN"/>
        </w:rPr>
        <w:t>er</w:t>
      </w:r>
      <w:r w:rsidRPr="00563B9F">
        <w:rPr>
          <w:rFonts w:ascii="Lato" w:eastAsia="DengXian" w:hAnsi="Lato" w:cs="Arial"/>
          <w:szCs w:val="20"/>
          <w:lang w:eastAsia="zh-CN"/>
        </w:rPr>
        <w:t xml:space="preserve"> energy input compared to the </w:t>
      </w:r>
      <w:r w:rsidR="00344D09">
        <w:rPr>
          <w:rFonts w:ascii="Lato" w:eastAsia="DengXian" w:hAnsi="Lato" w:cs="Arial"/>
          <w:szCs w:val="20"/>
          <w:lang w:eastAsia="zh-CN"/>
        </w:rPr>
        <w:t xml:space="preserve">current </w:t>
      </w:r>
      <w:r w:rsidRPr="00563B9F">
        <w:rPr>
          <w:rFonts w:ascii="Lato" w:eastAsia="DengXian" w:hAnsi="Lato" w:cs="Arial"/>
          <w:szCs w:val="20"/>
          <w:lang w:eastAsia="zh-CN"/>
        </w:rPr>
        <w:t>commercial thermal plasma process.</w:t>
      </w:r>
    </w:p>
    <w:p w14:paraId="20DF09E2" w14:textId="59DBFAAB" w:rsidR="005B1B12" w:rsidRDefault="005B1B12" w:rsidP="00531BB2">
      <w:pPr>
        <w:spacing w:after="0"/>
        <w:rPr>
          <w:rFonts w:ascii="Lato" w:eastAsia="DengXian" w:hAnsi="Lato" w:cs="Arial"/>
          <w:szCs w:val="20"/>
          <w:lang w:eastAsia="zh-CN"/>
        </w:rPr>
      </w:pPr>
      <w:r w:rsidRPr="00E34F26">
        <w:rPr>
          <w:rFonts w:ascii="Lato" w:eastAsia="DengXian" w:hAnsi="Lato" w:cs="Arial"/>
          <w:szCs w:val="20"/>
          <w:lang w:eastAsia="zh-CN"/>
        </w:rPr>
        <w:t xml:space="preserve">We </w:t>
      </w:r>
      <w:r w:rsidR="00E34F26">
        <w:rPr>
          <w:rFonts w:ascii="Lato" w:eastAsia="DengXian" w:hAnsi="Lato" w:cs="Arial"/>
          <w:szCs w:val="20"/>
          <w:lang w:eastAsia="zh-CN"/>
        </w:rPr>
        <w:t xml:space="preserve">have </w:t>
      </w:r>
      <w:r w:rsidRPr="00E34F26">
        <w:rPr>
          <w:rFonts w:ascii="Lato" w:eastAsia="DengXian" w:hAnsi="Lato" w:cs="Arial"/>
          <w:szCs w:val="20"/>
          <w:lang w:eastAsia="zh-CN"/>
        </w:rPr>
        <w:t xml:space="preserve">elaborated our perspectives on non-thermal plasma in the </w:t>
      </w:r>
      <w:del w:id="125" w:author="Zhang, Zihao" w:date="2024-12-02T17:22:00Z" w16du:dateUtc="2024-12-02T16:22:00Z">
        <w:r w:rsidR="00551100" w:rsidRPr="00E34F26" w:rsidDel="008607A4">
          <w:rPr>
            <w:rFonts w:ascii="Lato" w:eastAsia="DengXian" w:hAnsi="Lato" w:cs="Arial"/>
            <w:szCs w:val="20"/>
            <w:lang w:eastAsia="zh-CN"/>
          </w:rPr>
          <w:delText>‘</w:delText>
        </w:r>
        <w:r w:rsidRPr="00E34F26" w:rsidDel="008607A4">
          <w:rPr>
            <w:rFonts w:ascii="Lato" w:eastAsia="DengXian" w:hAnsi="Lato" w:cs="Arial"/>
            <w:iCs/>
            <w:szCs w:val="20"/>
            <w:lang w:eastAsia="zh-CN"/>
          </w:rPr>
          <w:delText xml:space="preserve">Perspective and </w:delText>
        </w:r>
      </w:del>
      <w:r w:rsidRPr="00E34F26">
        <w:rPr>
          <w:rFonts w:ascii="Lato" w:eastAsia="DengXian" w:hAnsi="Lato" w:cs="Arial"/>
          <w:iCs/>
          <w:szCs w:val="20"/>
          <w:lang w:eastAsia="zh-CN"/>
        </w:rPr>
        <w:t>Outlook</w:t>
      </w:r>
      <w:del w:id="126" w:author="Zhang, Zihao" w:date="2024-12-02T17:23:00Z" w16du:dateUtc="2024-12-02T16:23:00Z">
        <w:r w:rsidR="00551100" w:rsidRPr="00E34F26" w:rsidDel="008607A4">
          <w:rPr>
            <w:rFonts w:ascii="Lato" w:eastAsia="DengXian" w:hAnsi="Lato" w:cs="Arial"/>
            <w:iCs/>
            <w:szCs w:val="20"/>
            <w:lang w:eastAsia="zh-CN"/>
          </w:rPr>
          <w:delText>’</w:delText>
        </w:r>
      </w:del>
      <w:r w:rsidR="00551100" w:rsidRPr="00E34F26">
        <w:rPr>
          <w:rFonts w:ascii="Lato" w:eastAsia="DengXian" w:hAnsi="Lato" w:cs="Arial"/>
          <w:iCs/>
          <w:szCs w:val="20"/>
          <w:lang w:eastAsia="zh-CN"/>
        </w:rPr>
        <w:t xml:space="preserve"> </w:t>
      </w:r>
      <w:r w:rsidRPr="00E34F26">
        <w:rPr>
          <w:rFonts w:ascii="Lato" w:eastAsia="DengXian" w:hAnsi="Lato" w:cs="Arial"/>
          <w:szCs w:val="20"/>
          <w:lang w:eastAsia="zh-CN"/>
        </w:rPr>
        <w:t>section</w:t>
      </w:r>
      <w:r w:rsidR="002D1AC2" w:rsidRPr="00E34F26">
        <w:rPr>
          <w:rFonts w:ascii="Lato" w:eastAsia="DengXian" w:hAnsi="Lato" w:cs="Arial" w:hint="eastAsia"/>
          <w:szCs w:val="20"/>
          <w:lang w:eastAsia="zh-CN"/>
        </w:rPr>
        <w:t xml:space="preserve"> (page xx, line xx)</w:t>
      </w:r>
      <w:r w:rsidRPr="00E34F26">
        <w:rPr>
          <w:rFonts w:ascii="Lato" w:eastAsia="DengXian" w:hAnsi="Lato" w:cs="Arial"/>
          <w:szCs w:val="20"/>
          <w:lang w:eastAsia="zh-CN"/>
        </w:rPr>
        <w:t>: Emerging technologies, such as non</w:t>
      </w:r>
      <w:r w:rsidRPr="00E34F26">
        <w:rPr>
          <w:rFonts w:ascii="Lato" w:eastAsia="DengXian" w:hAnsi="Lato" w:cs="Arial"/>
          <w:szCs w:val="20"/>
          <w:lang w:eastAsia="zh-CN"/>
        </w:rPr>
        <w:noBreakHyphen/>
        <w:t>thermal plasma, face commercialization challenges that require advancements in reactor design, catalyst development, and a deeper understanding of reaction mechanisms. Non</w:t>
      </w:r>
      <w:r w:rsidRPr="00E34F26">
        <w:rPr>
          <w:rFonts w:ascii="Lato" w:eastAsia="DengXian" w:hAnsi="Lato" w:cs="Arial"/>
          <w:szCs w:val="20"/>
          <w:lang w:eastAsia="zh-CN"/>
        </w:rPr>
        <w:noBreakHyphen/>
        <w:t xml:space="preserve">thermal plasma technologies show performance close to that of commercial thermal plasma but typically require higher energy input and more complex equipment. While catalysts can favor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Pr="00E34F26">
        <w:rPr>
          <w:rFonts w:ascii="Lato" w:eastAsia="DengXian" w:hAnsi="Lato" w:cs="Arial"/>
          <w:szCs w:val="20"/>
          <w:lang w:eastAsia="zh-CN"/>
        </w:rPr>
        <w:t>production, the catalytic and plasma</w:t>
      </w:r>
      <w:r w:rsidRPr="00E34F26">
        <w:rPr>
          <w:rFonts w:ascii="Lato" w:eastAsia="DengXian" w:hAnsi="Lato" w:cs="Arial"/>
          <w:szCs w:val="20"/>
          <w:lang w:eastAsia="zh-CN"/>
        </w:rPr>
        <w:noBreakHyphen/>
        <w:t xml:space="preserve">assisted mechanisms are still not well understood. Future research should aim to improve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Pr="00E34F26">
        <w:rPr>
          <w:rFonts w:ascii="Lato" w:eastAsia="DengXian" w:hAnsi="Lato" w:cs="Arial"/>
          <w:szCs w:val="20"/>
          <w:lang w:eastAsia="zh-CN"/>
        </w:rPr>
        <w:t xml:space="preserve">yield, energy efficiency, and equipment lifespan, with the goal of reducing energy requirements to the theoretical limit of </w:t>
      </w:r>
      <w:r w:rsidR="00562356">
        <w:rPr>
          <w:rFonts w:ascii="Lato" w:eastAsia="DengXian" w:hAnsi="Lato" w:cs="Arial"/>
          <w:szCs w:val="20"/>
          <w:lang w:eastAsia="zh-CN"/>
        </w:rPr>
        <w:br/>
      </w:r>
      <w:r w:rsidRPr="00E34F26">
        <w:rPr>
          <w:rFonts w:ascii="Lato" w:eastAsia="DengXian" w:hAnsi="Lato" w:cs="Arial"/>
          <w:szCs w:val="20"/>
          <w:lang w:eastAsia="zh-CN"/>
        </w:rPr>
        <w:t>4.0</w:t>
      </w:r>
      <w:r w:rsidR="001F7198">
        <w:rPr>
          <w:rFonts w:ascii="Lato" w:eastAsia="DengXian" w:hAnsi="Lato" w:cs="Cambria"/>
          <w:szCs w:val="20"/>
          <w:lang w:eastAsia="zh-CN"/>
        </w:rPr>
        <w:t> </w:t>
      </w:r>
      <w:r w:rsidRPr="00E34F26">
        <w:rPr>
          <w:rFonts w:ascii="Lato" w:eastAsia="DengXian" w:hAnsi="Lato" w:cs="Arial"/>
          <w:szCs w:val="20"/>
          <w:lang w:eastAsia="zh-CN"/>
        </w:rPr>
        <w:t>kWh</w:t>
      </w:r>
      <w:r w:rsidR="001F7198">
        <w:rPr>
          <w:rFonts w:ascii="Lato" w:eastAsia="DengXian" w:hAnsi="Lato" w:cs="Cambria"/>
          <w:szCs w:val="20"/>
          <w:lang w:eastAsia="zh-CN"/>
        </w:rPr>
        <w:t> </w:t>
      </w:r>
      <w:r w:rsidRPr="00E34F26">
        <w:rPr>
          <w:rFonts w:ascii="Lato" w:eastAsia="DengXian" w:hAnsi="Lato" w:cs="Arial"/>
          <w:szCs w:val="20"/>
          <w:lang w:eastAsia="zh-CN"/>
        </w:rPr>
        <w:t>kg</w:t>
      </w:r>
      <w:r w:rsidR="001F7198" w:rsidRPr="001F7198">
        <w:rPr>
          <w:rFonts w:ascii="Lato" w:eastAsia="DengXian" w:hAnsi="Lato" w:cs="Arial"/>
          <w:szCs w:val="20"/>
          <w:vertAlign w:val="superscript"/>
          <w:lang w:eastAsia="zh-CN"/>
        </w:rPr>
        <w:t>–1</w:t>
      </w:r>
      <w:r w:rsidR="001F7198">
        <w:rPr>
          <w:rFonts w:ascii="Lato" w:eastAsia="DengXian" w:hAnsi="Lato" w:cs="Cambria"/>
          <w:szCs w:val="20"/>
          <w:lang w:eastAsia="zh-CN"/>
        </w:rPr>
        <w:t>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Pr="00E34F26">
        <w:rPr>
          <w:rFonts w:ascii="Lato" w:eastAsia="DengXian" w:hAnsi="Lato" w:cs="Arial"/>
          <w:szCs w:val="20"/>
          <w:lang w:eastAsia="zh-CN"/>
        </w:rPr>
        <w:t xml:space="preserve">. Cold plasma offers advantages by preventing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Pr="00E34F26">
        <w:rPr>
          <w:rFonts w:ascii="Lato" w:eastAsia="DengXian" w:hAnsi="Lato" w:cs="Arial"/>
          <w:szCs w:val="20"/>
          <w:lang w:eastAsia="zh-CN"/>
        </w:rPr>
        <w:t xml:space="preserve">decomposition and eliminating costly cooling processes, while warm plasma usually achieves higher </w:t>
      </w:r>
      <w:r w:rsidR="00A979EA" w:rsidRPr="00E34F26">
        <w:rPr>
          <w:rFonts w:ascii="Lato" w:eastAsia="DengXian" w:hAnsi="Lato" w:cs="Arial"/>
          <w:szCs w:val="20"/>
          <w:lang w:eastAsia="zh-CN"/>
        </w:rPr>
        <w:t>CH</w:t>
      </w:r>
      <w:r w:rsidR="00A979EA" w:rsidRPr="00E34F26">
        <w:rPr>
          <w:rFonts w:ascii="Lato" w:eastAsia="DengXian" w:hAnsi="Lato" w:cs="Arial"/>
          <w:szCs w:val="20"/>
          <w:vertAlign w:val="subscript"/>
          <w:lang w:eastAsia="zh-CN"/>
        </w:rPr>
        <w:t>4</w:t>
      </w:r>
      <w:r w:rsidRPr="00E34F26">
        <w:rPr>
          <w:rFonts w:ascii="Lato" w:eastAsia="DengXian" w:hAnsi="Lato" w:cs="Arial"/>
          <w:szCs w:val="20"/>
          <w:lang w:eastAsia="zh-CN"/>
        </w:rPr>
        <w:t xml:space="preserve"> conversion. The future dominance of either plasma type remains uncertain.</w:t>
      </w:r>
    </w:p>
    <w:p w14:paraId="15B88103" w14:textId="77777777" w:rsidR="00531BB2" w:rsidRPr="00531BB2" w:rsidRDefault="00531BB2" w:rsidP="001D01CA">
      <w:pPr>
        <w:spacing w:after="0"/>
        <w:rPr>
          <w:rFonts w:ascii="Lato" w:eastAsia="DengXian" w:hAnsi="Lato" w:cs="Arial"/>
          <w:iCs/>
          <w:szCs w:val="20"/>
          <w:lang w:eastAsia="zh-CN"/>
        </w:rPr>
      </w:pPr>
    </w:p>
    <w:p w14:paraId="0EB46848" w14:textId="2D32BA7A" w:rsidR="00013347" w:rsidRPr="00552F83" w:rsidRDefault="00013347" w:rsidP="001D01CA">
      <w:pPr>
        <w:spacing w:after="80"/>
        <w:rPr>
          <w:rFonts w:ascii="Lato" w:eastAsiaTheme="minorHAnsi" w:hAnsi="Lato" w:cs="Arial"/>
          <w:iCs/>
          <w:color w:val="0000FF"/>
          <w:szCs w:val="20"/>
          <w:lang w:val="en-GB"/>
        </w:rPr>
      </w:pPr>
      <w:r w:rsidRPr="00AC137B">
        <w:rPr>
          <w:rFonts w:ascii="Lato" w:eastAsiaTheme="minorHAnsi" w:hAnsi="Lato" w:cs="Arial"/>
          <w:iCs/>
          <w:color w:val="0000FF"/>
          <w:szCs w:val="20"/>
        </w:rPr>
        <w:t>2.</w:t>
      </w:r>
      <w:r w:rsidR="00C766AD" w:rsidRPr="00AC137B">
        <w:rPr>
          <w:rFonts w:ascii="Lato" w:eastAsiaTheme="minorHAnsi" w:hAnsi="Lato" w:cs="Arial"/>
          <w:iCs/>
          <w:color w:val="0000FF"/>
          <w:szCs w:val="20"/>
        </w:rPr>
        <w:t>13</w:t>
      </w:r>
      <w:r w:rsidRPr="00AC137B">
        <w:rPr>
          <w:rFonts w:ascii="Lato" w:eastAsiaTheme="minorHAnsi" w:hAnsi="Lato" w:cs="Arial"/>
          <w:iCs/>
          <w:color w:val="0000FF"/>
          <w:szCs w:val="20"/>
        </w:rPr>
        <w:t>.</w:t>
      </w:r>
      <w:r w:rsidR="00E55CB4" w:rsidRPr="00AC137B">
        <w:rPr>
          <w:rFonts w:ascii="Lato" w:eastAsiaTheme="minorHAnsi" w:hAnsi="Lato" w:cs="Arial"/>
          <w:iCs/>
          <w:color w:val="0000FF"/>
          <w:szCs w:val="20"/>
        </w:rPr>
        <w:t>4</w:t>
      </w:r>
      <w:r w:rsidRPr="00AC137B">
        <w:rPr>
          <w:rFonts w:ascii="Lato" w:eastAsiaTheme="minorHAnsi" w:hAnsi="Lato" w:cs="Arial"/>
          <w:iCs/>
          <w:color w:val="0000FF"/>
          <w:szCs w:val="20"/>
        </w:rPr>
        <w:t>.</w:t>
      </w:r>
      <w:r w:rsidR="007D1144" w:rsidRPr="00AC137B">
        <w:rPr>
          <w:rFonts w:ascii="Lato" w:eastAsiaTheme="minorHAnsi" w:hAnsi="Lato" w:cs="Arial"/>
          <w:iCs/>
          <w:color w:val="0000FF"/>
          <w:szCs w:val="20"/>
        </w:rPr>
        <w:t xml:space="preserve"> </w:t>
      </w:r>
      <w:r w:rsidR="002036B9" w:rsidRPr="00AC137B">
        <w:rPr>
          <w:rFonts w:ascii="Lato" w:eastAsiaTheme="minorHAnsi" w:hAnsi="Lato" w:cs="Arial"/>
          <w:iCs/>
          <w:color w:val="0000FF"/>
          <w:szCs w:val="20"/>
          <w:lang w:val="en-GB"/>
        </w:rPr>
        <w:t xml:space="preserve">As far as I know, the production of acetylene from coal as a feedstock using plasma technology is also a promising technology and large-scale experimental installations have been established in China. However, only the acetylene production technologies based on natural gas as feedstock using plasma </w:t>
      </w:r>
      <w:r w:rsidR="002036B9" w:rsidRPr="00AC137B">
        <w:rPr>
          <w:rFonts w:ascii="Lato" w:eastAsiaTheme="minorHAnsi" w:hAnsi="Lato" w:cs="Arial"/>
          <w:iCs/>
          <w:color w:val="0000FF"/>
          <w:szCs w:val="20"/>
          <w:lang w:val="en-GB"/>
        </w:rPr>
        <w:lastRenderedPageBreak/>
        <w:t>(thermal and non-thermal) are discussed in this paper. It is proposed to add a discussion in section 2.4 on the new developments and prospects of plasma technology for acetylene production from coal as a feedstock, in particular the new trends in recent years compared to what has been discussed in the previous reviews.</w:t>
      </w:r>
    </w:p>
    <w:p w14:paraId="6A3827AF" w14:textId="671B277B" w:rsidR="005B1B12" w:rsidRPr="00002668" w:rsidRDefault="00E34F26" w:rsidP="00002668">
      <w:pPr>
        <w:spacing w:after="0"/>
        <w:rPr>
          <w:rFonts w:ascii="Lato" w:eastAsia="DengXian" w:hAnsi="Lato" w:cs="Arial"/>
          <w:b/>
          <w:bCs/>
          <w:szCs w:val="20"/>
          <w:lang w:eastAsia="zh-CN"/>
        </w:rPr>
      </w:pPr>
      <w:r w:rsidRPr="00E34F26">
        <w:rPr>
          <w:rFonts w:ascii="Lato" w:eastAsia="DengXian" w:hAnsi="Lato" w:cs="Arial"/>
          <w:b/>
          <w:szCs w:val="20"/>
          <w:lang w:eastAsia="zh-CN"/>
        </w:rPr>
        <w:t>Action:</w:t>
      </w:r>
      <w:r>
        <w:rPr>
          <w:rFonts w:ascii="Lato" w:eastAsia="DengXian" w:hAnsi="Lato" w:cs="Arial"/>
          <w:szCs w:val="20"/>
          <w:lang w:eastAsia="zh-CN"/>
        </w:rPr>
        <w:t xml:space="preserve"> </w:t>
      </w:r>
      <w:r w:rsidR="005B1B12" w:rsidRPr="00E34F26">
        <w:rPr>
          <w:rFonts w:ascii="Lato" w:eastAsia="DengXian" w:hAnsi="Lato" w:cs="Arial"/>
          <w:szCs w:val="20"/>
          <w:lang w:eastAsia="zh-CN"/>
        </w:rPr>
        <w:t>To better highlight the emerging coal-to-</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005B1B12" w:rsidRPr="00E34F26">
        <w:rPr>
          <w:rFonts w:ascii="Lato" w:eastAsia="DengXian" w:hAnsi="Lato" w:cs="Arial"/>
          <w:szCs w:val="20"/>
          <w:lang w:eastAsia="zh-CN"/>
        </w:rPr>
        <w:t xml:space="preserve">processes utilizing plasma technology, </w:t>
      </w:r>
      <w:r w:rsidR="005B1B12" w:rsidRPr="00E34F26">
        <w:rPr>
          <w:rFonts w:ascii="Lato" w:eastAsia="DengXian" w:hAnsi="Lato" w:cs="Arial"/>
          <w:bCs/>
          <w:szCs w:val="20"/>
          <w:lang w:eastAsia="zh-CN"/>
        </w:rPr>
        <w:t xml:space="preserve">we have removed </w:t>
      </w:r>
      <w:r w:rsidR="007D1144" w:rsidRPr="00E34F26">
        <w:rPr>
          <w:rFonts w:ascii="Lato" w:eastAsia="DengXian" w:hAnsi="Lato" w:cs="Arial"/>
          <w:bCs/>
          <w:szCs w:val="20"/>
          <w:lang w:eastAsia="zh-CN"/>
        </w:rPr>
        <w:t xml:space="preserve">the relevant discussions </w:t>
      </w:r>
      <w:r w:rsidR="005B1B12" w:rsidRPr="00E34F26">
        <w:rPr>
          <w:rFonts w:ascii="Lato" w:eastAsia="DengXian" w:hAnsi="Lato" w:cs="Arial"/>
          <w:bCs/>
          <w:szCs w:val="20"/>
          <w:lang w:eastAsia="zh-CN"/>
        </w:rPr>
        <w:t>from Section</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 xml:space="preserve">2.1 and </w:t>
      </w:r>
      <w:r w:rsidR="007D1144" w:rsidRPr="00E34F26">
        <w:rPr>
          <w:rFonts w:ascii="Lato" w:eastAsia="DengXian" w:hAnsi="Lato" w:cs="Arial"/>
          <w:bCs/>
          <w:szCs w:val="20"/>
          <w:lang w:eastAsia="zh-CN"/>
        </w:rPr>
        <w:t>included</w:t>
      </w:r>
      <w:r w:rsidR="005B1B12" w:rsidRPr="00E34F26">
        <w:rPr>
          <w:rFonts w:ascii="Lato" w:eastAsia="DengXian" w:hAnsi="Lato" w:cs="Arial"/>
          <w:bCs/>
          <w:szCs w:val="20"/>
          <w:lang w:eastAsia="zh-CN"/>
        </w:rPr>
        <w:t xml:space="preserve"> the following description in Section</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2.3</w:t>
      </w:r>
      <w:r w:rsidR="007D1144" w:rsidRPr="00E34F26">
        <w:rPr>
          <w:rFonts w:ascii="Lato" w:eastAsia="DengXian" w:hAnsi="Lato" w:cs="Arial"/>
          <w:bCs/>
          <w:szCs w:val="20"/>
          <w:lang w:eastAsia="zh-CN"/>
        </w:rPr>
        <w:t xml:space="preserve"> (page xx, line xx)</w:t>
      </w:r>
      <w:r w:rsidR="005B1B12" w:rsidRPr="00E34F26">
        <w:rPr>
          <w:rFonts w:ascii="Lato" w:eastAsia="DengXian" w:hAnsi="Lato" w:cs="Arial"/>
          <w:bCs/>
          <w:szCs w:val="20"/>
          <w:lang w:eastAsia="zh-CN"/>
        </w:rPr>
        <w:t>: Coal-to-</w:t>
      </w:r>
      <w:r w:rsidR="00A979EA" w:rsidRPr="00E34F26">
        <w:rPr>
          <w:rFonts w:ascii="Lato" w:eastAsia="DengXian" w:hAnsi="Lato" w:cs="Arial"/>
          <w:bCs/>
          <w:iCs/>
          <w:szCs w:val="20"/>
          <w:lang w:eastAsia="zh-CN"/>
        </w:rPr>
        <w:t>C</w:t>
      </w:r>
      <w:r w:rsidR="00A979EA" w:rsidRPr="00E34F26">
        <w:rPr>
          <w:rFonts w:ascii="Lato" w:eastAsia="DengXian" w:hAnsi="Lato" w:cs="Arial"/>
          <w:bCs/>
          <w:iCs/>
          <w:szCs w:val="20"/>
          <w:vertAlign w:val="subscript"/>
          <w:lang w:eastAsia="zh-CN"/>
        </w:rPr>
        <w:t>2</w:t>
      </w:r>
      <w:r w:rsidR="00A979EA" w:rsidRPr="00E34F26">
        <w:rPr>
          <w:rFonts w:ascii="Lato" w:eastAsia="DengXian" w:hAnsi="Lato" w:cs="Arial"/>
          <w:bCs/>
          <w:iCs/>
          <w:szCs w:val="20"/>
          <w:lang w:eastAsia="zh-CN"/>
        </w:rPr>
        <w:t>H</w:t>
      </w:r>
      <w:r w:rsidR="00A979EA" w:rsidRPr="00E34F26">
        <w:rPr>
          <w:rFonts w:ascii="Lato" w:eastAsia="DengXian" w:hAnsi="Lato" w:cs="Arial"/>
          <w:bCs/>
          <w:iCs/>
          <w:szCs w:val="20"/>
          <w:vertAlign w:val="subscript"/>
          <w:lang w:eastAsia="zh-CN"/>
        </w:rPr>
        <w:t>2</w:t>
      </w:r>
      <w:r w:rsidR="00A979EA" w:rsidRPr="00E34F26">
        <w:rPr>
          <w:rFonts w:ascii="Lato" w:eastAsia="DengXian" w:hAnsi="Lato" w:cs="Arial"/>
          <w:bCs/>
          <w:iCs/>
          <w:szCs w:val="20"/>
          <w:lang w:eastAsia="zh-CN"/>
        </w:rPr>
        <w:t xml:space="preserve"> </w:t>
      </w:r>
      <w:r w:rsidR="005B1B12" w:rsidRPr="00E34F26">
        <w:rPr>
          <w:rFonts w:ascii="Lato" w:eastAsia="DengXian" w:hAnsi="Lato" w:cs="Arial"/>
          <w:bCs/>
          <w:szCs w:val="20"/>
          <w:lang w:eastAsia="zh-CN"/>
        </w:rPr>
        <w:t xml:space="preserve">production via plasma technologies has seen significant development in China </w:t>
      </w:r>
      <w:r w:rsidR="007545E8" w:rsidRPr="00E34F26">
        <w:rPr>
          <w:rFonts w:ascii="Lato" w:eastAsia="DengXian" w:hAnsi="Lato" w:cs="Arial"/>
          <w:bCs/>
          <w:szCs w:val="20"/>
          <w:lang w:eastAsia="zh-CN"/>
        </w:rPr>
        <w:t>during</w:t>
      </w:r>
      <w:r w:rsidR="005B1B12" w:rsidRPr="00E34F26">
        <w:rPr>
          <w:rFonts w:ascii="Lato" w:eastAsia="DengXian" w:hAnsi="Lato" w:cs="Arial"/>
          <w:bCs/>
          <w:szCs w:val="20"/>
          <w:lang w:eastAsia="zh-CN"/>
        </w:rPr>
        <w:t xml:space="preserve"> the 21</w:t>
      </w:r>
      <w:r w:rsidR="005B1B12" w:rsidRPr="00E34F26">
        <w:rPr>
          <w:rFonts w:ascii="Lato" w:eastAsia="DengXian" w:hAnsi="Lato" w:cs="Arial"/>
          <w:bCs/>
          <w:szCs w:val="20"/>
          <w:vertAlign w:val="superscript"/>
          <w:lang w:eastAsia="zh-CN"/>
        </w:rPr>
        <w:t>st</w:t>
      </w:r>
      <w:r w:rsidR="005B1B12" w:rsidRPr="00E34F26">
        <w:rPr>
          <w:rFonts w:ascii="Lato" w:eastAsia="DengXian" w:hAnsi="Lato" w:cs="Arial"/>
          <w:bCs/>
          <w:szCs w:val="20"/>
          <w:lang w:eastAsia="zh-CN"/>
        </w:rPr>
        <w:t xml:space="preserve"> century. Since 2014, Zhejiang University and Xinjiang Yuehetai Chemical Technology Co. Ltd. have </w:t>
      </w:r>
      <w:r w:rsidR="00002668">
        <w:rPr>
          <w:rFonts w:ascii="Lato" w:eastAsia="DengXian" w:hAnsi="Lato" w:cs="Arial"/>
          <w:bCs/>
          <w:szCs w:val="20"/>
          <w:lang w:eastAsia="zh-CN"/>
        </w:rPr>
        <w:t xml:space="preserve">collaborated to develop </w:t>
      </w:r>
      <w:r w:rsidR="005B1B12" w:rsidRPr="00E34F26">
        <w:rPr>
          <w:rFonts w:ascii="Lato" w:eastAsia="DengXian" w:hAnsi="Lato" w:cs="Arial"/>
          <w:bCs/>
          <w:szCs w:val="20"/>
          <w:lang w:eastAsia="zh-CN"/>
        </w:rPr>
        <w:t>2</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MW and 10</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MW plasma systems</w:t>
      </w:r>
      <w:r w:rsidR="00002668">
        <w:rPr>
          <w:rFonts w:ascii="Lato" w:eastAsia="DengXian" w:hAnsi="Lato" w:cs="Arial"/>
          <w:bCs/>
          <w:szCs w:val="20"/>
          <w:lang w:eastAsia="zh-CN"/>
        </w:rPr>
        <w:t xml:space="preserve"> </w:t>
      </w:r>
      <w:r w:rsidR="00337042">
        <w:rPr>
          <w:rFonts w:ascii="Lato" w:eastAsia="DengXian" w:hAnsi="Lato" w:cs="Arial"/>
          <w:bCs/>
          <w:szCs w:val="20"/>
          <w:lang w:eastAsia="zh-CN"/>
        </w:rPr>
        <w:t xml:space="preserve">for </w:t>
      </w:r>
      <w:r w:rsidR="00337042" w:rsidRPr="00E34F26">
        <w:rPr>
          <w:rFonts w:ascii="Lato" w:eastAsia="DengXian" w:hAnsi="Lato" w:cs="Arial"/>
          <w:bCs/>
          <w:iCs/>
          <w:szCs w:val="20"/>
          <w:lang w:eastAsia="zh-CN"/>
        </w:rPr>
        <w:t>C</w:t>
      </w:r>
      <w:r w:rsidR="00337042" w:rsidRPr="00E34F26">
        <w:rPr>
          <w:rFonts w:ascii="Lato" w:eastAsia="DengXian" w:hAnsi="Lato" w:cs="Arial"/>
          <w:bCs/>
          <w:iCs/>
          <w:szCs w:val="20"/>
          <w:vertAlign w:val="subscript"/>
          <w:lang w:eastAsia="zh-CN"/>
        </w:rPr>
        <w:t>2</w:t>
      </w:r>
      <w:r w:rsidR="00337042" w:rsidRPr="00E34F26">
        <w:rPr>
          <w:rFonts w:ascii="Lato" w:eastAsia="DengXian" w:hAnsi="Lato" w:cs="Arial"/>
          <w:bCs/>
          <w:iCs/>
          <w:szCs w:val="20"/>
          <w:lang w:eastAsia="zh-CN"/>
        </w:rPr>
        <w:t>H</w:t>
      </w:r>
      <w:r w:rsidR="00337042" w:rsidRPr="00E34F26">
        <w:rPr>
          <w:rFonts w:ascii="Lato" w:eastAsia="DengXian" w:hAnsi="Lato" w:cs="Arial"/>
          <w:bCs/>
          <w:iCs/>
          <w:szCs w:val="20"/>
          <w:vertAlign w:val="subscript"/>
          <w:lang w:eastAsia="zh-CN"/>
        </w:rPr>
        <w:t>2</w:t>
      </w:r>
      <w:r w:rsidR="00337042" w:rsidRPr="00E34F26">
        <w:rPr>
          <w:rFonts w:ascii="Lato" w:eastAsia="DengXian" w:hAnsi="Lato" w:cs="Arial"/>
          <w:bCs/>
          <w:iCs/>
          <w:szCs w:val="20"/>
          <w:lang w:eastAsia="zh-CN"/>
        </w:rPr>
        <w:t xml:space="preserve"> </w:t>
      </w:r>
      <w:r w:rsidR="00337042" w:rsidRPr="00E34F26">
        <w:rPr>
          <w:rFonts w:ascii="Lato" w:eastAsia="DengXian" w:hAnsi="Lato" w:cs="Arial"/>
          <w:bCs/>
          <w:szCs w:val="20"/>
          <w:lang w:eastAsia="zh-CN"/>
        </w:rPr>
        <w:t xml:space="preserve">production </w:t>
      </w:r>
      <w:r w:rsidR="00002668">
        <w:rPr>
          <w:rFonts w:ascii="Lato" w:eastAsia="DengXian" w:hAnsi="Lato" w:cs="Arial"/>
          <w:bCs/>
          <w:szCs w:val="20"/>
          <w:lang w:eastAsia="zh-CN"/>
        </w:rPr>
        <w:t>(</w:t>
      </w:r>
      <w:r w:rsidR="00002668" w:rsidRPr="00552F83">
        <w:rPr>
          <w:rFonts w:ascii="Lato" w:eastAsia="DengXian" w:hAnsi="Lato" w:cs="Arial"/>
          <w:iCs/>
          <w:szCs w:val="20"/>
          <w:lang w:eastAsia="zh-CN"/>
        </w:rPr>
        <w:t>J. Theor. Appl. Mech.</w:t>
      </w:r>
      <w:r w:rsidR="00002668" w:rsidRPr="00552F83">
        <w:rPr>
          <w:rFonts w:ascii="Lato" w:eastAsia="DengXian" w:hAnsi="Lato" w:cs="Arial"/>
          <w:szCs w:val="20"/>
          <w:lang w:eastAsia="zh-CN"/>
        </w:rPr>
        <w:t xml:space="preserve"> </w:t>
      </w:r>
      <w:r w:rsidR="00002668">
        <w:rPr>
          <w:rFonts w:ascii="Lato" w:eastAsia="DengXian" w:hAnsi="Lato" w:cs="Arial"/>
          <w:szCs w:val="20"/>
          <w:lang w:eastAsia="zh-CN"/>
        </w:rPr>
        <w:t xml:space="preserve">2023, </w:t>
      </w:r>
      <w:r w:rsidR="00002668" w:rsidRPr="00552F83">
        <w:rPr>
          <w:rFonts w:ascii="Lato" w:eastAsia="DengXian" w:hAnsi="Lato" w:cs="Arial"/>
          <w:szCs w:val="20"/>
          <w:lang w:eastAsia="zh-CN"/>
        </w:rPr>
        <w:t>55, 2779</w:t>
      </w:r>
      <w:r w:rsidR="00002668">
        <w:rPr>
          <w:rFonts w:ascii="Lato" w:eastAsia="DengXian" w:hAnsi="Lato" w:cs="Arial"/>
          <w:szCs w:val="20"/>
          <w:lang w:eastAsia="zh-CN"/>
        </w:rPr>
        <w:t xml:space="preserve">; </w:t>
      </w:r>
      <w:r w:rsidR="00002668" w:rsidRPr="00552F83">
        <w:rPr>
          <w:rFonts w:ascii="Lato" w:eastAsia="DengXian" w:hAnsi="Lato" w:cs="Arial"/>
          <w:iCs/>
          <w:szCs w:val="20"/>
          <w:lang w:eastAsia="zh-CN"/>
        </w:rPr>
        <w:t>Environ. Prot. Chem. Ind.</w:t>
      </w:r>
      <w:r w:rsidR="00002668" w:rsidRPr="00552F83">
        <w:rPr>
          <w:rFonts w:ascii="Lato" w:eastAsia="DengXian" w:hAnsi="Lato" w:cs="Arial"/>
          <w:szCs w:val="20"/>
          <w:lang w:eastAsia="zh-CN"/>
        </w:rPr>
        <w:t xml:space="preserve"> </w:t>
      </w:r>
      <w:r w:rsidR="00002668">
        <w:rPr>
          <w:rFonts w:ascii="Lato" w:eastAsia="DengXian" w:hAnsi="Lato" w:cs="Arial"/>
          <w:szCs w:val="20"/>
          <w:lang w:eastAsia="zh-CN"/>
        </w:rPr>
        <w:t xml:space="preserve">2021, </w:t>
      </w:r>
      <w:r w:rsidR="00002668" w:rsidRPr="00552F83">
        <w:rPr>
          <w:rFonts w:ascii="Lato" w:eastAsia="DengXian" w:hAnsi="Lato" w:cs="Arial"/>
          <w:szCs w:val="20"/>
          <w:lang w:eastAsia="zh-CN"/>
        </w:rPr>
        <w:t>41, 229</w:t>
      </w:r>
      <w:r w:rsidR="00002668">
        <w:rPr>
          <w:rFonts w:ascii="Lato" w:eastAsia="DengXian" w:hAnsi="Lato" w:cs="Arial"/>
          <w:szCs w:val="20"/>
          <w:lang w:eastAsia="zh-CN"/>
        </w:rPr>
        <w:t>)</w:t>
      </w:r>
      <w:r w:rsidR="00751690">
        <w:rPr>
          <w:rFonts w:ascii="Lato" w:eastAsia="DengXian" w:hAnsi="Lato" w:cs="Arial"/>
          <w:bCs/>
          <w:szCs w:val="20"/>
          <w:lang w:eastAsia="zh-CN"/>
        </w:rPr>
        <w:t xml:space="preserve">, claiming </w:t>
      </w:r>
      <w:r w:rsidR="005B1B12" w:rsidRPr="00E34F26">
        <w:rPr>
          <w:rFonts w:ascii="Lato" w:eastAsia="DengXian" w:hAnsi="Lato" w:cs="Arial"/>
          <w:bCs/>
          <w:szCs w:val="20"/>
          <w:lang w:eastAsia="zh-CN"/>
        </w:rPr>
        <w:t>an annual production capacity of 5</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 xml:space="preserve">kt, with costs over 20% lower than conventional </w:t>
      </w:r>
      <w:r w:rsidR="00A979EA" w:rsidRPr="00E34F26">
        <w:rPr>
          <w:rFonts w:ascii="Lato" w:eastAsia="DengXian" w:hAnsi="Lato" w:cs="Arial"/>
          <w:bCs/>
          <w:iCs/>
          <w:szCs w:val="20"/>
          <w:lang w:eastAsia="zh-CN"/>
        </w:rPr>
        <w:t>CaC</w:t>
      </w:r>
      <w:r w:rsidR="00A979EA" w:rsidRPr="00E34F26">
        <w:rPr>
          <w:rFonts w:ascii="Lato" w:eastAsia="DengXian" w:hAnsi="Lato" w:cs="Arial"/>
          <w:bCs/>
          <w:iCs/>
          <w:szCs w:val="20"/>
          <w:vertAlign w:val="subscript"/>
          <w:lang w:eastAsia="zh-CN"/>
        </w:rPr>
        <w:t>2</w:t>
      </w:r>
      <w:r w:rsidR="005B1B12" w:rsidRPr="00E34F26">
        <w:rPr>
          <w:rFonts w:ascii="Lato" w:eastAsia="DengXian" w:hAnsi="Lato" w:cs="Arial"/>
          <w:bCs/>
          <w:szCs w:val="20"/>
          <w:lang w:eastAsia="zh-CN"/>
        </w:rPr>
        <w:t xml:space="preserve"> routes and a significantly reduced carbon footprint</w:t>
      </w:r>
      <w:r w:rsidR="00002668">
        <w:rPr>
          <w:rFonts w:ascii="Lato" w:eastAsia="DengXian" w:hAnsi="Lato" w:cs="Arial"/>
          <w:bCs/>
          <w:szCs w:val="20"/>
          <w:lang w:eastAsia="zh-CN"/>
        </w:rPr>
        <w:t>.</w:t>
      </w:r>
    </w:p>
    <w:p w14:paraId="681A72AA" w14:textId="77777777" w:rsidR="00531BB2" w:rsidRPr="00552F83" w:rsidRDefault="00531BB2" w:rsidP="001D01CA">
      <w:pPr>
        <w:spacing w:after="0"/>
        <w:rPr>
          <w:rFonts w:ascii="Lato" w:eastAsia="DengXian" w:hAnsi="Lato" w:cs="Arial"/>
          <w:szCs w:val="20"/>
          <w:lang w:eastAsia="zh-CN"/>
        </w:rPr>
      </w:pPr>
    </w:p>
    <w:p w14:paraId="694A35FD" w14:textId="57695DCE" w:rsidR="00013347" w:rsidRPr="00552F83" w:rsidRDefault="00013347" w:rsidP="001D01CA">
      <w:pPr>
        <w:spacing w:after="80"/>
        <w:rPr>
          <w:rFonts w:ascii="Lato" w:eastAsia="DengXian" w:hAnsi="Lato" w:cs="Arial"/>
          <w:iCs/>
          <w:color w:val="0000FF"/>
          <w:szCs w:val="20"/>
          <w:lang w:val="en-GB" w:eastAsia="zh-CN"/>
        </w:rPr>
      </w:pPr>
      <w:r w:rsidRPr="00DF54EB">
        <w:rPr>
          <w:rFonts w:ascii="Lato" w:eastAsiaTheme="minorHAnsi" w:hAnsi="Lato" w:cs="Arial"/>
          <w:iCs/>
          <w:color w:val="0000FF"/>
          <w:szCs w:val="20"/>
        </w:rPr>
        <w:t>2.</w:t>
      </w:r>
      <w:r w:rsidR="00C766AD" w:rsidRPr="00DF54EB">
        <w:rPr>
          <w:rFonts w:ascii="Lato" w:eastAsiaTheme="minorHAnsi" w:hAnsi="Lato" w:cs="Arial"/>
          <w:iCs/>
          <w:color w:val="0000FF"/>
          <w:szCs w:val="20"/>
        </w:rPr>
        <w:t>13</w:t>
      </w:r>
      <w:r w:rsidRPr="00DF54EB">
        <w:rPr>
          <w:rFonts w:ascii="Lato" w:eastAsiaTheme="minorHAnsi" w:hAnsi="Lato" w:cs="Arial"/>
          <w:iCs/>
          <w:color w:val="0000FF"/>
          <w:szCs w:val="20"/>
        </w:rPr>
        <w:t>.</w:t>
      </w:r>
      <w:r w:rsidR="00E55CB4" w:rsidRPr="00DF54EB">
        <w:rPr>
          <w:rFonts w:ascii="Lato" w:eastAsiaTheme="minorHAnsi" w:hAnsi="Lato" w:cs="Arial"/>
          <w:iCs/>
          <w:color w:val="0000FF"/>
          <w:szCs w:val="20"/>
        </w:rPr>
        <w:t>5</w:t>
      </w:r>
      <w:r w:rsidRPr="00DF54EB">
        <w:rPr>
          <w:rFonts w:ascii="Lato" w:eastAsiaTheme="minorHAnsi" w:hAnsi="Lato" w:cs="Arial"/>
          <w:iCs/>
          <w:color w:val="0000FF"/>
          <w:szCs w:val="20"/>
        </w:rPr>
        <w:t>.</w:t>
      </w:r>
      <w:r w:rsidR="00774F1D" w:rsidRPr="00DF54EB">
        <w:rPr>
          <w:rFonts w:ascii="Lato" w:eastAsiaTheme="minorHAnsi" w:hAnsi="Lato" w:cs="Arial"/>
          <w:iCs/>
          <w:color w:val="0000FF"/>
          <w:szCs w:val="20"/>
        </w:rPr>
        <w:t xml:space="preserve"> </w:t>
      </w:r>
      <w:r w:rsidR="002036B9" w:rsidRPr="00DF54EB">
        <w:rPr>
          <w:rFonts w:ascii="Lato" w:eastAsiaTheme="minorHAnsi" w:hAnsi="Lato" w:cs="Arial"/>
          <w:iCs/>
          <w:color w:val="0000FF"/>
          <w:szCs w:val="20"/>
          <w:lang w:val="en-GB"/>
        </w:rPr>
        <w:t xml:space="preserve">In section 3, the authors argue that the adoption of bio-based feedstocks for the production of acetylene, and hence PVC, could be an important driver for the revival of acetylene. However, the fact that more than 45% of the market for PVC is held by China, and that this PVC is mainly produced from calcium carbide acetylene, implies that the ATV pathway would have had an importance comparable to that of EBP. Therefore, in terms of VCM or PVC production, it needs further consideration to whether the topic about the </w:t>
      </w:r>
      <w:r w:rsidR="002036B9" w:rsidRPr="00DF54EB">
        <w:rPr>
          <w:rFonts w:ascii="Lato" w:eastAsiaTheme="minorHAnsi" w:hAnsi="Lato" w:cs="Arial"/>
          <w:bCs/>
          <w:iCs/>
          <w:color w:val="0000FF"/>
          <w:szCs w:val="20"/>
          <w:lang w:val="en-GB"/>
        </w:rPr>
        <w:t>revival</w:t>
      </w:r>
      <w:r w:rsidR="002036B9" w:rsidRPr="00DF54EB">
        <w:rPr>
          <w:rFonts w:ascii="Lato" w:eastAsiaTheme="minorHAnsi" w:hAnsi="Lato" w:cs="Arial"/>
          <w:b/>
          <w:bCs/>
          <w:iCs/>
          <w:color w:val="0000FF"/>
          <w:szCs w:val="20"/>
          <w:lang w:val="en-GB"/>
        </w:rPr>
        <w:t xml:space="preserve"> </w:t>
      </w:r>
      <w:r w:rsidR="002036B9" w:rsidRPr="00DF54EB">
        <w:rPr>
          <w:rFonts w:ascii="Lato" w:eastAsiaTheme="minorHAnsi" w:hAnsi="Lato" w:cs="Arial"/>
          <w:iCs/>
          <w:color w:val="0000FF"/>
          <w:szCs w:val="20"/>
          <w:lang w:val="en-GB"/>
        </w:rPr>
        <w:t>of acetylene exist. In addition, it is suggested that the production and environmental costs of the four methods in Figure 6 (i.e., fossil and green ATV or EBP) be put together in order to visualize the advantages of green ATV when combining production and environmental costs.</w:t>
      </w:r>
    </w:p>
    <w:p w14:paraId="0741D56E" w14:textId="59B73E4C" w:rsidR="000E2960" w:rsidRPr="00563B9F" w:rsidRDefault="003E53ED" w:rsidP="001D01CA">
      <w:pPr>
        <w:spacing w:after="80"/>
        <w:rPr>
          <w:rFonts w:ascii="Lato" w:eastAsia="DengXian" w:hAnsi="Lato" w:cs="Arial"/>
          <w:bCs/>
          <w:szCs w:val="20"/>
          <w:lang w:eastAsia="zh-CN"/>
        </w:rPr>
      </w:pPr>
      <w:r w:rsidRPr="00552F83">
        <w:rPr>
          <w:rFonts w:ascii="Lato" w:eastAsia="DengXian" w:hAnsi="Lato" w:cs="Arial"/>
          <w:bCs/>
          <w:szCs w:val="20"/>
          <w:lang w:eastAsia="zh-CN"/>
        </w:rPr>
        <w:t xml:space="preserve">As the </w:t>
      </w:r>
      <w:r w:rsidR="004C72BA">
        <w:rPr>
          <w:rFonts w:ascii="Lato" w:eastAsia="DengXian" w:hAnsi="Lato" w:cs="Arial"/>
          <w:bCs/>
          <w:szCs w:val="20"/>
          <w:lang w:eastAsia="zh-CN"/>
        </w:rPr>
        <w:t>r</w:t>
      </w:r>
      <w:r w:rsidR="004C72BA" w:rsidRPr="00552F83">
        <w:rPr>
          <w:rFonts w:ascii="Lato" w:eastAsia="DengXian" w:hAnsi="Lato" w:cs="Arial"/>
          <w:bCs/>
          <w:szCs w:val="20"/>
          <w:lang w:eastAsia="zh-CN"/>
        </w:rPr>
        <w:t xml:space="preserve">eviewer </w:t>
      </w:r>
      <w:r w:rsidRPr="00552F83">
        <w:rPr>
          <w:rFonts w:ascii="Lato" w:eastAsia="DengXian" w:hAnsi="Lato" w:cs="Arial"/>
          <w:bCs/>
          <w:szCs w:val="20"/>
          <w:lang w:eastAsia="zh-CN"/>
        </w:rPr>
        <w:t>noted, China holds 45% of the global PVC market, where the ATV pathway dominates. The primary challenge associated with the ATV route is its</w:t>
      </w:r>
      <w:r w:rsidR="00CE360D" w:rsidRPr="00552F83">
        <w:rPr>
          <w:rFonts w:ascii="Lato" w:eastAsia="DengXian" w:hAnsi="Lato" w:cs="Arial" w:hint="eastAsia"/>
          <w:bCs/>
          <w:szCs w:val="20"/>
          <w:lang w:eastAsia="zh-CN"/>
        </w:rPr>
        <w:t xml:space="preserve"> </w:t>
      </w:r>
      <w:r w:rsidRPr="00552F83">
        <w:rPr>
          <w:rFonts w:ascii="Lato" w:eastAsia="DengXian" w:hAnsi="Lato" w:cs="Arial"/>
          <w:bCs/>
          <w:szCs w:val="20"/>
          <w:lang w:eastAsia="zh-CN"/>
        </w:rPr>
        <w:t xml:space="preserve">high carbon footprint. Currently, nearly 20% of </w:t>
      </w:r>
      <w:r w:rsidRPr="00563B9F">
        <w:rPr>
          <w:rFonts w:ascii="Lato" w:eastAsia="DengXian" w:hAnsi="Lato" w:cs="Arial"/>
          <w:bCs/>
          <w:szCs w:val="20"/>
          <w:lang w:eastAsia="zh-CN"/>
        </w:rPr>
        <w:t xml:space="preserve">PVC in China is produced via the EBP route. If </w:t>
      </w:r>
      <w:r w:rsidR="00A979EA" w:rsidRPr="00563B9F">
        <w:rPr>
          <w:rFonts w:ascii="Lato" w:eastAsia="DengXian" w:hAnsi="Lato" w:cs="Arial"/>
          <w:bCs/>
          <w:iCs/>
          <w:szCs w:val="20"/>
          <w:lang w:eastAsia="zh-CN"/>
        </w:rPr>
        <w:t>C</w:t>
      </w:r>
      <w:r w:rsidR="00A979EA" w:rsidRPr="00563B9F">
        <w:rPr>
          <w:rFonts w:ascii="Lato" w:eastAsia="DengXian" w:hAnsi="Lato" w:cs="Arial"/>
          <w:bCs/>
          <w:iCs/>
          <w:szCs w:val="20"/>
          <w:vertAlign w:val="subscript"/>
          <w:lang w:eastAsia="zh-CN"/>
        </w:rPr>
        <w:t>2</w:t>
      </w:r>
      <w:r w:rsidR="00A979EA" w:rsidRPr="00563B9F">
        <w:rPr>
          <w:rFonts w:ascii="Lato" w:eastAsia="DengXian" w:hAnsi="Lato" w:cs="Arial"/>
          <w:bCs/>
          <w:iCs/>
          <w:szCs w:val="20"/>
          <w:lang w:eastAsia="zh-CN"/>
        </w:rPr>
        <w:t>H</w:t>
      </w:r>
      <w:r w:rsidR="00A979EA" w:rsidRPr="00563B9F">
        <w:rPr>
          <w:rFonts w:ascii="Lato" w:eastAsia="DengXian" w:hAnsi="Lato" w:cs="Arial"/>
          <w:bCs/>
          <w:iCs/>
          <w:szCs w:val="20"/>
          <w:vertAlign w:val="subscript"/>
          <w:lang w:eastAsia="zh-CN"/>
        </w:rPr>
        <w:t>2</w:t>
      </w:r>
      <w:r w:rsidR="00A979EA" w:rsidRPr="00563B9F">
        <w:rPr>
          <w:rFonts w:ascii="Lato" w:eastAsia="DengXian" w:hAnsi="Lato" w:cs="Arial"/>
          <w:bCs/>
          <w:iCs/>
          <w:szCs w:val="20"/>
          <w:lang w:eastAsia="zh-CN"/>
        </w:rPr>
        <w:t xml:space="preserve"> </w:t>
      </w:r>
      <w:r w:rsidRPr="00563B9F">
        <w:rPr>
          <w:rFonts w:ascii="Lato" w:eastAsia="DengXian" w:hAnsi="Lato" w:cs="Arial"/>
          <w:bCs/>
          <w:szCs w:val="20"/>
          <w:lang w:eastAsia="zh-CN"/>
        </w:rPr>
        <w:t>production technologies shift from fossil</w:t>
      </w:r>
      <w:r w:rsidRPr="00563B9F">
        <w:rPr>
          <w:rFonts w:ascii="Lato" w:eastAsia="DengXian" w:hAnsi="Lato" w:cs="Arial"/>
          <w:bCs/>
          <w:szCs w:val="20"/>
          <w:lang w:eastAsia="zh-CN"/>
        </w:rPr>
        <w:noBreakHyphen/>
        <w:t xml:space="preserve">based to green alternatives, the EBP route </w:t>
      </w:r>
      <w:r w:rsidR="00EA3B5A">
        <w:rPr>
          <w:rFonts w:ascii="Lato" w:eastAsia="DengXian" w:hAnsi="Lato" w:cs="Arial"/>
          <w:bCs/>
          <w:szCs w:val="20"/>
          <w:lang w:eastAsia="zh-CN"/>
        </w:rPr>
        <w:t>could</w:t>
      </w:r>
      <w:r w:rsidRPr="00563B9F">
        <w:rPr>
          <w:rFonts w:ascii="Lato" w:eastAsia="DengXian" w:hAnsi="Lato" w:cs="Arial"/>
          <w:bCs/>
          <w:szCs w:val="20"/>
          <w:lang w:eastAsia="zh-CN"/>
        </w:rPr>
        <w:t xml:space="preserve"> be partially replaced by the more cost</w:t>
      </w:r>
      <w:r w:rsidRPr="00563B9F">
        <w:rPr>
          <w:rFonts w:ascii="Lato" w:eastAsia="DengXian" w:hAnsi="Lato" w:cs="Arial"/>
          <w:bCs/>
          <w:szCs w:val="20"/>
          <w:lang w:eastAsia="zh-CN"/>
        </w:rPr>
        <w:noBreakHyphen/>
        <w:t xml:space="preserve">effective ATV route. More importantly, the ATV route </w:t>
      </w:r>
      <w:r w:rsidR="00EA3B5A">
        <w:rPr>
          <w:rFonts w:ascii="Lato" w:eastAsia="DengXian" w:hAnsi="Lato" w:cs="Arial"/>
          <w:bCs/>
          <w:szCs w:val="20"/>
          <w:lang w:eastAsia="zh-CN"/>
        </w:rPr>
        <w:t>may</w:t>
      </w:r>
      <w:r w:rsidRPr="00563B9F">
        <w:rPr>
          <w:rFonts w:ascii="Lato" w:eastAsia="DengXian" w:hAnsi="Lato" w:cs="Arial"/>
          <w:bCs/>
          <w:szCs w:val="20"/>
          <w:lang w:eastAsia="zh-CN"/>
        </w:rPr>
        <w:t xml:space="preserve"> see a resurgence outside of China.</w:t>
      </w:r>
      <w:r w:rsidR="002A1D9C">
        <w:rPr>
          <w:rFonts w:ascii="Lato" w:eastAsia="DengXian" w:hAnsi="Lato" w:cs="Arial"/>
          <w:bCs/>
          <w:szCs w:val="20"/>
          <w:lang w:eastAsia="zh-CN"/>
        </w:rPr>
        <w:t xml:space="preserve"> The newly included discussions on </w:t>
      </w:r>
      <w:r w:rsidR="002A1D9C" w:rsidRPr="00E34F26">
        <w:rPr>
          <w:rFonts w:ascii="Lato" w:eastAsia="DengXian" w:hAnsi="Lato" w:cs="Arial"/>
          <w:bCs/>
          <w:szCs w:val="20"/>
          <w:lang w:eastAsia="zh-CN"/>
        </w:rPr>
        <w:t xml:space="preserve">emerging </w:t>
      </w:r>
      <w:r w:rsidR="002A1D9C" w:rsidRPr="00E34F26">
        <w:rPr>
          <w:rFonts w:ascii="Lato" w:eastAsia="DengXian" w:hAnsi="Lato" w:cs="Arial"/>
          <w:bCs/>
          <w:iCs/>
          <w:szCs w:val="20"/>
          <w:lang w:eastAsia="zh-CN"/>
        </w:rPr>
        <w:t>C</w:t>
      </w:r>
      <w:r w:rsidR="002A1D9C" w:rsidRPr="00E34F26">
        <w:rPr>
          <w:rFonts w:ascii="Lato" w:eastAsia="DengXian" w:hAnsi="Lato" w:cs="Arial"/>
          <w:bCs/>
          <w:iCs/>
          <w:szCs w:val="20"/>
          <w:vertAlign w:val="subscript"/>
          <w:lang w:eastAsia="zh-CN"/>
        </w:rPr>
        <w:t>2</w:t>
      </w:r>
      <w:r w:rsidR="002A1D9C" w:rsidRPr="00E34F26">
        <w:rPr>
          <w:rFonts w:ascii="Lato" w:eastAsia="DengXian" w:hAnsi="Lato" w:cs="Arial"/>
          <w:bCs/>
          <w:iCs/>
          <w:szCs w:val="20"/>
          <w:lang w:eastAsia="zh-CN"/>
        </w:rPr>
        <w:t>H</w:t>
      </w:r>
      <w:r w:rsidR="002A1D9C" w:rsidRPr="00E34F26">
        <w:rPr>
          <w:rFonts w:ascii="Lato" w:eastAsia="DengXian" w:hAnsi="Lato" w:cs="Arial"/>
          <w:bCs/>
          <w:iCs/>
          <w:szCs w:val="20"/>
          <w:vertAlign w:val="subscript"/>
          <w:lang w:eastAsia="zh-CN"/>
        </w:rPr>
        <w:t>2</w:t>
      </w:r>
      <w:r w:rsidR="002A1D9C" w:rsidRPr="00E34F26">
        <w:rPr>
          <w:rFonts w:ascii="Lato" w:eastAsia="DengXian" w:hAnsi="Lato" w:cs="Arial"/>
          <w:bCs/>
          <w:iCs/>
          <w:szCs w:val="20"/>
          <w:lang w:eastAsia="zh-CN"/>
        </w:rPr>
        <w:t xml:space="preserve"> </w:t>
      </w:r>
      <w:r w:rsidR="002A1D9C" w:rsidRPr="00E34F26">
        <w:rPr>
          <w:rFonts w:ascii="Lato" w:eastAsia="DengXian" w:hAnsi="Lato" w:cs="Arial"/>
          <w:bCs/>
          <w:szCs w:val="20"/>
          <w:lang w:eastAsia="zh-CN"/>
        </w:rPr>
        <w:t>applications</w:t>
      </w:r>
      <w:r w:rsidR="002A1D9C">
        <w:rPr>
          <w:rFonts w:ascii="Lato" w:eastAsia="DengXian" w:hAnsi="Lato" w:cs="Arial"/>
          <w:bCs/>
          <w:szCs w:val="20"/>
          <w:lang w:eastAsia="zh-CN"/>
        </w:rPr>
        <w:t xml:space="preserve"> </w:t>
      </w:r>
      <w:r w:rsidR="002A1D9C" w:rsidRPr="00E34F26">
        <w:rPr>
          <w:rFonts w:ascii="Lato" w:eastAsia="DengXian" w:hAnsi="Lato" w:cs="Arial"/>
          <w:bCs/>
          <w:szCs w:val="20"/>
          <w:lang w:eastAsia="zh-CN"/>
        </w:rPr>
        <w:t xml:space="preserve">further reinforce the potential for </w:t>
      </w:r>
      <w:r w:rsidR="002A1D9C" w:rsidRPr="00E34F26">
        <w:rPr>
          <w:rFonts w:ascii="Lato" w:eastAsia="DengXian" w:hAnsi="Lato" w:cs="Arial"/>
          <w:bCs/>
          <w:iCs/>
          <w:szCs w:val="20"/>
          <w:lang w:eastAsia="zh-CN"/>
        </w:rPr>
        <w:t>C</w:t>
      </w:r>
      <w:r w:rsidR="002A1D9C" w:rsidRPr="00E34F26">
        <w:rPr>
          <w:rFonts w:ascii="Lato" w:eastAsia="DengXian" w:hAnsi="Lato" w:cs="Arial"/>
          <w:bCs/>
          <w:iCs/>
          <w:szCs w:val="20"/>
          <w:vertAlign w:val="subscript"/>
          <w:lang w:eastAsia="zh-CN"/>
        </w:rPr>
        <w:t>2</w:t>
      </w:r>
      <w:r w:rsidR="002A1D9C" w:rsidRPr="00E34F26">
        <w:rPr>
          <w:rFonts w:ascii="Lato" w:eastAsia="DengXian" w:hAnsi="Lato" w:cs="Arial"/>
          <w:bCs/>
          <w:iCs/>
          <w:szCs w:val="20"/>
          <w:lang w:eastAsia="zh-CN"/>
        </w:rPr>
        <w:t>H</w:t>
      </w:r>
      <w:r w:rsidR="002A1D9C" w:rsidRPr="00E34F26">
        <w:rPr>
          <w:rFonts w:ascii="Lato" w:eastAsia="DengXian" w:hAnsi="Lato" w:cs="Arial"/>
          <w:bCs/>
          <w:iCs/>
          <w:szCs w:val="20"/>
          <w:vertAlign w:val="subscript"/>
          <w:lang w:eastAsia="zh-CN"/>
        </w:rPr>
        <w:t>2</w:t>
      </w:r>
      <w:r w:rsidR="002A1D9C" w:rsidRPr="00E34F26">
        <w:rPr>
          <w:rFonts w:ascii="Lato" w:eastAsia="DengXian" w:hAnsi="Lato" w:cs="Arial"/>
          <w:bCs/>
          <w:iCs/>
          <w:szCs w:val="20"/>
          <w:lang w:eastAsia="zh-CN"/>
        </w:rPr>
        <w:t xml:space="preserve"> </w:t>
      </w:r>
      <w:r w:rsidR="002A1D9C" w:rsidRPr="00E34F26">
        <w:rPr>
          <w:rFonts w:ascii="Lato" w:eastAsia="DengXian" w:hAnsi="Lato" w:cs="Arial"/>
          <w:bCs/>
          <w:szCs w:val="20"/>
          <w:lang w:eastAsia="zh-CN"/>
        </w:rPr>
        <w:t>to return as a key chemical building block.</w:t>
      </w:r>
    </w:p>
    <w:p w14:paraId="023A4E03" w14:textId="2DD91C6D" w:rsidR="003E53ED" w:rsidRDefault="00D50490" w:rsidP="001D01CA">
      <w:pPr>
        <w:spacing w:after="80"/>
        <w:rPr>
          <w:rFonts w:ascii="Lato" w:eastAsia="DengXian" w:hAnsi="Lato" w:cs="Arial"/>
          <w:bCs/>
          <w:szCs w:val="20"/>
          <w:lang w:eastAsia="zh-CN"/>
        </w:rPr>
      </w:pPr>
      <w:r>
        <w:rPr>
          <w:rFonts w:ascii="Lato" w:eastAsia="DengXian" w:hAnsi="Lato" w:cs="Arial"/>
          <w:bCs/>
          <w:szCs w:val="20"/>
          <w:lang w:eastAsia="zh-CN"/>
        </w:rPr>
        <w:t>Fig. </w:t>
      </w:r>
      <w:r w:rsidR="0064564E">
        <w:rPr>
          <w:rFonts w:ascii="Lato" w:eastAsia="DengXian" w:hAnsi="Lato" w:cs="Arial"/>
          <w:bCs/>
          <w:szCs w:val="20"/>
          <w:lang w:eastAsia="zh-CN"/>
        </w:rPr>
        <w:t>5a</w:t>
      </w:r>
      <w:r>
        <w:rPr>
          <w:rFonts w:ascii="Lato" w:eastAsia="DengXian" w:hAnsi="Lato" w:cs="Arial"/>
          <w:bCs/>
          <w:szCs w:val="20"/>
          <w:lang w:eastAsia="zh-CN"/>
        </w:rPr>
        <w:t xml:space="preserve"> and </w:t>
      </w:r>
      <w:r w:rsidR="0064564E">
        <w:rPr>
          <w:rFonts w:ascii="Lato" w:eastAsia="DengXian" w:hAnsi="Lato" w:cs="Arial"/>
          <w:bCs/>
          <w:szCs w:val="20"/>
          <w:lang w:eastAsia="zh-CN"/>
        </w:rPr>
        <w:t>5b</w:t>
      </w:r>
      <w:r>
        <w:rPr>
          <w:rFonts w:ascii="Lato" w:eastAsia="DengXian" w:hAnsi="Lato" w:cs="Arial"/>
          <w:bCs/>
          <w:szCs w:val="20"/>
          <w:lang w:eastAsia="zh-CN"/>
        </w:rPr>
        <w:t xml:space="preserve"> represent the production costs and climate change impacts of VCM production via both the fossil and green ATV or EBP, respectively. Presenting these data in two distinct figures enhances clarity and readability. Thus, in our view, combining them into a single figure would be suboptimal.</w:t>
      </w:r>
    </w:p>
    <w:p w14:paraId="0E6DBD5C" w14:textId="10B7DCD2" w:rsidR="00E34F26" w:rsidRDefault="00E34F26" w:rsidP="00EA3B5A">
      <w:pPr>
        <w:spacing w:after="0"/>
        <w:rPr>
          <w:rFonts w:ascii="Lato" w:eastAsia="DengXian" w:hAnsi="Lato" w:cs="Arial"/>
          <w:bCs/>
          <w:szCs w:val="20"/>
          <w:lang w:eastAsia="zh-CN"/>
        </w:rPr>
      </w:pPr>
      <w:r w:rsidRPr="00E34F26">
        <w:rPr>
          <w:rFonts w:ascii="Lato" w:eastAsia="DengXian" w:hAnsi="Lato" w:cs="Arial"/>
          <w:b/>
          <w:bCs/>
          <w:szCs w:val="20"/>
          <w:lang w:eastAsia="zh-CN"/>
        </w:rPr>
        <w:t>Action:</w:t>
      </w:r>
      <w:r>
        <w:rPr>
          <w:rFonts w:ascii="Lato" w:eastAsia="DengXian" w:hAnsi="Lato" w:cs="Arial"/>
          <w:bCs/>
          <w:szCs w:val="20"/>
          <w:lang w:eastAsia="zh-CN"/>
        </w:rPr>
        <w:t xml:space="preserve"> W</w:t>
      </w:r>
      <w:r w:rsidRPr="00E34F26">
        <w:rPr>
          <w:rFonts w:ascii="Lato" w:eastAsia="DengXian" w:hAnsi="Lato" w:cs="Arial"/>
          <w:bCs/>
          <w:szCs w:val="20"/>
          <w:lang w:eastAsia="zh-CN"/>
        </w:rPr>
        <w:t>e have incorporated discussion</w:t>
      </w:r>
      <w:r>
        <w:rPr>
          <w:rFonts w:ascii="Lato" w:eastAsia="DengXian" w:hAnsi="Lato" w:cs="Arial"/>
          <w:bCs/>
          <w:szCs w:val="20"/>
          <w:lang w:eastAsia="zh-CN"/>
        </w:rPr>
        <w:t>s</w:t>
      </w:r>
      <w:r w:rsidRPr="00E34F26">
        <w:rPr>
          <w:rFonts w:ascii="Lato" w:eastAsia="DengXian" w:hAnsi="Lato" w:cs="Arial"/>
          <w:bCs/>
          <w:szCs w:val="20"/>
          <w:lang w:eastAsia="zh-CN"/>
        </w:rPr>
        <w:t xml:space="preserve"> o</w:t>
      </w:r>
      <w:r>
        <w:rPr>
          <w:rFonts w:ascii="Lato" w:eastAsia="DengXian" w:hAnsi="Lato" w:cs="Arial"/>
          <w:bCs/>
          <w:szCs w:val="20"/>
          <w:lang w:eastAsia="zh-CN"/>
        </w:rPr>
        <w:t>n</w:t>
      </w:r>
      <w:r w:rsidRPr="00E34F26">
        <w:rPr>
          <w:rFonts w:ascii="Lato" w:eastAsia="DengXian" w:hAnsi="Lato" w:cs="Arial"/>
          <w:bCs/>
          <w:szCs w:val="20"/>
          <w:lang w:eastAsia="zh-CN"/>
        </w:rPr>
        <w:t xml:space="preserve"> recent </w:t>
      </w:r>
      <w:r w:rsidR="00EA3B5A" w:rsidRPr="00E34F26">
        <w:rPr>
          <w:rFonts w:ascii="Lato" w:eastAsia="DengXian" w:hAnsi="Lato" w:cs="Arial"/>
          <w:bCs/>
          <w:szCs w:val="20"/>
          <w:lang w:eastAsia="zh-CN"/>
        </w:rPr>
        <w:t xml:space="preserve">emerging </w:t>
      </w:r>
      <w:r w:rsidR="00EA3B5A" w:rsidRPr="00E34F26">
        <w:rPr>
          <w:rFonts w:ascii="Lato" w:eastAsia="DengXian" w:hAnsi="Lato" w:cs="Arial"/>
          <w:bCs/>
          <w:iCs/>
          <w:szCs w:val="20"/>
          <w:lang w:eastAsia="zh-CN"/>
        </w:rPr>
        <w:t>C</w:t>
      </w:r>
      <w:r w:rsidR="00EA3B5A" w:rsidRPr="00E34F26">
        <w:rPr>
          <w:rFonts w:ascii="Lato" w:eastAsia="DengXian" w:hAnsi="Lato" w:cs="Arial"/>
          <w:bCs/>
          <w:iCs/>
          <w:szCs w:val="20"/>
          <w:vertAlign w:val="subscript"/>
          <w:lang w:eastAsia="zh-CN"/>
        </w:rPr>
        <w:t>2</w:t>
      </w:r>
      <w:r w:rsidR="00EA3B5A" w:rsidRPr="00E34F26">
        <w:rPr>
          <w:rFonts w:ascii="Lato" w:eastAsia="DengXian" w:hAnsi="Lato" w:cs="Arial"/>
          <w:bCs/>
          <w:iCs/>
          <w:szCs w:val="20"/>
          <w:lang w:eastAsia="zh-CN"/>
        </w:rPr>
        <w:t>H</w:t>
      </w:r>
      <w:r w:rsidR="00EA3B5A" w:rsidRPr="00E34F26">
        <w:rPr>
          <w:rFonts w:ascii="Lato" w:eastAsia="DengXian" w:hAnsi="Lato" w:cs="Arial"/>
          <w:bCs/>
          <w:iCs/>
          <w:szCs w:val="20"/>
          <w:vertAlign w:val="subscript"/>
          <w:lang w:eastAsia="zh-CN"/>
        </w:rPr>
        <w:t>2</w:t>
      </w:r>
      <w:r w:rsidR="00EA3B5A" w:rsidRPr="00E34F26">
        <w:rPr>
          <w:rFonts w:ascii="Lato" w:eastAsia="DengXian" w:hAnsi="Lato" w:cs="Arial"/>
          <w:bCs/>
          <w:iCs/>
          <w:szCs w:val="20"/>
          <w:lang w:eastAsia="zh-CN"/>
        </w:rPr>
        <w:t xml:space="preserve"> </w:t>
      </w:r>
      <w:r w:rsidR="00EA3B5A" w:rsidRPr="00E34F26">
        <w:rPr>
          <w:rFonts w:ascii="Lato" w:eastAsia="DengXian" w:hAnsi="Lato" w:cs="Arial"/>
          <w:bCs/>
          <w:szCs w:val="20"/>
          <w:lang w:eastAsia="zh-CN"/>
        </w:rPr>
        <w:t xml:space="preserve">applications </w:t>
      </w:r>
      <w:r w:rsidRPr="00E34F26">
        <w:rPr>
          <w:rFonts w:ascii="Lato" w:eastAsia="DengXian" w:hAnsi="Lato" w:cs="Arial"/>
          <w:bCs/>
          <w:szCs w:val="20"/>
          <w:lang w:eastAsia="zh-CN"/>
        </w:rPr>
        <w:t xml:space="preserve">into </w:t>
      </w:r>
      <w:r w:rsidR="005128F6" w:rsidRPr="00E34F26">
        <w:rPr>
          <w:rFonts w:ascii="Lato" w:eastAsia="DengXian" w:hAnsi="Lato" w:cs="Arial"/>
          <w:bCs/>
          <w:szCs w:val="20"/>
          <w:lang w:eastAsia="zh-CN"/>
        </w:rPr>
        <w:t>Section</w:t>
      </w:r>
      <w:r w:rsidR="005128F6">
        <w:rPr>
          <w:rFonts w:ascii="Lato" w:eastAsia="DengXian" w:hAnsi="Lato" w:cs="Arial"/>
          <w:bCs/>
          <w:szCs w:val="20"/>
          <w:lang w:eastAsia="zh-CN"/>
        </w:rPr>
        <w:t> </w:t>
      </w:r>
      <w:r w:rsidRPr="00E34F26">
        <w:rPr>
          <w:rFonts w:ascii="Lato" w:eastAsia="DengXian" w:hAnsi="Lato" w:cs="Arial"/>
          <w:bCs/>
          <w:szCs w:val="20"/>
          <w:lang w:eastAsia="zh-CN"/>
        </w:rPr>
        <w:t xml:space="preserve">3, </w:t>
      </w:r>
      <w:r w:rsidRPr="00E34F26">
        <w:rPr>
          <w:rFonts w:ascii="Lato" w:eastAsia="DengXian" w:hAnsi="Lato" w:cs="Arial" w:hint="eastAsia"/>
          <w:bCs/>
          <w:szCs w:val="20"/>
          <w:lang w:eastAsia="zh-CN"/>
        </w:rPr>
        <w:t xml:space="preserve">as suggested by </w:t>
      </w:r>
      <w:r w:rsidR="005128F6">
        <w:rPr>
          <w:rFonts w:ascii="Lato" w:eastAsia="DengXian" w:hAnsi="Lato" w:cs="Arial"/>
          <w:bCs/>
          <w:szCs w:val="20"/>
          <w:lang w:eastAsia="zh-CN"/>
        </w:rPr>
        <w:t>R</w:t>
      </w:r>
      <w:r w:rsidRPr="00E34F26">
        <w:rPr>
          <w:rFonts w:ascii="Lato" w:eastAsia="DengXian" w:hAnsi="Lato" w:cs="Arial" w:hint="eastAsia"/>
          <w:bCs/>
          <w:szCs w:val="20"/>
          <w:lang w:eastAsia="zh-CN"/>
        </w:rPr>
        <w:t>eviewer #3</w:t>
      </w:r>
      <w:r w:rsidRPr="00E34F26">
        <w:rPr>
          <w:rFonts w:ascii="Lato" w:eastAsia="DengXian" w:hAnsi="Lato" w:cs="Arial"/>
          <w:bCs/>
          <w:szCs w:val="20"/>
          <w:lang w:eastAsia="zh-CN"/>
        </w:rPr>
        <w:t xml:space="preserve"> (see details in the response to the comment 2.1).</w:t>
      </w:r>
    </w:p>
    <w:p w14:paraId="7A0FFF96" w14:textId="77777777" w:rsidR="00531BB2" w:rsidRPr="00552F83" w:rsidRDefault="00531BB2" w:rsidP="001D01CA">
      <w:pPr>
        <w:spacing w:after="0"/>
        <w:rPr>
          <w:rFonts w:ascii="Lato" w:eastAsia="DengXian" w:hAnsi="Lato" w:cs="Arial"/>
          <w:bCs/>
          <w:szCs w:val="20"/>
          <w:lang w:eastAsia="zh-CN"/>
        </w:rPr>
      </w:pPr>
    </w:p>
    <w:p w14:paraId="44506342" w14:textId="5F53595F" w:rsidR="004639EE" w:rsidRPr="00552F83" w:rsidRDefault="004639EE" w:rsidP="001D01CA">
      <w:pPr>
        <w:spacing w:after="80"/>
        <w:rPr>
          <w:rFonts w:ascii="Lato" w:eastAsia="DengXian" w:hAnsi="Lato" w:cs="Arial"/>
          <w:color w:val="0000FF"/>
          <w:szCs w:val="20"/>
          <w:lang w:eastAsia="zh-CN"/>
        </w:rPr>
      </w:pPr>
      <w:r w:rsidRPr="00447782">
        <w:rPr>
          <w:rFonts w:ascii="Lato" w:eastAsiaTheme="minorHAnsi" w:hAnsi="Lato" w:cs="Arial"/>
          <w:iCs/>
          <w:color w:val="0000FF"/>
          <w:szCs w:val="20"/>
        </w:rPr>
        <w:t>2.1</w:t>
      </w:r>
      <w:r w:rsidRPr="00447782">
        <w:rPr>
          <w:rFonts w:ascii="Lato" w:eastAsia="DengXian" w:hAnsi="Lato" w:cs="Arial"/>
          <w:iCs/>
          <w:color w:val="0000FF"/>
          <w:szCs w:val="20"/>
          <w:lang w:eastAsia="zh-CN"/>
        </w:rPr>
        <w:t>4</w:t>
      </w:r>
      <w:r w:rsidRPr="00447782">
        <w:rPr>
          <w:rFonts w:ascii="Lato" w:eastAsiaTheme="minorHAnsi" w:hAnsi="Lato" w:cs="Arial"/>
          <w:iCs/>
          <w:color w:val="0000FF"/>
          <w:szCs w:val="20"/>
        </w:rPr>
        <w:t>.</w:t>
      </w:r>
      <w:r w:rsidRPr="00447782">
        <w:rPr>
          <w:rFonts w:ascii="Lato" w:eastAsia="DengXian" w:hAnsi="Lato" w:cs="Arial"/>
          <w:color w:val="0000FF"/>
          <w:szCs w:val="20"/>
          <w:lang w:eastAsia="zh-CN"/>
        </w:rPr>
        <w:t>1.</w:t>
      </w:r>
      <w:r w:rsidR="00774F1D" w:rsidRPr="00447782">
        <w:rPr>
          <w:rFonts w:ascii="Lato" w:eastAsia="DengXian" w:hAnsi="Lato" w:cs="Arial"/>
          <w:color w:val="0000FF"/>
          <w:szCs w:val="20"/>
          <w:lang w:eastAsia="zh-CN"/>
        </w:rPr>
        <w:t xml:space="preserve"> </w:t>
      </w:r>
      <w:r w:rsidRPr="00447782">
        <w:rPr>
          <w:rFonts w:ascii="Lato" w:eastAsia="DengXian" w:hAnsi="Lato" w:cs="Arial"/>
          <w:color w:val="0000FF"/>
          <w:szCs w:val="20"/>
          <w:lang w:eastAsia="zh-CN"/>
        </w:rPr>
        <w:t>The second half of section 2.1 (Summary of acetylene production routes and its applications) puts too much emphasis on the substitution of acetylene applications, contrary to the main theme which calls attention to the reuse of acetylene. Suggests that the fact that acetylene applications have been replaced is coupled with the main advantages of using acetylene for synthesis and the problems that need to be overcome.</w:t>
      </w:r>
    </w:p>
    <w:p w14:paraId="1E016176" w14:textId="5C7C4680" w:rsidR="001D43E7" w:rsidRDefault="00A92E91" w:rsidP="00EB742C">
      <w:pPr>
        <w:rPr>
          <w:rFonts w:ascii="Lato" w:eastAsia="DengXian" w:hAnsi="Lato" w:cs="Arial"/>
          <w:bCs/>
          <w:szCs w:val="20"/>
          <w:lang w:eastAsia="zh-CN"/>
        </w:rPr>
      </w:pPr>
      <w:r>
        <w:rPr>
          <w:rFonts w:ascii="Lato" w:eastAsia="DengXian" w:hAnsi="Lato" w:cs="Arial"/>
          <w:bCs/>
          <w:szCs w:val="20"/>
          <w:lang w:eastAsia="zh-CN"/>
        </w:rPr>
        <w:t>O</w:t>
      </w:r>
      <w:r w:rsidR="001D43E7" w:rsidRPr="00EB742C">
        <w:rPr>
          <w:rFonts w:ascii="Lato" w:eastAsia="DengXian" w:hAnsi="Lato" w:cs="Arial"/>
          <w:bCs/>
          <w:szCs w:val="20"/>
          <w:lang w:eastAsia="zh-CN"/>
        </w:rPr>
        <w:t xml:space="preserve">ur primary goal </w:t>
      </w:r>
      <w:r>
        <w:rPr>
          <w:rFonts w:ascii="Lato" w:eastAsia="DengXian" w:hAnsi="Lato" w:cs="Arial"/>
          <w:bCs/>
          <w:szCs w:val="20"/>
          <w:lang w:eastAsia="zh-CN"/>
        </w:rPr>
        <w:t>i</w:t>
      </w:r>
      <w:r w:rsidRPr="00552F83">
        <w:rPr>
          <w:rFonts w:ascii="Lato" w:eastAsia="DengXian" w:hAnsi="Lato" w:cs="Arial"/>
          <w:bCs/>
          <w:szCs w:val="20"/>
          <w:lang w:eastAsia="zh-CN"/>
        </w:rPr>
        <w:t xml:space="preserve">n </w:t>
      </w:r>
      <w:r w:rsidRPr="00EB742C">
        <w:rPr>
          <w:rFonts w:ascii="Lato" w:eastAsia="DengXian" w:hAnsi="Lato" w:cs="Arial"/>
          <w:bCs/>
          <w:szCs w:val="20"/>
          <w:lang w:eastAsia="zh-CN"/>
        </w:rPr>
        <w:t>Section 2.1</w:t>
      </w:r>
      <w:r>
        <w:rPr>
          <w:rFonts w:ascii="Lato" w:eastAsia="DengXian" w:hAnsi="Lato" w:cs="Arial"/>
          <w:bCs/>
          <w:szCs w:val="20"/>
          <w:lang w:eastAsia="zh-CN"/>
        </w:rPr>
        <w:t xml:space="preserve"> </w:t>
      </w:r>
      <w:r w:rsidR="001D43E7" w:rsidRPr="00EB742C">
        <w:rPr>
          <w:rFonts w:ascii="Lato" w:eastAsia="DengXian" w:hAnsi="Lato" w:cs="Arial"/>
          <w:bCs/>
          <w:szCs w:val="20"/>
          <w:lang w:eastAsia="zh-CN"/>
        </w:rPr>
        <w:t>is to provide a</w:t>
      </w:r>
      <w:r w:rsidR="00083A04" w:rsidRPr="00EB742C">
        <w:rPr>
          <w:rFonts w:ascii="Lato" w:eastAsia="DengXian" w:hAnsi="Lato" w:cs="Arial"/>
          <w:bCs/>
          <w:szCs w:val="20"/>
          <w:lang w:eastAsia="zh-CN"/>
        </w:rPr>
        <w:t>n extensive</w:t>
      </w:r>
      <w:r w:rsidR="001D43E7" w:rsidRPr="00EB742C">
        <w:rPr>
          <w:rFonts w:ascii="Lato" w:eastAsia="DengXian" w:hAnsi="Lato" w:cs="Arial"/>
          <w:bCs/>
          <w:szCs w:val="20"/>
          <w:lang w:eastAsia="zh-CN"/>
        </w:rPr>
        <w:t xml:space="preserve"> analysis of </w:t>
      </w:r>
      <w:del w:id="127" w:author="Zhang, Zihao" w:date="2024-12-02T21:54:00Z" w16du:dateUtc="2024-12-02T20:54:00Z">
        <w:r w:rsidR="00A979EA" w:rsidRPr="00EB742C" w:rsidDel="004F48B9">
          <w:rPr>
            <w:rFonts w:ascii="Lato" w:eastAsia="DengXian" w:hAnsi="Lato" w:cs="Arial"/>
            <w:bCs/>
            <w:iCs/>
            <w:szCs w:val="20"/>
            <w:lang w:eastAsia="zh-CN"/>
          </w:rPr>
          <w:delText>C</w:delText>
        </w:r>
        <w:r w:rsidR="00A979EA" w:rsidRPr="00EB742C" w:rsidDel="004F48B9">
          <w:rPr>
            <w:rFonts w:ascii="Lato" w:eastAsia="DengXian" w:hAnsi="Lato" w:cs="Arial"/>
            <w:bCs/>
            <w:iCs/>
            <w:szCs w:val="20"/>
            <w:vertAlign w:val="subscript"/>
            <w:lang w:eastAsia="zh-CN"/>
          </w:rPr>
          <w:delText>2</w:delText>
        </w:r>
        <w:r w:rsidR="00A979EA" w:rsidRPr="00EB742C" w:rsidDel="004F48B9">
          <w:rPr>
            <w:rFonts w:ascii="Lato" w:eastAsia="DengXian" w:hAnsi="Lato" w:cs="Arial"/>
            <w:bCs/>
            <w:iCs/>
            <w:szCs w:val="20"/>
            <w:lang w:eastAsia="zh-CN"/>
          </w:rPr>
          <w:delText>H</w:delText>
        </w:r>
        <w:r w:rsidR="00A979EA" w:rsidRPr="00EB742C" w:rsidDel="004F48B9">
          <w:rPr>
            <w:rFonts w:ascii="Lato" w:eastAsia="DengXian" w:hAnsi="Lato" w:cs="Arial"/>
            <w:bCs/>
            <w:iCs/>
            <w:szCs w:val="20"/>
            <w:vertAlign w:val="subscript"/>
            <w:lang w:eastAsia="zh-CN"/>
          </w:rPr>
          <w:delText>2</w:delText>
        </w:r>
        <w:r w:rsidR="00A979EA" w:rsidRPr="00EB742C" w:rsidDel="004F48B9">
          <w:rPr>
            <w:rFonts w:ascii="Lato" w:eastAsia="DengXian" w:hAnsi="Lato" w:cs="Arial"/>
            <w:bCs/>
            <w:iCs/>
            <w:szCs w:val="20"/>
            <w:lang w:eastAsia="zh-CN"/>
          </w:rPr>
          <w:delText xml:space="preserve"> </w:delText>
        </w:r>
      </w:del>
      <w:ins w:id="128" w:author="Zhang, Zihao" w:date="2024-12-02T21:54:00Z" w16du:dateUtc="2024-12-02T20:54:00Z">
        <w:r w:rsidR="004F48B9">
          <w:rPr>
            <w:rFonts w:ascii="Lato" w:eastAsia="DengXian" w:hAnsi="Lato" w:cs="Arial" w:hint="eastAsia"/>
            <w:bCs/>
            <w:iCs/>
            <w:szCs w:val="20"/>
            <w:lang w:eastAsia="zh-CN"/>
          </w:rPr>
          <w:t>acetylene</w:t>
        </w:r>
        <w:r w:rsidR="004F48B9" w:rsidRPr="00EB742C">
          <w:rPr>
            <w:rFonts w:ascii="Lato" w:eastAsia="DengXian" w:hAnsi="Lato" w:cs="Arial"/>
            <w:bCs/>
            <w:iCs/>
            <w:szCs w:val="20"/>
            <w:lang w:eastAsia="zh-CN"/>
          </w:rPr>
          <w:t xml:space="preserve"> </w:t>
        </w:r>
      </w:ins>
      <w:r w:rsidR="001D43E7" w:rsidRPr="00EB742C">
        <w:rPr>
          <w:rFonts w:ascii="Lato" w:eastAsia="DengXian" w:hAnsi="Lato" w:cs="Arial"/>
          <w:bCs/>
          <w:szCs w:val="20"/>
          <w:lang w:eastAsia="zh-CN"/>
        </w:rPr>
        <w:t xml:space="preserve">production and </w:t>
      </w:r>
      <w:ins w:id="129" w:author="Zhang, Zihao" w:date="2024-12-02T21:55:00Z" w16du:dateUtc="2024-12-02T20:55:00Z">
        <w:r w:rsidR="004F48B9">
          <w:rPr>
            <w:rFonts w:ascii="Lato" w:eastAsia="DengXian" w:hAnsi="Lato" w:cs="Arial" w:hint="eastAsia"/>
            <w:bCs/>
            <w:szCs w:val="20"/>
            <w:lang w:eastAsia="zh-CN"/>
          </w:rPr>
          <w:t xml:space="preserve">its </w:t>
        </w:r>
      </w:ins>
      <w:r w:rsidR="001D43E7" w:rsidRPr="00EB742C">
        <w:rPr>
          <w:rFonts w:ascii="Lato" w:eastAsia="DengXian" w:hAnsi="Lato" w:cs="Arial"/>
          <w:bCs/>
          <w:szCs w:val="20"/>
          <w:lang w:eastAsia="zh-CN"/>
        </w:rPr>
        <w:t>applications, both past and present</w:t>
      </w:r>
      <w:r w:rsidR="001D43E7" w:rsidRPr="00552F83">
        <w:rPr>
          <w:rFonts w:ascii="Lato" w:eastAsia="DengXian" w:hAnsi="Lato" w:cs="Arial"/>
          <w:bCs/>
          <w:szCs w:val="20"/>
          <w:lang w:eastAsia="zh-CN"/>
        </w:rPr>
        <w:t xml:space="preserve">. By comparing </w:t>
      </w:r>
      <w:r w:rsidR="00A979EA" w:rsidRPr="00552F83">
        <w:rPr>
          <w:rFonts w:ascii="Lato" w:eastAsia="DengXian" w:hAnsi="Lato" w:cs="Arial"/>
          <w:bCs/>
          <w:iCs/>
          <w:szCs w:val="20"/>
          <w:lang w:eastAsia="zh-CN"/>
        </w:rPr>
        <w:t>C</w:t>
      </w:r>
      <w:r w:rsidR="00A979EA" w:rsidRPr="00552F83">
        <w:rPr>
          <w:rFonts w:ascii="Lato" w:eastAsia="DengXian" w:hAnsi="Lato" w:cs="Arial"/>
          <w:bCs/>
          <w:iCs/>
          <w:szCs w:val="20"/>
          <w:vertAlign w:val="subscript"/>
          <w:lang w:eastAsia="zh-CN"/>
        </w:rPr>
        <w:t>2</w:t>
      </w:r>
      <w:r w:rsidR="00A979EA" w:rsidRPr="00552F83">
        <w:rPr>
          <w:rFonts w:ascii="Lato" w:eastAsia="DengXian" w:hAnsi="Lato" w:cs="Arial"/>
          <w:bCs/>
          <w:iCs/>
          <w:szCs w:val="20"/>
          <w:lang w:eastAsia="zh-CN"/>
        </w:rPr>
        <w:t>H</w:t>
      </w:r>
      <w:r w:rsidR="00A979EA" w:rsidRPr="00552F83">
        <w:rPr>
          <w:rFonts w:ascii="Lato" w:eastAsia="DengXian" w:hAnsi="Lato" w:cs="Arial"/>
          <w:bCs/>
          <w:iCs/>
          <w:szCs w:val="20"/>
          <w:vertAlign w:val="subscript"/>
          <w:lang w:eastAsia="zh-CN"/>
        </w:rPr>
        <w:t>2</w:t>
      </w:r>
      <w:r w:rsidR="001D43E7" w:rsidRPr="00552F83">
        <w:rPr>
          <w:rFonts w:ascii="Lato" w:eastAsia="DengXian" w:hAnsi="Lato" w:cs="Arial"/>
          <w:bCs/>
          <w:szCs w:val="20"/>
          <w:lang w:eastAsia="zh-CN"/>
        </w:rPr>
        <w:t xml:space="preserve">’s historical and current uses, we identify applications </w:t>
      </w:r>
      <w:ins w:id="130" w:author="Zhang, Zihao" w:date="2024-12-02T21:57:00Z" w16du:dateUtc="2024-12-02T20:57:00Z">
        <w:r w:rsidR="00494217">
          <w:rPr>
            <w:rFonts w:ascii="Lato" w:eastAsia="DengXian" w:hAnsi="Lato" w:cs="Arial" w:hint="eastAsia"/>
            <w:bCs/>
            <w:szCs w:val="20"/>
            <w:lang w:eastAsia="zh-CN"/>
          </w:rPr>
          <w:t xml:space="preserve">that have been </w:t>
        </w:r>
      </w:ins>
      <w:r w:rsidR="001D43E7" w:rsidRPr="00552F83">
        <w:rPr>
          <w:rFonts w:ascii="Lato" w:eastAsia="DengXian" w:hAnsi="Lato" w:cs="Arial"/>
          <w:bCs/>
          <w:szCs w:val="20"/>
          <w:lang w:eastAsia="zh-CN"/>
        </w:rPr>
        <w:t xml:space="preserve">replaced over time. This analysis also </w:t>
      </w:r>
      <w:ins w:id="131" w:author="Zhang, Zihao" w:date="2024-12-02T21:58:00Z">
        <w:r w:rsidR="00494217" w:rsidRPr="00494217">
          <w:rPr>
            <w:rFonts w:ascii="Lato" w:eastAsia="DengXian" w:hAnsi="Lato" w:cs="Arial"/>
            <w:bCs/>
            <w:szCs w:val="20"/>
            <w:lang w:eastAsia="zh-CN"/>
          </w:rPr>
          <w:t xml:space="preserve">underscores the irreplaceable role of </w:t>
        </w:r>
      </w:ins>
      <w:ins w:id="132" w:author="Zhang, Zihao" w:date="2024-12-02T21:58:00Z" w16du:dateUtc="2024-12-02T20:58:00Z">
        <w:r w:rsidR="00E15E62">
          <w:rPr>
            <w:rFonts w:ascii="Lato" w:eastAsia="DengXian" w:hAnsi="Lato" w:cs="Arial" w:hint="eastAsia"/>
            <w:bCs/>
            <w:iCs/>
            <w:szCs w:val="20"/>
            <w:lang w:eastAsia="zh-CN"/>
          </w:rPr>
          <w:t>acetylene</w:t>
        </w:r>
      </w:ins>
      <w:ins w:id="133" w:author="Zhang, Zihao" w:date="2024-12-02T21:58:00Z">
        <w:r w:rsidR="00494217" w:rsidRPr="00494217">
          <w:rPr>
            <w:rFonts w:ascii="Lato" w:eastAsia="DengXian" w:hAnsi="Lato" w:cs="Arial"/>
            <w:bCs/>
            <w:szCs w:val="20"/>
            <w:lang w:eastAsia="zh-CN"/>
          </w:rPr>
          <w:t xml:space="preserve"> in </w:t>
        </w:r>
      </w:ins>
      <w:ins w:id="134" w:author="Zhang, Zihao" w:date="2024-12-02T21:58:00Z" w16du:dateUtc="2024-12-02T20:58:00Z">
        <w:r w:rsidR="00494217" w:rsidRPr="00552F83">
          <w:rPr>
            <w:rFonts w:ascii="Lato" w:eastAsia="DengXian" w:hAnsi="Lato" w:cs="Arial"/>
            <w:bCs/>
            <w:szCs w:val="20"/>
            <w:lang w:eastAsia="zh-CN"/>
          </w:rPr>
          <w:t>certain applications</w:t>
        </w:r>
      </w:ins>
      <w:ins w:id="135" w:author="Zhang, Zihao" w:date="2024-12-02T21:58:00Z">
        <w:r w:rsidR="00494217" w:rsidRPr="00494217">
          <w:rPr>
            <w:rFonts w:ascii="Lato" w:eastAsia="DengXian" w:hAnsi="Lato" w:cs="Arial"/>
            <w:bCs/>
            <w:szCs w:val="20"/>
            <w:lang w:eastAsia="zh-CN"/>
          </w:rPr>
          <w:t xml:space="preserve">, such as the production of VCM, butanediol, acetylene black, and vinyl acetylene, </w:t>
        </w:r>
      </w:ins>
      <w:ins w:id="136" w:author="Zhang, Zihao" w:date="2024-12-02T21:59:00Z" w16du:dateUtc="2024-12-02T20:59:00Z">
        <w:r w:rsidR="00E15E62">
          <w:rPr>
            <w:rFonts w:ascii="Lato" w:eastAsia="DengXian" w:hAnsi="Lato" w:cs="Arial" w:hint="eastAsia"/>
            <w:bCs/>
            <w:szCs w:val="20"/>
            <w:lang w:eastAsia="zh-CN"/>
          </w:rPr>
          <w:t>emphasizing</w:t>
        </w:r>
      </w:ins>
      <w:ins w:id="137" w:author="Zhang, Zihao" w:date="2024-12-02T21:58:00Z">
        <w:r w:rsidR="00494217" w:rsidRPr="00494217">
          <w:rPr>
            <w:rFonts w:ascii="Lato" w:eastAsia="DengXian" w:hAnsi="Lato" w:cs="Arial"/>
            <w:bCs/>
            <w:szCs w:val="20"/>
            <w:lang w:eastAsia="zh-CN"/>
          </w:rPr>
          <w:t xml:space="preserve"> its </w:t>
        </w:r>
      </w:ins>
      <w:ins w:id="138" w:author="Zhang, Zihao" w:date="2024-12-02T21:59:00Z" w16du:dateUtc="2024-12-02T20:59:00Z">
        <w:r w:rsidR="00E15E62">
          <w:rPr>
            <w:rFonts w:ascii="Lato" w:eastAsia="DengXian" w:hAnsi="Lato" w:cs="Arial" w:hint="eastAsia"/>
            <w:bCs/>
            <w:szCs w:val="20"/>
            <w:lang w:eastAsia="zh-CN"/>
          </w:rPr>
          <w:t>uniqueness</w:t>
        </w:r>
      </w:ins>
      <w:ins w:id="139" w:author="Zhang, Zihao" w:date="2024-12-02T21:58:00Z">
        <w:r w:rsidR="00494217" w:rsidRPr="00494217">
          <w:rPr>
            <w:rFonts w:ascii="Lato" w:eastAsia="DengXian" w:hAnsi="Lato" w:cs="Arial"/>
            <w:bCs/>
            <w:szCs w:val="20"/>
            <w:lang w:eastAsia="zh-CN"/>
          </w:rPr>
          <w:t>.</w:t>
        </w:r>
      </w:ins>
      <w:ins w:id="140" w:author="Zhang, Zihao" w:date="2024-12-02T21:58:00Z" w16du:dateUtc="2024-12-02T20:58:00Z">
        <w:r w:rsidR="00494217">
          <w:rPr>
            <w:rFonts w:ascii="Lato" w:eastAsia="DengXian" w:hAnsi="Lato" w:cs="Arial" w:hint="eastAsia"/>
            <w:bCs/>
            <w:szCs w:val="20"/>
            <w:lang w:eastAsia="zh-CN"/>
          </w:rPr>
          <w:t xml:space="preserve"> </w:t>
        </w:r>
      </w:ins>
      <w:del w:id="141" w:author="Zhang, Zihao" w:date="2024-12-02T21:59:00Z" w16du:dateUtc="2024-12-02T20:59:00Z">
        <w:r w:rsidR="001D43E7" w:rsidRPr="00552F83" w:rsidDel="00E15E62">
          <w:rPr>
            <w:rFonts w:ascii="Lato" w:eastAsia="DengXian" w:hAnsi="Lato" w:cs="Arial"/>
            <w:bCs/>
            <w:szCs w:val="20"/>
            <w:lang w:eastAsia="zh-CN"/>
          </w:rPr>
          <w:delText xml:space="preserve">highlights why certain applications, such as the production of VCM, butanediol, acetylene black, and vinyl acetylene, remain irreplaceable, emphasizing </w:delText>
        </w:r>
        <w:r w:rsidR="00A979EA" w:rsidRPr="00552F83" w:rsidDel="00E15E62">
          <w:rPr>
            <w:rFonts w:ascii="Lato" w:eastAsia="DengXian" w:hAnsi="Lato" w:cs="Arial"/>
            <w:bCs/>
            <w:iCs/>
            <w:szCs w:val="20"/>
            <w:lang w:eastAsia="zh-CN"/>
          </w:rPr>
          <w:delText>C</w:delText>
        </w:r>
        <w:r w:rsidR="00A979EA" w:rsidRPr="00552F83" w:rsidDel="00E15E62">
          <w:rPr>
            <w:rFonts w:ascii="Lato" w:eastAsia="DengXian" w:hAnsi="Lato" w:cs="Arial"/>
            <w:bCs/>
            <w:iCs/>
            <w:szCs w:val="20"/>
            <w:vertAlign w:val="subscript"/>
            <w:lang w:eastAsia="zh-CN"/>
          </w:rPr>
          <w:delText>2</w:delText>
        </w:r>
        <w:r w:rsidR="00A979EA" w:rsidRPr="00552F83" w:rsidDel="00E15E62">
          <w:rPr>
            <w:rFonts w:ascii="Lato" w:eastAsia="DengXian" w:hAnsi="Lato" w:cs="Arial"/>
            <w:bCs/>
            <w:iCs/>
            <w:szCs w:val="20"/>
            <w:lang w:eastAsia="zh-CN"/>
          </w:rPr>
          <w:delText>H</w:delText>
        </w:r>
        <w:r w:rsidR="00A979EA" w:rsidRPr="00552F83" w:rsidDel="00E15E62">
          <w:rPr>
            <w:rFonts w:ascii="Lato" w:eastAsia="DengXian" w:hAnsi="Lato" w:cs="Arial"/>
            <w:bCs/>
            <w:iCs/>
            <w:szCs w:val="20"/>
            <w:vertAlign w:val="subscript"/>
            <w:lang w:eastAsia="zh-CN"/>
          </w:rPr>
          <w:delText>2</w:delText>
        </w:r>
        <w:r w:rsidR="00CF34B2" w:rsidRPr="00552F83" w:rsidDel="00E15E62">
          <w:rPr>
            <w:rFonts w:ascii="Lato" w:eastAsia="DengXian" w:hAnsi="Lato" w:cs="Arial"/>
            <w:bCs/>
            <w:szCs w:val="20"/>
            <w:lang w:eastAsia="zh-CN"/>
          </w:rPr>
          <w:delText xml:space="preserve">’s </w:delText>
        </w:r>
        <w:r w:rsidR="001D43E7" w:rsidRPr="00552F83" w:rsidDel="00E15E62">
          <w:rPr>
            <w:rFonts w:ascii="Lato" w:eastAsia="DengXian" w:hAnsi="Lato" w:cs="Arial"/>
            <w:bCs/>
            <w:szCs w:val="20"/>
            <w:lang w:eastAsia="zh-CN"/>
          </w:rPr>
          <w:delText>uniq</w:delText>
        </w:r>
        <w:r w:rsidR="00083A04" w:rsidRPr="00552F83" w:rsidDel="00E15E62">
          <w:rPr>
            <w:rFonts w:ascii="Lato" w:eastAsia="DengXian" w:hAnsi="Lato" w:cs="Arial"/>
            <w:bCs/>
            <w:szCs w:val="20"/>
            <w:lang w:eastAsia="zh-CN"/>
          </w:rPr>
          <w:delText>ueness</w:delText>
        </w:r>
        <w:r w:rsidR="001D43E7" w:rsidRPr="00552F83" w:rsidDel="00E15E62">
          <w:rPr>
            <w:rFonts w:ascii="Lato" w:eastAsia="DengXian" w:hAnsi="Lato" w:cs="Arial"/>
            <w:bCs/>
            <w:szCs w:val="20"/>
            <w:lang w:eastAsia="zh-CN"/>
          </w:rPr>
          <w:delText xml:space="preserve">. </w:delText>
        </w:r>
      </w:del>
      <w:r w:rsidR="001D43E7" w:rsidRPr="00552F83">
        <w:rPr>
          <w:rFonts w:ascii="Lato" w:eastAsia="DengXian" w:hAnsi="Lato" w:cs="Arial"/>
          <w:bCs/>
          <w:szCs w:val="20"/>
          <w:lang w:eastAsia="zh-CN"/>
        </w:rPr>
        <w:t xml:space="preserve">The primary challenge associated with </w:t>
      </w:r>
      <w:del w:id="142" w:author="Zhang, Zihao" w:date="2024-12-02T22:00:00Z" w16du:dateUtc="2024-12-02T21:00:00Z">
        <w:r w:rsidR="00A979EA" w:rsidRPr="00552F83" w:rsidDel="00B13D5E">
          <w:rPr>
            <w:rFonts w:ascii="Lato" w:eastAsia="DengXian" w:hAnsi="Lato" w:cs="Arial"/>
            <w:bCs/>
            <w:iCs/>
            <w:szCs w:val="20"/>
            <w:lang w:eastAsia="zh-CN"/>
          </w:rPr>
          <w:delText>C</w:delText>
        </w:r>
        <w:r w:rsidR="00A979EA" w:rsidRPr="00552F83" w:rsidDel="00B13D5E">
          <w:rPr>
            <w:rFonts w:ascii="Lato" w:eastAsia="DengXian" w:hAnsi="Lato" w:cs="Arial"/>
            <w:bCs/>
            <w:iCs/>
            <w:szCs w:val="20"/>
            <w:vertAlign w:val="subscript"/>
            <w:lang w:eastAsia="zh-CN"/>
          </w:rPr>
          <w:delText>2</w:delText>
        </w:r>
        <w:r w:rsidR="00A979EA" w:rsidRPr="00552F83" w:rsidDel="00B13D5E">
          <w:rPr>
            <w:rFonts w:ascii="Lato" w:eastAsia="DengXian" w:hAnsi="Lato" w:cs="Arial"/>
            <w:bCs/>
            <w:iCs/>
            <w:szCs w:val="20"/>
            <w:lang w:eastAsia="zh-CN"/>
          </w:rPr>
          <w:delText>H</w:delText>
        </w:r>
        <w:r w:rsidR="00A979EA" w:rsidRPr="00552F83" w:rsidDel="00B13D5E">
          <w:rPr>
            <w:rFonts w:ascii="Lato" w:eastAsia="DengXian" w:hAnsi="Lato" w:cs="Arial"/>
            <w:bCs/>
            <w:iCs/>
            <w:szCs w:val="20"/>
            <w:vertAlign w:val="subscript"/>
            <w:lang w:eastAsia="zh-CN"/>
          </w:rPr>
          <w:delText>2</w:delText>
        </w:r>
      </w:del>
      <w:ins w:id="143" w:author="Zhang, Zihao" w:date="2024-12-02T22:00:00Z" w16du:dateUtc="2024-12-02T21:00:00Z">
        <w:r w:rsidR="00B13D5E">
          <w:rPr>
            <w:rFonts w:ascii="Lato" w:eastAsia="DengXian" w:hAnsi="Lato" w:cs="Arial" w:hint="eastAsia"/>
            <w:bCs/>
            <w:iCs/>
            <w:szCs w:val="20"/>
            <w:lang w:eastAsia="zh-CN"/>
          </w:rPr>
          <w:t>acetylene</w:t>
        </w:r>
      </w:ins>
      <w:r w:rsidR="00516882" w:rsidRPr="00552F83">
        <w:rPr>
          <w:rFonts w:ascii="Lato" w:eastAsia="DengXian" w:hAnsi="Lato" w:cs="Arial"/>
          <w:bCs/>
          <w:szCs w:val="20"/>
          <w:lang w:eastAsia="zh-CN"/>
        </w:rPr>
        <w:noBreakHyphen/>
      </w:r>
      <w:r w:rsidR="001D43E7" w:rsidRPr="00552F83">
        <w:rPr>
          <w:rFonts w:ascii="Lato" w:eastAsia="DengXian" w:hAnsi="Lato" w:cs="Arial"/>
          <w:bCs/>
          <w:szCs w:val="20"/>
          <w:lang w:eastAsia="zh-CN"/>
        </w:rPr>
        <w:t xml:space="preserve">based routes </w:t>
      </w:r>
      <w:del w:id="144" w:author="Zhang, Zihao" w:date="2024-12-02T22:00:00Z" w16du:dateUtc="2024-12-02T21:00:00Z">
        <w:r w:rsidR="001D43E7" w:rsidRPr="00552F83" w:rsidDel="00B13D5E">
          <w:rPr>
            <w:rFonts w:ascii="Lato" w:eastAsia="DengXian" w:hAnsi="Lato" w:cs="Arial"/>
            <w:bCs/>
            <w:szCs w:val="20"/>
            <w:lang w:eastAsia="zh-CN"/>
          </w:rPr>
          <w:delText>is</w:delText>
        </w:r>
      </w:del>
      <w:ins w:id="145" w:author="Zhang, Zihao" w:date="2024-12-02T22:00:00Z" w16du:dateUtc="2024-12-02T21:00:00Z">
        <w:r w:rsidR="00B13D5E">
          <w:rPr>
            <w:rFonts w:ascii="Lato" w:eastAsia="DengXian" w:hAnsi="Lato" w:cs="Arial" w:hint="eastAsia"/>
            <w:bCs/>
            <w:szCs w:val="20"/>
            <w:lang w:eastAsia="zh-CN"/>
          </w:rPr>
          <w:t>remains</w:t>
        </w:r>
      </w:ins>
      <w:r w:rsidR="001D43E7" w:rsidRPr="00552F83">
        <w:rPr>
          <w:rFonts w:ascii="Lato" w:eastAsia="DengXian" w:hAnsi="Lato" w:cs="Arial"/>
          <w:bCs/>
          <w:szCs w:val="20"/>
          <w:lang w:eastAsia="zh-CN"/>
        </w:rPr>
        <w:t xml:space="preserve"> their high carbon footprint, a concern </w:t>
      </w:r>
      <w:del w:id="146" w:author="Zhang, Zihao" w:date="2024-12-02T22:01:00Z" w16du:dateUtc="2024-12-02T21:01:00Z">
        <w:r w:rsidR="001D43E7" w:rsidRPr="00552F83" w:rsidDel="00B13D5E">
          <w:rPr>
            <w:rFonts w:ascii="Lato" w:eastAsia="DengXian" w:hAnsi="Lato" w:cs="Arial"/>
            <w:bCs/>
            <w:szCs w:val="20"/>
            <w:lang w:eastAsia="zh-CN"/>
          </w:rPr>
          <w:delText xml:space="preserve">mentioned </w:delText>
        </w:r>
      </w:del>
      <w:ins w:id="147" w:author="Zhang, Zihao" w:date="2024-12-02T22:01:00Z" w16du:dateUtc="2024-12-02T21:01:00Z">
        <w:r w:rsidR="00B13D5E">
          <w:rPr>
            <w:rFonts w:ascii="Lato" w:eastAsia="DengXian" w:hAnsi="Lato" w:cs="Arial" w:hint="eastAsia"/>
            <w:bCs/>
            <w:szCs w:val="20"/>
            <w:lang w:eastAsia="zh-CN"/>
          </w:rPr>
          <w:t>discussed</w:t>
        </w:r>
        <w:r w:rsidR="00B13D5E" w:rsidRPr="00552F83">
          <w:rPr>
            <w:rFonts w:ascii="Lato" w:eastAsia="DengXian" w:hAnsi="Lato" w:cs="Arial"/>
            <w:bCs/>
            <w:szCs w:val="20"/>
            <w:lang w:eastAsia="zh-CN"/>
          </w:rPr>
          <w:t xml:space="preserve"> </w:t>
        </w:r>
      </w:ins>
      <w:r w:rsidR="001D43E7" w:rsidRPr="00552F83">
        <w:rPr>
          <w:rFonts w:ascii="Lato" w:eastAsia="DengXian" w:hAnsi="Lato" w:cs="Arial"/>
          <w:bCs/>
          <w:szCs w:val="20"/>
          <w:lang w:eastAsia="zh-CN"/>
        </w:rPr>
        <w:t>throughout the</w:t>
      </w:r>
      <w:r w:rsidR="00F12154" w:rsidRPr="00552F83">
        <w:rPr>
          <w:rFonts w:ascii="Lato" w:eastAsia="DengXian" w:hAnsi="Lato" w:cs="Arial" w:hint="eastAsia"/>
          <w:bCs/>
          <w:szCs w:val="20"/>
          <w:lang w:eastAsia="zh-CN"/>
        </w:rPr>
        <w:t xml:space="preserve"> </w:t>
      </w:r>
      <w:r w:rsidR="00BC4942" w:rsidRPr="00552F83">
        <w:rPr>
          <w:rFonts w:ascii="Lato" w:eastAsia="DengXian" w:hAnsi="Lato" w:cs="Arial"/>
          <w:bCs/>
          <w:szCs w:val="20"/>
          <w:lang w:eastAsia="zh-CN"/>
        </w:rPr>
        <w:t>perspective</w:t>
      </w:r>
      <w:r w:rsidR="001D43E7" w:rsidRPr="00552F83">
        <w:rPr>
          <w:rFonts w:ascii="Lato" w:eastAsia="DengXian" w:hAnsi="Lato" w:cs="Arial"/>
          <w:bCs/>
          <w:szCs w:val="20"/>
          <w:lang w:eastAsia="zh-CN"/>
        </w:rPr>
        <w:t>.</w:t>
      </w:r>
    </w:p>
    <w:p w14:paraId="02274DD1" w14:textId="217EAD3A" w:rsidR="00EB742C" w:rsidRPr="00EB742C" w:rsidRDefault="00EB742C" w:rsidP="00531BB2">
      <w:pPr>
        <w:spacing w:after="0"/>
        <w:rPr>
          <w:rFonts w:ascii="Lato" w:eastAsia="DengXian" w:hAnsi="Lato" w:cs="Arial"/>
          <w:bCs/>
          <w:szCs w:val="20"/>
          <w:lang w:eastAsia="zh-CN"/>
        </w:rPr>
      </w:pPr>
      <w:r w:rsidRPr="00EB742C">
        <w:rPr>
          <w:rFonts w:ascii="Lato" w:eastAsia="DengXian" w:hAnsi="Lato" w:cs="Arial"/>
          <w:b/>
          <w:bCs/>
          <w:szCs w:val="20"/>
          <w:lang w:eastAsia="zh-CN"/>
        </w:rPr>
        <w:lastRenderedPageBreak/>
        <w:t>Action:</w:t>
      </w:r>
      <w:r w:rsidRPr="00EB742C">
        <w:rPr>
          <w:rFonts w:ascii="Lato" w:eastAsia="DengXian" w:hAnsi="Lato" w:cs="Arial"/>
          <w:bCs/>
          <w:szCs w:val="20"/>
          <w:lang w:eastAsia="zh-CN"/>
        </w:rPr>
        <w:t xml:space="preserve"> </w:t>
      </w:r>
      <w:r w:rsidRPr="00EB742C">
        <w:rPr>
          <w:rFonts w:ascii="Lato" w:eastAsia="DengXian" w:hAnsi="Lato" w:cs="Arial"/>
          <w:szCs w:val="20"/>
          <w:lang w:eastAsia="zh-CN"/>
        </w:rPr>
        <w:t xml:space="preserve">We have shortened Sections 2.1–2.3 and </w:t>
      </w:r>
      <w:del w:id="148" w:author="Zhang, Zihao" w:date="2024-12-02T22:17:00Z" w16du:dateUtc="2024-12-02T21:17:00Z">
        <w:r w:rsidRPr="00EB742C" w:rsidDel="003B2A64">
          <w:rPr>
            <w:rFonts w:ascii="Lato" w:eastAsia="DengXian" w:hAnsi="Lato" w:cs="Arial"/>
            <w:szCs w:val="20"/>
            <w:lang w:eastAsia="zh-CN"/>
          </w:rPr>
          <w:delText xml:space="preserve">reduced the discussion on the substitution of </w:delText>
        </w:r>
        <w:r w:rsidRPr="00EB742C" w:rsidDel="003B2A64">
          <w:rPr>
            <w:rFonts w:ascii="Lato" w:eastAsia="DengXian" w:hAnsi="Lato" w:cs="Arial"/>
            <w:iCs/>
            <w:szCs w:val="20"/>
            <w:lang w:eastAsia="zh-CN"/>
          </w:rPr>
          <w:delText>C</w:delText>
        </w:r>
        <w:r w:rsidRPr="00EB742C" w:rsidDel="003B2A64">
          <w:rPr>
            <w:rFonts w:ascii="Lato" w:eastAsia="DengXian" w:hAnsi="Lato" w:cs="Arial"/>
            <w:iCs/>
            <w:szCs w:val="20"/>
            <w:vertAlign w:val="subscript"/>
            <w:lang w:eastAsia="zh-CN"/>
          </w:rPr>
          <w:delText>2</w:delText>
        </w:r>
        <w:r w:rsidRPr="00EB742C" w:rsidDel="003B2A64">
          <w:rPr>
            <w:rFonts w:ascii="Lato" w:eastAsia="DengXian" w:hAnsi="Lato" w:cs="Arial"/>
            <w:iCs/>
            <w:szCs w:val="20"/>
            <w:lang w:eastAsia="zh-CN"/>
          </w:rPr>
          <w:delText>H</w:delText>
        </w:r>
        <w:r w:rsidRPr="00EB742C" w:rsidDel="003B2A64">
          <w:rPr>
            <w:rFonts w:ascii="Lato" w:eastAsia="DengXian" w:hAnsi="Lato" w:cs="Arial"/>
            <w:iCs/>
            <w:szCs w:val="20"/>
            <w:vertAlign w:val="subscript"/>
            <w:lang w:eastAsia="zh-CN"/>
          </w:rPr>
          <w:delText>2</w:delText>
        </w:r>
        <w:r w:rsidRPr="00EB742C" w:rsidDel="003B2A64">
          <w:rPr>
            <w:rFonts w:ascii="Lato" w:eastAsia="DengXian" w:hAnsi="Lato" w:cs="Arial"/>
            <w:iCs/>
            <w:szCs w:val="20"/>
            <w:lang w:eastAsia="zh-CN"/>
          </w:rPr>
          <w:delText xml:space="preserve"> </w:delText>
        </w:r>
        <w:r w:rsidRPr="00EB742C" w:rsidDel="003B2A64">
          <w:rPr>
            <w:rFonts w:ascii="Lato" w:eastAsia="DengXian" w:hAnsi="Lato" w:cs="Arial"/>
            <w:szCs w:val="20"/>
            <w:lang w:eastAsia="zh-CN"/>
          </w:rPr>
          <w:delText xml:space="preserve">applications. Moreover, following the discussion of substitution in Section 2.1, we have </w:delText>
        </w:r>
      </w:del>
      <w:r w:rsidRPr="00EB742C">
        <w:rPr>
          <w:rFonts w:ascii="Lato" w:eastAsia="DengXian" w:hAnsi="Lato" w:cs="Arial"/>
          <w:szCs w:val="20"/>
          <w:lang w:eastAsia="zh-CN"/>
        </w:rPr>
        <w:t xml:space="preserve">included the main advantages of using </w:t>
      </w:r>
      <w:r w:rsidRPr="00EB742C">
        <w:rPr>
          <w:rFonts w:ascii="Lato" w:eastAsia="DengXian" w:hAnsi="Lato" w:cs="Arial"/>
          <w:iCs/>
          <w:szCs w:val="20"/>
          <w:lang w:eastAsia="zh-CN"/>
        </w:rPr>
        <w:t>C</w:t>
      </w:r>
      <w:r w:rsidRPr="00EB742C">
        <w:rPr>
          <w:rFonts w:ascii="Lato" w:eastAsia="DengXian" w:hAnsi="Lato" w:cs="Arial"/>
          <w:iCs/>
          <w:szCs w:val="20"/>
          <w:vertAlign w:val="subscript"/>
          <w:lang w:eastAsia="zh-CN"/>
        </w:rPr>
        <w:t>2</w:t>
      </w:r>
      <w:r w:rsidRPr="00EB742C">
        <w:rPr>
          <w:rFonts w:ascii="Lato" w:eastAsia="DengXian" w:hAnsi="Lato" w:cs="Arial"/>
          <w:iCs/>
          <w:szCs w:val="20"/>
          <w:lang w:eastAsia="zh-CN"/>
        </w:rPr>
        <w:t>H</w:t>
      </w:r>
      <w:r w:rsidRPr="00EB742C">
        <w:rPr>
          <w:rFonts w:ascii="Lato" w:eastAsia="DengXian" w:hAnsi="Lato" w:cs="Arial"/>
          <w:iCs/>
          <w:szCs w:val="20"/>
          <w:vertAlign w:val="subscript"/>
          <w:lang w:eastAsia="zh-CN"/>
        </w:rPr>
        <w:t>2</w:t>
      </w:r>
      <w:r w:rsidRPr="00EB742C">
        <w:rPr>
          <w:rFonts w:ascii="Lato" w:eastAsia="DengXian" w:hAnsi="Lato" w:cs="Arial"/>
          <w:iCs/>
          <w:szCs w:val="20"/>
          <w:lang w:eastAsia="zh-CN"/>
        </w:rPr>
        <w:t xml:space="preserve"> </w:t>
      </w:r>
      <w:r w:rsidRPr="00EB742C">
        <w:rPr>
          <w:rFonts w:ascii="Lato" w:eastAsia="DengXian" w:hAnsi="Lato" w:cs="Arial"/>
          <w:szCs w:val="20"/>
          <w:lang w:eastAsia="zh-CN"/>
        </w:rPr>
        <w:t xml:space="preserve">as a building block </w:t>
      </w:r>
      <w:ins w:id="149" w:author="Zhang, Zihao" w:date="2024-12-02T22:17:00Z" w16du:dateUtc="2024-12-02T21:17:00Z">
        <w:r w:rsidR="003B2A64">
          <w:rPr>
            <w:rFonts w:ascii="Lato" w:eastAsia="DengXian" w:hAnsi="Lato" w:cs="Arial" w:hint="eastAsia"/>
            <w:szCs w:val="20"/>
            <w:lang w:eastAsia="zh-CN"/>
          </w:rPr>
          <w:t xml:space="preserve">in Section 2.1 </w:t>
        </w:r>
      </w:ins>
      <w:r w:rsidRPr="00EB742C">
        <w:rPr>
          <w:rFonts w:ascii="Lato" w:eastAsia="DengXian" w:hAnsi="Lato" w:cs="Arial"/>
          <w:szCs w:val="20"/>
          <w:lang w:eastAsia="zh-CN"/>
        </w:rPr>
        <w:t>(page xx, line xx). These advantages stem from its unique C≡C triple bond, which typically enables more streamlined downstream synthesis.</w:t>
      </w:r>
    </w:p>
    <w:p w14:paraId="20C5752D" w14:textId="77777777" w:rsidR="00531BB2" w:rsidRPr="00552F83" w:rsidRDefault="00531BB2" w:rsidP="005128F6">
      <w:pPr>
        <w:spacing w:after="0"/>
        <w:rPr>
          <w:rFonts w:ascii="Lato" w:eastAsia="DengXian" w:hAnsi="Lato" w:cs="Arial"/>
          <w:b/>
          <w:szCs w:val="20"/>
          <w:lang w:eastAsia="zh-CN"/>
        </w:rPr>
      </w:pPr>
    </w:p>
    <w:p w14:paraId="456A4AD1" w14:textId="203D4C11" w:rsidR="001D43E7" w:rsidRPr="00552F83" w:rsidRDefault="004639EE" w:rsidP="001D01CA">
      <w:pPr>
        <w:spacing w:after="80"/>
        <w:rPr>
          <w:rFonts w:ascii="Lato" w:eastAsia="DengXian" w:hAnsi="Lato" w:cs="Arial"/>
          <w:b/>
          <w:szCs w:val="20"/>
          <w:lang w:eastAsia="zh-CN"/>
        </w:rPr>
      </w:pPr>
      <w:r w:rsidRPr="00EC5EE5">
        <w:rPr>
          <w:rFonts w:ascii="Lato" w:eastAsiaTheme="minorHAnsi" w:hAnsi="Lato" w:cs="Arial"/>
          <w:iCs/>
          <w:color w:val="0000FF"/>
          <w:szCs w:val="20"/>
        </w:rPr>
        <w:t>2.1</w:t>
      </w:r>
      <w:r w:rsidRPr="00EC5EE5">
        <w:rPr>
          <w:rFonts w:ascii="Lato" w:eastAsia="DengXian" w:hAnsi="Lato" w:cs="Arial"/>
          <w:iCs/>
          <w:color w:val="0000FF"/>
          <w:szCs w:val="20"/>
          <w:lang w:eastAsia="zh-CN"/>
        </w:rPr>
        <w:t>4</w:t>
      </w:r>
      <w:r w:rsidRPr="00EC5EE5">
        <w:rPr>
          <w:rFonts w:ascii="Lato" w:eastAsiaTheme="minorHAnsi" w:hAnsi="Lato" w:cs="Arial"/>
          <w:iCs/>
          <w:color w:val="0000FF"/>
          <w:szCs w:val="20"/>
        </w:rPr>
        <w:t>.</w:t>
      </w:r>
      <w:r w:rsidRPr="00EC5EE5">
        <w:rPr>
          <w:rFonts w:ascii="Lato" w:eastAsia="DengXian" w:hAnsi="Lato" w:cs="Arial"/>
          <w:iCs/>
          <w:color w:val="0000FF"/>
          <w:szCs w:val="20"/>
          <w:lang w:eastAsia="zh-CN"/>
        </w:rPr>
        <w:t>2</w:t>
      </w:r>
      <w:r w:rsidRPr="00EC5EE5">
        <w:rPr>
          <w:rFonts w:ascii="Lato" w:eastAsiaTheme="minorHAnsi" w:hAnsi="Lato" w:cs="Arial"/>
          <w:iCs/>
          <w:color w:val="0000FF"/>
          <w:szCs w:val="20"/>
        </w:rPr>
        <w:t>.</w:t>
      </w:r>
      <w:r w:rsidR="00083A04" w:rsidRPr="00EC5EE5">
        <w:rPr>
          <w:rFonts w:ascii="Lato" w:eastAsiaTheme="minorHAnsi" w:hAnsi="Lato" w:cs="Arial"/>
          <w:iCs/>
          <w:color w:val="0000FF"/>
          <w:szCs w:val="20"/>
        </w:rPr>
        <w:t xml:space="preserve"> </w:t>
      </w:r>
      <w:r w:rsidRPr="00EC5EE5">
        <w:rPr>
          <w:rFonts w:ascii="Lato" w:eastAsia="DengXian" w:hAnsi="Lato" w:cs="Arial"/>
          <w:color w:val="0000FF"/>
          <w:szCs w:val="20"/>
          <w:lang w:eastAsia="zh-CN"/>
        </w:rPr>
        <w:t>Section 2.4 (Emerging direct acetylene synthesis routes and catalytic applications) is rather informative and the refined title is not accurate enough. Acetylene from thermally cracked CH</w:t>
      </w:r>
      <w:r w:rsidRPr="00EC5EE5">
        <w:rPr>
          <w:rFonts w:ascii="Lato" w:eastAsia="DengXian" w:hAnsi="Lato" w:cs="Arial"/>
          <w:color w:val="0000FF"/>
          <w:szCs w:val="20"/>
          <w:vertAlign w:val="subscript"/>
          <w:lang w:eastAsia="zh-CN"/>
        </w:rPr>
        <w:t>4</w:t>
      </w:r>
      <w:r w:rsidRPr="00EC5EE5">
        <w:rPr>
          <w:rFonts w:ascii="Lato" w:eastAsia="DengXian" w:hAnsi="Lato" w:cs="Arial"/>
          <w:color w:val="0000FF"/>
          <w:szCs w:val="20"/>
          <w:lang w:eastAsia="zh-CN"/>
        </w:rPr>
        <w:t xml:space="preserve"> is not part of the emerging direct acetylene synthesis route and the main focus of the presentation is on the design of new catalysts for the TP process. It is suggested that plasma acetylene production and the development of new catalyst design for the TP process be presented in two separate sections.</w:t>
      </w:r>
    </w:p>
    <w:p w14:paraId="7B629996" w14:textId="322782F1" w:rsidR="001D43E7" w:rsidRDefault="00CB4FCD" w:rsidP="00531BB2">
      <w:pPr>
        <w:spacing w:after="0"/>
        <w:rPr>
          <w:rFonts w:ascii="Lato" w:eastAsia="DengXian" w:hAnsi="Lato" w:cs="Arial"/>
          <w:b/>
          <w:szCs w:val="20"/>
          <w:lang w:eastAsia="zh-CN"/>
        </w:rPr>
      </w:pPr>
      <w:r>
        <w:rPr>
          <w:rFonts w:ascii="Lato" w:eastAsia="DengXian" w:hAnsi="Lato" w:cs="Arial"/>
          <w:b/>
          <w:szCs w:val="20"/>
          <w:lang w:eastAsia="zh-CN"/>
        </w:rPr>
        <w:t>Action:</w:t>
      </w:r>
      <w:r w:rsidRPr="00CB4FCD">
        <w:rPr>
          <w:rFonts w:ascii="Lato" w:eastAsia="DengXian" w:hAnsi="Lato" w:cs="Arial"/>
          <w:szCs w:val="20"/>
          <w:lang w:eastAsia="zh-CN"/>
        </w:rPr>
        <w:t xml:space="preserve"> </w:t>
      </w:r>
      <w:r w:rsidR="003D22A6" w:rsidRPr="00CB4FCD">
        <w:rPr>
          <w:rFonts w:ascii="Lato" w:eastAsia="DengXian" w:hAnsi="Lato" w:cs="Arial"/>
          <w:szCs w:val="20"/>
          <w:lang w:eastAsia="zh-CN"/>
        </w:rPr>
        <w:t>We have divided Section</w:t>
      </w:r>
      <w:r w:rsidR="00083A04" w:rsidRPr="00CB4FCD">
        <w:rPr>
          <w:rFonts w:ascii="Lato" w:eastAsia="DengXian" w:hAnsi="Lato" w:cs="Arial"/>
          <w:szCs w:val="20"/>
          <w:lang w:eastAsia="zh-CN"/>
        </w:rPr>
        <w:t xml:space="preserve"> </w:t>
      </w:r>
      <w:r w:rsidR="003D22A6" w:rsidRPr="00CB4FCD">
        <w:rPr>
          <w:rFonts w:ascii="Lato" w:eastAsia="DengXian" w:hAnsi="Lato" w:cs="Arial"/>
          <w:szCs w:val="20"/>
          <w:lang w:eastAsia="zh-CN"/>
        </w:rPr>
        <w:t xml:space="preserve">2.4 into two subsections: (1) Emerging </w:t>
      </w:r>
      <w:r w:rsidR="00A979EA" w:rsidRPr="00CB4FCD">
        <w:rPr>
          <w:rFonts w:ascii="Lato" w:eastAsia="DengXian" w:hAnsi="Lato" w:cs="Arial"/>
          <w:iCs/>
          <w:szCs w:val="20"/>
          <w:lang w:eastAsia="zh-CN"/>
        </w:rPr>
        <w:t>C</w:t>
      </w:r>
      <w:r w:rsidR="00A979EA" w:rsidRPr="00CB4FCD">
        <w:rPr>
          <w:rFonts w:ascii="Lato" w:eastAsia="DengXian" w:hAnsi="Lato" w:cs="Arial"/>
          <w:iCs/>
          <w:szCs w:val="20"/>
          <w:vertAlign w:val="subscript"/>
          <w:lang w:eastAsia="zh-CN"/>
        </w:rPr>
        <w:t>2</w:t>
      </w:r>
      <w:r w:rsidR="00A979EA" w:rsidRPr="00CB4FCD">
        <w:rPr>
          <w:rFonts w:ascii="Lato" w:eastAsia="DengXian" w:hAnsi="Lato" w:cs="Arial"/>
          <w:iCs/>
          <w:szCs w:val="20"/>
          <w:lang w:eastAsia="zh-CN"/>
        </w:rPr>
        <w:t>H</w:t>
      </w:r>
      <w:r w:rsidR="00A979EA" w:rsidRPr="00CB4FCD">
        <w:rPr>
          <w:rFonts w:ascii="Lato" w:eastAsia="DengXian" w:hAnsi="Lato" w:cs="Arial"/>
          <w:iCs/>
          <w:szCs w:val="20"/>
          <w:vertAlign w:val="subscript"/>
          <w:lang w:eastAsia="zh-CN"/>
        </w:rPr>
        <w:t>2</w:t>
      </w:r>
      <w:r w:rsidR="003D22A6" w:rsidRPr="00CB4FCD">
        <w:rPr>
          <w:rFonts w:ascii="Lato" w:eastAsia="DengXian" w:hAnsi="Lato" w:cs="Arial"/>
          <w:szCs w:val="20"/>
          <w:lang w:eastAsia="zh-CN"/>
        </w:rPr>
        <w:t xml:space="preserve"> synthesis routes </w:t>
      </w:r>
      <w:r w:rsidR="00531A87" w:rsidRPr="00CB4FCD">
        <w:rPr>
          <w:rFonts w:ascii="Lato" w:eastAsia="DengXian" w:hAnsi="Lato" w:cs="Arial"/>
          <w:szCs w:val="20"/>
          <w:lang w:eastAsia="zh-CN"/>
        </w:rPr>
        <w:t>via</w:t>
      </w:r>
      <w:r w:rsidR="003D22A6" w:rsidRPr="00CB4FCD">
        <w:rPr>
          <w:rFonts w:ascii="Lato" w:eastAsia="DengXian" w:hAnsi="Lato" w:cs="Arial"/>
          <w:szCs w:val="20"/>
          <w:lang w:eastAsia="zh-CN"/>
        </w:rPr>
        <w:t xml:space="preserve"> the plasma process, and (2) </w:t>
      </w:r>
      <w:r w:rsidR="00531A87" w:rsidRPr="00CB4FCD">
        <w:rPr>
          <w:rFonts w:ascii="Lato" w:eastAsia="DengXian" w:hAnsi="Lato" w:cs="Arial"/>
          <w:szCs w:val="20"/>
          <w:lang w:eastAsia="zh-CN"/>
        </w:rPr>
        <w:t>A</w:t>
      </w:r>
      <w:r w:rsidR="003D22A6" w:rsidRPr="00CB4FCD">
        <w:rPr>
          <w:rFonts w:ascii="Lato" w:eastAsia="DengXian" w:hAnsi="Lato" w:cs="Arial"/>
          <w:szCs w:val="20"/>
          <w:lang w:eastAsia="zh-CN"/>
        </w:rPr>
        <w:t>dvancements in catalyst design for the thermal pyrolysis process.</w:t>
      </w:r>
    </w:p>
    <w:p w14:paraId="24325A62" w14:textId="77777777" w:rsidR="00531BB2" w:rsidRPr="001C66F3" w:rsidRDefault="00531BB2" w:rsidP="00367A24">
      <w:pPr>
        <w:spacing w:after="0"/>
        <w:rPr>
          <w:rFonts w:ascii="Lato" w:eastAsia="DengXian" w:hAnsi="Lato" w:cs="Arial"/>
          <w:szCs w:val="20"/>
          <w:lang w:eastAsia="zh-CN"/>
        </w:rPr>
      </w:pPr>
    </w:p>
    <w:p w14:paraId="2DEDF65E" w14:textId="77777777" w:rsidR="001D43E7" w:rsidRPr="00552F83" w:rsidRDefault="004639EE" w:rsidP="001D01CA">
      <w:pPr>
        <w:spacing w:after="80"/>
        <w:rPr>
          <w:rFonts w:ascii="Lato" w:eastAsia="DengXian" w:hAnsi="Lato" w:cs="Arial"/>
          <w:b/>
          <w:szCs w:val="20"/>
          <w:lang w:eastAsia="zh-CN"/>
        </w:rPr>
      </w:pPr>
      <w:r w:rsidRPr="00EC5EE5">
        <w:rPr>
          <w:rFonts w:ascii="Lato" w:eastAsia="DengXian" w:hAnsi="Lato" w:cs="Arial"/>
          <w:color w:val="0000FF"/>
          <w:szCs w:val="20"/>
          <w:lang w:eastAsia="zh-CN"/>
        </w:rPr>
        <w:t>2.14.3. Section 5 (Environmental and economic assessment of acetylene synthesis routes) provides a more in-depth analysis of the environmental and economic evaluation of acetylene synthesis. However, processes related to acetylene inevitably need to consider safety as an equally important or even higher priority than economic and environmental aspects. It is proposed to supplement the evaluation of the safety performance related to the several synthesis methods mentioned with a summary of the risks and challenges faced by each process in terms of safety.</w:t>
      </w:r>
    </w:p>
    <w:p w14:paraId="5A1D2CA5" w14:textId="07B6FFD6" w:rsidR="000B46CF" w:rsidRDefault="00B40808" w:rsidP="00367A24">
      <w:pPr>
        <w:spacing w:after="80"/>
        <w:rPr>
          <w:rFonts w:ascii="Lato" w:eastAsia="DengXian" w:hAnsi="Lato" w:cs="Arial"/>
          <w:bCs/>
          <w:iCs/>
          <w:szCs w:val="20"/>
          <w:lang w:eastAsia="zh-CN"/>
        </w:rPr>
      </w:pPr>
      <w:r w:rsidRPr="00552F83">
        <w:rPr>
          <w:rFonts w:ascii="Lato" w:eastAsia="DengXian" w:hAnsi="Lato" w:cs="Arial"/>
          <w:iCs/>
          <w:szCs w:val="20"/>
          <w:lang w:eastAsia="zh-CN"/>
        </w:rPr>
        <w:t xml:space="preserve">We </w:t>
      </w:r>
      <w:r w:rsidR="00367A24">
        <w:rPr>
          <w:rFonts w:ascii="Lato" w:eastAsia="DengXian" w:hAnsi="Lato" w:cs="Arial"/>
          <w:iCs/>
          <w:szCs w:val="20"/>
          <w:lang w:eastAsia="zh-CN"/>
        </w:rPr>
        <w:t xml:space="preserve">fully </w:t>
      </w:r>
      <w:r w:rsidRPr="00552F83">
        <w:rPr>
          <w:rFonts w:ascii="Lato" w:eastAsia="DengXian" w:hAnsi="Lato" w:cs="Arial"/>
          <w:iCs/>
          <w:szCs w:val="20"/>
          <w:lang w:eastAsia="zh-CN"/>
        </w:rPr>
        <w:t xml:space="preserve">agree that safety is a critical consideration in </w:t>
      </w:r>
      <w:r w:rsidR="00367A24">
        <w:rPr>
          <w:rFonts w:ascii="Lato" w:eastAsia="DengXian" w:hAnsi="Lato" w:cs="Arial"/>
          <w:iCs/>
          <w:szCs w:val="20"/>
          <w:lang w:eastAsia="zh-CN"/>
        </w:rPr>
        <w:t xml:space="preserve">the synthesis of </w:t>
      </w:r>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r w:rsidR="00367A24" w:rsidRPr="00367A24">
        <w:rPr>
          <w:rFonts w:ascii="Lato" w:eastAsia="DengXian" w:hAnsi="Lato" w:cs="Arial"/>
          <w:iCs/>
          <w:szCs w:val="20"/>
          <w:lang w:eastAsia="zh-CN"/>
        </w:rPr>
        <w:t>(</w:t>
      </w:r>
      <w:r w:rsidR="00367A24">
        <w:rPr>
          <w:rFonts w:ascii="Lato" w:eastAsia="DengXian" w:hAnsi="Lato" w:cs="Arial"/>
          <w:iCs/>
          <w:szCs w:val="20"/>
          <w:lang w:eastAsia="zh-CN"/>
        </w:rPr>
        <w:t>and generally in any</w:t>
      </w:r>
      <w:r w:rsidR="00367A24" w:rsidRPr="00367A24">
        <w:rPr>
          <w:rFonts w:ascii="Lato" w:eastAsia="DengXian" w:hAnsi="Lato" w:cs="Arial"/>
          <w:iCs/>
          <w:szCs w:val="20"/>
          <w:lang w:eastAsia="zh-CN"/>
        </w:rPr>
        <w:t xml:space="preserve"> other chemical)</w:t>
      </w:r>
      <w:r w:rsidR="00367A24">
        <w:rPr>
          <w:rFonts w:ascii="Lato" w:eastAsia="DengXian" w:hAnsi="Lato" w:cs="Arial"/>
          <w:iCs/>
          <w:szCs w:val="20"/>
          <w:lang w:eastAsia="zh-CN"/>
        </w:rPr>
        <w:t xml:space="preserve"> </w:t>
      </w:r>
      <w:r w:rsidRPr="00552F83">
        <w:rPr>
          <w:rFonts w:ascii="Lato" w:eastAsia="DengXian" w:hAnsi="Lato" w:cs="Arial"/>
          <w:iCs/>
          <w:szCs w:val="20"/>
          <w:lang w:eastAsia="zh-CN"/>
        </w:rPr>
        <w:t>due to its high flammability, explosive nature, and susceptibility to decomposition under specific conditions.</w:t>
      </w:r>
      <w:r w:rsidR="00C5281B" w:rsidRPr="00552F83">
        <w:rPr>
          <w:rFonts w:ascii="Lato" w:eastAsia="DengXian" w:hAnsi="Lato" w:cs="Arial"/>
          <w:iCs/>
          <w:szCs w:val="20"/>
          <w:lang w:eastAsia="zh-CN"/>
        </w:rPr>
        <w:t xml:space="preserve"> Each </w:t>
      </w:r>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r w:rsidR="00C5281B" w:rsidRPr="00552F83">
        <w:rPr>
          <w:rFonts w:ascii="Lato" w:eastAsia="DengXian" w:hAnsi="Lato" w:cs="Arial"/>
          <w:iCs/>
          <w:szCs w:val="20"/>
          <w:lang w:eastAsia="zh-CN"/>
        </w:rPr>
        <w:t xml:space="preserve">production process has unique safety challenges. </w:t>
      </w:r>
      <w:r w:rsidRPr="00552F83">
        <w:rPr>
          <w:rFonts w:ascii="Lato" w:eastAsia="DengXian" w:hAnsi="Lato" w:cs="Arial"/>
          <w:iCs/>
          <w:szCs w:val="20"/>
          <w:lang w:eastAsia="zh-CN"/>
        </w:rPr>
        <w:t xml:space="preserve">For instance, in the </w:t>
      </w:r>
      <w:r w:rsidR="00952EC0">
        <w:rPr>
          <w:rFonts w:ascii="Lato" w:eastAsia="DengXian" w:hAnsi="Lato" w:cs="Arial"/>
          <w:iCs/>
          <w:szCs w:val="20"/>
          <w:lang w:eastAsia="zh-CN"/>
        </w:rPr>
        <w:t>calcium carbide</w:t>
      </w:r>
      <w:r w:rsidR="00952EC0" w:rsidRPr="00552F83">
        <w:rPr>
          <w:rFonts w:ascii="Lato" w:eastAsia="DengXian" w:hAnsi="Lato" w:cs="Arial"/>
          <w:iCs/>
          <w:szCs w:val="20"/>
          <w:lang w:eastAsia="zh-CN"/>
        </w:rPr>
        <w:t xml:space="preserve"> </w:t>
      </w:r>
      <w:r w:rsidRPr="00552F83">
        <w:rPr>
          <w:rFonts w:ascii="Lato" w:eastAsia="DengXian" w:hAnsi="Lato" w:cs="Arial"/>
          <w:iCs/>
          <w:szCs w:val="20"/>
          <w:lang w:eastAsia="zh-CN"/>
        </w:rPr>
        <w:t xml:space="preserve">process, </w:t>
      </w:r>
      <w:r w:rsidR="00A979EA" w:rsidRPr="00552F83">
        <w:rPr>
          <w:rFonts w:ascii="Lato" w:eastAsia="DengXian" w:hAnsi="Lato" w:cs="Arial"/>
          <w:iCs/>
          <w:szCs w:val="20"/>
          <w:lang w:eastAsia="zh-CN"/>
        </w:rPr>
        <w:t>CaC</w:t>
      </w:r>
      <w:r w:rsidR="00A979EA" w:rsidRPr="00552F83">
        <w:rPr>
          <w:rFonts w:ascii="Lato" w:eastAsia="DengXian" w:hAnsi="Lato" w:cs="Arial"/>
          <w:iCs/>
          <w:szCs w:val="20"/>
          <w:vertAlign w:val="subscript"/>
          <w:lang w:eastAsia="zh-CN"/>
        </w:rPr>
        <w:t>2</w:t>
      </w:r>
      <w:r w:rsidRPr="00552F83">
        <w:rPr>
          <w:rFonts w:ascii="Lato" w:eastAsia="DengXian" w:hAnsi="Lato" w:cs="Arial"/>
          <w:iCs/>
          <w:szCs w:val="20"/>
          <w:lang w:eastAsia="zh-CN"/>
        </w:rPr>
        <w:t xml:space="preserve"> must be stored in a dry, airtight container to prevent unintended contact with moisture. Similarly, in the partial combustion process, thermal runaway reactions can occur if </w:t>
      </w:r>
      <w:r w:rsidR="00EC5EE5">
        <w:rPr>
          <w:rFonts w:ascii="Lato" w:eastAsia="DengXian" w:hAnsi="Lato" w:cs="Arial"/>
          <w:iCs/>
          <w:szCs w:val="20"/>
          <w:lang w:eastAsia="zh-CN"/>
        </w:rPr>
        <w:t xml:space="preserve">the </w:t>
      </w:r>
      <w:r w:rsidRPr="00552F83">
        <w:rPr>
          <w:rFonts w:ascii="Lato" w:eastAsia="DengXian" w:hAnsi="Lato" w:cs="Arial"/>
          <w:iCs/>
          <w:szCs w:val="20"/>
          <w:lang w:eastAsia="zh-CN"/>
        </w:rPr>
        <w:t>temperature is not carefully monitored and controlled. Finally, plasma</w:t>
      </w:r>
      <w:r w:rsidRPr="00552F83">
        <w:rPr>
          <w:rFonts w:ascii="Lato" w:eastAsia="DengXian" w:hAnsi="Lato" w:cs="Arial"/>
          <w:iCs/>
          <w:szCs w:val="20"/>
          <w:lang w:eastAsia="zh-CN"/>
        </w:rPr>
        <w:noBreakHyphen/>
        <w:t xml:space="preserve">based processes for producing </w:t>
      </w:r>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r w:rsidRPr="00552F83">
        <w:rPr>
          <w:rFonts w:ascii="Lato" w:eastAsia="DengXian" w:hAnsi="Lato" w:cs="Arial"/>
          <w:iCs/>
          <w:szCs w:val="20"/>
          <w:lang w:eastAsia="zh-CN"/>
        </w:rPr>
        <w:t>require high</w:t>
      </w:r>
      <w:r w:rsidRPr="00552F83">
        <w:rPr>
          <w:rFonts w:ascii="Lato" w:eastAsia="DengXian" w:hAnsi="Lato" w:cs="Arial"/>
          <w:iCs/>
          <w:szCs w:val="20"/>
          <w:lang w:eastAsia="zh-CN"/>
        </w:rPr>
        <w:noBreakHyphen/>
        <w:t>voltage electrical systems, which pose risks such as shock and electrical arcing.</w:t>
      </w:r>
    </w:p>
    <w:p w14:paraId="60C48E66" w14:textId="12817376" w:rsidR="000A5A4A" w:rsidRPr="000A5A4A" w:rsidRDefault="000A5A4A" w:rsidP="00952EC0">
      <w:pPr>
        <w:spacing w:after="80"/>
        <w:rPr>
          <w:rFonts w:ascii="Lato" w:eastAsia="DengXian" w:hAnsi="Lato" w:cs="Arial"/>
          <w:bCs/>
          <w:iCs/>
          <w:szCs w:val="20"/>
          <w:lang w:eastAsia="zh-CN"/>
        </w:rPr>
      </w:pPr>
      <w:r w:rsidRPr="000A5A4A">
        <w:rPr>
          <w:rFonts w:ascii="Lato" w:eastAsia="DengXian" w:hAnsi="Lato" w:cs="Arial"/>
          <w:b/>
          <w:bCs/>
          <w:iCs/>
          <w:szCs w:val="20"/>
          <w:lang w:eastAsia="zh-CN"/>
        </w:rPr>
        <w:t>Action</w:t>
      </w:r>
      <w:r w:rsidRPr="00EB742C">
        <w:rPr>
          <w:rFonts w:ascii="Lato" w:eastAsia="DengXian" w:hAnsi="Lato" w:cs="Arial"/>
          <w:b/>
          <w:bCs/>
          <w:iCs/>
          <w:szCs w:val="20"/>
          <w:lang w:eastAsia="zh-CN"/>
        </w:rPr>
        <w:t>:</w:t>
      </w:r>
      <w:r w:rsidRPr="00EB742C">
        <w:rPr>
          <w:rFonts w:ascii="Lato" w:eastAsia="DengXian" w:hAnsi="Lato" w:cs="Arial"/>
          <w:bCs/>
          <w:iCs/>
          <w:szCs w:val="20"/>
          <w:lang w:eastAsia="zh-CN"/>
        </w:rPr>
        <w:t xml:space="preserve"> </w:t>
      </w:r>
      <w:r w:rsidR="00CA7EDB">
        <w:rPr>
          <w:rFonts w:ascii="Lato" w:eastAsia="DengXian" w:hAnsi="Lato" w:cs="Arial"/>
          <w:iCs/>
          <w:szCs w:val="20"/>
          <w:lang w:eastAsia="zh-CN"/>
        </w:rPr>
        <w:t>A</w:t>
      </w:r>
      <w:r w:rsidRPr="00EB742C">
        <w:rPr>
          <w:rFonts w:ascii="Lato" w:eastAsia="DengXian" w:hAnsi="Lato" w:cs="Arial"/>
          <w:iCs/>
          <w:szCs w:val="20"/>
          <w:lang w:eastAsia="zh-CN"/>
        </w:rPr>
        <w:t xml:space="preserve"> summary of the risks and challenges associated with each process is provided in </w:t>
      </w:r>
      <w:r w:rsidR="00952EC0">
        <w:rPr>
          <w:rFonts w:ascii="Lato" w:eastAsia="DengXian" w:hAnsi="Lato" w:cs="Arial"/>
          <w:iCs/>
          <w:szCs w:val="20"/>
          <w:lang w:eastAsia="zh-CN"/>
        </w:rPr>
        <w:t>Supplementary </w:t>
      </w:r>
      <w:r w:rsidR="00847C2D">
        <w:rPr>
          <w:rFonts w:ascii="Lato" w:eastAsia="DengXian" w:hAnsi="Lato" w:cs="Arial"/>
          <w:iCs/>
          <w:szCs w:val="20"/>
          <w:lang w:eastAsia="zh-CN"/>
        </w:rPr>
        <w:t>Note 3</w:t>
      </w:r>
      <w:r w:rsidRPr="000A5A4A">
        <w:rPr>
          <w:rFonts w:ascii="Lato" w:eastAsia="DengXian" w:hAnsi="Lato" w:cs="Arial"/>
          <w:iCs/>
          <w:szCs w:val="20"/>
          <w:lang w:eastAsia="zh-CN"/>
        </w:rPr>
        <w:t xml:space="preserve"> of the Supplementary Information.</w:t>
      </w:r>
    </w:p>
    <w:p w14:paraId="21909ABD" w14:textId="5BEBD33B" w:rsidR="00E005D4" w:rsidRPr="00552F83" w:rsidRDefault="00B40808" w:rsidP="00987014">
      <w:pPr>
        <w:rPr>
          <w:rFonts w:ascii="Lato" w:eastAsia="DengXian" w:hAnsi="Lato" w:cs="Arial"/>
          <w:b/>
          <w:szCs w:val="20"/>
          <w:lang w:eastAsia="zh-CN"/>
        </w:rPr>
      </w:pPr>
      <w:r w:rsidRPr="00552F83">
        <w:rPr>
          <w:rFonts w:ascii="Lato" w:eastAsia="DengXian" w:hAnsi="Lato" w:cs="Arial"/>
          <w:iCs/>
          <w:szCs w:val="20"/>
          <w:lang w:eastAsia="zh-CN"/>
        </w:rPr>
        <w:br w:type="page"/>
      </w:r>
    </w:p>
    <w:p w14:paraId="13E23B10" w14:textId="31D15972" w:rsidR="00C20DCE" w:rsidRPr="00552F83" w:rsidRDefault="00C20DCE" w:rsidP="00C20DCE">
      <w:pPr>
        <w:spacing w:after="80"/>
        <w:rPr>
          <w:rFonts w:ascii="Lato" w:eastAsiaTheme="minorHAnsi" w:hAnsi="Lato" w:cs="Arial"/>
          <w:b/>
          <w:szCs w:val="20"/>
        </w:rPr>
      </w:pPr>
      <w:r w:rsidRPr="00552F83">
        <w:rPr>
          <w:rFonts w:ascii="Lato" w:eastAsiaTheme="minorHAnsi" w:hAnsi="Lato" w:cs="Arial"/>
          <w:b/>
          <w:szCs w:val="20"/>
        </w:rPr>
        <w:lastRenderedPageBreak/>
        <w:t>Reviewer #3</w:t>
      </w:r>
    </w:p>
    <w:p w14:paraId="41B3C605" w14:textId="28C08D34" w:rsidR="00E005D4" w:rsidRPr="00552F83" w:rsidRDefault="00E005D4" w:rsidP="00C20DCE">
      <w:pPr>
        <w:spacing w:after="80"/>
        <w:rPr>
          <w:rFonts w:ascii="Lato" w:eastAsia="Cambria" w:hAnsi="Lato" w:cs="Arial"/>
          <w:iCs/>
          <w:color w:val="0000FF"/>
          <w:szCs w:val="20"/>
        </w:rPr>
      </w:pPr>
      <w:r w:rsidRPr="00552F83">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00EBA865" w:rsidR="00AC498E" w:rsidRPr="00552F83" w:rsidRDefault="00C20DCE" w:rsidP="00C20DCE">
      <w:pPr>
        <w:spacing w:after="0"/>
        <w:rPr>
          <w:rFonts w:ascii="Lato" w:eastAsia="DengXian" w:hAnsi="Lato" w:cs="Arial"/>
          <w:szCs w:val="20"/>
        </w:rPr>
      </w:pPr>
      <w:r w:rsidRPr="00552F83">
        <w:rPr>
          <w:rFonts w:ascii="Lato" w:eastAsia="Times New Roman" w:hAnsi="Lato" w:cs="Arial"/>
          <w:color w:val="000000" w:themeColor="text1"/>
          <w:szCs w:val="20"/>
        </w:rPr>
        <w:t xml:space="preserve">We thank the reviewer for the </w:t>
      </w:r>
      <w:r w:rsidR="001E10B1" w:rsidRPr="00552F83">
        <w:rPr>
          <w:rFonts w:ascii="Lato" w:eastAsia="Times New Roman" w:hAnsi="Lato" w:cs="Arial"/>
          <w:color w:val="000000" w:themeColor="text1"/>
          <w:szCs w:val="20"/>
        </w:rPr>
        <w:t>strong</w:t>
      </w:r>
      <w:r w:rsidR="00A96464" w:rsidRPr="00552F83">
        <w:rPr>
          <w:rFonts w:ascii="Lato" w:eastAsia="Times New Roman" w:hAnsi="Lato" w:cs="Arial"/>
          <w:color w:val="000000" w:themeColor="text1"/>
          <w:szCs w:val="20"/>
        </w:rPr>
        <w:t xml:space="preserve"> </w:t>
      </w:r>
      <w:r w:rsidRPr="00552F83">
        <w:rPr>
          <w:rFonts w:ascii="Lato" w:eastAsia="Times New Roman" w:hAnsi="Lato" w:cs="Arial"/>
          <w:color w:val="000000" w:themeColor="text1"/>
          <w:szCs w:val="20"/>
        </w:rPr>
        <w:t>endorsement</w:t>
      </w:r>
      <w:r w:rsidR="00A96464" w:rsidRPr="00552F83">
        <w:rPr>
          <w:rFonts w:ascii="Lato" w:eastAsia="Times New Roman" w:hAnsi="Lato" w:cs="Arial"/>
          <w:color w:val="000000" w:themeColor="text1"/>
          <w:szCs w:val="20"/>
        </w:rPr>
        <w:t xml:space="preserve">. We appreciate </w:t>
      </w:r>
      <w:r w:rsidRPr="00552F83">
        <w:rPr>
          <w:rFonts w:ascii="Lato" w:eastAsia="Times New Roman" w:hAnsi="Lato" w:cs="Arial"/>
          <w:color w:val="000000" w:themeColor="text1"/>
          <w:szCs w:val="20"/>
        </w:rPr>
        <w:t xml:space="preserve">their </w:t>
      </w:r>
      <w:r w:rsidR="00A96464" w:rsidRPr="00552F83">
        <w:rPr>
          <w:rFonts w:ascii="Lato" w:eastAsia="Times New Roman" w:hAnsi="Lato" w:cs="Arial"/>
          <w:color w:val="000000" w:themeColor="text1"/>
          <w:szCs w:val="20"/>
        </w:rPr>
        <w:t xml:space="preserve">recognition of our extensive analysis </w:t>
      </w:r>
      <w:r w:rsidR="000578CB" w:rsidRPr="00552F83">
        <w:rPr>
          <w:rFonts w:ascii="Lato" w:eastAsia="DengXian" w:hAnsi="Lato" w:cs="Arial" w:hint="eastAsia"/>
          <w:color w:val="000000" w:themeColor="text1"/>
          <w:szCs w:val="20"/>
          <w:lang w:eastAsia="zh-CN"/>
        </w:rPr>
        <w:t>towards</w:t>
      </w:r>
      <w:r w:rsidR="00A96464" w:rsidRPr="00552F83">
        <w:rPr>
          <w:rFonts w:ascii="Lato" w:eastAsia="Times New Roman" w:hAnsi="Lato" w:cs="Arial"/>
          <w:color w:val="000000" w:themeColor="text1"/>
          <w:szCs w:val="20"/>
        </w:rPr>
        <w:t xml:space="preserve"> </w:t>
      </w:r>
      <w:r w:rsidR="000578CB" w:rsidRPr="00552F83">
        <w:rPr>
          <w:rFonts w:ascii="Lato" w:eastAsia="DengXian" w:hAnsi="Lato" w:cs="Arial" w:hint="eastAsia"/>
          <w:color w:val="000000" w:themeColor="text1"/>
          <w:szCs w:val="20"/>
          <w:lang w:eastAsia="zh-CN"/>
        </w:rPr>
        <w:t xml:space="preserve">sustainable </w:t>
      </w:r>
      <w:r w:rsidR="00A96464" w:rsidRPr="00552F83">
        <w:rPr>
          <w:rFonts w:ascii="Lato" w:eastAsia="Times New Roman" w:hAnsi="Lato" w:cs="Arial"/>
          <w:color w:val="000000" w:themeColor="text1"/>
          <w:szCs w:val="20"/>
        </w:rPr>
        <w:t xml:space="preserve">acetylene production </w:t>
      </w:r>
      <w:r w:rsidR="000578CB" w:rsidRPr="00552F83">
        <w:rPr>
          <w:rFonts w:ascii="Lato" w:eastAsia="DengXian" w:hAnsi="Lato" w:cs="Arial" w:hint="eastAsia"/>
          <w:color w:val="000000" w:themeColor="text1"/>
          <w:szCs w:val="20"/>
          <w:lang w:eastAsia="zh-CN"/>
        </w:rPr>
        <w:t>pathways</w:t>
      </w:r>
      <w:r w:rsidR="00A96464" w:rsidRPr="00552F83">
        <w:rPr>
          <w:rFonts w:ascii="Lato" w:eastAsia="Times New Roman" w:hAnsi="Lato" w:cs="Arial"/>
          <w:color w:val="000000" w:themeColor="text1"/>
          <w:szCs w:val="20"/>
        </w:rPr>
        <w:t xml:space="preserve">, which effectively highlights </w:t>
      </w:r>
      <w:r w:rsidRPr="00552F83">
        <w:rPr>
          <w:rFonts w:ascii="Lato" w:eastAsia="Times New Roman" w:hAnsi="Lato" w:cs="Arial"/>
          <w:color w:val="000000" w:themeColor="text1"/>
          <w:szCs w:val="20"/>
        </w:rPr>
        <w:t xml:space="preserve">its </w:t>
      </w:r>
      <w:r w:rsidR="00A96464" w:rsidRPr="00552F83">
        <w:rPr>
          <w:rFonts w:ascii="Lato" w:eastAsia="Times New Roman" w:hAnsi="Lato" w:cs="Arial"/>
          <w:color w:val="000000" w:themeColor="text1"/>
          <w:szCs w:val="20"/>
        </w:rPr>
        <w:t>untapped potential. We are also pleased that th</w:t>
      </w:r>
      <w:r w:rsidR="000578CB" w:rsidRPr="00552F83">
        <w:rPr>
          <w:rFonts w:ascii="Lato" w:eastAsia="DengXian" w:hAnsi="Lato" w:cs="Arial" w:hint="eastAsia"/>
          <w:color w:val="000000" w:themeColor="text1"/>
          <w:szCs w:val="20"/>
          <w:lang w:eastAsia="zh-CN"/>
        </w:rPr>
        <w:t xml:space="preserve">is work </w:t>
      </w:r>
      <w:r w:rsidR="00A96464" w:rsidRPr="00552F83">
        <w:rPr>
          <w:rFonts w:ascii="Lato" w:eastAsia="Times New Roman" w:hAnsi="Lato" w:cs="Arial"/>
          <w:color w:val="000000" w:themeColor="text1"/>
          <w:szCs w:val="20"/>
        </w:rPr>
        <w:t xml:space="preserve">is considered valuable in clarifying </w:t>
      </w:r>
      <w:r w:rsidRPr="00552F83">
        <w:rPr>
          <w:rFonts w:ascii="Lato" w:eastAsia="Times New Roman" w:hAnsi="Lato" w:cs="Arial"/>
          <w:iCs/>
          <w:color w:val="000000" w:themeColor="text1"/>
          <w:szCs w:val="20"/>
        </w:rPr>
        <w:t>acetylene</w:t>
      </w:r>
      <w:r w:rsidRPr="00552F83">
        <w:rPr>
          <w:rFonts w:ascii="Lato" w:eastAsia="Times New Roman" w:hAnsi="Lato" w:cs="Arial"/>
          <w:color w:val="000000" w:themeColor="text1"/>
          <w:szCs w:val="20"/>
        </w:rPr>
        <w:t xml:space="preserve">’s </w:t>
      </w:r>
      <w:r w:rsidR="00A96464" w:rsidRPr="00552F83">
        <w:rPr>
          <w:rFonts w:ascii="Lato" w:eastAsia="Times New Roman" w:hAnsi="Lato" w:cs="Arial"/>
          <w:color w:val="000000" w:themeColor="text1"/>
          <w:szCs w:val="20"/>
        </w:rPr>
        <w:t>evolving trends and advancing related research.</w:t>
      </w:r>
    </w:p>
    <w:p w14:paraId="359C0CA9" w14:textId="77777777" w:rsidR="00C20DCE" w:rsidRPr="00F03D1A" w:rsidRDefault="00C20DCE" w:rsidP="00C20DCE">
      <w:pPr>
        <w:spacing w:after="0"/>
        <w:rPr>
          <w:rFonts w:ascii="Lato" w:eastAsia="Cambria" w:hAnsi="Lato" w:cs="Arial"/>
          <w:iCs/>
          <w:szCs w:val="20"/>
        </w:rPr>
      </w:pPr>
    </w:p>
    <w:p w14:paraId="73090246" w14:textId="0FA48557" w:rsidR="00013347" w:rsidRPr="00552F83" w:rsidRDefault="00013347" w:rsidP="00C20DCE">
      <w:pPr>
        <w:spacing w:after="80"/>
        <w:rPr>
          <w:rFonts w:ascii="Lato" w:eastAsia="Cambria" w:hAnsi="Lato" w:cs="Arial"/>
          <w:iCs/>
          <w:color w:val="0000FF"/>
          <w:szCs w:val="20"/>
        </w:rPr>
      </w:pPr>
      <w:r w:rsidRPr="00552F83">
        <w:rPr>
          <w:rFonts w:ascii="Lato" w:eastAsia="Cambria" w:hAnsi="Lato" w:cs="Arial"/>
          <w:iCs/>
          <w:color w:val="0000FF"/>
          <w:szCs w:val="20"/>
        </w:rPr>
        <w:t>3.1. </w:t>
      </w:r>
      <w:r w:rsidR="00E005D4" w:rsidRPr="00552F83">
        <w:rPr>
          <w:rFonts w:ascii="Lato" w:eastAsia="Cambria" w:hAnsi="Lato" w:cs="Arial"/>
          <w:iCs/>
          <w:color w:val="0000FF"/>
          <w:szCs w:val="20"/>
        </w:rPr>
        <w:t>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recent work about the conversion of acetylene to ethylene using electrocatalysis way and to vinyl chloride using photocatalysis way provides the newest application field for acetylene</w:t>
      </w:r>
      <w:r w:rsidRPr="00552F83">
        <w:rPr>
          <w:rFonts w:ascii="Lato" w:eastAsia="Cambria" w:hAnsi="Lato" w:cs="Arial"/>
          <w:iCs/>
          <w:color w:val="0000FF"/>
          <w:szCs w:val="20"/>
        </w:rPr>
        <w:t>.</w:t>
      </w:r>
    </w:p>
    <w:p w14:paraId="3BA92D11" w14:textId="0708EA4D" w:rsidR="00013347" w:rsidRPr="00552F83" w:rsidRDefault="008A192F" w:rsidP="00C20DCE">
      <w:pPr>
        <w:spacing w:after="80"/>
        <w:rPr>
          <w:rFonts w:ascii="Lato" w:eastAsia="Cambria" w:hAnsi="Lato" w:cs="Arial"/>
          <w:color w:val="000000" w:themeColor="text1"/>
          <w:szCs w:val="20"/>
          <w:lang w:eastAsia="x-none"/>
        </w:rPr>
      </w:pPr>
      <w:r w:rsidRPr="00552F83">
        <w:rPr>
          <w:rFonts w:ascii="Lato" w:eastAsia="Cambria" w:hAnsi="Lato" w:cs="Arial"/>
          <w:color w:val="000000" w:themeColor="text1"/>
          <w:szCs w:val="20"/>
          <w:lang w:eastAsia="x-none"/>
        </w:rPr>
        <w:t>E</w:t>
      </w:r>
      <w:r w:rsidR="00A96464" w:rsidRPr="00552F83">
        <w:rPr>
          <w:rFonts w:ascii="Lato" w:eastAsia="Cambria" w:hAnsi="Lato" w:cs="Arial"/>
          <w:color w:val="000000" w:themeColor="text1"/>
          <w:szCs w:val="20"/>
          <w:lang w:eastAsia="x-none"/>
        </w:rPr>
        <w:t>nvironmental and economic analys</w:t>
      </w:r>
      <w:r w:rsidR="00C20DCE" w:rsidRPr="00552F83">
        <w:rPr>
          <w:rFonts w:ascii="Lato" w:eastAsia="Cambria" w:hAnsi="Lato" w:cs="Arial"/>
          <w:color w:val="000000" w:themeColor="text1"/>
          <w:szCs w:val="20"/>
          <w:lang w:eastAsia="x-none"/>
        </w:rPr>
        <w:t>e</w:t>
      </w:r>
      <w:r w:rsidR="00A96464" w:rsidRPr="00552F83">
        <w:rPr>
          <w:rFonts w:ascii="Lato" w:eastAsia="Cambria" w:hAnsi="Lato" w:cs="Arial"/>
          <w:color w:val="000000" w:themeColor="text1"/>
          <w:szCs w:val="20"/>
          <w:lang w:eastAsia="x-none"/>
        </w:rPr>
        <w:t>s</w:t>
      </w:r>
      <w:r w:rsidR="00C20DCE" w:rsidRPr="00552F83">
        <w:rPr>
          <w:rFonts w:ascii="Lato" w:eastAsia="Cambria" w:hAnsi="Lato" w:cs="Arial"/>
          <w:color w:val="000000" w:themeColor="text1"/>
          <w:szCs w:val="20"/>
          <w:lang w:eastAsia="x-none"/>
        </w:rPr>
        <w:t xml:space="preserve"> in </w:t>
      </w:r>
      <w:r w:rsidR="00EF6ADC" w:rsidRPr="00552F83">
        <w:rPr>
          <w:rFonts w:ascii="Lato" w:eastAsia="Cambria" w:hAnsi="Lato" w:cs="Arial"/>
          <w:color w:val="000000" w:themeColor="text1"/>
          <w:szCs w:val="20"/>
          <w:lang w:eastAsia="x-none"/>
        </w:rPr>
        <w:t>Section</w:t>
      </w:r>
      <w:r w:rsidR="00EF6ADC">
        <w:rPr>
          <w:rFonts w:ascii="Lato" w:eastAsia="Cambria" w:hAnsi="Lato" w:cs="Arial"/>
          <w:color w:val="000000" w:themeColor="text1"/>
          <w:szCs w:val="20"/>
          <w:lang w:eastAsia="x-none"/>
        </w:rPr>
        <w:t> </w:t>
      </w:r>
      <w:r w:rsidR="00C20DCE" w:rsidRPr="00552F83">
        <w:rPr>
          <w:rFonts w:ascii="Lato" w:eastAsia="Cambria" w:hAnsi="Lato" w:cs="Arial"/>
          <w:color w:val="000000" w:themeColor="text1"/>
          <w:szCs w:val="20"/>
          <w:lang w:eastAsia="x-none"/>
        </w:rPr>
        <w:t xml:space="preserve">3 </w:t>
      </w:r>
      <w:r w:rsidR="00A96464" w:rsidRPr="00552F83">
        <w:rPr>
          <w:rFonts w:ascii="Lato" w:eastAsia="Cambria" w:hAnsi="Lato" w:cs="Arial"/>
          <w:color w:val="000000" w:themeColor="text1"/>
          <w:szCs w:val="20"/>
          <w:lang w:eastAsia="x-none"/>
        </w:rPr>
        <w:t xml:space="preserve">demonstrate that </w:t>
      </w:r>
      <w:r w:rsidRPr="00552F83">
        <w:rPr>
          <w:rFonts w:ascii="Lato" w:eastAsia="Cambria" w:hAnsi="Lato" w:cs="Arial"/>
          <w:color w:val="000000" w:themeColor="text1"/>
          <w:szCs w:val="20"/>
          <w:lang w:eastAsia="x-none"/>
        </w:rPr>
        <w:t xml:space="preserve">vinyl chloride </w:t>
      </w:r>
      <w:r w:rsidR="00A96464" w:rsidRPr="00552F83">
        <w:rPr>
          <w:rFonts w:ascii="Lato" w:eastAsia="Cambria" w:hAnsi="Lato" w:cs="Arial"/>
          <w:color w:val="000000" w:themeColor="text1"/>
          <w:szCs w:val="20"/>
          <w:lang w:eastAsia="x-none"/>
        </w:rPr>
        <w:t xml:space="preserve">production could </w:t>
      </w:r>
      <w:r w:rsidRPr="00552F83">
        <w:rPr>
          <w:rFonts w:ascii="Lato" w:eastAsia="Cambria" w:hAnsi="Lato" w:cs="Arial"/>
          <w:color w:val="000000" w:themeColor="text1"/>
          <w:szCs w:val="20"/>
          <w:lang w:eastAsia="x-none"/>
        </w:rPr>
        <w:t xml:space="preserve">advantageously switch </w:t>
      </w:r>
      <w:r w:rsidR="00A96464" w:rsidRPr="00552F83">
        <w:rPr>
          <w:rFonts w:ascii="Lato" w:eastAsia="Cambria" w:hAnsi="Lato" w:cs="Arial"/>
          <w:color w:val="000000" w:themeColor="text1"/>
          <w:szCs w:val="20"/>
          <w:lang w:eastAsia="x-none"/>
        </w:rPr>
        <w:t xml:space="preserve">from </w:t>
      </w:r>
      <w:r w:rsidRPr="00552F83">
        <w:rPr>
          <w:rFonts w:ascii="Lato" w:eastAsia="Cambria" w:hAnsi="Lato" w:cs="Arial"/>
          <w:color w:val="000000" w:themeColor="text1"/>
          <w:szCs w:val="20"/>
          <w:lang w:eastAsia="x-none"/>
        </w:rPr>
        <w:t xml:space="preserve">the </w:t>
      </w:r>
      <w:r w:rsidR="00A96464" w:rsidRPr="00552F83">
        <w:rPr>
          <w:rFonts w:ascii="Lato" w:eastAsia="Cambria" w:hAnsi="Lato" w:cs="Arial"/>
          <w:color w:val="000000" w:themeColor="text1"/>
          <w:szCs w:val="20"/>
          <w:lang w:eastAsia="x-none"/>
        </w:rPr>
        <w:t>ethylene</w:t>
      </w:r>
      <w:r w:rsidR="00A979EA" w:rsidRPr="00552F83">
        <w:rPr>
          <w:rFonts w:ascii="Lato" w:eastAsia="Cambria" w:hAnsi="Lato" w:cs="Arial"/>
          <w:color w:val="000000" w:themeColor="text1"/>
          <w:szCs w:val="20"/>
          <w:lang w:eastAsia="x-none"/>
        </w:rPr>
        <w:t xml:space="preserve"> </w:t>
      </w:r>
      <w:r w:rsidRPr="00552F83">
        <w:rPr>
          <w:rFonts w:ascii="Lato" w:eastAsia="Cambria" w:hAnsi="Lato" w:cs="Arial"/>
          <w:color w:val="000000" w:themeColor="text1"/>
          <w:szCs w:val="20"/>
          <w:lang w:eastAsia="x-none"/>
        </w:rPr>
        <w:t xml:space="preserve">to the acetylene </w:t>
      </w:r>
      <w:r w:rsidR="00A96464" w:rsidRPr="00552F83">
        <w:rPr>
          <w:rFonts w:ascii="Lato" w:eastAsia="Cambria" w:hAnsi="Lato" w:cs="Arial"/>
          <w:color w:val="000000" w:themeColor="text1"/>
          <w:szCs w:val="20"/>
          <w:lang w:eastAsia="x-none"/>
        </w:rPr>
        <w:t>route</w:t>
      </w:r>
      <w:r w:rsidRPr="00552F83">
        <w:rPr>
          <w:rFonts w:ascii="Lato" w:eastAsia="Cambria" w:hAnsi="Lato" w:cs="Arial"/>
          <w:color w:val="000000" w:themeColor="text1"/>
          <w:szCs w:val="20"/>
          <w:lang w:eastAsia="x-none"/>
        </w:rPr>
        <w:t xml:space="preserve"> </w:t>
      </w:r>
      <w:r w:rsidR="00A96464" w:rsidRPr="00552F83">
        <w:rPr>
          <w:rFonts w:ascii="Lato" w:eastAsia="Cambria" w:hAnsi="Lato" w:cs="Arial"/>
          <w:color w:val="000000" w:themeColor="text1"/>
          <w:szCs w:val="20"/>
          <w:lang w:eastAsia="x-none"/>
        </w:rPr>
        <w:t>if the biochar</w:t>
      </w:r>
      <w:r w:rsidR="00A96464" w:rsidRPr="00552F83">
        <w:rPr>
          <w:rFonts w:ascii="Lato" w:eastAsia="Cambria" w:hAnsi="Lato" w:cs="Arial"/>
          <w:color w:val="000000" w:themeColor="text1"/>
          <w:szCs w:val="20"/>
          <w:lang w:eastAsia="x-none"/>
        </w:rPr>
        <w:noBreakHyphen/>
        <w:t xml:space="preserve">based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A96464" w:rsidRPr="00552F83">
        <w:rPr>
          <w:rFonts w:ascii="Lato" w:eastAsia="Cambria" w:hAnsi="Lato" w:cs="Arial"/>
          <w:color w:val="000000" w:themeColor="text1"/>
          <w:szCs w:val="20"/>
          <w:lang w:eastAsia="x-none"/>
        </w:rPr>
        <w:t xml:space="preserve">process is industrialized. This </w:t>
      </w:r>
      <w:r w:rsidRPr="00552F83">
        <w:rPr>
          <w:rFonts w:ascii="Lato" w:eastAsia="Cambria" w:hAnsi="Lato" w:cs="Arial"/>
          <w:color w:val="000000" w:themeColor="text1"/>
          <w:szCs w:val="20"/>
          <w:lang w:eastAsia="x-none"/>
        </w:rPr>
        <w:t xml:space="preserve">paradigm </w:t>
      </w:r>
      <w:r w:rsidR="00A96464" w:rsidRPr="00552F83">
        <w:rPr>
          <w:rFonts w:ascii="Lato" w:eastAsia="Cambria" w:hAnsi="Lato" w:cs="Arial"/>
          <w:color w:val="000000" w:themeColor="text1"/>
          <w:szCs w:val="20"/>
          <w:lang w:eastAsia="x-none"/>
        </w:rPr>
        <w:t xml:space="preserve">shift would increase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A96464" w:rsidRPr="00552F83">
        <w:rPr>
          <w:rFonts w:ascii="Lato" w:eastAsia="Cambria" w:hAnsi="Lato" w:cs="Arial"/>
          <w:color w:val="000000" w:themeColor="text1"/>
          <w:szCs w:val="20"/>
          <w:lang w:eastAsia="x-none"/>
        </w:rPr>
        <w:t>utilization in VCM production, underscoring its expanding role in the chemical industry. As suggested</w:t>
      </w:r>
      <w:r w:rsidR="00EF6ADC">
        <w:rPr>
          <w:rFonts w:ascii="Lato" w:eastAsia="Cambria" w:hAnsi="Lato" w:cs="Arial"/>
          <w:color w:val="000000" w:themeColor="text1"/>
          <w:szCs w:val="20"/>
          <w:lang w:eastAsia="x-none"/>
        </w:rPr>
        <w:t xml:space="preserve"> by the reviewer</w:t>
      </w:r>
      <w:r w:rsidR="00A96464" w:rsidRPr="00552F83">
        <w:rPr>
          <w:rFonts w:ascii="Lato" w:eastAsia="Cambria" w:hAnsi="Lato" w:cs="Arial"/>
          <w:color w:val="000000" w:themeColor="text1"/>
          <w:szCs w:val="20"/>
          <w:lang w:eastAsia="x-none"/>
        </w:rPr>
        <w:t xml:space="preserve">, emphasizing emerging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A96464" w:rsidRPr="00552F83">
        <w:rPr>
          <w:rFonts w:ascii="Lato" w:eastAsia="Cambria" w:hAnsi="Lato" w:cs="Arial"/>
          <w:color w:val="000000" w:themeColor="text1"/>
          <w:szCs w:val="20"/>
          <w:lang w:eastAsia="x-none"/>
        </w:rPr>
        <w:t xml:space="preserve">applications </w:t>
      </w:r>
      <w:r w:rsidR="00EF6ADC">
        <w:rPr>
          <w:rFonts w:ascii="Lato" w:eastAsia="Cambria" w:hAnsi="Lato" w:cs="Arial"/>
          <w:color w:val="000000" w:themeColor="text1"/>
          <w:szCs w:val="20"/>
          <w:lang w:eastAsia="x-none"/>
        </w:rPr>
        <w:t>using</w:t>
      </w:r>
      <w:r w:rsidR="00EF6ADC" w:rsidRPr="00552F83">
        <w:rPr>
          <w:rFonts w:ascii="Lato" w:eastAsia="Cambria" w:hAnsi="Lato" w:cs="Arial"/>
          <w:color w:val="000000" w:themeColor="text1"/>
          <w:szCs w:val="20"/>
          <w:lang w:eastAsia="x-none"/>
        </w:rPr>
        <w:t xml:space="preserve"> </w:t>
      </w:r>
      <w:r w:rsidR="00A96464" w:rsidRPr="00552F83">
        <w:rPr>
          <w:rFonts w:ascii="Lato" w:eastAsia="Cambria" w:hAnsi="Lato" w:cs="Arial"/>
          <w:color w:val="000000" w:themeColor="text1"/>
          <w:szCs w:val="20"/>
          <w:lang w:eastAsia="x-none"/>
        </w:rPr>
        <w:t xml:space="preserve">electrocatalysis and photocatalysis further highlights </w:t>
      </w:r>
      <w:r w:rsidRPr="00552F83">
        <w:rPr>
          <w:rFonts w:ascii="Lato" w:eastAsia="Cambria" w:hAnsi="Lato" w:cs="Arial"/>
          <w:iCs/>
          <w:color w:val="000000" w:themeColor="text1"/>
          <w:szCs w:val="20"/>
          <w:lang w:eastAsia="x-none"/>
        </w:rPr>
        <w:t>the potential of acetylene</w:t>
      </w:r>
      <w:r w:rsidRPr="00552F83">
        <w:rPr>
          <w:rFonts w:ascii="Lato" w:eastAsia="Cambria" w:hAnsi="Lato" w:cs="Arial"/>
          <w:color w:val="000000" w:themeColor="text1"/>
          <w:szCs w:val="20"/>
          <w:lang w:eastAsia="x-none"/>
        </w:rPr>
        <w:t xml:space="preserve"> </w:t>
      </w:r>
      <w:r w:rsidR="00A96464" w:rsidRPr="00552F83">
        <w:rPr>
          <w:rFonts w:ascii="Lato" w:eastAsia="Cambria" w:hAnsi="Lato" w:cs="Arial"/>
          <w:color w:val="000000" w:themeColor="text1"/>
          <w:szCs w:val="20"/>
          <w:lang w:eastAsia="x-none"/>
        </w:rPr>
        <w:t>as a key building block for the future chemical industry.</w:t>
      </w:r>
    </w:p>
    <w:p w14:paraId="4ECECC71" w14:textId="5A0CFE45" w:rsidR="00A96464" w:rsidRPr="007455D5" w:rsidRDefault="004918EB" w:rsidP="004918EB">
      <w:pPr>
        <w:spacing w:after="0"/>
        <w:rPr>
          <w:rFonts w:ascii="Lato" w:eastAsia="Cambria" w:hAnsi="Lato" w:cs="Arial"/>
          <w:color w:val="000000" w:themeColor="text1"/>
          <w:szCs w:val="20"/>
          <w:lang w:eastAsia="x-none"/>
        </w:rPr>
      </w:pPr>
      <w:r w:rsidRPr="00552F83">
        <w:rPr>
          <w:rFonts w:ascii="Lato" w:eastAsia="Cambria" w:hAnsi="Lato" w:cs="Arial"/>
          <w:b/>
          <w:color w:val="000000" w:themeColor="text1"/>
          <w:szCs w:val="20"/>
          <w:lang w:eastAsia="x-none"/>
        </w:rPr>
        <w:t>Action:</w:t>
      </w:r>
      <w:r w:rsidRPr="003E732C">
        <w:rPr>
          <w:rFonts w:ascii="Lato" w:eastAsia="Cambria" w:hAnsi="Lato" w:cs="Arial"/>
          <w:color w:val="000000" w:themeColor="text1"/>
          <w:szCs w:val="20"/>
          <w:lang w:eastAsia="x-none"/>
        </w:rPr>
        <w:t xml:space="preserve"> </w:t>
      </w:r>
      <w:r w:rsidR="00A96464" w:rsidRPr="003E732C">
        <w:rPr>
          <w:rFonts w:ascii="Lato" w:eastAsia="Cambria" w:hAnsi="Lato" w:cs="Arial"/>
          <w:bCs/>
          <w:color w:val="000000" w:themeColor="text1"/>
          <w:szCs w:val="20"/>
          <w:lang w:eastAsia="x-none"/>
        </w:rPr>
        <w:t xml:space="preserve">To </w:t>
      </w:r>
      <w:r w:rsidR="00A96464" w:rsidRPr="00552F83">
        <w:rPr>
          <w:rFonts w:ascii="Lato" w:eastAsia="Cambria" w:hAnsi="Lato" w:cs="Arial"/>
          <w:bCs/>
          <w:color w:val="000000" w:themeColor="text1"/>
          <w:szCs w:val="20"/>
          <w:lang w:eastAsia="x-none"/>
        </w:rPr>
        <w:t>address this, we have incorporated discussions in Section</w:t>
      </w:r>
      <w:r w:rsidR="001208AD" w:rsidRPr="00552F83">
        <w:rPr>
          <w:rFonts w:ascii="Lato" w:eastAsia="Cambria" w:hAnsi="Lato" w:cs="Arial"/>
          <w:bCs/>
          <w:color w:val="000000" w:themeColor="text1"/>
          <w:szCs w:val="20"/>
          <w:lang w:eastAsia="x-none"/>
        </w:rPr>
        <w:t xml:space="preserve"> </w:t>
      </w:r>
      <w:r w:rsidR="00A96464" w:rsidRPr="00552F83">
        <w:rPr>
          <w:rFonts w:ascii="Lato" w:eastAsia="Cambria" w:hAnsi="Lato" w:cs="Arial"/>
          <w:bCs/>
          <w:color w:val="000000" w:themeColor="text1"/>
          <w:szCs w:val="20"/>
          <w:lang w:eastAsia="x-none"/>
        </w:rPr>
        <w:t xml:space="preserve">3 </w:t>
      </w:r>
      <w:r w:rsidR="00594C37" w:rsidRPr="00552F83">
        <w:rPr>
          <w:rFonts w:ascii="Lato" w:eastAsia="DengXian" w:hAnsi="Lato" w:cs="Arial"/>
          <w:bCs/>
          <w:iCs/>
          <w:color w:val="000000" w:themeColor="text1"/>
          <w:szCs w:val="20"/>
          <w:lang w:eastAsia="zh-CN"/>
        </w:rPr>
        <w:t>(page</w:t>
      </w:r>
      <w:r w:rsidR="001208AD" w:rsidRPr="00552F83">
        <w:rPr>
          <w:rFonts w:ascii="Lato" w:eastAsia="DengXian" w:hAnsi="Lato" w:cs="Arial"/>
          <w:bCs/>
          <w:iCs/>
          <w:color w:val="000000" w:themeColor="text1"/>
          <w:szCs w:val="20"/>
          <w:lang w:eastAsia="zh-CN"/>
        </w:rPr>
        <w:t xml:space="preserve"> </w:t>
      </w:r>
      <w:r w:rsidR="00594C37" w:rsidRPr="00552F83">
        <w:rPr>
          <w:rFonts w:ascii="Lato" w:eastAsia="DengXian" w:hAnsi="Lato" w:cs="Arial"/>
          <w:bCs/>
          <w:iCs/>
          <w:color w:val="000000" w:themeColor="text1"/>
          <w:szCs w:val="20"/>
          <w:lang w:eastAsia="zh-CN"/>
        </w:rPr>
        <w:t>xx, line</w:t>
      </w:r>
      <w:r w:rsidR="001208AD" w:rsidRPr="00552F83">
        <w:rPr>
          <w:rFonts w:ascii="Lato" w:eastAsia="DengXian" w:hAnsi="Lato" w:cs="Arial"/>
          <w:bCs/>
          <w:iCs/>
          <w:color w:val="000000" w:themeColor="text1"/>
          <w:szCs w:val="20"/>
          <w:lang w:eastAsia="zh-CN"/>
        </w:rPr>
        <w:t xml:space="preserve"> </w:t>
      </w:r>
      <w:r w:rsidR="00594C37" w:rsidRPr="00552F83">
        <w:rPr>
          <w:rFonts w:ascii="Lato" w:eastAsia="DengXian" w:hAnsi="Lato" w:cs="Arial"/>
          <w:bCs/>
          <w:iCs/>
          <w:color w:val="000000" w:themeColor="text1"/>
          <w:szCs w:val="20"/>
          <w:lang w:eastAsia="zh-CN"/>
        </w:rPr>
        <w:t xml:space="preserve">xx) </w:t>
      </w:r>
      <w:r w:rsidR="00A96464" w:rsidRPr="00552F83">
        <w:rPr>
          <w:rFonts w:ascii="Lato" w:eastAsia="Cambria" w:hAnsi="Lato" w:cs="Arial"/>
          <w:bCs/>
          <w:color w:val="000000" w:themeColor="text1"/>
          <w:szCs w:val="20"/>
          <w:lang w:eastAsia="x-none"/>
        </w:rPr>
        <w:t>on recent studies that highlight emerging applications</w:t>
      </w:r>
      <w:r w:rsidR="001E10B1" w:rsidRPr="00552F83">
        <w:rPr>
          <w:rFonts w:ascii="Lato" w:eastAsia="Cambria" w:hAnsi="Lato" w:cs="Arial"/>
          <w:bCs/>
          <w:color w:val="000000" w:themeColor="text1"/>
          <w:szCs w:val="20"/>
          <w:lang w:eastAsia="x-none"/>
        </w:rPr>
        <w:t xml:space="preserve"> of acetylene</w:t>
      </w:r>
      <w:r w:rsidR="00A96464" w:rsidRPr="00552F83">
        <w:rPr>
          <w:rFonts w:ascii="Lato" w:eastAsia="Cambria" w:hAnsi="Lato" w:cs="Arial"/>
          <w:bCs/>
          <w:color w:val="000000" w:themeColor="text1"/>
          <w:szCs w:val="20"/>
          <w:lang w:eastAsia="x-none"/>
        </w:rPr>
        <w:t xml:space="preserve">: (1) the conversion of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 xml:space="preserve"> </w:t>
      </w:r>
      <w:r w:rsidR="00A96464" w:rsidRPr="00552F83">
        <w:rPr>
          <w:rFonts w:ascii="Lato" w:eastAsia="Cambria" w:hAnsi="Lato" w:cs="Arial"/>
          <w:bCs/>
          <w:color w:val="000000" w:themeColor="text1"/>
          <w:szCs w:val="20"/>
          <w:lang w:eastAsia="x-none"/>
        </w:rPr>
        <w:t>to butadiene (</w:t>
      </w:r>
      <w:r w:rsidR="00E57CD0" w:rsidRPr="00552F83">
        <w:rPr>
          <w:rFonts w:ascii="Lato" w:eastAsia="Cambria" w:hAnsi="Lato" w:cs="Arial"/>
          <w:bCs/>
          <w:color w:val="000000" w:themeColor="text1"/>
          <w:szCs w:val="20"/>
          <w:lang w:eastAsia="x-none"/>
        </w:rPr>
        <w:t>Nat. Catal. 2024, doi.org/10.1038/s41929-024-01250-0</w:t>
      </w:r>
      <w:r w:rsidR="00A96464" w:rsidRPr="00552F83">
        <w:rPr>
          <w:rFonts w:ascii="Lato" w:eastAsia="Cambria" w:hAnsi="Lato" w:cs="Arial"/>
          <w:bCs/>
          <w:color w:val="000000" w:themeColor="text1"/>
          <w:szCs w:val="20"/>
          <w:lang w:eastAsia="x-none"/>
        </w:rPr>
        <w:t xml:space="preserve">) or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4</w:t>
      </w:r>
      <w:r w:rsidR="00A979EA" w:rsidRPr="00552F83">
        <w:rPr>
          <w:rFonts w:ascii="Lato" w:eastAsia="Cambria" w:hAnsi="Lato" w:cs="Arial"/>
          <w:bCs/>
          <w:color w:val="000000" w:themeColor="text1"/>
          <w:szCs w:val="20"/>
          <w:lang w:eastAsia="x-none"/>
        </w:rPr>
        <w:t xml:space="preserve"> </w:t>
      </w:r>
      <w:r w:rsidR="00A96464" w:rsidRPr="00552F83">
        <w:rPr>
          <w:rFonts w:ascii="Lato" w:eastAsia="Cambria" w:hAnsi="Lato" w:cs="Arial"/>
          <w:bCs/>
          <w:color w:val="000000" w:themeColor="text1"/>
          <w:szCs w:val="20"/>
          <w:lang w:eastAsia="x-none"/>
        </w:rPr>
        <w:t>(</w:t>
      </w:r>
      <w:r w:rsidR="00E57CD0" w:rsidRPr="00552F83">
        <w:rPr>
          <w:rFonts w:ascii="Lato" w:eastAsia="Cambria" w:hAnsi="Lato" w:cs="Arial"/>
          <w:bCs/>
          <w:color w:val="000000" w:themeColor="text1"/>
          <w:szCs w:val="20"/>
          <w:lang w:eastAsia="x-none"/>
        </w:rPr>
        <w:t>Nat. Sustain. 2023, 6, 827; Nat. Catal. 2021, 4, 565</w:t>
      </w:r>
      <w:r w:rsidR="00A96464" w:rsidRPr="00552F83">
        <w:rPr>
          <w:rFonts w:ascii="Lato" w:eastAsia="Cambria" w:hAnsi="Lato" w:cs="Arial"/>
          <w:bCs/>
          <w:color w:val="000000" w:themeColor="text1"/>
          <w:szCs w:val="20"/>
          <w:lang w:eastAsia="x-none"/>
        </w:rPr>
        <w:t>)</w:t>
      </w:r>
      <w:r w:rsidR="00E57CD0" w:rsidRPr="00552F83">
        <w:rPr>
          <w:rFonts w:ascii="Lato" w:eastAsia="Cambria" w:hAnsi="Lato" w:cs="Arial"/>
          <w:bCs/>
          <w:color w:val="000000" w:themeColor="text1"/>
          <w:szCs w:val="20"/>
          <w:lang w:eastAsia="x-none"/>
        </w:rPr>
        <w:t xml:space="preserve"> via electrocatalysis; (2)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 xml:space="preserve"> </w:t>
      </w:r>
      <w:r w:rsidR="00E57CD0" w:rsidRPr="00552F83">
        <w:rPr>
          <w:rFonts w:ascii="Lato" w:eastAsia="Cambria" w:hAnsi="Lato" w:cs="Arial"/>
          <w:bCs/>
          <w:color w:val="000000" w:themeColor="text1"/>
          <w:szCs w:val="20"/>
          <w:lang w:eastAsia="x-none"/>
        </w:rPr>
        <w:t xml:space="preserve">hydrochlorination to VCM via photocatalysis (J. Am. Chem. Soc. 2024, 146, 29441); and (3) the coupling of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 xml:space="preserve"> </w:t>
      </w:r>
      <w:r w:rsidR="00E57CD0" w:rsidRPr="00552F83">
        <w:rPr>
          <w:rFonts w:ascii="Lato" w:eastAsia="Cambria" w:hAnsi="Lato" w:cs="Arial"/>
          <w:bCs/>
          <w:color w:val="000000" w:themeColor="text1"/>
          <w:szCs w:val="20"/>
          <w:lang w:eastAsia="x-none"/>
        </w:rPr>
        <w:t>with CO into ester or acid products via thermocatalysis (Molecules 2024, 29, 1987; Angew. Chem. Int. Ed. 2023, 52, e202307570</w:t>
      </w:r>
      <w:r w:rsidR="00E57CD0" w:rsidRPr="007455D5">
        <w:rPr>
          <w:rFonts w:ascii="Lato" w:eastAsia="Cambria" w:hAnsi="Lato" w:cs="Arial"/>
          <w:bCs/>
          <w:color w:val="000000" w:themeColor="text1"/>
          <w:szCs w:val="20"/>
          <w:lang w:eastAsia="x-none"/>
        </w:rPr>
        <w:t>).</w:t>
      </w:r>
    </w:p>
    <w:p w14:paraId="52DDDC82" w14:textId="77777777" w:rsidR="004918EB" w:rsidRPr="00F03D1A" w:rsidRDefault="004918EB" w:rsidP="004918EB">
      <w:pPr>
        <w:spacing w:after="0"/>
        <w:rPr>
          <w:rFonts w:ascii="Lato" w:eastAsia="Cambria" w:hAnsi="Lato" w:cs="Arial"/>
          <w:iCs/>
          <w:szCs w:val="20"/>
        </w:rPr>
      </w:pPr>
    </w:p>
    <w:p w14:paraId="0ADF423B" w14:textId="4CDBCE11" w:rsidR="00013347" w:rsidRPr="00552F83" w:rsidRDefault="00013347" w:rsidP="00C20DCE">
      <w:pPr>
        <w:spacing w:after="80"/>
        <w:rPr>
          <w:rFonts w:ascii="Lato" w:eastAsiaTheme="minorHAnsi" w:hAnsi="Lato" w:cs="Arial"/>
          <w:iCs/>
          <w:color w:val="0000FF"/>
          <w:szCs w:val="20"/>
        </w:rPr>
      </w:pPr>
      <w:r w:rsidRPr="00552F83">
        <w:rPr>
          <w:rFonts w:ascii="Lato" w:eastAsiaTheme="minorHAnsi" w:hAnsi="Lato" w:cs="Arial"/>
          <w:iCs/>
          <w:color w:val="0000FF"/>
          <w:szCs w:val="20"/>
        </w:rPr>
        <w:t>3</w:t>
      </w:r>
      <w:r w:rsidRPr="00552F83">
        <w:rPr>
          <w:rFonts w:ascii="Lato" w:eastAsia="Cambria" w:hAnsi="Lato" w:cs="Arial"/>
          <w:iCs/>
          <w:color w:val="0000FF"/>
          <w:szCs w:val="20"/>
        </w:rPr>
        <w:t>.2.</w:t>
      </w:r>
      <w:r w:rsidR="000578CB" w:rsidRPr="00552F83">
        <w:rPr>
          <w:rFonts w:ascii="Lato" w:eastAsia="DengXian" w:hAnsi="Lato" w:cs="Arial" w:hint="eastAsia"/>
          <w:iCs/>
          <w:color w:val="0000FF"/>
          <w:szCs w:val="20"/>
          <w:lang w:eastAsia="zh-CN"/>
        </w:rPr>
        <w:t xml:space="preserve"> </w:t>
      </w:r>
      <w:r w:rsidR="00E005D4" w:rsidRPr="00552F83">
        <w:rPr>
          <w:rFonts w:ascii="Lato" w:eastAsia="Cambria" w:hAnsi="Lato" w:cs="Arial"/>
          <w:iCs/>
          <w:color w:val="0000FF"/>
          <w:szCs w:val="20"/>
        </w:rPr>
        <w:t>The authors briefly introduced several kinds of catalysts in part 2.4. What are the key issues for these catalysts during acetylene production, which hinders efficient acetylene production. It would be better to improve several perspectives</w:t>
      </w:r>
      <w:r w:rsidR="00E005D4" w:rsidRPr="00552F83">
        <w:rPr>
          <w:rFonts w:ascii="Lato" w:eastAsiaTheme="minorHAnsi" w:hAnsi="Lato" w:cs="Arial"/>
          <w:iCs/>
          <w:color w:val="0000FF"/>
          <w:szCs w:val="20"/>
        </w:rPr>
        <w:t xml:space="preserve"> about the current challenging problems in different catalysts and thus give some guidance for future research.</w:t>
      </w:r>
    </w:p>
    <w:p w14:paraId="44ABE26A" w14:textId="357F5522" w:rsidR="00297FB9" w:rsidRPr="00552F83" w:rsidRDefault="00A84B07" w:rsidP="00C20DCE">
      <w:pPr>
        <w:spacing w:after="80"/>
        <w:rPr>
          <w:rFonts w:ascii="Lato" w:eastAsia="Cambria" w:hAnsi="Lato" w:cs="Arial"/>
          <w:color w:val="000000" w:themeColor="text1"/>
          <w:szCs w:val="20"/>
          <w:lang w:eastAsia="x-none"/>
        </w:rPr>
      </w:pPr>
      <w:r>
        <w:rPr>
          <w:rFonts w:ascii="Lato" w:eastAsia="Times New Roman" w:hAnsi="Lato" w:cs="Arial"/>
          <w:iCs/>
          <w:color w:val="000000" w:themeColor="text1"/>
          <w:szCs w:val="20"/>
          <w:lang w:eastAsia="x-none"/>
        </w:rPr>
        <w:t>Various</w:t>
      </w:r>
      <w:r w:rsidR="00F03D1A">
        <w:rPr>
          <w:rFonts w:ascii="Lato" w:eastAsia="Times New Roman" w:hAnsi="Lato" w:cs="Arial"/>
          <w:iCs/>
          <w:color w:val="000000" w:themeColor="text1"/>
          <w:szCs w:val="20"/>
          <w:lang w:eastAsia="x-none"/>
        </w:rPr>
        <w:t xml:space="preserve"> catalysts enhanc</w:t>
      </w:r>
      <w:r w:rsidR="00EF6ADC">
        <w:rPr>
          <w:rFonts w:ascii="Lato" w:eastAsia="Times New Roman" w:hAnsi="Lato" w:cs="Arial"/>
          <w:iCs/>
          <w:color w:val="000000" w:themeColor="text1"/>
          <w:szCs w:val="20"/>
          <w:lang w:eastAsia="x-none"/>
        </w:rPr>
        <w:t>e</w:t>
      </w:r>
      <w:r w:rsidR="00F03D1A">
        <w:rPr>
          <w:rFonts w:ascii="Lato" w:eastAsia="Times New Roman" w:hAnsi="Lato" w:cs="Arial"/>
          <w:iCs/>
          <w:color w:val="000000" w:themeColor="text1"/>
          <w:szCs w:val="20"/>
          <w:lang w:eastAsia="x-none"/>
        </w:rPr>
        <w:t xml:space="preserve"> C</w:t>
      </w:r>
      <w:r w:rsidR="00F03D1A" w:rsidRPr="00E445A7">
        <w:rPr>
          <w:rFonts w:ascii="Lato" w:eastAsia="Times New Roman" w:hAnsi="Lato" w:cs="Arial"/>
          <w:iCs/>
          <w:color w:val="000000" w:themeColor="text1"/>
          <w:szCs w:val="20"/>
          <w:vertAlign w:val="subscript"/>
          <w:lang w:eastAsia="x-none"/>
        </w:rPr>
        <w:t>2</w:t>
      </w:r>
      <w:r w:rsidR="00F03D1A">
        <w:rPr>
          <w:rFonts w:ascii="Lato" w:eastAsia="Times New Roman" w:hAnsi="Lato" w:cs="Arial"/>
          <w:iCs/>
          <w:color w:val="000000" w:themeColor="text1"/>
          <w:szCs w:val="20"/>
          <w:lang w:eastAsia="x-none"/>
        </w:rPr>
        <w:t>H</w:t>
      </w:r>
      <w:r w:rsidR="00F03D1A" w:rsidRPr="00E445A7">
        <w:rPr>
          <w:rFonts w:ascii="Lato" w:eastAsia="Times New Roman" w:hAnsi="Lato" w:cs="Arial"/>
          <w:iCs/>
          <w:color w:val="000000" w:themeColor="text1"/>
          <w:szCs w:val="20"/>
          <w:vertAlign w:val="subscript"/>
          <w:lang w:eastAsia="x-none"/>
        </w:rPr>
        <w:t>2</w:t>
      </w:r>
      <w:r w:rsidR="00F03D1A">
        <w:rPr>
          <w:rFonts w:ascii="Lato" w:eastAsia="Times New Roman" w:hAnsi="Lato" w:cs="Arial"/>
          <w:iCs/>
          <w:color w:val="000000" w:themeColor="text1"/>
          <w:szCs w:val="20"/>
          <w:lang w:eastAsia="x-none"/>
        </w:rPr>
        <w:t xml:space="preserve"> production in both non</w:t>
      </w:r>
      <w:r w:rsidR="00F03D1A">
        <w:rPr>
          <w:rFonts w:ascii="Lato" w:eastAsia="Times New Roman" w:hAnsi="Lato" w:cs="Arial"/>
          <w:iCs/>
          <w:color w:val="000000" w:themeColor="text1"/>
          <w:szCs w:val="20"/>
          <w:lang w:eastAsia="x-none"/>
        </w:rPr>
        <w:noBreakHyphen/>
        <w:t xml:space="preserve">thermal plasma and thermal pyrolysis processes; however, </w:t>
      </w:r>
      <w:r w:rsidR="00EF6ADC">
        <w:rPr>
          <w:rFonts w:ascii="Lato" w:eastAsia="Times New Roman" w:hAnsi="Lato" w:cs="Arial"/>
          <w:iCs/>
          <w:color w:val="000000" w:themeColor="text1"/>
          <w:szCs w:val="20"/>
          <w:lang w:eastAsia="x-none"/>
        </w:rPr>
        <w:t xml:space="preserve">but their </w:t>
      </w:r>
      <w:r w:rsidR="006D323C">
        <w:rPr>
          <w:rFonts w:ascii="Lato" w:eastAsia="Times New Roman" w:hAnsi="Lato" w:cs="Arial"/>
          <w:iCs/>
          <w:color w:val="000000" w:themeColor="text1"/>
          <w:szCs w:val="20"/>
          <w:lang w:eastAsia="x-none"/>
        </w:rPr>
        <w:t>efficiency</w:t>
      </w:r>
      <w:r w:rsidR="00EF6ADC">
        <w:rPr>
          <w:rFonts w:ascii="Lato" w:eastAsia="Times New Roman" w:hAnsi="Lato" w:cs="Arial"/>
          <w:iCs/>
          <w:color w:val="000000" w:themeColor="text1"/>
          <w:szCs w:val="20"/>
          <w:lang w:eastAsia="x-none"/>
        </w:rPr>
        <w:t xml:space="preserve"> is still insufficient to implementation at</w:t>
      </w:r>
      <w:r w:rsidR="00F03D1A">
        <w:rPr>
          <w:rFonts w:ascii="Lato" w:eastAsia="Times New Roman" w:hAnsi="Lato" w:cs="Arial"/>
          <w:iCs/>
          <w:color w:val="000000" w:themeColor="text1"/>
          <w:szCs w:val="20"/>
          <w:lang w:eastAsia="x-none"/>
        </w:rPr>
        <w:t xml:space="preserve"> industrial scale. </w:t>
      </w:r>
      <w:r w:rsidR="000578CB" w:rsidRPr="00552F83">
        <w:rPr>
          <w:rFonts w:ascii="Lato" w:eastAsia="Cambria" w:hAnsi="Lato" w:cs="Arial" w:hint="eastAsia"/>
          <w:color w:val="000000" w:themeColor="text1"/>
          <w:szCs w:val="20"/>
          <w:lang w:eastAsia="x-none"/>
        </w:rPr>
        <w:t>I</w:t>
      </w:r>
      <w:r w:rsidR="00304ACD" w:rsidRPr="00552F83">
        <w:rPr>
          <w:rFonts w:ascii="Lato" w:eastAsia="Cambria" w:hAnsi="Lato" w:cs="Arial"/>
          <w:color w:val="000000" w:themeColor="text1"/>
          <w:szCs w:val="20"/>
          <w:lang w:eastAsia="x-none"/>
        </w:rPr>
        <w:t xml:space="preserve">n the </w:t>
      </w:r>
      <w:r w:rsidR="00304ACD" w:rsidRPr="00552F83">
        <w:rPr>
          <w:rFonts w:ascii="Lato" w:eastAsia="Cambria" w:hAnsi="Lato" w:cs="Arial"/>
          <w:iCs/>
          <w:color w:val="000000" w:themeColor="text1"/>
          <w:szCs w:val="20"/>
          <w:lang w:eastAsia="x-none"/>
        </w:rPr>
        <w:t>c</w:t>
      </w:r>
      <w:r w:rsidR="00297FB9" w:rsidRPr="00552F83">
        <w:rPr>
          <w:rFonts w:ascii="Lato" w:eastAsia="Cambria" w:hAnsi="Lato" w:cs="Arial"/>
          <w:iCs/>
          <w:color w:val="000000" w:themeColor="text1"/>
          <w:szCs w:val="20"/>
          <w:lang w:eastAsia="x-none"/>
        </w:rPr>
        <w:t>atalytic non</w:t>
      </w:r>
      <w:r w:rsidR="00297FB9" w:rsidRPr="00552F83">
        <w:rPr>
          <w:rFonts w:ascii="Lato" w:eastAsia="Cambria" w:hAnsi="Lato" w:cs="Arial"/>
          <w:iCs/>
          <w:color w:val="000000" w:themeColor="text1"/>
          <w:szCs w:val="20"/>
          <w:lang w:eastAsia="x-none"/>
        </w:rPr>
        <w:noBreakHyphen/>
        <w:t>thermal plasma process</w:t>
      </w:r>
      <w:r w:rsidR="00304ACD" w:rsidRPr="00552F83">
        <w:rPr>
          <w:rFonts w:ascii="Lato" w:eastAsia="Cambria" w:hAnsi="Lato" w:cs="Arial"/>
          <w:color w:val="000000" w:themeColor="text1"/>
          <w:szCs w:val="20"/>
          <w:lang w:eastAsia="x-none"/>
        </w:rPr>
        <w:t>, w</w:t>
      </w:r>
      <w:r w:rsidR="00297FB9" w:rsidRPr="00552F83">
        <w:rPr>
          <w:rFonts w:ascii="Lato" w:eastAsia="Cambria" w:hAnsi="Lato" w:cs="Arial"/>
          <w:color w:val="000000" w:themeColor="text1"/>
          <w:szCs w:val="20"/>
          <w:lang w:eastAsia="x-none"/>
        </w:rPr>
        <w:t xml:space="preserve">hile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304ACD" w:rsidRPr="00552F83">
        <w:rPr>
          <w:rFonts w:ascii="Lato" w:eastAsia="Cambria" w:hAnsi="Lato" w:cs="Arial"/>
          <w:color w:val="000000" w:themeColor="text1"/>
          <w:szCs w:val="20"/>
          <w:lang w:eastAsia="x-none"/>
        </w:rPr>
        <w:t xml:space="preserve">selectivity </w:t>
      </w:r>
      <w:r w:rsidR="00297FB9" w:rsidRPr="00552F83">
        <w:rPr>
          <w:rFonts w:ascii="Lato" w:eastAsia="Cambria" w:hAnsi="Lato" w:cs="Arial"/>
          <w:color w:val="000000" w:themeColor="text1"/>
          <w:szCs w:val="20"/>
          <w:lang w:eastAsia="x-none"/>
        </w:rPr>
        <w:t xml:space="preserve">has already reached a high level comparable to that of commercial thermal plasma processes, the </w:t>
      </w:r>
      <w:r w:rsidR="003F741C" w:rsidRPr="00552F83">
        <w:rPr>
          <w:rFonts w:ascii="Lato" w:eastAsia="Cambria" w:hAnsi="Lato" w:cs="Arial"/>
          <w:color w:val="000000" w:themeColor="text1"/>
          <w:szCs w:val="20"/>
          <w:lang w:eastAsia="x-none"/>
        </w:rPr>
        <w:t xml:space="preserve">use </w:t>
      </w:r>
      <w:r w:rsidR="00297FB9" w:rsidRPr="00552F83">
        <w:rPr>
          <w:rFonts w:ascii="Lato" w:eastAsia="Cambria" w:hAnsi="Lato" w:cs="Arial"/>
          <w:color w:val="000000" w:themeColor="text1"/>
          <w:szCs w:val="20"/>
          <w:lang w:eastAsia="x-none"/>
        </w:rPr>
        <w:t xml:space="preserve">of catalysts does not appear to reduce energy requirements. In fact, it often leads to energy consumption that is similar to or even higher than that of thermal plasma processes. Moreover, the design of catalytic plasma reactors </w:t>
      </w:r>
      <w:r w:rsidR="006D323C">
        <w:rPr>
          <w:rFonts w:ascii="Lato" w:eastAsia="Cambria" w:hAnsi="Lato" w:cs="Arial"/>
          <w:color w:val="000000" w:themeColor="text1"/>
          <w:szCs w:val="20"/>
          <w:lang w:eastAsia="x-none"/>
        </w:rPr>
        <w:t>for</w:t>
      </w:r>
      <w:r w:rsidR="00297FB9" w:rsidRPr="00552F83">
        <w:rPr>
          <w:rFonts w:ascii="Lato" w:eastAsia="Cambria" w:hAnsi="Lato" w:cs="Arial"/>
          <w:color w:val="000000" w:themeColor="text1"/>
          <w:szCs w:val="20"/>
          <w:lang w:eastAsia="x-none"/>
        </w:rPr>
        <w:t xml:space="preserv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297FB9" w:rsidRPr="00552F83">
        <w:rPr>
          <w:rFonts w:ascii="Lato" w:eastAsia="Cambria" w:hAnsi="Lato" w:cs="Arial"/>
          <w:color w:val="000000" w:themeColor="text1"/>
          <w:szCs w:val="20"/>
          <w:lang w:eastAsia="x-none"/>
        </w:rPr>
        <w:t>production remains complex and insufficiently explored.</w:t>
      </w:r>
      <w:r w:rsidR="000578CB" w:rsidRPr="00552F83">
        <w:rPr>
          <w:rFonts w:ascii="Lato" w:eastAsia="Cambria" w:hAnsi="Lato" w:cs="Arial" w:hint="eastAsia"/>
          <w:color w:val="000000" w:themeColor="text1"/>
          <w:szCs w:val="20"/>
          <w:lang w:eastAsia="x-none"/>
        </w:rPr>
        <w:t xml:space="preserve"> </w:t>
      </w:r>
      <w:r w:rsidR="00304ACD" w:rsidRPr="00552F83">
        <w:rPr>
          <w:rFonts w:ascii="Lato" w:eastAsia="Cambria" w:hAnsi="Lato" w:cs="Arial"/>
          <w:color w:val="000000" w:themeColor="text1"/>
          <w:szCs w:val="20"/>
          <w:lang w:eastAsia="x-none"/>
        </w:rPr>
        <w:t xml:space="preserve">On the other hand, in </w:t>
      </w:r>
      <w:r w:rsidR="00304ACD" w:rsidRPr="00552F83">
        <w:rPr>
          <w:rFonts w:ascii="Lato" w:eastAsia="Cambria" w:hAnsi="Lato" w:cs="Arial"/>
          <w:iCs/>
          <w:color w:val="000000" w:themeColor="text1"/>
          <w:szCs w:val="20"/>
          <w:lang w:eastAsia="x-none"/>
        </w:rPr>
        <w:t>c</w:t>
      </w:r>
      <w:r w:rsidR="00297FB9" w:rsidRPr="00552F83">
        <w:rPr>
          <w:rFonts w:ascii="Lato" w:eastAsia="Cambria" w:hAnsi="Lato" w:cs="Arial"/>
          <w:iCs/>
          <w:color w:val="000000" w:themeColor="text1"/>
          <w:szCs w:val="20"/>
          <w:lang w:eastAsia="x-none"/>
        </w:rPr>
        <w:t>atalytic thermal pyrolysis</w:t>
      </w:r>
      <w:r w:rsidR="00304ACD" w:rsidRPr="00552F83">
        <w:rPr>
          <w:rFonts w:ascii="Lato" w:eastAsia="Cambria" w:hAnsi="Lato" w:cs="Arial"/>
          <w:color w:val="000000" w:themeColor="text1"/>
          <w:szCs w:val="20"/>
          <w:lang w:eastAsia="x-none"/>
        </w:rPr>
        <w:t xml:space="preserv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304ACD" w:rsidRPr="00552F83">
        <w:rPr>
          <w:rFonts w:ascii="Lato" w:eastAsia="Cambria" w:hAnsi="Lato" w:cs="Arial"/>
          <w:color w:val="000000" w:themeColor="text1"/>
          <w:szCs w:val="20"/>
          <w:lang w:eastAsia="x-none"/>
        </w:rPr>
        <w:t>selectivity</w:t>
      </w:r>
      <w:r w:rsidR="00297FB9" w:rsidRPr="00552F83">
        <w:rPr>
          <w:rFonts w:ascii="Lato" w:eastAsia="Cambria" w:hAnsi="Lato" w:cs="Arial"/>
          <w:color w:val="000000" w:themeColor="text1"/>
          <w:szCs w:val="20"/>
          <w:lang w:eastAsia="x-none"/>
        </w:rPr>
        <w:t xml:space="preserve"> is limited to </w:t>
      </w:r>
      <w:r w:rsidR="003F741C" w:rsidRPr="00552F83">
        <w:rPr>
          <w:rFonts w:ascii="Lato" w:eastAsia="Cambria" w:hAnsi="Lato" w:cs="Arial"/>
          <w:color w:val="000000" w:themeColor="text1"/>
          <w:szCs w:val="20"/>
          <w:lang w:eastAsia="x-none"/>
        </w:rPr>
        <w:t>ca. </w:t>
      </w:r>
      <w:r w:rsidR="00297FB9" w:rsidRPr="00552F83">
        <w:rPr>
          <w:rFonts w:ascii="Lato" w:eastAsia="Cambria" w:hAnsi="Lato" w:cs="Arial"/>
          <w:color w:val="000000" w:themeColor="text1"/>
          <w:szCs w:val="20"/>
          <w:lang w:eastAsia="x-none"/>
        </w:rPr>
        <w:t>35% due to the competitive formation of other hydrocarbons and cok</w:t>
      </w:r>
      <w:r w:rsidR="003F741C" w:rsidRPr="00552F83">
        <w:rPr>
          <w:rFonts w:ascii="Lato" w:eastAsia="Cambria" w:hAnsi="Lato" w:cs="Arial"/>
          <w:color w:val="000000" w:themeColor="text1"/>
          <w:szCs w:val="20"/>
          <w:lang w:eastAsia="x-none"/>
        </w:rPr>
        <w:t>ing</w:t>
      </w:r>
      <w:r w:rsidR="00297FB9" w:rsidRPr="00552F83">
        <w:rPr>
          <w:rFonts w:ascii="Lato" w:eastAsia="Cambria" w:hAnsi="Lato" w:cs="Arial"/>
          <w:color w:val="000000" w:themeColor="text1"/>
          <w:szCs w:val="20"/>
          <w:lang w:eastAsia="x-none"/>
        </w:rPr>
        <w:t xml:space="preserve">. Consequently, catalytic thermal pyrolysis </w:t>
      </w:r>
      <w:r w:rsidR="006D323C">
        <w:rPr>
          <w:rFonts w:ascii="Lato" w:eastAsia="Cambria" w:hAnsi="Lato" w:cs="Arial"/>
          <w:color w:val="000000" w:themeColor="text1"/>
          <w:szCs w:val="20"/>
          <w:lang w:eastAsia="x-none"/>
        </w:rPr>
        <w:t>is not yet</w:t>
      </w:r>
      <w:r w:rsidR="00297FB9" w:rsidRPr="00552F83">
        <w:rPr>
          <w:rFonts w:ascii="Lato" w:eastAsia="Cambria" w:hAnsi="Lato" w:cs="Arial"/>
          <w:color w:val="000000" w:themeColor="text1"/>
          <w:szCs w:val="20"/>
          <w:lang w:eastAsia="x-none"/>
        </w:rPr>
        <w:t xml:space="preserve"> industrial</w:t>
      </w:r>
      <w:r w:rsidR="006D323C">
        <w:rPr>
          <w:rFonts w:ascii="Lato" w:eastAsia="Cambria" w:hAnsi="Lato" w:cs="Arial"/>
          <w:color w:val="000000" w:themeColor="text1"/>
          <w:szCs w:val="20"/>
          <w:lang w:eastAsia="x-none"/>
        </w:rPr>
        <w:t>ly</w:t>
      </w:r>
      <w:r w:rsidR="00297FB9" w:rsidRPr="00552F83">
        <w:rPr>
          <w:rFonts w:ascii="Lato" w:eastAsia="Cambria" w:hAnsi="Lato" w:cs="Arial"/>
          <w:color w:val="000000" w:themeColor="text1"/>
          <w:szCs w:val="20"/>
          <w:lang w:eastAsia="x-none"/>
        </w:rPr>
        <w:t xml:space="preserve"> </w:t>
      </w:r>
      <w:r w:rsidR="006D323C">
        <w:rPr>
          <w:rFonts w:ascii="Lato" w:eastAsia="Cambria" w:hAnsi="Lato" w:cs="Arial"/>
          <w:color w:val="000000" w:themeColor="text1"/>
          <w:szCs w:val="20"/>
          <w:lang w:eastAsia="x-none"/>
        </w:rPr>
        <w:t>viable</w:t>
      </w:r>
      <w:r w:rsidR="00297FB9" w:rsidRPr="00552F83">
        <w:rPr>
          <w:rFonts w:ascii="Lato" w:eastAsia="Cambria" w:hAnsi="Lato" w:cs="Arial"/>
          <w:color w:val="000000" w:themeColor="text1"/>
          <w:szCs w:val="20"/>
          <w:lang w:eastAsia="x-none"/>
        </w:rPr>
        <w:t xml:space="preserve">, </w:t>
      </w:r>
      <w:r w:rsidR="006D323C">
        <w:rPr>
          <w:rFonts w:ascii="Lato" w:eastAsia="Cambria" w:hAnsi="Lato" w:cs="Arial"/>
          <w:color w:val="000000" w:themeColor="text1"/>
          <w:szCs w:val="20"/>
          <w:lang w:eastAsia="x-none"/>
        </w:rPr>
        <w:t xml:space="preserve">calling for research efforts on </w:t>
      </w:r>
      <w:r w:rsidR="000578CB" w:rsidRPr="00552F83">
        <w:rPr>
          <w:rFonts w:ascii="Lato" w:eastAsia="Cambria" w:hAnsi="Lato" w:cs="Arial"/>
          <w:color w:val="000000" w:themeColor="text1"/>
          <w:szCs w:val="20"/>
          <w:lang w:eastAsia="x-none"/>
        </w:rPr>
        <w:t>catalyst and reactor</w:t>
      </w:r>
      <w:r w:rsidR="006D323C">
        <w:rPr>
          <w:rFonts w:ascii="Lato" w:eastAsia="Cambria" w:hAnsi="Lato" w:cs="Arial"/>
          <w:color w:val="000000" w:themeColor="text1"/>
          <w:szCs w:val="20"/>
          <w:lang w:eastAsia="x-none"/>
        </w:rPr>
        <w:t xml:space="preserve"> design</w:t>
      </w:r>
      <w:r w:rsidR="000578CB" w:rsidRPr="00552F83">
        <w:rPr>
          <w:rFonts w:ascii="Lato" w:eastAsia="Cambria" w:hAnsi="Lato" w:cs="Arial"/>
          <w:color w:val="000000" w:themeColor="text1"/>
          <w:szCs w:val="20"/>
          <w:lang w:eastAsia="x-none"/>
        </w:rPr>
        <w:t>.</w:t>
      </w:r>
    </w:p>
    <w:p w14:paraId="4198BB7A" w14:textId="0FEC2B1E" w:rsidR="003F741C" w:rsidRPr="00552F83" w:rsidRDefault="003F741C" w:rsidP="00C20DCE">
      <w:pPr>
        <w:spacing w:after="80"/>
        <w:rPr>
          <w:rFonts w:ascii="Lato" w:eastAsia="Cambria" w:hAnsi="Lato" w:cs="Arial"/>
          <w:b/>
          <w:bCs/>
          <w:color w:val="000000" w:themeColor="text1"/>
          <w:szCs w:val="20"/>
          <w:lang w:eastAsia="x-none"/>
        </w:rPr>
      </w:pPr>
      <w:r w:rsidRPr="00552F83">
        <w:rPr>
          <w:rFonts w:ascii="Lato" w:eastAsia="Cambria" w:hAnsi="Lato" w:cs="Arial"/>
          <w:b/>
          <w:bCs/>
          <w:color w:val="000000" w:themeColor="text1"/>
          <w:szCs w:val="20"/>
          <w:lang w:eastAsia="x-none"/>
        </w:rPr>
        <w:t>Action:</w:t>
      </w:r>
      <w:r w:rsidR="00F03D1A" w:rsidRPr="003E732C">
        <w:rPr>
          <w:rFonts w:ascii="Lato" w:eastAsia="Cambria" w:hAnsi="Lato" w:cs="Arial"/>
          <w:bCs/>
          <w:color w:val="000000" w:themeColor="text1"/>
          <w:szCs w:val="20"/>
          <w:lang w:eastAsia="x-none"/>
        </w:rPr>
        <w:t xml:space="preserve"> </w:t>
      </w:r>
      <w:r w:rsidR="00F03D1A" w:rsidRPr="003E732C">
        <w:rPr>
          <w:rFonts w:ascii="Lato" w:eastAsia="Times New Roman" w:hAnsi="Lato" w:cs="Arial"/>
          <w:iCs/>
          <w:color w:val="000000" w:themeColor="text1"/>
          <w:szCs w:val="20"/>
          <w:lang w:eastAsia="x-none"/>
        </w:rPr>
        <w:t>We</w:t>
      </w:r>
      <w:r w:rsidR="00F03D1A" w:rsidRPr="00F03D1A">
        <w:rPr>
          <w:rFonts w:ascii="Lato" w:eastAsia="Times New Roman" w:hAnsi="Lato" w:cs="Arial"/>
          <w:iCs/>
          <w:color w:val="000000" w:themeColor="text1"/>
          <w:szCs w:val="20"/>
          <w:lang w:eastAsia="x-none"/>
        </w:rPr>
        <w:t xml:space="preserve"> have summarized the key challenges related to catalysis in these two technologies separately</w:t>
      </w:r>
      <w:r w:rsidR="00F03D1A" w:rsidRPr="00F03D1A">
        <w:rPr>
          <w:rFonts w:ascii="Lato" w:eastAsia="Times New Roman" w:hAnsi="Lato" w:cs="Arial" w:hint="eastAsia"/>
          <w:iCs/>
          <w:color w:val="000000" w:themeColor="text1"/>
          <w:szCs w:val="20"/>
          <w:lang w:eastAsia="x-none"/>
        </w:rPr>
        <w:t xml:space="preserve"> </w:t>
      </w:r>
      <w:r w:rsidR="00F03D1A" w:rsidRPr="00F03D1A">
        <w:rPr>
          <w:rFonts w:ascii="Lato" w:eastAsia="Times New Roman" w:hAnsi="Lato" w:cs="Arial"/>
          <w:iCs/>
          <w:color w:val="000000" w:themeColor="text1"/>
          <w:szCs w:val="20"/>
          <w:lang w:eastAsia="x-none"/>
        </w:rPr>
        <w:t xml:space="preserve">in Section 2.4 </w:t>
      </w:r>
      <w:r w:rsidR="00F03D1A" w:rsidRPr="00F03D1A">
        <w:rPr>
          <w:rFonts w:ascii="Lato" w:eastAsia="DengXian" w:hAnsi="Lato" w:cs="Arial"/>
          <w:iCs/>
          <w:color w:val="000000" w:themeColor="text1"/>
          <w:szCs w:val="20"/>
          <w:lang w:eastAsia="zh-CN"/>
        </w:rPr>
        <w:t>(page xx, line xx)</w:t>
      </w:r>
      <w:r w:rsidR="00F03D1A" w:rsidRPr="00F03D1A">
        <w:rPr>
          <w:rFonts w:ascii="Lato" w:eastAsia="Times New Roman" w:hAnsi="Lato" w:cs="Arial"/>
          <w:iCs/>
          <w:color w:val="000000" w:themeColor="text1"/>
          <w:szCs w:val="20"/>
          <w:lang w:eastAsia="x-none"/>
        </w:rPr>
        <w:t>.</w:t>
      </w:r>
    </w:p>
    <w:sectPr w:rsidR="003F741C" w:rsidRPr="00552F83" w:rsidSect="00003B7F">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4B72A" w14:textId="77777777" w:rsidR="007060CF" w:rsidRDefault="007060CF">
      <w:pPr>
        <w:spacing w:after="0" w:line="240" w:lineRule="auto"/>
      </w:pPr>
      <w:r>
        <w:separator/>
      </w:r>
    </w:p>
  </w:endnote>
  <w:endnote w:type="continuationSeparator" w:id="0">
    <w:p w14:paraId="4B3E4E6E" w14:textId="77777777" w:rsidR="007060CF" w:rsidRDefault="007060CF">
      <w:pPr>
        <w:spacing w:after="0" w:line="240" w:lineRule="auto"/>
      </w:pPr>
      <w:r>
        <w:continuationSeparator/>
      </w:r>
    </w:p>
  </w:endnote>
  <w:endnote w:type="continuationNotice" w:id="1">
    <w:p w14:paraId="129FA3EB" w14:textId="77777777" w:rsidR="007060CF" w:rsidRDefault="007060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9825971"/>
      <w:docPartObj>
        <w:docPartGallery w:val="Page Numbers (Bottom of Page)"/>
        <w:docPartUnique/>
      </w:docPartObj>
    </w:sdtPr>
    <w:sdtEndPr>
      <w:rPr>
        <w:rFonts w:ascii="Lato" w:hAnsi="Lato" w:cs="Arial"/>
        <w:szCs w:val="20"/>
      </w:rPr>
    </w:sdtEndPr>
    <w:sdtContent>
      <w:p w14:paraId="543C5A61" w14:textId="628F3512" w:rsidR="00A57B0D" w:rsidRPr="00896873" w:rsidRDefault="00A57B0D" w:rsidP="0063658F">
        <w:pPr>
          <w:pStyle w:val="Footer"/>
          <w:spacing w:after="480"/>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Cs w:val="20"/>
      </w:rPr>
      <w:id w:val="1476491943"/>
      <w:docPartObj>
        <w:docPartGallery w:val="Page Numbers (Bottom of Page)"/>
        <w:docPartUnique/>
      </w:docPartObj>
    </w:sdt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E23293" w14:textId="77777777" w:rsidR="007060CF" w:rsidRDefault="007060CF">
      <w:pPr>
        <w:spacing w:after="0" w:line="240" w:lineRule="auto"/>
      </w:pPr>
      <w:r>
        <w:separator/>
      </w:r>
    </w:p>
  </w:footnote>
  <w:footnote w:type="continuationSeparator" w:id="0">
    <w:p w14:paraId="3D43F6DF" w14:textId="77777777" w:rsidR="007060CF" w:rsidRDefault="007060CF">
      <w:pPr>
        <w:spacing w:after="0" w:line="240" w:lineRule="auto"/>
      </w:pPr>
      <w:r>
        <w:continuationSeparator/>
      </w:r>
    </w:p>
  </w:footnote>
  <w:footnote w:type="continuationNotice" w:id="1">
    <w:p w14:paraId="29EBD86C" w14:textId="77777777" w:rsidR="007060CF" w:rsidRDefault="007060C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9392501">
    <w:abstractNumId w:val="15"/>
  </w:num>
  <w:num w:numId="2" w16cid:durableId="458768314">
    <w:abstractNumId w:val="14"/>
  </w:num>
  <w:num w:numId="3" w16cid:durableId="606811962">
    <w:abstractNumId w:val="18"/>
  </w:num>
  <w:num w:numId="4" w16cid:durableId="576329487">
    <w:abstractNumId w:val="12"/>
  </w:num>
  <w:num w:numId="5" w16cid:durableId="588202119">
    <w:abstractNumId w:val="0"/>
  </w:num>
  <w:num w:numId="6" w16cid:durableId="1174108931">
    <w:abstractNumId w:val="11"/>
  </w:num>
  <w:num w:numId="7" w16cid:durableId="167601061">
    <w:abstractNumId w:val="17"/>
  </w:num>
  <w:num w:numId="8" w16cid:durableId="581524956">
    <w:abstractNumId w:val="8"/>
  </w:num>
  <w:num w:numId="9" w16cid:durableId="536895930">
    <w:abstractNumId w:val="2"/>
  </w:num>
  <w:num w:numId="10" w16cid:durableId="396904610">
    <w:abstractNumId w:val="4"/>
  </w:num>
  <w:num w:numId="11" w16cid:durableId="241525824">
    <w:abstractNumId w:val="9"/>
  </w:num>
  <w:num w:numId="12" w16cid:durableId="1314217932">
    <w:abstractNumId w:val="13"/>
  </w:num>
  <w:num w:numId="13" w16cid:durableId="391465491">
    <w:abstractNumId w:val="16"/>
  </w:num>
  <w:num w:numId="14" w16cid:durableId="943727534">
    <w:abstractNumId w:val="21"/>
  </w:num>
  <w:num w:numId="15" w16cid:durableId="1779792483">
    <w:abstractNumId w:val="5"/>
  </w:num>
  <w:num w:numId="16" w16cid:durableId="511257920">
    <w:abstractNumId w:val="20"/>
  </w:num>
  <w:num w:numId="17" w16cid:durableId="1894467277">
    <w:abstractNumId w:val="3"/>
  </w:num>
  <w:num w:numId="18" w16cid:durableId="1424955307">
    <w:abstractNumId w:val="22"/>
  </w:num>
  <w:num w:numId="19" w16cid:durableId="852690415">
    <w:abstractNumId w:val="10"/>
  </w:num>
  <w:num w:numId="20" w16cid:durableId="908658756">
    <w:abstractNumId w:val="1"/>
  </w:num>
  <w:num w:numId="21" w16cid:durableId="1020547273">
    <w:abstractNumId w:val="6"/>
  </w:num>
  <w:num w:numId="22" w16cid:durableId="1752045757">
    <w:abstractNumId w:val="7"/>
  </w:num>
  <w:num w:numId="23" w16cid:durableId="213872276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Zhang, Zihao">
    <w15:presenceInfo w15:providerId="AD" w15:userId="S::zzhan125@utk.edu::26112959-846b-4648-8ed6-22f7e11ddc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trackRevisions/>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Mq4FAMqT+6I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668"/>
    <w:rsid w:val="00002935"/>
    <w:rsid w:val="00002FDA"/>
    <w:rsid w:val="0000350D"/>
    <w:rsid w:val="000035B4"/>
    <w:rsid w:val="00003A27"/>
    <w:rsid w:val="00003B1E"/>
    <w:rsid w:val="00003B7F"/>
    <w:rsid w:val="00003C76"/>
    <w:rsid w:val="000047EE"/>
    <w:rsid w:val="000049D6"/>
    <w:rsid w:val="00004B41"/>
    <w:rsid w:val="00004DEA"/>
    <w:rsid w:val="0000525A"/>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AB7"/>
    <w:rsid w:val="0002710D"/>
    <w:rsid w:val="00027151"/>
    <w:rsid w:val="000271FD"/>
    <w:rsid w:val="000273C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5D2E"/>
    <w:rsid w:val="000460A5"/>
    <w:rsid w:val="000464C2"/>
    <w:rsid w:val="00046552"/>
    <w:rsid w:val="00046BAE"/>
    <w:rsid w:val="0004702E"/>
    <w:rsid w:val="00047613"/>
    <w:rsid w:val="00047D7C"/>
    <w:rsid w:val="00050530"/>
    <w:rsid w:val="00050563"/>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52DA"/>
    <w:rsid w:val="000554AB"/>
    <w:rsid w:val="000557DC"/>
    <w:rsid w:val="000558EB"/>
    <w:rsid w:val="00055BBF"/>
    <w:rsid w:val="0005634A"/>
    <w:rsid w:val="000563B1"/>
    <w:rsid w:val="00056571"/>
    <w:rsid w:val="0005695E"/>
    <w:rsid w:val="00056BA2"/>
    <w:rsid w:val="00056EB1"/>
    <w:rsid w:val="00057169"/>
    <w:rsid w:val="000574C6"/>
    <w:rsid w:val="00057737"/>
    <w:rsid w:val="0005773C"/>
    <w:rsid w:val="000578CB"/>
    <w:rsid w:val="0006015F"/>
    <w:rsid w:val="0006063C"/>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5677"/>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2B2"/>
    <w:rsid w:val="000B0CC1"/>
    <w:rsid w:val="000B0EEF"/>
    <w:rsid w:val="000B0FF1"/>
    <w:rsid w:val="000B0FF6"/>
    <w:rsid w:val="000B2089"/>
    <w:rsid w:val="000B20D7"/>
    <w:rsid w:val="000B2C72"/>
    <w:rsid w:val="000B2CD8"/>
    <w:rsid w:val="000B2EE0"/>
    <w:rsid w:val="000B3275"/>
    <w:rsid w:val="000B33C3"/>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D0002"/>
    <w:rsid w:val="000D0021"/>
    <w:rsid w:val="000D028C"/>
    <w:rsid w:val="000D03D6"/>
    <w:rsid w:val="000D0405"/>
    <w:rsid w:val="000D0422"/>
    <w:rsid w:val="000D07CD"/>
    <w:rsid w:val="000D0DD2"/>
    <w:rsid w:val="000D140A"/>
    <w:rsid w:val="000D164B"/>
    <w:rsid w:val="000D1D4D"/>
    <w:rsid w:val="000D22B3"/>
    <w:rsid w:val="000D2403"/>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6F98"/>
    <w:rsid w:val="000D75D9"/>
    <w:rsid w:val="000D7BC6"/>
    <w:rsid w:val="000E0072"/>
    <w:rsid w:val="000E02F5"/>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A59"/>
    <w:rsid w:val="00122C75"/>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637"/>
    <w:rsid w:val="00130670"/>
    <w:rsid w:val="00130993"/>
    <w:rsid w:val="00130B4D"/>
    <w:rsid w:val="00130ECF"/>
    <w:rsid w:val="001312F9"/>
    <w:rsid w:val="001315B5"/>
    <w:rsid w:val="001316CA"/>
    <w:rsid w:val="0013193F"/>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503AE"/>
    <w:rsid w:val="00150AEE"/>
    <w:rsid w:val="00150D43"/>
    <w:rsid w:val="00151246"/>
    <w:rsid w:val="001512B2"/>
    <w:rsid w:val="00151347"/>
    <w:rsid w:val="001515AC"/>
    <w:rsid w:val="00151881"/>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5AD"/>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2FCF"/>
    <w:rsid w:val="00163194"/>
    <w:rsid w:val="00163270"/>
    <w:rsid w:val="0016330C"/>
    <w:rsid w:val="00163450"/>
    <w:rsid w:val="00163669"/>
    <w:rsid w:val="0016377F"/>
    <w:rsid w:val="00163A32"/>
    <w:rsid w:val="00163FCD"/>
    <w:rsid w:val="001641E0"/>
    <w:rsid w:val="0016445F"/>
    <w:rsid w:val="001648A5"/>
    <w:rsid w:val="0016510D"/>
    <w:rsid w:val="00165284"/>
    <w:rsid w:val="001652CB"/>
    <w:rsid w:val="001652D9"/>
    <w:rsid w:val="00165348"/>
    <w:rsid w:val="00165748"/>
    <w:rsid w:val="00165977"/>
    <w:rsid w:val="001659CE"/>
    <w:rsid w:val="00165BBD"/>
    <w:rsid w:val="00165E07"/>
    <w:rsid w:val="001661F1"/>
    <w:rsid w:val="00166492"/>
    <w:rsid w:val="001668EA"/>
    <w:rsid w:val="00166DC7"/>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614"/>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4AF"/>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8B1"/>
    <w:rsid w:val="00197B80"/>
    <w:rsid w:val="001A0659"/>
    <w:rsid w:val="001A06D7"/>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8A4"/>
    <w:rsid w:val="001A3D8D"/>
    <w:rsid w:val="001A3DF4"/>
    <w:rsid w:val="001A4391"/>
    <w:rsid w:val="001A457C"/>
    <w:rsid w:val="001A467F"/>
    <w:rsid w:val="001A4C25"/>
    <w:rsid w:val="001A528F"/>
    <w:rsid w:val="001A53DE"/>
    <w:rsid w:val="001A5473"/>
    <w:rsid w:val="001A5EB2"/>
    <w:rsid w:val="001A5F0F"/>
    <w:rsid w:val="001A61F8"/>
    <w:rsid w:val="001A6282"/>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15C"/>
    <w:rsid w:val="001B2F04"/>
    <w:rsid w:val="001B2FE3"/>
    <w:rsid w:val="001B34C0"/>
    <w:rsid w:val="001B3919"/>
    <w:rsid w:val="001B3C8C"/>
    <w:rsid w:val="001B4145"/>
    <w:rsid w:val="001B43CB"/>
    <w:rsid w:val="001B4E0C"/>
    <w:rsid w:val="001B4FA1"/>
    <w:rsid w:val="001B50CE"/>
    <w:rsid w:val="001B5824"/>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66F3"/>
    <w:rsid w:val="001C733E"/>
    <w:rsid w:val="001C7579"/>
    <w:rsid w:val="001C7690"/>
    <w:rsid w:val="001C773D"/>
    <w:rsid w:val="001C7976"/>
    <w:rsid w:val="001C7E9E"/>
    <w:rsid w:val="001D01CA"/>
    <w:rsid w:val="001D0AB8"/>
    <w:rsid w:val="001D0B81"/>
    <w:rsid w:val="001D1199"/>
    <w:rsid w:val="001D13C3"/>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B52"/>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D97"/>
    <w:rsid w:val="001F3395"/>
    <w:rsid w:val="001F33BE"/>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198"/>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5442"/>
    <w:rsid w:val="002155A9"/>
    <w:rsid w:val="0021574E"/>
    <w:rsid w:val="00215BD2"/>
    <w:rsid w:val="00215DB8"/>
    <w:rsid w:val="00215EE9"/>
    <w:rsid w:val="00215FE8"/>
    <w:rsid w:val="0021615F"/>
    <w:rsid w:val="002162D3"/>
    <w:rsid w:val="00216397"/>
    <w:rsid w:val="002163B4"/>
    <w:rsid w:val="002163C8"/>
    <w:rsid w:val="00216456"/>
    <w:rsid w:val="0021653F"/>
    <w:rsid w:val="0021660D"/>
    <w:rsid w:val="00216894"/>
    <w:rsid w:val="002168A5"/>
    <w:rsid w:val="002169D8"/>
    <w:rsid w:val="00216CC8"/>
    <w:rsid w:val="00216CD0"/>
    <w:rsid w:val="00216D46"/>
    <w:rsid w:val="00217358"/>
    <w:rsid w:val="002176CB"/>
    <w:rsid w:val="00217C82"/>
    <w:rsid w:val="002204FE"/>
    <w:rsid w:val="00220A8B"/>
    <w:rsid w:val="00220AF7"/>
    <w:rsid w:val="00220DB0"/>
    <w:rsid w:val="00220FC1"/>
    <w:rsid w:val="002211F5"/>
    <w:rsid w:val="0022126B"/>
    <w:rsid w:val="00221654"/>
    <w:rsid w:val="002216CC"/>
    <w:rsid w:val="00221A2F"/>
    <w:rsid w:val="00221C6A"/>
    <w:rsid w:val="002223A7"/>
    <w:rsid w:val="00222748"/>
    <w:rsid w:val="0022292A"/>
    <w:rsid w:val="00222B37"/>
    <w:rsid w:val="00222CCA"/>
    <w:rsid w:val="00222DC8"/>
    <w:rsid w:val="0022351F"/>
    <w:rsid w:val="00223BE8"/>
    <w:rsid w:val="002242DA"/>
    <w:rsid w:val="002249FA"/>
    <w:rsid w:val="00224AD2"/>
    <w:rsid w:val="002251BE"/>
    <w:rsid w:val="002253CD"/>
    <w:rsid w:val="002259A9"/>
    <w:rsid w:val="00225C27"/>
    <w:rsid w:val="002265D2"/>
    <w:rsid w:val="00226BB6"/>
    <w:rsid w:val="00226CCB"/>
    <w:rsid w:val="002270A8"/>
    <w:rsid w:val="002302BD"/>
    <w:rsid w:val="0023051B"/>
    <w:rsid w:val="00230EB4"/>
    <w:rsid w:val="00231984"/>
    <w:rsid w:val="00231D40"/>
    <w:rsid w:val="00231FA2"/>
    <w:rsid w:val="0023211E"/>
    <w:rsid w:val="00232201"/>
    <w:rsid w:val="002325AD"/>
    <w:rsid w:val="00232BA0"/>
    <w:rsid w:val="00232C98"/>
    <w:rsid w:val="00232E60"/>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582"/>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3044"/>
    <w:rsid w:val="0029352E"/>
    <w:rsid w:val="00294009"/>
    <w:rsid w:val="0029428D"/>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1BEC"/>
    <w:rsid w:val="002A1D9C"/>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4AA"/>
    <w:rsid w:val="002C1D2E"/>
    <w:rsid w:val="002C1F7D"/>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1AC2"/>
    <w:rsid w:val="002D1F16"/>
    <w:rsid w:val="002D2523"/>
    <w:rsid w:val="002D27E1"/>
    <w:rsid w:val="002D28B6"/>
    <w:rsid w:val="002D2E15"/>
    <w:rsid w:val="002D3A0A"/>
    <w:rsid w:val="002D3AF3"/>
    <w:rsid w:val="002D413A"/>
    <w:rsid w:val="002D493E"/>
    <w:rsid w:val="002D4A13"/>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633"/>
    <w:rsid w:val="002E180D"/>
    <w:rsid w:val="002E1832"/>
    <w:rsid w:val="002E230D"/>
    <w:rsid w:val="002E2697"/>
    <w:rsid w:val="002E293E"/>
    <w:rsid w:val="002E2D9E"/>
    <w:rsid w:val="002E35EF"/>
    <w:rsid w:val="002E3A1E"/>
    <w:rsid w:val="002E3C9C"/>
    <w:rsid w:val="002E3EEA"/>
    <w:rsid w:val="002E40EB"/>
    <w:rsid w:val="002E41C2"/>
    <w:rsid w:val="002E43A6"/>
    <w:rsid w:val="002E47C0"/>
    <w:rsid w:val="002E4C40"/>
    <w:rsid w:val="002E5CF3"/>
    <w:rsid w:val="002E5ED3"/>
    <w:rsid w:val="002E5F27"/>
    <w:rsid w:val="002E606F"/>
    <w:rsid w:val="002E6C5D"/>
    <w:rsid w:val="002E6E7B"/>
    <w:rsid w:val="002E7680"/>
    <w:rsid w:val="002E78A9"/>
    <w:rsid w:val="002E7D20"/>
    <w:rsid w:val="002F03F7"/>
    <w:rsid w:val="002F0486"/>
    <w:rsid w:val="002F05B1"/>
    <w:rsid w:val="002F05C9"/>
    <w:rsid w:val="002F169C"/>
    <w:rsid w:val="002F1BDB"/>
    <w:rsid w:val="002F1F10"/>
    <w:rsid w:val="002F20A4"/>
    <w:rsid w:val="002F20A8"/>
    <w:rsid w:val="002F22AC"/>
    <w:rsid w:val="002F2628"/>
    <w:rsid w:val="002F263E"/>
    <w:rsid w:val="002F26AA"/>
    <w:rsid w:val="002F280B"/>
    <w:rsid w:val="002F2C8A"/>
    <w:rsid w:val="002F30DF"/>
    <w:rsid w:val="002F358C"/>
    <w:rsid w:val="002F3AA5"/>
    <w:rsid w:val="002F3ECE"/>
    <w:rsid w:val="002F4499"/>
    <w:rsid w:val="002F4C01"/>
    <w:rsid w:val="002F4D13"/>
    <w:rsid w:val="002F4EF7"/>
    <w:rsid w:val="002F521F"/>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933"/>
    <w:rsid w:val="00302D9D"/>
    <w:rsid w:val="00303697"/>
    <w:rsid w:val="00303A5B"/>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620"/>
    <w:rsid w:val="00314A77"/>
    <w:rsid w:val="00314CF7"/>
    <w:rsid w:val="00314E08"/>
    <w:rsid w:val="00314E43"/>
    <w:rsid w:val="0031527F"/>
    <w:rsid w:val="00315B56"/>
    <w:rsid w:val="0031621E"/>
    <w:rsid w:val="003162C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0E9"/>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33D"/>
    <w:rsid w:val="00336DBC"/>
    <w:rsid w:val="00337042"/>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7A3"/>
    <w:rsid w:val="003448FC"/>
    <w:rsid w:val="00344D09"/>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2FA0"/>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67A24"/>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39"/>
    <w:rsid w:val="00373996"/>
    <w:rsid w:val="00374259"/>
    <w:rsid w:val="0037428D"/>
    <w:rsid w:val="00374A70"/>
    <w:rsid w:val="0037514C"/>
    <w:rsid w:val="00375409"/>
    <w:rsid w:val="00375A48"/>
    <w:rsid w:val="003766CC"/>
    <w:rsid w:val="003767ED"/>
    <w:rsid w:val="00376C6B"/>
    <w:rsid w:val="00376E58"/>
    <w:rsid w:val="00376F5B"/>
    <w:rsid w:val="00377868"/>
    <w:rsid w:val="00377925"/>
    <w:rsid w:val="00377B25"/>
    <w:rsid w:val="003803A0"/>
    <w:rsid w:val="00380776"/>
    <w:rsid w:val="00380AFA"/>
    <w:rsid w:val="00380B6A"/>
    <w:rsid w:val="00382155"/>
    <w:rsid w:val="00383485"/>
    <w:rsid w:val="00383778"/>
    <w:rsid w:val="00383958"/>
    <w:rsid w:val="003843AF"/>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DF"/>
    <w:rsid w:val="003961ED"/>
    <w:rsid w:val="003964BE"/>
    <w:rsid w:val="003966B6"/>
    <w:rsid w:val="00396EFA"/>
    <w:rsid w:val="003977F4"/>
    <w:rsid w:val="00397B8C"/>
    <w:rsid w:val="00397F19"/>
    <w:rsid w:val="00397F5A"/>
    <w:rsid w:val="003A0053"/>
    <w:rsid w:val="003A091A"/>
    <w:rsid w:val="003A094B"/>
    <w:rsid w:val="003A0981"/>
    <w:rsid w:val="003A09FB"/>
    <w:rsid w:val="003A0AF8"/>
    <w:rsid w:val="003A0BF8"/>
    <w:rsid w:val="003A15BB"/>
    <w:rsid w:val="003A16B6"/>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AD5"/>
    <w:rsid w:val="003A6C76"/>
    <w:rsid w:val="003A6F1A"/>
    <w:rsid w:val="003A6FF2"/>
    <w:rsid w:val="003A778F"/>
    <w:rsid w:val="003A7B5B"/>
    <w:rsid w:val="003A7B8B"/>
    <w:rsid w:val="003B0651"/>
    <w:rsid w:val="003B07AD"/>
    <w:rsid w:val="003B0E6E"/>
    <w:rsid w:val="003B0F6E"/>
    <w:rsid w:val="003B120D"/>
    <w:rsid w:val="003B171A"/>
    <w:rsid w:val="003B1A51"/>
    <w:rsid w:val="003B1A71"/>
    <w:rsid w:val="003B1B15"/>
    <w:rsid w:val="003B1DA2"/>
    <w:rsid w:val="003B1F29"/>
    <w:rsid w:val="003B21F3"/>
    <w:rsid w:val="003B2595"/>
    <w:rsid w:val="003B25FA"/>
    <w:rsid w:val="003B267B"/>
    <w:rsid w:val="003B2A64"/>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D014F"/>
    <w:rsid w:val="003D0154"/>
    <w:rsid w:val="003D0B14"/>
    <w:rsid w:val="003D123C"/>
    <w:rsid w:val="003D13E0"/>
    <w:rsid w:val="003D1B13"/>
    <w:rsid w:val="003D1F24"/>
    <w:rsid w:val="003D2180"/>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7226"/>
    <w:rsid w:val="003D7625"/>
    <w:rsid w:val="003D76C3"/>
    <w:rsid w:val="003D78F3"/>
    <w:rsid w:val="003E0D31"/>
    <w:rsid w:val="003E0D9B"/>
    <w:rsid w:val="003E0ED7"/>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A81"/>
    <w:rsid w:val="003E5C61"/>
    <w:rsid w:val="003E5EE9"/>
    <w:rsid w:val="003E60AD"/>
    <w:rsid w:val="003E6ABB"/>
    <w:rsid w:val="003E6DFB"/>
    <w:rsid w:val="003E72C2"/>
    <w:rsid w:val="003E732C"/>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50"/>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E45"/>
    <w:rsid w:val="0040042C"/>
    <w:rsid w:val="004008EE"/>
    <w:rsid w:val="00400E3C"/>
    <w:rsid w:val="004012FF"/>
    <w:rsid w:val="0040169B"/>
    <w:rsid w:val="0040234F"/>
    <w:rsid w:val="00402507"/>
    <w:rsid w:val="00402530"/>
    <w:rsid w:val="00402C89"/>
    <w:rsid w:val="00402D8F"/>
    <w:rsid w:val="00402DD4"/>
    <w:rsid w:val="00402FAE"/>
    <w:rsid w:val="00403057"/>
    <w:rsid w:val="004032D5"/>
    <w:rsid w:val="004037B9"/>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86B"/>
    <w:rsid w:val="00410939"/>
    <w:rsid w:val="00410FC2"/>
    <w:rsid w:val="0041115E"/>
    <w:rsid w:val="00411E13"/>
    <w:rsid w:val="00411E7A"/>
    <w:rsid w:val="00411F7E"/>
    <w:rsid w:val="004125F0"/>
    <w:rsid w:val="00412C46"/>
    <w:rsid w:val="004137D9"/>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82"/>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3EDA"/>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4AF3"/>
    <w:rsid w:val="004754CB"/>
    <w:rsid w:val="00475F6D"/>
    <w:rsid w:val="004768BF"/>
    <w:rsid w:val="004769DB"/>
    <w:rsid w:val="00476C95"/>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3C05"/>
    <w:rsid w:val="00493DED"/>
    <w:rsid w:val="00493FB6"/>
    <w:rsid w:val="00494217"/>
    <w:rsid w:val="00494251"/>
    <w:rsid w:val="00494375"/>
    <w:rsid w:val="004944E9"/>
    <w:rsid w:val="004946E7"/>
    <w:rsid w:val="00494797"/>
    <w:rsid w:val="00494B8C"/>
    <w:rsid w:val="0049543F"/>
    <w:rsid w:val="00495AD2"/>
    <w:rsid w:val="00495DB9"/>
    <w:rsid w:val="00495EFA"/>
    <w:rsid w:val="00495FD3"/>
    <w:rsid w:val="0049654C"/>
    <w:rsid w:val="00496826"/>
    <w:rsid w:val="00496BE5"/>
    <w:rsid w:val="00497203"/>
    <w:rsid w:val="00497758"/>
    <w:rsid w:val="00497809"/>
    <w:rsid w:val="0049780A"/>
    <w:rsid w:val="00497AAE"/>
    <w:rsid w:val="00497CA3"/>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5BE"/>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680"/>
    <w:rsid w:val="004B275C"/>
    <w:rsid w:val="004B280C"/>
    <w:rsid w:val="004B2AE8"/>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64C"/>
    <w:rsid w:val="004E1734"/>
    <w:rsid w:val="004E27A7"/>
    <w:rsid w:val="004E29F8"/>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5A"/>
    <w:rsid w:val="004F17A7"/>
    <w:rsid w:val="004F1BC1"/>
    <w:rsid w:val="004F20D1"/>
    <w:rsid w:val="004F26B5"/>
    <w:rsid w:val="004F2A33"/>
    <w:rsid w:val="004F2B9B"/>
    <w:rsid w:val="004F3067"/>
    <w:rsid w:val="004F32DC"/>
    <w:rsid w:val="004F3936"/>
    <w:rsid w:val="004F39FC"/>
    <w:rsid w:val="004F3A8C"/>
    <w:rsid w:val="004F48B9"/>
    <w:rsid w:val="004F48E4"/>
    <w:rsid w:val="004F48F8"/>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509E"/>
    <w:rsid w:val="00505259"/>
    <w:rsid w:val="00505D6B"/>
    <w:rsid w:val="00506875"/>
    <w:rsid w:val="00506F06"/>
    <w:rsid w:val="0050700C"/>
    <w:rsid w:val="0050712D"/>
    <w:rsid w:val="0050737F"/>
    <w:rsid w:val="005073A1"/>
    <w:rsid w:val="005077F2"/>
    <w:rsid w:val="00507A16"/>
    <w:rsid w:val="00507C48"/>
    <w:rsid w:val="00510193"/>
    <w:rsid w:val="005104E4"/>
    <w:rsid w:val="00510D73"/>
    <w:rsid w:val="00510E3F"/>
    <w:rsid w:val="00510E80"/>
    <w:rsid w:val="00510F9B"/>
    <w:rsid w:val="0051187B"/>
    <w:rsid w:val="00511E6D"/>
    <w:rsid w:val="00512735"/>
    <w:rsid w:val="0051273B"/>
    <w:rsid w:val="005128F6"/>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E69"/>
    <w:rsid w:val="005232A7"/>
    <w:rsid w:val="005232D8"/>
    <w:rsid w:val="00523471"/>
    <w:rsid w:val="00524702"/>
    <w:rsid w:val="00524A9A"/>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73B"/>
    <w:rsid w:val="00547B37"/>
    <w:rsid w:val="00547E06"/>
    <w:rsid w:val="00547E74"/>
    <w:rsid w:val="00550125"/>
    <w:rsid w:val="005501F1"/>
    <w:rsid w:val="00550864"/>
    <w:rsid w:val="00551100"/>
    <w:rsid w:val="00551973"/>
    <w:rsid w:val="00551A7A"/>
    <w:rsid w:val="005527F4"/>
    <w:rsid w:val="00552956"/>
    <w:rsid w:val="0055298E"/>
    <w:rsid w:val="00552F83"/>
    <w:rsid w:val="005530DD"/>
    <w:rsid w:val="00553267"/>
    <w:rsid w:val="005534EC"/>
    <w:rsid w:val="005535AB"/>
    <w:rsid w:val="00553CFD"/>
    <w:rsid w:val="00553D3A"/>
    <w:rsid w:val="00554477"/>
    <w:rsid w:val="00554610"/>
    <w:rsid w:val="00554C09"/>
    <w:rsid w:val="00554F52"/>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8B"/>
    <w:rsid w:val="005615EE"/>
    <w:rsid w:val="005617D5"/>
    <w:rsid w:val="00561B0B"/>
    <w:rsid w:val="00561BEA"/>
    <w:rsid w:val="00561E6B"/>
    <w:rsid w:val="0056210C"/>
    <w:rsid w:val="00562356"/>
    <w:rsid w:val="0056237D"/>
    <w:rsid w:val="00562516"/>
    <w:rsid w:val="0056295A"/>
    <w:rsid w:val="005633D3"/>
    <w:rsid w:val="00563B9F"/>
    <w:rsid w:val="00563D4C"/>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70A"/>
    <w:rsid w:val="005819DE"/>
    <w:rsid w:val="00581B87"/>
    <w:rsid w:val="00581F6E"/>
    <w:rsid w:val="0058224C"/>
    <w:rsid w:val="00582CC7"/>
    <w:rsid w:val="00582D79"/>
    <w:rsid w:val="00582E1C"/>
    <w:rsid w:val="005834BE"/>
    <w:rsid w:val="00583919"/>
    <w:rsid w:val="00583DC3"/>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3F"/>
    <w:rsid w:val="0059156F"/>
    <w:rsid w:val="0059167C"/>
    <w:rsid w:val="0059174B"/>
    <w:rsid w:val="00591932"/>
    <w:rsid w:val="0059246A"/>
    <w:rsid w:val="00592BF7"/>
    <w:rsid w:val="00593182"/>
    <w:rsid w:val="005932D1"/>
    <w:rsid w:val="005935B5"/>
    <w:rsid w:val="00593CC3"/>
    <w:rsid w:val="00593E25"/>
    <w:rsid w:val="00594324"/>
    <w:rsid w:val="00594410"/>
    <w:rsid w:val="00594460"/>
    <w:rsid w:val="0059483B"/>
    <w:rsid w:val="00594855"/>
    <w:rsid w:val="00594A56"/>
    <w:rsid w:val="00594A9E"/>
    <w:rsid w:val="00594C37"/>
    <w:rsid w:val="00594C7A"/>
    <w:rsid w:val="00594F06"/>
    <w:rsid w:val="00594F13"/>
    <w:rsid w:val="00595809"/>
    <w:rsid w:val="00595EBE"/>
    <w:rsid w:val="0059636C"/>
    <w:rsid w:val="005969FD"/>
    <w:rsid w:val="00596A42"/>
    <w:rsid w:val="00596A90"/>
    <w:rsid w:val="00596DBB"/>
    <w:rsid w:val="00596DC8"/>
    <w:rsid w:val="00596E35"/>
    <w:rsid w:val="00596E92"/>
    <w:rsid w:val="00597083"/>
    <w:rsid w:val="005970A0"/>
    <w:rsid w:val="005972FE"/>
    <w:rsid w:val="00597408"/>
    <w:rsid w:val="0059742F"/>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308"/>
    <w:rsid w:val="005A444E"/>
    <w:rsid w:val="005A4467"/>
    <w:rsid w:val="005A44B9"/>
    <w:rsid w:val="005A4534"/>
    <w:rsid w:val="005A46A2"/>
    <w:rsid w:val="005A48A0"/>
    <w:rsid w:val="005A4F36"/>
    <w:rsid w:val="005A4F43"/>
    <w:rsid w:val="005A55D7"/>
    <w:rsid w:val="005A57B3"/>
    <w:rsid w:val="005A57D4"/>
    <w:rsid w:val="005A5874"/>
    <w:rsid w:val="005A5C11"/>
    <w:rsid w:val="005A616A"/>
    <w:rsid w:val="005A65B8"/>
    <w:rsid w:val="005A6D1D"/>
    <w:rsid w:val="005A6F1F"/>
    <w:rsid w:val="005A75F6"/>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CA1"/>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75D"/>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072"/>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CF"/>
    <w:rsid w:val="006215B0"/>
    <w:rsid w:val="006216B2"/>
    <w:rsid w:val="00621C76"/>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515"/>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4E"/>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4D74"/>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54C"/>
    <w:rsid w:val="00664725"/>
    <w:rsid w:val="006647A4"/>
    <w:rsid w:val="00664896"/>
    <w:rsid w:val="00664A66"/>
    <w:rsid w:val="00664DE3"/>
    <w:rsid w:val="00664E9C"/>
    <w:rsid w:val="0066502F"/>
    <w:rsid w:val="00665BBC"/>
    <w:rsid w:val="00665C32"/>
    <w:rsid w:val="00665DF0"/>
    <w:rsid w:val="006664C7"/>
    <w:rsid w:val="00666615"/>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1CA"/>
    <w:rsid w:val="00685318"/>
    <w:rsid w:val="006856A8"/>
    <w:rsid w:val="006856D8"/>
    <w:rsid w:val="00685736"/>
    <w:rsid w:val="006858EC"/>
    <w:rsid w:val="006859B3"/>
    <w:rsid w:val="006861E9"/>
    <w:rsid w:val="006865BA"/>
    <w:rsid w:val="0068690C"/>
    <w:rsid w:val="0068757B"/>
    <w:rsid w:val="0068785A"/>
    <w:rsid w:val="006904B3"/>
    <w:rsid w:val="00690CA6"/>
    <w:rsid w:val="00690FC3"/>
    <w:rsid w:val="00691338"/>
    <w:rsid w:val="006914A2"/>
    <w:rsid w:val="006914C5"/>
    <w:rsid w:val="0069171E"/>
    <w:rsid w:val="00691A3C"/>
    <w:rsid w:val="006920F4"/>
    <w:rsid w:val="0069285F"/>
    <w:rsid w:val="00692BEB"/>
    <w:rsid w:val="00692CC4"/>
    <w:rsid w:val="0069303C"/>
    <w:rsid w:val="00693156"/>
    <w:rsid w:val="00693281"/>
    <w:rsid w:val="00693696"/>
    <w:rsid w:val="00693874"/>
    <w:rsid w:val="006938AF"/>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1B1"/>
    <w:rsid w:val="006A757D"/>
    <w:rsid w:val="006A7A0D"/>
    <w:rsid w:val="006A7BD6"/>
    <w:rsid w:val="006A7D21"/>
    <w:rsid w:val="006B0146"/>
    <w:rsid w:val="006B085B"/>
    <w:rsid w:val="006B0C84"/>
    <w:rsid w:val="006B0F71"/>
    <w:rsid w:val="006B0F94"/>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E4A"/>
    <w:rsid w:val="006C1E5C"/>
    <w:rsid w:val="006C1F57"/>
    <w:rsid w:val="006C21DF"/>
    <w:rsid w:val="006C2490"/>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103"/>
    <w:rsid w:val="006D323C"/>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A1"/>
    <w:rsid w:val="006E14CF"/>
    <w:rsid w:val="006E15D6"/>
    <w:rsid w:val="006E1692"/>
    <w:rsid w:val="006E1A5F"/>
    <w:rsid w:val="006E1AEB"/>
    <w:rsid w:val="006E1E3A"/>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1F6E"/>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0CF"/>
    <w:rsid w:val="00706264"/>
    <w:rsid w:val="0070664F"/>
    <w:rsid w:val="007067FE"/>
    <w:rsid w:val="00706AF9"/>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4F5"/>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C50"/>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46F"/>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690"/>
    <w:rsid w:val="00751D6F"/>
    <w:rsid w:val="00751D71"/>
    <w:rsid w:val="00752A37"/>
    <w:rsid w:val="00752BAB"/>
    <w:rsid w:val="00752D00"/>
    <w:rsid w:val="00752E97"/>
    <w:rsid w:val="0075344B"/>
    <w:rsid w:val="00753556"/>
    <w:rsid w:val="007535CF"/>
    <w:rsid w:val="00753B86"/>
    <w:rsid w:val="00753EDA"/>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24C"/>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18E"/>
    <w:rsid w:val="00766313"/>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59"/>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D7E"/>
    <w:rsid w:val="007966DD"/>
    <w:rsid w:val="007969D7"/>
    <w:rsid w:val="00796AD5"/>
    <w:rsid w:val="00796AE9"/>
    <w:rsid w:val="00796E6A"/>
    <w:rsid w:val="0079729F"/>
    <w:rsid w:val="00797522"/>
    <w:rsid w:val="0079772B"/>
    <w:rsid w:val="007979CC"/>
    <w:rsid w:val="00797ACB"/>
    <w:rsid w:val="00797D6C"/>
    <w:rsid w:val="007A0617"/>
    <w:rsid w:val="007A133D"/>
    <w:rsid w:val="007A191F"/>
    <w:rsid w:val="007A1A14"/>
    <w:rsid w:val="007A1BFC"/>
    <w:rsid w:val="007A1D5E"/>
    <w:rsid w:val="007A1E28"/>
    <w:rsid w:val="007A1E79"/>
    <w:rsid w:val="007A2324"/>
    <w:rsid w:val="007A283E"/>
    <w:rsid w:val="007A284F"/>
    <w:rsid w:val="007A2923"/>
    <w:rsid w:val="007A2D21"/>
    <w:rsid w:val="007A2E0A"/>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6FC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7F7D94"/>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748A"/>
    <w:rsid w:val="00817D5C"/>
    <w:rsid w:val="00820019"/>
    <w:rsid w:val="008200A9"/>
    <w:rsid w:val="00820130"/>
    <w:rsid w:val="00820D7F"/>
    <w:rsid w:val="00821263"/>
    <w:rsid w:val="008213DA"/>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3080"/>
    <w:rsid w:val="00833F94"/>
    <w:rsid w:val="008343AC"/>
    <w:rsid w:val="00834433"/>
    <w:rsid w:val="008345F8"/>
    <w:rsid w:val="0083463F"/>
    <w:rsid w:val="00834A81"/>
    <w:rsid w:val="00834E3F"/>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10B8"/>
    <w:rsid w:val="0084137D"/>
    <w:rsid w:val="00841AC4"/>
    <w:rsid w:val="00841F2E"/>
    <w:rsid w:val="0084269A"/>
    <w:rsid w:val="0084275F"/>
    <w:rsid w:val="00842E47"/>
    <w:rsid w:val="00842F9A"/>
    <w:rsid w:val="00843137"/>
    <w:rsid w:val="008432AC"/>
    <w:rsid w:val="00843328"/>
    <w:rsid w:val="00843F3A"/>
    <w:rsid w:val="0084487C"/>
    <w:rsid w:val="00844E6D"/>
    <w:rsid w:val="00845182"/>
    <w:rsid w:val="0084519B"/>
    <w:rsid w:val="008451C6"/>
    <w:rsid w:val="008451FE"/>
    <w:rsid w:val="008453A9"/>
    <w:rsid w:val="008453AA"/>
    <w:rsid w:val="008458F7"/>
    <w:rsid w:val="00845995"/>
    <w:rsid w:val="00845A8A"/>
    <w:rsid w:val="00845B6D"/>
    <w:rsid w:val="0084653B"/>
    <w:rsid w:val="00846E49"/>
    <w:rsid w:val="00847244"/>
    <w:rsid w:val="008473F5"/>
    <w:rsid w:val="0084751A"/>
    <w:rsid w:val="00847870"/>
    <w:rsid w:val="00847878"/>
    <w:rsid w:val="0084795D"/>
    <w:rsid w:val="00847981"/>
    <w:rsid w:val="00847C2D"/>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7A4"/>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035"/>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4FF7"/>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36EF"/>
    <w:rsid w:val="008B3B87"/>
    <w:rsid w:val="008B4130"/>
    <w:rsid w:val="008B43E4"/>
    <w:rsid w:val="008B44CB"/>
    <w:rsid w:val="008B44FB"/>
    <w:rsid w:val="008B46D4"/>
    <w:rsid w:val="008B4890"/>
    <w:rsid w:val="008B4AF4"/>
    <w:rsid w:val="008B4DDF"/>
    <w:rsid w:val="008B4DE1"/>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351"/>
    <w:rsid w:val="008C6627"/>
    <w:rsid w:val="008C6E43"/>
    <w:rsid w:val="008C75B9"/>
    <w:rsid w:val="008C7BB9"/>
    <w:rsid w:val="008C7FFC"/>
    <w:rsid w:val="008D001B"/>
    <w:rsid w:val="008D0572"/>
    <w:rsid w:val="008D092A"/>
    <w:rsid w:val="008D094F"/>
    <w:rsid w:val="008D0C5E"/>
    <w:rsid w:val="008D15A2"/>
    <w:rsid w:val="008D167A"/>
    <w:rsid w:val="008D1C11"/>
    <w:rsid w:val="008D1DC5"/>
    <w:rsid w:val="008D2593"/>
    <w:rsid w:val="008D2635"/>
    <w:rsid w:val="008D2843"/>
    <w:rsid w:val="008D2860"/>
    <w:rsid w:val="008D2B5B"/>
    <w:rsid w:val="008D37BB"/>
    <w:rsid w:val="008D3B40"/>
    <w:rsid w:val="008D410E"/>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3C7F"/>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2E97"/>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4A93"/>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E8A"/>
    <w:rsid w:val="00937F3E"/>
    <w:rsid w:val="00940259"/>
    <w:rsid w:val="009402B2"/>
    <w:rsid w:val="00940320"/>
    <w:rsid w:val="009405D9"/>
    <w:rsid w:val="00940B00"/>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487"/>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144"/>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0"/>
    <w:rsid w:val="00952EC7"/>
    <w:rsid w:val="00953132"/>
    <w:rsid w:val="0095327F"/>
    <w:rsid w:val="009535C6"/>
    <w:rsid w:val="009535E3"/>
    <w:rsid w:val="00953D94"/>
    <w:rsid w:val="0095482C"/>
    <w:rsid w:val="00954B01"/>
    <w:rsid w:val="00954F1C"/>
    <w:rsid w:val="00955541"/>
    <w:rsid w:val="00955980"/>
    <w:rsid w:val="0095647E"/>
    <w:rsid w:val="009565BB"/>
    <w:rsid w:val="009567BE"/>
    <w:rsid w:val="0095683E"/>
    <w:rsid w:val="00956DC4"/>
    <w:rsid w:val="00956E0E"/>
    <w:rsid w:val="00956E90"/>
    <w:rsid w:val="0095748D"/>
    <w:rsid w:val="009574D0"/>
    <w:rsid w:val="00960B37"/>
    <w:rsid w:val="0096104B"/>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0"/>
    <w:rsid w:val="0098298B"/>
    <w:rsid w:val="00982997"/>
    <w:rsid w:val="009829BE"/>
    <w:rsid w:val="00982B04"/>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CD3"/>
    <w:rsid w:val="00990EB6"/>
    <w:rsid w:val="00991207"/>
    <w:rsid w:val="00991AF1"/>
    <w:rsid w:val="009923FD"/>
    <w:rsid w:val="00992418"/>
    <w:rsid w:val="0099258D"/>
    <w:rsid w:val="0099259A"/>
    <w:rsid w:val="009930C5"/>
    <w:rsid w:val="0099325A"/>
    <w:rsid w:val="00993836"/>
    <w:rsid w:val="00993915"/>
    <w:rsid w:val="0099393C"/>
    <w:rsid w:val="00993E79"/>
    <w:rsid w:val="00993F85"/>
    <w:rsid w:val="00994143"/>
    <w:rsid w:val="00994BD0"/>
    <w:rsid w:val="00994F80"/>
    <w:rsid w:val="0099505B"/>
    <w:rsid w:val="009957ED"/>
    <w:rsid w:val="00995BAA"/>
    <w:rsid w:val="00995E71"/>
    <w:rsid w:val="009960D9"/>
    <w:rsid w:val="0099628C"/>
    <w:rsid w:val="00996BF9"/>
    <w:rsid w:val="00996EF7"/>
    <w:rsid w:val="00997622"/>
    <w:rsid w:val="009A0074"/>
    <w:rsid w:val="009A01F0"/>
    <w:rsid w:val="009A0447"/>
    <w:rsid w:val="009A0492"/>
    <w:rsid w:val="009A0B93"/>
    <w:rsid w:val="009A0C82"/>
    <w:rsid w:val="009A0E06"/>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8F7"/>
    <w:rsid w:val="009C1BF5"/>
    <w:rsid w:val="009C1D00"/>
    <w:rsid w:val="009C1D58"/>
    <w:rsid w:val="009C1FFF"/>
    <w:rsid w:val="009C2015"/>
    <w:rsid w:val="009C20EC"/>
    <w:rsid w:val="009C254A"/>
    <w:rsid w:val="009C268D"/>
    <w:rsid w:val="009C29ED"/>
    <w:rsid w:val="009C2BDB"/>
    <w:rsid w:val="009C2F11"/>
    <w:rsid w:val="009C2FB6"/>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C38"/>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9A2"/>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D7F43"/>
    <w:rsid w:val="009E04E4"/>
    <w:rsid w:val="009E0C59"/>
    <w:rsid w:val="009E0C91"/>
    <w:rsid w:val="009E0D68"/>
    <w:rsid w:val="009E110C"/>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6EA"/>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418"/>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425"/>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280"/>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9B0"/>
    <w:rsid w:val="00A35D38"/>
    <w:rsid w:val="00A36EEB"/>
    <w:rsid w:val="00A37512"/>
    <w:rsid w:val="00A37D6C"/>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9B0"/>
    <w:rsid w:val="00A57B0D"/>
    <w:rsid w:val="00A57C77"/>
    <w:rsid w:val="00A57F8C"/>
    <w:rsid w:val="00A5A039"/>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74"/>
    <w:rsid w:val="00A703D7"/>
    <w:rsid w:val="00A70518"/>
    <w:rsid w:val="00A705C5"/>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2E91"/>
    <w:rsid w:val="00A93423"/>
    <w:rsid w:val="00A93884"/>
    <w:rsid w:val="00A93FB2"/>
    <w:rsid w:val="00A94322"/>
    <w:rsid w:val="00A943A9"/>
    <w:rsid w:val="00A943EA"/>
    <w:rsid w:val="00A946A3"/>
    <w:rsid w:val="00A94B62"/>
    <w:rsid w:val="00A94E4D"/>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A79A9"/>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1CA"/>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37B"/>
    <w:rsid w:val="00AC1482"/>
    <w:rsid w:val="00AC21CC"/>
    <w:rsid w:val="00AC246C"/>
    <w:rsid w:val="00AC27A2"/>
    <w:rsid w:val="00AC27E8"/>
    <w:rsid w:val="00AC2A89"/>
    <w:rsid w:val="00AC2E3C"/>
    <w:rsid w:val="00AC2F10"/>
    <w:rsid w:val="00AC2F35"/>
    <w:rsid w:val="00AC3222"/>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264"/>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A9F"/>
    <w:rsid w:val="00AF5C3B"/>
    <w:rsid w:val="00AF609A"/>
    <w:rsid w:val="00AF6260"/>
    <w:rsid w:val="00AF63C0"/>
    <w:rsid w:val="00AF6577"/>
    <w:rsid w:val="00AF68E1"/>
    <w:rsid w:val="00AF6B7C"/>
    <w:rsid w:val="00AF6BD1"/>
    <w:rsid w:val="00AF6BE4"/>
    <w:rsid w:val="00AF6C2F"/>
    <w:rsid w:val="00AF6DFF"/>
    <w:rsid w:val="00AF736B"/>
    <w:rsid w:val="00AF759D"/>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1DDE"/>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2A9"/>
    <w:rsid w:val="00B11FEA"/>
    <w:rsid w:val="00B12174"/>
    <w:rsid w:val="00B125D6"/>
    <w:rsid w:val="00B12859"/>
    <w:rsid w:val="00B1299F"/>
    <w:rsid w:val="00B13D5E"/>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9B0"/>
    <w:rsid w:val="00B17EB6"/>
    <w:rsid w:val="00B20B90"/>
    <w:rsid w:val="00B20BC6"/>
    <w:rsid w:val="00B21BAF"/>
    <w:rsid w:val="00B21BF8"/>
    <w:rsid w:val="00B22625"/>
    <w:rsid w:val="00B226F8"/>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2EC3"/>
    <w:rsid w:val="00B43022"/>
    <w:rsid w:val="00B434A4"/>
    <w:rsid w:val="00B43BC1"/>
    <w:rsid w:val="00B43CEF"/>
    <w:rsid w:val="00B44570"/>
    <w:rsid w:val="00B44F55"/>
    <w:rsid w:val="00B44F73"/>
    <w:rsid w:val="00B455FF"/>
    <w:rsid w:val="00B45B15"/>
    <w:rsid w:val="00B4614D"/>
    <w:rsid w:val="00B46150"/>
    <w:rsid w:val="00B4627B"/>
    <w:rsid w:val="00B468AD"/>
    <w:rsid w:val="00B46993"/>
    <w:rsid w:val="00B46BE0"/>
    <w:rsid w:val="00B47590"/>
    <w:rsid w:val="00B47783"/>
    <w:rsid w:val="00B47B6B"/>
    <w:rsid w:val="00B47EA9"/>
    <w:rsid w:val="00B50067"/>
    <w:rsid w:val="00B5022D"/>
    <w:rsid w:val="00B506AF"/>
    <w:rsid w:val="00B50A80"/>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94"/>
    <w:rsid w:val="00B67FAC"/>
    <w:rsid w:val="00B70007"/>
    <w:rsid w:val="00B701F6"/>
    <w:rsid w:val="00B70C18"/>
    <w:rsid w:val="00B70D68"/>
    <w:rsid w:val="00B71614"/>
    <w:rsid w:val="00B71674"/>
    <w:rsid w:val="00B716CA"/>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7244"/>
    <w:rsid w:val="00B8739C"/>
    <w:rsid w:val="00B878F0"/>
    <w:rsid w:val="00B87E07"/>
    <w:rsid w:val="00B90E3E"/>
    <w:rsid w:val="00B913C6"/>
    <w:rsid w:val="00B91486"/>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1E0"/>
    <w:rsid w:val="00BB772A"/>
    <w:rsid w:val="00BB7B49"/>
    <w:rsid w:val="00BB7E98"/>
    <w:rsid w:val="00BB7F06"/>
    <w:rsid w:val="00BC04C4"/>
    <w:rsid w:val="00BC143C"/>
    <w:rsid w:val="00BC15EE"/>
    <w:rsid w:val="00BC17EA"/>
    <w:rsid w:val="00BC19F7"/>
    <w:rsid w:val="00BC1B20"/>
    <w:rsid w:val="00BC1B6D"/>
    <w:rsid w:val="00BC1F89"/>
    <w:rsid w:val="00BC2979"/>
    <w:rsid w:val="00BC2B7B"/>
    <w:rsid w:val="00BC2F19"/>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2ED6"/>
    <w:rsid w:val="00BD318A"/>
    <w:rsid w:val="00BD31F7"/>
    <w:rsid w:val="00BD3333"/>
    <w:rsid w:val="00BD33B0"/>
    <w:rsid w:val="00BD3A3E"/>
    <w:rsid w:val="00BD3E1F"/>
    <w:rsid w:val="00BD4B9C"/>
    <w:rsid w:val="00BD511E"/>
    <w:rsid w:val="00BD5606"/>
    <w:rsid w:val="00BD5625"/>
    <w:rsid w:val="00BD5662"/>
    <w:rsid w:val="00BD57A0"/>
    <w:rsid w:val="00BD5AB9"/>
    <w:rsid w:val="00BD5D2F"/>
    <w:rsid w:val="00BD5F88"/>
    <w:rsid w:val="00BD631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3F8E"/>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1CE"/>
    <w:rsid w:val="00C013B8"/>
    <w:rsid w:val="00C01CAA"/>
    <w:rsid w:val="00C01DBF"/>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5D49"/>
    <w:rsid w:val="00C06377"/>
    <w:rsid w:val="00C06916"/>
    <w:rsid w:val="00C06B83"/>
    <w:rsid w:val="00C06D7B"/>
    <w:rsid w:val="00C074E6"/>
    <w:rsid w:val="00C07AB9"/>
    <w:rsid w:val="00C07AD8"/>
    <w:rsid w:val="00C07B4D"/>
    <w:rsid w:val="00C101E3"/>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056"/>
    <w:rsid w:val="00C20BDA"/>
    <w:rsid w:val="00C20DCE"/>
    <w:rsid w:val="00C20EEA"/>
    <w:rsid w:val="00C21110"/>
    <w:rsid w:val="00C213F5"/>
    <w:rsid w:val="00C217FD"/>
    <w:rsid w:val="00C2195C"/>
    <w:rsid w:val="00C219AA"/>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25F"/>
    <w:rsid w:val="00C4677B"/>
    <w:rsid w:val="00C468DD"/>
    <w:rsid w:val="00C46D48"/>
    <w:rsid w:val="00C47163"/>
    <w:rsid w:val="00C5008B"/>
    <w:rsid w:val="00C50732"/>
    <w:rsid w:val="00C50A43"/>
    <w:rsid w:val="00C50CCF"/>
    <w:rsid w:val="00C512C9"/>
    <w:rsid w:val="00C513AF"/>
    <w:rsid w:val="00C51527"/>
    <w:rsid w:val="00C51654"/>
    <w:rsid w:val="00C51AD8"/>
    <w:rsid w:val="00C51E4B"/>
    <w:rsid w:val="00C51F82"/>
    <w:rsid w:val="00C522A8"/>
    <w:rsid w:val="00C52803"/>
    <w:rsid w:val="00C5281B"/>
    <w:rsid w:val="00C52B45"/>
    <w:rsid w:val="00C52FDC"/>
    <w:rsid w:val="00C53184"/>
    <w:rsid w:val="00C538C8"/>
    <w:rsid w:val="00C53906"/>
    <w:rsid w:val="00C54796"/>
    <w:rsid w:val="00C54A8B"/>
    <w:rsid w:val="00C54B69"/>
    <w:rsid w:val="00C54DB5"/>
    <w:rsid w:val="00C54EAD"/>
    <w:rsid w:val="00C54EBE"/>
    <w:rsid w:val="00C54EC4"/>
    <w:rsid w:val="00C551DB"/>
    <w:rsid w:val="00C5534F"/>
    <w:rsid w:val="00C555A3"/>
    <w:rsid w:val="00C556D9"/>
    <w:rsid w:val="00C557E9"/>
    <w:rsid w:val="00C55937"/>
    <w:rsid w:val="00C559E5"/>
    <w:rsid w:val="00C55BAB"/>
    <w:rsid w:val="00C55E76"/>
    <w:rsid w:val="00C55EC0"/>
    <w:rsid w:val="00C56727"/>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87F9B"/>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A7EDB"/>
    <w:rsid w:val="00CB0343"/>
    <w:rsid w:val="00CB0499"/>
    <w:rsid w:val="00CB1175"/>
    <w:rsid w:val="00CB1688"/>
    <w:rsid w:val="00CB169E"/>
    <w:rsid w:val="00CB1730"/>
    <w:rsid w:val="00CB18BD"/>
    <w:rsid w:val="00CB1CE8"/>
    <w:rsid w:val="00CB1FDF"/>
    <w:rsid w:val="00CB2022"/>
    <w:rsid w:val="00CB273E"/>
    <w:rsid w:val="00CB2967"/>
    <w:rsid w:val="00CB2C8D"/>
    <w:rsid w:val="00CB2DCA"/>
    <w:rsid w:val="00CB2FD1"/>
    <w:rsid w:val="00CB31B2"/>
    <w:rsid w:val="00CB36A4"/>
    <w:rsid w:val="00CB36F6"/>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6C"/>
    <w:rsid w:val="00CC327C"/>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F4A"/>
    <w:rsid w:val="00CD223C"/>
    <w:rsid w:val="00CD2838"/>
    <w:rsid w:val="00CD2984"/>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0FBF"/>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4B5"/>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1E35"/>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628C"/>
    <w:rsid w:val="00D46AA4"/>
    <w:rsid w:val="00D46D75"/>
    <w:rsid w:val="00D46E28"/>
    <w:rsid w:val="00D46E65"/>
    <w:rsid w:val="00D46EB2"/>
    <w:rsid w:val="00D46EEA"/>
    <w:rsid w:val="00D4720F"/>
    <w:rsid w:val="00D47314"/>
    <w:rsid w:val="00D47A37"/>
    <w:rsid w:val="00D47C03"/>
    <w:rsid w:val="00D50490"/>
    <w:rsid w:val="00D50C6B"/>
    <w:rsid w:val="00D51370"/>
    <w:rsid w:val="00D51639"/>
    <w:rsid w:val="00D516EB"/>
    <w:rsid w:val="00D5184A"/>
    <w:rsid w:val="00D51C27"/>
    <w:rsid w:val="00D51C3A"/>
    <w:rsid w:val="00D51EB6"/>
    <w:rsid w:val="00D51F68"/>
    <w:rsid w:val="00D5233F"/>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70352"/>
    <w:rsid w:val="00D70C94"/>
    <w:rsid w:val="00D70DDE"/>
    <w:rsid w:val="00D71011"/>
    <w:rsid w:val="00D71247"/>
    <w:rsid w:val="00D71321"/>
    <w:rsid w:val="00D713C3"/>
    <w:rsid w:val="00D71D3F"/>
    <w:rsid w:val="00D72094"/>
    <w:rsid w:val="00D724BC"/>
    <w:rsid w:val="00D72667"/>
    <w:rsid w:val="00D72709"/>
    <w:rsid w:val="00D72C8C"/>
    <w:rsid w:val="00D72CB8"/>
    <w:rsid w:val="00D72E84"/>
    <w:rsid w:val="00D732E9"/>
    <w:rsid w:val="00D73433"/>
    <w:rsid w:val="00D7356A"/>
    <w:rsid w:val="00D73D68"/>
    <w:rsid w:val="00D73F56"/>
    <w:rsid w:val="00D73FE3"/>
    <w:rsid w:val="00D74074"/>
    <w:rsid w:val="00D74528"/>
    <w:rsid w:val="00D74A71"/>
    <w:rsid w:val="00D74BF9"/>
    <w:rsid w:val="00D74C68"/>
    <w:rsid w:val="00D74D2D"/>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FF6"/>
    <w:rsid w:val="00D94822"/>
    <w:rsid w:val="00D94BC1"/>
    <w:rsid w:val="00D9596C"/>
    <w:rsid w:val="00D95EDD"/>
    <w:rsid w:val="00D966FD"/>
    <w:rsid w:val="00D96D68"/>
    <w:rsid w:val="00D97041"/>
    <w:rsid w:val="00D970C4"/>
    <w:rsid w:val="00D97448"/>
    <w:rsid w:val="00D97C5A"/>
    <w:rsid w:val="00D97D1B"/>
    <w:rsid w:val="00DA01F9"/>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39"/>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4EB"/>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187"/>
    <w:rsid w:val="00E0246A"/>
    <w:rsid w:val="00E03994"/>
    <w:rsid w:val="00E03D12"/>
    <w:rsid w:val="00E03F26"/>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8C2"/>
    <w:rsid w:val="00E14F8D"/>
    <w:rsid w:val="00E14FD5"/>
    <w:rsid w:val="00E150C3"/>
    <w:rsid w:val="00E15738"/>
    <w:rsid w:val="00E1578B"/>
    <w:rsid w:val="00E15C39"/>
    <w:rsid w:val="00E15E62"/>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1D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7E7"/>
    <w:rsid w:val="00E26A21"/>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FC"/>
    <w:rsid w:val="00E45507"/>
    <w:rsid w:val="00E45A0B"/>
    <w:rsid w:val="00E45FDF"/>
    <w:rsid w:val="00E47D2E"/>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DCC"/>
    <w:rsid w:val="00E53FE4"/>
    <w:rsid w:val="00E54012"/>
    <w:rsid w:val="00E5406E"/>
    <w:rsid w:val="00E5406F"/>
    <w:rsid w:val="00E54117"/>
    <w:rsid w:val="00E54351"/>
    <w:rsid w:val="00E545CA"/>
    <w:rsid w:val="00E54D9F"/>
    <w:rsid w:val="00E55501"/>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968"/>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363"/>
    <w:rsid w:val="00E974DC"/>
    <w:rsid w:val="00E975D9"/>
    <w:rsid w:val="00E97646"/>
    <w:rsid w:val="00E9788F"/>
    <w:rsid w:val="00E97CD9"/>
    <w:rsid w:val="00E97E13"/>
    <w:rsid w:val="00E97E21"/>
    <w:rsid w:val="00EA03E3"/>
    <w:rsid w:val="00EA0A5E"/>
    <w:rsid w:val="00EA0CDA"/>
    <w:rsid w:val="00EA0DA4"/>
    <w:rsid w:val="00EA100B"/>
    <w:rsid w:val="00EA107E"/>
    <w:rsid w:val="00EA1493"/>
    <w:rsid w:val="00EA1839"/>
    <w:rsid w:val="00EA1E65"/>
    <w:rsid w:val="00EA1E9A"/>
    <w:rsid w:val="00EA23BB"/>
    <w:rsid w:val="00EA27BB"/>
    <w:rsid w:val="00EA287A"/>
    <w:rsid w:val="00EA2975"/>
    <w:rsid w:val="00EA2C86"/>
    <w:rsid w:val="00EA3414"/>
    <w:rsid w:val="00EA3625"/>
    <w:rsid w:val="00EA3B3C"/>
    <w:rsid w:val="00EA3B5A"/>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C5B"/>
    <w:rsid w:val="00EB31FB"/>
    <w:rsid w:val="00EB3884"/>
    <w:rsid w:val="00EB3C56"/>
    <w:rsid w:val="00EB3D46"/>
    <w:rsid w:val="00EB4969"/>
    <w:rsid w:val="00EB49E5"/>
    <w:rsid w:val="00EB510D"/>
    <w:rsid w:val="00EB53FA"/>
    <w:rsid w:val="00EB574B"/>
    <w:rsid w:val="00EB59DC"/>
    <w:rsid w:val="00EB5C32"/>
    <w:rsid w:val="00EB5D87"/>
    <w:rsid w:val="00EB60E0"/>
    <w:rsid w:val="00EB62A5"/>
    <w:rsid w:val="00EB6F23"/>
    <w:rsid w:val="00EB6F93"/>
    <w:rsid w:val="00EB7346"/>
    <w:rsid w:val="00EB742C"/>
    <w:rsid w:val="00EB753A"/>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279"/>
    <w:rsid w:val="00EC3F31"/>
    <w:rsid w:val="00EC3F46"/>
    <w:rsid w:val="00EC402C"/>
    <w:rsid w:val="00EC41FF"/>
    <w:rsid w:val="00EC42C7"/>
    <w:rsid w:val="00EC4A02"/>
    <w:rsid w:val="00EC4AAB"/>
    <w:rsid w:val="00EC515D"/>
    <w:rsid w:val="00EC51F1"/>
    <w:rsid w:val="00EC53A3"/>
    <w:rsid w:val="00EC5EE5"/>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744E"/>
    <w:rsid w:val="00ED75BE"/>
    <w:rsid w:val="00ED7613"/>
    <w:rsid w:val="00ED7680"/>
    <w:rsid w:val="00ED7B29"/>
    <w:rsid w:val="00ED7B38"/>
    <w:rsid w:val="00EE064B"/>
    <w:rsid w:val="00EE06C0"/>
    <w:rsid w:val="00EE1594"/>
    <w:rsid w:val="00EE1612"/>
    <w:rsid w:val="00EE1BA5"/>
    <w:rsid w:val="00EE1D9F"/>
    <w:rsid w:val="00EE2D66"/>
    <w:rsid w:val="00EE3067"/>
    <w:rsid w:val="00EE33EF"/>
    <w:rsid w:val="00EE39E2"/>
    <w:rsid w:val="00EE3DCD"/>
    <w:rsid w:val="00EE410B"/>
    <w:rsid w:val="00EE4B51"/>
    <w:rsid w:val="00EE51AB"/>
    <w:rsid w:val="00EE5762"/>
    <w:rsid w:val="00EE5779"/>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6ADC"/>
    <w:rsid w:val="00EF70F0"/>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1A"/>
    <w:rsid w:val="00F03D5E"/>
    <w:rsid w:val="00F0455E"/>
    <w:rsid w:val="00F048A6"/>
    <w:rsid w:val="00F04AE8"/>
    <w:rsid w:val="00F04B78"/>
    <w:rsid w:val="00F04E5F"/>
    <w:rsid w:val="00F0554D"/>
    <w:rsid w:val="00F057B7"/>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A8A"/>
    <w:rsid w:val="00F12CD3"/>
    <w:rsid w:val="00F12D07"/>
    <w:rsid w:val="00F13722"/>
    <w:rsid w:val="00F1373F"/>
    <w:rsid w:val="00F13DDD"/>
    <w:rsid w:val="00F13F12"/>
    <w:rsid w:val="00F13F1B"/>
    <w:rsid w:val="00F13FFC"/>
    <w:rsid w:val="00F1425D"/>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2DF"/>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1E26"/>
    <w:rsid w:val="00F821E4"/>
    <w:rsid w:val="00F82B74"/>
    <w:rsid w:val="00F82BA6"/>
    <w:rsid w:val="00F82E66"/>
    <w:rsid w:val="00F83073"/>
    <w:rsid w:val="00F831E4"/>
    <w:rsid w:val="00F83240"/>
    <w:rsid w:val="00F835C1"/>
    <w:rsid w:val="00F836F1"/>
    <w:rsid w:val="00F83965"/>
    <w:rsid w:val="00F839A9"/>
    <w:rsid w:val="00F83AFC"/>
    <w:rsid w:val="00F841D3"/>
    <w:rsid w:val="00F84DCF"/>
    <w:rsid w:val="00F85258"/>
    <w:rsid w:val="00F8525C"/>
    <w:rsid w:val="00F8540F"/>
    <w:rsid w:val="00F85582"/>
    <w:rsid w:val="00F858EB"/>
    <w:rsid w:val="00F85943"/>
    <w:rsid w:val="00F85D2C"/>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0F01"/>
    <w:rsid w:val="00F90FC0"/>
    <w:rsid w:val="00F91270"/>
    <w:rsid w:val="00F92193"/>
    <w:rsid w:val="00F92627"/>
    <w:rsid w:val="00F92D38"/>
    <w:rsid w:val="00F93178"/>
    <w:rsid w:val="00F931F4"/>
    <w:rsid w:val="00F933B5"/>
    <w:rsid w:val="00F9361C"/>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94B"/>
    <w:rsid w:val="00FA7A51"/>
    <w:rsid w:val="00FA7A6F"/>
    <w:rsid w:val="00FA7FDE"/>
    <w:rsid w:val="00FB067E"/>
    <w:rsid w:val="00FB07C5"/>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7C029-9083-44F2-8BB4-C3646DFE5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5675</Words>
  <Characters>35758</Characters>
  <Application>Microsoft Office Word</Application>
  <DocSecurity>0</DocSecurity>
  <Lines>297</Lines>
  <Paragraphs>82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Zhang, Zihao</cp:lastModifiedBy>
  <cp:revision>1643</cp:revision>
  <cp:lastPrinted>2024-11-29T11:11:00Z</cp:lastPrinted>
  <dcterms:created xsi:type="dcterms:W3CDTF">2024-03-25T13:39:00Z</dcterms:created>
  <dcterms:modified xsi:type="dcterms:W3CDTF">2024-12-02T21:17:00Z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ies>
</file>