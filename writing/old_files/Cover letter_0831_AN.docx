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1FD5AC" w14:textId="63622CE4" w:rsidR="00737294" w:rsidRPr="00414574" w:rsidRDefault="005E4007" w:rsidP="00B750B1">
      <w:pPr>
        <w:spacing w:before="60" w:after="60"/>
        <w:jc w:val="right"/>
        <w:rPr>
          <w:rFonts w:ascii="Lato" w:hAnsi="Lato" w:cs="Arial"/>
          <w:lang w:val="en-US"/>
        </w:rPr>
      </w:pPr>
      <w:r w:rsidRPr="00414574">
        <w:rPr>
          <w:rFonts w:ascii="Lato" w:hAnsi="Lato" w:cs="Arial"/>
          <w:lang w:val="en-US"/>
        </w:rPr>
        <w:t xml:space="preserve">Zurich, </w:t>
      </w:r>
      <w:r w:rsidR="004579D3" w:rsidRPr="00414574">
        <w:rPr>
          <w:rFonts w:ascii="Lato" w:hAnsi="Lato" w:cs="Arial"/>
          <w:lang w:val="en-US"/>
        </w:rPr>
        <w:fldChar w:fldCharType="begin"/>
      </w:r>
      <w:r w:rsidR="004579D3" w:rsidRPr="00414574">
        <w:rPr>
          <w:rFonts w:ascii="Lato" w:hAnsi="Lato" w:cs="Arial"/>
          <w:lang w:val="en-US"/>
        </w:rPr>
        <w:instrText xml:space="preserve"> TIME  \@ "dd.MM.yy" </w:instrText>
      </w:r>
      <w:r w:rsidR="004579D3" w:rsidRPr="00414574">
        <w:rPr>
          <w:rFonts w:ascii="Lato" w:hAnsi="Lato" w:cs="Arial"/>
          <w:lang w:val="en-US"/>
        </w:rPr>
        <w:fldChar w:fldCharType="separate"/>
      </w:r>
      <w:r w:rsidR="00C4306F">
        <w:rPr>
          <w:rFonts w:ascii="Lato" w:hAnsi="Lato" w:cs="Arial"/>
          <w:noProof/>
          <w:lang w:val="en-US"/>
        </w:rPr>
        <w:t>31.08.24</w:t>
      </w:r>
      <w:r w:rsidR="004579D3" w:rsidRPr="00414574">
        <w:rPr>
          <w:rFonts w:ascii="Lato" w:hAnsi="Lato" w:cs="Arial"/>
          <w:lang w:val="en-US"/>
        </w:rPr>
        <w:fldChar w:fldCharType="end"/>
      </w:r>
    </w:p>
    <w:p w14:paraId="5A9DD6B9" w14:textId="23B32A69" w:rsidR="003E476B" w:rsidRPr="00B60482" w:rsidRDefault="00EB739E" w:rsidP="003E476B">
      <w:pPr>
        <w:suppressAutoHyphens/>
        <w:spacing w:line="288" w:lineRule="auto"/>
        <w:ind w:right="-86"/>
        <w:rPr>
          <w:rFonts w:ascii="Lato" w:eastAsia="Times New Roman" w:hAnsi="Lato" w:cs="Arial"/>
          <w:b/>
          <w:lang w:val="en-US"/>
        </w:rPr>
      </w:pPr>
      <w:bookmarkStart w:id="0" w:name="inhalt"/>
      <w:bookmarkEnd w:id="0"/>
      <w:r w:rsidRPr="00B60482">
        <w:rPr>
          <w:rFonts w:ascii="Lato" w:eastAsia="Times New Roman" w:hAnsi="Lato" w:cs="Arial"/>
          <w:b/>
          <w:lang w:val="en-US"/>
        </w:rPr>
        <w:t>Dr.</w:t>
      </w:r>
      <w:r w:rsidR="001C4379" w:rsidRPr="00B60482">
        <w:rPr>
          <w:rFonts w:ascii="Lato" w:eastAsia="Times New Roman" w:hAnsi="Lato" w:cs="Arial"/>
          <w:b/>
          <w:lang w:val="en-US"/>
        </w:rPr>
        <w:t> </w:t>
      </w:r>
      <w:r w:rsidR="006E2B97" w:rsidRPr="00B60482">
        <w:rPr>
          <w:rFonts w:ascii="Lato" w:eastAsia="Times New Roman" w:hAnsi="Lato" w:cs="Arial"/>
          <w:b/>
          <w:lang w:val="en-US"/>
        </w:rPr>
        <w:t>Thomas Dursch</w:t>
      </w:r>
    </w:p>
    <w:p w14:paraId="6466DDD1" w14:textId="680EDFD8" w:rsidR="00EB739E" w:rsidRPr="006E2B97" w:rsidDel="00BF71BA" w:rsidRDefault="006E2B97" w:rsidP="003E476B">
      <w:pPr>
        <w:suppressAutoHyphens/>
        <w:spacing w:line="288" w:lineRule="auto"/>
        <w:ind w:right="-86"/>
        <w:rPr>
          <w:del w:id="1" w:author="Nabera  Abhinandan" w:date="2024-08-31T23:10:00Z" w16du:dateUtc="2024-08-31T21:10:00Z"/>
          <w:rFonts w:ascii="Lato" w:eastAsiaTheme="minorEastAsia" w:hAnsi="Lato" w:cs="Arial"/>
          <w:iCs/>
          <w:lang w:val="en-US" w:eastAsia="zh-CN"/>
        </w:rPr>
      </w:pPr>
      <w:r w:rsidRPr="00E74E32">
        <w:rPr>
          <w:rFonts w:ascii="Lato" w:eastAsia="Times New Roman" w:hAnsi="Lato" w:cs="Arial"/>
          <w:iCs/>
          <w:lang w:val="en-US"/>
        </w:rPr>
        <w:t xml:space="preserve">Chief </w:t>
      </w:r>
      <w:r w:rsidR="003E476B" w:rsidRPr="00E74E32">
        <w:rPr>
          <w:rFonts w:ascii="Lato" w:eastAsia="Times New Roman" w:hAnsi="Lato" w:cs="Arial"/>
          <w:iCs/>
          <w:lang w:val="en-US"/>
        </w:rPr>
        <w:t>Editor</w:t>
      </w:r>
      <w:r w:rsidR="00EB739E" w:rsidRPr="00E74E32">
        <w:rPr>
          <w:rFonts w:ascii="Lato" w:eastAsia="Times New Roman" w:hAnsi="Lato" w:cs="Arial"/>
          <w:iCs/>
          <w:lang w:val="en-US"/>
        </w:rPr>
        <w:t>,</w:t>
      </w:r>
      <w:r>
        <w:rPr>
          <w:rFonts w:ascii="Lato" w:eastAsia="Times New Roman" w:hAnsi="Lato" w:cs="Arial"/>
          <w:iCs/>
          <w:lang w:val="en-US"/>
        </w:rPr>
        <w:t xml:space="preserve"> Nature Chemical Engineering</w:t>
      </w:r>
    </w:p>
    <w:p w14:paraId="59587DD4" w14:textId="77777777" w:rsidR="00EB739E" w:rsidRPr="00E74E32" w:rsidRDefault="00EB739E" w:rsidP="00BF71BA">
      <w:pPr>
        <w:suppressAutoHyphens/>
        <w:spacing w:line="288" w:lineRule="auto"/>
        <w:ind w:right="-86"/>
        <w:rPr>
          <w:rFonts w:ascii="Lato" w:eastAsia="Times New Roman" w:hAnsi="Lato" w:cs="Arial"/>
          <w:b/>
          <w:sz w:val="18"/>
          <w:szCs w:val="18"/>
          <w:lang w:val="en-US"/>
        </w:rPr>
        <w:pPrChange w:id="2" w:author="Nabera  Abhinandan" w:date="2024-08-31T23:10:00Z" w16du:dateUtc="2024-08-31T21:10:00Z">
          <w:pPr>
            <w:suppressAutoHyphens/>
            <w:spacing w:line="288" w:lineRule="auto"/>
          </w:pPr>
        </w:pPrChange>
      </w:pPr>
    </w:p>
    <w:p w14:paraId="32E0253A" w14:textId="7E9435DA" w:rsidR="00EB739E" w:rsidRPr="00E74E32" w:rsidDel="00BF71BA" w:rsidRDefault="00EB739E" w:rsidP="00BF71BA">
      <w:pPr>
        <w:suppressAutoHyphens/>
        <w:spacing w:before="240" w:line="288" w:lineRule="auto"/>
        <w:rPr>
          <w:del w:id="3" w:author="Nabera  Abhinandan" w:date="2024-08-31T23:10:00Z" w16du:dateUtc="2024-08-31T21:10:00Z"/>
          <w:rFonts w:ascii="Lato" w:eastAsia="Times New Roman" w:hAnsi="Lato" w:cs="Arial"/>
          <w:lang w:val="en-US"/>
        </w:rPr>
        <w:pPrChange w:id="4" w:author="Nabera  Abhinandan" w:date="2024-08-31T23:10:00Z" w16du:dateUtc="2024-08-31T21:10:00Z">
          <w:pPr>
            <w:suppressAutoHyphens/>
            <w:spacing w:line="288" w:lineRule="auto"/>
          </w:pPr>
        </w:pPrChange>
      </w:pPr>
      <w:r w:rsidRPr="00CF1B36">
        <w:rPr>
          <w:rFonts w:ascii="Lato" w:eastAsia="Times New Roman" w:hAnsi="Lato" w:cs="Arial"/>
          <w:b/>
          <w:bCs/>
          <w:lang w:val="en-US"/>
        </w:rPr>
        <w:t>Subject:</w:t>
      </w:r>
      <w:r w:rsidRPr="00CF1B36">
        <w:rPr>
          <w:rFonts w:ascii="Lato" w:eastAsia="Times New Roman" w:hAnsi="Lato" w:cs="Arial"/>
          <w:lang w:val="en-US"/>
        </w:rPr>
        <w:t xml:space="preserve"> </w:t>
      </w:r>
      <w:r w:rsidR="00E74E32" w:rsidRPr="00E74E32">
        <w:rPr>
          <w:rFonts w:ascii="Lato" w:eastAsia="Times New Roman" w:hAnsi="Lato" w:cs="Arial"/>
          <w:lang w:val="en-US"/>
        </w:rPr>
        <w:t>Manuscript submission</w:t>
      </w:r>
    </w:p>
    <w:p w14:paraId="5C00FB89" w14:textId="77777777" w:rsidR="00EB739E" w:rsidRPr="00CF1B36" w:rsidRDefault="00EB739E" w:rsidP="00BF71BA">
      <w:pPr>
        <w:suppressAutoHyphens/>
        <w:spacing w:before="240" w:line="288" w:lineRule="auto"/>
        <w:rPr>
          <w:rFonts w:ascii="Lato" w:eastAsia="Times New Roman" w:hAnsi="Lato" w:cs="Arial"/>
          <w:b/>
          <w:sz w:val="18"/>
          <w:szCs w:val="18"/>
          <w:lang w:val="en-US"/>
        </w:rPr>
        <w:pPrChange w:id="5" w:author="Nabera  Abhinandan" w:date="2024-08-31T23:10:00Z" w16du:dateUtc="2024-08-31T21:10:00Z">
          <w:pPr>
            <w:suppressAutoHyphens/>
            <w:spacing w:line="288" w:lineRule="auto"/>
          </w:pPr>
        </w:pPrChange>
      </w:pPr>
    </w:p>
    <w:p w14:paraId="39DF6219" w14:textId="2CB939FB" w:rsidR="004F24DD" w:rsidRPr="00E74E32" w:rsidRDefault="00EB739E" w:rsidP="00BF71BA">
      <w:pPr>
        <w:spacing w:before="240" w:line="288" w:lineRule="auto"/>
        <w:jc w:val="both"/>
        <w:rPr>
          <w:rFonts w:ascii="Lato" w:hAnsi="Lato"/>
          <w:lang w:val="en-US"/>
        </w:rPr>
        <w:pPrChange w:id="6" w:author="Nabera  Abhinandan" w:date="2024-08-31T23:10:00Z" w16du:dateUtc="2024-08-31T21:10:00Z">
          <w:pPr>
            <w:spacing w:before="60" w:line="288" w:lineRule="auto"/>
            <w:jc w:val="both"/>
          </w:pPr>
        </w:pPrChange>
      </w:pPr>
      <w:r w:rsidRPr="00E74E32">
        <w:rPr>
          <w:rFonts w:ascii="Lato" w:eastAsia="Times New Roman" w:hAnsi="Lato" w:cs="Arial"/>
          <w:lang w:val="en-US"/>
        </w:rPr>
        <w:t>Dear Dr.</w:t>
      </w:r>
      <w:r w:rsidR="001C4379" w:rsidRPr="00E74E32">
        <w:rPr>
          <w:rFonts w:ascii="Lato" w:eastAsia="Times New Roman" w:hAnsi="Lato" w:cs="Arial"/>
          <w:lang w:val="en-US"/>
        </w:rPr>
        <w:t> </w:t>
      </w:r>
      <w:r w:rsidR="00E74E32" w:rsidRPr="00E74E32">
        <w:rPr>
          <w:rFonts w:ascii="Lato" w:eastAsia="Times New Roman" w:hAnsi="Lato" w:cs="Arial"/>
          <w:lang w:val="en-US"/>
        </w:rPr>
        <w:t>Dursch</w:t>
      </w:r>
      <w:r w:rsidR="00FE05E0" w:rsidRPr="00E74E32">
        <w:rPr>
          <w:rFonts w:ascii="Lato" w:eastAsia="Times New Roman" w:hAnsi="Lato" w:cs="Arial"/>
          <w:lang w:val="en-US"/>
        </w:rPr>
        <w:t xml:space="preserve">, dear </w:t>
      </w:r>
      <w:r w:rsidR="00E74E32" w:rsidRPr="00E74E32">
        <w:rPr>
          <w:rFonts w:ascii="Lato" w:eastAsia="Times New Roman" w:hAnsi="Lato" w:cs="Arial"/>
          <w:lang w:val="en-US"/>
        </w:rPr>
        <w:t>Thomas</w:t>
      </w:r>
      <w:r w:rsidR="00CF1B36" w:rsidRPr="00E74E32">
        <w:rPr>
          <w:rFonts w:ascii="Lato" w:eastAsia="Times New Roman" w:hAnsi="Lato" w:cs="Arial"/>
          <w:lang w:val="en-US"/>
        </w:rPr>
        <w:t>,</w:t>
      </w:r>
    </w:p>
    <w:p w14:paraId="4FC4991C" w14:textId="674E2AA2" w:rsidR="006228D0" w:rsidRPr="006228D0" w:rsidRDefault="006228D0" w:rsidP="006228D0">
      <w:pPr>
        <w:spacing w:before="60" w:line="288" w:lineRule="auto"/>
        <w:jc w:val="both"/>
        <w:rPr>
          <w:rFonts w:ascii="Lato" w:hAnsi="Lato" w:cs="Arial"/>
          <w:snapToGrid w:val="0"/>
          <w:color w:val="000000"/>
          <w:lang w:val="en-GB"/>
        </w:rPr>
      </w:pPr>
      <w:r w:rsidRPr="006228D0">
        <w:rPr>
          <w:rFonts w:ascii="Lato" w:hAnsi="Lato" w:cs="Arial"/>
          <w:snapToGrid w:val="0"/>
          <w:color w:val="000000"/>
          <w:lang w:val="en-GB"/>
        </w:rPr>
        <w:t xml:space="preserve">I </w:t>
      </w:r>
      <w:r w:rsidR="002A0066">
        <w:rPr>
          <w:rFonts w:ascii="Lato" w:hAnsi="Lato" w:cs="Arial" w:hint="eastAsia"/>
          <w:snapToGrid w:val="0"/>
          <w:color w:val="000000"/>
          <w:lang w:val="en-GB" w:eastAsia="zh-CN"/>
        </w:rPr>
        <w:t xml:space="preserve">am pleased to </w:t>
      </w:r>
      <w:r w:rsidRPr="006228D0">
        <w:rPr>
          <w:rFonts w:ascii="Lato" w:hAnsi="Lato" w:cs="Arial"/>
          <w:snapToGrid w:val="0"/>
          <w:color w:val="000000"/>
          <w:lang w:val="en-GB"/>
        </w:rPr>
        <w:t xml:space="preserve">send you the manuscript </w:t>
      </w:r>
      <w:r w:rsidRPr="006228D0">
        <w:rPr>
          <w:rFonts w:ascii="Lato" w:hAnsi="Lato" w:cs="Arial"/>
          <w:b/>
          <w:snapToGrid w:val="0"/>
          <w:color w:val="000000"/>
          <w:lang w:val="en-GB"/>
        </w:rPr>
        <w:t>‘</w:t>
      </w:r>
      <w:r w:rsidRPr="006228D0">
        <w:rPr>
          <w:rFonts w:ascii="Lato" w:hAnsi="Lato" w:cs="Arial"/>
          <w:b/>
          <w:snapToGrid w:val="0"/>
          <w:color w:val="000000"/>
          <w:lang w:val="en-US"/>
        </w:rPr>
        <w:t xml:space="preserve">The Panorama of Acetylene </w:t>
      </w:r>
      <w:r w:rsidRPr="006228D0">
        <w:rPr>
          <w:rFonts w:ascii="Lato" w:hAnsi="Lato" w:cs="Arial" w:hint="eastAsia"/>
          <w:b/>
          <w:snapToGrid w:val="0"/>
          <w:color w:val="000000"/>
          <w:lang w:val="en-US"/>
        </w:rPr>
        <w:t>Production</w:t>
      </w:r>
      <w:r w:rsidRPr="006228D0">
        <w:rPr>
          <w:rFonts w:ascii="Lato" w:hAnsi="Lato" w:cs="Arial"/>
          <w:b/>
          <w:snapToGrid w:val="0"/>
          <w:color w:val="000000"/>
          <w:lang w:val="en-US"/>
        </w:rPr>
        <w:t xml:space="preserve"> and </w:t>
      </w:r>
      <w:r w:rsidRPr="006228D0">
        <w:rPr>
          <w:rFonts w:ascii="Lato" w:hAnsi="Lato" w:cs="Arial" w:hint="eastAsia"/>
          <w:b/>
          <w:snapToGrid w:val="0"/>
          <w:color w:val="000000"/>
          <w:lang w:val="en-US"/>
        </w:rPr>
        <w:t xml:space="preserve">Future </w:t>
      </w:r>
      <w:r w:rsidRPr="006228D0">
        <w:rPr>
          <w:rFonts w:ascii="Lato" w:hAnsi="Lato" w:cs="Arial"/>
          <w:b/>
          <w:snapToGrid w:val="0"/>
          <w:color w:val="000000"/>
          <w:lang w:val="en-US"/>
        </w:rPr>
        <w:t>Applications</w:t>
      </w:r>
      <w:r w:rsidRPr="006228D0">
        <w:rPr>
          <w:rFonts w:ascii="Lato" w:hAnsi="Lato" w:cs="Arial"/>
          <w:b/>
          <w:snapToGrid w:val="0"/>
          <w:color w:val="000000"/>
          <w:lang w:val="en-GB"/>
        </w:rPr>
        <w:t xml:space="preserve">’ </w:t>
      </w:r>
      <w:r w:rsidRPr="006228D0">
        <w:rPr>
          <w:rFonts w:ascii="Lato" w:hAnsi="Lato" w:cs="Arial"/>
          <w:snapToGrid w:val="0"/>
          <w:color w:val="000000"/>
          <w:lang w:val="en-GB"/>
        </w:rPr>
        <w:t>by Z.</w:t>
      </w:r>
      <w:ins w:id="7" w:author="Nabera  Abhinandan" w:date="2024-08-31T23:03:00Z" w16du:dateUtc="2024-08-31T21:03:00Z">
        <w:r w:rsidR="005C32F1">
          <w:rPr>
            <w:rFonts w:ascii="Lato" w:hAnsi="Lato" w:cs="Arial"/>
            <w:snapToGrid w:val="0"/>
            <w:color w:val="000000"/>
            <w:lang w:val="en-GB"/>
          </w:rPr>
          <w:t> </w:t>
        </w:r>
      </w:ins>
      <w:del w:id="8" w:author="Nabera  Abhinandan" w:date="2024-08-31T23:03:00Z" w16du:dateUtc="2024-08-31T21:03:00Z">
        <w:r w:rsidRPr="006228D0" w:rsidDel="005C32F1">
          <w:rPr>
            <w:rFonts w:ascii="Lato" w:hAnsi="Lato" w:cs="Arial"/>
            <w:snapToGrid w:val="0"/>
            <w:color w:val="000000"/>
            <w:lang w:val="en-GB"/>
          </w:rPr>
          <w:delText xml:space="preserve"> </w:delText>
        </w:r>
      </w:del>
      <w:r w:rsidRPr="006228D0">
        <w:rPr>
          <w:rFonts w:ascii="Lato" w:hAnsi="Lato" w:cs="Arial"/>
          <w:snapToGrid w:val="0"/>
          <w:color w:val="000000"/>
          <w:lang w:val="en-GB"/>
        </w:rPr>
        <w:t xml:space="preserve">Zhang, </w:t>
      </w:r>
      <w:r>
        <w:rPr>
          <w:rFonts w:ascii="Lato" w:hAnsi="Lato" w:cs="Arial"/>
          <w:snapToGrid w:val="0"/>
          <w:color w:val="000000"/>
          <w:lang w:val="en-GB"/>
        </w:rPr>
        <w:t>A</w:t>
      </w:r>
      <w:r w:rsidRPr="006228D0">
        <w:rPr>
          <w:rFonts w:ascii="Lato" w:hAnsi="Lato" w:cs="Arial"/>
          <w:snapToGrid w:val="0"/>
          <w:color w:val="000000"/>
          <w:lang w:val="en-GB"/>
        </w:rPr>
        <w:t>.</w:t>
      </w:r>
      <w:ins w:id="9" w:author="Nabera  Abhinandan" w:date="2024-08-31T23:03:00Z" w16du:dateUtc="2024-08-31T21:03:00Z">
        <w:r w:rsidR="005C32F1">
          <w:rPr>
            <w:rFonts w:ascii="Lato" w:hAnsi="Lato" w:cs="Arial"/>
            <w:snapToGrid w:val="0"/>
            <w:color w:val="000000"/>
            <w:lang w:val="en-GB"/>
          </w:rPr>
          <w:t> </w:t>
        </w:r>
      </w:ins>
      <w:del w:id="10" w:author="Nabera  Abhinandan" w:date="2024-08-31T23:03:00Z" w16du:dateUtc="2024-08-31T21:03:00Z">
        <w:r w:rsidRPr="006228D0" w:rsidDel="005C32F1">
          <w:rPr>
            <w:rFonts w:ascii="Lato" w:hAnsi="Lato" w:cs="Arial"/>
            <w:snapToGrid w:val="0"/>
            <w:color w:val="000000"/>
            <w:lang w:val="en-GB"/>
          </w:rPr>
          <w:delText xml:space="preserve"> </w:delText>
        </w:r>
      </w:del>
      <w:r w:rsidRPr="006228D0">
        <w:rPr>
          <w:rFonts w:ascii="Lato" w:hAnsi="Lato" w:cs="Arial"/>
          <w:snapToGrid w:val="0"/>
          <w:color w:val="000000"/>
          <w:lang w:val="en-GB"/>
        </w:rPr>
        <w:t xml:space="preserve">Nabera, </w:t>
      </w:r>
      <w:r>
        <w:rPr>
          <w:rFonts w:ascii="Lato" w:hAnsi="Lato" w:cs="Arial"/>
          <w:snapToGrid w:val="0"/>
          <w:color w:val="000000"/>
          <w:lang w:val="en-GB"/>
        </w:rPr>
        <w:t>G</w:t>
      </w:r>
      <w:r w:rsidRPr="006228D0">
        <w:rPr>
          <w:rFonts w:ascii="Lato" w:hAnsi="Lato" w:cs="Arial"/>
          <w:snapToGrid w:val="0"/>
          <w:color w:val="000000"/>
          <w:lang w:val="en-GB"/>
        </w:rPr>
        <w:t>.</w:t>
      </w:r>
      <w:ins w:id="11" w:author="Nabera  Abhinandan" w:date="2024-08-31T23:03:00Z" w16du:dateUtc="2024-08-31T21:03:00Z">
        <w:r w:rsidR="005C32F1">
          <w:rPr>
            <w:rFonts w:ascii="Lato" w:hAnsi="Lato" w:cs="Arial"/>
            <w:snapToGrid w:val="0"/>
            <w:color w:val="000000"/>
            <w:lang w:val="en-GB"/>
          </w:rPr>
          <w:t> </w:t>
        </w:r>
      </w:ins>
      <w:del w:id="12" w:author="Nabera  Abhinandan" w:date="2024-08-31T23:03:00Z" w16du:dateUtc="2024-08-31T21:03:00Z">
        <w:r w:rsidRPr="006228D0" w:rsidDel="005C32F1">
          <w:rPr>
            <w:rFonts w:ascii="Lato" w:hAnsi="Lato" w:cs="Arial"/>
            <w:snapToGrid w:val="0"/>
            <w:color w:val="000000"/>
            <w:lang w:val="en-GB"/>
          </w:rPr>
          <w:delText xml:space="preserve"> </w:delText>
        </w:r>
      </w:del>
      <w:r w:rsidRPr="006228D0">
        <w:rPr>
          <w:rFonts w:ascii="Lato" w:hAnsi="Lato" w:cs="Arial"/>
          <w:bCs/>
          <w:iCs/>
          <w:snapToGrid w:val="0"/>
          <w:color w:val="000000"/>
          <w:lang w:val="en-US"/>
        </w:rPr>
        <w:t>Guillén</w:t>
      </w:r>
      <w:ins w:id="13" w:author="Nabera  Abhinandan" w:date="2024-08-31T23:03:00Z" w16du:dateUtc="2024-08-31T21:03:00Z">
        <w:r w:rsidR="005C32F1">
          <w:rPr>
            <w:rFonts w:ascii="Lato" w:hAnsi="Lato" w:cs="Arial"/>
            <w:bCs/>
            <w:iCs/>
            <w:snapToGrid w:val="0"/>
            <w:color w:val="000000"/>
            <w:lang w:val="en-US"/>
          </w:rPr>
          <w:noBreakHyphen/>
        </w:r>
      </w:ins>
      <w:del w:id="14" w:author="Nabera  Abhinandan" w:date="2024-08-31T23:03:00Z" w16du:dateUtc="2024-08-31T21:03:00Z">
        <w:r w:rsidRPr="006228D0" w:rsidDel="005C32F1">
          <w:rPr>
            <w:rFonts w:ascii="Lato" w:hAnsi="Lato" w:cs="Arial"/>
            <w:bCs/>
            <w:iCs/>
            <w:snapToGrid w:val="0"/>
            <w:color w:val="000000"/>
            <w:lang w:val="en-US"/>
          </w:rPr>
          <w:delText>-</w:delText>
        </w:r>
      </w:del>
      <w:r w:rsidRPr="006228D0">
        <w:rPr>
          <w:rFonts w:ascii="Lato" w:hAnsi="Lato" w:cs="Arial"/>
          <w:bCs/>
          <w:iCs/>
          <w:snapToGrid w:val="0"/>
          <w:color w:val="000000"/>
          <w:lang w:val="en-US"/>
        </w:rPr>
        <w:t>Gosálbez</w:t>
      </w:r>
      <w:r w:rsidRPr="006228D0">
        <w:rPr>
          <w:rFonts w:ascii="Lato" w:hAnsi="Lato" w:cs="Arial"/>
          <w:snapToGrid w:val="0"/>
          <w:color w:val="000000"/>
          <w:lang w:val="en-GB"/>
        </w:rPr>
        <w:t>, and J. Pérez</w:t>
      </w:r>
      <w:r w:rsidRPr="006228D0">
        <w:rPr>
          <w:rFonts w:ascii="Lato" w:hAnsi="Lato" w:cs="Arial"/>
          <w:snapToGrid w:val="0"/>
          <w:color w:val="000000"/>
          <w:lang w:val="en-GB"/>
        </w:rPr>
        <w:noBreakHyphen/>
        <w:t xml:space="preserve">Ramírez for consideration as a </w:t>
      </w:r>
      <w:r>
        <w:rPr>
          <w:rFonts w:ascii="Lato" w:hAnsi="Lato" w:cs="Arial"/>
          <w:snapToGrid w:val="0"/>
          <w:color w:val="000000"/>
          <w:lang w:val="en-GB"/>
        </w:rPr>
        <w:t>Review article</w:t>
      </w:r>
      <w:r w:rsidRPr="006228D0">
        <w:rPr>
          <w:rFonts w:ascii="Lato" w:hAnsi="Lato" w:cs="Arial"/>
          <w:snapToGrid w:val="0"/>
          <w:color w:val="000000"/>
          <w:lang w:val="en-GB"/>
        </w:rPr>
        <w:t xml:space="preserve"> in </w:t>
      </w:r>
      <w:r w:rsidRPr="006228D0">
        <w:rPr>
          <w:rFonts w:ascii="Lato" w:hAnsi="Lato" w:cs="Arial"/>
          <w:i/>
          <w:iCs/>
          <w:snapToGrid w:val="0"/>
          <w:color w:val="000000"/>
          <w:lang w:val="en-US"/>
        </w:rPr>
        <w:t>Nature Chemical Engineering</w:t>
      </w:r>
      <w:r w:rsidRPr="006228D0">
        <w:rPr>
          <w:rFonts w:ascii="Lato" w:hAnsi="Lato" w:cs="Arial"/>
          <w:snapToGrid w:val="0"/>
          <w:color w:val="000000"/>
          <w:lang w:val="en-GB"/>
        </w:rPr>
        <w:t>.</w:t>
      </w:r>
    </w:p>
    <w:p w14:paraId="65D4ED83" w14:textId="599212BA" w:rsidR="004F368B" w:rsidRDefault="00EA6164" w:rsidP="001C4379">
      <w:pPr>
        <w:spacing w:before="60" w:line="288" w:lineRule="auto"/>
        <w:jc w:val="both"/>
        <w:rPr>
          <w:rFonts w:ascii="Lato" w:eastAsiaTheme="minorEastAsia" w:hAnsi="Lato" w:cs="Arial"/>
          <w:iCs/>
          <w:lang w:val="en-US" w:eastAsia="zh-CN"/>
        </w:rPr>
      </w:pPr>
      <w:r>
        <w:rPr>
          <w:rFonts w:ascii="Lato" w:eastAsiaTheme="minorEastAsia" w:hAnsi="Lato" w:cs="Arial" w:hint="eastAsia"/>
          <w:iCs/>
          <w:lang w:val="en-US" w:eastAsia="zh-CN"/>
        </w:rPr>
        <w:t>Acetylene</w:t>
      </w:r>
      <w:r w:rsidR="00010AAA">
        <w:rPr>
          <w:rFonts w:ascii="Lato" w:eastAsiaTheme="minorEastAsia" w:hAnsi="Lato" w:cs="Arial" w:hint="eastAsia"/>
          <w:iCs/>
          <w:lang w:val="en-US" w:eastAsia="zh-CN"/>
        </w:rPr>
        <w:t xml:space="preserve">, </w:t>
      </w:r>
      <w:r w:rsidR="00682D0D">
        <w:rPr>
          <w:rFonts w:ascii="Lato" w:eastAsiaTheme="minorEastAsia" w:hAnsi="Lato" w:cs="Arial" w:hint="eastAsia"/>
          <w:iCs/>
          <w:lang w:val="en-US" w:eastAsia="zh-CN"/>
        </w:rPr>
        <w:t xml:space="preserve">produced </w:t>
      </w:r>
      <w:r w:rsidR="00010AAA">
        <w:rPr>
          <w:rFonts w:ascii="Lato" w:eastAsiaTheme="minorEastAsia" w:hAnsi="Lato" w:cs="Arial"/>
          <w:iCs/>
          <w:lang w:val="en-US" w:eastAsia="zh-CN"/>
        </w:rPr>
        <w:t>from</w:t>
      </w:r>
      <w:r w:rsidR="00010AAA">
        <w:rPr>
          <w:rFonts w:ascii="Lato" w:eastAsiaTheme="minorEastAsia" w:hAnsi="Lato" w:cs="Arial" w:hint="eastAsia"/>
          <w:iCs/>
          <w:lang w:val="en-US" w:eastAsia="zh-CN"/>
        </w:rPr>
        <w:t xml:space="preserve"> coal or natural gas,</w:t>
      </w:r>
      <w:r w:rsidR="007807AE">
        <w:rPr>
          <w:rFonts w:ascii="Lato" w:eastAsiaTheme="minorEastAsia" w:hAnsi="Lato" w:cs="Arial" w:hint="eastAsia"/>
          <w:iCs/>
          <w:lang w:val="en-US" w:eastAsia="zh-CN"/>
        </w:rPr>
        <w:t xml:space="preserve"> was</w:t>
      </w:r>
      <w:r w:rsidR="00B60482">
        <w:rPr>
          <w:rFonts w:ascii="Lato" w:eastAsiaTheme="minorEastAsia" w:hAnsi="Lato" w:cs="Arial"/>
          <w:iCs/>
          <w:lang w:val="en-US" w:eastAsia="zh-CN"/>
        </w:rPr>
        <w:t xml:space="preserve"> </w:t>
      </w:r>
      <w:r w:rsidR="007807AE">
        <w:rPr>
          <w:rFonts w:ascii="Lato" w:eastAsiaTheme="minorEastAsia" w:hAnsi="Lato" w:cs="Arial" w:hint="eastAsia"/>
          <w:iCs/>
          <w:lang w:val="en-US" w:eastAsia="zh-CN"/>
        </w:rPr>
        <w:t>a</w:t>
      </w:r>
      <w:r w:rsidR="00B60482">
        <w:rPr>
          <w:rFonts w:ascii="Lato" w:eastAsiaTheme="minorEastAsia" w:hAnsi="Lato" w:cs="Arial"/>
          <w:iCs/>
          <w:lang w:val="en-US" w:eastAsia="zh-CN"/>
        </w:rPr>
        <w:t xml:space="preserve"> </w:t>
      </w:r>
      <w:r w:rsidR="00B145B1">
        <w:rPr>
          <w:rFonts w:ascii="Lato" w:eastAsiaTheme="minorEastAsia" w:hAnsi="Lato" w:cs="Arial" w:hint="eastAsia"/>
          <w:iCs/>
          <w:lang w:val="en-US" w:eastAsia="zh-CN"/>
        </w:rPr>
        <w:t>cornerstone</w:t>
      </w:r>
      <w:r w:rsidR="00B60482">
        <w:rPr>
          <w:rFonts w:ascii="Lato" w:eastAsiaTheme="minorEastAsia" w:hAnsi="Lato" w:cs="Arial"/>
          <w:iCs/>
          <w:lang w:val="en-US" w:eastAsia="zh-CN"/>
        </w:rPr>
        <w:t xml:space="preserve"> </w:t>
      </w:r>
      <w:r w:rsidR="00B145B1">
        <w:rPr>
          <w:rFonts w:ascii="Lato" w:eastAsiaTheme="minorEastAsia" w:hAnsi="Lato" w:cs="Arial" w:hint="eastAsia"/>
          <w:iCs/>
          <w:lang w:val="en-US" w:eastAsia="zh-CN"/>
        </w:rPr>
        <w:t>of</w:t>
      </w:r>
      <w:r w:rsidR="00B60482">
        <w:rPr>
          <w:rFonts w:ascii="Lato" w:eastAsiaTheme="minorEastAsia" w:hAnsi="Lato" w:cs="Arial"/>
          <w:iCs/>
          <w:lang w:val="en-US" w:eastAsia="zh-CN"/>
        </w:rPr>
        <w:t xml:space="preserve"> the chemical industry before the 1960s</w:t>
      </w:r>
      <w:r w:rsidR="007807AE">
        <w:rPr>
          <w:rFonts w:ascii="Lato" w:eastAsiaTheme="minorEastAsia" w:hAnsi="Lato" w:cs="Arial" w:hint="eastAsia"/>
          <w:iCs/>
          <w:lang w:val="en-US" w:eastAsia="zh-CN"/>
        </w:rPr>
        <w:t xml:space="preserve"> </w:t>
      </w:r>
      <w:r w:rsidR="00B145B1">
        <w:rPr>
          <w:rFonts w:ascii="Lato" w:eastAsiaTheme="minorEastAsia" w:hAnsi="Lato" w:cs="Arial" w:hint="eastAsia"/>
          <w:iCs/>
          <w:lang w:val="en-US" w:eastAsia="zh-CN"/>
        </w:rPr>
        <w:t xml:space="preserve">due to its versatility in producing </w:t>
      </w:r>
      <w:r w:rsidR="007807AE">
        <w:rPr>
          <w:rFonts w:ascii="Lato" w:eastAsiaTheme="minorEastAsia" w:hAnsi="Lato" w:cs="Arial" w:hint="eastAsia"/>
          <w:iCs/>
          <w:lang w:val="en-US" w:eastAsia="zh-CN"/>
        </w:rPr>
        <w:t xml:space="preserve">a </w:t>
      </w:r>
      <w:r w:rsidR="00B145B1">
        <w:rPr>
          <w:rFonts w:ascii="Lato" w:eastAsiaTheme="minorEastAsia" w:hAnsi="Lato" w:cs="Arial" w:hint="eastAsia"/>
          <w:iCs/>
          <w:lang w:val="en-US" w:eastAsia="zh-CN"/>
        </w:rPr>
        <w:t xml:space="preserve">wide range of </w:t>
      </w:r>
      <w:r w:rsidR="007807AE">
        <w:rPr>
          <w:rFonts w:ascii="Lato" w:eastAsiaTheme="minorEastAsia" w:hAnsi="Lato" w:cs="Arial" w:hint="eastAsia"/>
          <w:iCs/>
          <w:lang w:val="en-US" w:eastAsia="zh-CN"/>
        </w:rPr>
        <w:t xml:space="preserve">bulk chemicals. However, </w:t>
      </w:r>
      <w:r w:rsidR="007E5DD8">
        <w:rPr>
          <w:rFonts w:ascii="Lato" w:eastAsiaTheme="minorEastAsia" w:hAnsi="Lato" w:cs="Arial" w:hint="eastAsia"/>
          <w:iCs/>
          <w:lang w:val="en-US" w:eastAsia="zh-CN"/>
        </w:rPr>
        <w:t xml:space="preserve">with the rise of </w:t>
      </w:r>
      <w:r w:rsidR="007807AE">
        <w:rPr>
          <w:rFonts w:ascii="Lato" w:eastAsiaTheme="minorEastAsia" w:hAnsi="Lato" w:cs="Arial" w:hint="eastAsia"/>
          <w:iCs/>
          <w:lang w:val="en-US" w:eastAsia="zh-CN"/>
        </w:rPr>
        <w:t xml:space="preserve">petrochemical industry </w:t>
      </w:r>
      <w:r w:rsidR="007E5DD8">
        <w:rPr>
          <w:rFonts w:ascii="Lato" w:eastAsiaTheme="minorEastAsia" w:hAnsi="Lato" w:cs="Arial" w:hint="eastAsia"/>
          <w:iCs/>
          <w:lang w:val="en-US" w:eastAsia="zh-CN"/>
        </w:rPr>
        <w:t>in the</w:t>
      </w:r>
      <w:r w:rsidR="007807AE">
        <w:rPr>
          <w:rFonts w:ascii="Lato" w:eastAsiaTheme="minorEastAsia" w:hAnsi="Lato" w:cs="Arial" w:hint="eastAsia"/>
          <w:iCs/>
          <w:lang w:val="en-US" w:eastAsia="zh-CN"/>
        </w:rPr>
        <w:t xml:space="preserve"> 1940s</w:t>
      </w:r>
      <w:ins w:id="15" w:author="Nabera  Abhinandan" w:date="2024-08-31T23:04:00Z" w16du:dateUtc="2024-08-31T21:04:00Z">
        <w:r w:rsidR="005C32F1">
          <w:rPr>
            <w:rFonts w:ascii="Lato" w:eastAsiaTheme="minorEastAsia" w:hAnsi="Lato" w:cs="Arial"/>
            <w:iCs/>
            <w:lang w:val="en-US" w:eastAsia="zh-CN"/>
          </w:rPr>
          <w:t xml:space="preserve"> and </w:t>
        </w:r>
      </w:ins>
      <w:del w:id="16" w:author="Nabera  Abhinandan" w:date="2024-08-31T23:04:00Z" w16du:dateUtc="2024-08-31T21:04:00Z">
        <w:r w:rsidR="00682D0D" w:rsidRPr="00682D0D" w:rsidDel="005C32F1">
          <w:rPr>
            <w:rFonts w:ascii="Lato" w:eastAsiaTheme="minorEastAsia" w:hAnsi="Lato" w:cs="Arial"/>
            <w:iCs/>
            <w:lang w:val="en-US" w:eastAsia="zh-CN"/>
          </w:rPr>
          <w:delText>–</w:delText>
        </w:r>
      </w:del>
      <w:r w:rsidR="007807AE">
        <w:rPr>
          <w:rFonts w:ascii="Lato" w:eastAsiaTheme="minorEastAsia" w:hAnsi="Lato" w:cs="Arial" w:hint="eastAsia"/>
          <w:iCs/>
          <w:lang w:val="en-US" w:eastAsia="zh-CN"/>
        </w:rPr>
        <w:t xml:space="preserve">1950s, </w:t>
      </w:r>
      <w:ins w:id="17" w:author="Nabera  Abhinandan" w:date="2024-08-31T23:05:00Z" w16du:dateUtc="2024-08-31T21:05:00Z">
        <w:r w:rsidR="005E2DF6">
          <w:rPr>
            <w:rFonts w:ascii="Lato" w:eastAsiaTheme="minorEastAsia" w:hAnsi="Lato" w:cs="Arial"/>
            <w:iCs/>
            <w:lang w:val="en-US" w:eastAsia="zh-CN"/>
          </w:rPr>
          <w:t xml:space="preserve">the production of </w:t>
        </w:r>
      </w:ins>
      <w:r w:rsidR="00E85752">
        <w:rPr>
          <w:rFonts w:ascii="Lato" w:eastAsiaTheme="minorEastAsia" w:hAnsi="Lato" w:cs="Arial" w:hint="eastAsia"/>
          <w:iCs/>
          <w:lang w:val="en-US" w:eastAsia="zh-CN"/>
        </w:rPr>
        <w:t xml:space="preserve">olefins </w:t>
      </w:r>
      <w:del w:id="18" w:author="Nabera  Abhinandan" w:date="2024-08-31T23:05:00Z" w16du:dateUtc="2024-08-31T21:05:00Z">
        <w:r w:rsidR="00E85752" w:rsidDel="005E2DF6">
          <w:rPr>
            <w:rFonts w:ascii="Lato" w:eastAsiaTheme="minorEastAsia" w:hAnsi="Lato" w:cs="Arial" w:hint="eastAsia"/>
            <w:iCs/>
            <w:lang w:val="en-US" w:eastAsia="zh-CN"/>
          </w:rPr>
          <w:delText xml:space="preserve">production </w:delText>
        </w:r>
      </w:del>
      <w:r w:rsidR="00682D0D">
        <w:rPr>
          <w:rFonts w:ascii="Lato" w:eastAsiaTheme="minorEastAsia" w:hAnsi="Lato" w:cs="Arial" w:hint="eastAsia"/>
          <w:iCs/>
          <w:lang w:val="en-US" w:eastAsia="zh-CN"/>
        </w:rPr>
        <w:t>(</w:t>
      </w:r>
      <w:r w:rsidR="00682D0D" w:rsidRPr="00682D0D">
        <w:rPr>
          <w:rFonts w:ascii="Lato" w:eastAsiaTheme="minorEastAsia" w:hAnsi="Lato" w:cs="Arial" w:hint="eastAsia"/>
          <w:i/>
          <w:lang w:val="en-US" w:eastAsia="zh-CN"/>
        </w:rPr>
        <w:t>e.g.</w:t>
      </w:r>
      <w:r w:rsidR="00682D0D">
        <w:rPr>
          <w:rFonts w:ascii="Lato" w:eastAsiaTheme="minorEastAsia" w:hAnsi="Lato" w:cs="Arial" w:hint="eastAsia"/>
          <w:iCs/>
          <w:lang w:val="en-US" w:eastAsia="zh-CN"/>
        </w:rPr>
        <w:t xml:space="preserve">, ethylene) </w:t>
      </w:r>
      <w:r w:rsidR="00E85752" w:rsidRPr="00E85752">
        <w:rPr>
          <w:rFonts w:ascii="Lato" w:eastAsiaTheme="minorEastAsia" w:hAnsi="Lato" w:cs="Arial" w:hint="eastAsia"/>
          <w:i/>
          <w:lang w:val="en-US" w:eastAsia="zh-CN"/>
        </w:rPr>
        <w:t>via</w:t>
      </w:r>
      <w:r w:rsidR="00E85752">
        <w:rPr>
          <w:rFonts w:ascii="Lato" w:eastAsiaTheme="minorEastAsia" w:hAnsi="Lato" w:cs="Arial" w:hint="eastAsia"/>
          <w:iCs/>
          <w:lang w:val="en-US" w:eastAsia="zh-CN"/>
        </w:rPr>
        <w:t xml:space="preserve"> the steam cracking of naphtha</w:t>
      </w:r>
      <w:r w:rsidR="00682D0D">
        <w:rPr>
          <w:rFonts w:ascii="Lato" w:eastAsiaTheme="minorEastAsia" w:hAnsi="Lato" w:cs="Arial" w:hint="eastAsia"/>
          <w:iCs/>
          <w:lang w:val="en-US" w:eastAsia="zh-CN"/>
        </w:rPr>
        <w:t xml:space="preserve"> </w:t>
      </w:r>
      <w:r w:rsidR="0039743F">
        <w:rPr>
          <w:rFonts w:ascii="Lato" w:eastAsiaTheme="minorEastAsia" w:hAnsi="Lato" w:cs="Arial"/>
          <w:iCs/>
          <w:lang w:val="en-US" w:eastAsia="zh-CN"/>
        </w:rPr>
        <w:t>bec</w:t>
      </w:r>
      <w:r w:rsidR="0039743F">
        <w:rPr>
          <w:rFonts w:ascii="Lato" w:eastAsiaTheme="minorEastAsia" w:hAnsi="Lato" w:cs="Arial" w:hint="eastAsia"/>
          <w:iCs/>
          <w:lang w:val="en-US" w:eastAsia="zh-CN"/>
        </w:rPr>
        <w:t>a</w:t>
      </w:r>
      <w:r w:rsidR="0039743F">
        <w:rPr>
          <w:rFonts w:ascii="Lato" w:eastAsiaTheme="minorEastAsia" w:hAnsi="Lato" w:cs="Arial"/>
          <w:iCs/>
          <w:lang w:val="en-US" w:eastAsia="zh-CN"/>
        </w:rPr>
        <w:t>me</w:t>
      </w:r>
      <w:r w:rsidR="00E85752">
        <w:rPr>
          <w:rFonts w:ascii="Lato" w:eastAsiaTheme="minorEastAsia" w:hAnsi="Lato" w:cs="Arial" w:hint="eastAsia"/>
          <w:iCs/>
          <w:lang w:val="en-US" w:eastAsia="zh-CN"/>
        </w:rPr>
        <w:t xml:space="preserve"> more economical</w:t>
      </w:r>
      <w:r w:rsidR="00056A24">
        <w:rPr>
          <w:rFonts w:ascii="Lato" w:eastAsiaTheme="minorEastAsia" w:hAnsi="Lato" w:cs="Arial" w:hint="eastAsia"/>
          <w:iCs/>
          <w:lang w:val="en-US" w:eastAsia="zh-CN"/>
        </w:rPr>
        <w:t>ly viable, largely displacing acetylene</w:t>
      </w:r>
      <w:del w:id="19" w:author="Nabera  Abhinandan" w:date="2024-08-31T23:03:00Z" w16du:dateUtc="2024-08-31T21:03:00Z">
        <w:r w:rsidR="00056A24" w:rsidDel="005C32F1">
          <w:rPr>
            <w:rFonts w:ascii="Lato" w:eastAsiaTheme="minorEastAsia" w:hAnsi="Lato" w:cs="Arial" w:hint="eastAsia"/>
            <w:iCs/>
            <w:lang w:val="en-US" w:eastAsia="zh-CN"/>
          </w:rPr>
          <w:delText xml:space="preserve"> </w:delText>
        </w:r>
        <w:r w:rsidR="00E85752" w:rsidDel="005C32F1">
          <w:rPr>
            <w:rFonts w:ascii="Lato" w:eastAsiaTheme="minorEastAsia" w:hAnsi="Lato" w:cs="Arial" w:hint="eastAsia"/>
            <w:iCs/>
            <w:lang w:val="en-US" w:eastAsia="zh-CN"/>
          </w:rPr>
          <w:delText>due to the</w:delText>
        </w:r>
        <w:r w:rsidR="00E85752" w:rsidRPr="00E85752" w:rsidDel="005C32F1">
          <w:rPr>
            <w:rFonts w:ascii="Lato" w:eastAsiaTheme="minorEastAsia" w:hAnsi="Lato" w:cs="Arial" w:hint="eastAsia"/>
            <w:iCs/>
            <w:lang w:val="en-US" w:eastAsia="zh-CN"/>
          </w:rPr>
          <w:delText xml:space="preserve"> </w:delText>
        </w:r>
        <w:r w:rsidR="00E85752" w:rsidDel="005C32F1">
          <w:rPr>
            <w:rFonts w:ascii="Lato" w:eastAsiaTheme="minorEastAsia" w:hAnsi="Lato" w:cs="Arial" w:hint="eastAsia"/>
            <w:iCs/>
            <w:lang w:val="en-US" w:eastAsia="zh-CN"/>
          </w:rPr>
          <w:delText>long</w:delText>
        </w:r>
        <w:r w:rsidR="00010AAA" w:rsidRPr="00010AAA" w:rsidDel="005C32F1">
          <w:rPr>
            <w:rFonts w:ascii="Lato" w:eastAsiaTheme="minorEastAsia" w:hAnsi="Lato" w:cs="Arial"/>
            <w:iCs/>
            <w:lang w:val="en-US" w:eastAsia="zh-CN"/>
          </w:rPr>
          <w:noBreakHyphen/>
        </w:r>
        <w:r w:rsidR="00E85752" w:rsidDel="005C32F1">
          <w:rPr>
            <w:rFonts w:ascii="Lato" w:eastAsiaTheme="minorEastAsia" w:hAnsi="Lato" w:cs="Arial" w:hint="eastAsia"/>
            <w:iCs/>
            <w:lang w:val="en-US" w:eastAsia="zh-CN"/>
          </w:rPr>
          <w:delText xml:space="preserve">term </w:delText>
        </w:r>
        <w:r w:rsidR="00E85752" w:rsidDel="005C32F1">
          <w:rPr>
            <w:rFonts w:ascii="Lato" w:eastAsiaTheme="minorEastAsia" w:hAnsi="Lato" w:cs="Arial"/>
            <w:iCs/>
            <w:lang w:val="en-US" w:eastAsia="zh-CN"/>
          </w:rPr>
          <w:delText>availability</w:delText>
        </w:r>
        <w:r w:rsidR="00E85752" w:rsidDel="005C32F1">
          <w:rPr>
            <w:rFonts w:ascii="Lato" w:eastAsiaTheme="minorEastAsia" w:hAnsi="Lato" w:cs="Arial" w:hint="eastAsia"/>
            <w:iCs/>
            <w:lang w:val="en-US" w:eastAsia="zh-CN"/>
          </w:rPr>
          <w:delText xml:space="preserve"> of </w:delText>
        </w:r>
        <w:r w:rsidR="00056A24" w:rsidDel="005C32F1">
          <w:rPr>
            <w:rFonts w:ascii="Lato" w:eastAsiaTheme="minorEastAsia" w:hAnsi="Lato" w:cs="Arial" w:hint="eastAsia"/>
            <w:iCs/>
            <w:lang w:val="en-US" w:eastAsia="zh-CN"/>
          </w:rPr>
          <w:delText xml:space="preserve">inexpensive </w:delText>
        </w:r>
        <w:r w:rsidR="00E85752" w:rsidDel="005C32F1">
          <w:rPr>
            <w:rFonts w:ascii="Lato" w:eastAsiaTheme="minorEastAsia" w:hAnsi="Lato" w:cs="Arial" w:hint="eastAsia"/>
            <w:iCs/>
            <w:lang w:val="en-US" w:eastAsia="zh-CN"/>
          </w:rPr>
          <w:delText>oil</w:delText>
        </w:r>
        <w:r w:rsidR="0039743F" w:rsidDel="005C32F1">
          <w:rPr>
            <w:rFonts w:ascii="Lato" w:eastAsiaTheme="minorEastAsia" w:hAnsi="Lato" w:cs="Arial" w:hint="eastAsia"/>
            <w:iCs/>
            <w:lang w:val="en-US" w:eastAsia="zh-CN"/>
          </w:rPr>
          <w:delText xml:space="preserve"> before 1973</w:delText>
        </w:r>
      </w:del>
      <w:r w:rsidR="00E85752">
        <w:rPr>
          <w:rFonts w:ascii="Lato" w:eastAsiaTheme="minorEastAsia" w:hAnsi="Lato" w:cs="Arial" w:hint="eastAsia"/>
          <w:iCs/>
          <w:lang w:val="en-US" w:eastAsia="zh-CN"/>
        </w:rPr>
        <w:t>.</w:t>
      </w:r>
      <w:r w:rsidR="00010AAA">
        <w:rPr>
          <w:rFonts w:ascii="Lato" w:eastAsiaTheme="minorEastAsia" w:hAnsi="Lato" w:cs="Arial" w:hint="eastAsia"/>
          <w:iCs/>
          <w:lang w:val="en-US" w:eastAsia="zh-CN"/>
        </w:rPr>
        <w:t xml:space="preserve"> </w:t>
      </w:r>
      <w:r w:rsidR="004F368B">
        <w:rPr>
          <w:rFonts w:ascii="Lato" w:eastAsiaTheme="minorEastAsia" w:hAnsi="Lato" w:cs="Arial" w:hint="eastAsia"/>
          <w:iCs/>
          <w:lang w:val="en-US" w:eastAsia="zh-CN"/>
        </w:rPr>
        <w:t xml:space="preserve">As oil </w:t>
      </w:r>
      <w:r w:rsidR="004F368B">
        <w:rPr>
          <w:rFonts w:ascii="Lato" w:eastAsiaTheme="minorEastAsia" w:hAnsi="Lato" w:cs="Arial"/>
          <w:iCs/>
          <w:lang w:val="en-US" w:eastAsia="zh-CN"/>
        </w:rPr>
        <w:t>price</w:t>
      </w:r>
      <w:r w:rsidR="00056A24">
        <w:rPr>
          <w:rFonts w:ascii="Lato" w:eastAsiaTheme="minorEastAsia" w:hAnsi="Lato" w:cs="Arial" w:hint="eastAsia"/>
          <w:iCs/>
          <w:lang w:val="en-US" w:eastAsia="zh-CN"/>
        </w:rPr>
        <w:t>s</w:t>
      </w:r>
      <w:r w:rsidR="004F368B">
        <w:rPr>
          <w:rFonts w:ascii="Lato" w:eastAsiaTheme="minorEastAsia" w:hAnsi="Lato" w:cs="Arial" w:hint="eastAsia"/>
          <w:iCs/>
          <w:lang w:val="en-US" w:eastAsia="zh-CN"/>
        </w:rPr>
        <w:t xml:space="preserve"> </w:t>
      </w:r>
      <w:r w:rsidR="00056A24">
        <w:rPr>
          <w:rFonts w:ascii="Lato" w:eastAsiaTheme="minorEastAsia" w:hAnsi="Lato" w:cs="Arial" w:hint="eastAsia"/>
          <w:iCs/>
          <w:lang w:val="en-US" w:eastAsia="zh-CN"/>
        </w:rPr>
        <w:t>have fluctuated</w:t>
      </w:r>
      <w:r w:rsidR="004F368B">
        <w:rPr>
          <w:rFonts w:ascii="Lato" w:eastAsiaTheme="minorEastAsia" w:hAnsi="Lato" w:cs="Arial" w:hint="eastAsia"/>
          <w:iCs/>
          <w:lang w:val="en-US" w:eastAsia="zh-CN"/>
        </w:rPr>
        <w:t xml:space="preserve">, acetylene production has </w:t>
      </w:r>
      <w:r w:rsidR="00056A24">
        <w:rPr>
          <w:rFonts w:ascii="Lato" w:eastAsiaTheme="minorEastAsia" w:hAnsi="Lato" w:cs="Arial" w:hint="eastAsia"/>
          <w:iCs/>
          <w:lang w:val="en-US" w:eastAsia="zh-CN"/>
        </w:rPr>
        <w:t xml:space="preserve">regained </w:t>
      </w:r>
      <w:r w:rsidR="004F368B">
        <w:rPr>
          <w:rFonts w:ascii="Lato" w:eastAsiaTheme="minorEastAsia" w:hAnsi="Lato" w:cs="Arial" w:hint="eastAsia"/>
          <w:iCs/>
          <w:lang w:val="en-US" w:eastAsia="zh-CN"/>
        </w:rPr>
        <w:t>economic</w:t>
      </w:r>
      <w:r w:rsidR="00056A24">
        <w:rPr>
          <w:rFonts w:ascii="Lato" w:eastAsiaTheme="minorEastAsia" w:hAnsi="Lato" w:cs="Arial" w:hint="eastAsia"/>
          <w:iCs/>
          <w:lang w:val="en-US" w:eastAsia="zh-CN"/>
        </w:rPr>
        <w:t xml:space="preserve"> viability</w:t>
      </w:r>
      <w:r w:rsidR="004F368B">
        <w:rPr>
          <w:rFonts w:ascii="Lato" w:eastAsiaTheme="minorEastAsia" w:hAnsi="Lato" w:cs="Arial" w:hint="eastAsia"/>
          <w:iCs/>
          <w:lang w:val="en-US" w:eastAsia="zh-CN"/>
        </w:rPr>
        <w:t xml:space="preserve"> in </w:t>
      </w:r>
      <w:r w:rsidR="00056A24">
        <w:rPr>
          <w:rFonts w:ascii="Lato" w:eastAsiaTheme="minorEastAsia" w:hAnsi="Lato" w:cs="Arial" w:hint="eastAsia"/>
          <w:iCs/>
          <w:lang w:val="en-US" w:eastAsia="zh-CN"/>
        </w:rPr>
        <w:t xml:space="preserve">certain </w:t>
      </w:r>
      <w:r w:rsidR="004F368B">
        <w:rPr>
          <w:rFonts w:ascii="Lato" w:eastAsiaTheme="minorEastAsia" w:hAnsi="Lato" w:cs="Arial" w:hint="eastAsia"/>
          <w:iCs/>
          <w:lang w:val="en-US" w:eastAsia="zh-CN"/>
        </w:rPr>
        <w:t xml:space="preserve">regions, </w:t>
      </w:r>
      <w:r w:rsidR="0022493D">
        <w:rPr>
          <w:rFonts w:ascii="Lato" w:eastAsiaTheme="minorEastAsia" w:hAnsi="Lato" w:cs="Arial" w:hint="eastAsia"/>
          <w:iCs/>
          <w:lang w:val="en-US" w:eastAsia="zh-CN"/>
        </w:rPr>
        <w:t xml:space="preserve">despite </w:t>
      </w:r>
      <w:del w:id="20" w:author="Nabera  Abhinandan" w:date="2024-08-31T23:05:00Z" w16du:dateUtc="2024-08-31T21:05:00Z">
        <w:r w:rsidR="0022493D" w:rsidDel="005E2DF6">
          <w:rPr>
            <w:rFonts w:ascii="Lato" w:eastAsiaTheme="minorEastAsia" w:hAnsi="Lato" w:cs="Arial" w:hint="eastAsia"/>
            <w:iCs/>
            <w:lang w:val="en-US" w:eastAsia="zh-CN"/>
          </w:rPr>
          <w:delText>having a</w:delText>
        </w:r>
      </w:del>
      <w:ins w:id="21" w:author="Nabera  Abhinandan" w:date="2024-08-31T23:05:00Z" w16du:dateUtc="2024-08-31T21:05:00Z">
        <w:r w:rsidR="005E2DF6">
          <w:rPr>
            <w:rFonts w:ascii="Lato" w:eastAsiaTheme="minorEastAsia" w:hAnsi="Lato" w:cs="Arial"/>
            <w:iCs/>
            <w:lang w:val="en-US" w:eastAsia="zh-CN"/>
          </w:rPr>
          <w:t>its</w:t>
        </w:r>
      </w:ins>
      <w:r w:rsidR="0022493D">
        <w:rPr>
          <w:rFonts w:ascii="Lato" w:eastAsiaTheme="minorEastAsia" w:hAnsi="Lato" w:cs="Arial" w:hint="eastAsia"/>
          <w:iCs/>
          <w:lang w:val="en-US" w:eastAsia="zh-CN"/>
        </w:rPr>
        <w:t xml:space="preserve"> higher</w:t>
      </w:r>
      <w:r w:rsidR="004F368B">
        <w:rPr>
          <w:rFonts w:ascii="Lato" w:eastAsiaTheme="minorEastAsia" w:hAnsi="Lato" w:cs="Arial" w:hint="eastAsia"/>
          <w:iCs/>
          <w:lang w:val="en-US" w:eastAsia="zh-CN"/>
        </w:rPr>
        <w:t xml:space="preserve"> </w:t>
      </w:r>
      <w:r w:rsidR="004F368B">
        <w:rPr>
          <w:rFonts w:ascii="Lato" w:eastAsiaTheme="minorEastAsia" w:hAnsi="Lato" w:cs="Arial"/>
          <w:iCs/>
          <w:lang w:val="en-US" w:eastAsia="zh-CN"/>
        </w:rPr>
        <w:t>environmental</w:t>
      </w:r>
      <w:r w:rsidR="004F368B">
        <w:rPr>
          <w:rFonts w:ascii="Lato" w:eastAsiaTheme="minorEastAsia" w:hAnsi="Lato" w:cs="Arial" w:hint="eastAsia"/>
          <w:iCs/>
          <w:lang w:val="en-US" w:eastAsia="zh-CN"/>
        </w:rPr>
        <w:t xml:space="preserve"> impact </w:t>
      </w:r>
      <w:r w:rsidR="0022493D">
        <w:rPr>
          <w:rFonts w:ascii="Lato" w:eastAsiaTheme="minorEastAsia" w:hAnsi="Lato" w:cs="Arial" w:hint="eastAsia"/>
          <w:iCs/>
          <w:lang w:val="en-US" w:eastAsia="zh-CN"/>
        </w:rPr>
        <w:t xml:space="preserve">compared to </w:t>
      </w:r>
      <w:r w:rsidR="004F368B">
        <w:rPr>
          <w:rFonts w:ascii="Lato" w:eastAsiaTheme="minorEastAsia" w:hAnsi="Lato" w:cs="Arial" w:hint="eastAsia"/>
          <w:iCs/>
          <w:lang w:val="en-US" w:eastAsia="zh-CN"/>
        </w:rPr>
        <w:t>ethylene production.</w:t>
      </w:r>
      <w:r w:rsidR="004F368B" w:rsidRPr="004F368B">
        <w:rPr>
          <w:rFonts w:ascii="Lato" w:eastAsiaTheme="minorEastAsia" w:hAnsi="Lato" w:cs="Arial" w:hint="eastAsia"/>
          <w:iCs/>
          <w:lang w:val="en-US" w:eastAsia="zh-CN"/>
        </w:rPr>
        <w:t xml:space="preserve"> </w:t>
      </w:r>
      <w:r w:rsidR="00655314">
        <w:rPr>
          <w:rFonts w:ascii="Lato" w:eastAsiaTheme="minorEastAsia" w:hAnsi="Lato" w:cs="Arial" w:hint="eastAsia"/>
          <w:iCs/>
          <w:lang w:val="en-US" w:eastAsia="zh-CN"/>
        </w:rPr>
        <w:t>Currently</w:t>
      </w:r>
      <w:r w:rsidR="00655314" w:rsidRPr="00010AAA">
        <w:rPr>
          <w:rFonts w:ascii="Lato" w:eastAsiaTheme="minorEastAsia" w:hAnsi="Lato" w:cs="Arial" w:hint="eastAsia"/>
          <w:iCs/>
          <w:lang w:val="en-US" w:eastAsia="zh-CN"/>
        </w:rPr>
        <w:t>, g</w:t>
      </w:r>
      <w:r w:rsidR="00655314" w:rsidRPr="00010AAA">
        <w:rPr>
          <w:rFonts w:ascii="Lato" w:eastAsiaTheme="minorEastAsia" w:hAnsi="Lato" w:cs="Arial"/>
          <w:iCs/>
          <w:lang w:val="en-US" w:eastAsia="zh-CN"/>
        </w:rPr>
        <w:t xml:space="preserve">lobal </w:t>
      </w:r>
      <w:r w:rsidR="003752AA">
        <w:rPr>
          <w:rFonts w:ascii="Lato" w:eastAsiaTheme="minorEastAsia" w:hAnsi="Lato" w:cs="Arial" w:hint="eastAsia"/>
          <w:iCs/>
          <w:lang w:val="en-US" w:eastAsia="zh-CN"/>
        </w:rPr>
        <w:t>acetylene</w:t>
      </w:r>
      <w:r w:rsidR="003752AA" w:rsidRPr="00010AAA">
        <w:rPr>
          <w:rFonts w:ascii="Lato" w:eastAsiaTheme="minorEastAsia" w:hAnsi="Lato" w:cs="Arial"/>
          <w:iCs/>
          <w:lang w:val="en-US" w:eastAsia="zh-CN"/>
        </w:rPr>
        <w:t xml:space="preserve"> and </w:t>
      </w:r>
      <w:r w:rsidR="003752AA">
        <w:rPr>
          <w:rFonts w:ascii="Lato" w:eastAsiaTheme="minorEastAsia" w:hAnsi="Lato" w:cs="Arial" w:hint="eastAsia"/>
          <w:iCs/>
          <w:lang w:val="en-US" w:eastAsia="zh-CN"/>
        </w:rPr>
        <w:t xml:space="preserve">ethylene </w:t>
      </w:r>
      <w:r w:rsidR="00655314" w:rsidRPr="00010AAA">
        <w:rPr>
          <w:rFonts w:ascii="Lato" w:eastAsiaTheme="minorEastAsia" w:hAnsi="Lato" w:cs="Arial"/>
          <w:iCs/>
          <w:lang w:val="en-US" w:eastAsia="zh-CN"/>
        </w:rPr>
        <w:t xml:space="preserve">production </w:t>
      </w:r>
      <w:r w:rsidR="003752AA">
        <w:rPr>
          <w:rFonts w:ascii="Lato" w:eastAsiaTheme="minorEastAsia" w:hAnsi="Lato" w:cs="Arial" w:hint="eastAsia"/>
          <w:iCs/>
          <w:lang w:val="en-US" w:eastAsia="zh-CN"/>
        </w:rPr>
        <w:t>stand at</w:t>
      </w:r>
      <w:r w:rsidR="00655314" w:rsidRPr="00010AAA">
        <w:rPr>
          <w:rFonts w:ascii="Lato" w:eastAsiaTheme="minorEastAsia" w:hAnsi="Lato" w:cs="Arial"/>
          <w:iCs/>
          <w:lang w:val="en-US" w:eastAsia="zh-CN"/>
        </w:rPr>
        <w:t xml:space="preserve"> </w:t>
      </w:r>
      <w:r w:rsidR="00655314">
        <w:rPr>
          <w:rFonts w:ascii="Lato" w:eastAsiaTheme="minorEastAsia" w:hAnsi="Lato" w:cs="Arial" w:hint="eastAsia"/>
          <w:iCs/>
          <w:lang w:val="en-US" w:eastAsia="zh-CN"/>
        </w:rPr>
        <w:t>11</w:t>
      </w:r>
      <w:r w:rsidR="00655314" w:rsidRPr="00010AAA">
        <w:rPr>
          <w:rFonts w:ascii="Lato" w:eastAsiaTheme="minorEastAsia" w:hAnsi="Lato" w:cs="Arial"/>
          <w:iCs/>
          <w:lang w:val="en-US" w:eastAsia="zh-CN"/>
        </w:rPr>
        <w:t xml:space="preserve"> and </w:t>
      </w:r>
      <w:r w:rsidR="00655314">
        <w:rPr>
          <w:rFonts w:ascii="Lato" w:eastAsiaTheme="minorEastAsia" w:hAnsi="Lato" w:cs="Arial" w:hint="eastAsia"/>
          <w:iCs/>
          <w:lang w:val="en-US" w:eastAsia="zh-CN"/>
        </w:rPr>
        <w:t>225</w:t>
      </w:r>
      <w:r w:rsidR="00655314" w:rsidRPr="00010AAA">
        <w:rPr>
          <w:rFonts w:ascii="Lato" w:eastAsiaTheme="minorEastAsia" w:hAnsi="Lato" w:cs="Arial"/>
          <w:iCs/>
          <w:lang w:val="en-US" w:eastAsia="zh-CN"/>
        </w:rPr>
        <w:t xml:space="preserve"> million metric tons per year (Mt y</w:t>
      </w:r>
      <w:r w:rsidR="00655314" w:rsidRPr="00010AAA">
        <w:rPr>
          <w:rFonts w:ascii="Lato" w:eastAsiaTheme="minorEastAsia" w:hAnsi="Lato" w:cs="Arial"/>
          <w:iCs/>
          <w:vertAlign w:val="superscript"/>
          <w:lang w:val="en-US" w:eastAsia="zh-CN"/>
        </w:rPr>
        <w:t>–1</w:t>
      </w:r>
      <w:r w:rsidR="00655314" w:rsidRPr="00010AAA">
        <w:rPr>
          <w:rFonts w:ascii="Lato" w:eastAsiaTheme="minorEastAsia" w:hAnsi="Lato" w:cs="Arial"/>
          <w:iCs/>
          <w:lang w:val="en-US" w:eastAsia="zh-CN"/>
        </w:rPr>
        <w:t>)</w:t>
      </w:r>
      <w:ins w:id="22" w:author="Nabera  Abhinandan" w:date="2024-08-31T23:05:00Z" w16du:dateUtc="2024-08-31T21:05:00Z">
        <w:r w:rsidR="005E2DF6">
          <w:rPr>
            <w:rFonts w:ascii="Lato" w:eastAsiaTheme="minorEastAsia" w:hAnsi="Lato" w:cs="Arial"/>
            <w:iCs/>
            <w:lang w:val="en-US" w:eastAsia="zh-CN"/>
          </w:rPr>
          <w:t>, respectively</w:t>
        </w:r>
      </w:ins>
      <w:r w:rsidR="00655314" w:rsidRPr="00010AAA">
        <w:rPr>
          <w:rFonts w:ascii="Lato" w:eastAsiaTheme="minorEastAsia" w:hAnsi="Lato" w:cs="Arial"/>
          <w:iCs/>
          <w:lang w:val="en-US" w:eastAsia="zh-CN"/>
        </w:rPr>
        <w:t>.</w:t>
      </w:r>
    </w:p>
    <w:p w14:paraId="052C18A3" w14:textId="5FC423DE" w:rsidR="00B34DA9" w:rsidRDefault="00C46AA2" w:rsidP="00AE1633">
      <w:pPr>
        <w:spacing w:before="60" w:line="288" w:lineRule="auto"/>
        <w:jc w:val="both"/>
        <w:rPr>
          <w:rFonts w:ascii="Lato" w:eastAsiaTheme="minorEastAsia" w:hAnsi="Lato" w:cs="Arial"/>
          <w:iCs/>
          <w:lang w:val="en-US" w:eastAsia="zh-CN"/>
        </w:rPr>
      </w:pPr>
      <w:r>
        <w:rPr>
          <w:rFonts w:ascii="Lato" w:eastAsiaTheme="minorEastAsia" w:hAnsi="Lato" w:cs="Arial" w:hint="eastAsia"/>
          <w:iCs/>
          <w:lang w:val="en-US" w:eastAsia="zh-CN"/>
        </w:rPr>
        <w:t>Th</w:t>
      </w:r>
      <w:r w:rsidR="00682D0D">
        <w:rPr>
          <w:rFonts w:ascii="Lato" w:eastAsiaTheme="minorEastAsia" w:hAnsi="Lato" w:cs="Arial" w:hint="eastAsia"/>
          <w:iCs/>
          <w:lang w:val="en-US" w:eastAsia="zh-CN"/>
        </w:rPr>
        <w:t>is</w:t>
      </w:r>
      <w:r>
        <w:rPr>
          <w:rFonts w:ascii="Lato" w:eastAsiaTheme="minorEastAsia" w:hAnsi="Lato" w:cs="Arial" w:hint="eastAsia"/>
          <w:iCs/>
          <w:lang w:val="en-US" w:eastAsia="zh-CN"/>
        </w:rPr>
        <w:t xml:space="preserve"> economic and environmental trade</w:t>
      </w:r>
      <w:r w:rsidRPr="00010AAA">
        <w:rPr>
          <w:rFonts w:ascii="Lato" w:eastAsiaTheme="minorEastAsia" w:hAnsi="Lato" w:cs="Arial"/>
          <w:iCs/>
          <w:lang w:val="en-US" w:eastAsia="zh-CN"/>
        </w:rPr>
        <w:noBreakHyphen/>
      </w:r>
      <w:r>
        <w:rPr>
          <w:rFonts w:ascii="Lato" w:eastAsiaTheme="minorEastAsia" w:hAnsi="Lato" w:cs="Arial" w:hint="eastAsia"/>
          <w:iCs/>
          <w:lang w:val="en-US" w:eastAsia="zh-CN"/>
        </w:rPr>
        <w:t xml:space="preserve">off </w:t>
      </w:r>
      <w:r w:rsidR="00682D0D">
        <w:rPr>
          <w:rFonts w:ascii="Lato" w:eastAsiaTheme="minorEastAsia" w:hAnsi="Lato" w:cs="Arial" w:hint="eastAsia"/>
          <w:iCs/>
          <w:lang w:val="en-US" w:eastAsia="zh-CN"/>
        </w:rPr>
        <w:t xml:space="preserve">has </w:t>
      </w:r>
      <w:r>
        <w:rPr>
          <w:rFonts w:ascii="Lato" w:eastAsiaTheme="minorEastAsia" w:hAnsi="Lato" w:cs="Arial" w:hint="eastAsia"/>
          <w:iCs/>
          <w:lang w:val="en-US" w:eastAsia="zh-CN"/>
        </w:rPr>
        <w:t xml:space="preserve">led to </w:t>
      </w:r>
      <w:r w:rsidR="00682D0D">
        <w:rPr>
          <w:rFonts w:ascii="Lato" w:eastAsiaTheme="minorEastAsia" w:hAnsi="Lato" w:cs="Arial" w:hint="eastAsia"/>
          <w:iCs/>
          <w:lang w:val="en-US" w:eastAsia="zh-CN"/>
        </w:rPr>
        <w:t>the</w:t>
      </w:r>
      <w:r>
        <w:rPr>
          <w:rFonts w:ascii="Lato" w:eastAsiaTheme="minorEastAsia" w:hAnsi="Lato" w:cs="Arial" w:hint="eastAsia"/>
          <w:iCs/>
          <w:lang w:val="en-US" w:eastAsia="zh-CN"/>
        </w:rPr>
        <w:t xml:space="preserve"> coexistence of acetylene and ethylene routes </w:t>
      </w:r>
      <w:del w:id="23" w:author="Nabera  Abhinandan" w:date="2024-08-31T23:07:00Z" w16du:dateUtc="2024-08-31T21:07:00Z">
        <w:r w:rsidR="00682D0D" w:rsidDel="0017796D">
          <w:rPr>
            <w:rFonts w:ascii="Lato" w:eastAsiaTheme="minorEastAsia" w:hAnsi="Lato" w:cs="Arial"/>
            <w:iCs/>
            <w:lang w:val="en-US" w:eastAsia="zh-CN"/>
          </w:rPr>
          <w:delText xml:space="preserve">to </w:delText>
        </w:r>
      </w:del>
      <w:ins w:id="24" w:author="Nabera  Abhinandan" w:date="2024-08-31T23:07:00Z" w16du:dateUtc="2024-08-31T21:07:00Z">
        <w:r w:rsidR="0017796D">
          <w:rPr>
            <w:rFonts w:ascii="Lato" w:eastAsiaTheme="minorEastAsia" w:hAnsi="Lato" w:cs="Arial"/>
            <w:iCs/>
            <w:lang w:val="en-US" w:eastAsia="zh-CN"/>
          </w:rPr>
          <w:t>for</w:t>
        </w:r>
        <w:r w:rsidR="0017796D">
          <w:rPr>
            <w:rFonts w:ascii="Lato" w:eastAsiaTheme="minorEastAsia" w:hAnsi="Lato" w:cs="Arial"/>
            <w:iCs/>
            <w:lang w:val="en-US" w:eastAsia="zh-CN"/>
          </w:rPr>
          <w:t xml:space="preserve"> </w:t>
        </w:r>
      </w:ins>
      <w:r w:rsidR="00682D0D">
        <w:rPr>
          <w:rFonts w:ascii="Lato" w:eastAsiaTheme="minorEastAsia" w:hAnsi="Lato" w:cs="Arial"/>
          <w:iCs/>
          <w:lang w:val="en-US" w:eastAsia="zh-CN"/>
        </w:rPr>
        <w:t>produc</w:t>
      </w:r>
      <w:ins w:id="25" w:author="Nabera  Abhinandan" w:date="2024-08-31T23:07:00Z" w16du:dateUtc="2024-08-31T21:07:00Z">
        <w:r w:rsidR="0017796D">
          <w:rPr>
            <w:rFonts w:ascii="Lato" w:eastAsiaTheme="minorEastAsia" w:hAnsi="Lato" w:cs="Arial"/>
            <w:iCs/>
            <w:lang w:val="en-US" w:eastAsia="zh-CN"/>
          </w:rPr>
          <w:t>ing</w:t>
        </w:r>
      </w:ins>
      <w:del w:id="26" w:author="Nabera  Abhinandan" w:date="2024-08-31T23:07:00Z" w16du:dateUtc="2024-08-31T21:07:00Z">
        <w:r w:rsidR="00682D0D" w:rsidDel="0017796D">
          <w:rPr>
            <w:rFonts w:ascii="Lato" w:eastAsiaTheme="minorEastAsia" w:hAnsi="Lato" w:cs="Arial"/>
            <w:iCs/>
            <w:lang w:val="en-US" w:eastAsia="zh-CN"/>
          </w:rPr>
          <w:delText>e</w:delText>
        </w:r>
      </w:del>
      <w:r w:rsidR="00682D0D">
        <w:rPr>
          <w:rFonts w:ascii="Lato" w:eastAsiaTheme="minorEastAsia" w:hAnsi="Lato" w:cs="Arial" w:hint="eastAsia"/>
          <w:iCs/>
          <w:lang w:val="en-US" w:eastAsia="zh-CN"/>
        </w:rPr>
        <w:t xml:space="preserve"> </w:t>
      </w:r>
      <w:r>
        <w:rPr>
          <w:rFonts w:ascii="Lato" w:eastAsiaTheme="minorEastAsia" w:hAnsi="Lato" w:cs="Arial"/>
          <w:iCs/>
          <w:lang w:val="en-US" w:eastAsia="zh-CN"/>
        </w:rPr>
        <w:t>bulk chemicals</w:t>
      </w:r>
      <w:ins w:id="27" w:author="Nabera  Abhinandan" w:date="2024-08-31T23:07:00Z" w16du:dateUtc="2024-08-31T21:07:00Z">
        <w:r w:rsidR="0017796D">
          <w:rPr>
            <w:rFonts w:ascii="Lato" w:eastAsiaTheme="minorEastAsia" w:hAnsi="Lato" w:cs="Arial"/>
            <w:iCs/>
            <w:lang w:val="en-US" w:eastAsia="zh-CN"/>
          </w:rPr>
          <w:t>, such as</w:t>
        </w:r>
      </w:ins>
      <w:r w:rsidR="003743F9">
        <w:rPr>
          <w:rFonts w:ascii="Lato" w:eastAsiaTheme="minorEastAsia" w:hAnsi="Lato" w:cs="Arial" w:hint="eastAsia"/>
          <w:iCs/>
          <w:lang w:val="en-US" w:eastAsia="zh-CN"/>
        </w:rPr>
        <w:t xml:space="preserve"> </w:t>
      </w:r>
      <w:del w:id="28" w:author="Nabera  Abhinandan" w:date="2024-08-31T23:07:00Z" w16du:dateUtc="2024-08-31T21:07:00Z">
        <w:r w:rsidR="003743F9" w:rsidDel="0017796D">
          <w:rPr>
            <w:rFonts w:ascii="Lato" w:eastAsiaTheme="minorEastAsia" w:hAnsi="Lato" w:cs="Arial" w:hint="eastAsia"/>
            <w:iCs/>
            <w:lang w:val="en-US" w:eastAsia="zh-CN"/>
          </w:rPr>
          <w:delText>like</w:delText>
        </w:r>
        <w:r w:rsidDel="0017796D">
          <w:rPr>
            <w:rFonts w:ascii="Lato" w:eastAsiaTheme="minorEastAsia" w:hAnsi="Lato" w:cs="Arial" w:hint="eastAsia"/>
            <w:iCs/>
            <w:lang w:val="en-US" w:eastAsia="zh-CN"/>
          </w:rPr>
          <w:delText xml:space="preserve"> </w:delText>
        </w:r>
      </w:del>
      <w:r>
        <w:rPr>
          <w:rFonts w:ascii="Lato" w:eastAsiaTheme="minorEastAsia" w:hAnsi="Lato" w:cs="Arial" w:hint="eastAsia"/>
          <w:iCs/>
          <w:lang w:val="en-US" w:eastAsia="zh-CN"/>
        </w:rPr>
        <w:t xml:space="preserve">vinyl chloride monomer (VCM). </w:t>
      </w:r>
      <w:r w:rsidR="0068019E">
        <w:rPr>
          <w:rFonts w:ascii="Lato" w:eastAsiaTheme="minorEastAsia" w:hAnsi="Lato" w:cs="Arial" w:hint="eastAsia"/>
          <w:iCs/>
          <w:lang w:val="en-US" w:eastAsia="zh-CN"/>
        </w:rPr>
        <w:t>A</w:t>
      </w:r>
      <w:r w:rsidR="0068019E">
        <w:rPr>
          <w:rFonts w:ascii="Lato" w:eastAsiaTheme="minorEastAsia" w:hAnsi="Lato" w:cs="Arial"/>
          <w:iCs/>
          <w:lang w:val="en-US" w:eastAsia="zh-CN"/>
        </w:rPr>
        <w:t>cetylene</w:t>
      </w:r>
      <w:r w:rsidR="004F368B">
        <w:rPr>
          <w:rFonts w:ascii="Lato" w:eastAsiaTheme="minorEastAsia" w:hAnsi="Lato" w:cs="Arial" w:hint="eastAsia"/>
          <w:iCs/>
          <w:lang w:val="en-US" w:eastAsia="zh-CN"/>
        </w:rPr>
        <w:t xml:space="preserve"> </w:t>
      </w:r>
      <w:r w:rsidR="004F368B" w:rsidRPr="004F368B">
        <w:rPr>
          <w:rFonts w:ascii="Lato" w:eastAsiaTheme="minorEastAsia" w:hAnsi="Lato" w:cs="Arial"/>
          <w:iCs/>
          <w:lang w:val="en-US" w:eastAsia="zh-CN"/>
        </w:rPr>
        <w:t xml:space="preserve">hydrochlorination </w:t>
      </w:r>
      <w:ins w:id="29" w:author="Nabera  Abhinandan" w:date="2024-08-31T23:07:00Z" w16du:dateUtc="2024-08-31T21:07:00Z">
        <w:r w:rsidR="0017796D">
          <w:rPr>
            <w:rFonts w:ascii="Lato" w:eastAsiaTheme="minorEastAsia" w:hAnsi="Lato" w:cs="Arial"/>
            <w:iCs/>
            <w:lang w:val="en-US" w:eastAsia="zh-CN"/>
          </w:rPr>
          <w:t>currently accounts for</w:t>
        </w:r>
      </w:ins>
      <w:del w:id="30" w:author="Nabera  Abhinandan" w:date="2024-08-31T23:07:00Z" w16du:dateUtc="2024-08-31T21:07:00Z">
        <w:r w:rsidR="003743F9" w:rsidDel="0017796D">
          <w:rPr>
            <w:rFonts w:ascii="Lato" w:eastAsiaTheme="minorEastAsia" w:hAnsi="Lato" w:cs="Arial" w:hint="eastAsia"/>
            <w:iCs/>
            <w:lang w:val="en-US" w:eastAsia="zh-CN"/>
          </w:rPr>
          <w:delText>produces</w:delText>
        </w:r>
      </w:del>
      <w:r w:rsidR="00EC10FE">
        <w:rPr>
          <w:rFonts w:ascii="Lato" w:eastAsiaTheme="minorEastAsia" w:hAnsi="Lato" w:cs="Arial" w:hint="eastAsia"/>
          <w:iCs/>
          <w:lang w:val="en-US" w:eastAsia="zh-CN"/>
        </w:rPr>
        <w:t xml:space="preserve"> </w:t>
      </w:r>
      <w:r w:rsidR="00DC0AB8">
        <w:rPr>
          <w:rFonts w:ascii="Lato" w:eastAsiaTheme="minorEastAsia" w:hAnsi="Lato" w:cs="Arial" w:hint="eastAsia"/>
          <w:iCs/>
          <w:lang w:val="en-US" w:eastAsia="zh-CN"/>
        </w:rPr>
        <w:t xml:space="preserve">about </w:t>
      </w:r>
      <w:r w:rsidR="00EC10FE">
        <w:rPr>
          <w:rFonts w:ascii="Lato" w:eastAsiaTheme="minorEastAsia" w:hAnsi="Lato" w:cs="Arial" w:hint="eastAsia"/>
          <w:iCs/>
          <w:lang w:val="en-US" w:eastAsia="zh-CN"/>
        </w:rPr>
        <w:t>one</w:t>
      </w:r>
      <w:r w:rsidR="00EC10FE" w:rsidRPr="00010AAA">
        <w:rPr>
          <w:rFonts w:ascii="Lato" w:eastAsiaTheme="minorEastAsia" w:hAnsi="Lato" w:cs="Arial"/>
          <w:iCs/>
          <w:lang w:val="en-US" w:eastAsia="zh-CN"/>
        </w:rPr>
        <w:noBreakHyphen/>
      </w:r>
      <w:r w:rsidR="00EC10FE">
        <w:rPr>
          <w:rFonts w:ascii="Lato" w:eastAsiaTheme="minorEastAsia" w:hAnsi="Lato" w:cs="Arial" w:hint="eastAsia"/>
          <w:iCs/>
          <w:lang w:val="en-US" w:eastAsia="zh-CN"/>
        </w:rPr>
        <w:t xml:space="preserve">third of the </w:t>
      </w:r>
      <w:r w:rsidR="00134068">
        <w:rPr>
          <w:rFonts w:ascii="Lato" w:eastAsiaTheme="minorEastAsia" w:hAnsi="Lato" w:cs="Arial" w:hint="eastAsia"/>
          <w:iCs/>
          <w:lang w:val="en-US" w:eastAsia="zh-CN"/>
        </w:rPr>
        <w:t>global</w:t>
      </w:r>
      <w:r w:rsidR="00EE16E1">
        <w:rPr>
          <w:rFonts w:ascii="Lato" w:eastAsiaTheme="minorEastAsia" w:hAnsi="Lato" w:cs="Arial" w:hint="eastAsia"/>
          <w:iCs/>
          <w:lang w:val="en-US" w:eastAsia="zh-CN"/>
        </w:rPr>
        <w:t xml:space="preserve"> </w:t>
      </w:r>
      <w:ins w:id="31" w:author="Nabera  Abhinandan" w:date="2024-08-31T23:08:00Z" w16du:dateUtc="2024-08-31T21:08:00Z">
        <w:r w:rsidR="0017796D">
          <w:rPr>
            <w:rFonts w:ascii="Lato" w:eastAsiaTheme="minorEastAsia" w:hAnsi="Lato" w:cs="Arial"/>
            <w:iCs/>
            <w:lang w:val="en-US" w:eastAsia="zh-CN"/>
          </w:rPr>
          <w:t xml:space="preserve">VCM output of </w:t>
        </w:r>
      </w:ins>
      <w:r w:rsidR="003743F9">
        <w:rPr>
          <w:rFonts w:ascii="Lato" w:eastAsiaTheme="minorEastAsia" w:hAnsi="Lato" w:cs="Arial" w:hint="eastAsia"/>
          <w:iCs/>
          <w:lang w:val="en-US" w:eastAsia="zh-CN"/>
        </w:rPr>
        <w:t>50</w:t>
      </w:r>
      <w:ins w:id="32" w:author="Nabera  Abhinandan" w:date="2024-08-31T23:08:00Z" w16du:dateUtc="2024-08-31T21:08:00Z">
        <w:r w:rsidR="002B3789">
          <w:rPr>
            <w:rFonts w:ascii="Lato" w:eastAsiaTheme="minorEastAsia" w:hAnsi="Lato" w:cs="Arial"/>
            <w:iCs/>
            <w:lang w:val="en-US" w:eastAsia="zh-CN"/>
          </w:rPr>
          <w:t> </w:t>
        </w:r>
      </w:ins>
      <w:del w:id="33" w:author="Nabera  Abhinandan" w:date="2024-08-31T23:08:00Z" w16du:dateUtc="2024-08-31T21:08:00Z">
        <w:r w:rsidR="003743F9" w:rsidRPr="0088664B" w:rsidDel="002B3789">
          <w:rPr>
            <w:rFonts w:ascii="Lato" w:eastAsiaTheme="minorEastAsia" w:hAnsi="Lato" w:cs="Arial"/>
            <w:iCs/>
            <w:lang w:val="en-US" w:eastAsia="zh-CN"/>
          </w:rPr>
          <w:delText xml:space="preserve"> </w:delText>
        </w:r>
      </w:del>
      <w:r w:rsidR="003743F9" w:rsidRPr="00010AAA">
        <w:rPr>
          <w:rFonts w:ascii="Lato" w:eastAsiaTheme="minorEastAsia" w:hAnsi="Lato" w:cs="Arial"/>
          <w:iCs/>
          <w:lang w:val="en-US" w:eastAsia="zh-CN"/>
        </w:rPr>
        <w:t>Mt y</w:t>
      </w:r>
      <w:r w:rsidR="003743F9" w:rsidRPr="00010AAA">
        <w:rPr>
          <w:rFonts w:ascii="Lato" w:eastAsiaTheme="minorEastAsia" w:hAnsi="Lato" w:cs="Arial"/>
          <w:iCs/>
          <w:vertAlign w:val="superscript"/>
          <w:lang w:val="en-US" w:eastAsia="zh-CN"/>
        </w:rPr>
        <w:t>–1</w:t>
      </w:r>
      <w:del w:id="34" w:author="Nabera  Abhinandan" w:date="2024-08-31T23:08:00Z" w16du:dateUtc="2024-08-31T21:08:00Z">
        <w:r w:rsidR="00134068" w:rsidDel="0017796D">
          <w:rPr>
            <w:rFonts w:ascii="Lato" w:eastAsiaTheme="minorEastAsia" w:hAnsi="Lato" w:cs="Arial" w:hint="eastAsia"/>
            <w:iCs/>
            <w:lang w:val="en-US" w:eastAsia="zh-CN"/>
          </w:rPr>
          <w:delText xml:space="preserve"> </w:delText>
        </w:r>
        <w:r w:rsidR="00EC10FE" w:rsidDel="0017796D">
          <w:rPr>
            <w:rFonts w:ascii="Lato" w:eastAsiaTheme="minorEastAsia" w:hAnsi="Lato" w:cs="Arial" w:hint="eastAsia"/>
            <w:iCs/>
            <w:lang w:val="en-US" w:eastAsia="zh-CN"/>
          </w:rPr>
          <w:delText xml:space="preserve">VCM </w:delText>
        </w:r>
        <w:r w:rsidR="003743F9" w:rsidDel="0017796D">
          <w:rPr>
            <w:rFonts w:ascii="Lato" w:eastAsiaTheme="minorEastAsia" w:hAnsi="Lato" w:cs="Arial" w:hint="eastAsia"/>
            <w:iCs/>
            <w:lang w:val="en-US" w:eastAsia="zh-CN"/>
          </w:rPr>
          <w:delText>output</w:delText>
        </w:r>
      </w:del>
      <w:r w:rsidR="00EC10FE">
        <w:rPr>
          <w:rFonts w:ascii="Lato" w:eastAsiaTheme="minorEastAsia" w:hAnsi="Lato" w:cs="Arial" w:hint="eastAsia"/>
          <w:iCs/>
          <w:lang w:val="en-US" w:eastAsia="zh-CN"/>
        </w:rPr>
        <w:t xml:space="preserve">. </w:t>
      </w:r>
      <w:r w:rsidR="00134068">
        <w:rPr>
          <w:rFonts w:ascii="Lato" w:eastAsiaTheme="minorEastAsia" w:hAnsi="Lato" w:cs="Arial" w:hint="eastAsia"/>
          <w:iCs/>
          <w:lang w:val="en-US" w:eastAsia="zh-CN"/>
        </w:rPr>
        <w:t xml:space="preserve">However, this route is </w:t>
      </w:r>
      <w:ins w:id="35" w:author="Nabera  Abhinandan" w:date="2024-08-31T23:08:00Z" w16du:dateUtc="2024-08-31T21:08:00Z">
        <w:r w:rsidR="00343FD1">
          <w:rPr>
            <w:rFonts w:ascii="Lato" w:eastAsiaTheme="minorEastAsia" w:hAnsi="Lato" w:cs="Arial"/>
            <w:iCs/>
            <w:lang w:val="en-US" w:eastAsia="zh-CN"/>
          </w:rPr>
          <w:t xml:space="preserve">primarily confined </w:t>
        </w:r>
      </w:ins>
      <w:del w:id="36" w:author="Nabera  Abhinandan" w:date="2024-08-31T23:08:00Z" w16du:dateUtc="2024-08-31T21:08:00Z">
        <w:r w:rsidR="00134068" w:rsidDel="00343FD1">
          <w:rPr>
            <w:rFonts w:ascii="Lato" w:eastAsiaTheme="minorEastAsia" w:hAnsi="Lato" w:cs="Arial" w:hint="eastAsia"/>
            <w:iCs/>
            <w:lang w:val="en-US" w:eastAsia="zh-CN"/>
          </w:rPr>
          <w:delText xml:space="preserve">restricted </w:delText>
        </w:r>
      </w:del>
      <w:r w:rsidR="00E578F2">
        <w:rPr>
          <w:rFonts w:ascii="Lato" w:eastAsiaTheme="minorEastAsia" w:hAnsi="Lato" w:cs="Arial" w:hint="eastAsia"/>
          <w:iCs/>
          <w:lang w:val="en-US" w:eastAsia="zh-CN"/>
        </w:rPr>
        <w:t>to</w:t>
      </w:r>
      <w:r w:rsidR="00134068">
        <w:rPr>
          <w:rFonts w:ascii="Lato" w:eastAsiaTheme="minorEastAsia" w:hAnsi="Lato" w:cs="Arial" w:hint="eastAsia"/>
          <w:iCs/>
          <w:lang w:val="en-US" w:eastAsia="zh-CN"/>
        </w:rPr>
        <w:t xml:space="preserve"> China due to </w:t>
      </w:r>
      <w:ins w:id="37" w:author="Nabera  Abhinandan" w:date="2024-08-31T23:08:00Z" w16du:dateUtc="2024-08-31T21:08:00Z">
        <w:r w:rsidR="00343FD1">
          <w:rPr>
            <w:rFonts w:ascii="Lato" w:eastAsiaTheme="minorEastAsia" w:hAnsi="Lato" w:cs="Arial"/>
            <w:iCs/>
            <w:lang w:val="en-US" w:eastAsia="zh-CN"/>
          </w:rPr>
          <w:t xml:space="preserve">the </w:t>
        </w:r>
      </w:ins>
      <w:r w:rsidR="005323EF">
        <w:rPr>
          <w:rFonts w:ascii="Lato" w:eastAsiaTheme="minorEastAsia" w:hAnsi="Lato" w:cs="Arial" w:hint="eastAsia"/>
          <w:iCs/>
          <w:lang w:val="en-US" w:eastAsia="zh-CN"/>
        </w:rPr>
        <w:t xml:space="preserve">high carbon footprint </w:t>
      </w:r>
      <w:del w:id="38" w:author="Nabera  Abhinandan" w:date="2024-08-31T23:09:00Z" w16du:dateUtc="2024-08-31T21:09:00Z">
        <w:r w:rsidR="005323EF" w:rsidDel="00343FD1">
          <w:rPr>
            <w:rFonts w:ascii="Lato" w:eastAsiaTheme="minorEastAsia" w:hAnsi="Lato" w:cs="Arial" w:hint="eastAsia"/>
            <w:iCs/>
            <w:lang w:val="en-US" w:eastAsia="zh-CN"/>
          </w:rPr>
          <w:delText>in the</w:delText>
        </w:r>
      </w:del>
      <w:ins w:id="39" w:author="Nabera  Abhinandan" w:date="2024-08-31T23:09:00Z" w16du:dateUtc="2024-08-31T21:09:00Z">
        <w:r w:rsidR="00343FD1">
          <w:rPr>
            <w:rFonts w:ascii="Lato" w:eastAsiaTheme="minorEastAsia" w:hAnsi="Lato" w:cs="Arial"/>
            <w:iCs/>
            <w:lang w:val="en-US" w:eastAsia="zh-CN"/>
          </w:rPr>
          <w:t>associated with</w:t>
        </w:r>
      </w:ins>
      <w:r w:rsidR="005323EF">
        <w:rPr>
          <w:rFonts w:ascii="Lato" w:eastAsiaTheme="minorEastAsia" w:hAnsi="Lato" w:cs="Arial" w:hint="eastAsia"/>
          <w:iCs/>
          <w:lang w:val="en-US" w:eastAsia="zh-CN"/>
        </w:rPr>
        <w:t xml:space="preserve"> </w:t>
      </w:r>
      <w:r w:rsidR="00134068">
        <w:rPr>
          <w:rFonts w:ascii="Lato" w:eastAsiaTheme="minorEastAsia" w:hAnsi="Lato" w:cs="Arial" w:hint="eastAsia"/>
          <w:iCs/>
          <w:lang w:val="en-US" w:eastAsia="zh-CN"/>
        </w:rPr>
        <w:t>coal</w:t>
      </w:r>
      <w:r w:rsidR="00B34DA9" w:rsidRPr="00010AAA">
        <w:rPr>
          <w:rFonts w:ascii="Lato" w:eastAsiaTheme="minorEastAsia" w:hAnsi="Lato" w:cs="Arial"/>
          <w:iCs/>
          <w:lang w:val="en-US" w:eastAsia="zh-CN"/>
        </w:rPr>
        <w:noBreakHyphen/>
      </w:r>
      <w:r w:rsidR="00B34DA9">
        <w:rPr>
          <w:rFonts w:ascii="Lato" w:eastAsiaTheme="minorEastAsia" w:hAnsi="Lato" w:cs="Arial" w:hint="eastAsia"/>
          <w:iCs/>
          <w:lang w:val="en-US" w:eastAsia="zh-CN"/>
        </w:rPr>
        <w:t>based</w:t>
      </w:r>
      <w:r w:rsidR="00134068">
        <w:rPr>
          <w:rFonts w:ascii="Lato" w:eastAsiaTheme="minorEastAsia" w:hAnsi="Lato" w:cs="Arial" w:hint="eastAsia"/>
          <w:iCs/>
          <w:lang w:val="en-US" w:eastAsia="zh-CN"/>
        </w:rPr>
        <w:t xml:space="preserve"> acetylene production and </w:t>
      </w:r>
      <w:r w:rsidR="00501233">
        <w:rPr>
          <w:rFonts w:ascii="Lato" w:eastAsiaTheme="minorEastAsia" w:hAnsi="Lato" w:cs="Arial" w:hint="eastAsia"/>
          <w:iCs/>
          <w:lang w:val="en-US" w:eastAsia="zh-CN"/>
        </w:rPr>
        <w:t xml:space="preserve">the use of </w:t>
      </w:r>
      <w:r w:rsidR="00134068">
        <w:rPr>
          <w:rFonts w:ascii="Lato" w:eastAsiaTheme="minorEastAsia" w:hAnsi="Lato" w:cs="Arial" w:hint="eastAsia"/>
          <w:iCs/>
          <w:lang w:val="en-US" w:eastAsia="zh-CN"/>
        </w:rPr>
        <w:t>mercury catalyst</w:t>
      </w:r>
      <w:r w:rsidR="008A10D0">
        <w:rPr>
          <w:rFonts w:ascii="Lato" w:eastAsiaTheme="minorEastAsia" w:hAnsi="Lato" w:cs="Arial" w:hint="eastAsia"/>
          <w:iCs/>
          <w:lang w:val="en-US" w:eastAsia="zh-CN"/>
        </w:rPr>
        <w:t>s</w:t>
      </w:r>
      <w:r w:rsidR="00134068">
        <w:rPr>
          <w:rFonts w:ascii="Lato" w:eastAsiaTheme="minorEastAsia" w:hAnsi="Lato" w:cs="Arial" w:hint="eastAsia"/>
          <w:iCs/>
          <w:lang w:val="en-US" w:eastAsia="zh-CN"/>
        </w:rPr>
        <w:t xml:space="preserve"> </w:t>
      </w:r>
      <w:r w:rsidR="00B34DA9">
        <w:rPr>
          <w:rFonts w:ascii="Lato" w:eastAsiaTheme="minorEastAsia" w:hAnsi="Lato" w:cs="Arial" w:hint="eastAsia"/>
          <w:iCs/>
          <w:lang w:val="en-US" w:eastAsia="zh-CN"/>
        </w:rPr>
        <w:t>in</w:t>
      </w:r>
      <w:r w:rsidR="00134068">
        <w:rPr>
          <w:rFonts w:ascii="Lato" w:eastAsiaTheme="minorEastAsia" w:hAnsi="Lato" w:cs="Arial" w:hint="eastAsia"/>
          <w:iCs/>
          <w:lang w:val="en-US" w:eastAsia="zh-CN"/>
        </w:rPr>
        <w:t xml:space="preserve"> VCM </w:t>
      </w:r>
      <w:r w:rsidR="00B34DA9">
        <w:rPr>
          <w:rFonts w:ascii="Lato" w:eastAsiaTheme="minorEastAsia" w:hAnsi="Lato" w:cs="Arial" w:hint="eastAsia"/>
          <w:iCs/>
          <w:lang w:val="en-US" w:eastAsia="zh-CN"/>
        </w:rPr>
        <w:t>production</w:t>
      </w:r>
      <w:r w:rsidR="00134068">
        <w:rPr>
          <w:rFonts w:ascii="Lato" w:eastAsiaTheme="minorEastAsia" w:hAnsi="Lato" w:cs="Arial" w:hint="eastAsia"/>
          <w:iCs/>
          <w:lang w:val="en-US" w:eastAsia="zh-CN"/>
        </w:rPr>
        <w:t xml:space="preserve">. </w:t>
      </w:r>
      <w:del w:id="40" w:author="Nabera  Abhinandan" w:date="2024-08-31T23:09:00Z" w16du:dateUtc="2024-08-31T21:09:00Z">
        <w:r w:rsidR="0073032E" w:rsidDel="00343FD1">
          <w:rPr>
            <w:rFonts w:ascii="Lato" w:eastAsiaTheme="minorEastAsia" w:hAnsi="Lato" w:cs="Arial" w:hint="eastAsia"/>
            <w:iCs/>
            <w:lang w:val="en-US" w:eastAsia="zh-CN"/>
          </w:rPr>
          <w:delText>The recent</w:delText>
        </w:r>
      </w:del>
      <w:ins w:id="41" w:author="Nabera  Abhinandan" w:date="2024-08-31T23:09:00Z" w16du:dateUtc="2024-08-31T21:09:00Z">
        <w:r w:rsidR="00343FD1">
          <w:rPr>
            <w:rFonts w:ascii="Lato" w:eastAsiaTheme="minorEastAsia" w:hAnsi="Lato" w:cs="Arial"/>
            <w:iCs/>
            <w:lang w:val="en-US" w:eastAsia="zh-CN"/>
          </w:rPr>
          <w:t>Recent</w:t>
        </w:r>
      </w:ins>
      <w:r w:rsidR="0073032E">
        <w:rPr>
          <w:rFonts w:ascii="Lato" w:eastAsiaTheme="minorEastAsia" w:hAnsi="Lato" w:cs="Arial" w:hint="eastAsia"/>
          <w:iCs/>
          <w:lang w:val="en-US" w:eastAsia="zh-CN"/>
        </w:rPr>
        <w:t xml:space="preserve"> </w:t>
      </w:r>
      <w:r w:rsidR="0073032E">
        <w:rPr>
          <w:rFonts w:ascii="Lato" w:eastAsiaTheme="minorEastAsia" w:hAnsi="Lato" w:cs="Arial"/>
          <w:iCs/>
          <w:lang w:val="en-US" w:eastAsia="zh-CN"/>
        </w:rPr>
        <w:t>commercialization</w:t>
      </w:r>
      <w:r w:rsidR="0073032E">
        <w:rPr>
          <w:rFonts w:ascii="Lato" w:eastAsiaTheme="minorEastAsia" w:hAnsi="Lato" w:cs="Arial" w:hint="eastAsia"/>
          <w:iCs/>
          <w:lang w:val="en-US" w:eastAsia="zh-CN"/>
        </w:rPr>
        <w:t xml:space="preserve"> of </w:t>
      </w:r>
      <w:del w:id="42" w:author="Nabera  Abhinandan" w:date="2024-08-31T23:09:00Z" w16du:dateUtc="2024-08-31T21:09:00Z">
        <w:r w:rsidR="0073032E" w:rsidDel="00AC6FFD">
          <w:rPr>
            <w:rFonts w:ascii="Lato" w:eastAsiaTheme="minorEastAsia" w:hAnsi="Lato" w:cs="Arial" w:hint="eastAsia"/>
            <w:iCs/>
            <w:lang w:val="en-US" w:eastAsia="zh-CN"/>
          </w:rPr>
          <w:delText xml:space="preserve">an </w:delText>
        </w:r>
      </w:del>
      <w:r w:rsidR="0073032E">
        <w:rPr>
          <w:rFonts w:ascii="Lato" w:eastAsiaTheme="minorEastAsia" w:hAnsi="Lato" w:cs="Arial" w:hint="eastAsia"/>
          <w:iCs/>
          <w:lang w:val="en-US" w:eastAsia="zh-CN"/>
        </w:rPr>
        <w:t>Au/C catalyst</w:t>
      </w:r>
      <w:ins w:id="43" w:author="Nabera  Abhinandan" w:date="2024-08-31T23:09:00Z" w16du:dateUtc="2024-08-31T21:09:00Z">
        <w:r w:rsidR="00EB311D">
          <w:rPr>
            <w:rFonts w:ascii="Lato" w:eastAsiaTheme="minorEastAsia" w:hAnsi="Lato" w:cs="Arial"/>
            <w:iCs/>
            <w:lang w:val="en-US" w:eastAsia="zh-CN"/>
          </w:rPr>
          <w:t>s</w:t>
        </w:r>
      </w:ins>
      <w:r w:rsidR="0073032E">
        <w:rPr>
          <w:rFonts w:ascii="Lato" w:eastAsiaTheme="minorEastAsia" w:hAnsi="Lato" w:cs="Arial" w:hint="eastAsia"/>
          <w:iCs/>
          <w:lang w:val="en-US" w:eastAsia="zh-CN"/>
        </w:rPr>
        <w:t xml:space="preserve"> and </w:t>
      </w:r>
      <w:r w:rsidR="008A10D0">
        <w:rPr>
          <w:rFonts w:ascii="Lato" w:eastAsiaTheme="minorEastAsia" w:hAnsi="Lato" w:cs="Arial" w:hint="eastAsia"/>
          <w:iCs/>
          <w:lang w:val="en-US" w:eastAsia="zh-CN"/>
        </w:rPr>
        <w:t>advancement</w:t>
      </w:r>
      <w:r w:rsidR="00B34DA9">
        <w:rPr>
          <w:rFonts w:ascii="Lato" w:eastAsiaTheme="minorEastAsia" w:hAnsi="Lato" w:cs="Arial" w:hint="eastAsia"/>
          <w:iCs/>
          <w:lang w:val="en-US" w:eastAsia="zh-CN"/>
        </w:rPr>
        <w:t>s</w:t>
      </w:r>
      <w:r w:rsidR="008A10D0">
        <w:rPr>
          <w:rFonts w:ascii="Lato" w:eastAsiaTheme="minorEastAsia" w:hAnsi="Lato" w:cs="Arial" w:hint="eastAsia"/>
          <w:iCs/>
          <w:lang w:val="en-US" w:eastAsia="zh-CN"/>
        </w:rPr>
        <w:t xml:space="preserve"> </w:t>
      </w:r>
      <w:r w:rsidR="00B34DA9">
        <w:rPr>
          <w:rFonts w:ascii="Lato" w:eastAsiaTheme="minorEastAsia" w:hAnsi="Lato" w:cs="Arial" w:hint="eastAsia"/>
          <w:iCs/>
          <w:lang w:val="en-US" w:eastAsia="zh-CN"/>
        </w:rPr>
        <w:t>in</w:t>
      </w:r>
      <w:r w:rsidR="008A10D0">
        <w:rPr>
          <w:rFonts w:ascii="Lato" w:eastAsiaTheme="minorEastAsia" w:hAnsi="Lato" w:cs="Arial" w:hint="eastAsia"/>
          <w:iCs/>
          <w:lang w:val="en-US" w:eastAsia="zh-CN"/>
        </w:rPr>
        <w:t xml:space="preserve"> single</w:t>
      </w:r>
      <w:r w:rsidR="008A10D0" w:rsidRPr="00010AAA">
        <w:rPr>
          <w:rFonts w:ascii="Lato" w:eastAsiaTheme="minorEastAsia" w:hAnsi="Lato" w:cs="Arial"/>
          <w:iCs/>
          <w:lang w:val="en-US" w:eastAsia="zh-CN"/>
        </w:rPr>
        <w:noBreakHyphen/>
      </w:r>
      <w:r w:rsidR="008A10D0">
        <w:rPr>
          <w:rFonts w:ascii="Lato" w:eastAsiaTheme="minorEastAsia" w:hAnsi="Lato" w:cs="Arial" w:hint="eastAsia"/>
          <w:iCs/>
          <w:lang w:val="en-US" w:eastAsia="zh-CN"/>
        </w:rPr>
        <w:t xml:space="preserve">atom catalysts </w:t>
      </w:r>
      <w:r w:rsidR="00B34DA9">
        <w:rPr>
          <w:rFonts w:ascii="Lato" w:eastAsiaTheme="minorEastAsia" w:hAnsi="Lato" w:cs="Arial" w:hint="eastAsia"/>
          <w:iCs/>
          <w:lang w:val="en-US" w:eastAsia="zh-CN"/>
        </w:rPr>
        <w:t>for</w:t>
      </w:r>
      <w:r w:rsidR="008A10D0">
        <w:rPr>
          <w:rFonts w:ascii="Lato" w:eastAsiaTheme="minorEastAsia" w:hAnsi="Lato" w:cs="Arial" w:hint="eastAsia"/>
          <w:iCs/>
          <w:lang w:val="en-US" w:eastAsia="zh-CN"/>
        </w:rPr>
        <w:t xml:space="preserve"> acetylene </w:t>
      </w:r>
      <w:r w:rsidR="008A10D0" w:rsidRPr="004F368B">
        <w:rPr>
          <w:rFonts w:ascii="Lato" w:eastAsiaTheme="minorEastAsia" w:hAnsi="Lato" w:cs="Arial"/>
          <w:iCs/>
          <w:lang w:val="en-US" w:eastAsia="zh-CN"/>
        </w:rPr>
        <w:t>hydrochlorination</w:t>
      </w:r>
      <w:r w:rsidR="008A10D0">
        <w:rPr>
          <w:rFonts w:ascii="Lato" w:eastAsiaTheme="minorEastAsia" w:hAnsi="Lato" w:cs="Arial" w:hint="eastAsia"/>
          <w:iCs/>
          <w:lang w:val="en-US" w:eastAsia="zh-CN"/>
        </w:rPr>
        <w:t xml:space="preserve"> have address</w:t>
      </w:r>
      <w:r w:rsidR="00B34DA9">
        <w:rPr>
          <w:rFonts w:ascii="Lato" w:eastAsiaTheme="minorEastAsia" w:hAnsi="Lato" w:cs="Arial" w:hint="eastAsia"/>
          <w:iCs/>
          <w:lang w:val="en-US" w:eastAsia="zh-CN"/>
        </w:rPr>
        <w:t xml:space="preserve">ed some of </w:t>
      </w:r>
      <w:r w:rsidR="008A10D0">
        <w:rPr>
          <w:rFonts w:ascii="Lato" w:eastAsiaTheme="minorEastAsia" w:hAnsi="Lato" w:cs="Arial" w:hint="eastAsia"/>
          <w:iCs/>
          <w:lang w:val="en-US" w:eastAsia="zh-CN"/>
        </w:rPr>
        <w:t xml:space="preserve">the </w:t>
      </w:r>
      <w:r w:rsidR="009032EC">
        <w:rPr>
          <w:rFonts w:ascii="Lato" w:eastAsiaTheme="minorEastAsia" w:hAnsi="Lato" w:cs="Arial"/>
          <w:iCs/>
          <w:lang w:val="en-US" w:eastAsia="zh-CN"/>
        </w:rPr>
        <w:t>environmental</w:t>
      </w:r>
      <w:r w:rsidR="009032EC">
        <w:rPr>
          <w:rFonts w:ascii="Lato" w:eastAsiaTheme="minorEastAsia" w:hAnsi="Lato" w:cs="Arial" w:hint="eastAsia"/>
          <w:iCs/>
          <w:lang w:val="en-US" w:eastAsia="zh-CN"/>
        </w:rPr>
        <w:t xml:space="preserve"> </w:t>
      </w:r>
      <w:r w:rsidR="00B34DA9">
        <w:rPr>
          <w:rFonts w:ascii="Lato" w:eastAsiaTheme="minorEastAsia" w:hAnsi="Lato" w:cs="Arial" w:hint="eastAsia"/>
          <w:iCs/>
          <w:lang w:val="en-US" w:eastAsia="zh-CN"/>
        </w:rPr>
        <w:t>challenges</w:t>
      </w:r>
      <w:r w:rsidR="008A10D0">
        <w:rPr>
          <w:rFonts w:ascii="Lato" w:eastAsiaTheme="minorEastAsia" w:hAnsi="Lato" w:cs="Arial" w:hint="eastAsia"/>
          <w:iCs/>
          <w:lang w:val="en-US" w:eastAsia="zh-CN"/>
        </w:rPr>
        <w:t xml:space="preserve"> </w:t>
      </w:r>
      <w:del w:id="44" w:author="Nabera  Abhinandan" w:date="2024-08-31T23:10:00Z" w16du:dateUtc="2024-08-31T21:10:00Z">
        <w:r w:rsidR="008A10D0" w:rsidDel="00B21094">
          <w:rPr>
            <w:rFonts w:ascii="Lato" w:eastAsiaTheme="minorEastAsia" w:hAnsi="Lato" w:cs="Arial" w:hint="eastAsia"/>
            <w:iCs/>
            <w:lang w:val="en-US" w:eastAsia="zh-CN"/>
          </w:rPr>
          <w:delText>related to</w:delText>
        </w:r>
      </w:del>
      <w:ins w:id="45" w:author="Nabera  Abhinandan" w:date="2024-08-31T23:10:00Z" w16du:dateUtc="2024-08-31T21:10:00Z">
        <w:r w:rsidR="00B21094">
          <w:rPr>
            <w:rFonts w:ascii="Lato" w:eastAsiaTheme="minorEastAsia" w:hAnsi="Lato" w:cs="Arial"/>
            <w:iCs/>
            <w:lang w:val="en-US" w:eastAsia="zh-CN"/>
          </w:rPr>
          <w:t>associated with</w:t>
        </w:r>
      </w:ins>
      <w:r w:rsidR="008A10D0">
        <w:rPr>
          <w:rFonts w:ascii="Lato" w:eastAsiaTheme="minorEastAsia" w:hAnsi="Lato" w:cs="Arial" w:hint="eastAsia"/>
          <w:iCs/>
          <w:lang w:val="en-US" w:eastAsia="zh-CN"/>
        </w:rPr>
        <w:t xml:space="preserve"> mercury catalysts.</w:t>
      </w:r>
      <w:del w:id="46" w:author="Nabera  Abhinandan" w:date="2024-08-31T23:06:00Z" w16du:dateUtc="2024-08-31T21:06:00Z">
        <w:r w:rsidR="009032EC" w:rsidDel="0017796D">
          <w:rPr>
            <w:rFonts w:ascii="Lato" w:eastAsiaTheme="minorEastAsia" w:hAnsi="Lato" w:cs="Arial" w:hint="eastAsia"/>
            <w:iCs/>
            <w:lang w:val="en-US" w:eastAsia="zh-CN"/>
          </w:rPr>
          <w:delText xml:space="preserve"> </w:delText>
        </w:r>
      </w:del>
    </w:p>
    <w:p w14:paraId="64A3DE50" w14:textId="23E02658" w:rsidR="00B640A5" w:rsidRDefault="009032EC" w:rsidP="00AE1633">
      <w:pPr>
        <w:spacing w:before="60" w:line="288" w:lineRule="auto"/>
        <w:jc w:val="both"/>
        <w:rPr>
          <w:rFonts w:ascii="Lato" w:hAnsi="Lato" w:cs="Arial"/>
          <w:lang w:val="en-US" w:eastAsia="zh-CN"/>
        </w:rPr>
      </w:pPr>
      <w:r>
        <w:rPr>
          <w:rFonts w:ascii="Lato" w:eastAsiaTheme="minorEastAsia" w:hAnsi="Lato" w:cs="Arial" w:hint="eastAsia"/>
          <w:iCs/>
          <w:lang w:val="en-US" w:eastAsia="zh-CN"/>
        </w:rPr>
        <w:t xml:space="preserve">As </w:t>
      </w:r>
      <w:r w:rsidR="00B34DA9">
        <w:rPr>
          <w:rFonts w:ascii="Lato" w:eastAsiaTheme="minorEastAsia" w:hAnsi="Lato" w:cs="Arial" w:hint="eastAsia"/>
          <w:iCs/>
          <w:lang w:val="en-US" w:eastAsia="zh-CN"/>
        </w:rPr>
        <w:t xml:space="preserve">the industry shifts towards more </w:t>
      </w:r>
      <w:r>
        <w:rPr>
          <w:rFonts w:ascii="Lato" w:eastAsiaTheme="minorEastAsia" w:hAnsi="Lato" w:cs="Arial" w:hint="eastAsia"/>
          <w:iCs/>
          <w:lang w:val="en-US" w:eastAsia="zh-CN"/>
        </w:rPr>
        <w:t xml:space="preserve">sustainable acetylene production </w:t>
      </w:r>
      <w:r w:rsidR="00B34DA9">
        <w:rPr>
          <w:rFonts w:ascii="Lato" w:eastAsiaTheme="minorEastAsia" w:hAnsi="Lato" w:cs="Arial" w:hint="eastAsia"/>
          <w:iCs/>
          <w:lang w:val="en-US" w:eastAsia="zh-CN"/>
        </w:rPr>
        <w:t>using</w:t>
      </w:r>
      <w:r>
        <w:rPr>
          <w:rFonts w:ascii="Lato" w:eastAsiaTheme="minorEastAsia" w:hAnsi="Lato" w:cs="Arial" w:hint="eastAsia"/>
          <w:iCs/>
          <w:lang w:val="en-US" w:eastAsia="zh-CN"/>
        </w:rPr>
        <w:t xml:space="preserve"> renewable carbon feedstocks </w:t>
      </w:r>
      <w:r w:rsidR="005E12AA">
        <w:rPr>
          <w:rFonts w:ascii="Lato" w:eastAsiaTheme="minorEastAsia" w:hAnsi="Lato" w:cs="Arial" w:hint="eastAsia"/>
          <w:iCs/>
          <w:lang w:val="en-US" w:eastAsia="zh-CN"/>
        </w:rPr>
        <w:t>like</w:t>
      </w:r>
      <w:r w:rsidR="004E2FF8">
        <w:rPr>
          <w:rFonts w:ascii="Lato" w:eastAsiaTheme="minorEastAsia" w:hAnsi="Lato" w:cs="Arial" w:hint="eastAsia"/>
          <w:iCs/>
          <w:lang w:val="en-US" w:eastAsia="zh-CN"/>
        </w:rPr>
        <w:t xml:space="preserve"> </w:t>
      </w:r>
      <w:r>
        <w:rPr>
          <w:rFonts w:ascii="Lato" w:eastAsiaTheme="minorEastAsia" w:hAnsi="Lato" w:cs="Arial" w:hint="eastAsia"/>
          <w:iCs/>
          <w:lang w:val="en-US" w:eastAsia="zh-CN"/>
        </w:rPr>
        <w:t>biochar</w:t>
      </w:r>
      <w:r w:rsidR="004E2FF8">
        <w:rPr>
          <w:rFonts w:ascii="Lato" w:eastAsiaTheme="minorEastAsia" w:hAnsi="Lato" w:cs="Arial" w:hint="eastAsia"/>
          <w:iCs/>
          <w:lang w:val="en-US" w:eastAsia="zh-CN"/>
        </w:rPr>
        <w:t xml:space="preserve"> and</w:t>
      </w:r>
      <w:r>
        <w:rPr>
          <w:rFonts w:ascii="Lato" w:eastAsiaTheme="minorEastAsia" w:hAnsi="Lato" w:cs="Arial" w:hint="eastAsia"/>
          <w:iCs/>
          <w:lang w:val="en-US" w:eastAsia="zh-CN"/>
        </w:rPr>
        <w:t xml:space="preserve"> biomethane, the carbon footprint </w:t>
      </w:r>
      <w:r w:rsidR="00A71DCC">
        <w:rPr>
          <w:rFonts w:ascii="Lato" w:eastAsiaTheme="minorEastAsia" w:hAnsi="Lato" w:cs="Arial" w:hint="eastAsia"/>
          <w:iCs/>
          <w:lang w:val="en-US" w:eastAsia="zh-CN"/>
        </w:rPr>
        <w:t>can</w:t>
      </w:r>
      <w:r>
        <w:rPr>
          <w:rFonts w:ascii="Lato" w:eastAsiaTheme="minorEastAsia" w:hAnsi="Lato" w:cs="Arial" w:hint="eastAsia"/>
          <w:iCs/>
          <w:lang w:val="en-US" w:eastAsia="zh-CN"/>
        </w:rPr>
        <w:t xml:space="preserve"> be significantly </w:t>
      </w:r>
      <w:r w:rsidR="00A71DCC">
        <w:rPr>
          <w:rFonts w:ascii="Lato" w:eastAsiaTheme="minorEastAsia" w:hAnsi="Lato" w:cs="Arial" w:hint="eastAsia"/>
          <w:iCs/>
          <w:lang w:val="en-US" w:eastAsia="zh-CN"/>
        </w:rPr>
        <w:t>reduced</w:t>
      </w:r>
      <w:r>
        <w:rPr>
          <w:rFonts w:ascii="Lato" w:eastAsiaTheme="minorEastAsia" w:hAnsi="Lato" w:cs="Arial" w:hint="eastAsia"/>
          <w:iCs/>
          <w:lang w:val="en-US" w:eastAsia="zh-CN"/>
        </w:rPr>
        <w:t xml:space="preserve">. </w:t>
      </w:r>
      <w:r w:rsidR="00A71DCC">
        <w:rPr>
          <w:rFonts w:ascii="Lato" w:eastAsiaTheme="minorEastAsia" w:hAnsi="Lato" w:cs="Arial" w:hint="eastAsia"/>
          <w:iCs/>
          <w:lang w:val="en-US" w:eastAsia="zh-CN"/>
        </w:rPr>
        <w:t>O</w:t>
      </w:r>
      <w:r w:rsidR="00537978">
        <w:rPr>
          <w:rFonts w:ascii="Lato" w:eastAsiaTheme="minorEastAsia" w:hAnsi="Lato" w:cs="Arial" w:hint="eastAsia"/>
          <w:iCs/>
          <w:lang w:val="en-US" w:eastAsia="zh-CN"/>
        </w:rPr>
        <w:t>ur e</w:t>
      </w:r>
      <w:r w:rsidR="00537978" w:rsidRPr="00537978">
        <w:rPr>
          <w:rFonts w:ascii="Lato" w:eastAsiaTheme="minorEastAsia" w:hAnsi="Lato" w:cs="Arial"/>
          <w:iCs/>
          <w:lang w:val="en-US" w:eastAsia="zh-CN"/>
        </w:rPr>
        <w:t>nvironmental and economic assessment</w:t>
      </w:r>
      <w:r w:rsidR="00A71DCC">
        <w:rPr>
          <w:rFonts w:ascii="Lato" w:eastAsiaTheme="minorEastAsia" w:hAnsi="Lato" w:cs="Arial" w:hint="eastAsia"/>
          <w:iCs/>
          <w:lang w:val="en-US" w:eastAsia="zh-CN"/>
        </w:rPr>
        <w:t>s</w:t>
      </w:r>
      <w:r w:rsidR="00537978" w:rsidRPr="00537978">
        <w:rPr>
          <w:rFonts w:ascii="Lato" w:eastAsiaTheme="minorEastAsia" w:hAnsi="Lato" w:cs="Arial"/>
          <w:iCs/>
          <w:lang w:val="en-US" w:eastAsia="zh-CN"/>
        </w:rPr>
        <w:t xml:space="preserve"> show that replacing coal with biochar in acetylene derived </w:t>
      </w:r>
      <w:r w:rsidR="00537978">
        <w:rPr>
          <w:rFonts w:ascii="Lato" w:eastAsiaTheme="minorEastAsia" w:hAnsi="Lato" w:cs="Arial" w:hint="eastAsia"/>
          <w:iCs/>
          <w:lang w:val="en-US" w:eastAsia="zh-CN"/>
        </w:rPr>
        <w:t>VCM</w:t>
      </w:r>
      <w:r w:rsidR="00537978" w:rsidRPr="00537978">
        <w:rPr>
          <w:rFonts w:ascii="Lato" w:eastAsiaTheme="minorEastAsia" w:hAnsi="Lato" w:cs="Arial"/>
          <w:iCs/>
          <w:lang w:val="en-US" w:eastAsia="zh-CN"/>
        </w:rPr>
        <w:t xml:space="preserve"> production not only </w:t>
      </w:r>
      <w:r w:rsidR="00A71DCC">
        <w:rPr>
          <w:rFonts w:ascii="Lato" w:eastAsiaTheme="minorEastAsia" w:hAnsi="Lato" w:cs="Arial" w:hint="eastAsia"/>
          <w:iCs/>
          <w:lang w:val="en-US" w:eastAsia="zh-CN"/>
        </w:rPr>
        <w:t>lowers</w:t>
      </w:r>
      <w:r w:rsidR="00537978" w:rsidRPr="00537978">
        <w:rPr>
          <w:rFonts w:ascii="Lato" w:eastAsiaTheme="minorEastAsia" w:hAnsi="Lato" w:cs="Arial"/>
          <w:iCs/>
          <w:lang w:val="en-US" w:eastAsia="zh-CN"/>
        </w:rPr>
        <w:t xml:space="preserve"> </w:t>
      </w:r>
      <w:ins w:id="47" w:author="Nabera  Abhinandan" w:date="2024-08-31T23:12:00Z" w16du:dateUtc="2024-08-31T21:12:00Z">
        <w:r w:rsidR="00E05FA2">
          <w:rPr>
            <w:rFonts w:ascii="Lato" w:eastAsiaTheme="minorEastAsia" w:hAnsi="Lato" w:cs="Arial"/>
            <w:iCs/>
            <w:lang w:val="en-US" w:eastAsia="zh-CN"/>
          </w:rPr>
          <w:t xml:space="preserve">the </w:t>
        </w:r>
      </w:ins>
      <w:r w:rsidR="00537978" w:rsidRPr="00537978">
        <w:rPr>
          <w:rFonts w:ascii="Lato" w:eastAsiaTheme="minorEastAsia" w:hAnsi="Lato" w:cs="Arial"/>
          <w:iCs/>
          <w:lang w:val="en-US" w:eastAsia="zh-CN"/>
        </w:rPr>
        <w:t>carbon footprint but also proves to be economically viable compared to the ethylene route.</w:t>
      </w:r>
      <w:r w:rsidR="00A1533F">
        <w:rPr>
          <w:rFonts w:ascii="Lato" w:eastAsiaTheme="minorEastAsia" w:hAnsi="Lato" w:cs="Arial" w:hint="eastAsia"/>
          <w:iCs/>
          <w:lang w:val="en-US" w:eastAsia="zh-CN"/>
        </w:rPr>
        <w:t xml:space="preserve"> Therefore, develop</w:t>
      </w:r>
      <w:r w:rsidR="00FA0D3D">
        <w:rPr>
          <w:rFonts w:ascii="Lato" w:eastAsiaTheme="minorEastAsia" w:hAnsi="Lato" w:cs="Arial" w:hint="eastAsia"/>
          <w:iCs/>
          <w:lang w:val="en-US" w:eastAsia="zh-CN"/>
        </w:rPr>
        <w:t>ing</w:t>
      </w:r>
      <w:r w:rsidR="00A1533F">
        <w:rPr>
          <w:rFonts w:ascii="Lato" w:eastAsiaTheme="minorEastAsia" w:hAnsi="Lato" w:cs="Arial" w:hint="eastAsia"/>
          <w:iCs/>
          <w:lang w:val="en-US" w:eastAsia="zh-CN"/>
        </w:rPr>
        <w:t xml:space="preserve"> sustainable acetylene production </w:t>
      </w:r>
      <w:r w:rsidR="004D46A0">
        <w:rPr>
          <w:rFonts w:ascii="Lato" w:eastAsiaTheme="minorEastAsia" w:hAnsi="Lato" w:cs="Arial" w:hint="eastAsia"/>
          <w:iCs/>
          <w:lang w:val="en-US" w:eastAsia="zh-CN"/>
        </w:rPr>
        <w:t xml:space="preserve">could </w:t>
      </w:r>
      <w:del w:id="48" w:author="Nabera  Abhinandan" w:date="2024-08-31T23:14:00Z" w16du:dateUtc="2024-08-31T21:14:00Z">
        <w:r w:rsidR="004D46A0" w:rsidDel="005E6656">
          <w:rPr>
            <w:rFonts w:ascii="Lato" w:eastAsiaTheme="minorEastAsia" w:hAnsi="Lato" w:cs="Arial" w:hint="eastAsia"/>
            <w:iCs/>
            <w:lang w:val="en-US" w:eastAsia="zh-CN"/>
          </w:rPr>
          <w:delText>prompt a</w:delText>
        </w:r>
        <w:r w:rsidR="00A1533F" w:rsidDel="005E6656">
          <w:rPr>
            <w:rFonts w:ascii="Lato" w:eastAsiaTheme="minorEastAsia" w:hAnsi="Lato" w:cs="Arial" w:hint="eastAsia"/>
            <w:iCs/>
            <w:lang w:val="en-US" w:eastAsia="zh-CN"/>
          </w:rPr>
          <w:delText xml:space="preserve"> shift </w:delText>
        </w:r>
      </w:del>
      <w:del w:id="49" w:author="Nabera  Abhinandan" w:date="2024-08-31T23:13:00Z" w16du:dateUtc="2024-08-31T21:13:00Z">
        <w:r w:rsidR="004D46A0" w:rsidDel="005E6656">
          <w:rPr>
            <w:rFonts w:ascii="Lato" w:eastAsiaTheme="minorEastAsia" w:hAnsi="Lato" w:cs="Arial" w:hint="eastAsia"/>
            <w:iCs/>
            <w:lang w:val="en-US" w:eastAsia="zh-CN"/>
          </w:rPr>
          <w:delText xml:space="preserve">in </w:delText>
        </w:r>
        <w:r w:rsidR="00A1533F" w:rsidDel="005E6656">
          <w:rPr>
            <w:rFonts w:ascii="Lato" w:eastAsiaTheme="minorEastAsia" w:hAnsi="Lato" w:cs="Arial" w:hint="eastAsia"/>
            <w:iCs/>
            <w:lang w:val="en-US" w:eastAsia="zh-CN"/>
          </w:rPr>
          <w:delText>VCM production from ethylene to acetylene routes</w:delText>
        </w:r>
        <w:r w:rsidR="00C46AA2" w:rsidDel="005E6656">
          <w:rPr>
            <w:rFonts w:ascii="Lato" w:eastAsiaTheme="minorEastAsia" w:hAnsi="Lato" w:cs="Arial" w:hint="eastAsia"/>
            <w:iCs/>
            <w:lang w:val="en-US" w:eastAsia="zh-CN"/>
          </w:rPr>
          <w:delText xml:space="preserve"> </w:delText>
        </w:r>
      </w:del>
      <w:del w:id="50" w:author="Nabera  Abhinandan" w:date="2024-08-31T23:14:00Z" w16du:dateUtc="2024-08-31T21:14:00Z">
        <w:r w:rsidR="004D46A0" w:rsidDel="005E6656">
          <w:rPr>
            <w:rFonts w:ascii="Lato" w:eastAsiaTheme="minorEastAsia" w:hAnsi="Lato" w:cs="Arial" w:hint="eastAsia"/>
            <w:iCs/>
            <w:lang w:val="en-US" w:eastAsia="zh-CN"/>
          </w:rPr>
          <w:delText xml:space="preserve">and </w:delText>
        </w:r>
      </w:del>
      <w:r w:rsidR="004D46A0">
        <w:rPr>
          <w:rFonts w:ascii="Lato" w:eastAsiaTheme="minorEastAsia" w:hAnsi="Lato" w:cs="Arial" w:hint="eastAsia"/>
          <w:iCs/>
          <w:lang w:val="en-US" w:eastAsia="zh-CN"/>
        </w:rPr>
        <w:t xml:space="preserve">potentially catalyze the </w:t>
      </w:r>
      <w:r w:rsidR="00C46AA2">
        <w:rPr>
          <w:rFonts w:ascii="Lato" w:eastAsiaTheme="minorEastAsia" w:hAnsi="Lato" w:cs="Arial" w:hint="eastAsia"/>
          <w:iCs/>
          <w:lang w:val="en-US" w:eastAsia="zh-CN"/>
        </w:rPr>
        <w:t xml:space="preserve">production of </w:t>
      </w:r>
      <w:del w:id="51" w:author="Nabera  Abhinandan" w:date="2024-08-31T23:14:00Z" w16du:dateUtc="2024-08-31T21:14:00Z">
        <w:r w:rsidR="00C46AA2" w:rsidDel="005E6656">
          <w:rPr>
            <w:rFonts w:ascii="Lato" w:eastAsiaTheme="minorEastAsia" w:hAnsi="Lato" w:cs="Arial" w:hint="eastAsia"/>
            <w:iCs/>
            <w:lang w:val="en-US" w:eastAsia="zh-CN"/>
          </w:rPr>
          <w:delText xml:space="preserve">other </w:delText>
        </w:r>
      </w:del>
      <w:r w:rsidR="00C46AA2">
        <w:rPr>
          <w:rFonts w:ascii="Lato" w:eastAsiaTheme="minorEastAsia" w:hAnsi="Lato" w:cs="Arial" w:hint="eastAsia"/>
          <w:iCs/>
          <w:lang w:val="en-US" w:eastAsia="zh-CN"/>
        </w:rPr>
        <w:t>bulk chemicals from acetylene</w:t>
      </w:r>
      <w:r w:rsidR="00A1533F">
        <w:rPr>
          <w:rFonts w:ascii="Lato" w:eastAsiaTheme="minorEastAsia" w:hAnsi="Lato" w:cs="Arial" w:hint="eastAsia"/>
          <w:iCs/>
          <w:lang w:val="en-US" w:eastAsia="zh-CN"/>
        </w:rPr>
        <w:t xml:space="preserve">, </w:t>
      </w:r>
      <w:r w:rsidR="004D46A0">
        <w:rPr>
          <w:rFonts w:ascii="Lato" w:eastAsiaTheme="minorEastAsia" w:hAnsi="Lato" w:cs="Arial" w:hint="eastAsia"/>
          <w:iCs/>
          <w:lang w:val="en-US" w:eastAsia="zh-CN"/>
        </w:rPr>
        <w:t>signaling a</w:t>
      </w:r>
      <w:r w:rsidR="00A1533F">
        <w:rPr>
          <w:rFonts w:ascii="Lato" w:eastAsiaTheme="minorEastAsia" w:hAnsi="Lato" w:cs="Arial" w:hint="eastAsia"/>
          <w:iCs/>
          <w:lang w:val="en-US" w:eastAsia="zh-CN"/>
        </w:rPr>
        <w:t xml:space="preserve"> rebirth of </w:t>
      </w:r>
      <w:del w:id="52" w:author="Nabera  Abhinandan" w:date="2024-08-31T23:12:00Z" w16du:dateUtc="2024-08-31T21:12:00Z">
        <w:r w:rsidR="00A1533F" w:rsidDel="00703008">
          <w:rPr>
            <w:rFonts w:ascii="Lato" w:eastAsiaTheme="minorEastAsia" w:hAnsi="Lato" w:cs="Arial" w:hint="eastAsia"/>
            <w:iCs/>
            <w:lang w:val="en-US" w:eastAsia="zh-CN"/>
          </w:rPr>
          <w:delText>acetylene</w:delText>
        </w:r>
      </w:del>
      <w:ins w:id="53" w:author="Nabera  Abhinandan" w:date="2024-08-31T23:12:00Z" w16du:dateUtc="2024-08-31T21:12:00Z">
        <w:r w:rsidR="00703008">
          <w:rPr>
            <w:rFonts w:ascii="Lato" w:eastAsiaTheme="minorEastAsia" w:hAnsi="Lato" w:cs="Arial"/>
            <w:iCs/>
            <w:lang w:val="en-US" w:eastAsia="zh-CN"/>
          </w:rPr>
          <w:t>this versatile comp</w:t>
        </w:r>
        <w:r w:rsidR="000752AE">
          <w:rPr>
            <w:rFonts w:ascii="Lato" w:eastAsiaTheme="minorEastAsia" w:hAnsi="Lato" w:cs="Arial"/>
            <w:iCs/>
            <w:lang w:val="en-US" w:eastAsia="zh-CN"/>
          </w:rPr>
          <w:t>ound</w:t>
        </w:r>
      </w:ins>
      <w:r w:rsidR="00A1533F">
        <w:rPr>
          <w:rFonts w:ascii="Lato" w:eastAsiaTheme="minorEastAsia" w:hAnsi="Lato" w:cs="Arial" w:hint="eastAsia"/>
          <w:iCs/>
          <w:lang w:val="en-US" w:eastAsia="zh-CN"/>
        </w:rPr>
        <w:t>.</w:t>
      </w:r>
      <w:r w:rsidR="006D7FE1">
        <w:rPr>
          <w:rFonts w:ascii="Lato" w:eastAsiaTheme="minorEastAsia" w:hAnsi="Lato" w:cs="Arial" w:hint="eastAsia"/>
          <w:iCs/>
          <w:lang w:val="en-US" w:eastAsia="zh-CN"/>
        </w:rPr>
        <w:t xml:space="preserve"> </w:t>
      </w:r>
      <w:r w:rsidR="004D46A0">
        <w:rPr>
          <w:rFonts w:ascii="Lato" w:eastAsiaTheme="minorEastAsia" w:hAnsi="Lato" w:cs="Arial" w:hint="eastAsia"/>
          <w:iCs/>
          <w:lang w:val="en-US" w:eastAsia="zh-CN"/>
        </w:rPr>
        <w:t xml:space="preserve">Despite </w:t>
      </w:r>
      <w:del w:id="54" w:author="Nabera  Abhinandan" w:date="2024-08-31T23:12:00Z" w16du:dateUtc="2024-08-31T21:12:00Z">
        <w:r w:rsidR="004D46A0" w:rsidDel="00735013">
          <w:rPr>
            <w:rFonts w:ascii="Lato" w:eastAsiaTheme="minorEastAsia" w:hAnsi="Lato" w:cs="Arial" w:hint="eastAsia"/>
            <w:iCs/>
            <w:lang w:val="en-US" w:eastAsia="zh-CN"/>
          </w:rPr>
          <w:delText xml:space="preserve">the </w:delText>
        </w:r>
      </w:del>
      <w:ins w:id="55" w:author="Nabera  Abhinandan" w:date="2024-08-31T23:12:00Z" w16du:dateUtc="2024-08-31T21:12:00Z">
        <w:r w:rsidR="00735013">
          <w:rPr>
            <w:rFonts w:ascii="Lato" w:eastAsiaTheme="minorEastAsia" w:hAnsi="Lato" w:cs="Arial"/>
            <w:iCs/>
            <w:lang w:val="en-US" w:eastAsia="zh-CN"/>
          </w:rPr>
          <w:t>its</w:t>
        </w:r>
        <w:r w:rsidR="00735013">
          <w:rPr>
            <w:rFonts w:ascii="Lato" w:eastAsiaTheme="minorEastAsia" w:hAnsi="Lato" w:cs="Arial" w:hint="eastAsia"/>
            <w:iCs/>
            <w:lang w:val="en-US" w:eastAsia="zh-CN"/>
          </w:rPr>
          <w:t xml:space="preserve"> </w:t>
        </w:r>
      </w:ins>
      <w:r w:rsidR="004D46A0">
        <w:rPr>
          <w:rFonts w:ascii="Lato" w:eastAsiaTheme="minorEastAsia" w:hAnsi="Lato" w:cs="Arial" w:hint="eastAsia"/>
          <w:iCs/>
          <w:lang w:val="en-US" w:eastAsia="zh-CN"/>
        </w:rPr>
        <w:t>potential</w:t>
      </w:r>
      <w:r w:rsidR="006D7FE1">
        <w:rPr>
          <w:rFonts w:ascii="Lato" w:eastAsiaTheme="minorEastAsia" w:hAnsi="Lato" w:cs="Arial" w:hint="eastAsia"/>
          <w:iCs/>
          <w:lang w:val="en-US" w:eastAsia="zh-CN"/>
        </w:rPr>
        <w:t xml:space="preserve">, </w:t>
      </w:r>
      <w:r w:rsidR="006D7FE1" w:rsidRPr="006D7FE1">
        <w:rPr>
          <w:rFonts w:ascii="Lato" w:hAnsi="Lato" w:cs="Arial"/>
          <w:lang w:val="en-US" w:eastAsia="zh-CN"/>
        </w:rPr>
        <w:t xml:space="preserve">research </w:t>
      </w:r>
      <w:r w:rsidR="004D46A0">
        <w:rPr>
          <w:rFonts w:ascii="Lato" w:hAnsi="Lato" w:cs="Arial" w:hint="eastAsia"/>
          <w:lang w:val="en-US" w:eastAsia="zh-CN"/>
        </w:rPr>
        <w:t xml:space="preserve">into alternative acetylene production </w:t>
      </w:r>
      <w:ins w:id="56" w:author="Nabera  Abhinandan" w:date="2024-08-31T23:13:00Z" w16du:dateUtc="2024-08-31T21:13:00Z">
        <w:r w:rsidR="00164ECD">
          <w:rPr>
            <w:rFonts w:ascii="Lato" w:hAnsi="Lato" w:cs="Arial"/>
            <w:lang w:val="en-US" w:eastAsia="zh-CN"/>
          </w:rPr>
          <w:t xml:space="preserve">methods </w:t>
        </w:r>
      </w:ins>
      <w:r w:rsidR="004D46A0">
        <w:rPr>
          <w:rFonts w:ascii="Lato" w:hAnsi="Lato" w:cs="Arial" w:hint="eastAsia"/>
          <w:lang w:val="en-US" w:eastAsia="zh-CN"/>
        </w:rPr>
        <w:t>and applications has lagged</w:t>
      </w:r>
      <w:r w:rsidR="00B640A5" w:rsidRPr="00B640A5">
        <w:rPr>
          <w:rFonts w:ascii="Lato" w:hAnsi="Lato" w:cs="Arial"/>
          <w:lang w:val="en-US" w:eastAsia="zh-CN"/>
        </w:rPr>
        <w:t xml:space="preserve"> for decades</w:t>
      </w:r>
      <w:r w:rsidR="00B640A5">
        <w:rPr>
          <w:rFonts w:ascii="Lato" w:hAnsi="Lato" w:cs="Arial" w:hint="eastAsia"/>
          <w:lang w:val="en-US" w:eastAsia="zh-CN"/>
        </w:rPr>
        <w:t>.</w:t>
      </w:r>
    </w:p>
    <w:p w14:paraId="22210959" w14:textId="0A8557E6" w:rsidR="00AE1633" w:rsidRPr="00414574" w:rsidRDefault="004D46A0" w:rsidP="00AE1633">
      <w:pPr>
        <w:spacing w:before="60" w:line="288" w:lineRule="auto"/>
        <w:jc w:val="both"/>
        <w:rPr>
          <w:rFonts w:ascii="Lato" w:hAnsi="Lato" w:cs="Arial"/>
          <w:lang w:val="en-US" w:eastAsia="zh-CN"/>
        </w:rPr>
      </w:pPr>
      <w:r>
        <w:rPr>
          <w:rFonts w:ascii="Lato" w:hAnsi="Lato" w:cs="Arial" w:hint="eastAsia"/>
          <w:lang w:val="en-US" w:eastAsia="zh-CN"/>
        </w:rPr>
        <w:t xml:space="preserve">Given the current urgency to </w:t>
      </w:r>
      <w:r w:rsidR="00C46AA2">
        <w:rPr>
          <w:rFonts w:ascii="Lato" w:hAnsi="Lato" w:cs="Arial" w:hint="eastAsia"/>
          <w:lang w:val="en-US" w:eastAsia="zh-CN"/>
        </w:rPr>
        <w:t xml:space="preserve">re-ignite interest </w:t>
      </w:r>
      <w:r w:rsidR="007E47EC">
        <w:rPr>
          <w:rFonts w:ascii="Lato" w:hAnsi="Lato" w:cs="Arial" w:hint="eastAsia"/>
          <w:lang w:val="en-US" w:eastAsia="zh-CN"/>
        </w:rPr>
        <w:t xml:space="preserve">in acetylene, our review </w:t>
      </w:r>
      <w:del w:id="57" w:author="Nabera  Abhinandan" w:date="2024-08-31T23:17:00Z" w16du:dateUtc="2024-08-31T21:17:00Z">
        <w:r w:rsidR="007E47EC" w:rsidDel="005E6656">
          <w:rPr>
            <w:rFonts w:ascii="Lato" w:hAnsi="Lato" w:cs="Arial" w:hint="eastAsia"/>
            <w:lang w:val="en-US" w:eastAsia="zh-CN"/>
          </w:rPr>
          <w:delText xml:space="preserve">offers </w:delText>
        </w:r>
      </w:del>
      <w:ins w:id="58" w:author="Nabera  Abhinandan" w:date="2024-08-31T23:17:00Z" w16du:dateUtc="2024-08-31T21:17:00Z">
        <w:r w:rsidR="005E6656">
          <w:rPr>
            <w:rFonts w:ascii="Lato" w:hAnsi="Lato" w:cs="Arial"/>
            <w:lang w:val="en-US" w:eastAsia="zh-CN"/>
          </w:rPr>
          <w:t>provides</w:t>
        </w:r>
        <w:r w:rsidR="005E6656">
          <w:rPr>
            <w:rFonts w:ascii="Lato" w:hAnsi="Lato" w:cs="Arial" w:hint="eastAsia"/>
            <w:lang w:val="en-US" w:eastAsia="zh-CN"/>
          </w:rPr>
          <w:t xml:space="preserve"> </w:t>
        </w:r>
      </w:ins>
      <w:r w:rsidR="007E47EC">
        <w:rPr>
          <w:rFonts w:ascii="Lato" w:hAnsi="Lato" w:cs="Arial" w:hint="eastAsia"/>
          <w:lang w:val="en-US" w:eastAsia="zh-CN"/>
        </w:rPr>
        <w:t xml:space="preserve">a comprehensive examination of </w:t>
      </w:r>
      <w:r w:rsidR="00B640A5">
        <w:rPr>
          <w:rFonts w:ascii="Lato" w:hAnsi="Lato" w:cs="Arial" w:hint="eastAsia"/>
          <w:lang w:val="en-US" w:eastAsia="zh-CN"/>
        </w:rPr>
        <w:t>acetylene production</w:t>
      </w:r>
      <w:r w:rsidR="00C46AA2">
        <w:rPr>
          <w:rFonts w:ascii="Lato" w:hAnsi="Lato" w:cs="Arial" w:hint="eastAsia"/>
          <w:lang w:val="en-US" w:eastAsia="zh-CN"/>
        </w:rPr>
        <w:t xml:space="preserve"> technologies</w:t>
      </w:r>
      <w:r w:rsidR="00B640A5">
        <w:rPr>
          <w:rFonts w:ascii="Lato" w:hAnsi="Lato" w:cs="Arial" w:hint="eastAsia"/>
          <w:lang w:val="en-US" w:eastAsia="zh-CN"/>
        </w:rPr>
        <w:t xml:space="preserve">, </w:t>
      </w:r>
      <w:r w:rsidR="00C46AA2">
        <w:rPr>
          <w:rFonts w:ascii="Lato" w:hAnsi="Lato" w:cs="Arial" w:hint="eastAsia"/>
          <w:lang w:val="en-US" w:eastAsia="zh-CN"/>
        </w:rPr>
        <w:t>propos</w:t>
      </w:r>
      <w:r w:rsidR="007E47EC">
        <w:rPr>
          <w:rFonts w:ascii="Lato" w:hAnsi="Lato" w:cs="Arial" w:hint="eastAsia"/>
          <w:lang w:val="en-US" w:eastAsia="zh-CN"/>
        </w:rPr>
        <w:t>es</w:t>
      </w:r>
      <w:r w:rsidR="00C46AA2">
        <w:rPr>
          <w:rFonts w:ascii="Lato" w:hAnsi="Lato" w:cs="Arial" w:hint="eastAsia"/>
          <w:lang w:val="en-US" w:eastAsia="zh-CN"/>
        </w:rPr>
        <w:t xml:space="preserve"> sustainable production</w:t>
      </w:r>
      <w:r w:rsidR="007E47EC">
        <w:rPr>
          <w:rFonts w:ascii="Lato" w:hAnsi="Lato" w:cs="Arial" w:hint="eastAsia"/>
          <w:lang w:val="en-US" w:eastAsia="zh-CN"/>
        </w:rPr>
        <w:t xml:space="preserve"> </w:t>
      </w:r>
      <w:r w:rsidR="007E47EC">
        <w:rPr>
          <w:rFonts w:ascii="Lato" w:hAnsi="Lato" w:cs="Arial"/>
          <w:lang w:val="en-US" w:eastAsia="zh-CN"/>
        </w:rPr>
        <w:t>initiatives</w:t>
      </w:r>
      <w:r w:rsidR="00C46AA2">
        <w:rPr>
          <w:rFonts w:ascii="Lato" w:hAnsi="Lato" w:cs="Arial" w:hint="eastAsia"/>
          <w:lang w:val="en-US" w:eastAsia="zh-CN"/>
        </w:rPr>
        <w:t xml:space="preserve">, </w:t>
      </w:r>
      <w:r w:rsidR="007E47EC">
        <w:rPr>
          <w:rFonts w:ascii="Lato" w:hAnsi="Lato" w:cs="Arial" w:hint="eastAsia"/>
          <w:lang w:val="en-US" w:eastAsia="zh-CN"/>
        </w:rPr>
        <w:t xml:space="preserve">and </w:t>
      </w:r>
      <w:r w:rsidR="00F92719">
        <w:rPr>
          <w:rFonts w:ascii="Lato" w:hAnsi="Lato" w:cs="Arial" w:hint="eastAsia"/>
          <w:lang w:val="en-US" w:eastAsia="zh-CN"/>
        </w:rPr>
        <w:t>highlights</w:t>
      </w:r>
      <w:r w:rsidR="007E47EC">
        <w:rPr>
          <w:rFonts w:ascii="Lato" w:hAnsi="Lato" w:cs="Arial" w:hint="eastAsia"/>
          <w:lang w:val="en-US" w:eastAsia="zh-CN"/>
        </w:rPr>
        <w:t xml:space="preserve"> f</w:t>
      </w:r>
      <w:r w:rsidR="00C46AA2">
        <w:rPr>
          <w:rFonts w:ascii="Lato" w:hAnsi="Lato" w:cs="Arial" w:hint="eastAsia"/>
          <w:lang w:val="en-US" w:eastAsia="zh-CN"/>
        </w:rPr>
        <w:t>uture</w:t>
      </w:r>
      <w:r w:rsidR="00B640A5">
        <w:rPr>
          <w:rFonts w:ascii="Lato" w:hAnsi="Lato" w:cs="Arial" w:hint="eastAsia"/>
          <w:lang w:val="en-US" w:eastAsia="zh-CN"/>
        </w:rPr>
        <w:t xml:space="preserve"> potential applications. </w:t>
      </w:r>
      <w:r w:rsidR="007902BF">
        <w:rPr>
          <w:rFonts w:ascii="Lato" w:hAnsi="Lato" w:cs="Arial" w:hint="eastAsia"/>
          <w:lang w:val="en-US" w:eastAsia="zh-CN"/>
        </w:rPr>
        <w:t xml:space="preserve">Acetylene is </w:t>
      </w:r>
      <w:r w:rsidR="00E26A08">
        <w:rPr>
          <w:rFonts w:ascii="Lato" w:hAnsi="Lato" w:cs="Arial" w:hint="eastAsia"/>
          <w:lang w:val="en-US" w:eastAsia="zh-CN"/>
        </w:rPr>
        <w:t xml:space="preserve">a </w:t>
      </w:r>
      <w:r w:rsidR="007E47EC">
        <w:rPr>
          <w:rFonts w:ascii="Lato" w:hAnsi="Lato" w:cs="Arial" w:hint="eastAsia"/>
          <w:lang w:val="en-US" w:eastAsia="zh-CN"/>
        </w:rPr>
        <w:t xml:space="preserve">molecule of profound importance in </w:t>
      </w:r>
      <w:r w:rsidR="007902BF">
        <w:rPr>
          <w:rFonts w:ascii="Lato" w:hAnsi="Lato" w:cs="Arial" w:hint="eastAsia"/>
          <w:lang w:val="en-US" w:eastAsia="zh-CN"/>
        </w:rPr>
        <w:t xml:space="preserve">chemical </w:t>
      </w:r>
      <w:r w:rsidR="007902BF">
        <w:rPr>
          <w:rFonts w:ascii="Lato" w:hAnsi="Lato" w:cs="Arial"/>
          <w:lang w:val="en-US" w:eastAsia="zh-CN"/>
        </w:rPr>
        <w:t>engineering</w:t>
      </w:r>
      <w:ins w:id="59" w:author="Nabera  Abhinandan" w:date="2024-08-31T23:17:00Z" w16du:dateUtc="2024-08-31T21:17:00Z">
        <w:r w:rsidR="005E6656">
          <w:rPr>
            <w:rFonts w:ascii="Lato" w:hAnsi="Lato" w:cs="Arial"/>
            <w:lang w:val="en-US" w:eastAsia="zh-CN"/>
          </w:rPr>
          <w:t>,</w:t>
        </w:r>
      </w:ins>
      <w:del w:id="60" w:author="Nabera  Abhinandan" w:date="2024-08-31T23:16:00Z" w16du:dateUtc="2024-08-31T21:16:00Z">
        <w:r w:rsidR="007902BF" w:rsidDel="005E6656">
          <w:rPr>
            <w:rFonts w:ascii="Lato" w:hAnsi="Lato" w:cs="Arial" w:hint="eastAsia"/>
            <w:lang w:val="en-US" w:eastAsia="zh-CN"/>
          </w:rPr>
          <w:delText xml:space="preserve">, </w:delText>
        </w:r>
        <w:r w:rsidR="007E47EC" w:rsidDel="005E6656">
          <w:rPr>
            <w:rFonts w:ascii="Lato" w:hAnsi="Lato" w:cs="Arial" w:hint="eastAsia"/>
            <w:lang w:val="en-US" w:eastAsia="zh-CN"/>
          </w:rPr>
          <w:delText xml:space="preserve">and </w:delText>
        </w:r>
        <w:r w:rsidR="007902BF" w:rsidDel="005E6656">
          <w:rPr>
            <w:rFonts w:ascii="Lato" w:hAnsi="Lato" w:cs="Arial" w:hint="eastAsia"/>
            <w:lang w:val="en-US" w:eastAsia="zh-CN"/>
          </w:rPr>
          <w:delText xml:space="preserve">its production and applications </w:delText>
        </w:r>
        <w:r w:rsidR="007E47EC" w:rsidDel="005E6656">
          <w:rPr>
            <w:rFonts w:ascii="Lato" w:hAnsi="Lato" w:cs="Arial" w:hint="eastAsia"/>
            <w:lang w:val="en-US" w:eastAsia="zh-CN"/>
          </w:rPr>
          <w:delText xml:space="preserve">encompass a vast body of </w:delText>
        </w:r>
        <w:r w:rsidR="007902BF" w:rsidDel="005E6656">
          <w:rPr>
            <w:rFonts w:ascii="Lato" w:hAnsi="Lato" w:cs="Arial" w:hint="eastAsia"/>
            <w:lang w:val="en-US" w:eastAsia="zh-CN"/>
          </w:rPr>
          <w:delText>chemical engineering</w:delText>
        </w:r>
        <w:r w:rsidR="007E47EC" w:rsidDel="005E6656">
          <w:rPr>
            <w:rFonts w:ascii="Lato" w:hAnsi="Lato" w:cs="Arial" w:hint="eastAsia"/>
            <w:lang w:val="en-US" w:eastAsia="zh-CN"/>
          </w:rPr>
          <w:delText xml:space="preserve"> knowledge</w:delText>
        </w:r>
        <w:r w:rsidR="00E26A08" w:rsidDel="005E6656">
          <w:rPr>
            <w:rFonts w:ascii="Lato" w:hAnsi="Lato" w:cs="Arial" w:hint="eastAsia"/>
            <w:lang w:val="en-US" w:eastAsia="zh-CN"/>
          </w:rPr>
          <w:delText>, that</w:delText>
        </w:r>
      </w:del>
      <w:ins w:id="61" w:author="Nabera  Abhinandan" w:date="2024-08-31T23:16:00Z" w16du:dateUtc="2024-08-31T21:16:00Z">
        <w:r w:rsidR="005E6656">
          <w:rPr>
            <w:rFonts w:ascii="Lato" w:hAnsi="Lato" w:cs="Arial"/>
            <w:lang w:val="en-US" w:eastAsia="zh-CN"/>
          </w:rPr>
          <w:t xml:space="preserve"> and this significance</w:t>
        </w:r>
      </w:ins>
      <w:r w:rsidR="00E26A08">
        <w:rPr>
          <w:rFonts w:ascii="Lato" w:hAnsi="Lato" w:cs="Arial" w:hint="eastAsia"/>
          <w:lang w:val="en-US" w:eastAsia="zh-CN"/>
        </w:rPr>
        <w:t xml:space="preserve"> motivates us to </w:t>
      </w:r>
      <w:r w:rsidR="007E47EC">
        <w:rPr>
          <w:rFonts w:ascii="Lato" w:hAnsi="Lato" w:cs="Arial" w:hint="eastAsia"/>
          <w:lang w:val="en-US" w:eastAsia="zh-CN"/>
        </w:rPr>
        <w:t xml:space="preserve">submit our </w:t>
      </w:r>
      <w:r w:rsidR="007902BF">
        <w:rPr>
          <w:rFonts w:ascii="Lato" w:hAnsi="Lato" w:cs="Arial" w:hint="eastAsia"/>
          <w:lang w:val="en-US" w:eastAsia="zh-CN"/>
        </w:rPr>
        <w:t xml:space="preserve">review to </w:t>
      </w:r>
      <w:r w:rsidR="004F368B" w:rsidRPr="006228D0">
        <w:rPr>
          <w:rFonts w:ascii="Lato" w:hAnsi="Lato" w:cs="Arial"/>
          <w:i/>
          <w:iCs/>
          <w:snapToGrid w:val="0"/>
          <w:color w:val="000000"/>
          <w:lang w:val="en-US"/>
        </w:rPr>
        <w:t>Nature Chemical Engineering</w:t>
      </w:r>
      <w:r w:rsidR="00E26A08">
        <w:rPr>
          <w:rFonts w:ascii="Lato" w:hAnsi="Lato" w:cs="Arial" w:hint="eastAsia"/>
          <w:lang w:val="en-US" w:eastAsia="zh-CN"/>
        </w:rPr>
        <w:t>. W</w:t>
      </w:r>
      <w:r w:rsidR="007902BF">
        <w:rPr>
          <w:rFonts w:ascii="Lato" w:hAnsi="Lato" w:cs="Arial" w:hint="eastAsia"/>
          <w:lang w:val="en-US" w:eastAsia="zh-CN"/>
        </w:rPr>
        <w:t xml:space="preserve">e believe </w:t>
      </w:r>
      <w:r w:rsidR="00E26A08">
        <w:rPr>
          <w:rFonts w:ascii="Lato" w:hAnsi="Lato" w:cs="Arial" w:hint="eastAsia"/>
          <w:lang w:val="en-US" w:eastAsia="zh-CN"/>
        </w:rPr>
        <w:t>this review</w:t>
      </w:r>
      <w:r w:rsidR="007902BF">
        <w:rPr>
          <w:rFonts w:ascii="Lato" w:hAnsi="Lato" w:cs="Arial" w:hint="eastAsia"/>
          <w:lang w:val="en-US" w:eastAsia="zh-CN"/>
        </w:rPr>
        <w:t xml:space="preserve"> will</w:t>
      </w:r>
      <w:r w:rsidR="007E47EC">
        <w:rPr>
          <w:rFonts w:ascii="Lato" w:hAnsi="Lato" w:cs="Arial" w:hint="eastAsia"/>
          <w:lang w:val="en-US" w:eastAsia="zh-CN"/>
        </w:rPr>
        <w:t xml:space="preserve"> </w:t>
      </w:r>
      <w:r w:rsidR="00E26A08">
        <w:rPr>
          <w:rFonts w:ascii="Lato" w:hAnsi="Lato" w:cs="Arial" w:hint="eastAsia"/>
          <w:lang w:val="en-US" w:eastAsia="zh-CN"/>
        </w:rPr>
        <w:t>spark</w:t>
      </w:r>
      <w:r w:rsidR="007E47EC">
        <w:rPr>
          <w:rFonts w:ascii="Lato" w:hAnsi="Lato" w:cs="Arial" w:hint="eastAsia"/>
          <w:lang w:val="en-US" w:eastAsia="zh-CN"/>
        </w:rPr>
        <w:t xml:space="preserve"> renewed </w:t>
      </w:r>
      <w:r w:rsidR="002A0066">
        <w:rPr>
          <w:rFonts w:ascii="Lato" w:hAnsi="Lato" w:cs="Arial" w:hint="eastAsia"/>
          <w:lang w:val="en-US" w:eastAsia="zh-CN"/>
        </w:rPr>
        <w:t>interest in acetylene</w:t>
      </w:r>
      <w:r w:rsidR="00E26A08">
        <w:rPr>
          <w:rFonts w:ascii="Lato" w:hAnsi="Lato" w:cs="Arial" w:hint="eastAsia"/>
          <w:lang w:val="en-US" w:eastAsia="zh-CN"/>
        </w:rPr>
        <w:t>,</w:t>
      </w:r>
      <w:r w:rsidR="007E47EC">
        <w:rPr>
          <w:rFonts w:ascii="Lato" w:hAnsi="Lato" w:cs="Arial" w:hint="eastAsia"/>
          <w:lang w:val="en-US" w:eastAsia="zh-CN"/>
        </w:rPr>
        <w:t xml:space="preserve"> </w:t>
      </w:r>
      <w:r w:rsidR="002A0066">
        <w:rPr>
          <w:rFonts w:ascii="Lato" w:hAnsi="Lato" w:cs="Arial"/>
          <w:lang w:val="en-US" w:eastAsia="zh-CN"/>
        </w:rPr>
        <w:t>potentially</w:t>
      </w:r>
      <w:r w:rsidR="002A0066">
        <w:rPr>
          <w:rFonts w:ascii="Lato" w:hAnsi="Lato" w:cs="Arial" w:hint="eastAsia"/>
          <w:lang w:val="en-US" w:eastAsia="zh-CN"/>
        </w:rPr>
        <w:t xml:space="preserve"> revitalize</w:t>
      </w:r>
      <w:r w:rsidR="00816FFC">
        <w:rPr>
          <w:rFonts w:ascii="Lato" w:hAnsi="Lato" w:cs="Arial" w:hint="eastAsia"/>
          <w:lang w:val="en-US" w:eastAsia="zh-CN"/>
        </w:rPr>
        <w:t xml:space="preserve"> its</w:t>
      </w:r>
      <w:r w:rsidR="002A0066">
        <w:rPr>
          <w:rFonts w:ascii="Lato" w:hAnsi="Lato" w:cs="Arial" w:hint="eastAsia"/>
          <w:lang w:val="en-US" w:eastAsia="zh-CN"/>
        </w:rPr>
        <w:t xml:space="preserve"> </w:t>
      </w:r>
      <w:r w:rsidR="00E26A08">
        <w:rPr>
          <w:rFonts w:ascii="Lato" w:hAnsi="Lato" w:cs="Arial"/>
          <w:lang w:val="en-US" w:eastAsia="zh-CN"/>
        </w:rPr>
        <w:t>production</w:t>
      </w:r>
      <w:del w:id="62" w:author="Nabera  Abhinandan" w:date="2024-08-31T23:17:00Z" w16du:dateUtc="2024-08-31T21:17:00Z">
        <w:r w:rsidR="002A0066" w:rsidDel="005E6656">
          <w:rPr>
            <w:rFonts w:ascii="Lato" w:hAnsi="Lato" w:cs="Arial" w:hint="eastAsia"/>
            <w:lang w:val="en-US" w:eastAsia="zh-CN"/>
          </w:rPr>
          <w:delText xml:space="preserve"> industry</w:delText>
        </w:r>
      </w:del>
      <w:r w:rsidR="00816FFC">
        <w:rPr>
          <w:rFonts w:ascii="Lato" w:hAnsi="Lato" w:cs="Arial" w:hint="eastAsia"/>
          <w:lang w:val="en-US" w:eastAsia="zh-CN"/>
        </w:rPr>
        <w:t>,</w:t>
      </w:r>
      <w:r w:rsidR="00E26A08">
        <w:rPr>
          <w:rFonts w:ascii="Lato" w:hAnsi="Lato" w:cs="Arial" w:hint="eastAsia"/>
          <w:lang w:val="en-US" w:eastAsia="zh-CN"/>
        </w:rPr>
        <w:t xml:space="preserve"> and revolutionize 21</w:t>
      </w:r>
      <w:r w:rsidR="00E26A08" w:rsidRPr="00E26A08">
        <w:rPr>
          <w:rFonts w:ascii="Lato" w:hAnsi="Lato" w:cs="Arial" w:hint="eastAsia"/>
          <w:vertAlign w:val="superscript"/>
          <w:lang w:val="en-US" w:eastAsia="zh-CN"/>
        </w:rPr>
        <w:t>st</w:t>
      </w:r>
      <w:r w:rsidR="00E26A08" w:rsidRPr="00010AAA">
        <w:rPr>
          <w:rFonts w:ascii="Lato" w:eastAsiaTheme="minorEastAsia" w:hAnsi="Lato" w:cs="Arial"/>
          <w:iCs/>
          <w:lang w:val="en-US" w:eastAsia="zh-CN"/>
        </w:rPr>
        <w:noBreakHyphen/>
      </w:r>
      <w:r w:rsidR="00E26A08">
        <w:rPr>
          <w:rFonts w:ascii="Lato" w:hAnsi="Lato" w:cs="Arial" w:hint="eastAsia"/>
          <w:lang w:val="en-US" w:eastAsia="zh-CN"/>
        </w:rPr>
        <w:t>century chemical industry</w:t>
      </w:r>
      <w:r w:rsidR="007902BF">
        <w:rPr>
          <w:rFonts w:ascii="Lato" w:hAnsi="Lato" w:cs="Arial" w:hint="eastAsia"/>
          <w:lang w:val="en-US" w:eastAsia="zh-CN"/>
        </w:rPr>
        <w:t>.</w:t>
      </w:r>
      <w:del w:id="63" w:author="Nabera  Abhinandan" w:date="2024-08-31T23:15:00Z" w16du:dateUtc="2024-08-31T21:15:00Z">
        <w:r w:rsidR="007902BF" w:rsidDel="005E6656">
          <w:rPr>
            <w:rFonts w:ascii="Lato" w:hAnsi="Lato" w:cs="Arial" w:hint="eastAsia"/>
            <w:lang w:val="en-US" w:eastAsia="zh-CN"/>
          </w:rPr>
          <w:delText xml:space="preserve"> </w:delText>
        </w:r>
      </w:del>
    </w:p>
    <w:p w14:paraId="3D289342" w14:textId="57D3817C" w:rsidR="004F24DD" w:rsidRPr="00414574" w:rsidRDefault="00DD5E6F" w:rsidP="004F24DD">
      <w:pPr>
        <w:spacing w:before="60" w:line="288" w:lineRule="auto"/>
        <w:jc w:val="both"/>
        <w:rPr>
          <w:rFonts w:ascii="Lato" w:hAnsi="Lato" w:cs="Arial"/>
          <w:lang w:val="en-GB"/>
        </w:rPr>
      </w:pPr>
      <w:r w:rsidRPr="00414574">
        <w:rPr>
          <w:rFonts w:ascii="Lato" w:hAnsi="Lato" w:cs="Arial"/>
          <w:lang w:val="en-GB"/>
        </w:rPr>
        <w:t>Thank you for your consideration</w:t>
      </w:r>
      <w:ins w:id="64" w:author="Nabera  Abhinandan" w:date="2024-08-31T23:15:00Z" w16du:dateUtc="2024-08-31T21:15:00Z">
        <w:r w:rsidR="005E6656">
          <w:rPr>
            <w:rFonts w:ascii="Lato" w:hAnsi="Lato" w:cs="Arial"/>
            <w:lang w:val="en-GB"/>
          </w:rPr>
          <w:t>,</w:t>
        </w:r>
      </w:ins>
      <w:r w:rsidRPr="00414574">
        <w:rPr>
          <w:rFonts w:ascii="Lato" w:hAnsi="Lato" w:cs="Arial"/>
          <w:lang w:val="en-GB"/>
        </w:rPr>
        <w:t xml:space="preserve"> and </w:t>
      </w:r>
      <w:r w:rsidR="00753C85" w:rsidRPr="00414574">
        <w:rPr>
          <w:rFonts w:ascii="Lato" w:hAnsi="Lato" w:cs="Arial"/>
          <w:lang w:val="en-GB"/>
        </w:rPr>
        <w:t>we look forward to your response.</w:t>
      </w:r>
    </w:p>
    <w:p w14:paraId="77020D10" w14:textId="3FB1A12E" w:rsidR="004F24DD" w:rsidRPr="00414574" w:rsidRDefault="004F24DD" w:rsidP="00EE16E1">
      <w:pPr>
        <w:spacing w:before="60" w:line="288" w:lineRule="auto"/>
        <w:jc w:val="both"/>
        <w:rPr>
          <w:rFonts w:ascii="Lato" w:hAnsi="Lato" w:cs="Arial"/>
          <w:lang w:val="en-GB"/>
        </w:rPr>
      </w:pPr>
      <w:r w:rsidRPr="00414574">
        <w:rPr>
          <w:rFonts w:ascii="Lato" w:hAnsi="Lato" w:cs="Arial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70B9E87" wp14:editId="0AD6E271">
            <wp:simplePos x="0" y="0"/>
            <wp:positionH relativeFrom="margin">
              <wp:posOffset>65405</wp:posOffset>
            </wp:positionH>
            <wp:positionV relativeFrom="paragraph">
              <wp:posOffset>145733</wp:posOffset>
            </wp:positionV>
            <wp:extent cx="1233298" cy="619125"/>
            <wp:effectExtent l="0" t="0" r="5080" b="0"/>
            <wp:wrapNone/>
            <wp:docPr id="1" name="Picture 2" descr="A close up of a piece of pap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close up of a piece of paper&#10;&#10;Description automatically generated"/>
                    <pic:cNvPicPr>
                      <a:picLocks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837" cy="622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4574">
        <w:rPr>
          <w:rFonts w:ascii="Lato" w:hAnsi="Lato" w:cs="Arial"/>
          <w:lang w:val="en-GB"/>
        </w:rPr>
        <w:t>Best wishes,</w:t>
      </w:r>
    </w:p>
    <w:p w14:paraId="24BC1820" w14:textId="77777777" w:rsidR="004F24DD" w:rsidRPr="00414574" w:rsidRDefault="004F24DD" w:rsidP="004F24DD">
      <w:pPr>
        <w:jc w:val="both"/>
        <w:rPr>
          <w:rFonts w:ascii="Lato" w:hAnsi="Lato" w:cs="Arial"/>
          <w:lang w:val="en-GB"/>
        </w:rPr>
      </w:pPr>
    </w:p>
    <w:p w14:paraId="4AB6399D" w14:textId="77777777" w:rsidR="00EE16E1" w:rsidRDefault="004F24DD" w:rsidP="009313F8">
      <w:pPr>
        <w:spacing w:line="288" w:lineRule="auto"/>
        <w:jc w:val="both"/>
        <w:rPr>
          <w:rFonts w:ascii="Lato" w:hAnsi="Lato" w:cs="Arial"/>
          <w:snapToGrid w:val="0"/>
          <w:color w:val="000000"/>
          <w:lang w:val="en-US"/>
        </w:rPr>
      </w:pPr>
      <w:r w:rsidRPr="00414574">
        <w:rPr>
          <w:rFonts w:ascii="Lato" w:hAnsi="Lato" w:cs="Arial"/>
          <w:snapToGrid w:val="0"/>
          <w:color w:val="000000"/>
          <w:lang w:val="en-US"/>
        </w:rPr>
        <w:t xml:space="preserve">  </w:t>
      </w:r>
      <w:r w:rsidR="006343CF" w:rsidRPr="00414574">
        <w:rPr>
          <w:rFonts w:ascii="Lato" w:hAnsi="Lato" w:cs="Arial"/>
          <w:snapToGrid w:val="0"/>
          <w:color w:val="000000"/>
          <w:lang w:val="en-US"/>
        </w:rPr>
        <w:t xml:space="preserve">  </w:t>
      </w:r>
    </w:p>
    <w:p w14:paraId="01A88CCE" w14:textId="77777777" w:rsidR="00E95603" w:rsidRDefault="00E95603" w:rsidP="003B2FF5">
      <w:pPr>
        <w:spacing w:line="288" w:lineRule="auto"/>
        <w:jc w:val="both"/>
        <w:rPr>
          <w:rFonts w:ascii="Lato" w:hAnsi="Lato" w:cs="Arial"/>
          <w:snapToGrid w:val="0"/>
          <w:color w:val="000000"/>
          <w:lang w:val="en-US"/>
        </w:rPr>
      </w:pPr>
    </w:p>
    <w:p w14:paraId="45F3F343" w14:textId="245F9374" w:rsidR="00E95603" w:rsidRDefault="004F24DD" w:rsidP="003B2FF5">
      <w:pPr>
        <w:spacing w:line="288" w:lineRule="auto"/>
        <w:jc w:val="both"/>
        <w:rPr>
          <w:rFonts w:ascii="Lato" w:hAnsi="Lato" w:cs="Arial"/>
          <w:snapToGrid w:val="0"/>
          <w:color w:val="000000"/>
          <w:lang w:val="en-US"/>
        </w:rPr>
      </w:pPr>
      <w:r w:rsidRPr="00414574">
        <w:rPr>
          <w:rFonts w:ascii="Lato" w:hAnsi="Lato" w:cs="Arial"/>
          <w:snapToGrid w:val="0"/>
          <w:color w:val="000000"/>
          <w:lang w:val="en-US"/>
        </w:rPr>
        <w:t>Javier Pérez-Ramírez</w:t>
      </w:r>
    </w:p>
    <w:p w14:paraId="4DB09D73" w14:textId="3AC828DB" w:rsidR="003B2FF5" w:rsidRPr="003B2FF5" w:rsidDel="005C32F1" w:rsidRDefault="003B2FF5" w:rsidP="003B2FF5">
      <w:pPr>
        <w:spacing w:line="288" w:lineRule="auto"/>
        <w:jc w:val="both"/>
        <w:rPr>
          <w:del w:id="65" w:author="Nabera  Abhinandan" w:date="2024-08-31T23:02:00Z" w16du:dateUtc="2024-08-31T21:02:00Z"/>
          <w:rFonts w:ascii="Roboto" w:hAnsi="Roboto" w:cs="Arial"/>
          <w:b/>
          <w:snapToGrid w:val="0"/>
          <w:color w:val="000000"/>
          <w:lang w:val="en-US"/>
        </w:rPr>
      </w:pPr>
      <w:r w:rsidRPr="003B2FF5">
        <w:rPr>
          <w:rFonts w:ascii="Roboto" w:hAnsi="Roboto" w:cs="Arial"/>
          <w:b/>
          <w:snapToGrid w:val="0"/>
          <w:color w:val="000000"/>
          <w:lang w:val="en-US"/>
        </w:rPr>
        <w:lastRenderedPageBreak/>
        <w:t>Suggested Reviewers</w:t>
      </w:r>
      <w:del w:id="66" w:author="Nabera  Abhinandan" w:date="2024-08-31T23:02:00Z" w16du:dateUtc="2024-08-31T21:02:00Z">
        <w:r w:rsidRPr="003B2FF5" w:rsidDel="005C32F1">
          <w:rPr>
            <w:rFonts w:ascii="Roboto" w:hAnsi="Roboto" w:cs="Arial"/>
            <w:b/>
            <w:snapToGrid w:val="0"/>
            <w:color w:val="000000"/>
            <w:lang w:val="en-US"/>
          </w:rPr>
          <w:delText xml:space="preserve"> </w:delText>
        </w:r>
      </w:del>
    </w:p>
    <w:p w14:paraId="0B9533D3" w14:textId="77777777" w:rsidR="003B2FF5" w:rsidRPr="003B2FF5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</w:p>
    <w:p w14:paraId="75F1E078" w14:textId="2253E94F" w:rsidR="003B2FF5" w:rsidRPr="00062CD1" w:rsidRDefault="003B2FF5" w:rsidP="005C32F1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 w:eastAsia="zh-CN"/>
        </w:rPr>
        <w:pPrChange w:id="67" w:author="Nabera  Abhinandan" w:date="2024-08-31T23:02:00Z" w16du:dateUtc="2024-08-31T21:02:00Z">
          <w:pPr>
            <w:spacing w:line="288" w:lineRule="auto"/>
            <w:jc w:val="both"/>
          </w:pPr>
        </w:pPrChange>
      </w:pPr>
      <w:r w:rsidRPr="00062CD1">
        <w:rPr>
          <w:rFonts w:ascii="Roboto" w:hAnsi="Roboto" w:cs="Arial"/>
          <w:b/>
          <w:snapToGrid w:val="0"/>
          <w:color w:val="000000"/>
          <w:lang w:val="en-US"/>
        </w:rPr>
        <w:t xml:space="preserve">Prof. </w:t>
      </w:r>
      <w:r w:rsidR="00062CD1">
        <w:rPr>
          <w:rFonts w:ascii="Roboto" w:hAnsi="Roboto" w:cs="Arial" w:hint="eastAsia"/>
          <w:b/>
          <w:snapToGrid w:val="0"/>
          <w:color w:val="000000"/>
          <w:lang w:val="en-US" w:eastAsia="zh-CN"/>
        </w:rPr>
        <w:t>Jianli Hu</w:t>
      </w:r>
    </w:p>
    <w:p w14:paraId="5B3D4BFC" w14:textId="02DBCC2A" w:rsidR="003B2FF5" w:rsidRPr="00062CD1" w:rsidRDefault="00062CD1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 w:eastAsia="zh-CN"/>
        </w:rPr>
      </w:pPr>
      <w:r w:rsidRPr="00062CD1">
        <w:rPr>
          <w:rFonts w:ascii="Roboto" w:hAnsi="Roboto" w:cs="Arial"/>
          <w:snapToGrid w:val="0"/>
          <w:color w:val="000000"/>
          <w:lang w:val="it-IT"/>
        </w:rPr>
        <w:t>West Virginia University</w:t>
      </w:r>
      <w:r w:rsidR="003B2FF5" w:rsidRPr="00062CD1">
        <w:rPr>
          <w:rFonts w:ascii="Roboto" w:hAnsi="Roboto" w:cs="Arial"/>
          <w:snapToGrid w:val="0"/>
          <w:color w:val="000000"/>
          <w:lang w:val="it-IT"/>
        </w:rPr>
        <w:t xml:space="preserve">, </w:t>
      </w:r>
      <w:r w:rsidRPr="00062CD1">
        <w:rPr>
          <w:rFonts w:ascii="Roboto" w:hAnsi="Roboto" w:cs="Arial" w:hint="eastAsia"/>
          <w:snapToGrid w:val="0"/>
          <w:color w:val="000000"/>
          <w:lang w:val="it-IT" w:eastAsia="zh-CN"/>
        </w:rPr>
        <w:t>USA</w:t>
      </w:r>
    </w:p>
    <w:p w14:paraId="5998EE11" w14:textId="435BC15E" w:rsidR="003B2FF5" w:rsidRPr="00062C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/>
        </w:rPr>
      </w:pPr>
      <w:r w:rsidRPr="00062CD1">
        <w:rPr>
          <w:rFonts w:ascii="Roboto" w:hAnsi="Roboto" w:cs="Arial"/>
          <w:snapToGrid w:val="0"/>
          <w:color w:val="000000"/>
          <w:lang w:val="it-IT"/>
        </w:rPr>
        <w:t xml:space="preserve">E-mail: </w:t>
      </w:r>
      <w:r w:rsidR="00062CD1" w:rsidRPr="00062CD1">
        <w:rPr>
          <w:rFonts w:ascii="Roboto" w:hAnsi="Roboto" w:cs="Arial"/>
          <w:snapToGrid w:val="0"/>
          <w:color w:val="000000"/>
          <w:lang w:val="it-IT"/>
        </w:rPr>
        <w:t>john.hu@mail.wvu.edu</w:t>
      </w:r>
    </w:p>
    <w:p w14:paraId="5AF1F51D" w14:textId="2837A506" w:rsidR="003B2FF5" w:rsidDel="005C32F1" w:rsidRDefault="003B2FF5" w:rsidP="003B2FF5">
      <w:pPr>
        <w:spacing w:line="288" w:lineRule="auto"/>
        <w:jc w:val="both"/>
        <w:rPr>
          <w:del w:id="68" w:author="Nabera  Abhinandan" w:date="2024-08-31T23:02:00Z" w16du:dateUtc="2024-08-31T21:02:00Z"/>
          <w:rFonts w:ascii="Roboto" w:hAnsi="Roboto" w:cs="Arial"/>
          <w:snapToGrid w:val="0"/>
          <w:color w:val="000000"/>
          <w:lang w:val="en-US" w:eastAsia="zh-CN"/>
        </w:rPr>
      </w:pPr>
      <w:r w:rsidRPr="00C230A0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ins w:id="69" w:author="Nabera  Abhinandan" w:date="2024-08-31T23:02:00Z" w16du:dateUtc="2024-08-31T21:02:00Z">
        <w:r w:rsidR="005C32F1">
          <w:rPr>
            <w:rFonts w:ascii="Roboto" w:hAnsi="Roboto" w:cs="Arial"/>
            <w:snapToGrid w:val="0"/>
            <w:color w:val="000000"/>
            <w:lang w:val="en-US" w:eastAsia="zh-CN"/>
          </w:rPr>
          <w:t>M</w:t>
        </w:r>
      </w:ins>
      <w:del w:id="70" w:author="Nabera  Abhinandan" w:date="2024-08-31T23:02:00Z" w16du:dateUtc="2024-08-31T21:02:00Z">
        <w:r w:rsidR="00062CD1" w:rsidRPr="00C230A0" w:rsidDel="005C32F1">
          <w:rPr>
            <w:rFonts w:ascii="Roboto" w:hAnsi="Roboto" w:cs="Arial" w:hint="eastAsia"/>
            <w:snapToGrid w:val="0"/>
            <w:color w:val="000000"/>
            <w:lang w:val="en-US" w:eastAsia="zh-CN"/>
          </w:rPr>
          <w:delText>m</w:delText>
        </w:r>
      </w:del>
      <w:r w:rsidR="00062CD1" w:rsidRPr="00C230A0">
        <w:rPr>
          <w:rFonts w:ascii="Roboto" w:hAnsi="Roboto" w:cs="Arial" w:hint="eastAsia"/>
          <w:snapToGrid w:val="0"/>
          <w:color w:val="000000"/>
          <w:lang w:val="en-US" w:eastAsia="zh-CN"/>
        </w:rPr>
        <w:t>ethane</w:t>
      </w:r>
      <w:r w:rsidR="00062CD1" w:rsidRPr="00C230A0">
        <w:rPr>
          <w:rFonts w:ascii="Roboto" w:hAnsi="Roboto" w:cs="Arial"/>
          <w:snapToGrid w:val="0"/>
          <w:color w:val="000000"/>
          <w:lang w:val="en-US" w:eastAsia="zh-CN"/>
        </w:rPr>
        <w:t>-</w:t>
      </w:r>
      <w:r w:rsidR="00062CD1" w:rsidRPr="00C230A0">
        <w:rPr>
          <w:rFonts w:ascii="Roboto" w:hAnsi="Roboto" w:cs="Arial" w:hint="eastAsia"/>
          <w:snapToGrid w:val="0"/>
          <w:color w:val="000000"/>
          <w:lang w:val="en-US" w:eastAsia="zh-CN"/>
        </w:rPr>
        <w:t>to-acetylene conversion</w:t>
      </w:r>
      <w:r w:rsidR="00C230A0" w:rsidRPr="00C230A0">
        <w:rPr>
          <w:rFonts w:ascii="Roboto" w:hAnsi="Roboto" w:cs="Arial" w:hint="eastAsia"/>
          <w:snapToGrid w:val="0"/>
          <w:color w:val="000000"/>
          <w:lang w:val="en-US" w:eastAsia="zh-CN"/>
        </w:rPr>
        <w:t>, acetylene a</w:t>
      </w:r>
      <w:r w:rsidR="00C230A0">
        <w:rPr>
          <w:rFonts w:ascii="Roboto" w:hAnsi="Roboto" w:cs="Arial" w:hint="eastAsia"/>
          <w:snapToGrid w:val="0"/>
          <w:color w:val="000000"/>
          <w:lang w:val="en-US" w:eastAsia="zh-CN"/>
        </w:rPr>
        <w:t>pplication</w:t>
      </w:r>
    </w:p>
    <w:p w14:paraId="4C0241A7" w14:textId="77777777" w:rsidR="00124FE2" w:rsidRPr="00C230A0" w:rsidRDefault="00124FE2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</w:p>
    <w:p w14:paraId="29D5628A" w14:textId="32305018" w:rsidR="00124FE2" w:rsidRPr="00D64E1C" w:rsidRDefault="00124FE2" w:rsidP="005C32F1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 w:eastAsia="zh-CN"/>
        </w:rPr>
        <w:pPrChange w:id="71" w:author="Nabera  Abhinandan" w:date="2024-08-31T23:02:00Z" w16du:dateUtc="2024-08-31T21:02:00Z">
          <w:pPr>
            <w:spacing w:line="288" w:lineRule="auto"/>
            <w:jc w:val="both"/>
          </w:pPr>
        </w:pPrChange>
      </w:pPr>
      <w:r w:rsidRPr="00D64E1C">
        <w:rPr>
          <w:rFonts w:ascii="Roboto" w:hAnsi="Roboto" w:cs="Arial"/>
          <w:b/>
          <w:snapToGrid w:val="0"/>
          <w:color w:val="000000"/>
          <w:lang w:val="en-US"/>
        </w:rPr>
        <w:t xml:space="preserve">Prof. </w:t>
      </w:r>
      <w:r w:rsidRPr="00124FE2">
        <w:rPr>
          <w:rFonts w:ascii="Roboto" w:hAnsi="Roboto" w:cs="Arial"/>
          <w:b/>
          <w:snapToGrid w:val="0"/>
          <w:color w:val="000000"/>
          <w:lang w:val="en-US" w:eastAsia="zh-CN"/>
        </w:rPr>
        <w:t>Georgios D. Stefanidis</w:t>
      </w:r>
    </w:p>
    <w:p w14:paraId="7A3208CB" w14:textId="794F252B" w:rsidR="00124FE2" w:rsidRPr="00D64E1C" w:rsidRDefault="00124FE2" w:rsidP="00124FE2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124FE2">
        <w:rPr>
          <w:rFonts w:ascii="Roboto" w:hAnsi="Roboto" w:cs="Arial"/>
          <w:snapToGrid w:val="0"/>
          <w:color w:val="000000"/>
        </w:rPr>
        <w:t>KU Leuven</w:t>
      </w:r>
      <w:r w:rsidRPr="00D64E1C">
        <w:rPr>
          <w:rFonts w:ascii="Roboto" w:hAnsi="Roboto" w:cs="Arial"/>
          <w:snapToGrid w:val="0"/>
          <w:color w:val="000000"/>
          <w:lang w:val="en-US"/>
        </w:rPr>
        <w:t xml:space="preserve">, </w:t>
      </w:r>
      <w:proofErr w:type="spellStart"/>
      <w:r w:rsidRPr="00124FE2">
        <w:rPr>
          <w:rFonts w:ascii="Roboto" w:hAnsi="Roboto" w:cs="Arial"/>
          <w:snapToGrid w:val="0"/>
          <w:color w:val="000000"/>
          <w:lang w:eastAsia="zh-CN"/>
        </w:rPr>
        <w:t>Belgium</w:t>
      </w:r>
      <w:proofErr w:type="spellEnd"/>
    </w:p>
    <w:p w14:paraId="6C884A94" w14:textId="4CBAEE1A" w:rsidR="00124FE2" w:rsidRPr="00124FE2" w:rsidRDefault="00124FE2" w:rsidP="00124FE2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/>
        </w:rPr>
      </w:pPr>
      <w:r w:rsidRPr="00124FE2">
        <w:rPr>
          <w:rFonts w:ascii="Roboto" w:hAnsi="Roboto" w:cs="Arial"/>
          <w:snapToGrid w:val="0"/>
          <w:color w:val="000000"/>
          <w:lang w:val="it-IT"/>
        </w:rPr>
        <w:t>E-mail: Georgios.Stefanidis@cit.kuleuven.be</w:t>
      </w:r>
    </w:p>
    <w:p w14:paraId="43A21344" w14:textId="1240431A" w:rsidR="00124FE2" w:rsidRPr="00D64E1C" w:rsidDel="005C32F1" w:rsidRDefault="00124FE2" w:rsidP="00124FE2">
      <w:pPr>
        <w:spacing w:line="288" w:lineRule="auto"/>
        <w:jc w:val="both"/>
        <w:rPr>
          <w:del w:id="72" w:author="Nabera  Abhinandan" w:date="2024-08-31T23:02:00Z" w16du:dateUtc="2024-08-31T21:02:00Z"/>
          <w:rFonts w:ascii="Roboto" w:hAnsi="Roboto" w:cs="Arial"/>
          <w:snapToGrid w:val="0"/>
          <w:color w:val="000000"/>
          <w:lang w:val="en-US"/>
        </w:rPr>
      </w:pPr>
      <w:r w:rsidRPr="00D64E1C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>
        <w:rPr>
          <w:rFonts w:ascii="Roboto" w:hAnsi="Roboto" w:cs="Arial" w:hint="eastAsia"/>
          <w:snapToGrid w:val="0"/>
          <w:color w:val="000000"/>
          <w:lang w:val="en-US" w:eastAsia="zh-CN"/>
        </w:rPr>
        <w:t>Chemical engineering</w:t>
      </w:r>
      <w:r w:rsidRPr="00D64E1C">
        <w:rPr>
          <w:rFonts w:ascii="Roboto" w:hAnsi="Roboto" w:cs="Arial"/>
          <w:snapToGrid w:val="0"/>
          <w:color w:val="000000"/>
          <w:lang w:val="en-US"/>
        </w:rPr>
        <w:t xml:space="preserve">, </w:t>
      </w:r>
      <w:r>
        <w:rPr>
          <w:rFonts w:ascii="Roboto" w:hAnsi="Roboto" w:cs="Arial" w:hint="eastAsia"/>
          <w:snapToGrid w:val="0"/>
          <w:color w:val="000000"/>
          <w:lang w:val="en-US" w:eastAsia="zh-CN"/>
        </w:rPr>
        <w:t>plasma chemistry</w:t>
      </w:r>
    </w:p>
    <w:p w14:paraId="0F554BCE" w14:textId="77777777" w:rsidR="003B2FF5" w:rsidRPr="00B60482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highlight w:val="yellow"/>
          <w:lang w:val="en-US"/>
        </w:rPr>
      </w:pPr>
    </w:p>
    <w:p w14:paraId="5649D163" w14:textId="175589C3" w:rsidR="003B2FF5" w:rsidRPr="00D64E1C" w:rsidRDefault="003B2FF5" w:rsidP="005C32F1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 w:eastAsia="zh-CN"/>
        </w:rPr>
        <w:pPrChange w:id="73" w:author="Nabera  Abhinandan" w:date="2024-08-31T23:02:00Z" w16du:dateUtc="2024-08-31T21:02:00Z">
          <w:pPr>
            <w:spacing w:line="288" w:lineRule="auto"/>
            <w:jc w:val="both"/>
          </w:pPr>
        </w:pPrChange>
      </w:pPr>
      <w:r w:rsidRPr="00D64E1C">
        <w:rPr>
          <w:rFonts w:ascii="Roboto" w:hAnsi="Roboto" w:cs="Arial"/>
          <w:b/>
          <w:snapToGrid w:val="0"/>
          <w:color w:val="000000"/>
          <w:lang w:val="en-US"/>
        </w:rPr>
        <w:t xml:space="preserve">Prof. </w:t>
      </w:r>
      <w:r w:rsidR="00D64E1C">
        <w:rPr>
          <w:rFonts w:ascii="Roboto" w:hAnsi="Roboto" w:cs="Arial" w:hint="eastAsia"/>
          <w:b/>
          <w:snapToGrid w:val="0"/>
          <w:color w:val="000000"/>
          <w:lang w:val="en-US" w:eastAsia="zh-CN"/>
        </w:rPr>
        <w:t>Yi Cheng</w:t>
      </w:r>
    </w:p>
    <w:p w14:paraId="68F29B9A" w14:textId="76E1D761" w:rsidR="003B2FF5" w:rsidRPr="00D64E1C" w:rsidRDefault="00D64E1C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D64E1C">
        <w:rPr>
          <w:rFonts w:ascii="Roboto" w:hAnsi="Roboto" w:cs="Arial" w:hint="eastAsia"/>
          <w:snapToGrid w:val="0"/>
          <w:color w:val="000000"/>
          <w:lang w:val="en-US"/>
        </w:rPr>
        <w:t>Tsinghua University</w:t>
      </w:r>
      <w:r w:rsidR="003B2FF5" w:rsidRPr="00D64E1C">
        <w:rPr>
          <w:rFonts w:ascii="Roboto" w:hAnsi="Roboto" w:cs="Arial"/>
          <w:snapToGrid w:val="0"/>
          <w:color w:val="000000"/>
          <w:lang w:val="en-US"/>
        </w:rPr>
        <w:t xml:space="preserve">, </w:t>
      </w:r>
      <w:r>
        <w:rPr>
          <w:rFonts w:ascii="Roboto" w:hAnsi="Roboto" w:cs="Arial" w:hint="eastAsia"/>
          <w:snapToGrid w:val="0"/>
          <w:color w:val="000000"/>
          <w:lang w:val="en-US" w:eastAsia="zh-CN"/>
        </w:rPr>
        <w:t>China</w:t>
      </w:r>
    </w:p>
    <w:p w14:paraId="3E485E94" w14:textId="6B1EB4FC" w:rsidR="003B2FF5" w:rsidRPr="00D64E1C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D64E1C">
        <w:rPr>
          <w:rFonts w:ascii="Roboto" w:hAnsi="Roboto" w:cs="Arial"/>
          <w:snapToGrid w:val="0"/>
          <w:color w:val="000000"/>
          <w:lang w:val="en-US"/>
        </w:rPr>
        <w:t xml:space="preserve">E-mail: </w:t>
      </w:r>
      <w:r w:rsidR="00D64E1C" w:rsidRPr="00D64E1C">
        <w:rPr>
          <w:rFonts w:ascii="Roboto" w:hAnsi="Roboto" w:cs="Arial" w:hint="eastAsia"/>
          <w:snapToGrid w:val="0"/>
          <w:color w:val="000000"/>
          <w:lang w:val="en-US"/>
        </w:rPr>
        <w:t>yicheng@tsinghua.edu.cn</w:t>
      </w:r>
    </w:p>
    <w:p w14:paraId="7961225D" w14:textId="2E045921" w:rsidR="003B2FF5" w:rsidRPr="00D64E1C" w:rsidDel="005C32F1" w:rsidRDefault="003B2FF5" w:rsidP="003B2FF5">
      <w:pPr>
        <w:spacing w:line="288" w:lineRule="auto"/>
        <w:jc w:val="both"/>
        <w:rPr>
          <w:del w:id="74" w:author="Nabera  Abhinandan" w:date="2024-08-31T23:02:00Z" w16du:dateUtc="2024-08-31T21:02:00Z"/>
          <w:rFonts w:ascii="Roboto" w:hAnsi="Roboto" w:cs="Arial"/>
          <w:snapToGrid w:val="0"/>
          <w:color w:val="000000"/>
          <w:lang w:val="en-US"/>
        </w:rPr>
      </w:pPr>
      <w:r w:rsidRPr="00D64E1C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="00D64E1C" w:rsidRPr="00D64E1C">
        <w:rPr>
          <w:rFonts w:ascii="Roboto" w:hAnsi="Roboto" w:cs="Arial" w:hint="eastAsia"/>
          <w:snapToGrid w:val="0"/>
          <w:color w:val="000000"/>
          <w:lang w:val="en-US"/>
        </w:rPr>
        <w:t>Multiphase reaction engineering</w:t>
      </w:r>
      <w:r w:rsidRPr="00D64E1C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="00D64E1C">
        <w:rPr>
          <w:rFonts w:ascii="Roboto" w:hAnsi="Roboto" w:cs="Arial" w:hint="eastAsia"/>
          <w:snapToGrid w:val="0"/>
          <w:color w:val="000000"/>
          <w:lang w:val="en-US" w:eastAsia="zh-CN"/>
        </w:rPr>
        <w:t>coal</w:t>
      </w:r>
      <w:r w:rsidR="00D64E1C" w:rsidRPr="00D64E1C">
        <w:rPr>
          <w:rFonts w:ascii="Roboto" w:hAnsi="Roboto" w:cs="Arial"/>
          <w:snapToGrid w:val="0"/>
          <w:color w:val="000000"/>
          <w:lang w:val="en-US" w:eastAsia="zh-CN"/>
        </w:rPr>
        <w:t>-</w:t>
      </w:r>
      <w:r w:rsidR="00D64E1C">
        <w:rPr>
          <w:rFonts w:ascii="Roboto" w:hAnsi="Roboto" w:cs="Arial" w:hint="eastAsia"/>
          <w:snapToGrid w:val="0"/>
          <w:color w:val="000000"/>
          <w:lang w:val="en-US" w:eastAsia="zh-CN"/>
        </w:rPr>
        <w:t>based acetylene production</w:t>
      </w:r>
    </w:p>
    <w:p w14:paraId="12BCD538" w14:textId="77777777" w:rsidR="003B2FF5" w:rsidRPr="00B60482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highlight w:val="yellow"/>
          <w:lang w:val="en-US"/>
        </w:rPr>
      </w:pPr>
    </w:p>
    <w:p w14:paraId="714C6DA7" w14:textId="3D84B4FD" w:rsidR="003B2FF5" w:rsidRPr="001C4F45" w:rsidRDefault="003B2FF5" w:rsidP="005C32F1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</w:rPr>
        <w:pPrChange w:id="75" w:author="Nabera  Abhinandan" w:date="2024-08-31T23:02:00Z" w16du:dateUtc="2024-08-31T21:02:00Z">
          <w:pPr>
            <w:spacing w:line="288" w:lineRule="auto"/>
            <w:jc w:val="both"/>
          </w:pPr>
        </w:pPrChange>
      </w:pPr>
      <w:r w:rsidRPr="001C4F45">
        <w:rPr>
          <w:rFonts w:ascii="Roboto" w:hAnsi="Roboto" w:cs="Arial"/>
          <w:b/>
          <w:snapToGrid w:val="0"/>
          <w:color w:val="000000"/>
        </w:rPr>
        <w:t xml:space="preserve">Prof. </w:t>
      </w:r>
      <w:r w:rsidR="001C4F45" w:rsidRPr="001C4F45">
        <w:rPr>
          <w:rFonts w:ascii="Roboto" w:hAnsi="Roboto" w:cs="Arial"/>
          <w:b/>
          <w:snapToGrid w:val="0"/>
          <w:color w:val="000000"/>
        </w:rPr>
        <w:t xml:space="preserve">Ferdi </w:t>
      </w:r>
      <w:proofErr w:type="spellStart"/>
      <w:r w:rsidR="001C4F45" w:rsidRPr="001C4F45">
        <w:rPr>
          <w:rFonts w:ascii="Roboto" w:hAnsi="Roboto" w:cs="Arial"/>
          <w:b/>
          <w:snapToGrid w:val="0"/>
          <w:color w:val="000000"/>
        </w:rPr>
        <w:t>Schüth</w:t>
      </w:r>
      <w:proofErr w:type="spellEnd"/>
    </w:p>
    <w:p w14:paraId="1C17953C" w14:textId="5D1AEBE3" w:rsidR="003B2FF5" w:rsidRPr="001C4F45" w:rsidRDefault="001C4F4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</w:rPr>
      </w:pPr>
      <w:r w:rsidRPr="001C4F45">
        <w:rPr>
          <w:rFonts w:ascii="Roboto" w:hAnsi="Roboto" w:cs="Arial"/>
          <w:snapToGrid w:val="0"/>
          <w:color w:val="000000"/>
        </w:rPr>
        <w:t>Max-Planck-Institut für Kohlenforschung</w:t>
      </w:r>
      <w:r w:rsidR="003B2FF5" w:rsidRPr="001C4F45">
        <w:rPr>
          <w:rFonts w:ascii="Roboto" w:hAnsi="Roboto" w:cs="Arial"/>
          <w:snapToGrid w:val="0"/>
          <w:color w:val="000000"/>
        </w:rPr>
        <w:t xml:space="preserve">, </w:t>
      </w:r>
      <w:r w:rsidRPr="001C4F45">
        <w:rPr>
          <w:rFonts w:ascii="Roboto" w:hAnsi="Roboto" w:cs="Arial"/>
          <w:snapToGrid w:val="0"/>
          <w:color w:val="000000"/>
        </w:rPr>
        <w:t>Germany</w:t>
      </w:r>
    </w:p>
    <w:p w14:paraId="4FC4D21F" w14:textId="16A8099B" w:rsidR="003B2FF5" w:rsidRPr="001C4F45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/>
        </w:rPr>
      </w:pPr>
      <w:r w:rsidRPr="001C4F45">
        <w:rPr>
          <w:rFonts w:ascii="Roboto" w:hAnsi="Roboto" w:cs="Arial"/>
          <w:snapToGrid w:val="0"/>
          <w:color w:val="000000"/>
          <w:lang w:val="it-IT"/>
        </w:rPr>
        <w:t xml:space="preserve">E-mail: </w:t>
      </w:r>
      <w:r w:rsidR="001C4F45" w:rsidRPr="001C4F45">
        <w:rPr>
          <w:rFonts w:ascii="Roboto" w:hAnsi="Roboto" w:cs="Arial"/>
          <w:snapToGrid w:val="0"/>
          <w:color w:val="000000"/>
          <w:lang w:val="it-IT"/>
        </w:rPr>
        <w:t>schueth@kofo.mpg.de</w:t>
      </w:r>
    </w:p>
    <w:p w14:paraId="1F8FE463" w14:textId="7C258404" w:rsidR="00AE1633" w:rsidRPr="00124FE2" w:rsidDel="005C32F1" w:rsidRDefault="003B2FF5" w:rsidP="009313F8">
      <w:pPr>
        <w:spacing w:line="288" w:lineRule="auto"/>
        <w:jc w:val="both"/>
        <w:rPr>
          <w:del w:id="76" w:author="Nabera  Abhinandan" w:date="2024-08-31T23:01:00Z" w16du:dateUtc="2024-08-31T21:01:00Z"/>
          <w:rFonts w:ascii="Roboto" w:hAnsi="Roboto" w:cs="Arial"/>
          <w:snapToGrid w:val="0"/>
          <w:color w:val="000000"/>
          <w:lang w:val="en-US"/>
        </w:rPr>
      </w:pPr>
      <w:r w:rsidRPr="001C4F45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ins w:id="77" w:author="Nabera  Abhinandan" w:date="2024-08-31T23:01:00Z" w16du:dateUtc="2024-08-31T21:01:00Z">
        <w:r w:rsidR="005C32F1">
          <w:rPr>
            <w:rFonts w:ascii="Roboto" w:hAnsi="Roboto" w:cs="Arial"/>
            <w:snapToGrid w:val="0"/>
            <w:color w:val="000000"/>
            <w:lang w:val="en-US" w:eastAsia="zh-CN"/>
          </w:rPr>
          <w:t>H</w:t>
        </w:r>
      </w:ins>
      <w:del w:id="78" w:author="Nabera  Abhinandan" w:date="2024-08-31T23:01:00Z" w16du:dateUtc="2024-08-31T21:01:00Z">
        <w:r w:rsidR="001C4F45" w:rsidDel="005C32F1">
          <w:rPr>
            <w:rFonts w:ascii="Roboto" w:hAnsi="Roboto" w:cs="Arial" w:hint="eastAsia"/>
            <w:snapToGrid w:val="0"/>
            <w:color w:val="000000"/>
            <w:lang w:val="en-US" w:eastAsia="zh-CN"/>
          </w:rPr>
          <w:delText>h</w:delText>
        </w:r>
      </w:del>
      <w:r w:rsidR="001C4F45">
        <w:rPr>
          <w:rFonts w:ascii="Roboto" w:hAnsi="Roboto" w:cs="Arial" w:hint="eastAsia"/>
          <w:snapToGrid w:val="0"/>
          <w:color w:val="000000"/>
          <w:lang w:val="en-US" w:eastAsia="zh-CN"/>
        </w:rPr>
        <w:t>eterogeneous catalysis</w:t>
      </w:r>
      <w:r w:rsidRPr="001C4F45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="001C4F45">
        <w:rPr>
          <w:rFonts w:ascii="Roboto" w:hAnsi="Roboto" w:cs="Arial" w:hint="eastAsia"/>
          <w:snapToGrid w:val="0"/>
          <w:color w:val="000000"/>
          <w:lang w:val="en-US" w:eastAsia="zh-CN"/>
        </w:rPr>
        <w:t>acetylene chemistry</w:t>
      </w:r>
    </w:p>
    <w:p w14:paraId="15204182" w14:textId="77777777" w:rsidR="00B60482" w:rsidRPr="00414574" w:rsidRDefault="00B60482">
      <w:pPr>
        <w:spacing w:line="288" w:lineRule="auto"/>
        <w:jc w:val="both"/>
        <w:rPr>
          <w:rFonts w:ascii="Lato" w:hAnsi="Lato" w:cs="Arial"/>
          <w:snapToGrid w:val="0"/>
          <w:color w:val="000000"/>
          <w:lang w:val="en-US"/>
        </w:rPr>
      </w:pPr>
    </w:p>
    <w:sectPr w:rsidR="00B60482" w:rsidRPr="00414574" w:rsidSect="00AC0F3E">
      <w:footerReference w:type="default" r:id="rId12"/>
      <w:headerReference w:type="first" r:id="rId13"/>
      <w:footerReference w:type="first" r:id="rId14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BADFE1" w14:textId="77777777" w:rsidR="001D7C37" w:rsidRDefault="001D7C37" w:rsidP="00BA174A">
      <w:r>
        <w:separator/>
      </w:r>
    </w:p>
  </w:endnote>
  <w:endnote w:type="continuationSeparator" w:id="0">
    <w:p w14:paraId="64D2ADC9" w14:textId="77777777" w:rsidR="001D7C37" w:rsidRDefault="001D7C37" w:rsidP="00BA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TH Light">
    <w:altName w:val="Calibri"/>
    <w:panose1 w:val="020B0604020202020204"/>
    <w:charset w:val="00"/>
    <w:family w:val="auto"/>
    <w:pitch w:val="variable"/>
    <w:sig w:usb0="800000A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Lato">
    <w:altName w:val="Calibri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3623D8" w14:textId="5E9429A9" w:rsidR="00D300F1" w:rsidRDefault="00D300F1">
    <w:pPr>
      <w:pStyle w:val="Footer"/>
    </w:pPr>
    <w:r>
      <w:tab/>
      <w:t xml:space="preserve">Seite </w:t>
    </w:r>
    <w:r>
      <w:fldChar w:fldCharType="begin"/>
    </w:r>
    <w:r>
      <w:instrText xml:space="preserve"> PAGE  \* MERGEFORMAT </w:instrText>
    </w:r>
    <w:r>
      <w:fldChar w:fldCharType="separate"/>
    </w:r>
    <w:r w:rsidR="009D4FBD">
      <w:rPr>
        <w:noProof/>
      </w:rPr>
      <w:t>3</w:t>
    </w:r>
    <w:r>
      <w:rPr>
        <w:noProof/>
      </w:rPr>
      <w:fldChar w:fldCharType="end"/>
    </w:r>
    <w:r>
      <w:t>/</w:t>
    </w:r>
    <w:r w:rsidR="00FC7ABB">
      <w:rPr>
        <w:noProof/>
      </w:rPr>
      <w:fldChar w:fldCharType="begin"/>
    </w:r>
    <w:r w:rsidR="00FC7ABB">
      <w:rPr>
        <w:noProof/>
      </w:rPr>
      <w:instrText xml:space="preserve"> NUMPAGES  \* MERGEFORMAT </w:instrText>
    </w:r>
    <w:r w:rsidR="00FC7ABB">
      <w:rPr>
        <w:noProof/>
      </w:rPr>
      <w:fldChar w:fldCharType="separate"/>
    </w:r>
    <w:r w:rsidR="009D4FBD">
      <w:rPr>
        <w:noProof/>
      </w:rPr>
      <w:t>3</w:t>
    </w:r>
    <w:r w:rsidR="00FC7ABB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79CCBD" w14:textId="77777777" w:rsidR="00D300F1" w:rsidRPr="001E15AB" w:rsidRDefault="00D300F1">
    <w:pPr>
      <w:pStyle w:val="Footer"/>
      <w:rPr>
        <w:rFonts w:ascii="Trebuchet MS" w:hAnsi="Trebuchet MS"/>
        <w:sz w:val="22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4E2149" w14:textId="77777777" w:rsidR="001D7C37" w:rsidRDefault="001D7C37" w:rsidP="00BA174A">
      <w:r>
        <w:separator/>
      </w:r>
    </w:p>
  </w:footnote>
  <w:footnote w:type="continuationSeparator" w:id="0">
    <w:p w14:paraId="6A17A3A7" w14:textId="77777777" w:rsidR="001D7C37" w:rsidRDefault="001D7C37" w:rsidP="00BA1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C3C923" w14:textId="5C27616A" w:rsidR="00D300F1" w:rsidRDefault="00091AE5">
    <w:pPr>
      <w:pStyle w:val="ETHBriefKopf1"/>
    </w:pPr>
    <w:r>
      <w:rPr>
        <w:lang w:val="en-US"/>
      </w:rPr>
      <w:drawing>
        <wp:anchor distT="0" distB="0" distL="114300" distR="114300" simplePos="0" relativeHeight="251661312" behindDoc="0" locked="0" layoutInCell="1" allowOverlap="1" wp14:anchorId="72056AE4" wp14:editId="587A3BC2">
          <wp:simplePos x="0" y="0"/>
          <wp:positionH relativeFrom="column">
            <wp:posOffset>1645285</wp:posOffset>
          </wp:positionH>
          <wp:positionV relativeFrom="paragraph">
            <wp:posOffset>-309245</wp:posOffset>
          </wp:positionV>
          <wp:extent cx="1178560" cy="254000"/>
          <wp:effectExtent l="0" t="0" r="2540" b="0"/>
          <wp:wrapNone/>
          <wp:docPr id="2" name="Picture 2" descr="A picture containing sha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shape&#10;&#10;Description automatically generated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8560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A1E2F88" wp14:editId="7E47C293">
              <wp:simplePos x="0" y="0"/>
              <wp:positionH relativeFrom="column">
                <wp:posOffset>1501775</wp:posOffset>
              </wp:positionH>
              <wp:positionV relativeFrom="paragraph">
                <wp:posOffset>-222250</wp:posOffset>
              </wp:positionV>
              <wp:extent cx="0" cy="165735"/>
              <wp:effectExtent l="0" t="0" r="12700" b="120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65735"/>
                      </a:xfrm>
                      <a:prstGeom prst="line">
                        <a:avLst/>
                      </a:prstGeom>
                      <a:ln w="1270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F4BF463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25pt,-17.5pt" to="118.25pt,-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" strokecolor="#5a5a5a [2109]" strokeweight="1pt">
              <v:stroke joinstyle="miter"/>
            </v:line>
          </w:pict>
        </mc:Fallback>
      </mc:AlternateContent>
    </w:r>
    <w:r>
      <w:rPr>
        <w:lang w:val="en-US"/>
      </w:rPr>
      <w:drawing>
        <wp:anchor distT="0" distB="0" distL="114300" distR="114300" simplePos="0" relativeHeight="251659264" behindDoc="0" locked="0" layoutInCell="1" allowOverlap="1" wp14:anchorId="2AD13EE6" wp14:editId="15F9B656">
          <wp:simplePos x="0" y="0"/>
          <wp:positionH relativeFrom="margin">
            <wp:posOffset>-26735</wp:posOffset>
          </wp:positionH>
          <wp:positionV relativeFrom="paragraph">
            <wp:posOffset>-309543</wp:posOffset>
          </wp:positionV>
          <wp:extent cx="1396308" cy="277596"/>
          <wp:effectExtent l="0" t="0" r="1270" b="1905"/>
          <wp:wrapTopAndBottom/>
          <wp:docPr id="4" name="Picture 4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8043" cy="277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87755F8" wp14:editId="0898335D">
              <wp:simplePos x="0" y="0"/>
              <wp:positionH relativeFrom="column">
                <wp:posOffset>3801745</wp:posOffset>
              </wp:positionH>
              <wp:positionV relativeFrom="paragraph">
                <wp:posOffset>-337185</wp:posOffset>
              </wp:positionV>
              <wp:extent cx="2516707" cy="1562400"/>
              <wp:effectExtent l="0" t="0" r="10795" b="0"/>
              <wp:wrapTight wrapText="bothSides">
                <wp:wrapPolygon edited="0">
                  <wp:start x="0" y="0"/>
                  <wp:lineTo x="0" y="21424"/>
                  <wp:lineTo x="21584" y="21424"/>
                  <wp:lineTo x="21584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2516707" cy="156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6B8486" w14:textId="3C0EE269" w:rsidR="009342DA" w:rsidRDefault="009342DA" w:rsidP="00336DD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 xml:space="preserve">Prof. </w:t>
                          </w:r>
                          <w:r w:rsidRPr="003D1194">
                            <w:rPr>
                              <w:rFonts w:ascii="Lato" w:hAnsi="Lato" w:cs="Arial"/>
                            </w:rPr>
                            <w:t>Dr. Javier Pérez-Ramírez</w:t>
                          </w:r>
                        </w:p>
                        <w:p w14:paraId="4CA3C9A8" w14:textId="77777777" w:rsidR="009342DA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>Chair of Catalysis Engineering</w:t>
                          </w:r>
                        </w:p>
                        <w:p w14:paraId="410EE85A" w14:textId="1E2CE2B3" w:rsidR="009342DA" w:rsidRPr="003D1194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>Director of NCCR Catalysis</w:t>
                          </w:r>
                        </w:p>
                        <w:p w14:paraId="38EC692C" w14:textId="77777777" w:rsidR="009342DA" w:rsidRDefault="009342DA" w:rsidP="00563D77">
                          <w:pPr>
                            <w:spacing w:line="120" w:lineRule="auto"/>
                            <w:rPr>
                              <w:lang w:val="en-US"/>
                            </w:rPr>
                          </w:pPr>
                        </w:p>
                        <w:p w14:paraId="15FB21C0" w14:textId="42C2C5F4" w:rsidR="009342DA" w:rsidRPr="009342DA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 xml:space="preserve">ETH </w:t>
                          </w:r>
                          <w:r>
                            <w:rPr>
                              <w:rFonts w:ascii="Lato" w:hAnsi="Lato" w:cs="Arial"/>
                            </w:rPr>
                            <w:t>Zurich</w:t>
                          </w:r>
                        </w:p>
                        <w:p w14:paraId="76233542" w14:textId="5E875242" w:rsidR="00D300F1" w:rsidRPr="009342DA" w:rsidRDefault="00D300F1" w:rsidP="00336DD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  <w:b w:val="0"/>
                              <w:bCs/>
                            </w:rPr>
                          </w:pPr>
                          <w:r w:rsidRPr="009342DA">
                            <w:rPr>
                              <w:rFonts w:ascii="Lato" w:hAnsi="Lato" w:cs="Arial"/>
                              <w:b w:val="0"/>
                              <w:bCs/>
                            </w:rPr>
                            <w:t>Institute for Chemical and Bioengineering</w:t>
                          </w:r>
                        </w:p>
                        <w:p w14:paraId="1F72F088" w14:textId="77777777" w:rsidR="002F01F9" w:rsidRPr="009342DA" w:rsidRDefault="00D300F1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9342DA">
                            <w:rPr>
                              <w:rFonts w:ascii="Lato" w:hAnsi="Lato" w:cs="Arial"/>
                            </w:rPr>
                            <w:t>Vladimir-Prelog-Weg 1</w:t>
                          </w:r>
                          <w:r w:rsidR="002F01F9" w:rsidRPr="009342DA">
                            <w:rPr>
                              <w:rFonts w:ascii="Lato" w:hAnsi="Lato" w:cs="Arial"/>
                            </w:rPr>
                            <w:t>, HCI E125</w:t>
                          </w:r>
                        </w:p>
                        <w:p w14:paraId="17825465" w14:textId="77777777" w:rsidR="00D300F1" w:rsidRDefault="00D300F1">
                          <w:pPr>
                            <w:pStyle w:val="ETHAbsFliesstext"/>
                            <w:rPr>
                              <w:rFonts w:ascii="Lato" w:hAnsi="Lato" w:cs="Arial"/>
                              <w:lang w:val="de-DE"/>
                            </w:rPr>
                          </w:pP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8093 Zurich</w:t>
                          </w:r>
                          <w:r w:rsidR="002F01F9" w:rsidRPr="003D1194">
                            <w:rPr>
                              <w:rFonts w:ascii="Lato" w:hAnsi="Lato" w:cs="Arial"/>
                              <w:lang w:val="de-DE"/>
                            </w:rPr>
                            <w:t xml:space="preserve">, </w:t>
                          </w: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Switzerland</w:t>
                          </w:r>
                        </w:p>
                        <w:p w14:paraId="56E96E14" w14:textId="77777777" w:rsidR="00563D77" w:rsidRPr="003D1194" w:rsidRDefault="00563D77">
                          <w:pPr>
                            <w:pStyle w:val="ETHAbsFliesstext"/>
                            <w:rPr>
                              <w:rFonts w:ascii="Lato" w:hAnsi="Lato" w:cs="Arial"/>
                              <w:lang w:val="de-DE"/>
                            </w:rPr>
                          </w:pPr>
                        </w:p>
                        <w:p w14:paraId="09DAABBD" w14:textId="15CFDEA9" w:rsidR="00D300F1" w:rsidRPr="00563D77" w:rsidRDefault="00563D77" w:rsidP="00563D77">
                          <w:pPr>
                            <w:pStyle w:val="ETHAbsFliesstext"/>
                            <w:ind w:left="709" w:hanging="709"/>
                            <w:rPr>
                              <w:rFonts w:ascii="Lato" w:hAnsi="Lato" w:cs="Arial"/>
                              <w:lang w:val="de-CH"/>
                            </w:rPr>
                          </w:pP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Tel</w:t>
                          </w:r>
                          <w:r>
                            <w:rPr>
                              <w:rFonts w:ascii="Lato" w:hAnsi="Lato" w:cs="Arial"/>
                              <w:lang w:val="de-CH"/>
                            </w:rPr>
                            <w:t xml:space="preserve">. </w:t>
                          </w:r>
                          <w:r w:rsidR="00D300F1" w:rsidRPr="00563D77">
                            <w:rPr>
                              <w:rFonts w:ascii="Lato" w:hAnsi="Lato" w:cs="Arial"/>
                              <w:lang w:val="de-CH"/>
                            </w:rPr>
                            <w:t>+41 44 633 71 20</w:t>
                          </w:r>
                          <w:r>
                            <w:rPr>
                              <w:rFonts w:ascii="Lato" w:hAnsi="Lato" w:cs="Arial"/>
                              <w:lang w:val="de-CH"/>
                            </w:rPr>
                            <w:t xml:space="preserve"> | </w:t>
                          </w:r>
                          <w:r w:rsidR="00D300F1" w:rsidRPr="00563D77">
                            <w:rPr>
                              <w:rFonts w:ascii="Lato" w:hAnsi="Lato" w:cs="Arial"/>
                              <w:lang w:val="de-CH"/>
                            </w:rPr>
                            <w:t>jpr@chem.ethz.ch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7755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99.35pt;margin-top:-26.55pt;width:198.15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" filled="f" stroked="f">
              <o:lock v:ext="edit" aspectratio="t" verticies="t" text="t" shapetype="t"/>
              <v:textbox inset="0,0,0,0">
                <w:txbxContent>
                  <w:p w14:paraId="086B8486" w14:textId="3C0EE269" w:rsidR="009342DA" w:rsidRDefault="009342DA" w:rsidP="00336DD3">
                    <w:pPr>
                      <w:pStyle w:val="ETHAbsAbteilung"/>
                      <w:spacing w:after="0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 xml:space="preserve">Prof. </w:t>
                    </w:r>
                    <w:r w:rsidRPr="003D1194">
                      <w:rPr>
                        <w:rFonts w:ascii="Lato" w:hAnsi="Lato" w:cs="Arial"/>
                      </w:rPr>
                      <w:t>Dr. Javier Pérez-Ramírez</w:t>
                    </w:r>
                  </w:p>
                  <w:p w14:paraId="4CA3C9A8" w14:textId="77777777" w:rsidR="009342DA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>Chair of Catalysis Engineering</w:t>
                    </w:r>
                  </w:p>
                  <w:p w14:paraId="410EE85A" w14:textId="1E2CE2B3" w:rsidR="009342DA" w:rsidRPr="003D1194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>Director of NCCR Catalysis</w:t>
                    </w:r>
                  </w:p>
                  <w:p w14:paraId="38EC692C" w14:textId="77777777" w:rsidR="009342DA" w:rsidRDefault="009342DA" w:rsidP="00563D77">
                    <w:pPr>
                      <w:spacing w:line="120" w:lineRule="auto"/>
                      <w:rPr>
                        <w:lang w:val="en-US"/>
                      </w:rPr>
                    </w:pPr>
                  </w:p>
                  <w:p w14:paraId="15FB21C0" w14:textId="42C2C5F4" w:rsidR="009342DA" w:rsidRPr="009342DA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 xml:space="preserve">ETH </w:t>
                    </w:r>
                    <w:r>
                      <w:rPr>
                        <w:rFonts w:ascii="Lato" w:hAnsi="Lato" w:cs="Arial"/>
                      </w:rPr>
                      <w:t>Zurich</w:t>
                    </w:r>
                  </w:p>
                  <w:p w14:paraId="76233542" w14:textId="5E875242" w:rsidR="00D300F1" w:rsidRPr="009342DA" w:rsidRDefault="00D300F1" w:rsidP="00336DD3">
                    <w:pPr>
                      <w:pStyle w:val="ETHAbsAbteilung"/>
                      <w:spacing w:after="0"/>
                      <w:rPr>
                        <w:rFonts w:ascii="Lato" w:hAnsi="Lato" w:cs="Arial"/>
                        <w:b w:val="0"/>
                        <w:bCs/>
                      </w:rPr>
                    </w:pPr>
                    <w:r w:rsidRPr="009342DA">
                      <w:rPr>
                        <w:rFonts w:ascii="Lato" w:hAnsi="Lato" w:cs="Arial"/>
                        <w:b w:val="0"/>
                        <w:bCs/>
                      </w:rPr>
                      <w:t>Institute for Chemical and Bioengineering</w:t>
                    </w:r>
                  </w:p>
                  <w:p w14:paraId="1F72F088" w14:textId="77777777" w:rsidR="002F01F9" w:rsidRPr="009342DA" w:rsidRDefault="00D300F1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9342DA">
                      <w:rPr>
                        <w:rFonts w:ascii="Lato" w:hAnsi="Lato" w:cs="Arial"/>
                      </w:rPr>
                      <w:t>Vladimir-Prelog-Weg 1</w:t>
                    </w:r>
                    <w:r w:rsidR="002F01F9" w:rsidRPr="009342DA">
                      <w:rPr>
                        <w:rFonts w:ascii="Lato" w:hAnsi="Lato" w:cs="Arial"/>
                      </w:rPr>
                      <w:t>, HCI E125</w:t>
                    </w:r>
                  </w:p>
                  <w:p w14:paraId="17825465" w14:textId="77777777" w:rsidR="00D300F1" w:rsidRDefault="00D300F1">
                    <w:pPr>
                      <w:pStyle w:val="ETHAbsFliesstext"/>
                      <w:rPr>
                        <w:rFonts w:ascii="Lato" w:hAnsi="Lato" w:cs="Arial"/>
                        <w:lang w:val="de-DE"/>
                      </w:rPr>
                    </w:pPr>
                    <w:r w:rsidRPr="003D1194">
                      <w:rPr>
                        <w:rFonts w:ascii="Lato" w:hAnsi="Lato" w:cs="Arial"/>
                        <w:lang w:val="de-DE"/>
                      </w:rPr>
                      <w:t>8093 Zurich</w:t>
                    </w:r>
                    <w:r w:rsidR="002F01F9" w:rsidRPr="003D1194">
                      <w:rPr>
                        <w:rFonts w:ascii="Lato" w:hAnsi="Lato" w:cs="Arial"/>
                        <w:lang w:val="de-DE"/>
                      </w:rPr>
                      <w:t xml:space="preserve">, </w:t>
                    </w:r>
                    <w:r w:rsidRPr="003D1194">
                      <w:rPr>
                        <w:rFonts w:ascii="Lato" w:hAnsi="Lato" w:cs="Arial"/>
                        <w:lang w:val="de-DE"/>
                      </w:rPr>
                      <w:t>Switzerland</w:t>
                    </w:r>
                  </w:p>
                  <w:p w14:paraId="56E96E14" w14:textId="77777777" w:rsidR="00563D77" w:rsidRPr="003D1194" w:rsidRDefault="00563D77">
                    <w:pPr>
                      <w:pStyle w:val="ETHAbsFliesstext"/>
                      <w:rPr>
                        <w:rFonts w:ascii="Lato" w:hAnsi="Lato" w:cs="Arial"/>
                        <w:lang w:val="de-DE"/>
                      </w:rPr>
                    </w:pPr>
                  </w:p>
                  <w:p w14:paraId="09DAABBD" w14:textId="15CFDEA9" w:rsidR="00D300F1" w:rsidRPr="00563D77" w:rsidRDefault="00563D77" w:rsidP="00563D77">
                    <w:pPr>
                      <w:pStyle w:val="ETHAbsFliesstext"/>
                      <w:ind w:left="709" w:hanging="709"/>
                      <w:rPr>
                        <w:rFonts w:ascii="Lato" w:hAnsi="Lato" w:cs="Arial"/>
                        <w:lang w:val="de-CH"/>
                      </w:rPr>
                    </w:pPr>
                    <w:r w:rsidRPr="00563D77">
                      <w:rPr>
                        <w:rFonts w:ascii="Lato" w:hAnsi="Lato" w:cs="Arial"/>
                        <w:lang w:val="de-CH"/>
                      </w:rPr>
                      <w:t>Tel</w:t>
                    </w:r>
                    <w:r>
                      <w:rPr>
                        <w:rFonts w:ascii="Lato" w:hAnsi="Lato" w:cs="Arial"/>
                        <w:lang w:val="de-CH"/>
                      </w:rPr>
                      <w:t xml:space="preserve">. </w:t>
                    </w:r>
                    <w:r w:rsidR="00D300F1" w:rsidRPr="00563D77">
                      <w:rPr>
                        <w:rFonts w:ascii="Lato" w:hAnsi="Lato" w:cs="Arial"/>
                        <w:lang w:val="de-CH"/>
                      </w:rPr>
                      <w:t>+41 44 633 71 20</w:t>
                    </w:r>
                    <w:r>
                      <w:rPr>
                        <w:rFonts w:ascii="Lato" w:hAnsi="Lato" w:cs="Arial"/>
                        <w:lang w:val="de-CH"/>
                      </w:rPr>
                      <w:t xml:space="preserve"> | </w:t>
                    </w:r>
                    <w:r w:rsidR="00D300F1" w:rsidRPr="00563D77">
                      <w:rPr>
                        <w:rFonts w:ascii="Lato" w:hAnsi="Lato" w:cs="Arial"/>
                        <w:lang w:val="de-CH"/>
                      </w:rPr>
                      <w:t>jpr@chem.ethz.ch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C4C420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95EFB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F2284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21296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E0C1D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68280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F7E1C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63268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F52AF5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660D3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79C85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2460D14"/>
    <w:multiLevelType w:val="singleLevel"/>
    <w:tmpl w:val="C96A7DA0"/>
    <w:lvl w:ilvl="0">
      <w:start w:val="1"/>
      <w:numFmt w:val="bullet"/>
      <w:pStyle w:val="ETHAufzhlung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2" w15:restartNumberingAfterBreak="0">
    <w:nsid w:val="23150C49"/>
    <w:multiLevelType w:val="hybridMultilevel"/>
    <w:tmpl w:val="40BE0EE6"/>
    <w:lvl w:ilvl="0" w:tplc="1EB4619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571E6"/>
    <w:multiLevelType w:val="hybridMultilevel"/>
    <w:tmpl w:val="7D4C4E9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6E41A8C"/>
    <w:multiLevelType w:val="hybridMultilevel"/>
    <w:tmpl w:val="25709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1531D"/>
    <w:multiLevelType w:val="multilevel"/>
    <w:tmpl w:val="6C2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939774">
    <w:abstractNumId w:val="10"/>
  </w:num>
  <w:num w:numId="2" w16cid:durableId="160506645">
    <w:abstractNumId w:val="8"/>
  </w:num>
  <w:num w:numId="3" w16cid:durableId="769160382">
    <w:abstractNumId w:val="7"/>
  </w:num>
  <w:num w:numId="4" w16cid:durableId="1747803779">
    <w:abstractNumId w:val="6"/>
  </w:num>
  <w:num w:numId="5" w16cid:durableId="264113937">
    <w:abstractNumId w:val="5"/>
  </w:num>
  <w:num w:numId="6" w16cid:durableId="1838688521">
    <w:abstractNumId w:val="9"/>
  </w:num>
  <w:num w:numId="7" w16cid:durableId="925924279">
    <w:abstractNumId w:val="4"/>
  </w:num>
  <w:num w:numId="8" w16cid:durableId="46488890">
    <w:abstractNumId w:val="3"/>
  </w:num>
  <w:num w:numId="9" w16cid:durableId="1354957773">
    <w:abstractNumId w:val="2"/>
  </w:num>
  <w:num w:numId="10" w16cid:durableId="1196653369">
    <w:abstractNumId w:val="1"/>
  </w:num>
  <w:num w:numId="11" w16cid:durableId="769277402">
    <w:abstractNumId w:val="11"/>
  </w:num>
  <w:num w:numId="12" w16cid:durableId="988290644">
    <w:abstractNumId w:val="13"/>
  </w:num>
  <w:num w:numId="13" w16cid:durableId="15271655">
    <w:abstractNumId w:val="0"/>
  </w:num>
  <w:num w:numId="14" w16cid:durableId="307826296">
    <w:abstractNumId w:val="12"/>
  </w:num>
  <w:num w:numId="15" w16cid:durableId="1211382448">
    <w:abstractNumId w:val="15"/>
  </w:num>
  <w:num w:numId="16" w16cid:durableId="181476591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abera  Abhinandan">
    <w15:presenceInfo w15:providerId="AD" w15:userId="S::anabera@ethz.ch::04a29cc1-7cb0-4ce1-8629-eb0aeaca16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es-ES" w:vendorID="64" w:dllVersion="4096" w:nlCheck="1" w:checkStyle="0"/>
  <w:activeWritingStyle w:appName="MSWord" w:lang="de-CH" w:vendorID="64" w:dllVersion="4096" w:nlCheck="1" w:checkStyle="0"/>
  <w:activeWritingStyle w:appName="MSWord" w:lang="en-GB" w:vendorID="64" w:dllVersion="4096" w:nlCheck="1" w:checkStyle="0"/>
  <w:activeWritingStyle w:appName="MSWord" w:lang="de-CH" w:vendorID="64" w:dllVersion="6" w:nlCheck="1" w:checkStyle="0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de-AT" w:vendorID="64" w:dllVersion="0" w:nlCheck="1" w:checkStyle="0"/>
  <w:activeWritingStyle w:appName="MSWord" w:lang="de-DE" w:vendorID="64" w:dllVersion="0" w:nlCheck="1" w:checkStyle="0"/>
  <w:activeWritingStyle w:appName="MSWord" w:lang="de-CH" w:vendorID="64" w:dllVersion="0" w:nlCheck="1" w:checkStyle="0"/>
  <w:activeWritingStyle w:appName="MSWord" w:lang="fr-CH" w:vendorID="64" w:dllVersion="6" w:nlCheck="1" w:checkStyle="0"/>
  <w:activeWritingStyle w:appName="MSWord" w:lang="fr-CH" w:vendorID="64" w:dllVersion="0" w:nlCheck="1" w:checkStyle="0"/>
  <w:activeWritingStyle w:appName="MSWord" w:lang="es-ES" w:vendorID="64" w:dllVersion="0" w:nlCheck="1" w:checkStyle="0"/>
  <w:activeWritingStyle w:appName="MSWord" w:lang="it-IT" w:vendorID="64" w:dllVersion="0" w:nlCheck="1" w:checkStyle="0"/>
  <w:proofState w:spelling="clean" w:grammar="clean"/>
  <w:attachedTemplate r:id="rId1"/>
  <w:trackRevisions/>
  <w:defaultTabStop w:val="709"/>
  <w:hyphenationZone w:val="425"/>
  <w:evenAndOddHeaders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MyNrU0MTIzMzI1sDRW0lEKTi0uzszPAykwrwUAGO1hgSwAAAA="/>
  </w:docVars>
  <w:rsids>
    <w:rsidRoot w:val="00923135"/>
    <w:rsid w:val="000000AD"/>
    <w:rsid w:val="00000567"/>
    <w:rsid w:val="00000E97"/>
    <w:rsid w:val="00001B14"/>
    <w:rsid w:val="00001D23"/>
    <w:rsid w:val="000026D8"/>
    <w:rsid w:val="00002800"/>
    <w:rsid w:val="000038CA"/>
    <w:rsid w:val="00003F5E"/>
    <w:rsid w:val="000049A5"/>
    <w:rsid w:val="00004DD5"/>
    <w:rsid w:val="000063B8"/>
    <w:rsid w:val="00006866"/>
    <w:rsid w:val="00006A1A"/>
    <w:rsid w:val="000070D0"/>
    <w:rsid w:val="000073F8"/>
    <w:rsid w:val="00010AAA"/>
    <w:rsid w:val="000112CE"/>
    <w:rsid w:val="00012BDA"/>
    <w:rsid w:val="0001315F"/>
    <w:rsid w:val="00013692"/>
    <w:rsid w:val="0001454C"/>
    <w:rsid w:val="0001454F"/>
    <w:rsid w:val="00017847"/>
    <w:rsid w:val="000179B6"/>
    <w:rsid w:val="0002039F"/>
    <w:rsid w:val="000212DD"/>
    <w:rsid w:val="0002166D"/>
    <w:rsid w:val="00021A6C"/>
    <w:rsid w:val="00021B1B"/>
    <w:rsid w:val="00021C9F"/>
    <w:rsid w:val="000222F9"/>
    <w:rsid w:val="0002256C"/>
    <w:rsid w:val="00022AB6"/>
    <w:rsid w:val="000237F7"/>
    <w:rsid w:val="00023A2F"/>
    <w:rsid w:val="0002528B"/>
    <w:rsid w:val="000259A2"/>
    <w:rsid w:val="00025E15"/>
    <w:rsid w:val="00026279"/>
    <w:rsid w:val="00026DAD"/>
    <w:rsid w:val="00027973"/>
    <w:rsid w:val="00030D50"/>
    <w:rsid w:val="000322C3"/>
    <w:rsid w:val="00032319"/>
    <w:rsid w:val="00032B2F"/>
    <w:rsid w:val="000330D6"/>
    <w:rsid w:val="000337F2"/>
    <w:rsid w:val="00034133"/>
    <w:rsid w:val="00034CCC"/>
    <w:rsid w:val="00037715"/>
    <w:rsid w:val="0003783B"/>
    <w:rsid w:val="00037A78"/>
    <w:rsid w:val="00037CE4"/>
    <w:rsid w:val="0004019E"/>
    <w:rsid w:val="00040B4D"/>
    <w:rsid w:val="00041346"/>
    <w:rsid w:val="00043878"/>
    <w:rsid w:val="00043FCD"/>
    <w:rsid w:val="00045087"/>
    <w:rsid w:val="00045884"/>
    <w:rsid w:val="00046538"/>
    <w:rsid w:val="000475FD"/>
    <w:rsid w:val="0004768D"/>
    <w:rsid w:val="000479C8"/>
    <w:rsid w:val="00052E44"/>
    <w:rsid w:val="00054F05"/>
    <w:rsid w:val="00055858"/>
    <w:rsid w:val="00055AE5"/>
    <w:rsid w:val="00056A24"/>
    <w:rsid w:val="00057B8E"/>
    <w:rsid w:val="00057EB7"/>
    <w:rsid w:val="00060290"/>
    <w:rsid w:val="00061BFA"/>
    <w:rsid w:val="000624C8"/>
    <w:rsid w:val="00062C21"/>
    <w:rsid w:val="00062CD1"/>
    <w:rsid w:val="00062D1C"/>
    <w:rsid w:val="0006342F"/>
    <w:rsid w:val="00063DF6"/>
    <w:rsid w:val="000648C3"/>
    <w:rsid w:val="00064BAD"/>
    <w:rsid w:val="00065AF5"/>
    <w:rsid w:val="00065D23"/>
    <w:rsid w:val="00066650"/>
    <w:rsid w:val="000666B8"/>
    <w:rsid w:val="000670B0"/>
    <w:rsid w:val="000673B5"/>
    <w:rsid w:val="000676A8"/>
    <w:rsid w:val="000679B3"/>
    <w:rsid w:val="00067C93"/>
    <w:rsid w:val="00067E8B"/>
    <w:rsid w:val="00070210"/>
    <w:rsid w:val="00071646"/>
    <w:rsid w:val="00071A08"/>
    <w:rsid w:val="00072715"/>
    <w:rsid w:val="00072BFE"/>
    <w:rsid w:val="00072D6A"/>
    <w:rsid w:val="000735A2"/>
    <w:rsid w:val="00074072"/>
    <w:rsid w:val="00074CDB"/>
    <w:rsid w:val="000752AE"/>
    <w:rsid w:val="0007589D"/>
    <w:rsid w:val="00075B29"/>
    <w:rsid w:val="0007684D"/>
    <w:rsid w:val="00076DAA"/>
    <w:rsid w:val="000775A8"/>
    <w:rsid w:val="0007773B"/>
    <w:rsid w:val="000779F7"/>
    <w:rsid w:val="00077A10"/>
    <w:rsid w:val="00082125"/>
    <w:rsid w:val="00083401"/>
    <w:rsid w:val="00083492"/>
    <w:rsid w:val="000835BB"/>
    <w:rsid w:val="00083FC6"/>
    <w:rsid w:val="000841C3"/>
    <w:rsid w:val="000844D8"/>
    <w:rsid w:val="00084B5D"/>
    <w:rsid w:val="00085F6C"/>
    <w:rsid w:val="0008654E"/>
    <w:rsid w:val="00086785"/>
    <w:rsid w:val="00087C32"/>
    <w:rsid w:val="00087E3E"/>
    <w:rsid w:val="000900D8"/>
    <w:rsid w:val="00090C39"/>
    <w:rsid w:val="00091791"/>
    <w:rsid w:val="00091AE5"/>
    <w:rsid w:val="00092761"/>
    <w:rsid w:val="00093B2D"/>
    <w:rsid w:val="00093F4B"/>
    <w:rsid w:val="00095726"/>
    <w:rsid w:val="00095EDA"/>
    <w:rsid w:val="0009659E"/>
    <w:rsid w:val="000973F2"/>
    <w:rsid w:val="000977F7"/>
    <w:rsid w:val="000A0964"/>
    <w:rsid w:val="000A0B99"/>
    <w:rsid w:val="000A236F"/>
    <w:rsid w:val="000A3686"/>
    <w:rsid w:val="000A3E68"/>
    <w:rsid w:val="000A4A37"/>
    <w:rsid w:val="000A4E8E"/>
    <w:rsid w:val="000A6867"/>
    <w:rsid w:val="000A72AF"/>
    <w:rsid w:val="000A7435"/>
    <w:rsid w:val="000A7AB9"/>
    <w:rsid w:val="000B084A"/>
    <w:rsid w:val="000B15F2"/>
    <w:rsid w:val="000B2658"/>
    <w:rsid w:val="000B2B6C"/>
    <w:rsid w:val="000B3A29"/>
    <w:rsid w:val="000B4FA8"/>
    <w:rsid w:val="000B513D"/>
    <w:rsid w:val="000B5E3E"/>
    <w:rsid w:val="000B668B"/>
    <w:rsid w:val="000B6B14"/>
    <w:rsid w:val="000B6C01"/>
    <w:rsid w:val="000B75E2"/>
    <w:rsid w:val="000B7FAB"/>
    <w:rsid w:val="000C2369"/>
    <w:rsid w:val="000C248B"/>
    <w:rsid w:val="000C2E90"/>
    <w:rsid w:val="000C2FEE"/>
    <w:rsid w:val="000C4DD0"/>
    <w:rsid w:val="000D097B"/>
    <w:rsid w:val="000D1821"/>
    <w:rsid w:val="000D1A0F"/>
    <w:rsid w:val="000D1E8F"/>
    <w:rsid w:val="000D213B"/>
    <w:rsid w:val="000D26ED"/>
    <w:rsid w:val="000D2B02"/>
    <w:rsid w:val="000D3473"/>
    <w:rsid w:val="000D425F"/>
    <w:rsid w:val="000D579F"/>
    <w:rsid w:val="000D6296"/>
    <w:rsid w:val="000D629E"/>
    <w:rsid w:val="000D6518"/>
    <w:rsid w:val="000D7A69"/>
    <w:rsid w:val="000E08F0"/>
    <w:rsid w:val="000E106F"/>
    <w:rsid w:val="000E17B1"/>
    <w:rsid w:val="000E19BE"/>
    <w:rsid w:val="000E2218"/>
    <w:rsid w:val="000E3029"/>
    <w:rsid w:val="000E353C"/>
    <w:rsid w:val="000E36FC"/>
    <w:rsid w:val="000E54BE"/>
    <w:rsid w:val="000E5942"/>
    <w:rsid w:val="000E76C4"/>
    <w:rsid w:val="000E77DF"/>
    <w:rsid w:val="000E7A83"/>
    <w:rsid w:val="000F0166"/>
    <w:rsid w:val="000F0C77"/>
    <w:rsid w:val="000F107A"/>
    <w:rsid w:val="000F167F"/>
    <w:rsid w:val="000F2ACC"/>
    <w:rsid w:val="000F4CD6"/>
    <w:rsid w:val="000F536B"/>
    <w:rsid w:val="000F6D3B"/>
    <w:rsid w:val="000F6F76"/>
    <w:rsid w:val="000F75AA"/>
    <w:rsid w:val="000F78EB"/>
    <w:rsid w:val="000F7B5C"/>
    <w:rsid w:val="001011D7"/>
    <w:rsid w:val="001015B4"/>
    <w:rsid w:val="0010419A"/>
    <w:rsid w:val="0010463D"/>
    <w:rsid w:val="00104FFE"/>
    <w:rsid w:val="00105B5A"/>
    <w:rsid w:val="00106346"/>
    <w:rsid w:val="0010702A"/>
    <w:rsid w:val="00107989"/>
    <w:rsid w:val="00107B1E"/>
    <w:rsid w:val="001103D3"/>
    <w:rsid w:val="00110508"/>
    <w:rsid w:val="00111108"/>
    <w:rsid w:val="00112046"/>
    <w:rsid w:val="00112656"/>
    <w:rsid w:val="0011299F"/>
    <w:rsid w:val="00112E51"/>
    <w:rsid w:val="00113B1B"/>
    <w:rsid w:val="001150CA"/>
    <w:rsid w:val="001150D4"/>
    <w:rsid w:val="0011599F"/>
    <w:rsid w:val="00116179"/>
    <w:rsid w:val="00117130"/>
    <w:rsid w:val="001178F2"/>
    <w:rsid w:val="00120F4F"/>
    <w:rsid w:val="00120FC0"/>
    <w:rsid w:val="00121208"/>
    <w:rsid w:val="001215C2"/>
    <w:rsid w:val="00122D0C"/>
    <w:rsid w:val="001235CD"/>
    <w:rsid w:val="00124FE2"/>
    <w:rsid w:val="001259F1"/>
    <w:rsid w:val="00126A87"/>
    <w:rsid w:val="0012713C"/>
    <w:rsid w:val="00132037"/>
    <w:rsid w:val="00132323"/>
    <w:rsid w:val="00133C48"/>
    <w:rsid w:val="00133EBA"/>
    <w:rsid w:val="00134068"/>
    <w:rsid w:val="001342A8"/>
    <w:rsid w:val="00134A29"/>
    <w:rsid w:val="00134B38"/>
    <w:rsid w:val="00134BD3"/>
    <w:rsid w:val="00134E48"/>
    <w:rsid w:val="00136564"/>
    <w:rsid w:val="001367C2"/>
    <w:rsid w:val="00136C0C"/>
    <w:rsid w:val="00136EE2"/>
    <w:rsid w:val="001372F3"/>
    <w:rsid w:val="00140B92"/>
    <w:rsid w:val="00141A68"/>
    <w:rsid w:val="001423E6"/>
    <w:rsid w:val="001434A7"/>
    <w:rsid w:val="0014442C"/>
    <w:rsid w:val="00144AB9"/>
    <w:rsid w:val="00144EA8"/>
    <w:rsid w:val="001454C3"/>
    <w:rsid w:val="0014611E"/>
    <w:rsid w:val="0014653D"/>
    <w:rsid w:val="001468C7"/>
    <w:rsid w:val="00147021"/>
    <w:rsid w:val="001504F6"/>
    <w:rsid w:val="00150972"/>
    <w:rsid w:val="00150DD7"/>
    <w:rsid w:val="001513D8"/>
    <w:rsid w:val="001517A4"/>
    <w:rsid w:val="00151A4E"/>
    <w:rsid w:val="00152BDD"/>
    <w:rsid w:val="001530A6"/>
    <w:rsid w:val="001550BD"/>
    <w:rsid w:val="001560E6"/>
    <w:rsid w:val="00156A08"/>
    <w:rsid w:val="00157965"/>
    <w:rsid w:val="0016015C"/>
    <w:rsid w:val="00160FA7"/>
    <w:rsid w:val="0016150C"/>
    <w:rsid w:val="00161A26"/>
    <w:rsid w:val="0016449C"/>
    <w:rsid w:val="001648FF"/>
    <w:rsid w:val="00164ECD"/>
    <w:rsid w:val="00165645"/>
    <w:rsid w:val="00165B98"/>
    <w:rsid w:val="00166C0F"/>
    <w:rsid w:val="00167090"/>
    <w:rsid w:val="001708C0"/>
    <w:rsid w:val="00172198"/>
    <w:rsid w:val="00172328"/>
    <w:rsid w:val="0017233B"/>
    <w:rsid w:val="001731F0"/>
    <w:rsid w:val="001736E0"/>
    <w:rsid w:val="0017396F"/>
    <w:rsid w:val="00174236"/>
    <w:rsid w:val="00174432"/>
    <w:rsid w:val="00174AC1"/>
    <w:rsid w:val="00175D60"/>
    <w:rsid w:val="001769D2"/>
    <w:rsid w:val="00176F1D"/>
    <w:rsid w:val="0017796D"/>
    <w:rsid w:val="001802A1"/>
    <w:rsid w:val="00180F81"/>
    <w:rsid w:val="001815E5"/>
    <w:rsid w:val="0018541C"/>
    <w:rsid w:val="00185634"/>
    <w:rsid w:val="00186196"/>
    <w:rsid w:val="00186408"/>
    <w:rsid w:val="001864E0"/>
    <w:rsid w:val="00186E83"/>
    <w:rsid w:val="00187121"/>
    <w:rsid w:val="001874E5"/>
    <w:rsid w:val="00187D8D"/>
    <w:rsid w:val="00190C69"/>
    <w:rsid w:val="00191DB9"/>
    <w:rsid w:val="0019212F"/>
    <w:rsid w:val="0019271E"/>
    <w:rsid w:val="00192F5A"/>
    <w:rsid w:val="00196222"/>
    <w:rsid w:val="0019632E"/>
    <w:rsid w:val="00196616"/>
    <w:rsid w:val="001967F6"/>
    <w:rsid w:val="00197613"/>
    <w:rsid w:val="001A1606"/>
    <w:rsid w:val="001A19E9"/>
    <w:rsid w:val="001A1DAC"/>
    <w:rsid w:val="001A233D"/>
    <w:rsid w:val="001A2832"/>
    <w:rsid w:val="001A3054"/>
    <w:rsid w:val="001A453C"/>
    <w:rsid w:val="001A4852"/>
    <w:rsid w:val="001A5D9F"/>
    <w:rsid w:val="001A69A8"/>
    <w:rsid w:val="001A71FF"/>
    <w:rsid w:val="001B05D5"/>
    <w:rsid w:val="001B282B"/>
    <w:rsid w:val="001B2D60"/>
    <w:rsid w:val="001B376D"/>
    <w:rsid w:val="001B3D52"/>
    <w:rsid w:val="001B4964"/>
    <w:rsid w:val="001B4DE1"/>
    <w:rsid w:val="001B5E4A"/>
    <w:rsid w:val="001B68AB"/>
    <w:rsid w:val="001B7826"/>
    <w:rsid w:val="001C0ACC"/>
    <w:rsid w:val="001C0AFF"/>
    <w:rsid w:val="001C1277"/>
    <w:rsid w:val="001C1C89"/>
    <w:rsid w:val="001C2193"/>
    <w:rsid w:val="001C2704"/>
    <w:rsid w:val="001C294F"/>
    <w:rsid w:val="001C428E"/>
    <w:rsid w:val="001C4379"/>
    <w:rsid w:val="001C4B44"/>
    <w:rsid w:val="001C4F45"/>
    <w:rsid w:val="001C5073"/>
    <w:rsid w:val="001C6887"/>
    <w:rsid w:val="001C69CC"/>
    <w:rsid w:val="001D061D"/>
    <w:rsid w:val="001D07F2"/>
    <w:rsid w:val="001D166D"/>
    <w:rsid w:val="001D1934"/>
    <w:rsid w:val="001D2088"/>
    <w:rsid w:val="001D29C5"/>
    <w:rsid w:val="001D32A5"/>
    <w:rsid w:val="001D6BAE"/>
    <w:rsid w:val="001D6CD2"/>
    <w:rsid w:val="001D6E8F"/>
    <w:rsid w:val="001D7C37"/>
    <w:rsid w:val="001E16A2"/>
    <w:rsid w:val="001E212E"/>
    <w:rsid w:val="001E2E12"/>
    <w:rsid w:val="001E3FC3"/>
    <w:rsid w:val="001E4300"/>
    <w:rsid w:val="001E4EB8"/>
    <w:rsid w:val="001E57AE"/>
    <w:rsid w:val="001E5F48"/>
    <w:rsid w:val="001E6FD5"/>
    <w:rsid w:val="001E7CD2"/>
    <w:rsid w:val="001F0091"/>
    <w:rsid w:val="001F11D9"/>
    <w:rsid w:val="001F1F32"/>
    <w:rsid w:val="001F274D"/>
    <w:rsid w:val="001F2ED9"/>
    <w:rsid w:val="001F60FD"/>
    <w:rsid w:val="001F6804"/>
    <w:rsid w:val="001F6B1C"/>
    <w:rsid w:val="00200396"/>
    <w:rsid w:val="00200B3E"/>
    <w:rsid w:val="00201260"/>
    <w:rsid w:val="002019ED"/>
    <w:rsid w:val="00201F75"/>
    <w:rsid w:val="002026E1"/>
    <w:rsid w:val="002028A9"/>
    <w:rsid w:val="00203E91"/>
    <w:rsid w:val="0021105E"/>
    <w:rsid w:val="0021163F"/>
    <w:rsid w:val="00211CCD"/>
    <w:rsid w:val="00213159"/>
    <w:rsid w:val="002140BF"/>
    <w:rsid w:val="00214D26"/>
    <w:rsid w:val="00214F34"/>
    <w:rsid w:val="00216476"/>
    <w:rsid w:val="002165F8"/>
    <w:rsid w:val="002169B9"/>
    <w:rsid w:val="002172C6"/>
    <w:rsid w:val="0021746A"/>
    <w:rsid w:val="0022014D"/>
    <w:rsid w:val="00221851"/>
    <w:rsid w:val="00222D2C"/>
    <w:rsid w:val="0022311B"/>
    <w:rsid w:val="002232D3"/>
    <w:rsid w:val="0022449D"/>
    <w:rsid w:val="0022493D"/>
    <w:rsid w:val="00225D6B"/>
    <w:rsid w:val="002263FC"/>
    <w:rsid w:val="00226899"/>
    <w:rsid w:val="00226B08"/>
    <w:rsid w:val="00230C08"/>
    <w:rsid w:val="00231797"/>
    <w:rsid w:val="002324AB"/>
    <w:rsid w:val="002327C3"/>
    <w:rsid w:val="00232B29"/>
    <w:rsid w:val="00232E61"/>
    <w:rsid w:val="002344EA"/>
    <w:rsid w:val="00234E19"/>
    <w:rsid w:val="0023576C"/>
    <w:rsid w:val="0023668E"/>
    <w:rsid w:val="00236BED"/>
    <w:rsid w:val="00236C63"/>
    <w:rsid w:val="00237A46"/>
    <w:rsid w:val="002409C6"/>
    <w:rsid w:val="00240A7A"/>
    <w:rsid w:val="002410C1"/>
    <w:rsid w:val="00241B2E"/>
    <w:rsid w:val="00242379"/>
    <w:rsid w:val="002434B3"/>
    <w:rsid w:val="00244D87"/>
    <w:rsid w:val="0024538F"/>
    <w:rsid w:val="0024595C"/>
    <w:rsid w:val="00245D5E"/>
    <w:rsid w:val="002467DE"/>
    <w:rsid w:val="00247A94"/>
    <w:rsid w:val="00247DDE"/>
    <w:rsid w:val="00250CD4"/>
    <w:rsid w:val="0025104F"/>
    <w:rsid w:val="00251520"/>
    <w:rsid w:val="002516A7"/>
    <w:rsid w:val="0025244A"/>
    <w:rsid w:val="00254C5D"/>
    <w:rsid w:val="00255931"/>
    <w:rsid w:val="00256BA6"/>
    <w:rsid w:val="00257D23"/>
    <w:rsid w:val="00260596"/>
    <w:rsid w:val="00260825"/>
    <w:rsid w:val="00261B11"/>
    <w:rsid w:val="0026263A"/>
    <w:rsid w:val="00262B31"/>
    <w:rsid w:val="00263DB2"/>
    <w:rsid w:val="00263DE3"/>
    <w:rsid w:val="00266C54"/>
    <w:rsid w:val="00266D20"/>
    <w:rsid w:val="00267057"/>
    <w:rsid w:val="00267BA2"/>
    <w:rsid w:val="0027118B"/>
    <w:rsid w:val="00271D30"/>
    <w:rsid w:val="00271D50"/>
    <w:rsid w:val="002734D6"/>
    <w:rsid w:val="002735EE"/>
    <w:rsid w:val="00273F72"/>
    <w:rsid w:val="0027470D"/>
    <w:rsid w:val="0027658B"/>
    <w:rsid w:val="00276A7C"/>
    <w:rsid w:val="00276C74"/>
    <w:rsid w:val="002775D9"/>
    <w:rsid w:val="0028134B"/>
    <w:rsid w:val="00281847"/>
    <w:rsid w:val="0028225A"/>
    <w:rsid w:val="0028243D"/>
    <w:rsid w:val="00282B49"/>
    <w:rsid w:val="00283C80"/>
    <w:rsid w:val="00283D31"/>
    <w:rsid w:val="00284A05"/>
    <w:rsid w:val="00285902"/>
    <w:rsid w:val="00286218"/>
    <w:rsid w:val="00286323"/>
    <w:rsid w:val="0028696C"/>
    <w:rsid w:val="00286BED"/>
    <w:rsid w:val="0028768B"/>
    <w:rsid w:val="002916D2"/>
    <w:rsid w:val="002926BD"/>
    <w:rsid w:val="00292E35"/>
    <w:rsid w:val="00293619"/>
    <w:rsid w:val="00293CE6"/>
    <w:rsid w:val="00293DD8"/>
    <w:rsid w:val="002940CD"/>
    <w:rsid w:val="002942D5"/>
    <w:rsid w:val="00294DC9"/>
    <w:rsid w:val="00295000"/>
    <w:rsid w:val="002970C7"/>
    <w:rsid w:val="002979BC"/>
    <w:rsid w:val="00297F3C"/>
    <w:rsid w:val="002A0066"/>
    <w:rsid w:val="002A1088"/>
    <w:rsid w:val="002A3363"/>
    <w:rsid w:val="002A41CF"/>
    <w:rsid w:val="002A4583"/>
    <w:rsid w:val="002A6E55"/>
    <w:rsid w:val="002A70B0"/>
    <w:rsid w:val="002A7B40"/>
    <w:rsid w:val="002B04FC"/>
    <w:rsid w:val="002B06C1"/>
    <w:rsid w:val="002B1070"/>
    <w:rsid w:val="002B14FB"/>
    <w:rsid w:val="002B182D"/>
    <w:rsid w:val="002B2B58"/>
    <w:rsid w:val="002B3789"/>
    <w:rsid w:val="002B3F74"/>
    <w:rsid w:val="002B439E"/>
    <w:rsid w:val="002B498A"/>
    <w:rsid w:val="002B4AD9"/>
    <w:rsid w:val="002B5DD4"/>
    <w:rsid w:val="002B64E1"/>
    <w:rsid w:val="002B6921"/>
    <w:rsid w:val="002B6F5A"/>
    <w:rsid w:val="002B7226"/>
    <w:rsid w:val="002C11CB"/>
    <w:rsid w:val="002C4108"/>
    <w:rsid w:val="002D2B4F"/>
    <w:rsid w:val="002D38BF"/>
    <w:rsid w:val="002D4779"/>
    <w:rsid w:val="002D58EA"/>
    <w:rsid w:val="002D623C"/>
    <w:rsid w:val="002D6696"/>
    <w:rsid w:val="002D7685"/>
    <w:rsid w:val="002D7C59"/>
    <w:rsid w:val="002D7ECD"/>
    <w:rsid w:val="002E0197"/>
    <w:rsid w:val="002E1A78"/>
    <w:rsid w:val="002E1D65"/>
    <w:rsid w:val="002E1D8D"/>
    <w:rsid w:val="002E1F7B"/>
    <w:rsid w:val="002E255F"/>
    <w:rsid w:val="002E2A6B"/>
    <w:rsid w:val="002E3990"/>
    <w:rsid w:val="002E40B0"/>
    <w:rsid w:val="002E4E55"/>
    <w:rsid w:val="002E4ECC"/>
    <w:rsid w:val="002E5296"/>
    <w:rsid w:val="002E57C1"/>
    <w:rsid w:val="002E6012"/>
    <w:rsid w:val="002E64DB"/>
    <w:rsid w:val="002E660B"/>
    <w:rsid w:val="002F01F9"/>
    <w:rsid w:val="002F12C4"/>
    <w:rsid w:val="002F25ED"/>
    <w:rsid w:val="002F30E2"/>
    <w:rsid w:val="002F4C06"/>
    <w:rsid w:val="002F6101"/>
    <w:rsid w:val="002F6A0F"/>
    <w:rsid w:val="002F6E88"/>
    <w:rsid w:val="003000B7"/>
    <w:rsid w:val="00300510"/>
    <w:rsid w:val="00300668"/>
    <w:rsid w:val="00300DD5"/>
    <w:rsid w:val="003016A3"/>
    <w:rsid w:val="003025E7"/>
    <w:rsid w:val="00303EBC"/>
    <w:rsid w:val="00304796"/>
    <w:rsid w:val="00304A78"/>
    <w:rsid w:val="0030555B"/>
    <w:rsid w:val="00306383"/>
    <w:rsid w:val="003065DE"/>
    <w:rsid w:val="003071C9"/>
    <w:rsid w:val="003074BF"/>
    <w:rsid w:val="003077DD"/>
    <w:rsid w:val="00310313"/>
    <w:rsid w:val="00310E16"/>
    <w:rsid w:val="003120DF"/>
    <w:rsid w:val="003121D0"/>
    <w:rsid w:val="00312454"/>
    <w:rsid w:val="00313A0B"/>
    <w:rsid w:val="00313AB4"/>
    <w:rsid w:val="00313DD3"/>
    <w:rsid w:val="00316F8C"/>
    <w:rsid w:val="00320FE8"/>
    <w:rsid w:val="00321FA0"/>
    <w:rsid w:val="00322272"/>
    <w:rsid w:val="0032438B"/>
    <w:rsid w:val="0032468F"/>
    <w:rsid w:val="00324696"/>
    <w:rsid w:val="003248BC"/>
    <w:rsid w:val="00324912"/>
    <w:rsid w:val="00325700"/>
    <w:rsid w:val="00325D91"/>
    <w:rsid w:val="00326638"/>
    <w:rsid w:val="00327316"/>
    <w:rsid w:val="003277BD"/>
    <w:rsid w:val="00330C3A"/>
    <w:rsid w:val="00330F56"/>
    <w:rsid w:val="00331CAF"/>
    <w:rsid w:val="00334753"/>
    <w:rsid w:val="003353A7"/>
    <w:rsid w:val="003366D5"/>
    <w:rsid w:val="0033680A"/>
    <w:rsid w:val="00336AE2"/>
    <w:rsid w:val="00336DD3"/>
    <w:rsid w:val="00340B48"/>
    <w:rsid w:val="003411A9"/>
    <w:rsid w:val="0034203E"/>
    <w:rsid w:val="0034364A"/>
    <w:rsid w:val="00343FD1"/>
    <w:rsid w:val="00345D66"/>
    <w:rsid w:val="00346B34"/>
    <w:rsid w:val="00346CA5"/>
    <w:rsid w:val="00346F8E"/>
    <w:rsid w:val="0034737C"/>
    <w:rsid w:val="00347BAC"/>
    <w:rsid w:val="00350D33"/>
    <w:rsid w:val="0035147C"/>
    <w:rsid w:val="0035165C"/>
    <w:rsid w:val="00351BB3"/>
    <w:rsid w:val="003524B8"/>
    <w:rsid w:val="00352A39"/>
    <w:rsid w:val="003544D4"/>
    <w:rsid w:val="00354F83"/>
    <w:rsid w:val="003562CF"/>
    <w:rsid w:val="003575A6"/>
    <w:rsid w:val="0035772E"/>
    <w:rsid w:val="003578FE"/>
    <w:rsid w:val="00360117"/>
    <w:rsid w:val="0036057D"/>
    <w:rsid w:val="00360622"/>
    <w:rsid w:val="0036080C"/>
    <w:rsid w:val="003632F6"/>
    <w:rsid w:val="003636B0"/>
    <w:rsid w:val="00366186"/>
    <w:rsid w:val="00366CD8"/>
    <w:rsid w:val="00367242"/>
    <w:rsid w:val="003704A9"/>
    <w:rsid w:val="00370AC8"/>
    <w:rsid w:val="003722EA"/>
    <w:rsid w:val="00373BC9"/>
    <w:rsid w:val="003743F9"/>
    <w:rsid w:val="003745FF"/>
    <w:rsid w:val="0037510E"/>
    <w:rsid w:val="003752AA"/>
    <w:rsid w:val="00375B68"/>
    <w:rsid w:val="0037600A"/>
    <w:rsid w:val="0037625E"/>
    <w:rsid w:val="00380352"/>
    <w:rsid w:val="00380BD0"/>
    <w:rsid w:val="0038124C"/>
    <w:rsid w:val="00381348"/>
    <w:rsid w:val="003816D1"/>
    <w:rsid w:val="0038227A"/>
    <w:rsid w:val="00383718"/>
    <w:rsid w:val="00384BE3"/>
    <w:rsid w:val="0038538E"/>
    <w:rsid w:val="00387702"/>
    <w:rsid w:val="00387D36"/>
    <w:rsid w:val="003905C8"/>
    <w:rsid w:val="00390C99"/>
    <w:rsid w:val="00390ED9"/>
    <w:rsid w:val="0039228D"/>
    <w:rsid w:val="003931AF"/>
    <w:rsid w:val="003941ED"/>
    <w:rsid w:val="00396428"/>
    <w:rsid w:val="00396742"/>
    <w:rsid w:val="0039743F"/>
    <w:rsid w:val="0039748E"/>
    <w:rsid w:val="00397A4A"/>
    <w:rsid w:val="003A02F4"/>
    <w:rsid w:val="003A16A3"/>
    <w:rsid w:val="003A1ED4"/>
    <w:rsid w:val="003A2536"/>
    <w:rsid w:val="003A2928"/>
    <w:rsid w:val="003A2C7A"/>
    <w:rsid w:val="003A33E5"/>
    <w:rsid w:val="003A4412"/>
    <w:rsid w:val="003A4614"/>
    <w:rsid w:val="003A4AB6"/>
    <w:rsid w:val="003A4CCB"/>
    <w:rsid w:val="003A4E1C"/>
    <w:rsid w:val="003A6E47"/>
    <w:rsid w:val="003A7CCC"/>
    <w:rsid w:val="003B085C"/>
    <w:rsid w:val="003B2FF5"/>
    <w:rsid w:val="003B3403"/>
    <w:rsid w:val="003B3EC8"/>
    <w:rsid w:val="003B4509"/>
    <w:rsid w:val="003B49FF"/>
    <w:rsid w:val="003B4DD9"/>
    <w:rsid w:val="003B4FAC"/>
    <w:rsid w:val="003B5BB5"/>
    <w:rsid w:val="003B5EAB"/>
    <w:rsid w:val="003C00A3"/>
    <w:rsid w:val="003C083A"/>
    <w:rsid w:val="003C1190"/>
    <w:rsid w:val="003C16B6"/>
    <w:rsid w:val="003C16F1"/>
    <w:rsid w:val="003C17ED"/>
    <w:rsid w:val="003C21DF"/>
    <w:rsid w:val="003C2DD7"/>
    <w:rsid w:val="003C3566"/>
    <w:rsid w:val="003C7DC3"/>
    <w:rsid w:val="003D10D6"/>
    <w:rsid w:val="003D1194"/>
    <w:rsid w:val="003D1D60"/>
    <w:rsid w:val="003D43F5"/>
    <w:rsid w:val="003D4F8A"/>
    <w:rsid w:val="003D51D3"/>
    <w:rsid w:val="003D5B04"/>
    <w:rsid w:val="003D64D2"/>
    <w:rsid w:val="003D7B07"/>
    <w:rsid w:val="003E0C14"/>
    <w:rsid w:val="003E0E8B"/>
    <w:rsid w:val="003E1671"/>
    <w:rsid w:val="003E173A"/>
    <w:rsid w:val="003E18AC"/>
    <w:rsid w:val="003E2DA2"/>
    <w:rsid w:val="003E39E7"/>
    <w:rsid w:val="003E3A2C"/>
    <w:rsid w:val="003E3E81"/>
    <w:rsid w:val="003E462D"/>
    <w:rsid w:val="003E476B"/>
    <w:rsid w:val="003E4F5B"/>
    <w:rsid w:val="003E668F"/>
    <w:rsid w:val="003E6A06"/>
    <w:rsid w:val="003F06FF"/>
    <w:rsid w:val="003F0C7F"/>
    <w:rsid w:val="003F154D"/>
    <w:rsid w:val="003F1FFC"/>
    <w:rsid w:val="003F3212"/>
    <w:rsid w:val="003F57E8"/>
    <w:rsid w:val="003F57FB"/>
    <w:rsid w:val="003F6205"/>
    <w:rsid w:val="003F7D16"/>
    <w:rsid w:val="0040001B"/>
    <w:rsid w:val="00400C23"/>
    <w:rsid w:val="004019B5"/>
    <w:rsid w:val="00401E25"/>
    <w:rsid w:val="00401F21"/>
    <w:rsid w:val="0040445A"/>
    <w:rsid w:val="00405CD2"/>
    <w:rsid w:val="00405FB0"/>
    <w:rsid w:val="004067AD"/>
    <w:rsid w:val="004078C4"/>
    <w:rsid w:val="00407EB4"/>
    <w:rsid w:val="00410AA8"/>
    <w:rsid w:val="00412309"/>
    <w:rsid w:val="004135B7"/>
    <w:rsid w:val="00414574"/>
    <w:rsid w:val="00414773"/>
    <w:rsid w:val="00414B3C"/>
    <w:rsid w:val="00414C19"/>
    <w:rsid w:val="004156A3"/>
    <w:rsid w:val="00416B46"/>
    <w:rsid w:val="00416F5E"/>
    <w:rsid w:val="00417961"/>
    <w:rsid w:val="00417A59"/>
    <w:rsid w:val="004206BD"/>
    <w:rsid w:val="004206D8"/>
    <w:rsid w:val="0042073B"/>
    <w:rsid w:val="00420875"/>
    <w:rsid w:val="00421AA0"/>
    <w:rsid w:val="00421E24"/>
    <w:rsid w:val="00422997"/>
    <w:rsid w:val="004244EB"/>
    <w:rsid w:val="004273C1"/>
    <w:rsid w:val="004332D1"/>
    <w:rsid w:val="004334C3"/>
    <w:rsid w:val="00435156"/>
    <w:rsid w:val="0043676D"/>
    <w:rsid w:val="00436ED2"/>
    <w:rsid w:val="004370A0"/>
    <w:rsid w:val="00440009"/>
    <w:rsid w:val="004405F5"/>
    <w:rsid w:val="00444A76"/>
    <w:rsid w:val="00445909"/>
    <w:rsid w:val="00450997"/>
    <w:rsid w:val="0045239B"/>
    <w:rsid w:val="004531C6"/>
    <w:rsid w:val="0045334D"/>
    <w:rsid w:val="004533E7"/>
    <w:rsid w:val="00454524"/>
    <w:rsid w:val="00454E53"/>
    <w:rsid w:val="00455BA6"/>
    <w:rsid w:val="00455EB3"/>
    <w:rsid w:val="004579D3"/>
    <w:rsid w:val="00457A9C"/>
    <w:rsid w:val="00457B75"/>
    <w:rsid w:val="00460410"/>
    <w:rsid w:val="00460B5D"/>
    <w:rsid w:val="0046222A"/>
    <w:rsid w:val="00462ED2"/>
    <w:rsid w:val="004635D4"/>
    <w:rsid w:val="0046394A"/>
    <w:rsid w:val="00464DCF"/>
    <w:rsid w:val="004651D4"/>
    <w:rsid w:val="00466A8A"/>
    <w:rsid w:val="00467788"/>
    <w:rsid w:val="004705DA"/>
    <w:rsid w:val="00471702"/>
    <w:rsid w:val="00471C31"/>
    <w:rsid w:val="00472743"/>
    <w:rsid w:val="004728E8"/>
    <w:rsid w:val="00473CF3"/>
    <w:rsid w:val="0047428C"/>
    <w:rsid w:val="004749BC"/>
    <w:rsid w:val="00474A92"/>
    <w:rsid w:val="00476949"/>
    <w:rsid w:val="00477AE8"/>
    <w:rsid w:val="00480769"/>
    <w:rsid w:val="004808ED"/>
    <w:rsid w:val="004824A3"/>
    <w:rsid w:val="00482D57"/>
    <w:rsid w:val="004849E0"/>
    <w:rsid w:val="00484FAF"/>
    <w:rsid w:val="0048540C"/>
    <w:rsid w:val="004861A2"/>
    <w:rsid w:val="00486891"/>
    <w:rsid w:val="00486ADA"/>
    <w:rsid w:val="004870CD"/>
    <w:rsid w:val="004874FA"/>
    <w:rsid w:val="00487ADF"/>
    <w:rsid w:val="004918F6"/>
    <w:rsid w:val="00492047"/>
    <w:rsid w:val="00492058"/>
    <w:rsid w:val="00493079"/>
    <w:rsid w:val="00494964"/>
    <w:rsid w:val="00495F6F"/>
    <w:rsid w:val="00496C08"/>
    <w:rsid w:val="00496CBF"/>
    <w:rsid w:val="004A0C9C"/>
    <w:rsid w:val="004A1375"/>
    <w:rsid w:val="004A388B"/>
    <w:rsid w:val="004A4035"/>
    <w:rsid w:val="004A4812"/>
    <w:rsid w:val="004A4CE1"/>
    <w:rsid w:val="004A64B7"/>
    <w:rsid w:val="004A69C4"/>
    <w:rsid w:val="004A6EA1"/>
    <w:rsid w:val="004A735C"/>
    <w:rsid w:val="004A7658"/>
    <w:rsid w:val="004A7756"/>
    <w:rsid w:val="004B0EAF"/>
    <w:rsid w:val="004B14DE"/>
    <w:rsid w:val="004B1D73"/>
    <w:rsid w:val="004B248E"/>
    <w:rsid w:val="004B34A9"/>
    <w:rsid w:val="004B3E11"/>
    <w:rsid w:val="004B42F4"/>
    <w:rsid w:val="004B477B"/>
    <w:rsid w:val="004B4968"/>
    <w:rsid w:val="004B544C"/>
    <w:rsid w:val="004B62D5"/>
    <w:rsid w:val="004B659A"/>
    <w:rsid w:val="004B6BF4"/>
    <w:rsid w:val="004B6FEC"/>
    <w:rsid w:val="004B74FF"/>
    <w:rsid w:val="004C084E"/>
    <w:rsid w:val="004C16A6"/>
    <w:rsid w:val="004C1913"/>
    <w:rsid w:val="004C243E"/>
    <w:rsid w:val="004C2DC3"/>
    <w:rsid w:val="004C2E4F"/>
    <w:rsid w:val="004C30FF"/>
    <w:rsid w:val="004C35D9"/>
    <w:rsid w:val="004C39FB"/>
    <w:rsid w:val="004C48E0"/>
    <w:rsid w:val="004C579D"/>
    <w:rsid w:val="004C6088"/>
    <w:rsid w:val="004C621E"/>
    <w:rsid w:val="004C63D4"/>
    <w:rsid w:val="004C7DC3"/>
    <w:rsid w:val="004D0884"/>
    <w:rsid w:val="004D0BB2"/>
    <w:rsid w:val="004D1A69"/>
    <w:rsid w:val="004D25C3"/>
    <w:rsid w:val="004D28BB"/>
    <w:rsid w:val="004D290B"/>
    <w:rsid w:val="004D3F59"/>
    <w:rsid w:val="004D46A0"/>
    <w:rsid w:val="004D5290"/>
    <w:rsid w:val="004D5523"/>
    <w:rsid w:val="004D5A16"/>
    <w:rsid w:val="004D73D9"/>
    <w:rsid w:val="004D7C57"/>
    <w:rsid w:val="004E0118"/>
    <w:rsid w:val="004E0184"/>
    <w:rsid w:val="004E0944"/>
    <w:rsid w:val="004E1359"/>
    <w:rsid w:val="004E1636"/>
    <w:rsid w:val="004E2FF8"/>
    <w:rsid w:val="004E3557"/>
    <w:rsid w:val="004E4A76"/>
    <w:rsid w:val="004E592A"/>
    <w:rsid w:val="004E5939"/>
    <w:rsid w:val="004E61DC"/>
    <w:rsid w:val="004E628E"/>
    <w:rsid w:val="004E6F0B"/>
    <w:rsid w:val="004E7277"/>
    <w:rsid w:val="004E7E2C"/>
    <w:rsid w:val="004F0104"/>
    <w:rsid w:val="004F02D0"/>
    <w:rsid w:val="004F07A5"/>
    <w:rsid w:val="004F118D"/>
    <w:rsid w:val="004F14C8"/>
    <w:rsid w:val="004F18AF"/>
    <w:rsid w:val="004F24DD"/>
    <w:rsid w:val="004F2F3B"/>
    <w:rsid w:val="004F368B"/>
    <w:rsid w:val="004F3DE2"/>
    <w:rsid w:val="004F444C"/>
    <w:rsid w:val="004F52D3"/>
    <w:rsid w:val="004F571A"/>
    <w:rsid w:val="004F6995"/>
    <w:rsid w:val="004F7160"/>
    <w:rsid w:val="004F72F5"/>
    <w:rsid w:val="00501233"/>
    <w:rsid w:val="0050598A"/>
    <w:rsid w:val="00511DC3"/>
    <w:rsid w:val="00512297"/>
    <w:rsid w:val="00512692"/>
    <w:rsid w:val="00513B7A"/>
    <w:rsid w:val="005166F1"/>
    <w:rsid w:val="00516B2F"/>
    <w:rsid w:val="00517125"/>
    <w:rsid w:val="00520BA2"/>
    <w:rsid w:val="005268E2"/>
    <w:rsid w:val="00527B82"/>
    <w:rsid w:val="00531318"/>
    <w:rsid w:val="00531976"/>
    <w:rsid w:val="005322B7"/>
    <w:rsid w:val="005323EF"/>
    <w:rsid w:val="00532A8F"/>
    <w:rsid w:val="00533D40"/>
    <w:rsid w:val="00536897"/>
    <w:rsid w:val="005368D0"/>
    <w:rsid w:val="005371A8"/>
    <w:rsid w:val="005376B4"/>
    <w:rsid w:val="005377F6"/>
    <w:rsid w:val="00537978"/>
    <w:rsid w:val="0054085F"/>
    <w:rsid w:val="00541389"/>
    <w:rsid w:val="0054207E"/>
    <w:rsid w:val="00542542"/>
    <w:rsid w:val="0054290F"/>
    <w:rsid w:val="00543077"/>
    <w:rsid w:val="0054328B"/>
    <w:rsid w:val="005435C4"/>
    <w:rsid w:val="005437A5"/>
    <w:rsid w:val="00544501"/>
    <w:rsid w:val="00544F1F"/>
    <w:rsid w:val="00545838"/>
    <w:rsid w:val="0054629E"/>
    <w:rsid w:val="00546ACE"/>
    <w:rsid w:val="00546EF8"/>
    <w:rsid w:val="0055159E"/>
    <w:rsid w:val="00552617"/>
    <w:rsid w:val="005529F7"/>
    <w:rsid w:val="00554FE7"/>
    <w:rsid w:val="00555394"/>
    <w:rsid w:val="00560FAB"/>
    <w:rsid w:val="00561CA3"/>
    <w:rsid w:val="00562045"/>
    <w:rsid w:val="00562D07"/>
    <w:rsid w:val="00563170"/>
    <w:rsid w:val="00563D77"/>
    <w:rsid w:val="0056478F"/>
    <w:rsid w:val="00564F79"/>
    <w:rsid w:val="00567634"/>
    <w:rsid w:val="00567B5C"/>
    <w:rsid w:val="00567BDE"/>
    <w:rsid w:val="005701C6"/>
    <w:rsid w:val="00570599"/>
    <w:rsid w:val="005713EF"/>
    <w:rsid w:val="00571A84"/>
    <w:rsid w:val="0057202E"/>
    <w:rsid w:val="00572961"/>
    <w:rsid w:val="00572BB4"/>
    <w:rsid w:val="00573235"/>
    <w:rsid w:val="00574557"/>
    <w:rsid w:val="00574E53"/>
    <w:rsid w:val="00576542"/>
    <w:rsid w:val="00576C73"/>
    <w:rsid w:val="00577A1A"/>
    <w:rsid w:val="00580591"/>
    <w:rsid w:val="00580C35"/>
    <w:rsid w:val="00581079"/>
    <w:rsid w:val="00583347"/>
    <w:rsid w:val="00583351"/>
    <w:rsid w:val="005838D4"/>
    <w:rsid w:val="0058436F"/>
    <w:rsid w:val="0058534A"/>
    <w:rsid w:val="005857EF"/>
    <w:rsid w:val="00585E4E"/>
    <w:rsid w:val="0058697B"/>
    <w:rsid w:val="0058778E"/>
    <w:rsid w:val="00590CDC"/>
    <w:rsid w:val="005919EF"/>
    <w:rsid w:val="00591B6A"/>
    <w:rsid w:val="005934B7"/>
    <w:rsid w:val="00593559"/>
    <w:rsid w:val="0059476B"/>
    <w:rsid w:val="0059490F"/>
    <w:rsid w:val="00594F97"/>
    <w:rsid w:val="00595C0F"/>
    <w:rsid w:val="00596D17"/>
    <w:rsid w:val="0059708A"/>
    <w:rsid w:val="00597969"/>
    <w:rsid w:val="005A012D"/>
    <w:rsid w:val="005A0ABE"/>
    <w:rsid w:val="005A1219"/>
    <w:rsid w:val="005A39ED"/>
    <w:rsid w:val="005A402A"/>
    <w:rsid w:val="005A4E76"/>
    <w:rsid w:val="005A4FA0"/>
    <w:rsid w:val="005A5170"/>
    <w:rsid w:val="005A6B7D"/>
    <w:rsid w:val="005A738D"/>
    <w:rsid w:val="005B0471"/>
    <w:rsid w:val="005B1EC6"/>
    <w:rsid w:val="005B22E1"/>
    <w:rsid w:val="005B2F0B"/>
    <w:rsid w:val="005B3638"/>
    <w:rsid w:val="005B5442"/>
    <w:rsid w:val="005B74C3"/>
    <w:rsid w:val="005B7F23"/>
    <w:rsid w:val="005C01F8"/>
    <w:rsid w:val="005C12D4"/>
    <w:rsid w:val="005C17FB"/>
    <w:rsid w:val="005C19C8"/>
    <w:rsid w:val="005C1D15"/>
    <w:rsid w:val="005C32F1"/>
    <w:rsid w:val="005C3C6E"/>
    <w:rsid w:val="005C4969"/>
    <w:rsid w:val="005C5165"/>
    <w:rsid w:val="005C5455"/>
    <w:rsid w:val="005C5A33"/>
    <w:rsid w:val="005C6643"/>
    <w:rsid w:val="005C6D5F"/>
    <w:rsid w:val="005C6E57"/>
    <w:rsid w:val="005C79B6"/>
    <w:rsid w:val="005C7BC8"/>
    <w:rsid w:val="005C7EF2"/>
    <w:rsid w:val="005C7F13"/>
    <w:rsid w:val="005D0205"/>
    <w:rsid w:val="005D077A"/>
    <w:rsid w:val="005D093D"/>
    <w:rsid w:val="005D121F"/>
    <w:rsid w:val="005D153F"/>
    <w:rsid w:val="005D24D9"/>
    <w:rsid w:val="005D3335"/>
    <w:rsid w:val="005D35CE"/>
    <w:rsid w:val="005D3FD5"/>
    <w:rsid w:val="005D4C07"/>
    <w:rsid w:val="005D4D3B"/>
    <w:rsid w:val="005D4D4D"/>
    <w:rsid w:val="005D55C1"/>
    <w:rsid w:val="005D5949"/>
    <w:rsid w:val="005D5D0E"/>
    <w:rsid w:val="005D6584"/>
    <w:rsid w:val="005D6D3C"/>
    <w:rsid w:val="005E12AA"/>
    <w:rsid w:val="005E22CA"/>
    <w:rsid w:val="005E2864"/>
    <w:rsid w:val="005E2DF6"/>
    <w:rsid w:val="005E4007"/>
    <w:rsid w:val="005E4CF6"/>
    <w:rsid w:val="005E4DC5"/>
    <w:rsid w:val="005E4E79"/>
    <w:rsid w:val="005E532A"/>
    <w:rsid w:val="005E6656"/>
    <w:rsid w:val="005E692C"/>
    <w:rsid w:val="005E7801"/>
    <w:rsid w:val="005E7B68"/>
    <w:rsid w:val="005F1522"/>
    <w:rsid w:val="005F1B17"/>
    <w:rsid w:val="005F1B9C"/>
    <w:rsid w:val="005F4219"/>
    <w:rsid w:val="005F47D9"/>
    <w:rsid w:val="005F4A6B"/>
    <w:rsid w:val="005F59A6"/>
    <w:rsid w:val="005F7340"/>
    <w:rsid w:val="00604CF7"/>
    <w:rsid w:val="0060796A"/>
    <w:rsid w:val="0061057D"/>
    <w:rsid w:val="00610853"/>
    <w:rsid w:val="00612F9D"/>
    <w:rsid w:val="0061302C"/>
    <w:rsid w:val="00613368"/>
    <w:rsid w:val="00613A29"/>
    <w:rsid w:val="006143A4"/>
    <w:rsid w:val="00615356"/>
    <w:rsid w:val="00615EC2"/>
    <w:rsid w:val="00617488"/>
    <w:rsid w:val="0062024D"/>
    <w:rsid w:val="006228D0"/>
    <w:rsid w:val="006232FA"/>
    <w:rsid w:val="0062340B"/>
    <w:rsid w:val="00624250"/>
    <w:rsid w:val="00624D39"/>
    <w:rsid w:val="00626EDE"/>
    <w:rsid w:val="00627D59"/>
    <w:rsid w:val="00627E7F"/>
    <w:rsid w:val="00631791"/>
    <w:rsid w:val="006343CF"/>
    <w:rsid w:val="0063510D"/>
    <w:rsid w:val="006355CA"/>
    <w:rsid w:val="00635A9B"/>
    <w:rsid w:val="00635ECF"/>
    <w:rsid w:val="006360B1"/>
    <w:rsid w:val="0063675D"/>
    <w:rsid w:val="0063686F"/>
    <w:rsid w:val="00636C6B"/>
    <w:rsid w:val="00641054"/>
    <w:rsid w:val="006410C0"/>
    <w:rsid w:val="0064252F"/>
    <w:rsid w:val="00642C15"/>
    <w:rsid w:val="0064307E"/>
    <w:rsid w:val="00643F57"/>
    <w:rsid w:val="00644257"/>
    <w:rsid w:val="00644CCA"/>
    <w:rsid w:val="006472DD"/>
    <w:rsid w:val="00651F42"/>
    <w:rsid w:val="00652118"/>
    <w:rsid w:val="00652A0F"/>
    <w:rsid w:val="00652C89"/>
    <w:rsid w:val="00653142"/>
    <w:rsid w:val="006543C1"/>
    <w:rsid w:val="00654847"/>
    <w:rsid w:val="00655314"/>
    <w:rsid w:val="00655643"/>
    <w:rsid w:val="006565FA"/>
    <w:rsid w:val="00656FA0"/>
    <w:rsid w:val="0066124E"/>
    <w:rsid w:val="006636D6"/>
    <w:rsid w:val="006639F9"/>
    <w:rsid w:val="00663DB3"/>
    <w:rsid w:val="00666222"/>
    <w:rsid w:val="00666CBB"/>
    <w:rsid w:val="00667C61"/>
    <w:rsid w:val="00671C3E"/>
    <w:rsid w:val="00673D29"/>
    <w:rsid w:val="00674A1F"/>
    <w:rsid w:val="00674ACC"/>
    <w:rsid w:val="0067560F"/>
    <w:rsid w:val="00677EC0"/>
    <w:rsid w:val="0068001A"/>
    <w:rsid w:val="0068019E"/>
    <w:rsid w:val="00680844"/>
    <w:rsid w:val="00681707"/>
    <w:rsid w:val="00681A9F"/>
    <w:rsid w:val="00681BB2"/>
    <w:rsid w:val="0068225F"/>
    <w:rsid w:val="006826F8"/>
    <w:rsid w:val="00682D0D"/>
    <w:rsid w:val="006832E6"/>
    <w:rsid w:val="00683D3C"/>
    <w:rsid w:val="00684DC5"/>
    <w:rsid w:val="0068591B"/>
    <w:rsid w:val="00686AC7"/>
    <w:rsid w:val="00686D53"/>
    <w:rsid w:val="006871D9"/>
    <w:rsid w:val="00687C79"/>
    <w:rsid w:val="00687EB5"/>
    <w:rsid w:val="00687ED2"/>
    <w:rsid w:val="00687FA3"/>
    <w:rsid w:val="00690702"/>
    <w:rsid w:val="006911DA"/>
    <w:rsid w:val="0069228B"/>
    <w:rsid w:val="00692654"/>
    <w:rsid w:val="006932B3"/>
    <w:rsid w:val="0069413A"/>
    <w:rsid w:val="00694C6A"/>
    <w:rsid w:val="0069534F"/>
    <w:rsid w:val="0069616C"/>
    <w:rsid w:val="00697A2D"/>
    <w:rsid w:val="006A0BCA"/>
    <w:rsid w:val="006A0D8F"/>
    <w:rsid w:val="006A1910"/>
    <w:rsid w:val="006A1FE2"/>
    <w:rsid w:val="006A2C88"/>
    <w:rsid w:val="006A305B"/>
    <w:rsid w:val="006A34D3"/>
    <w:rsid w:val="006A7763"/>
    <w:rsid w:val="006A789E"/>
    <w:rsid w:val="006A78BD"/>
    <w:rsid w:val="006B02F0"/>
    <w:rsid w:val="006B0463"/>
    <w:rsid w:val="006B08CC"/>
    <w:rsid w:val="006B0A1C"/>
    <w:rsid w:val="006B1D0A"/>
    <w:rsid w:val="006B27E2"/>
    <w:rsid w:val="006B34BD"/>
    <w:rsid w:val="006B4CEF"/>
    <w:rsid w:val="006B51E4"/>
    <w:rsid w:val="006B73C7"/>
    <w:rsid w:val="006C0022"/>
    <w:rsid w:val="006C1158"/>
    <w:rsid w:val="006C15A4"/>
    <w:rsid w:val="006C18EB"/>
    <w:rsid w:val="006C2020"/>
    <w:rsid w:val="006C2B85"/>
    <w:rsid w:val="006C2C8C"/>
    <w:rsid w:val="006C50F1"/>
    <w:rsid w:val="006C516E"/>
    <w:rsid w:val="006C54DD"/>
    <w:rsid w:val="006C5F46"/>
    <w:rsid w:val="006C6159"/>
    <w:rsid w:val="006C694C"/>
    <w:rsid w:val="006D085E"/>
    <w:rsid w:val="006D0A8C"/>
    <w:rsid w:val="006D161C"/>
    <w:rsid w:val="006D2113"/>
    <w:rsid w:val="006D23C2"/>
    <w:rsid w:val="006D287D"/>
    <w:rsid w:val="006D2A46"/>
    <w:rsid w:val="006D376D"/>
    <w:rsid w:val="006D409F"/>
    <w:rsid w:val="006D43BC"/>
    <w:rsid w:val="006D4E27"/>
    <w:rsid w:val="006D5994"/>
    <w:rsid w:val="006D613C"/>
    <w:rsid w:val="006D69BF"/>
    <w:rsid w:val="006D6EB7"/>
    <w:rsid w:val="006D7FE1"/>
    <w:rsid w:val="006E04AA"/>
    <w:rsid w:val="006E0867"/>
    <w:rsid w:val="006E092A"/>
    <w:rsid w:val="006E0AE2"/>
    <w:rsid w:val="006E1374"/>
    <w:rsid w:val="006E13F8"/>
    <w:rsid w:val="006E1440"/>
    <w:rsid w:val="006E211F"/>
    <w:rsid w:val="006E2B97"/>
    <w:rsid w:val="006E3618"/>
    <w:rsid w:val="006E40BE"/>
    <w:rsid w:val="006E5042"/>
    <w:rsid w:val="006E536A"/>
    <w:rsid w:val="006E5712"/>
    <w:rsid w:val="006E6547"/>
    <w:rsid w:val="006E6802"/>
    <w:rsid w:val="006E7424"/>
    <w:rsid w:val="006F1D70"/>
    <w:rsid w:val="006F1F7C"/>
    <w:rsid w:val="006F21C5"/>
    <w:rsid w:val="006F2B38"/>
    <w:rsid w:val="006F4271"/>
    <w:rsid w:val="006F4D50"/>
    <w:rsid w:val="006F50DD"/>
    <w:rsid w:val="006F6918"/>
    <w:rsid w:val="006F6CA8"/>
    <w:rsid w:val="00700FFA"/>
    <w:rsid w:val="0070101C"/>
    <w:rsid w:val="00701DD4"/>
    <w:rsid w:val="007028D4"/>
    <w:rsid w:val="00703008"/>
    <w:rsid w:val="0070304B"/>
    <w:rsid w:val="007048AD"/>
    <w:rsid w:val="00704B3A"/>
    <w:rsid w:val="00705BB3"/>
    <w:rsid w:val="007061B5"/>
    <w:rsid w:val="00706535"/>
    <w:rsid w:val="007067B4"/>
    <w:rsid w:val="00706E31"/>
    <w:rsid w:val="0070712D"/>
    <w:rsid w:val="007075A7"/>
    <w:rsid w:val="00707952"/>
    <w:rsid w:val="00710B23"/>
    <w:rsid w:val="00710B2E"/>
    <w:rsid w:val="00710BB4"/>
    <w:rsid w:val="007112CC"/>
    <w:rsid w:val="007120D2"/>
    <w:rsid w:val="00713989"/>
    <w:rsid w:val="00713D25"/>
    <w:rsid w:val="00714002"/>
    <w:rsid w:val="00714CA6"/>
    <w:rsid w:val="00714F71"/>
    <w:rsid w:val="0071514B"/>
    <w:rsid w:val="007152B0"/>
    <w:rsid w:val="0071578B"/>
    <w:rsid w:val="0072010C"/>
    <w:rsid w:val="00720EE7"/>
    <w:rsid w:val="007211BE"/>
    <w:rsid w:val="00722CB7"/>
    <w:rsid w:val="007231C5"/>
    <w:rsid w:val="00723938"/>
    <w:rsid w:val="007240F8"/>
    <w:rsid w:val="007250D4"/>
    <w:rsid w:val="0072572F"/>
    <w:rsid w:val="00726DF6"/>
    <w:rsid w:val="007270F4"/>
    <w:rsid w:val="00727274"/>
    <w:rsid w:val="00727474"/>
    <w:rsid w:val="00730004"/>
    <w:rsid w:val="0073032E"/>
    <w:rsid w:val="00730FDA"/>
    <w:rsid w:val="00735013"/>
    <w:rsid w:val="007354D0"/>
    <w:rsid w:val="00735AC5"/>
    <w:rsid w:val="00735C7F"/>
    <w:rsid w:val="00736399"/>
    <w:rsid w:val="00737294"/>
    <w:rsid w:val="007406FA"/>
    <w:rsid w:val="00740A6F"/>
    <w:rsid w:val="00741020"/>
    <w:rsid w:val="007412F4"/>
    <w:rsid w:val="007414D0"/>
    <w:rsid w:val="00742BC6"/>
    <w:rsid w:val="0074308E"/>
    <w:rsid w:val="00744090"/>
    <w:rsid w:val="00744D19"/>
    <w:rsid w:val="00744F6D"/>
    <w:rsid w:val="0074535F"/>
    <w:rsid w:val="007455D9"/>
    <w:rsid w:val="00746703"/>
    <w:rsid w:val="00746902"/>
    <w:rsid w:val="007479D9"/>
    <w:rsid w:val="00751A8B"/>
    <w:rsid w:val="007521A5"/>
    <w:rsid w:val="00753C85"/>
    <w:rsid w:val="00754820"/>
    <w:rsid w:val="00755252"/>
    <w:rsid w:val="00755F08"/>
    <w:rsid w:val="00756587"/>
    <w:rsid w:val="007570E6"/>
    <w:rsid w:val="007571BB"/>
    <w:rsid w:val="00760678"/>
    <w:rsid w:val="0076102D"/>
    <w:rsid w:val="00761DDE"/>
    <w:rsid w:val="00764303"/>
    <w:rsid w:val="00765C8C"/>
    <w:rsid w:val="00766409"/>
    <w:rsid w:val="007673E6"/>
    <w:rsid w:val="00767933"/>
    <w:rsid w:val="00767BAE"/>
    <w:rsid w:val="00771165"/>
    <w:rsid w:val="00774C30"/>
    <w:rsid w:val="00775523"/>
    <w:rsid w:val="00776074"/>
    <w:rsid w:val="00776F24"/>
    <w:rsid w:val="0078049F"/>
    <w:rsid w:val="0078054E"/>
    <w:rsid w:val="007807AE"/>
    <w:rsid w:val="00780F81"/>
    <w:rsid w:val="00782AC2"/>
    <w:rsid w:val="00783399"/>
    <w:rsid w:val="00783D4B"/>
    <w:rsid w:val="00783E06"/>
    <w:rsid w:val="00784A0F"/>
    <w:rsid w:val="00785BFD"/>
    <w:rsid w:val="00786357"/>
    <w:rsid w:val="00786923"/>
    <w:rsid w:val="007869B6"/>
    <w:rsid w:val="00787A8D"/>
    <w:rsid w:val="00787AF0"/>
    <w:rsid w:val="00787E1D"/>
    <w:rsid w:val="007902BF"/>
    <w:rsid w:val="00790B97"/>
    <w:rsid w:val="00791EC8"/>
    <w:rsid w:val="007934BD"/>
    <w:rsid w:val="0079361F"/>
    <w:rsid w:val="007948DD"/>
    <w:rsid w:val="00795C12"/>
    <w:rsid w:val="007967A8"/>
    <w:rsid w:val="007972EC"/>
    <w:rsid w:val="00797A68"/>
    <w:rsid w:val="00797C45"/>
    <w:rsid w:val="007A0FB3"/>
    <w:rsid w:val="007A31EF"/>
    <w:rsid w:val="007A372A"/>
    <w:rsid w:val="007A478A"/>
    <w:rsid w:val="007A4B31"/>
    <w:rsid w:val="007A5773"/>
    <w:rsid w:val="007A623C"/>
    <w:rsid w:val="007A6AE5"/>
    <w:rsid w:val="007A76CF"/>
    <w:rsid w:val="007A77E6"/>
    <w:rsid w:val="007B067A"/>
    <w:rsid w:val="007B253C"/>
    <w:rsid w:val="007B269F"/>
    <w:rsid w:val="007B39BE"/>
    <w:rsid w:val="007B5B75"/>
    <w:rsid w:val="007B768D"/>
    <w:rsid w:val="007B7C19"/>
    <w:rsid w:val="007C149E"/>
    <w:rsid w:val="007C23FC"/>
    <w:rsid w:val="007C2B69"/>
    <w:rsid w:val="007C2E9C"/>
    <w:rsid w:val="007C300C"/>
    <w:rsid w:val="007C3295"/>
    <w:rsid w:val="007C34FF"/>
    <w:rsid w:val="007C4CA5"/>
    <w:rsid w:val="007C53A5"/>
    <w:rsid w:val="007C6A0A"/>
    <w:rsid w:val="007C7B53"/>
    <w:rsid w:val="007D1D03"/>
    <w:rsid w:val="007D2D51"/>
    <w:rsid w:val="007D301C"/>
    <w:rsid w:val="007D41ED"/>
    <w:rsid w:val="007D4A83"/>
    <w:rsid w:val="007D4CBA"/>
    <w:rsid w:val="007D50C1"/>
    <w:rsid w:val="007E03AB"/>
    <w:rsid w:val="007E04F3"/>
    <w:rsid w:val="007E0EB4"/>
    <w:rsid w:val="007E111F"/>
    <w:rsid w:val="007E12F7"/>
    <w:rsid w:val="007E3157"/>
    <w:rsid w:val="007E34C2"/>
    <w:rsid w:val="007E47EC"/>
    <w:rsid w:val="007E4BF0"/>
    <w:rsid w:val="007E4C74"/>
    <w:rsid w:val="007E5152"/>
    <w:rsid w:val="007E515A"/>
    <w:rsid w:val="007E563E"/>
    <w:rsid w:val="007E5DD8"/>
    <w:rsid w:val="007E6F4A"/>
    <w:rsid w:val="007E7652"/>
    <w:rsid w:val="007F0354"/>
    <w:rsid w:val="007F04FC"/>
    <w:rsid w:val="007F2002"/>
    <w:rsid w:val="007F3DEB"/>
    <w:rsid w:val="007F5480"/>
    <w:rsid w:val="007F61AD"/>
    <w:rsid w:val="007F6A70"/>
    <w:rsid w:val="007F776C"/>
    <w:rsid w:val="007F7C63"/>
    <w:rsid w:val="0080112A"/>
    <w:rsid w:val="008015F3"/>
    <w:rsid w:val="00801985"/>
    <w:rsid w:val="00802262"/>
    <w:rsid w:val="008030D7"/>
    <w:rsid w:val="008032D9"/>
    <w:rsid w:val="0080509E"/>
    <w:rsid w:val="00805D74"/>
    <w:rsid w:val="0080686A"/>
    <w:rsid w:val="008071B3"/>
    <w:rsid w:val="00807C6C"/>
    <w:rsid w:val="00810037"/>
    <w:rsid w:val="00810AC2"/>
    <w:rsid w:val="00811038"/>
    <w:rsid w:val="00813E0C"/>
    <w:rsid w:val="00815789"/>
    <w:rsid w:val="00815A13"/>
    <w:rsid w:val="00815A5D"/>
    <w:rsid w:val="00816957"/>
    <w:rsid w:val="00816BE3"/>
    <w:rsid w:val="00816FFC"/>
    <w:rsid w:val="008214CC"/>
    <w:rsid w:val="0082250F"/>
    <w:rsid w:val="00822AB9"/>
    <w:rsid w:val="008232D7"/>
    <w:rsid w:val="00823FFC"/>
    <w:rsid w:val="00825171"/>
    <w:rsid w:val="008257A9"/>
    <w:rsid w:val="00826284"/>
    <w:rsid w:val="00827FB8"/>
    <w:rsid w:val="00830BD7"/>
    <w:rsid w:val="008315AC"/>
    <w:rsid w:val="00832A6A"/>
    <w:rsid w:val="00833185"/>
    <w:rsid w:val="008339E1"/>
    <w:rsid w:val="00834294"/>
    <w:rsid w:val="00835579"/>
    <w:rsid w:val="008357A1"/>
    <w:rsid w:val="00836060"/>
    <w:rsid w:val="00836111"/>
    <w:rsid w:val="0083652A"/>
    <w:rsid w:val="008368D9"/>
    <w:rsid w:val="00836F7F"/>
    <w:rsid w:val="00837069"/>
    <w:rsid w:val="0083758A"/>
    <w:rsid w:val="00837EC5"/>
    <w:rsid w:val="00842469"/>
    <w:rsid w:val="008424BD"/>
    <w:rsid w:val="0084260F"/>
    <w:rsid w:val="0084295D"/>
    <w:rsid w:val="00842EAB"/>
    <w:rsid w:val="008436AD"/>
    <w:rsid w:val="00844195"/>
    <w:rsid w:val="0084587D"/>
    <w:rsid w:val="00846884"/>
    <w:rsid w:val="00846E52"/>
    <w:rsid w:val="00847F8B"/>
    <w:rsid w:val="00850A0C"/>
    <w:rsid w:val="00853B39"/>
    <w:rsid w:val="008549B1"/>
    <w:rsid w:val="00854CDB"/>
    <w:rsid w:val="0085634D"/>
    <w:rsid w:val="00856924"/>
    <w:rsid w:val="00857C60"/>
    <w:rsid w:val="00860E29"/>
    <w:rsid w:val="008614C9"/>
    <w:rsid w:val="0086295B"/>
    <w:rsid w:val="00863786"/>
    <w:rsid w:val="00864DD5"/>
    <w:rsid w:val="00865013"/>
    <w:rsid w:val="00866656"/>
    <w:rsid w:val="00866682"/>
    <w:rsid w:val="0086698A"/>
    <w:rsid w:val="00866B25"/>
    <w:rsid w:val="00871154"/>
    <w:rsid w:val="00871534"/>
    <w:rsid w:val="00871E4D"/>
    <w:rsid w:val="008725FF"/>
    <w:rsid w:val="00872775"/>
    <w:rsid w:val="008739CB"/>
    <w:rsid w:val="00873E3F"/>
    <w:rsid w:val="008741C7"/>
    <w:rsid w:val="008745D4"/>
    <w:rsid w:val="008770E5"/>
    <w:rsid w:val="0087716E"/>
    <w:rsid w:val="00877CEA"/>
    <w:rsid w:val="0088026F"/>
    <w:rsid w:val="00880B85"/>
    <w:rsid w:val="00880D91"/>
    <w:rsid w:val="00881202"/>
    <w:rsid w:val="008820AC"/>
    <w:rsid w:val="00883C28"/>
    <w:rsid w:val="00884F88"/>
    <w:rsid w:val="0088664B"/>
    <w:rsid w:val="00887059"/>
    <w:rsid w:val="008901A6"/>
    <w:rsid w:val="00890369"/>
    <w:rsid w:val="008909F1"/>
    <w:rsid w:val="0089129C"/>
    <w:rsid w:val="00891FA1"/>
    <w:rsid w:val="00892C79"/>
    <w:rsid w:val="0089388B"/>
    <w:rsid w:val="0089412D"/>
    <w:rsid w:val="00894466"/>
    <w:rsid w:val="008944BD"/>
    <w:rsid w:val="008957EF"/>
    <w:rsid w:val="00895BA7"/>
    <w:rsid w:val="00896671"/>
    <w:rsid w:val="00896A96"/>
    <w:rsid w:val="00897897"/>
    <w:rsid w:val="00897CB9"/>
    <w:rsid w:val="008A0435"/>
    <w:rsid w:val="008A0CC3"/>
    <w:rsid w:val="008A10D0"/>
    <w:rsid w:val="008A28EE"/>
    <w:rsid w:val="008A356E"/>
    <w:rsid w:val="008A3D1C"/>
    <w:rsid w:val="008A4056"/>
    <w:rsid w:val="008A76CD"/>
    <w:rsid w:val="008B057F"/>
    <w:rsid w:val="008B1FD9"/>
    <w:rsid w:val="008B29A1"/>
    <w:rsid w:val="008B3DC4"/>
    <w:rsid w:val="008B4048"/>
    <w:rsid w:val="008B4687"/>
    <w:rsid w:val="008B4BA0"/>
    <w:rsid w:val="008B55BD"/>
    <w:rsid w:val="008B6B4B"/>
    <w:rsid w:val="008B7294"/>
    <w:rsid w:val="008B735E"/>
    <w:rsid w:val="008B77DE"/>
    <w:rsid w:val="008C05B1"/>
    <w:rsid w:val="008C1C5B"/>
    <w:rsid w:val="008C3328"/>
    <w:rsid w:val="008C35EF"/>
    <w:rsid w:val="008C418B"/>
    <w:rsid w:val="008C5147"/>
    <w:rsid w:val="008C6649"/>
    <w:rsid w:val="008C72F6"/>
    <w:rsid w:val="008C7790"/>
    <w:rsid w:val="008D05E6"/>
    <w:rsid w:val="008D1BD5"/>
    <w:rsid w:val="008D364F"/>
    <w:rsid w:val="008D38A5"/>
    <w:rsid w:val="008D4639"/>
    <w:rsid w:val="008D4813"/>
    <w:rsid w:val="008D497B"/>
    <w:rsid w:val="008D5A8C"/>
    <w:rsid w:val="008D6C87"/>
    <w:rsid w:val="008D7B99"/>
    <w:rsid w:val="008E0D3B"/>
    <w:rsid w:val="008E2388"/>
    <w:rsid w:val="008E2484"/>
    <w:rsid w:val="008E32ED"/>
    <w:rsid w:val="008E33EC"/>
    <w:rsid w:val="008E3603"/>
    <w:rsid w:val="008E4AFC"/>
    <w:rsid w:val="008E50E6"/>
    <w:rsid w:val="008E52A3"/>
    <w:rsid w:val="008E532C"/>
    <w:rsid w:val="008E5E5E"/>
    <w:rsid w:val="008E779B"/>
    <w:rsid w:val="008E7EF7"/>
    <w:rsid w:val="008F019D"/>
    <w:rsid w:val="008F0A54"/>
    <w:rsid w:val="008F10BE"/>
    <w:rsid w:val="008F2304"/>
    <w:rsid w:val="008F3C49"/>
    <w:rsid w:val="008F40AB"/>
    <w:rsid w:val="008F51B5"/>
    <w:rsid w:val="008F6A75"/>
    <w:rsid w:val="008F6F0C"/>
    <w:rsid w:val="009004D0"/>
    <w:rsid w:val="00900862"/>
    <w:rsid w:val="00901613"/>
    <w:rsid w:val="009032EC"/>
    <w:rsid w:val="009042FA"/>
    <w:rsid w:val="00906571"/>
    <w:rsid w:val="00906CCE"/>
    <w:rsid w:val="00907D87"/>
    <w:rsid w:val="00910D78"/>
    <w:rsid w:val="0091177B"/>
    <w:rsid w:val="00911B65"/>
    <w:rsid w:val="0091203A"/>
    <w:rsid w:val="0091206B"/>
    <w:rsid w:val="00912CBC"/>
    <w:rsid w:val="00913956"/>
    <w:rsid w:val="0091477D"/>
    <w:rsid w:val="00914B38"/>
    <w:rsid w:val="00914B6A"/>
    <w:rsid w:val="00914C0B"/>
    <w:rsid w:val="00914F30"/>
    <w:rsid w:val="00915CE7"/>
    <w:rsid w:val="00916970"/>
    <w:rsid w:val="00916D31"/>
    <w:rsid w:val="0091716C"/>
    <w:rsid w:val="009175F5"/>
    <w:rsid w:val="009201C1"/>
    <w:rsid w:val="00920629"/>
    <w:rsid w:val="00920DB8"/>
    <w:rsid w:val="00922C58"/>
    <w:rsid w:val="00923135"/>
    <w:rsid w:val="00924088"/>
    <w:rsid w:val="009240DA"/>
    <w:rsid w:val="00926B90"/>
    <w:rsid w:val="009270D5"/>
    <w:rsid w:val="00930A0C"/>
    <w:rsid w:val="00930B38"/>
    <w:rsid w:val="00930D34"/>
    <w:rsid w:val="009313F8"/>
    <w:rsid w:val="00931BB5"/>
    <w:rsid w:val="00932C4F"/>
    <w:rsid w:val="00932E37"/>
    <w:rsid w:val="009342DA"/>
    <w:rsid w:val="0093563E"/>
    <w:rsid w:val="00935D08"/>
    <w:rsid w:val="00935DC4"/>
    <w:rsid w:val="00936BD8"/>
    <w:rsid w:val="00936E4E"/>
    <w:rsid w:val="00937554"/>
    <w:rsid w:val="0094075D"/>
    <w:rsid w:val="009418CF"/>
    <w:rsid w:val="009426DA"/>
    <w:rsid w:val="00942B6D"/>
    <w:rsid w:val="00943F67"/>
    <w:rsid w:val="00945856"/>
    <w:rsid w:val="00945FB8"/>
    <w:rsid w:val="00946BAD"/>
    <w:rsid w:val="00947A3A"/>
    <w:rsid w:val="00947C40"/>
    <w:rsid w:val="00947C80"/>
    <w:rsid w:val="00951B34"/>
    <w:rsid w:val="00952402"/>
    <w:rsid w:val="00952D68"/>
    <w:rsid w:val="00953F2D"/>
    <w:rsid w:val="009560D7"/>
    <w:rsid w:val="009568EE"/>
    <w:rsid w:val="00956BC7"/>
    <w:rsid w:val="009614DF"/>
    <w:rsid w:val="009616B6"/>
    <w:rsid w:val="00961C93"/>
    <w:rsid w:val="00962B51"/>
    <w:rsid w:val="00962C62"/>
    <w:rsid w:val="00962FD9"/>
    <w:rsid w:val="009642B5"/>
    <w:rsid w:val="00964ABB"/>
    <w:rsid w:val="00964E25"/>
    <w:rsid w:val="00965B55"/>
    <w:rsid w:val="00967716"/>
    <w:rsid w:val="0097183D"/>
    <w:rsid w:val="00971EE0"/>
    <w:rsid w:val="00973313"/>
    <w:rsid w:val="009736F0"/>
    <w:rsid w:val="0097518F"/>
    <w:rsid w:val="0097520D"/>
    <w:rsid w:val="00975D43"/>
    <w:rsid w:val="00975F0A"/>
    <w:rsid w:val="009768E7"/>
    <w:rsid w:val="00976A8F"/>
    <w:rsid w:val="0098071E"/>
    <w:rsid w:val="00980A9C"/>
    <w:rsid w:val="00980CAB"/>
    <w:rsid w:val="00981712"/>
    <w:rsid w:val="00981A29"/>
    <w:rsid w:val="00983209"/>
    <w:rsid w:val="00983352"/>
    <w:rsid w:val="00985A17"/>
    <w:rsid w:val="0099484F"/>
    <w:rsid w:val="00994D97"/>
    <w:rsid w:val="0099669E"/>
    <w:rsid w:val="00997481"/>
    <w:rsid w:val="009976F5"/>
    <w:rsid w:val="00997EE2"/>
    <w:rsid w:val="009A2164"/>
    <w:rsid w:val="009A2395"/>
    <w:rsid w:val="009A3C0D"/>
    <w:rsid w:val="009A3C90"/>
    <w:rsid w:val="009A3E7A"/>
    <w:rsid w:val="009A3FBC"/>
    <w:rsid w:val="009A4512"/>
    <w:rsid w:val="009A466F"/>
    <w:rsid w:val="009A5D35"/>
    <w:rsid w:val="009A5ECC"/>
    <w:rsid w:val="009A7111"/>
    <w:rsid w:val="009A794B"/>
    <w:rsid w:val="009B2216"/>
    <w:rsid w:val="009B2A84"/>
    <w:rsid w:val="009B334E"/>
    <w:rsid w:val="009B3384"/>
    <w:rsid w:val="009B3CC1"/>
    <w:rsid w:val="009B3F84"/>
    <w:rsid w:val="009B6EAE"/>
    <w:rsid w:val="009B7B90"/>
    <w:rsid w:val="009C090A"/>
    <w:rsid w:val="009C0FF7"/>
    <w:rsid w:val="009C102E"/>
    <w:rsid w:val="009C12D1"/>
    <w:rsid w:val="009C1690"/>
    <w:rsid w:val="009C2188"/>
    <w:rsid w:val="009C29A1"/>
    <w:rsid w:val="009C2E44"/>
    <w:rsid w:val="009C4CE4"/>
    <w:rsid w:val="009C5FA1"/>
    <w:rsid w:val="009C5FD1"/>
    <w:rsid w:val="009C7303"/>
    <w:rsid w:val="009D2547"/>
    <w:rsid w:val="009D3299"/>
    <w:rsid w:val="009D3732"/>
    <w:rsid w:val="009D3962"/>
    <w:rsid w:val="009D3ED0"/>
    <w:rsid w:val="009D4A3A"/>
    <w:rsid w:val="009D4D69"/>
    <w:rsid w:val="009D4FBD"/>
    <w:rsid w:val="009D560E"/>
    <w:rsid w:val="009D6729"/>
    <w:rsid w:val="009E1338"/>
    <w:rsid w:val="009E16D2"/>
    <w:rsid w:val="009E2E86"/>
    <w:rsid w:val="009E3632"/>
    <w:rsid w:val="009E4EFE"/>
    <w:rsid w:val="009E5233"/>
    <w:rsid w:val="009E629D"/>
    <w:rsid w:val="009E6602"/>
    <w:rsid w:val="009E73BC"/>
    <w:rsid w:val="009F1229"/>
    <w:rsid w:val="009F1477"/>
    <w:rsid w:val="009F1DFF"/>
    <w:rsid w:val="009F28F2"/>
    <w:rsid w:val="009F51E9"/>
    <w:rsid w:val="009F7820"/>
    <w:rsid w:val="00A010B6"/>
    <w:rsid w:val="00A02AD5"/>
    <w:rsid w:val="00A033AF"/>
    <w:rsid w:val="00A03482"/>
    <w:rsid w:val="00A066EE"/>
    <w:rsid w:val="00A06A2F"/>
    <w:rsid w:val="00A07BE3"/>
    <w:rsid w:val="00A07EA4"/>
    <w:rsid w:val="00A101A6"/>
    <w:rsid w:val="00A106A6"/>
    <w:rsid w:val="00A10896"/>
    <w:rsid w:val="00A10A58"/>
    <w:rsid w:val="00A10BA6"/>
    <w:rsid w:val="00A11256"/>
    <w:rsid w:val="00A11924"/>
    <w:rsid w:val="00A14046"/>
    <w:rsid w:val="00A14136"/>
    <w:rsid w:val="00A1466C"/>
    <w:rsid w:val="00A14BE4"/>
    <w:rsid w:val="00A1533F"/>
    <w:rsid w:val="00A15702"/>
    <w:rsid w:val="00A159FA"/>
    <w:rsid w:val="00A16959"/>
    <w:rsid w:val="00A176F8"/>
    <w:rsid w:val="00A20327"/>
    <w:rsid w:val="00A2162F"/>
    <w:rsid w:val="00A21875"/>
    <w:rsid w:val="00A219E0"/>
    <w:rsid w:val="00A24A9C"/>
    <w:rsid w:val="00A25B97"/>
    <w:rsid w:val="00A25D32"/>
    <w:rsid w:val="00A27647"/>
    <w:rsid w:val="00A301DF"/>
    <w:rsid w:val="00A30319"/>
    <w:rsid w:val="00A31E9E"/>
    <w:rsid w:val="00A33B87"/>
    <w:rsid w:val="00A36D06"/>
    <w:rsid w:val="00A374B5"/>
    <w:rsid w:val="00A37B77"/>
    <w:rsid w:val="00A40AA2"/>
    <w:rsid w:val="00A40D22"/>
    <w:rsid w:val="00A412C8"/>
    <w:rsid w:val="00A42A6D"/>
    <w:rsid w:val="00A43231"/>
    <w:rsid w:val="00A4333C"/>
    <w:rsid w:val="00A43F8A"/>
    <w:rsid w:val="00A4402F"/>
    <w:rsid w:val="00A44127"/>
    <w:rsid w:val="00A4472F"/>
    <w:rsid w:val="00A452D1"/>
    <w:rsid w:val="00A462D0"/>
    <w:rsid w:val="00A47626"/>
    <w:rsid w:val="00A476DE"/>
    <w:rsid w:val="00A50086"/>
    <w:rsid w:val="00A503FD"/>
    <w:rsid w:val="00A50798"/>
    <w:rsid w:val="00A51117"/>
    <w:rsid w:val="00A5114C"/>
    <w:rsid w:val="00A512E5"/>
    <w:rsid w:val="00A51C32"/>
    <w:rsid w:val="00A5310B"/>
    <w:rsid w:val="00A53DE7"/>
    <w:rsid w:val="00A5418D"/>
    <w:rsid w:val="00A54D43"/>
    <w:rsid w:val="00A564E6"/>
    <w:rsid w:val="00A56956"/>
    <w:rsid w:val="00A57693"/>
    <w:rsid w:val="00A60785"/>
    <w:rsid w:val="00A6385B"/>
    <w:rsid w:val="00A638DB"/>
    <w:rsid w:val="00A64233"/>
    <w:rsid w:val="00A66361"/>
    <w:rsid w:val="00A66A35"/>
    <w:rsid w:val="00A671FB"/>
    <w:rsid w:val="00A70CD2"/>
    <w:rsid w:val="00A71640"/>
    <w:rsid w:val="00A71DCC"/>
    <w:rsid w:val="00A72C33"/>
    <w:rsid w:val="00A7350A"/>
    <w:rsid w:val="00A73E36"/>
    <w:rsid w:val="00A7627E"/>
    <w:rsid w:val="00A76B6B"/>
    <w:rsid w:val="00A817CC"/>
    <w:rsid w:val="00A81A26"/>
    <w:rsid w:val="00A82254"/>
    <w:rsid w:val="00A82409"/>
    <w:rsid w:val="00A82576"/>
    <w:rsid w:val="00A842BC"/>
    <w:rsid w:val="00A84F45"/>
    <w:rsid w:val="00A858FE"/>
    <w:rsid w:val="00A91A73"/>
    <w:rsid w:val="00A91BD1"/>
    <w:rsid w:val="00A929FE"/>
    <w:rsid w:val="00A9331A"/>
    <w:rsid w:val="00A945A8"/>
    <w:rsid w:val="00A94C3E"/>
    <w:rsid w:val="00A95176"/>
    <w:rsid w:val="00A95496"/>
    <w:rsid w:val="00A95EBB"/>
    <w:rsid w:val="00A96384"/>
    <w:rsid w:val="00A96587"/>
    <w:rsid w:val="00A96A0B"/>
    <w:rsid w:val="00A96FF9"/>
    <w:rsid w:val="00AA0168"/>
    <w:rsid w:val="00AA0ADD"/>
    <w:rsid w:val="00AA2466"/>
    <w:rsid w:val="00AA29A7"/>
    <w:rsid w:val="00AA29FD"/>
    <w:rsid w:val="00AA2D1B"/>
    <w:rsid w:val="00AA4FCC"/>
    <w:rsid w:val="00AA56CC"/>
    <w:rsid w:val="00AA5729"/>
    <w:rsid w:val="00AA6C3E"/>
    <w:rsid w:val="00AA6C88"/>
    <w:rsid w:val="00AA6E70"/>
    <w:rsid w:val="00AB0B59"/>
    <w:rsid w:val="00AB225F"/>
    <w:rsid w:val="00AB252F"/>
    <w:rsid w:val="00AB304C"/>
    <w:rsid w:val="00AB3704"/>
    <w:rsid w:val="00AB40BC"/>
    <w:rsid w:val="00AB41DD"/>
    <w:rsid w:val="00AB4647"/>
    <w:rsid w:val="00AB46E4"/>
    <w:rsid w:val="00AB4A13"/>
    <w:rsid w:val="00AB52EC"/>
    <w:rsid w:val="00AB7AB7"/>
    <w:rsid w:val="00AC061D"/>
    <w:rsid w:val="00AC06CD"/>
    <w:rsid w:val="00AC0F3E"/>
    <w:rsid w:val="00AC2181"/>
    <w:rsid w:val="00AC3DE8"/>
    <w:rsid w:val="00AC5473"/>
    <w:rsid w:val="00AC5BC1"/>
    <w:rsid w:val="00AC5EBD"/>
    <w:rsid w:val="00AC6FFD"/>
    <w:rsid w:val="00AC7C3E"/>
    <w:rsid w:val="00AC7C71"/>
    <w:rsid w:val="00AD0135"/>
    <w:rsid w:val="00AD0AA3"/>
    <w:rsid w:val="00AD1476"/>
    <w:rsid w:val="00AD1A50"/>
    <w:rsid w:val="00AD2615"/>
    <w:rsid w:val="00AD415B"/>
    <w:rsid w:val="00AD4616"/>
    <w:rsid w:val="00AD4A70"/>
    <w:rsid w:val="00AD4CD8"/>
    <w:rsid w:val="00AD5A48"/>
    <w:rsid w:val="00AD65CE"/>
    <w:rsid w:val="00AD69C0"/>
    <w:rsid w:val="00AE034D"/>
    <w:rsid w:val="00AE0629"/>
    <w:rsid w:val="00AE0D69"/>
    <w:rsid w:val="00AE0EB6"/>
    <w:rsid w:val="00AE1633"/>
    <w:rsid w:val="00AE1F3B"/>
    <w:rsid w:val="00AE3119"/>
    <w:rsid w:val="00AE41C7"/>
    <w:rsid w:val="00AE48A9"/>
    <w:rsid w:val="00AE4E47"/>
    <w:rsid w:val="00AE5531"/>
    <w:rsid w:val="00AE6BA6"/>
    <w:rsid w:val="00AE6D8E"/>
    <w:rsid w:val="00AE75C8"/>
    <w:rsid w:val="00AF02E6"/>
    <w:rsid w:val="00AF1A71"/>
    <w:rsid w:val="00AF1BDC"/>
    <w:rsid w:val="00AF2481"/>
    <w:rsid w:val="00AF3294"/>
    <w:rsid w:val="00AF36FE"/>
    <w:rsid w:val="00AF53CC"/>
    <w:rsid w:val="00AF5BD3"/>
    <w:rsid w:val="00AF6081"/>
    <w:rsid w:val="00AF6E6B"/>
    <w:rsid w:val="00AF7325"/>
    <w:rsid w:val="00AF7947"/>
    <w:rsid w:val="00B00306"/>
    <w:rsid w:val="00B01A3F"/>
    <w:rsid w:val="00B01C0A"/>
    <w:rsid w:val="00B02284"/>
    <w:rsid w:val="00B02563"/>
    <w:rsid w:val="00B036ED"/>
    <w:rsid w:val="00B05BF2"/>
    <w:rsid w:val="00B06A7E"/>
    <w:rsid w:val="00B06EB2"/>
    <w:rsid w:val="00B07280"/>
    <w:rsid w:val="00B07A3A"/>
    <w:rsid w:val="00B11594"/>
    <w:rsid w:val="00B115DF"/>
    <w:rsid w:val="00B116EA"/>
    <w:rsid w:val="00B122C6"/>
    <w:rsid w:val="00B13313"/>
    <w:rsid w:val="00B140DE"/>
    <w:rsid w:val="00B14362"/>
    <w:rsid w:val="00B145B1"/>
    <w:rsid w:val="00B1530D"/>
    <w:rsid w:val="00B15671"/>
    <w:rsid w:val="00B15B7F"/>
    <w:rsid w:val="00B1603C"/>
    <w:rsid w:val="00B1662C"/>
    <w:rsid w:val="00B16DD7"/>
    <w:rsid w:val="00B17794"/>
    <w:rsid w:val="00B200BD"/>
    <w:rsid w:val="00B204A5"/>
    <w:rsid w:val="00B20B3F"/>
    <w:rsid w:val="00B21094"/>
    <w:rsid w:val="00B216D4"/>
    <w:rsid w:val="00B22A93"/>
    <w:rsid w:val="00B2321E"/>
    <w:rsid w:val="00B23C03"/>
    <w:rsid w:val="00B23FEC"/>
    <w:rsid w:val="00B24295"/>
    <w:rsid w:val="00B24435"/>
    <w:rsid w:val="00B244A7"/>
    <w:rsid w:val="00B24644"/>
    <w:rsid w:val="00B24BD5"/>
    <w:rsid w:val="00B24F31"/>
    <w:rsid w:val="00B2508D"/>
    <w:rsid w:val="00B26502"/>
    <w:rsid w:val="00B26D2B"/>
    <w:rsid w:val="00B303B1"/>
    <w:rsid w:val="00B30E5F"/>
    <w:rsid w:val="00B321E5"/>
    <w:rsid w:val="00B34035"/>
    <w:rsid w:val="00B34044"/>
    <w:rsid w:val="00B34263"/>
    <w:rsid w:val="00B343A5"/>
    <w:rsid w:val="00B34D2F"/>
    <w:rsid w:val="00B34DA9"/>
    <w:rsid w:val="00B35ADE"/>
    <w:rsid w:val="00B35B55"/>
    <w:rsid w:val="00B36FC8"/>
    <w:rsid w:val="00B415A7"/>
    <w:rsid w:val="00B421AA"/>
    <w:rsid w:val="00B42DB9"/>
    <w:rsid w:val="00B450B4"/>
    <w:rsid w:val="00B463D7"/>
    <w:rsid w:val="00B46645"/>
    <w:rsid w:val="00B46AB5"/>
    <w:rsid w:val="00B51206"/>
    <w:rsid w:val="00B517B8"/>
    <w:rsid w:val="00B517E4"/>
    <w:rsid w:val="00B5354F"/>
    <w:rsid w:val="00B55221"/>
    <w:rsid w:val="00B5742B"/>
    <w:rsid w:val="00B60482"/>
    <w:rsid w:val="00B60E50"/>
    <w:rsid w:val="00B610F6"/>
    <w:rsid w:val="00B61EE6"/>
    <w:rsid w:val="00B6273A"/>
    <w:rsid w:val="00B63544"/>
    <w:rsid w:val="00B640A5"/>
    <w:rsid w:val="00B647AF"/>
    <w:rsid w:val="00B6496F"/>
    <w:rsid w:val="00B64E72"/>
    <w:rsid w:val="00B64F06"/>
    <w:rsid w:val="00B65FA1"/>
    <w:rsid w:val="00B6618E"/>
    <w:rsid w:val="00B67042"/>
    <w:rsid w:val="00B67557"/>
    <w:rsid w:val="00B67602"/>
    <w:rsid w:val="00B67939"/>
    <w:rsid w:val="00B67D09"/>
    <w:rsid w:val="00B67D62"/>
    <w:rsid w:val="00B701F8"/>
    <w:rsid w:val="00B71741"/>
    <w:rsid w:val="00B749CB"/>
    <w:rsid w:val="00B74F58"/>
    <w:rsid w:val="00B750B1"/>
    <w:rsid w:val="00B7651E"/>
    <w:rsid w:val="00B77C23"/>
    <w:rsid w:val="00B8122C"/>
    <w:rsid w:val="00B8157F"/>
    <w:rsid w:val="00B83111"/>
    <w:rsid w:val="00B839F4"/>
    <w:rsid w:val="00B84D95"/>
    <w:rsid w:val="00B84EE9"/>
    <w:rsid w:val="00B84F43"/>
    <w:rsid w:val="00B85222"/>
    <w:rsid w:val="00B8664F"/>
    <w:rsid w:val="00B906DA"/>
    <w:rsid w:val="00B910B3"/>
    <w:rsid w:val="00B912B0"/>
    <w:rsid w:val="00B9371C"/>
    <w:rsid w:val="00B93DFC"/>
    <w:rsid w:val="00B943B4"/>
    <w:rsid w:val="00B94F59"/>
    <w:rsid w:val="00B96AE8"/>
    <w:rsid w:val="00B96F94"/>
    <w:rsid w:val="00B96FBE"/>
    <w:rsid w:val="00B9740F"/>
    <w:rsid w:val="00B979D3"/>
    <w:rsid w:val="00BA174A"/>
    <w:rsid w:val="00BA278D"/>
    <w:rsid w:val="00BA3BF3"/>
    <w:rsid w:val="00BB093E"/>
    <w:rsid w:val="00BB14CA"/>
    <w:rsid w:val="00BB2D22"/>
    <w:rsid w:val="00BB3118"/>
    <w:rsid w:val="00BB4BFC"/>
    <w:rsid w:val="00BB5C02"/>
    <w:rsid w:val="00BB79D2"/>
    <w:rsid w:val="00BB79F6"/>
    <w:rsid w:val="00BB7AF2"/>
    <w:rsid w:val="00BB7EE0"/>
    <w:rsid w:val="00BC0AF0"/>
    <w:rsid w:val="00BC11B7"/>
    <w:rsid w:val="00BC1751"/>
    <w:rsid w:val="00BC183D"/>
    <w:rsid w:val="00BC35F2"/>
    <w:rsid w:val="00BC40AB"/>
    <w:rsid w:val="00BC4CE6"/>
    <w:rsid w:val="00BC4D9F"/>
    <w:rsid w:val="00BC5324"/>
    <w:rsid w:val="00BC6858"/>
    <w:rsid w:val="00BC73EA"/>
    <w:rsid w:val="00BC7993"/>
    <w:rsid w:val="00BC7C4A"/>
    <w:rsid w:val="00BD027A"/>
    <w:rsid w:val="00BD1944"/>
    <w:rsid w:val="00BD30B3"/>
    <w:rsid w:val="00BD3AB2"/>
    <w:rsid w:val="00BD463E"/>
    <w:rsid w:val="00BD4866"/>
    <w:rsid w:val="00BD503E"/>
    <w:rsid w:val="00BD55FD"/>
    <w:rsid w:val="00BD6540"/>
    <w:rsid w:val="00BD6D0E"/>
    <w:rsid w:val="00BD6E98"/>
    <w:rsid w:val="00BD70DE"/>
    <w:rsid w:val="00BD77F0"/>
    <w:rsid w:val="00BD7FEB"/>
    <w:rsid w:val="00BE1781"/>
    <w:rsid w:val="00BE1E09"/>
    <w:rsid w:val="00BE2354"/>
    <w:rsid w:val="00BE2FC3"/>
    <w:rsid w:val="00BE4269"/>
    <w:rsid w:val="00BE5383"/>
    <w:rsid w:val="00BE61D1"/>
    <w:rsid w:val="00BF1AAC"/>
    <w:rsid w:val="00BF2419"/>
    <w:rsid w:val="00BF49AF"/>
    <w:rsid w:val="00BF540B"/>
    <w:rsid w:val="00BF5819"/>
    <w:rsid w:val="00BF5C51"/>
    <w:rsid w:val="00BF61D6"/>
    <w:rsid w:val="00BF69FB"/>
    <w:rsid w:val="00BF71BA"/>
    <w:rsid w:val="00BF78A0"/>
    <w:rsid w:val="00BF7F54"/>
    <w:rsid w:val="00C00285"/>
    <w:rsid w:val="00C01079"/>
    <w:rsid w:val="00C02B63"/>
    <w:rsid w:val="00C03229"/>
    <w:rsid w:val="00C0359D"/>
    <w:rsid w:val="00C04845"/>
    <w:rsid w:val="00C0730C"/>
    <w:rsid w:val="00C1077B"/>
    <w:rsid w:val="00C10CFA"/>
    <w:rsid w:val="00C10FEC"/>
    <w:rsid w:val="00C110FC"/>
    <w:rsid w:val="00C11957"/>
    <w:rsid w:val="00C128BE"/>
    <w:rsid w:val="00C12DCE"/>
    <w:rsid w:val="00C13AE1"/>
    <w:rsid w:val="00C1496B"/>
    <w:rsid w:val="00C15918"/>
    <w:rsid w:val="00C15B79"/>
    <w:rsid w:val="00C15B7C"/>
    <w:rsid w:val="00C15CF1"/>
    <w:rsid w:val="00C15EDA"/>
    <w:rsid w:val="00C1784C"/>
    <w:rsid w:val="00C17D22"/>
    <w:rsid w:val="00C20068"/>
    <w:rsid w:val="00C207E4"/>
    <w:rsid w:val="00C21E52"/>
    <w:rsid w:val="00C22FE6"/>
    <w:rsid w:val="00C230A0"/>
    <w:rsid w:val="00C231FE"/>
    <w:rsid w:val="00C235CE"/>
    <w:rsid w:val="00C25426"/>
    <w:rsid w:val="00C27328"/>
    <w:rsid w:val="00C31F53"/>
    <w:rsid w:val="00C32435"/>
    <w:rsid w:val="00C339A0"/>
    <w:rsid w:val="00C33AA0"/>
    <w:rsid w:val="00C34737"/>
    <w:rsid w:val="00C34843"/>
    <w:rsid w:val="00C355CC"/>
    <w:rsid w:val="00C35CC4"/>
    <w:rsid w:val="00C363AB"/>
    <w:rsid w:val="00C374C9"/>
    <w:rsid w:val="00C4040E"/>
    <w:rsid w:val="00C42403"/>
    <w:rsid w:val="00C427FD"/>
    <w:rsid w:val="00C42D33"/>
    <w:rsid w:val="00C4306F"/>
    <w:rsid w:val="00C437F8"/>
    <w:rsid w:val="00C43AFE"/>
    <w:rsid w:val="00C44D69"/>
    <w:rsid w:val="00C45421"/>
    <w:rsid w:val="00C45658"/>
    <w:rsid w:val="00C45F09"/>
    <w:rsid w:val="00C4670D"/>
    <w:rsid w:val="00C46AA2"/>
    <w:rsid w:val="00C47C1A"/>
    <w:rsid w:val="00C5117A"/>
    <w:rsid w:val="00C512BC"/>
    <w:rsid w:val="00C519CD"/>
    <w:rsid w:val="00C52016"/>
    <w:rsid w:val="00C5260F"/>
    <w:rsid w:val="00C5351B"/>
    <w:rsid w:val="00C54A94"/>
    <w:rsid w:val="00C54AB5"/>
    <w:rsid w:val="00C55000"/>
    <w:rsid w:val="00C558EF"/>
    <w:rsid w:val="00C55EB2"/>
    <w:rsid w:val="00C56A5A"/>
    <w:rsid w:val="00C56D8C"/>
    <w:rsid w:val="00C5704B"/>
    <w:rsid w:val="00C63186"/>
    <w:rsid w:val="00C63C5C"/>
    <w:rsid w:val="00C64307"/>
    <w:rsid w:val="00C646EF"/>
    <w:rsid w:val="00C64CAA"/>
    <w:rsid w:val="00C65F66"/>
    <w:rsid w:val="00C665C1"/>
    <w:rsid w:val="00C66AE0"/>
    <w:rsid w:val="00C66BC6"/>
    <w:rsid w:val="00C672C7"/>
    <w:rsid w:val="00C70168"/>
    <w:rsid w:val="00C70365"/>
    <w:rsid w:val="00C70753"/>
    <w:rsid w:val="00C71497"/>
    <w:rsid w:val="00C72C57"/>
    <w:rsid w:val="00C72F4C"/>
    <w:rsid w:val="00C72F99"/>
    <w:rsid w:val="00C72FDC"/>
    <w:rsid w:val="00C74FB1"/>
    <w:rsid w:val="00C75519"/>
    <w:rsid w:val="00C755C3"/>
    <w:rsid w:val="00C7576B"/>
    <w:rsid w:val="00C7614B"/>
    <w:rsid w:val="00C76CA5"/>
    <w:rsid w:val="00C80D74"/>
    <w:rsid w:val="00C80DD6"/>
    <w:rsid w:val="00C816E8"/>
    <w:rsid w:val="00C8214F"/>
    <w:rsid w:val="00C821A5"/>
    <w:rsid w:val="00C82A2C"/>
    <w:rsid w:val="00C82A9B"/>
    <w:rsid w:val="00C84E74"/>
    <w:rsid w:val="00C8511A"/>
    <w:rsid w:val="00C858F9"/>
    <w:rsid w:val="00C85F1F"/>
    <w:rsid w:val="00C876DF"/>
    <w:rsid w:val="00C902B5"/>
    <w:rsid w:val="00C92A8D"/>
    <w:rsid w:val="00C940ED"/>
    <w:rsid w:val="00C9424E"/>
    <w:rsid w:val="00C9440E"/>
    <w:rsid w:val="00C94D5E"/>
    <w:rsid w:val="00C95567"/>
    <w:rsid w:val="00C95A57"/>
    <w:rsid w:val="00C968CD"/>
    <w:rsid w:val="00CA1051"/>
    <w:rsid w:val="00CA1B63"/>
    <w:rsid w:val="00CA34D8"/>
    <w:rsid w:val="00CA373E"/>
    <w:rsid w:val="00CA440E"/>
    <w:rsid w:val="00CA49FF"/>
    <w:rsid w:val="00CA4ADB"/>
    <w:rsid w:val="00CA4F15"/>
    <w:rsid w:val="00CA5762"/>
    <w:rsid w:val="00CA610B"/>
    <w:rsid w:val="00CA7B23"/>
    <w:rsid w:val="00CB0031"/>
    <w:rsid w:val="00CB1A7F"/>
    <w:rsid w:val="00CB1C88"/>
    <w:rsid w:val="00CB1E2A"/>
    <w:rsid w:val="00CB22FF"/>
    <w:rsid w:val="00CB2FB2"/>
    <w:rsid w:val="00CB382C"/>
    <w:rsid w:val="00CB3C4E"/>
    <w:rsid w:val="00CB459A"/>
    <w:rsid w:val="00CB57B4"/>
    <w:rsid w:val="00CB5D8B"/>
    <w:rsid w:val="00CB798C"/>
    <w:rsid w:val="00CC07E6"/>
    <w:rsid w:val="00CC0D68"/>
    <w:rsid w:val="00CC1455"/>
    <w:rsid w:val="00CC18D6"/>
    <w:rsid w:val="00CC2262"/>
    <w:rsid w:val="00CC35DD"/>
    <w:rsid w:val="00CC3CEB"/>
    <w:rsid w:val="00CC4ACC"/>
    <w:rsid w:val="00CC77A1"/>
    <w:rsid w:val="00CD148E"/>
    <w:rsid w:val="00CD273C"/>
    <w:rsid w:val="00CD2969"/>
    <w:rsid w:val="00CD2E87"/>
    <w:rsid w:val="00CD3319"/>
    <w:rsid w:val="00CD42C1"/>
    <w:rsid w:val="00CD545B"/>
    <w:rsid w:val="00CD55F1"/>
    <w:rsid w:val="00CD64EA"/>
    <w:rsid w:val="00CD6C5D"/>
    <w:rsid w:val="00CD7E90"/>
    <w:rsid w:val="00CE0512"/>
    <w:rsid w:val="00CE102F"/>
    <w:rsid w:val="00CE1046"/>
    <w:rsid w:val="00CE1345"/>
    <w:rsid w:val="00CE15EE"/>
    <w:rsid w:val="00CE172A"/>
    <w:rsid w:val="00CE185D"/>
    <w:rsid w:val="00CE203B"/>
    <w:rsid w:val="00CE2113"/>
    <w:rsid w:val="00CE21E5"/>
    <w:rsid w:val="00CE2202"/>
    <w:rsid w:val="00CE2A30"/>
    <w:rsid w:val="00CE2A40"/>
    <w:rsid w:val="00CE2B11"/>
    <w:rsid w:val="00CE3335"/>
    <w:rsid w:val="00CE3BED"/>
    <w:rsid w:val="00CE3FE0"/>
    <w:rsid w:val="00CE47AC"/>
    <w:rsid w:val="00CE4BE7"/>
    <w:rsid w:val="00CE4FF9"/>
    <w:rsid w:val="00CE6600"/>
    <w:rsid w:val="00CF121B"/>
    <w:rsid w:val="00CF1768"/>
    <w:rsid w:val="00CF194F"/>
    <w:rsid w:val="00CF1B36"/>
    <w:rsid w:val="00CF1DC3"/>
    <w:rsid w:val="00CF2054"/>
    <w:rsid w:val="00CF231E"/>
    <w:rsid w:val="00CF300F"/>
    <w:rsid w:val="00CF3591"/>
    <w:rsid w:val="00CF39B2"/>
    <w:rsid w:val="00CF44D7"/>
    <w:rsid w:val="00CF48E7"/>
    <w:rsid w:val="00CF4FD5"/>
    <w:rsid w:val="00CF5183"/>
    <w:rsid w:val="00CF5BE8"/>
    <w:rsid w:val="00CF60A8"/>
    <w:rsid w:val="00CF65AC"/>
    <w:rsid w:val="00CF715C"/>
    <w:rsid w:val="00CF7FA0"/>
    <w:rsid w:val="00D0048D"/>
    <w:rsid w:val="00D00AB8"/>
    <w:rsid w:val="00D012AC"/>
    <w:rsid w:val="00D0625D"/>
    <w:rsid w:val="00D06590"/>
    <w:rsid w:val="00D07086"/>
    <w:rsid w:val="00D12008"/>
    <w:rsid w:val="00D12431"/>
    <w:rsid w:val="00D12535"/>
    <w:rsid w:val="00D127C8"/>
    <w:rsid w:val="00D12DF8"/>
    <w:rsid w:val="00D12F9A"/>
    <w:rsid w:val="00D13C02"/>
    <w:rsid w:val="00D1459C"/>
    <w:rsid w:val="00D15691"/>
    <w:rsid w:val="00D16130"/>
    <w:rsid w:val="00D17172"/>
    <w:rsid w:val="00D175EA"/>
    <w:rsid w:val="00D202A7"/>
    <w:rsid w:val="00D20F64"/>
    <w:rsid w:val="00D21773"/>
    <w:rsid w:val="00D21D12"/>
    <w:rsid w:val="00D23072"/>
    <w:rsid w:val="00D241D1"/>
    <w:rsid w:val="00D2512F"/>
    <w:rsid w:val="00D25749"/>
    <w:rsid w:val="00D25AC9"/>
    <w:rsid w:val="00D268C2"/>
    <w:rsid w:val="00D26C35"/>
    <w:rsid w:val="00D26DFC"/>
    <w:rsid w:val="00D2738A"/>
    <w:rsid w:val="00D27916"/>
    <w:rsid w:val="00D30035"/>
    <w:rsid w:val="00D300F1"/>
    <w:rsid w:val="00D31974"/>
    <w:rsid w:val="00D31AE8"/>
    <w:rsid w:val="00D32410"/>
    <w:rsid w:val="00D338CA"/>
    <w:rsid w:val="00D33E77"/>
    <w:rsid w:val="00D3439E"/>
    <w:rsid w:val="00D34651"/>
    <w:rsid w:val="00D35A6F"/>
    <w:rsid w:val="00D366C6"/>
    <w:rsid w:val="00D36D01"/>
    <w:rsid w:val="00D36DC3"/>
    <w:rsid w:val="00D37DC5"/>
    <w:rsid w:val="00D407CE"/>
    <w:rsid w:val="00D40ADE"/>
    <w:rsid w:val="00D40D75"/>
    <w:rsid w:val="00D410F3"/>
    <w:rsid w:val="00D41A32"/>
    <w:rsid w:val="00D41DA3"/>
    <w:rsid w:val="00D425C0"/>
    <w:rsid w:val="00D438AE"/>
    <w:rsid w:val="00D44ABD"/>
    <w:rsid w:val="00D458EB"/>
    <w:rsid w:val="00D45F70"/>
    <w:rsid w:val="00D461EC"/>
    <w:rsid w:val="00D46586"/>
    <w:rsid w:val="00D46ED1"/>
    <w:rsid w:val="00D47C02"/>
    <w:rsid w:val="00D50576"/>
    <w:rsid w:val="00D507C3"/>
    <w:rsid w:val="00D519D4"/>
    <w:rsid w:val="00D538E9"/>
    <w:rsid w:val="00D54351"/>
    <w:rsid w:val="00D54436"/>
    <w:rsid w:val="00D54A9F"/>
    <w:rsid w:val="00D54B0A"/>
    <w:rsid w:val="00D54E25"/>
    <w:rsid w:val="00D56181"/>
    <w:rsid w:val="00D563B6"/>
    <w:rsid w:val="00D564F4"/>
    <w:rsid w:val="00D57B99"/>
    <w:rsid w:val="00D613FF"/>
    <w:rsid w:val="00D615CD"/>
    <w:rsid w:val="00D62926"/>
    <w:rsid w:val="00D638A2"/>
    <w:rsid w:val="00D63BC1"/>
    <w:rsid w:val="00D648CB"/>
    <w:rsid w:val="00D64E1C"/>
    <w:rsid w:val="00D6523E"/>
    <w:rsid w:val="00D67C57"/>
    <w:rsid w:val="00D7099F"/>
    <w:rsid w:val="00D71E1D"/>
    <w:rsid w:val="00D71F49"/>
    <w:rsid w:val="00D72FA9"/>
    <w:rsid w:val="00D73958"/>
    <w:rsid w:val="00D73BF9"/>
    <w:rsid w:val="00D746B0"/>
    <w:rsid w:val="00D7481C"/>
    <w:rsid w:val="00D75B4C"/>
    <w:rsid w:val="00D7612D"/>
    <w:rsid w:val="00D7791E"/>
    <w:rsid w:val="00D77F57"/>
    <w:rsid w:val="00D80184"/>
    <w:rsid w:val="00D803DE"/>
    <w:rsid w:val="00D80692"/>
    <w:rsid w:val="00D81BDB"/>
    <w:rsid w:val="00D83590"/>
    <w:rsid w:val="00D83DC6"/>
    <w:rsid w:val="00D8567E"/>
    <w:rsid w:val="00D85FEC"/>
    <w:rsid w:val="00D874E4"/>
    <w:rsid w:val="00D87E1E"/>
    <w:rsid w:val="00D9060C"/>
    <w:rsid w:val="00D90EB3"/>
    <w:rsid w:val="00D90FAC"/>
    <w:rsid w:val="00D92455"/>
    <w:rsid w:val="00D9296E"/>
    <w:rsid w:val="00D937FF"/>
    <w:rsid w:val="00D9402A"/>
    <w:rsid w:val="00D943F4"/>
    <w:rsid w:val="00DA04D7"/>
    <w:rsid w:val="00DA0EB8"/>
    <w:rsid w:val="00DA2A97"/>
    <w:rsid w:val="00DA32ED"/>
    <w:rsid w:val="00DA33EB"/>
    <w:rsid w:val="00DA3667"/>
    <w:rsid w:val="00DA3F6D"/>
    <w:rsid w:val="00DA47A3"/>
    <w:rsid w:val="00DA73BB"/>
    <w:rsid w:val="00DB017B"/>
    <w:rsid w:val="00DB031D"/>
    <w:rsid w:val="00DB0DD3"/>
    <w:rsid w:val="00DB174C"/>
    <w:rsid w:val="00DB1875"/>
    <w:rsid w:val="00DB28D3"/>
    <w:rsid w:val="00DB29CC"/>
    <w:rsid w:val="00DB3793"/>
    <w:rsid w:val="00DB4D44"/>
    <w:rsid w:val="00DB593D"/>
    <w:rsid w:val="00DB5966"/>
    <w:rsid w:val="00DB5B3E"/>
    <w:rsid w:val="00DC0375"/>
    <w:rsid w:val="00DC0AB8"/>
    <w:rsid w:val="00DC2347"/>
    <w:rsid w:val="00DC3855"/>
    <w:rsid w:val="00DC49B1"/>
    <w:rsid w:val="00DC5029"/>
    <w:rsid w:val="00DC7EE3"/>
    <w:rsid w:val="00DD0D49"/>
    <w:rsid w:val="00DD100D"/>
    <w:rsid w:val="00DD1B38"/>
    <w:rsid w:val="00DD2262"/>
    <w:rsid w:val="00DD29E5"/>
    <w:rsid w:val="00DD2AC7"/>
    <w:rsid w:val="00DD30EF"/>
    <w:rsid w:val="00DD31AF"/>
    <w:rsid w:val="00DD4225"/>
    <w:rsid w:val="00DD5167"/>
    <w:rsid w:val="00DD5E6F"/>
    <w:rsid w:val="00DD647C"/>
    <w:rsid w:val="00DD6A0A"/>
    <w:rsid w:val="00DD7B26"/>
    <w:rsid w:val="00DE0579"/>
    <w:rsid w:val="00DE1A4E"/>
    <w:rsid w:val="00DE35D6"/>
    <w:rsid w:val="00DE390A"/>
    <w:rsid w:val="00DE45A6"/>
    <w:rsid w:val="00DE573D"/>
    <w:rsid w:val="00DE5A17"/>
    <w:rsid w:val="00DE6F50"/>
    <w:rsid w:val="00DE6F6A"/>
    <w:rsid w:val="00DF041F"/>
    <w:rsid w:val="00DF1423"/>
    <w:rsid w:val="00DF2224"/>
    <w:rsid w:val="00DF35C2"/>
    <w:rsid w:val="00DF3B0D"/>
    <w:rsid w:val="00DF3BB5"/>
    <w:rsid w:val="00DF3D0A"/>
    <w:rsid w:val="00DF479E"/>
    <w:rsid w:val="00DF502B"/>
    <w:rsid w:val="00DF53B6"/>
    <w:rsid w:val="00DF6DBB"/>
    <w:rsid w:val="00DF76CB"/>
    <w:rsid w:val="00DF78FC"/>
    <w:rsid w:val="00E00412"/>
    <w:rsid w:val="00E00F26"/>
    <w:rsid w:val="00E0108F"/>
    <w:rsid w:val="00E03DA3"/>
    <w:rsid w:val="00E044B5"/>
    <w:rsid w:val="00E05FA2"/>
    <w:rsid w:val="00E070F6"/>
    <w:rsid w:val="00E1063C"/>
    <w:rsid w:val="00E10938"/>
    <w:rsid w:val="00E1147C"/>
    <w:rsid w:val="00E140D9"/>
    <w:rsid w:val="00E14255"/>
    <w:rsid w:val="00E15053"/>
    <w:rsid w:val="00E152A2"/>
    <w:rsid w:val="00E16686"/>
    <w:rsid w:val="00E16834"/>
    <w:rsid w:val="00E20D8F"/>
    <w:rsid w:val="00E21A54"/>
    <w:rsid w:val="00E21CC1"/>
    <w:rsid w:val="00E2208B"/>
    <w:rsid w:val="00E22466"/>
    <w:rsid w:val="00E23028"/>
    <w:rsid w:val="00E23990"/>
    <w:rsid w:val="00E2407F"/>
    <w:rsid w:val="00E248D1"/>
    <w:rsid w:val="00E24AA2"/>
    <w:rsid w:val="00E26A08"/>
    <w:rsid w:val="00E27A8A"/>
    <w:rsid w:val="00E27BD9"/>
    <w:rsid w:val="00E300A6"/>
    <w:rsid w:val="00E30659"/>
    <w:rsid w:val="00E30B5B"/>
    <w:rsid w:val="00E3210B"/>
    <w:rsid w:val="00E322CE"/>
    <w:rsid w:val="00E33B41"/>
    <w:rsid w:val="00E33FBF"/>
    <w:rsid w:val="00E34047"/>
    <w:rsid w:val="00E34541"/>
    <w:rsid w:val="00E35050"/>
    <w:rsid w:val="00E35311"/>
    <w:rsid w:val="00E37EA5"/>
    <w:rsid w:val="00E40D66"/>
    <w:rsid w:val="00E40EC8"/>
    <w:rsid w:val="00E42744"/>
    <w:rsid w:val="00E430F3"/>
    <w:rsid w:val="00E44456"/>
    <w:rsid w:val="00E44931"/>
    <w:rsid w:val="00E44D56"/>
    <w:rsid w:val="00E44EA4"/>
    <w:rsid w:val="00E46C5C"/>
    <w:rsid w:val="00E4706B"/>
    <w:rsid w:val="00E47399"/>
    <w:rsid w:val="00E478E0"/>
    <w:rsid w:val="00E47EF0"/>
    <w:rsid w:val="00E51408"/>
    <w:rsid w:val="00E515DE"/>
    <w:rsid w:val="00E53A22"/>
    <w:rsid w:val="00E54D55"/>
    <w:rsid w:val="00E5587A"/>
    <w:rsid w:val="00E57792"/>
    <w:rsid w:val="00E578F2"/>
    <w:rsid w:val="00E61395"/>
    <w:rsid w:val="00E61A7D"/>
    <w:rsid w:val="00E62101"/>
    <w:rsid w:val="00E62F7B"/>
    <w:rsid w:val="00E634FE"/>
    <w:rsid w:val="00E63864"/>
    <w:rsid w:val="00E63E0C"/>
    <w:rsid w:val="00E64591"/>
    <w:rsid w:val="00E64B6E"/>
    <w:rsid w:val="00E64D13"/>
    <w:rsid w:val="00E6662C"/>
    <w:rsid w:val="00E67808"/>
    <w:rsid w:val="00E67918"/>
    <w:rsid w:val="00E67FCB"/>
    <w:rsid w:val="00E70FB7"/>
    <w:rsid w:val="00E71BAD"/>
    <w:rsid w:val="00E72B7E"/>
    <w:rsid w:val="00E739A9"/>
    <w:rsid w:val="00E73A55"/>
    <w:rsid w:val="00E74E32"/>
    <w:rsid w:val="00E75306"/>
    <w:rsid w:val="00E75CBF"/>
    <w:rsid w:val="00E779F8"/>
    <w:rsid w:val="00E77B42"/>
    <w:rsid w:val="00E803E0"/>
    <w:rsid w:val="00E831DA"/>
    <w:rsid w:val="00E8460C"/>
    <w:rsid w:val="00E84D1E"/>
    <w:rsid w:val="00E84E9F"/>
    <w:rsid w:val="00E85752"/>
    <w:rsid w:val="00E86768"/>
    <w:rsid w:val="00E877C1"/>
    <w:rsid w:val="00E9095F"/>
    <w:rsid w:val="00E92ACD"/>
    <w:rsid w:val="00E937E7"/>
    <w:rsid w:val="00E937FA"/>
    <w:rsid w:val="00E95406"/>
    <w:rsid w:val="00E95603"/>
    <w:rsid w:val="00E958E4"/>
    <w:rsid w:val="00E9593B"/>
    <w:rsid w:val="00E96963"/>
    <w:rsid w:val="00E96EEE"/>
    <w:rsid w:val="00E97567"/>
    <w:rsid w:val="00EA02BF"/>
    <w:rsid w:val="00EA1318"/>
    <w:rsid w:val="00EA141D"/>
    <w:rsid w:val="00EA1963"/>
    <w:rsid w:val="00EA1BF4"/>
    <w:rsid w:val="00EA23C5"/>
    <w:rsid w:val="00EA328F"/>
    <w:rsid w:val="00EA40A7"/>
    <w:rsid w:val="00EA46D5"/>
    <w:rsid w:val="00EA4C42"/>
    <w:rsid w:val="00EA4DE2"/>
    <w:rsid w:val="00EA508E"/>
    <w:rsid w:val="00EA6164"/>
    <w:rsid w:val="00EB158F"/>
    <w:rsid w:val="00EB311D"/>
    <w:rsid w:val="00EB37AD"/>
    <w:rsid w:val="00EB3B70"/>
    <w:rsid w:val="00EB4239"/>
    <w:rsid w:val="00EB4521"/>
    <w:rsid w:val="00EB5BB9"/>
    <w:rsid w:val="00EB6822"/>
    <w:rsid w:val="00EB739E"/>
    <w:rsid w:val="00EC0F21"/>
    <w:rsid w:val="00EC10FE"/>
    <w:rsid w:val="00EC15EF"/>
    <w:rsid w:val="00EC1A37"/>
    <w:rsid w:val="00EC2955"/>
    <w:rsid w:val="00EC42AC"/>
    <w:rsid w:val="00EC5CF4"/>
    <w:rsid w:val="00EC5D8C"/>
    <w:rsid w:val="00EC697C"/>
    <w:rsid w:val="00EC7B3A"/>
    <w:rsid w:val="00ED0093"/>
    <w:rsid w:val="00ED080F"/>
    <w:rsid w:val="00ED1EA3"/>
    <w:rsid w:val="00ED2967"/>
    <w:rsid w:val="00ED3D29"/>
    <w:rsid w:val="00ED3D4F"/>
    <w:rsid w:val="00ED4727"/>
    <w:rsid w:val="00ED4CAB"/>
    <w:rsid w:val="00ED4CFF"/>
    <w:rsid w:val="00ED5DC3"/>
    <w:rsid w:val="00ED71F3"/>
    <w:rsid w:val="00ED7571"/>
    <w:rsid w:val="00ED7803"/>
    <w:rsid w:val="00ED7EB8"/>
    <w:rsid w:val="00EE09B0"/>
    <w:rsid w:val="00EE1012"/>
    <w:rsid w:val="00EE1488"/>
    <w:rsid w:val="00EE16D7"/>
    <w:rsid w:val="00EE16E1"/>
    <w:rsid w:val="00EE1A37"/>
    <w:rsid w:val="00EE2334"/>
    <w:rsid w:val="00EE297A"/>
    <w:rsid w:val="00EE2CF7"/>
    <w:rsid w:val="00EE4B8F"/>
    <w:rsid w:val="00EE4C00"/>
    <w:rsid w:val="00EE4CE7"/>
    <w:rsid w:val="00EE505D"/>
    <w:rsid w:val="00EE57B0"/>
    <w:rsid w:val="00EE5D8B"/>
    <w:rsid w:val="00EE7CEC"/>
    <w:rsid w:val="00EF034B"/>
    <w:rsid w:val="00EF059D"/>
    <w:rsid w:val="00EF5776"/>
    <w:rsid w:val="00EF69DD"/>
    <w:rsid w:val="00EF6EAE"/>
    <w:rsid w:val="00EF78E6"/>
    <w:rsid w:val="00F00D92"/>
    <w:rsid w:val="00F00EA4"/>
    <w:rsid w:val="00F01328"/>
    <w:rsid w:val="00F02180"/>
    <w:rsid w:val="00F03318"/>
    <w:rsid w:val="00F043BF"/>
    <w:rsid w:val="00F05A18"/>
    <w:rsid w:val="00F10D70"/>
    <w:rsid w:val="00F11239"/>
    <w:rsid w:val="00F118AD"/>
    <w:rsid w:val="00F12045"/>
    <w:rsid w:val="00F125FF"/>
    <w:rsid w:val="00F1319D"/>
    <w:rsid w:val="00F14A0D"/>
    <w:rsid w:val="00F15FB2"/>
    <w:rsid w:val="00F214FE"/>
    <w:rsid w:val="00F2326B"/>
    <w:rsid w:val="00F2359C"/>
    <w:rsid w:val="00F2375C"/>
    <w:rsid w:val="00F269F4"/>
    <w:rsid w:val="00F26B44"/>
    <w:rsid w:val="00F26D75"/>
    <w:rsid w:val="00F26FD6"/>
    <w:rsid w:val="00F275F4"/>
    <w:rsid w:val="00F3224E"/>
    <w:rsid w:val="00F3275E"/>
    <w:rsid w:val="00F33E98"/>
    <w:rsid w:val="00F35B22"/>
    <w:rsid w:val="00F3714B"/>
    <w:rsid w:val="00F37674"/>
    <w:rsid w:val="00F37759"/>
    <w:rsid w:val="00F404EC"/>
    <w:rsid w:val="00F421D3"/>
    <w:rsid w:val="00F42B99"/>
    <w:rsid w:val="00F44937"/>
    <w:rsid w:val="00F44B10"/>
    <w:rsid w:val="00F44B99"/>
    <w:rsid w:val="00F44EEF"/>
    <w:rsid w:val="00F456A2"/>
    <w:rsid w:val="00F462D6"/>
    <w:rsid w:val="00F50500"/>
    <w:rsid w:val="00F507EA"/>
    <w:rsid w:val="00F5086B"/>
    <w:rsid w:val="00F5176C"/>
    <w:rsid w:val="00F56D9C"/>
    <w:rsid w:val="00F60EE0"/>
    <w:rsid w:val="00F62CA0"/>
    <w:rsid w:val="00F62E9F"/>
    <w:rsid w:val="00F63072"/>
    <w:rsid w:val="00F6511D"/>
    <w:rsid w:val="00F65F84"/>
    <w:rsid w:val="00F66184"/>
    <w:rsid w:val="00F666F6"/>
    <w:rsid w:val="00F671FB"/>
    <w:rsid w:val="00F6777D"/>
    <w:rsid w:val="00F705E2"/>
    <w:rsid w:val="00F70957"/>
    <w:rsid w:val="00F70A62"/>
    <w:rsid w:val="00F71130"/>
    <w:rsid w:val="00F71F4E"/>
    <w:rsid w:val="00F7231F"/>
    <w:rsid w:val="00F726D4"/>
    <w:rsid w:val="00F72D3F"/>
    <w:rsid w:val="00F73321"/>
    <w:rsid w:val="00F73FF4"/>
    <w:rsid w:val="00F75B7B"/>
    <w:rsid w:val="00F771E6"/>
    <w:rsid w:val="00F774AD"/>
    <w:rsid w:val="00F77E99"/>
    <w:rsid w:val="00F813DB"/>
    <w:rsid w:val="00F81452"/>
    <w:rsid w:val="00F83538"/>
    <w:rsid w:val="00F8377E"/>
    <w:rsid w:val="00F83AE0"/>
    <w:rsid w:val="00F83B3E"/>
    <w:rsid w:val="00F83B67"/>
    <w:rsid w:val="00F84054"/>
    <w:rsid w:val="00F84B0E"/>
    <w:rsid w:val="00F8687C"/>
    <w:rsid w:val="00F87B80"/>
    <w:rsid w:val="00F90129"/>
    <w:rsid w:val="00F9148D"/>
    <w:rsid w:val="00F92259"/>
    <w:rsid w:val="00F92719"/>
    <w:rsid w:val="00F944CB"/>
    <w:rsid w:val="00F945D7"/>
    <w:rsid w:val="00F951E8"/>
    <w:rsid w:val="00F967A9"/>
    <w:rsid w:val="00FA0716"/>
    <w:rsid w:val="00FA0D3D"/>
    <w:rsid w:val="00FA239E"/>
    <w:rsid w:val="00FA3297"/>
    <w:rsid w:val="00FA3821"/>
    <w:rsid w:val="00FA3A5D"/>
    <w:rsid w:val="00FA3ADA"/>
    <w:rsid w:val="00FA3E83"/>
    <w:rsid w:val="00FA5F01"/>
    <w:rsid w:val="00FA73D0"/>
    <w:rsid w:val="00FA7AA7"/>
    <w:rsid w:val="00FA7CD8"/>
    <w:rsid w:val="00FA7E81"/>
    <w:rsid w:val="00FB07FB"/>
    <w:rsid w:val="00FB23FD"/>
    <w:rsid w:val="00FB240B"/>
    <w:rsid w:val="00FB313C"/>
    <w:rsid w:val="00FB496F"/>
    <w:rsid w:val="00FB4C55"/>
    <w:rsid w:val="00FB4C82"/>
    <w:rsid w:val="00FB66A8"/>
    <w:rsid w:val="00FB700C"/>
    <w:rsid w:val="00FB72DF"/>
    <w:rsid w:val="00FB7E9E"/>
    <w:rsid w:val="00FC032D"/>
    <w:rsid w:val="00FC060E"/>
    <w:rsid w:val="00FC3580"/>
    <w:rsid w:val="00FC3632"/>
    <w:rsid w:val="00FC4A14"/>
    <w:rsid w:val="00FC4CCF"/>
    <w:rsid w:val="00FC5E2C"/>
    <w:rsid w:val="00FC61EE"/>
    <w:rsid w:val="00FC6BB9"/>
    <w:rsid w:val="00FC7ABB"/>
    <w:rsid w:val="00FC7CA9"/>
    <w:rsid w:val="00FD0F07"/>
    <w:rsid w:val="00FD1EC8"/>
    <w:rsid w:val="00FD2135"/>
    <w:rsid w:val="00FD2A0C"/>
    <w:rsid w:val="00FD5082"/>
    <w:rsid w:val="00FD53E6"/>
    <w:rsid w:val="00FD577D"/>
    <w:rsid w:val="00FD59A0"/>
    <w:rsid w:val="00FD5FAC"/>
    <w:rsid w:val="00FD6D82"/>
    <w:rsid w:val="00FD7497"/>
    <w:rsid w:val="00FE0040"/>
    <w:rsid w:val="00FE0232"/>
    <w:rsid w:val="00FE05E0"/>
    <w:rsid w:val="00FE2898"/>
    <w:rsid w:val="00FE29E0"/>
    <w:rsid w:val="00FE2E1B"/>
    <w:rsid w:val="00FE3B0F"/>
    <w:rsid w:val="00FE4E57"/>
    <w:rsid w:val="00FE5100"/>
    <w:rsid w:val="00FE52B9"/>
    <w:rsid w:val="00FE543A"/>
    <w:rsid w:val="00FE5E7B"/>
    <w:rsid w:val="00FE644B"/>
    <w:rsid w:val="00FE669A"/>
    <w:rsid w:val="00FE6C3C"/>
    <w:rsid w:val="00FE72E2"/>
    <w:rsid w:val="00FE7C49"/>
    <w:rsid w:val="00FE7D15"/>
    <w:rsid w:val="00FE7E7F"/>
    <w:rsid w:val="00FE7FAA"/>
    <w:rsid w:val="00FF0FF1"/>
    <w:rsid w:val="00FF2C5A"/>
    <w:rsid w:val="00FF377D"/>
    <w:rsid w:val="00FF3E80"/>
    <w:rsid w:val="00FF4CC4"/>
    <w:rsid w:val="00FF53C6"/>
    <w:rsid w:val="00FF699F"/>
    <w:rsid w:val="00FF6A33"/>
    <w:rsid w:val="00FF6B50"/>
    <w:rsid w:val="00FF700B"/>
    <w:rsid w:val="00FF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9F6C058"/>
  <w15:chartTrackingRefBased/>
  <w15:docId w15:val="{DB12AF8A-6376-4599-BA46-7417F1CB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5AB"/>
    <w:rPr>
      <w:rFonts w:ascii="ETH Light" w:hAnsi="ETH Light"/>
      <w:lang w:val="de-CH" w:eastAsia="en-US"/>
    </w:rPr>
  </w:style>
  <w:style w:type="paragraph" w:styleId="Heading1">
    <w:name w:val="heading 1"/>
    <w:basedOn w:val="ETHFliesstext"/>
    <w:next w:val="ETHFliesstext"/>
    <w:qFormat/>
    <w:rsid w:val="00FE32D2"/>
    <w:pPr>
      <w:keepNext/>
      <w:spacing w:before="270" w:after="0"/>
      <w:outlineLvl w:val="0"/>
    </w:pPr>
    <w:rPr>
      <w:b/>
      <w:kern w:val="28"/>
      <w:sz w:val="32"/>
    </w:rPr>
  </w:style>
  <w:style w:type="paragraph" w:styleId="Heading2">
    <w:name w:val="heading 2"/>
    <w:basedOn w:val="Heading1"/>
    <w:next w:val="ETHFliesstext"/>
    <w:qFormat/>
    <w:rsid w:val="00FE32D2"/>
    <w:pPr>
      <w:outlineLvl w:val="1"/>
    </w:pPr>
    <w:rPr>
      <w:sz w:val="24"/>
    </w:rPr>
  </w:style>
  <w:style w:type="paragraph" w:styleId="Heading3">
    <w:name w:val="heading 3"/>
    <w:basedOn w:val="Heading1"/>
    <w:next w:val="ETHFliesstext"/>
    <w:qFormat/>
    <w:rsid w:val="00FE32D2"/>
    <w:pPr>
      <w:outlineLvl w:val="2"/>
    </w:pPr>
    <w:rPr>
      <w:sz w:val="20"/>
    </w:rPr>
  </w:style>
  <w:style w:type="paragraph" w:styleId="Heading4">
    <w:name w:val="heading 4"/>
    <w:basedOn w:val="Heading1"/>
    <w:next w:val="ETHFliesstext"/>
    <w:qFormat/>
    <w:rsid w:val="00FE32D2"/>
    <w:pPr>
      <w:outlineLvl w:val="3"/>
    </w:pPr>
    <w:rPr>
      <w:i/>
      <w:sz w:val="20"/>
    </w:rPr>
  </w:style>
  <w:style w:type="paragraph" w:styleId="Heading5">
    <w:name w:val="heading 5"/>
    <w:basedOn w:val="Heading4"/>
    <w:next w:val="Normal"/>
    <w:qFormat/>
    <w:rsid w:val="00FE32D2"/>
    <w:pPr>
      <w:outlineLvl w:val="4"/>
    </w:pPr>
  </w:style>
  <w:style w:type="paragraph" w:styleId="Heading6">
    <w:name w:val="heading 6"/>
    <w:basedOn w:val="Heading4"/>
    <w:next w:val="ETHFliesstext"/>
    <w:qFormat/>
    <w:rsid w:val="00FE32D2"/>
    <w:pPr>
      <w:outlineLvl w:val="5"/>
    </w:pPr>
  </w:style>
  <w:style w:type="paragraph" w:styleId="Heading7">
    <w:name w:val="heading 7"/>
    <w:basedOn w:val="Heading4"/>
    <w:next w:val="ETHFliesstext"/>
    <w:qFormat/>
    <w:rsid w:val="00FE32D2"/>
    <w:pPr>
      <w:outlineLvl w:val="6"/>
    </w:pPr>
  </w:style>
  <w:style w:type="paragraph" w:styleId="Heading8">
    <w:name w:val="heading 8"/>
    <w:basedOn w:val="Heading4"/>
    <w:next w:val="ETHFliesstext"/>
    <w:qFormat/>
    <w:rsid w:val="00FE32D2"/>
    <w:pPr>
      <w:outlineLvl w:val="7"/>
    </w:pPr>
  </w:style>
  <w:style w:type="paragraph" w:styleId="Heading9">
    <w:name w:val="heading 9"/>
    <w:basedOn w:val="Heading4"/>
    <w:next w:val="ETHFliesstext"/>
    <w:qFormat/>
    <w:rsid w:val="00FE32D2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FE32D2"/>
    <w:pPr>
      <w:spacing w:after="230" w:line="230" w:lineRule="exact"/>
    </w:pPr>
    <w:rPr>
      <w:rFonts w:ascii="ETH Light" w:hAnsi="ETH Light"/>
      <w:b/>
      <w:spacing w:val="6"/>
      <w:sz w:val="17"/>
      <w:lang w:eastAsia="en-US"/>
    </w:rPr>
  </w:style>
  <w:style w:type="paragraph" w:styleId="EnvelopeReturn">
    <w:name w:val="envelope return"/>
    <w:basedOn w:val="Normal"/>
    <w:rsid w:val="00FE32D2"/>
  </w:style>
  <w:style w:type="paragraph" w:styleId="DocumentMap">
    <w:name w:val="Document Map"/>
    <w:basedOn w:val="Normal"/>
    <w:rsid w:val="00FE32D2"/>
    <w:pPr>
      <w:shd w:val="clear" w:color="auto" w:fill="000080"/>
    </w:pPr>
  </w:style>
  <w:style w:type="paragraph" w:styleId="Index1">
    <w:name w:val="index 1"/>
    <w:basedOn w:val="Normal"/>
    <w:next w:val="Normal"/>
    <w:autoRedefine/>
    <w:rsid w:val="00FE32D2"/>
    <w:pPr>
      <w:ind w:left="200" w:hanging="200"/>
    </w:pPr>
  </w:style>
  <w:style w:type="paragraph" w:styleId="IndexHeading">
    <w:name w:val="index heading"/>
    <w:basedOn w:val="Normal"/>
    <w:next w:val="Index1"/>
    <w:rsid w:val="00FE32D2"/>
    <w:rPr>
      <w:b/>
    </w:rPr>
  </w:style>
  <w:style w:type="paragraph" w:styleId="MessageHeader">
    <w:name w:val="Message Header"/>
    <w:basedOn w:val="Normal"/>
    <w:rsid w:val="00FE32D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PlainText">
    <w:name w:val="Plain Text"/>
    <w:basedOn w:val="Normal"/>
    <w:link w:val="PlainTextChar"/>
    <w:uiPriority w:val="99"/>
    <w:rsid w:val="00FE32D2"/>
  </w:style>
  <w:style w:type="paragraph" w:styleId="Title">
    <w:name w:val="Title"/>
    <w:basedOn w:val="Heading1"/>
    <w:next w:val="ETHFliesstext"/>
    <w:qFormat/>
    <w:rsid w:val="00FE32D2"/>
  </w:style>
  <w:style w:type="paragraph" w:customStyle="1" w:styleId="ETHFaxKopftext">
    <w:name w:val="ETH_Fax_Kopftext"/>
    <w:rsid w:val="00FE32D2"/>
    <w:pPr>
      <w:tabs>
        <w:tab w:val="left" w:pos="1021"/>
        <w:tab w:val="left" w:pos="5557"/>
      </w:tabs>
      <w:spacing w:line="270" w:lineRule="exact"/>
    </w:pPr>
    <w:rPr>
      <w:rFonts w:ascii="ETH Light" w:hAnsi="ETH Light"/>
      <w:lang w:val="de-CH" w:eastAsia="en-US"/>
    </w:rPr>
  </w:style>
  <w:style w:type="paragraph" w:customStyle="1" w:styleId="ETHFliesstext">
    <w:name w:val="ETH_Fliesstext"/>
    <w:rsid w:val="00FE32D2"/>
    <w:pPr>
      <w:spacing w:after="270" w:line="270" w:lineRule="exact"/>
    </w:pPr>
    <w:rPr>
      <w:rFonts w:ascii="ETH Light" w:hAnsi="ETH Light"/>
      <w:lang w:val="de-CH" w:eastAsia="en-US"/>
    </w:rPr>
  </w:style>
  <w:style w:type="paragraph" w:styleId="Caption">
    <w:name w:val="caption"/>
    <w:basedOn w:val="ETHFliesstext"/>
    <w:next w:val="ETHFliesstext"/>
    <w:qFormat/>
    <w:rsid w:val="00FE32D2"/>
    <w:rPr>
      <w:b/>
    </w:rPr>
  </w:style>
  <w:style w:type="paragraph" w:customStyle="1" w:styleId="ETHAbsFliesstext">
    <w:name w:val="ETH_Abs_Fliesstext"/>
    <w:basedOn w:val="ETHAbsAbteilung"/>
    <w:rsid w:val="00FE32D2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FE32D2"/>
    <w:pPr>
      <w:spacing w:before="230" w:after="0"/>
    </w:pPr>
  </w:style>
  <w:style w:type="paragraph" w:customStyle="1" w:styleId="ETHAufzhlung">
    <w:name w:val="ETH_Aufzählung"/>
    <w:basedOn w:val="ETHFliesstext"/>
    <w:rsid w:val="00FE32D2"/>
    <w:pPr>
      <w:numPr>
        <w:numId w:val="11"/>
      </w:numPr>
      <w:tabs>
        <w:tab w:val="clear" w:pos="360"/>
        <w:tab w:val="left" w:pos="284"/>
      </w:tabs>
      <w:spacing w:after="135"/>
      <w:ind w:left="284" w:hanging="284"/>
    </w:pPr>
  </w:style>
  <w:style w:type="paragraph" w:customStyle="1" w:styleId="ETHBeilagen">
    <w:name w:val="ETH_Beilagen"/>
    <w:basedOn w:val="ETHFliesstext"/>
    <w:rsid w:val="00FE32D2"/>
    <w:pPr>
      <w:spacing w:after="0"/>
    </w:pPr>
  </w:style>
  <w:style w:type="paragraph" w:customStyle="1" w:styleId="ETHBriefAdresse">
    <w:name w:val="ETH_Brief_Adresse"/>
    <w:basedOn w:val="ETHFliesstext"/>
    <w:rsid w:val="00FE32D2"/>
    <w:pPr>
      <w:spacing w:after="0"/>
      <w:ind w:right="4820"/>
    </w:pPr>
  </w:style>
  <w:style w:type="paragraph" w:customStyle="1" w:styleId="ETHBriefBetreff">
    <w:name w:val="ETH_Brief_Betreff"/>
    <w:basedOn w:val="ETHFliesstext"/>
    <w:next w:val="ETHFliesstext"/>
    <w:rsid w:val="00FE32D2"/>
    <w:pPr>
      <w:spacing w:before="270" w:after="540"/>
    </w:pPr>
    <w:rPr>
      <w:b/>
    </w:rPr>
  </w:style>
  <w:style w:type="paragraph" w:customStyle="1" w:styleId="ETHBriefDatum">
    <w:name w:val="ETH_Brief_Datum"/>
    <w:basedOn w:val="ETHFliesstext"/>
    <w:next w:val="ETHBriefBetreff"/>
    <w:rsid w:val="00FE32D2"/>
    <w:pPr>
      <w:spacing w:before="1080" w:after="0"/>
    </w:pPr>
  </w:style>
  <w:style w:type="paragraph" w:customStyle="1" w:styleId="ETHBriefKopf1">
    <w:name w:val="ETH_Brief_Kopf1"/>
    <w:basedOn w:val="ETHFliesstext"/>
    <w:rsid w:val="00FE32D2"/>
    <w:pPr>
      <w:spacing w:after="1666"/>
    </w:pPr>
    <w:rPr>
      <w:b/>
      <w:noProof/>
    </w:rPr>
  </w:style>
  <w:style w:type="paragraph" w:customStyle="1" w:styleId="ETHBriefKopf2">
    <w:name w:val="ETH_Brief_Kopf2"/>
    <w:basedOn w:val="ETHBriefKopf1"/>
    <w:rsid w:val="00FE32D2"/>
    <w:pPr>
      <w:tabs>
        <w:tab w:val="right" w:pos="9441"/>
      </w:tabs>
      <w:spacing w:after="0"/>
    </w:pPr>
  </w:style>
  <w:style w:type="paragraph" w:customStyle="1" w:styleId="ETHBriefSeite">
    <w:name w:val="ETH_Brief_Seite"/>
    <w:basedOn w:val="ETHFliesstext"/>
    <w:rsid w:val="00FE32D2"/>
    <w:pPr>
      <w:spacing w:after="0"/>
      <w:jc w:val="right"/>
    </w:pPr>
  </w:style>
  <w:style w:type="paragraph" w:customStyle="1" w:styleId="ETHFaxBetreff">
    <w:name w:val="ETH_Fax_Betreff"/>
    <w:basedOn w:val="ETHFaxKopftext"/>
    <w:next w:val="ETHFliesstext"/>
    <w:rsid w:val="00FE32D2"/>
    <w:pPr>
      <w:pBdr>
        <w:bottom w:val="single" w:sz="8" w:space="7" w:color="auto"/>
      </w:pBdr>
      <w:spacing w:after="760"/>
    </w:pPr>
    <w:rPr>
      <w:b/>
    </w:rPr>
  </w:style>
  <w:style w:type="paragraph" w:customStyle="1" w:styleId="ETHFaxFax">
    <w:name w:val="ETH_Fax_Fax"/>
    <w:basedOn w:val="ETHFaxKopftext"/>
    <w:next w:val="ETHFaxKopftext"/>
    <w:rsid w:val="00FE32D2"/>
    <w:pPr>
      <w:spacing w:before="540"/>
    </w:pPr>
  </w:style>
  <w:style w:type="paragraph" w:customStyle="1" w:styleId="ETHFaxTitel">
    <w:name w:val="ETH_Fax_Titel"/>
    <w:basedOn w:val="ETHFaxKopftext"/>
    <w:next w:val="ETHFaxKopftext"/>
    <w:rsid w:val="00FE32D2"/>
    <w:pPr>
      <w:tabs>
        <w:tab w:val="clear" w:pos="1021"/>
        <w:tab w:val="clear" w:pos="5557"/>
      </w:tabs>
      <w:spacing w:after="160" w:line="240" w:lineRule="auto"/>
    </w:pPr>
    <w:rPr>
      <w:b/>
      <w:sz w:val="36"/>
    </w:rPr>
  </w:style>
  <w:style w:type="paragraph" w:customStyle="1" w:styleId="ETHGruss">
    <w:name w:val="ETH_Gruss"/>
    <w:basedOn w:val="ETHFliesstext"/>
    <w:next w:val="Normal"/>
    <w:rsid w:val="00FE32D2"/>
    <w:pPr>
      <w:keepNext/>
      <w:spacing w:before="270" w:after="540"/>
    </w:pPr>
  </w:style>
  <w:style w:type="paragraph" w:customStyle="1" w:styleId="ETHUnterschrift">
    <w:name w:val="ETH_Unterschrift"/>
    <w:basedOn w:val="ETHFliesstext"/>
    <w:next w:val="ETHBeilagen"/>
    <w:rsid w:val="00FE32D2"/>
    <w:pPr>
      <w:spacing w:after="540"/>
    </w:pPr>
  </w:style>
  <w:style w:type="paragraph" w:styleId="Footer">
    <w:name w:val="footer"/>
    <w:basedOn w:val="ETHFliesstext"/>
    <w:rsid w:val="00FE32D2"/>
    <w:pPr>
      <w:tabs>
        <w:tab w:val="right" w:pos="9441"/>
      </w:tabs>
      <w:spacing w:after="0"/>
    </w:pPr>
  </w:style>
  <w:style w:type="character" w:styleId="FollowedHyperlink">
    <w:name w:val="FollowedHyperlink"/>
    <w:rsid w:val="00FE32D2"/>
    <w:rPr>
      <w:rFonts w:ascii="ETH Light" w:hAnsi="ETH Light"/>
      <w:color w:val="800080"/>
      <w:u w:val="single"/>
    </w:rPr>
  </w:style>
  <w:style w:type="character" w:styleId="Hyperlink">
    <w:name w:val="Hyperlink"/>
    <w:uiPriority w:val="99"/>
    <w:rsid w:val="00FE32D2"/>
    <w:rPr>
      <w:rFonts w:ascii="ETH Light" w:hAnsi="ETH Light"/>
      <w:color w:val="0000FF"/>
      <w:u w:val="single"/>
    </w:rPr>
  </w:style>
  <w:style w:type="character" w:styleId="CommentReference">
    <w:name w:val="annotation reference"/>
    <w:uiPriority w:val="99"/>
    <w:rsid w:val="00FE32D2"/>
    <w:rPr>
      <w:rFonts w:ascii="ETH Light" w:hAnsi="ETH Light"/>
      <w:sz w:val="16"/>
    </w:rPr>
  </w:style>
  <w:style w:type="paragraph" w:styleId="Header">
    <w:name w:val="header"/>
    <w:basedOn w:val="ETHFliesstext"/>
    <w:rsid w:val="00FE32D2"/>
    <w:pPr>
      <w:spacing w:after="0"/>
    </w:pPr>
    <w:rPr>
      <w:b/>
    </w:rPr>
  </w:style>
  <w:style w:type="paragraph" w:styleId="MacroText">
    <w:name w:val="macro"/>
    <w:basedOn w:val="Normal"/>
    <w:rsid w:val="00FE32D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</w:style>
  <w:style w:type="character" w:styleId="PageNumber">
    <w:name w:val="page number"/>
    <w:rsid w:val="00FE32D2"/>
    <w:rPr>
      <w:rFonts w:ascii="ETH Light" w:hAnsi="ETH Light"/>
    </w:rPr>
  </w:style>
  <w:style w:type="character" w:styleId="Strong">
    <w:name w:val="Strong"/>
    <w:uiPriority w:val="22"/>
    <w:qFormat/>
    <w:rsid w:val="00FE32D2"/>
    <w:rPr>
      <w:rFonts w:ascii="ETH Light" w:hAnsi="ETH Light"/>
      <w:b/>
    </w:rPr>
  </w:style>
  <w:style w:type="paragraph" w:styleId="EnvelopeAddress">
    <w:name w:val="envelope address"/>
    <w:basedOn w:val="ETHFliesstext"/>
    <w:next w:val="ETHFliesstext"/>
    <w:rsid w:val="00FE32D2"/>
    <w:pPr>
      <w:framePr w:w="4321" w:h="2160" w:hRule="exact" w:hSpace="142" w:vSpace="142" w:wrap="notBeside" w:hAnchor="page" w:xAlign="center" w:yAlign="bottom"/>
    </w:pPr>
  </w:style>
  <w:style w:type="paragraph" w:styleId="Subtitle">
    <w:name w:val="Subtitle"/>
    <w:basedOn w:val="Heading3"/>
    <w:next w:val="ETHFliesstext"/>
    <w:qFormat/>
    <w:rsid w:val="00FE32D2"/>
  </w:style>
  <w:style w:type="character" w:styleId="LineNumber">
    <w:name w:val="line number"/>
    <w:rsid w:val="00FE32D2"/>
    <w:rPr>
      <w:rFonts w:ascii="ETH Light" w:hAnsi="ETH Light"/>
    </w:rPr>
  </w:style>
  <w:style w:type="paragraph" w:styleId="TOAHeading">
    <w:name w:val="toa heading"/>
    <w:basedOn w:val="ETHFliesstext"/>
    <w:next w:val="ETHFliesstext"/>
    <w:rsid w:val="00FE32D2"/>
  </w:style>
  <w:style w:type="paragraph" w:styleId="TableofAuthorities">
    <w:name w:val="table of authorities"/>
    <w:basedOn w:val="ETHFliesstext"/>
    <w:next w:val="ETHFliesstext"/>
    <w:rsid w:val="00FE32D2"/>
  </w:style>
  <w:style w:type="paragraph" w:styleId="BodyTextIndent">
    <w:name w:val="Body Text Indent"/>
    <w:basedOn w:val="Normal"/>
    <w:link w:val="BodyTextIndentChar"/>
    <w:rsid w:val="00F62CA0"/>
    <w:pPr>
      <w:spacing w:before="120" w:line="288" w:lineRule="auto"/>
      <w:ind w:firstLine="142"/>
      <w:jc w:val="both"/>
    </w:pPr>
    <w:rPr>
      <w:rFonts w:ascii="Book Antiqua" w:hAnsi="Book Antiqua"/>
      <w:sz w:val="22"/>
      <w:lang w:val="en-GB" w:eastAsia="x-none"/>
    </w:rPr>
  </w:style>
  <w:style w:type="character" w:customStyle="1" w:styleId="BodyTextIndentChar">
    <w:name w:val="Body Text Indent Char"/>
    <w:link w:val="BodyTextIndent"/>
    <w:rsid w:val="00F62CA0"/>
    <w:rPr>
      <w:rFonts w:ascii="Book Antiqua" w:hAnsi="Book Antiqua"/>
      <w:sz w:val="22"/>
      <w:lang w:val="en-GB"/>
    </w:rPr>
  </w:style>
  <w:style w:type="paragraph" w:customStyle="1" w:styleId="DefinitionTerm">
    <w:name w:val="Definition Term"/>
    <w:basedOn w:val="Normal"/>
    <w:next w:val="DefinitionList"/>
    <w:rsid w:val="00F62CA0"/>
    <w:rPr>
      <w:rFonts w:ascii="Times New Roman" w:hAnsi="Times New Roman"/>
      <w:snapToGrid w:val="0"/>
      <w:sz w:val="24"/>
      <w:lang w:val="en-GB"/>
    </w:rPr>
  </w:style>
  <w:style w:type="paragraph" w:customStyle="1" w:styleId="DefinitionList">
    <w:name w:val="Definition List"/>
    <w:basedOn w:val="Normal"/>
    <w:next w:val="DefinitionTerm"/>
    <w:rsid w:val="00F62CA0"/>
    <w:pPr>
      <w:ind w:left="360"/>
    </w:pPr>
    <w:rPr>
      <w:rFonts w:ascii="Times New Roman" w:hAnsi="Times New Roman"/>
      <w:snapToGrid w:val="0"/>
      <w:sz w:val="24"/>
      <w:lang w:val="en-GB"/>
    </w:rPr>
  </w:style>
  <w:style w:type="paragraph" w:styleId="BodyText">
    <w:name w:val="Body Text"/>
    <w:basedOn w:val="Normal"/>
    <w:link w:val="BodyTextChar"/>
    <w:rsid w:val="00F62CA0"/>
    <w:rPr>
      <w:rFonts w:ascii="Book Antiqua" w:hAnsi="Book Antiqua"/>
      <w:sz w:val="24"/>
      <w:lang w:val="en-GB" w:eastAsia="x-none"/>
    </w:rPr>
  </w:style>
  <w:style w:type="character" w:customStyle="1" w:styleId="BodyTextChar">
    <w:name w:val="Body Text Char"/>
    <w:link w:val="BodyText"/>
    <w:rsid w:val="00F62CA0"/>
    <w:rPr>
      <w:rFonts w:ascii="Book Antiqua" w:hAnsi="Book Antiqua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CA0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F62CA0"/>
    <w:rPr>
      <w:rFonts w:ascii="Tahoma" w:hAnsi="Tahoma" w:cs="Tahoma"/>
      <w:sz w:val="16"/>
      <w:szCs w:val="16"/>
      <w:lang w:val="de-CH"/>
    </w:rPr>
  </w:style>
  <w:style w:type="character" w:customStyle="1" w:styleId="PlainTextChar">
    <w:name w:val="Plain Text Char"/>
    <w:link w:val="PlainText"/>
    <w:uiPriority w:val="99"/>
    <w:locked/>
    <w:rsid w:val="00C00285"/>
    <w:rPr>
      <w:rFonts w:ascii="ETH Light" w:hAnsi="ETH Light"/>
      <w:lang w:val="de-CH" w:eastAsia="en-US" w:bidi="ar-SA"/>
    </w:rPr>
  </w:style>
  <w:style w:type="character" w:customStyle="1" w:styleId="CharChar3">
    <w:name w:val="Char Char3"/>
    <w:rsid w:val="00B42DB9"/>
    <w:rPr>
      <w:rFonts w:ascii="Times New Roman" w:eastAsia="Times New Roman" w:hAnsi="Times New Roman" w:cs="Calibri"/>
      <w:iCs/>
      <w:color w:val="000000"/>
      <w:sz w:val="24"/>
      <w:szCs w:val="2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8B55BD"/>
    <w:rPr>
      <w:lang w:eastAsia="x-none"/>
    </w:rPr>
  </w:style>
  <w:style w:type="character" w:customStyle="1" w:styleId="CommentTextChar">
    <w:name w:val="Comment Text Char"/>
    <w:link w:val="CommentText"/>
    <w:uiPriority w:val="99"/>
    <w:rsid w:val="008B55BD"/>
    <w:rPr>
      <w:rFonts w:ascii="ETH Light" w:hAnsi="ETH Light"/>
      <w:lang w:val="de-C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5B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5BD"/>
    <w:rPr>
      <w:rFonts w:ascii="ETH Light" w:hAnsi="ETH Light"/>
      <w:b/>
      <w:bCs/>
      <w:lang w:val="de-CH"/>
    </w:rPr>
  </w:style>
  <w:style w:type="character" w:styleId="Emphasis">
    <w:name w:val="Emphasis"/>
    <w:uiPriority w:val="20"/>
    <w:qFormat/>
    <w:rsid w:val="004F0104"/>
    <w:rPr>
      <w:i/>
      <w:iCs/>
    </w:rPr>
  </w:style>
  <w:style w:type="paragraph" w:customStyle="1" w:styleId="ColorfulShading-Accent11">
    <w:name w:val="Colorful Shading - Accent 11"/>
    <w:hidden/>
    <w:uiPriority w:val="99"/>
    <w:semiHidden/>
    <w:rsid w:val="00653142"/>
    <w:rPr>
      <w:rFonts w:ascii="ETH Light" w:hAnsi="ETH Light"/>
      <w:lang w:val="de-CH" w:eastAsia="en-US"/>
    </w:rPr>
  </w:style>
  <w:style w:type="paragraph" w:customStyle="1" w:styleId="MediumGrid2-Accent11">
    <w:name w:val="Medium Grid 2 - Accent 11"/>
    <w:uiPriority w:val="1"/>
    <w:qFormat/>
    <w:rsid w:val="00643F57"/>
    <w:rPr>
      <w:rFonts w:ascii="Calibri" w:eastAsia="Calibri" w:hAnsi="Calibri"/>
      <w:sz w:val="22"/>
      <w:szCs w:val="22"/>
      <w:lang w:eastAsia="en-US"/>
    </w:rPr>
  </w:style>
  <w:style w:type="paragraph" w:customStyle="1" w:styleId="LightList-Accent31">
    <w:name w:val="Light List - Accent 31"/>
    <w:hidden/>
    <w:uiPriority w:val="99"/>
    <w:semiHidden/>
    <w:rsid w:val="00D83590"/>
    <w:rPr>
      <w:rFonts w:ascii="ETH Light" w:hAnsi="ETH Light"/>
      <w:lang w:val="de-CH" w:eastAsia="en-US"/>
    </w:rPr>
  </w:style>
  <w:style w:type="table" w:styleId="TableGrid">
    <w:name w:val="Table Grid"/>
    <w:basedOn w:val="TableNormal"/>
    <w:uiPriority w:val="59"/>
    <w:rsid w:val="000B6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MainText">
    <w:name w:val="TA_Main_Text"/>
    <w:basedOn w:val="Normal"/>
    <w:link w:val="TAMainTextChar"/>
    <w:rsid w:val="00444A76"/>
    <w:pPr>
      <w:spacing w:line="480" w:lineRule="auto"/>
      <w:ind w:firstLine="202"/>
      <w:jc w:val="both"/>
    </w:pPr>
    <w:rPr>
      <w:rFonts w:ascii="Times" w:hAnsi="Times"/>
      <w:sz w:val="24"/>
      <w:lang w:val="en-US"/>
    </w:rPr>
  </w:style>
  <w:style w:type="character" w:customStyle="1" w:styleId="TAMainTextChar">
    <w:name w:val="TA_Main_Text Char"/>
    <w:link w:val="TAMainText"/>
    <w:rsid w:val="00444A76"/>
    <w:rPr>
      <w:rFonts w:ascii="Times" w:hAnsi="Times"/>
      <w:sz w:val="24"/>
      <w:lang w:val="en-US" w:eastAsia="en-US"/>
    </w:rPr>
  </w:style>
  <w:style w:type="paragraph" w:styleId="Revision">
    <w:name w:val="Revision"/>
    <w:hidden/>
    <w:uiPriority w:val="99"/>
    <w:unhideWhenUsed/>
    <w:rsid w:val="005376B4"/>
    <w:rPr>
      <w:rFonts w:ascii="ETH Light" w:hAnsi="ETH Light"/>
      <w:lang w:val="de-CH" w:eastAsia="en-US"/>
    </w:rPr>
  </w:style>
  <w:style w:type="character" w:customStyle="1" w:styleId="apple-converted-space">
    <w:name w:val="apple-converted-space"/>
    <w:basedOn w:val="DefaultParagraphFont"/>
    <w:rsid w:val="008E2484"/>
  </w:style>
  <w:style w:type="character" w:customStyle="1" w:styleId="institution">
    <w:name w:val="institution"/>
    <w:rsid w:val="00D40D7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6BA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91AE5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B459A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866682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F60EE0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285902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178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qFormat/>
    <w:rsid w:val="00093B2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23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4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777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50900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2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7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7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957601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0807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5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9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\AppData\Local\Microsoft\Windows\Temporary%20Internet%20Files\Content.Outlook\UW15YQNK\Perez_Ramirez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0A41BAEF6C16488D4B69FA47CDBDFB" ma:contentTypeVersion="9" ma:contentTypeDescription="Ein neues Dokument erstellen." ma:contentTypeScope="" ma:versionID="0c7b98aa775b04a0d081f7c21cd1dddc">
  <xsd:schema xmlns:xsd="http://www.w3.org/2001/XMLSchema" xmlns:xs="http://www.w3.org/2001/XMLSchema" xmlns:p="http://schemas.microsoft.com/office/2006/metadata/properties" xmlns:ns3="b72c67e1-c4ac-437f-866a-70525538014f" xmlns:ns4="5a274a94-8a50-4eba-ab70-cbb5ebbb0cbc" targetNamespace="http://schemas.microsoft.com/office/2006/metadata/properties" ma:root="true" ma:fieldsID="fb573e44cd50082084323b5a5f617ac9" ns3:_="" ns4:_="">
    <xsd:import namespace="b72c67e1-c4ac-437f-866a-70525538014f"/>
    <xsd:import namespace="5a274a94-8a50-4eba-ab70-cbb5ebbb0c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c67e1-c4ac-437f-866a-705255380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274a94-8a50-4eba-ab70-cbb5ebbb0cb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2c67e1-c4ac-437f-866a-70525538014f" xsi:nil="true"/>
  </documentManagement>
</p:properties>
</file>

<file path=customXml/itemProps1.xml><?xml version="1.0" encoding="utf-8"?>
<ds:datastoreItem xmlns:ds="http://schemas.openxmlformats.org/officeDocument/2006/customXml" ds:itemID="{9DBC9F2A-C3F6-4918-96DE-0D43AAA95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c67e1-c4ac-437f-866a-70525538014f"/>
    <ds:schemaRef ds:uri="5a274a94-8a50-4eba-ab70-cbb5ebbb0c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9AF6A5-EA46-4D31-8493-B27CDCC5E4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D51C5E-ADC1-4531-9AE8-C070505440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88A193-F2F9-4E36-92C1-1B319C4726FF}">
  <ds:schemaRefs>
    <ds:schemaRef ds:uri="http://schemas.microsoft.com/office/2006/metadata/properties"/>
    <ds:schemaRef ds:uri="http://schemas.microsoft.com/office/infopath/2007/PartnerControls"/>
    <ds:schemaRef ds:uri="b72c67e1-c4ac-437f-866a-705255380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C:\Users\jpr\AppData\Local\Microsoft\Windows\Temporary Internet Files\Content.Outlook\UW15YQNK\Perez_Ramirez_letterhead.dot</Template>
  <TotalTime>12</TotalTime>
  <Pages>2</Pages>
  <Words>613</Words>
  <Characters>3497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cover_letter</vt:lpstr>
      <vt:lpstr>cover_letter</vt:lpstr>
    </vt:vector>
  </TitlesOfParts>
  <Company>ETH Zürich</Company>
  <LinksUpToDate>false</LinksUpToDate>
  <CharactersWithSpaces>4102</CharactersWithSpaces>
  <SharedDoc>false</SharedDoc>
  <HLinks>
    <vt:vector size="12" baseType="variant">
      <vt:variant>
        <vt:i4>1835051</vt:i4>
      </vt:variant>
      <vt:variant>
        <vt:i4>6</vt:i4>
      </vt:variant>
      <vt:variant>
        <vt:i4>0</vt:i4>
      </vt:variant>
      <vt:variant>
        <vt:i4>5</vt:i4>
      </vt:variant>
      <vt:variant>
        <vt:lpwstr>mailto:mneurock@umn.edu</vt:lpwstr>
      </vt:variant>
      <vt:variant>
        <vt:lpwstr/>
      </vt:variant>
      <vt:variant>
        <vt:i4>2687007</vt:i4>
      </vt:variant>
      <vt:variant>
        <vt:i4>3</vt:i4>
      </vt:variant>
      <vt:variant>
        <vt:i4>0</vt:i4>
      </vt:variant>
      <vt:variant>
        <vt:i4>5</vt:i4>
      </vt:variant>
      <vt:variant>
        <vt:lpwstr>mailto:emavrikakis@wisc.edu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Shibashish</dc:creator>
  <cp:keywords/>
  <cp:lastModifiedBy>Nabera  Abhinandan</cp:lastModifiedBy>
  <cp:revision>18</cp:revision>
  <cp:lastPrinted>2023-08-25T15:47:00Z</cp:lastPrinted>
  <dcterms:created xsi:type="dcterms:W3CDTF">2024-08-31T21:01:00Z</dcterms:created>
  <dcterms:modified xsi:type="dcterms:W3CDTF">2024-08-31T21:18:00Z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http://www.zotero.org/styles/acs-catalysis</vt:lpwstr>
  </property>
  <property fmtid="{D5CDD505-2E9C-101B-9397-08002B2CF9AE}" pid="3" name="Mendeley Recent Style Name 0_1">
    <vt:lpwstr>ACS Catalysis</vt:lpwstr>
  </property>
  <property fmtid="{D5CDD505-2E9C-101B-9397-08002B2CF9AE}" pid="4" name="Mendeley Recent Style Id 1_1">
    <vt:lpwstr>http://www.zotero.org/styles/american-medical-association</vt:lpwstr>
  </property>
  <property fmtid="{D5CDD505-2E9C-101B-9397-08002B2CF9AE}" pid="5" name="Mendeley Recent Style Name 1_1">
    <vt:lpwstr>American Medical Association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Name 2_1">
    <vt:lpwstr>American Political Science Association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http://www.zotero.org/styles/nature</vt:lpwstr>
  </property>
  <property fmtid="{D5CDD505-2E9C-101B-9397-08002B2CF9AE}" pid="15" name="Mendeley Recent Style Name 6_1">
    <vt:lpwstr>Nature</vt:lpwstr>
  </property>
  <property fmtid="{D5CDD505-2E9C-101B-9397-08002B2CF9AE}" pid="16" name="Mendeley Recent Style Id 7_1">
    <vt:lpwstr>https://csl.mendeley.com/styles/402087091/nature-catalysis</vt:lpwstr>
  </property>
  <property fmtid="{D5CDD505-2E9C-101B-9397-08002B2CF9AE}" pid="17" name="Mendeley Recent Style Name 7_1">
    <vt:lpwstr>Nature Catalysis- Antonio Martín</vt:lpwstr>
  </property>
  <property fmtid="{D5CDD505-2E9C-101B-9397-08002B2CF9AE}" pid="18" name="Mendeley Recent Style Id 8_1">
    <vt:lpwstr>http://csl.mendeley.com/styles/402087091/nature-catalysis-2</vt:lpwstr>
  </property>
  <property fmtid="{D5CDD505-2E9C-101B-9397-08002B2CF9AE}" pid="19" name="Mendeley Recent Style Name 8_1">
    <vt:lpwstr>Nature Catalysis_2- Antonio Martín</vt:lpwstr>
  </property>
  <property fmtid="{D5CDD505-2E9C-101B-9397-08002B2CF9AE}" pid="20" name="Mendeley Recent Style Id 9_1">
    <vt:lpwstr>https://csl.mendeley.com/styles/402087091/nature-catalysis-2</vt:lpwstr>
  </property>
  <property fmtid="{D5CDD505-2E9C-101B-9397-08002B2CF9AE}" pid="21" name="Mendeley Recent Style Name 9_1">
    <vt:lpwstr>Nature Catalysis_3- Antonio Martín</vt:lpwstr>
  </property>
  <property fmtid="{D5CDD505-2E9C-101B-9397-08002B2CF9AE}" pid="22" name="ContentTypeId">
    <vt:lpwstr>0x010100A50A41BAEF6C16488D4B69FA47CDBDFB</vt:lpwstr>
  </property>
</Properties>
</file>