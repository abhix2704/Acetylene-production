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2F257" w14:textId="076D08E9" w:rsidR="00C34BFC" w:rsidRPr="00711E28" w:rsidRDefault="00E31F10" w:rsidP="00AF42D0">
      <w:pPr>
        <w:spacing w:before="120" w:line="360" w:lineRule="auto"/>
        <w:jc w:val="both"/>
        <w:rPr>
          <w:rFonts w:ascii="Arial" w:hAnsi="Arial" w:cs="Arial"/>
          <w:b/>
          <w:sz w:val="22"/>
          <w:szCs w:val="28"/>
        </w:rPr>
      </w:pPr>
      <w:r>
        <w:rPr>
          <w:rFonts w:ascii="Arial" w:hAnsi="Arial" w:cs="Arial"/>
          <w:b/>
          <w:sz w:val="22"/>
          <w:szCs w:val="28"/>
        </w:rPr>
        <w:t xml:space="preserve">The </w:t>
      </w:r>
      <w:r w:rsidR="00257D35">
        <w:rPr>
          <w:rFonts w:ascii="Arial" w:hAnsi="Arial" w:cs="Arial"/>
          <w:b/>
          <w:sz w:val="22"/>
          <w:szCs w:val="28"/>
        </w:rPr>
        <w:t xml:space="preserve">Panorama of </w:t>
      </w:r>
      <w:r w:rsidR="00E47698" w:rsidRPr="004241C5">
        <w:rPr>
          <w:rFonts w:ascii="Arial" w:hAnsi="Arial" w:cs="Arial"/>
          <w:b/>
          <w:sz w:val="22"/>
          <w:szCs w:val="28"/>
        </w:rPr>
        <w:t xml:space="preserve">Acetylene </w:t>
      </w:r>
      <w:commentRangeStart w:id="0"/>
      <w:commentRangeStart w:id="1"/>
      <w:commentRangeStart w:id="2"/>
      <w:r w:rsidR="00182C91">
        <w:rPr>
          <w:rFonts w:ascii="Arial" w:eastAsiaTheme="minorEastAsia" w:hAnsi="Arial" w:cs="Arial" w:hint="eastAsia"/>
          <w:b/>
          <w:sz w:val="22"/>
          <w:szCs w:val="28"/>
          <w:lang w:eastAsia="zh-CN"/>
        </w:rPr>
        <w:t>Production</w:t>
      </w:r>
      <w:commentRangeEnd w:id="0"/>
      <w:ins w:id="3" w:author="Zhang  Zihao" w:date="2024-08-26T11:56:00Z" w16du:dateUtc="2024-08-26T09:56:00Z">
        <w:r w:rsidR="00263E6C">
          <w:rPr>
            <w:rFonts w:ascii="Arial" w:eastAsiaTheme="minorEastAsia" w:hAnsi="Arial" w:cs="Arial"/>
            <w:b/>
            <w:sz w:val="22"/>
            <w:szCs w:val="28"/>
            <w:lang w:eastAsia="zh-CN"/>
          </w:rPr>
          <w:t xml:space="preserve"> and </w:t>
        </w:r>
      </w:ins>
      <w:ins w:id="4" w:author="Zhang  Zihao" w:date="2024-08-27T10:33:00Z" w16du:dateUtc="2024-08-27T08:33:00Z">
        <w:r w:rsidR="00E35175">
          <w:rPr>
            <w:rFonts w:ascii="Arial" w:eastAsiaTheme="minorEastAsia" w:hAnsi="Arial" w:cs="Arial" w:hint="eastAsia"/>
            <w:b/>
            <w:sz w:val="22"/>
            <w:szCs w:val="28"/>
            <w:lang w:eastAsia="zh-CN"/>
          </w:rPr>
          <w:t xml:space="preserve">Future </w:t>
        </w:r>
      </w:ins>
      <w:ins w:id="5" w:author="Zhang  Zihao" w:date="2024-08-26T11:56:00Z" w16du:dateUtc="2024-08-26T09:56:00Z">
        <w:r w:rsidR="00263E6C">
          <w:rPr>
            <w:rFonts w:ascii="Arial" w:eastAsiaTheme="minorEastAsia" w:hAnsi="Arial" w:cs="Arial"/>
            <w:b/>
            <w:sz w:val="22"/>
            <w:szCs w:val="28"/>
            <w:lang w:eastAsia="zh-CN"/>
          </w:rPr>
          <w:t>Applications</w:t>
        </w:r>
      </w:ins>
      <w:r w:rsidR="009057FF">
        <w:rPr>
          <w:rStyle w:val="CommentReference"/>
        </w:rPr>
        <w:commentReference w:id="0"/>
      </w:r>
      <w:commentRangeEnd w:id="1"/>
      <w:r w:rsidR="00C64CFC">
        <w:rPr>
          <w:rStyle w:val="CommentReference"/>
        </w:rPr>
        <w:commentReference w:id="1"/>
      </w:r>
      <w:commentRangeEnd w:id="2"/>
      <w:r w:rsidR="00263E6C">
        <w:rPr>
          <w:rStyle w:val="CommentReference"/>
        </w:rPr>
        <w:commentReference w:id="2"/>
      </w:r>
    </w:p>
    <w:p w14:paraId="5C2A4B48" w14:textId="2395F20E" w:rsidR="00E47698" w:rsidRPr="00711E28" w:rsidRDefault="00E47698" w:rsidP="00AF42D0">
      <w:pPr>
        <w:spacing w:before="120" w:line="360" w:lineRule="auto"/>
        <w:jc w:val="both"/>
        <w:rPr>
          <w:rFonts w:ascii="Arial" w:hAnsi="Arial" w:cs="Arial"/>
          <w:bCs/>
          <w:iCs/>
          <w:color w:val="000000" w:themeColor="text1"/>
          <w:sz w:val="22"/>
        </w:rPr>
      </w:pPr>
      <w:r w:rsidRPr="00711E28">
        <w:rPr>
          <w:rFonts w:ascii="Arial" w:eastAsiaTheme="minorEastAsia" w:hAnsi="Arial" w:cs="Arial"/>
          <w:bCs/>
          <w:iCs/>
          <w:color w:val="000000" w:themeColor="text1"/>
          <w:sz w:val="22"/>
          <w:lang w:eastAsia="zh-CN"/>
        </w:rPr>
        <w:t>Zihao Zhang</w:t>
      </w:r>
      <w:r w:rsidRPr="00711E28">
        <w:rPr>
          <w:rFonts w:ascii="Arial" w:hAnsi="Arial" w:cs="Arial"/>
          <w:bCs/>
          <w:iCs/>
          <w:color w:val="000000" w:themeColor="text1"/>
          <w:sz w:val="22"/>
        </w:rPr>
        <w:t>, Abhinandan Nabera, Gonzalo Guillén-Gosálbez, Javier Pérez-Ramírez*</w:t>
      </w:r>
    </w:p>
    <w:p w14:paraId="7E36E571" w14:textId="2AEB1FE6" w:rsidR="004D4194" w:rsidRPr="00537C0E" w:rsidRDefault="00465778" w:rsidP="00AF42D0">
      <w:pPr>
        <w:spacing w:before="120" w:line="360" w:lineRule="auto"/>
        <w:jc w:val="both"/>
        <w:rPr>
          <w:rFonts w:ascii="Arial" w:eastAsiaTheme="minorEastAsia" w:hAnsi="Arial" w:cs="Arial"/>
          <w:bCs/>
          <w:sz w:val="22"/>
          <w:lang w:eastAsia="zh-CN"/>
        </w:rPr>
      </w:pPr>
      <w:r w:rsidRPr="00CF7E03">
        <w:rPr>
          <w:rFonts w:ascii="Arial" w:hAnsi="Arial" w:cs="Arial"/>
          <w:bCs/>
          <w:sz w:val="22"/>
        </w:rPr>
        <w:t>Institute for Chemical and Bioengineering, Department of Chemistry and Applied Biosciences, ETH Zurich, Vladimir-Prelog-Weg 1, 8093 Zurich, Switzerland</w:t>
      </w:r>
      <w:r w:rsidR="00DE34F1" w:rsidRPr="00CF7E03">
        <w:rPr>
          <w:rFonts w:ascii="Arial" w:hAnsi="Arial" w:cs="Arial"/>
          <w:bCs/>
          <w:sz w:val="22"/>
        </w:rPr>
        <w:t>.</w:t>
      </w:r>
    </w:p>
    <w:p w14:paraId="18AEE9B9" w14:textId="0D835061" w:rsidR="002D3C68" w:rsidRPr="00CF7E03" w:rsidRDefault="006B7CA8" w:rsidP="00711E28">
      <w:pPr>
        <w:spacing w:before="120" w:line="360" w:lineRule="auto"/>
        <w:jc w:val="both"/>
        <w:rPr>
          <w:rFonts w:ascii="Arial" w:eastAsiaTheme="minorEastAsia" w:hAnsi="Arial" w:cs="Arial"/>
          <w:b/>
          <w:bCs/>
          <w:lang w:eastAsia="zh-CN"/>
        </w:rPr>
      </w:pPr>
      <w:r w:rsidRPr="00CF7E03">
        <w:rPr>
          <w:rFonts w:ascii="Arial" w:hAnsi="Arial" w:cs="Arial"/>
          <w:bCs/>
          <w:sz w:val="22"/>
        </w:rPr>
        <w:t>*</w:t>
      </w:r>
      <w:r>
        <w:rPr>
          <w:rFonts w:ascii="Arial" w:hAnsi="Arial" w:cs="Arial"/>
          <w:bCs/>
          <w:sz w:val="22"/>
        </w:rPr>
        <w:t> </w:t>
      </w:r>
      <w:r w:rsidR="00465778" w:rsidRPr="00CF7E03">
        <w:rPr>
          <w:rFonts w:ascii="Arial" w:hAnsi="Arial" w:cs="Arial"/>
          <w:bCs/>
          <w:sz w:val="22"/>
        </w:rPr>
        <w:t xml:space="preserve">Corresponding author. </w:t>
      </w:r>
      <w:r w:rsidR="00465778" w:rsidRPr="00711E28">
        <w:rPr>
          <w:rFonts w:ascii="Arial" w:hAnsi="Arial" w:cs="Arial"/>
          <w:bCs/>
          <w:color w:val="000000" w:themeColor="text1"/>
          <w:sz w:val="22"/>
        </w:rPr>
        <w:t xml:space="preserve">E-mail: </w:t>
      </w:r>
      <w:hyperlink r:id="rId12" w:history="1">
        <w:r w:rsidR="00465778" w:rsidRPr="00711E28">
          <w:rPr>
            <w:rFonts w:ascii="Arial" w:hAnsi="Arial" w:cs="Arial"/>
            <w:color w:val="0000FF"/>
            <w:sz w:val="22"/>
            <w:u w:val="single"/>
          </w:rPr>
          <w:t>jpr@chem.ethz.ch</w:t>
        </w:r>
      </w:hyperlink>
      <w:r w:rsidR="002D3C68" w:rsidRPr="00CF7E03">
        <w:rPr>
          <w:rFonts w:ascii="Arial" w:eastAsiaTheme="minorEastAsia" w:hAnsi="Arial" w:cs="Arial"/>
          <w:b/>
          <w:bCs/>
          <w:lang w:eastAsia="zh-CN"/>
        </w:rPr>
        <w:br w:type="page"/>
      </w:r>
    </w:p>
    <w:p w14:paraId="109777C0" w14:textId="264CF824" w:rsidR="002271BC" w:rsidRPr="00E96071" w:rsidRDefault="002271BC" w:rsidP="00711E28">
      <w:pPr>
        <w:spacing w:line="360" w:lineRule="auto"/>
        <w:jc w:val="both"/>
        <w:rPr>
          <w:rFonts w:ascii="Arial" w:eastAsiaTheme="minorEastAsia" w:hAnsi="Arial" w:cs="Arial"/>
          <w:b/>
          <w:bCs/>
          <w:sz w:val="22"/>
          <w:szCs w:val="22"/>
          <w:lang w:eastAsia="zh-CN"/>
        </w:rPr>
      </w:pPr>
      <w:r w:rsidRPr="00E96071">
        <w:rPr>
          <w:rFonts w:ascii="Arial" w:hAnsi="Arial" w:cs="Arial"/>
          <w:b/>
          <w:bCs/>
          <w:sz w:val="22"/>
          <w:szCs w:val="22"/>
        </w:rPr>
        <w:lastRenderedPageBreak/>
        <w:t>Abstract</w:t>
      </w:r>
    </w:p>
    <w:p w14:paraId="2C822C47" w14:textId="4A801982" w:rsidR="009F3A38" w:rsidRDefault="00484151" w:rsidP="004241C5">
      <w:pPr>
        <w:spacing w:after="240" w:line="360" w:lineRule="auto"/>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Acetylene</w:t>
      </w:r>
      <w:del w:id="6" w:author="Zhang  Zihao" w:date="2024-08-29T10:28:00Z" w16du:dateUtc="2024-08-29T08:28:00Z">
        <w:r w:rsidR="00C41120" w:rsidRPr="00CF7E03" w:rsidDel="00C5036E">
          <w:rPr>
            <w:rFonts w:ascii="Arial" w:eastAsiaTheme="minorEastAsia" w:hAnsi="Arial" w:cs="Arial"/>
            <w:sz w:val="22"/>
            <w:szCs w:val="22"/>
            <w:lang w:eastAsia="zh-CN"/>
          </w:rPr>
          <w:delText xml:space="preserve"> (C</w:delText>
        </w:r>
        <w:r w:rsidR="00C41120" w:rsidRPr="00CF7E03" w:rsidDel="00C5036E">
          <w:rPr>
            <w:rFonts w:ascii="Arial" w:eastAsiaTheme="minorEastAsia" w:hAnsi="Arial" w:cs="Arial"/>
            <w:sz w:val="22"/>
            <w:szCs w:val="22"/>
            <w:vertAlign w:val="subscript"/>
            <w:lang w:eastAsia="zh-CN"/>
          </w:rPr>
          <w:delText>2</w:delText>
        </w:r>
        <w:r w:rsidR="00C41120" w:rsidRPr="00CF7E03" w:rsidDel="00C5036E">
          <w:rPr>
            <w:rFonts w:ascii="Arial" w:eastAsiaTheme="minorEastAsia" w:hAnsi="Arial" w:cs="Arial"/>
            <w:sz w:val="22"/>
            <w:szCs w:val="22"/>
            <w:lang w:eastAsia="zh-CN"/>
          </w:rPr>
          <w:delText>H</w:delText>
        </w:r>
        <w:r w:rsidR="00C41120" w:rsidRPr="00CF7E03" w:rsidDel="00C5036E">
          <w:rPr>
            <w:rFonts w:ascii="Arial" w:eastAsiaTheme="minorEastAsia" w:hAnsi="Arial" w:cs="Arial"/>
            <w:sz w:val="22"/>
            <w:szCs w:val="22"/>
            <w:vertAlign w:val="subscript"/>
            <w:lang w:eastAsia="zh-CN"/>
          </w:rPr>
          <w:delText>2</w:delText>
        </w:r>
        <w:r w:rsidR="00C41120" w:rsidRPr="00CF7E03" w:rsidDel="00C5036E">
          <w:rPr>
            <w:rFonts w:ascii="Arial" w:eastAsiaTheme="minorEastAsia" w:hAnsi="Arial" w:cs="Arial"/>
            <w:sz w:val="22"/>
            <w:szCs w:val="22"/>
            <w:lang w:eastAsia="zh-CN"/>
          </w:rPr>
          <w:delText>)</w:delText>
        </w:r>
      </w:del>
      <w:r w:rsidRPr="00CF7E03">
        <w:rPr>
          <w:rFonts w:ascii="Arial" w:eastAsiaTheme="minorEastAsia" w:hAnsi="Arial" w:cs="Arial"/>
          <w:sz w:val="22"/>
          <w:szCs w:val="22"/>
          <w:lang w:eastAsia="zh-CN"/>
        </w:rPr>
        <w:t xml:space="preserve">, </w:t>
      </w:r>
      <w:r w:rsidR="00C021DC" w:rsidRPr="00CF7E03">
        <w:rPr>
          <w:rFonts w:ascii="Arial" w:eastAsiaTheme="minorEastAsia" w:hAnsi="Arial" w:cs="Arial"/>
          <w:sz w:val="22"/>
          <w:szCs w:val="22"/>
          <w:lang w:eastAsia="zh-CN"/>
        </w:rPr>
        <w:t>produced from coal or natural gas</w:t>
      </w:r>
      <w:r w:rsidRPr="00CF7E03">
        <w:rPr>
          <w:rFonts w:ascii="Arial" w:eastAsiaTheme="minorEastAsia" w:hAnsi="Arial" w:cs="Arial"/>
          <w:sz w:val="22"/>
          <w:szCs w:val="22"/>
          <w:lang w:eastAsia="zh-CN"/>
        </w:rPr>
        <w:t xml:space="preserve">, </w:t>
      </w:r>
      <w:r w:rsidR="00B54B21" w:rsidRPr="00CF7E03">
        <w:rPr>
          <w:rFonts w:ascii="Arial" w:eastAsiaTheme="minorEastAsia" w:hAnsi="Arial" w:cs="Arial"/>
          <w:sz w:val="22"/>
          <w:szCs w:val="22"/>
          <w:lang w:eastAsia="zh-CN"/>
        </w:rPr>
        <w:t>was</w:t>
      </w:r>
      <w:r w:rsidRPr="00CF7E03">
        <w:rPr>
          <w:rFonts w:ascii="Arial" w:eastAsiaTheme="minorEastAsia" w:hAnsi="Arial" w:cs="Arial"/>
          <w:sz w:val="22"/>
          <w:szCs w:val="22"/>
          <w:lang w:eastAsia="zh-CN"/>
        </w:rPr>
        <w:t xml:space="preserve"> a cornerstone of the chemical industry until the 1960s</w:t>
      </w:r>
      <w:r w:rsidR="001F46A3">
        <w:rPr>
          <w:rFonts w:ascii="Arial" w:eastAsiaTheme="minorEastAsia" w:hAnsi="Arial" w:cs="Arial" w:hint="eastAsia"/>
          <w:sz w:val="22"/>
          <w:szCs w:val="22"/>
          <w:lang w:eastAsia="zh-CN"/>
        </w:rPr>
        <w:t xml:space="preserve"> due to </w:t>
      </w:r>
      <w:r w:rsidR="001F46A3" w:rsidRPr="00CF7E03">
        <w:rPr>
          <w:rFonts w:ascii="Arial" w:eastAsiaTheme="minorEastAsia" w:hAnsi="Arial" w:cs="Arial"/>
          <w:sz w:val="22"/>
          <w:szCs w:val="22"/>
          <w:lang w:eastAsia="zh-CN"/>
        </w:rPr>
        <w:t xml:space="preserve">its rich </w:t>
      </w:r>
      <w:ins w:id="7" w:author="Zhang  Zihao" w:date="2024-08-29T11:07:00Z" w16du:dateUtc="2024-08-29T09:07:00Z">
        <w:r w:rsidR="000F41C8" w:rsidRPr="00CF7E03">
          <w:rPr>
            <w:rFonts w:ascii="Arial" w:eastAsiaTheme="minorEastAsia" w:hAnsi="Arial" w:cs="Arial"/>
            <w:sz w:val="22"/>
            <w:szCs w:val="22"/>
            <w:lang w:eastAsia="zh-CN"/>
          </w:rPr>
          <w:t xml:space="preserve">triple bond </w:t>
        </w:r>
      </w:ins>
      <w:r w:rsidR="001F46A3" w:rsidRPr="00CF7E03">
        <w:rPr>
          <w:rFonts w:ascii="Arial" w:eastAsiaTheme="minorEastAsia" w:hAnsi="Arial" w:cs="Arial"/>
          <w:sz w:val="22"/>
          <w:szCs w:val="22"/>
          <w:lang w:eastAsia="zh-CN"/>
        </w:rPr>
        <w:t>chemistry</w:t>
      </w:r>
      <w:del w:id="8" w:author="Zhang  Zihao" w:date="2024-08-29T11:07:00Z" w16du:dateUtc="2024-08-29T09:07:00Z">
        <w:r w:rsidR="001F46A3" w:rsidRPr="00CF7E03" w:rsidDel="000F41C8">
          <w:rPr>
            <w:rFonts w:ascii="Arial" w:eastAsiaTheme="minorEastAsia" w:hAnsi="Arial" w:cs="Arial"/>
            <w:sz w:val="22"/>
            <w:szCs w:val="22"/>
            <w:lang w:eastAsia="zh-CN"/>
          </w:rPr>
          <w:delText xml:space="preserve"> </w:delText>
        </w:r>
        <w:r w:rsidR="001F46A3" w:rsidDel="000F41C8">
          <w:rPr>
            <w:rFonts w:ascii="Arial" w:eastAsiaTheme="minorEastAsia" w:hAnsi="Arial" w:cs="Arial" w:hint="eastAsia"/>
            <w:sz w:val="22"/>
            <w:szCs w:val="22"/>
            <w:lang w:eastAsia="zh-CN"/>
          </w:rPr>
          <w:delText>afforded by</w:delText>
        </w:r>
        <w:r w:rsidR="001F46A3" w:rsidRPr="00CF7E03" w:rsidDel="000F41C8">
          <w:rPr>
            <w:rFonts w:ascii="Arial" w:eastAsiaTheme="minorEastAsia" w:hAnsi="Arial" w:cs="Arial"/>
            <w:sz w:val="22"/>
            <w:szCs w:val="22"/>
            <w:lang w:eastAsia="zh-CN"/>
          </w:rPr>
          <w:delText xml:space="preserve"> the triple bond</w:delText>
        </w:r>
      </w:del>
      <w:r w:rsidRPr="00CF7E03">
        <w:rPr>
          <w:rFonts w:ascii="Arial" w:eastAsiaTheme="minorEastAsia" w:hAnsi="Arial" w:cs="Arial"/>
          <w:sz w:val="22"/>
          <w:szCs w:val="22"/>
          <w:lang w:eastAsia="zh-CN"/>
        </w:rPr>
        <w:t xml:space="preserve">. </w:t>
      </w:r>
      <w:r w:rsidR="00C349A7" w:rsidRPr="0025511F">
        <w:rPr>
          <w:rFonts w:ascii="Arial" w:eastAsiaTheme="minorEastAsia" w:hAnsi="Arial" w:cs="Arial"/>
          <w:sz w:val="22"/>
          <w:szCs w:val="22"/>
          <w:lang w:eastAsia="zh-CN"/>
        </w:rPr>
        <w:t xml:space="preserve">However, </w:t>
      </w:r>
      <w:r w:rsidR="00C349A7" w:rsidRPr="00CF7E03">
        <w:rPr>
          <w:rFonts w:ascii="Arial" w:eastAsiaTheme="minorEastAsia" w:hAnsi="Arial" w:cs="Arial"/>
          <w:sz w:val="22"/>
          <w:szCs w:val="22"/>
          <w:lang w:eastAsia="zh-CN"/>
        </w:rPr>
        <w:t>t</w:t>
      </w:r>
      <w:r w:rsidR="00FE27A3" w:rsidRPr="00CF7E03">
        <w:rPr>
          <w:rFonts w:ascii="Arial" w:eastAsiaTheme="minorEastAsia" w:hAnsi="Arial" w:cs="Arial"/>
          <w:sz w:val="22"/>
          <w:szCs w:val="22"/>
          <w:lang w:eastAsia="zh-CN"/>
        </w:rPr>
        <w:t xml:space="preserve">he </w:t>
      </w:r>
      <w:r w:rsidR="008E4118" w:rsidRPr="00CF7E03">
        <w:rPr>
          <w:rFonts w:ascii="Arial" w:eastAsiaTheme="minorEastAsia" w:hAnsi="Arial" w:cs="Arial"/>
          <w:sz w:val="22"/>
          <w:szCs w:val="22"/>
          <w:lang w:eastAsia="zh-CN"/>
        </w:rPr>
        <w:t xml:space="preserve">global availability of inexpensive petroleum </w:t>
      </w:r>
      <w:del w:id="9" w:author="Zhang  Zihao" w:date="2024-08-29T11:07:00Z" w16du:dateUtc="2024-08-29T09:07:00Z">
        <w:r w:rsidR="00ED4783" w:rsidDel="00B211F2">
          <w:rPr>
            <w:rFonts w:ascii="Arial" w:eastAsiaTheme="minorEastAsia" w:hAnsi="Arial" w:cs="Arial" w:hint="eastAsia"/>
            <w:sz w:val="22"/>
            <w:szCs w:val="22"/>
            <w:lang w:eastAsia="zh-CN"/>
          </w:rPr>
          <w:delText>before</w:delText>
        </w:r>
        <w:r w:rsidR="00ED04E1" w:rsidRPr="00CF7E03" w:rsidDel="00B211F2">
          <w:rPr>
            <w:rFonts w:ascii="Arial" w:eastAsiaTheme="minorEastAsia" w:hAnsi="Arial" w:cs="Arial"/>
            <w:sz w:val="22"/>
            <w:szCs w:val="22"/>
            <w:lang w:eastAsia="zh-CN"/>
          </w:rPr>
          <w:delText xml:space="preserve"> </w:delText>
        </w:r>
      </w:del>
      <w:ins w:id="10" w:author="Zhang  Zihao" w:date="2024-08-29T11:07:00Z" w16du:dateUtc="2024-08-29T09:07:00Z">
        <w:r w:rsidR="00B211F2">
          <w:rPr>
            <w:rFonts w:ascii="Arial" w:eastAsiaTheme="minorEastAsia" w:hAnsi="Arial" w:cs="Arial"/>
            <w:sz w:val="22"/>
            <w:szCs w:val="22"/>
            <w:lang w:eastAsia="zh-CN"/>
          </w:rPr>
          <w:t>prior</w:t>
        </w:r>
        <w:r w:rsidR="00B211F2">
          <w:rPr>
            <w:rFonts w:ascii="Arial" w:eastAsiaTheme="minorEastAsia" w:hAnsi="Arial" w:cs="Arial" w:hint="eastAsia"/>
            <w:sz w:val="22"/>
            <w:szCs w:val="22"/>
            <w:lang w:eastAsia="zh-CN"/>
          </w:rPr>
          <w:t xml:space="preserve"> </w:t>
        </w:r>
      </w:ins>
      <w:ins w:id="11" w:author="Zhang  Zihao" w:date="2024-08-29T11:08:00Z" w16du:dateUtc="2024-08-29T09:08:00Z">
        <w:r w:rsidR="00B211F2">
          <w:rPr>
            <w:rFonts w:ascii="Arial" w:eastAsiaTheme="minorEastAsia" w:hAnsi="Arial" w:cs="Arial" w:hint="eastAsia"/>
            <w:sz w:val="22"/>
            <w:szCs w:val="22"/>
            <w:lang w:eastAsia="zh-CN"/>
          </w:rPr>
          <w:t>to</w:t>
        </w:r>
      </w:ins>
      <w:ins w:id="12" w:author="Zhang  Zihao" w:date="2024-08-29T11:07:00Z" w16du:dateUtc="2024-08-29T09:07:00Z">
        <w:r w:rsidR="00B211F2" w:rsidRPr="00CF7E03">
          <w:rPr>
            <w:rFonts w:ascii="Arial" w:eastAsiaTheme="minorEastAsia" w:hAnsi="Arial" w:cs="Arial"/>
            <w:sz w:val="22"/>
            <w:szCs w:val="22"/>
            <w:lang w:eastAsia="zh-CN"/>
          </w:rPr>
          <w:t xml:space="preserve"> </w:t>
        </w:r>
      </w:ins>
      <w:r w:rsidR="00ED04E1" w:rsidRPr="00CF7E03">
        <w:rPr>
          <w:rFonts w:ascii="Arial" w:eastAsiaTheme="minorEastAsia" w:hAnsi="Arial" w:cs="Arial"/>
          <w:sz w:val="22"/>
          <w:szCs w:val="22"/>
          <w:lang w:eastAsia="zh-CN"/>
        </w:rPr>
        <w:t>19</w:t>
      </w:r>
      <w:r w:rsidR="00ED4783">
        <w:rPr>
          <w:rFonts w:ascii="Arial" w:eastAsiaTheme="minorEastAsia" w:hAnsi="Arial" w:cs="Arial" w:hint="eastAsia"/>
          <w:sz w:val="22"/>
          <w:szCs w:val="22"/>
          <w:lang w:eastAsia="zh-CN"/>
        </w:rPr>
        <w:t>73</w:t>
      </w:r>
      <w:r w:rsidR="00ED04E1" w:rsidRPr="00CF7E03">
        <w:rPr>
          <w:rFonts w:ascii="Arial" w:eastAsiaTheme="minorEastAsia" w:hAnsi="Arial" w:cs="Arial"/>
          <w:sz w:val="22"/>
          <w:szCs w:val="22"/>
          <w:lang w:eastAsia="zh-CN"/>
        </w:rPr>
        <w:t xml:space="preserve"> </w:t>
      </w:r>
      <w:r w:rsidR="00C021DC" w:rsidRPr="00CF7E03">
        <w:rPr>
          <w:rFonts w:ascii="Arial" w:eastAsiaTheme="minorEastAsia" w:hAnsi="Arial" w:cs="Arial"/>
          <w:sz w:val="22"/>
          <w:szCs w:val="22"/>
          <w:lang w:eastAsia="zh-CN"/>
        </w:rPr>
        <w:t>accelerate</w:t>
      </w:r>
      <w:r w:rsidR="00B54B21" w:rsidRPr="00CF7E03">
        <w:rPr>
          <w:rFonts w:ascii="Arial" w:eastAsiaTheme="minorEastAsia" w:hAnsi="Arial" w:cs="Arial"/>
          <w:sz w:val="22"/>
          <w:szCs w:val="22"/>
          <w:lang w:eastAsia="zh-CN"/>
        </w:rPr>
        <w:t xml:space="preserve">d </w:t>
      </w:r>
      <w:r w:rsidR="00466C3D">
        <w:rPr>
          <w:rFonts w:ascii="Arial" w:eastAsiaTheme="minorEastAsia" w:hAnsi="Arial" w:cs="Arial" w:hint="eastAsia"/>
          <w:sz w:val="22"/>
          <w:szCs w:val="22"/>
          <w:lang w:eastAsia="zh-CN"/>
        </w:rPr>
        <w:t xml:space="preserve">the production of </w:t>
      </w:r>
      <w:commentRangeStart w:id="13"/>
      <w:commentRangeStart w:id="14"/>
      <w:r w:rsidR="007160DD">
        <w:rPr>
          <w:rFonts w:ascii="Arial" w:eastAsiaTheme="minorEastAsia" w:hAnsi="Arial" w:cs="Arial" w:hint="eastAsia"/>
          <w:sz w:val="22"/>
          <w:szCs w:val="22"/>
          <w:lang w:eastAsia="zh-CN"/>
        </w:rPr>
        <w:t>olefins</w:t>
      </w:r>
      <w:commentRangeEnd w:id="13"/>
      <w:r w:rsidR="00B5623A">
        <w:rPr>
          <w:rStyle w:val="CommentReference"/>
        </w:rPr>
        <w:commentReference w:id="13"/>
      </w:r>
      <w:commentRangeEnd w:id="14"/>
      <w:r w:rsidR="003E2AC6">
        <w:rPr>
          <w:rStyle w:val="CommentReference"/>
        </w:rPr>
        <w:commentReference w:id="14"/>
      </w:r>
      <w:r w:rsidR="00FE27A3" w:rsidRPr="00CF7E03">
        <w:rPr>
          <w:rFonts w:ascii="Arial" w:eastAsiaTheme="minorEastAsia" w:hAnsi="Arial" w:cs="Arial"/>
          <w:sz w:val="22"/>
          <w:szCs w:val="22"/>
          <w:lang w:eastAsia="zh-CN"/>
        </w:rPr>
        <w:t>,</w:t>
      </w:r>
      <w:r w:rsidR="00896BBA" w:rsidRPr="00CF7E03">
        <w:rPr>
          <w:rFonts w:ascii="Arial" w:eastAsiaTheme="minorEastAsia" w:hAnsi="Arial" w:cs="Arial"/>
          <w:sz w:val="22"/>
          <w:szCs w:val="22"/>
          <w:lang w:eastAsia="zh-CN"/>
        </w:rPr>
        <w:t xml:space="preserve"> </w:t>
      </w:r>
      <w:ins w:id="15" w:author="Zhang  Zihao" w:date="2024-08-26T15:21:00Z" w16du:dateUtc="2024-08-26T13:21:00Z">
        <w:r w:rsidR="003E2AC6">
          <w:rPr>
            <w:rFonts w:ascii="Arial" w:eastAsiaTheme="minorEastAsia" w:hAnsi="Arial" w:cs="Arial"/>
            <w:sz w:val="22"/>
            <w:szCs w:val="22"/>
            <w:lang w:eastAsia="zh-CN"/>
          </w:rPr>
          <w:t xml:space="preserve">such as ethylene, </w:t>
        </w:r>
      </w:ins>
      <w:r w:rsidR="00B271BA" w:rsidRPr="00CF7E03">
        <w:rPr>
          <w:rFonts w:ascii="Arial" w:eastAsiaTheme="minorEastAsia" w:hAnsi="Arial" w:cs="Arial"/>
          <w:sz w:val="22"/>
          <w:szCs w:val="22"/>
          <w:lang w:eastAsia="zh-CN"/>
        </w:rPr>
        <w:t>diminish</w:t>
      </w:r>
      <w:r w:rsidR="00484796" w:rsidRPr="00CF7E03">
        <w:rPr>
          <w:rFonts w:ascii="Arial" w:eastAsiaTheme="minorEastAsia" w:hAnsi="Arial" w:cs="Arial"/>
          <w:sz w:val="22"/>
          <w:szCs w:val="22"/>
          <w:lang w:eastAsia="zh-CN"/>
        </w:rPr>
        <w:t>ing</w:t>
      </w:r>
      <w:r w:rsidR="00B271BA" w:rsidRPr="00CF7E03">
        <w:rPr>
          <w:rFonts w:ascii="Arial" w:eastAsiaTheme="minorEastAsia" w:hAnsi="Arial" w:cs="Arial"/>
          <w:sz w:val="22"/>
          <w:szCs w:val="22"/>
          <w:lang w:eastAsia="zh-CN"/>
        </w:rPr>
        <w:t xml:space="preserve"> </w:t>
      </w:r>
      <w:r w:rsidR="008F3C5A">
        <w:rPr>
          <w:rFonts w:ascii="Arial" w:eastAsiaTheme="minorEastAsia" w:hAnsi="Arial" w:cs="Arial"/>
          <w:sz w:val="22"/>
          <w:szCs w:val="22"/>
          <w:lang w:eastAsia="zh-CN"/>
        </w:rPr>
        <w:t>acetylene’s</w:t>
      </w:r>
      <w:r w:rsidR="008F3C5A" w:rsidRPr="00CF7E03">
        <w:rPr>
          <w:rFonts w:ascii="Arial" w:eastAsiaTheme="minorEastAsia" w:hAnsi="Arial" w:cs="Arial"/>
          <w:sz w:val="22"/>
          <w:szCs w:val="22"/>
          <w:lang w:eastAsia="zh-CN"/>
        </w:rPr>
        <w:t xml:space="preserve"> </w:t>
      </w:r>
      <w:r w:rsidR="00B271BA" w:rsidRPr="00CF7E03">
        <w:rPr>
          <w:rFonts w:ascii="Arial" w:eastAsiaTheme="minorEastAsia" w:hAnsi="Arial" w:cs="Arial"/>
          <w:sz w:val="22"/>
          <w:szCs w:val="22"/>
          <w:lang w:eastAsia="zh-CN"/>
        </w:rPr>
        <w:t xml:space="preserve">market prominence </w:t>
      </w:r>
      <w:r w:rsidR="00F52CFA" w:rsidRPr="00CF7E03">
        <w:rPr>
          <w:rFonts w:ascii="Arial" w:eastAsiaTheme="minorEastAsia" w:hAnsi="Arial" w:cs="Arial"/>
          <w:sz w:val="22"/>
          <w:szCs w:val="22"/>
          <w:lang w:eastAsia="zh-CN"/>
        </w:rPr>
        <w:t>due to</w:t>
      </w:r>
      <w:r w:rsidR="00B54B21" w:rsidRPr="00CF7E03">
        <w:rPr>
          <w:rFonts w:ascii="Arial" w:eastAsiaTheme="minorEastAsia" w:hAnsi="Arial" w:cs="Arial"/>
          <w:sz w:val="22"/>
          <w:szCs w:val="22"/>
          <w:lang w:eastAsia="zh-CN"/>
        </w:rPr>
        <w:t xml:space="preserve"> </w:t>
      </w:r>
      <w:r w:rsidR="001301D4" w:rsidRPr="00CF7E03">
        <w:rPr>
          <w:rFonts w:ascii="Arial" w:eastAsiaTheme="minorEastAsia" w:hAnsi="Arial" w:cs="Arial"/>
          <w:sz w:val="22"/>
          <w:szCs w:val="22"/>
          <w:lang w:eastAsia="zh-CN"/>
        </w:rPr>
        <w:t xml:space="preserve">their </w:t>
      </w:r>
      <w:r w:rsidR="00B54B21" w:rsidRPr="00CF7E03">
        <w:rPr>
          <w:rFonts w:ascii="Arial" w:eastAsiaTheme="minorEastAsia" w:hAnsi="Arial" w:cs="Arial"/>
          <w:sz w:val="22"/>
          <w:szCs w:val="22"/>
          <w:lang w:eastAsia="zh-CN"/>
        </w:rPr>
        <w:t xml:space="preserve">similar </w:t>
      </w:r>
      <w:del w:id="16" w:author="Zhang  Zihao" w:date="2024-08-29T11:08:00Z" w16du:dateUtc="2024-08-29T09:08:00Z">
        <w:r w:rsidR="00C534AA" w:rsidRPr="00CF7E03" w:rsidDel="00593F54">
          <w:rPr>
            <w:rFonts w:ascii="Arial" w:eastAsiaTheme="minorEastAsia" w:hAnsi="Arial" w:cs="Arial"/>
            <w:sz w:val="22"/>
            <w:szCs w:val="22"/>
            <w:lang w:eastAsia="zh-CN"/>
          </w:rPr>
          <w:delText xml:space="preserve">range of </w:delText>
        </w:r>
      </w:del>
      <w:ins w:id="17" w:author="Zhang  Zihao" w:date="2024-08-29T11:08:00Z" w16du:dateUtc="2024-08-29T09:08:00Z">
        <w:r w:rsidR="00593F54">
          <w:rPr>
            <w:rFonts w:ascii="Arial" w:eastAsiaTheme="minorEastAsia" w:hAnsi="Arial" w:cs="Arial" w:hint="eastAsia"/>
            <w:sz w:val="22"/>
            <w:szCs w:val="22"/>
            <w:lang w:eastAsia="zh-CN"/>
          </w:rPr>
          <w:t xml:space="preserve">applications in </w:t>
        </w:r>
      </w:ins>
      <w:r w:rsidR="00B54B21" w:rsidRPr="00CF7E03">
        <w:rPr>
          <w:rFonts w:ascii="Arial" w:eastAsiaTheme="minorEastAsia" w:hAnsi="Arial" w:cs="Arial"/>
          <w:sz w:val="22"/>
          <w:szCs w:val="22"/>
          <w:lang w:eastAsia="zh-CN"/>
        </w:rPr>
        <w:t>downstream chemical</w:t>
      </w:r>
      <w:r w:rsidR="00C534AA"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w:t>
      </w:r>
      <w:del w:id="18" w:author="Zhang  Zihao" w:date="2024-08-29T10:29:00Z" w16du:dateUtc="2024-08-29T08:29:00Z">
        <w:r w:rsidR="00633070" w:rsidDel="00C5036E">
          <w:rPr>
            <w:rFonts w:ascii="Arial" w:eastAsiaTheme="minorEastAsia" w:hAnsi="Arial" w:cs="Arial" w:hint="eastAsia"/>
            <w:sz w:val="22"/>
            <w:szCs w:val="22"/>
            <w:lang w:eastAsia="zh-CN"/>
          </w:rPr>
          <w:delText>Despite this</w:delText>
        </w:r>
        <w:r w:rsidR="003E446D" w:rsidDel="00C5036E">
          <w:rPr>
            <w:rFonts w:ascii="Arial" w:eastAsiaTheme="minorEastAsia" w:hAnsi="Arial" w:cs="Arial" w:hint="eastAsia"/>
            <w:sz w:val="22"/>
            <w:szCs w:val="22"/>
            <w:lang w:eastAsia="zh-CN"/>
          </w:rPr>
          <w:delText xml:space="preserve"> shift</w:delText>
        </w:r>
      </w:del>
      <w:ins w:id="19" w:author="Zhang  Zihao" w:date="2024-08-29T10:29:00Z" w16du:dateUtc="2024-08-29T08:29:00Z">
        <w:r w:rsidR="00C5036E">
          <w:rPr>
            <w:rFonts w:ascii="Arial" w:eastAsiaTheme="minorEastAsia" w:hAnsi="Arial" w:cs="Arial" w:hint="eastAsia"/>
            <w:sz w:val="22"/>
            <w:szCs w:val="22"/>
            <w:lang w:eastAsia="zh-CN"/>
          </w:rPr>
          <w:t xml:space="preserve">As </w:t>
        </w:r>
        <w:r w:rsidR="00C5036E" w:rsidRPr="00CF7E03">
          <w:rPr>
            <w:rFonts w:ascii="Arial" w:eastAsiaTheme="minorEastAsia" w:hAnsi="Arial" w:cs="Arial"/>
            <w:sz w:val="22"/>
            <w:szCs w:val="22"/>
            <w:lang w:eastAsia="zh-CN"/>
          </w:rPr>
          <w:t>petroleum</w:t>
        </w:r>
        <w:r w:rsidR="00C5036E">
          <w:rPr>
            <w:rFonts w:ascii="Arial" w:eastAsiaTheme="minorEastAsia" w:hAnsi="Arial" w:cs="Arial" w:hint="eastAsia"/>
            <w:sz w:val="22"/>
            <w:szCs w:val="22"/>
            <w:lang w:eastAsia="zh-CN"/>
          </w:rPr>
          <w:t xml:space="preserve"> price</w:t>
        </w:r>
      </w:ins>
      <w:ins w:id="20" w:author="Zhang  Zihao" w:date="2024-08-29T11:09:00Z" w16du:dateUtc="2024-08-29T09:09:00Z">
        <w:r w:rsidR="00593F54">
          <w:rPr>
            <w:rFonts w:ascii="Arial" w:eastAsiaTheme="minorEastAsia" w:hAnsi="Arial" w:cs="Arial" w:hint="eastAsia"/>
            <w:sz w:val="22"/>
            <w:szCs w:val="22"/>
            <w:lang w:eastAsia="zh-CN"/>
          </w:rPr>
          <w:t>s</w:t>
        </w:r>
      </w:ins>
      <w:ins w:id="21" w:author="Zhang  Zihao" w:date="2024-08-29T10:29:00Z" w16du:dateUtc="2024-08-29T08:29:00Z">
        <w:r w:rsidR="00C5036E">
          <w:rPr>
            <w:rFonts w:ascii="Arial" w:eastAsiaTheme="minorEastAsia" w:hAnsi="Arial" w:cs="Arial" w:hint="eastAsia"/>
            <w:sz w:val="22"/>
            <w:szCs w:val="22"/>
            <w:lang w:eastAsia="zh-CN"/>
          </w:rPr>
          <w:t xml:space="preserve"> increase</w:t>
        </w:r>
      </w:ins>
      <w:r w:rsidR="00633070">
        <w:rPr>
          <w:rFonts w:ascii="Arial" w:eastAsiaTheme="minorEastAsia" w:hAnsi="Arial" w:cs="Arial" w:hint="eastAsia"/>
          <w:sz w:val="22"/>
          <w:szCs w:val="22"/>
          <w:lang w:eastAsia="zh-CN"/>
        </w:rPr>
        <w:t xml:space="preserve">, </w:t>
      </w:r>
      <w:del w:id="22" w:author="Zhang  Zihao" w:date="2024-08-29T10:28:00Z" w16du:dateUtc="2024-08-29T08:28:00Z">
        <w:r w:rsidR="00234D61" w:rsidRPr="00CF7E03" w:rsidDel="00C5036E">
          <w:rPr>
            <w:rFonts w:ascii="Arial" w:eastAsiaTheme="minorEastAsia" w:hAnsi="Arial" w:cs="Arial"/>
            <w:sz w:val="22"/>
            <w:szCs w:val="22"/>
            <w:lang w:eastAsia="zh-CN"/>
          </w:rPr>
          <w:delText>C</w:delText>
        </w:r>
        <w:r w:rsidR="00234D61" w:rsidRPr="00CF7E03" w:rsidDel="00C5036E">
          <w:rPr>
            <w:rFonts w:ascii="Arial" w:eastAsiaTheme="minorEastAsia" w:hAnsi="Arial" w:cs="Arial"/>
            <w:sz w:val="22"/>
            <w:szCs w:val="22"/>
            <w:vertAlign w:val="subscript"/>
            <w:lang w:eastAsia="zh-CN"/>
          </w:rPr>
          <w:delText>2</w:delText>
        </w:r>
        <w:r w:rsidR="00234D61" w:rsidRPr="00CF7E03" w:rsidDel="00C5036E">
          <w:rPr>
            <w:rFonts w:ascii="Arial" w:eastAsiaTheme="minorEastAsia" w:hAnsi="Arial" w:cs="Arial"/>
            <w:sz w:val="22"/>
            <w:szCs w:val="22"/>
            <w:lang w:eastAsia="zh-CN"/>
          </w:rPr>
          <w:delText>H</w:delText>
        </w:r>
        <w:r w:rsidR="00234D61" w:rsidRPr="00CF7E03" w:rsidDel="00C5036E">
          <w:rPr>
            <w:rFonts w:ascii="Arial" w:eastAsiaTheme="minorEastAsia" w:hAnsi="Arial" w:cs="Arial"/>
            <w:sz w:val="22"/>
            <w:szCs w:val="22"/>
            <w:vertAlign w:val="subscript"/>
            <w:lang w:eastAsia="zh-CN"/>
          </w:rPr>
          <w:delText>2</w:delText>
        </w:r>
        <w:r w:rsidR="00234D61" w:rsidDel="00C5036E">
          <w:rPr>
            <w:rFonts w:ascii="Arial" w:eastAsiaTheme="minorEastAsia" w:hAnsi="Arial" w:cs="Arial" w:hint="eastAsia"/>
            <w:sz w:val="22"/>
            <w:szCs w:val="22"/>
            <w:lang w:eastAsia="zh-CN"/>
          </w:rPr>
          <w:delText xml:space="preserve"> </w:delText>
        </w:r>
      </w:del>
      <w:ins w:id="23" w:author="Zhang  Zihao" w:date="2024-08-29T10:28:00Z" w16du:dateUtc="2024-08-29T08:28:00Z">
        <w:r w:rsidR="00C5036E">
          <w:rPr>
            <w:rFonts w:ascii="Arial" w:eastAsiaTheme="minorEastAsia" w:hAnsi="Arial" w:cs="Arial" w:hint="eastAsia"/>
            <w:sz w:val="22"/>
            <w:szCs w:val="22"/>
            <w:lang w:eastAsia="zh-CN"/>
          </w:rPr>
          <w:t xml:space="preserve">acetylene </w:t>
        </w:r>
      </w:ins>
      <w:del w:id="24" w:author="Zhang  Zihao" w:date="2024-08-29T10:53:00Z" w16du:dateUtc="2024-08-29T08:53:00Z">
        <w:r w:rsidR="003E446D" w:rsidDel="00D54496">
          <w:rPr>
            <w:rFonts w:ascii="Arial" w:eastAsiaTheme="minorEastAsia" w:hAnsi="Arial" w:cs="Arial" w:hint="eastAsia"/>
            <w:sz w:val="22"/>
            <w:szCs w:val="22"/>
            <w:lang w:eastAsia="zh-CN"/>
          </w:rPr>
          <w:delText xml:space="preserve">remains </w:delText>
        </w:r>
      </w:del>
      <w:ins w:id="25" w:author="Zhang  Zihao" w:date="2024-08-29T11:09:00Z" w16du:dateUtc="2024-08-29T09:09:00Z">
        <w:r w:rsidR="00593F54">
          <w:rPr>
            <w:rFonts w:ascii="Arial" w:eastAsiaTheme="minorEastAsia" w:hAnsi="Arial" w:cs="Arial" w:hint="eastAsia"/>
            <w:sz w:val="22"/>
            <w:szCs w:val="22"/>
            <w:lang w:eastAsia="zh-CN"/>
          </w:rPr>
          <w:t>has regained</w:t>
        </w:r>
      </w:ins>
      <w:ins w:id="26" w:author="Zhang  Zihao" w:date="2024-08-29T10:53:00Z" w16du:dateUtc="2024-08-29T08:53:00Z">
        <w:r w:rsidR="00D54496">
          <w:rPr>
            <w:rFonts w:ascii="Arial" w:eastAsiaTheme="minorEastAsia" w:hAnsi="Arial" w:cs="Arial" w:hint="eastAsia"/>
            <w:sz w:val="22"/>
            <w:szCs w:val="22"/>
            <w:lang w:eastAsia="zh-CN"/>
          </w:rPr>
          <w:t xml:space="preserve"> </w:t>
        </w:r>
      </w:ins>
      <w:del w:id="27" w:author="Zhang  Zihao" w:date="2024-08-29T10:09:00Z" w16du:dateUtc="2024-08-29T08:09:00Z">
        <w:r w:rsidR="003E446D" w:rsidDel="004B5909">
          <w:rPr>
            <w:rFonts w:ascii="Arial" w:eastAsiaTheme="minorEastAsia" w:hAnsi="Arial" w:cs="Arial" w:hint="eastAsia"/>
            <w:sz w:val="22"/>
            <w:szCs w:val="22"/>
            <w:lang w:eastAsia="zh-CN"/>
          </w:rPr>
          <w:delText xml:space="preserve">crucial </w:delText>
        </w:r>
      </w:del>
      <w:ins w:id="28" w:author="Zhang  Zihao" w:date="2024-08-29T11:10:00Z" w16du:dateUtc="2024-08-29T09:10:00Z">
        <w:r w:rsidR="003775E1">
          <w:rPr>
            <w:rFonts w:ascii="Arial" w:eastAsiaTheme="minorEastAsia" w:hAnsi="Arial" w:cs="Arial"/>
            <w:sz w:val="22"/>
            <w:szCs w:val="22"/>
            <w:lang w:eastAsia="zh-CN"/>
          </w:rPr>
          <w:t>economic</w:t>
        </w:r>
      </w:ins>
      <w:ins w:id="29" w:author="Zhang  Zihao" w:date="2024-08-29T10:09:00Z" w16du:dateUtc="2024-08-29T08:09:00Z">
        <w:r w:rsidR="004B5909">
          <w:rPr>
            <w:rFonts w:ascii="Arial" w:eastAsiaTheme="minorEastAsia" w:hAnsi="Arial" w:cs="Arial" w:hint="eastAsia"/>
            <w:sz w:val="22"/>
            <w:szCs w:val="22"/>
            <w:lang w:eastAsia="zh-CN"/>
          </w:rPr>
          <w:t xml:space="preserve"> viab</w:t>
        </w:r>
      </w:ins>
      <w:ins w:id="30" w:author="Zhang  Zihao" w:date="2024-08-29T11:09:00Z" w16du:dateUtc="2024-08-29T09:09:00Z">
        <w:r w:rsidR="00593F54">
          <w:rPr>
            <w:rFonts w:ascii="Arial" w:eastAsiaTheme="minorEastAsia" w:hAnsi="Arial" w:cs="Arial" w:hint="eastAsia"/>
            <w:sz w:val="22"/>
            <w:szCs w:val="22"/>
            <w:lang w:eastAsia="zh-CN"/>
          </w:rPr>
          <w:t>i</w:t>
        </w:r>
      </w:ins>
      <w:ins w:id="31" w:author="Zhang  Zihao" w:date="2024-08-29T10:09:00Z" w16du:dateUtc="2024-08-29T08:09:00Z">
        <w:r w:rsidR="004B5909">
          <w:rPr>
            <w:rFonts w:ascii="Arial" w:eastAsiaTheme="minorEastAsia" w:hAnsi="Arial" w:cs="Arial" w:hint="eastAsia"/>
            <w:sz w:val="22"/>
            <w:szCs w:val="22"/>
            <w:lang w:eastAsia="zh-CN"/>
          </w:rPr>
          <w:t>l</w:t>
        </w:r>
      </w:ins>
      <w:ins w:id="32" w:author="Zhang  Zihao" w:date="2024-08-29T11:10:00Z" w16du:dateUtc="2024-08-29T09:10:00Z">
        <w:r w:rsidR="003775E1">
          <w:rPr>
            <w:rFonts w:ascii="Arial" w:eastAsiaTheme="minorEastAsia" w:hAnsi="Arial" w:cs="Arial" w:hint="eastAsia"/>
            <w:sz w:val="22"/>
            <w:szCs w:val="22"/>
            <w:lang w:eastAsia="zh-CN"/>
          </w:rPr>
          <w:t>i</w:t>
        </w:r>
      </w:ins>
      <w:ins w:id="33" w:author="Zhang  Zihao" w:date="2024-08-29T11:09:00Z" w16du:dateUtc="2024-08-29T09:09:00Z">
        <w:r w:rsidR="00593F54">
          <w:rPr>
            <w:rFonts w:ascii="Arial" w:eastAsiaTheme="minorEastAsia" w:hAnsi="Arial" w:cs="Arial" w:hint="eastAsia"/>
            <w:sz w:val="22"/>
            <w:szCs w:val="22"/>
            <w:lang w:eastAsia="zh-CN"/>
          </w:rPr>
          <w:t xml:space="preserve">ty </w:t>
        </w:r>
      </w:ins>
      <w:r w:rsidR="003E446D">
        <w:rPr>
          <w:rFonts w:ascii="Arial" w:eastAsiaTheme="minorEastAsia" w:hAnsi="Arial" w:cs="Arial" w:hint="eastAsia"/>
          <w:sz w:val="22"/>
          <w:szCs w:val="22"/>
          <w:lang w:eastAsia="zh-CN"/>
        </w:rPr>
        <w:t xml:space="preserve">for </w:t>
      </w:r>
      <w:del w:id="34" w:author="Zhang  Zihao" w:date="2024-08-29T11:11:00Z" w16du:dateUtc="2024-08-29T09:11:00Z">
        <w:r w:rsidR="003E446D" w:rsidDel="008E57CD">
          <w:rPr>
            <w:rFonts w:ascii="Arial" w:eastAsiaTheme="minorEastAsia" w:hAnsi="Arial" w:cs="Arial"/>
            <w:sz w:val="22"/>
            <w:szCs w:val="22"/>
            <w:lang w:eastAsia="zh-CN"/>
          </w:rPr>
          <w:delText>specific</w:delText>
        </w:r>
        <w:r w:rsidR="00234D61" w:rsidRPr="00CF7E03" w:rsidDel="008E57CD">
          <w:rPr>
            <w:rFonts w:ascii="Arial" w:eastAsiaTheme="minorEastAsia" w:hAnsi="Arial" w:cs="Arial"/>
            <w:sz w:val="22"/>
            <w:szCs w:val="22"/>
            <w:lang w:eastAsia="zh-CN"/>
          </w:rPr>
          <w:delText xml:space="preserve"> </w:delText>
        </w:r>
      </w:del>
      <w:ins w:id="35" w:author="Zhang  Zihao" w:date="2024-08-29T11:11:00Z" w16du:dateUtc="2024-08-29T09:11:00Z">
        <w:r w:rsidR="008E57CD">
          <w:rPr>
            <w:rFonts w:ascii="Arial" w:eastAsiaTheme="minorEastAsia" w:hAnsi="Arial" w:cs="Arial" w:hint="eastAsia"/>
            <w:sz w:val="22"/>
            <w:szCs w:val="22"/>
            <w:lang w:eastAsia="zh-CN"/>
          </w:rPr>
          <w:t>ce</w:t>
        </w:r>
      </w:ins>
      <w:ins w:id="36" w:author="Zhang  Zihao" w:date="2024-08-29T11:12:00Z" w16du:dateUtc="2024-08-29T09:12:00Z">
        <w:r w:rsidR="008E57CD">
          <w:rPr>
            <w:rFonts w:ascii="Arial" w:eastAsiaTheme="minorEastAsia" w:hAnsi="Arial" w:cs="Arial" w:hint="eastAsia"/>
            <w:sz w:val="22"/>
            <w:szCs w:val="22"/>
            <w:lang w:eastAsia="zh-CN"/>
          </w:rPr>
          <w:t>rtain</w:t>
        </w:r>
      </w:ins>
      <w:ins w:id="37" w:author="Zhang  Zihao" w:date="2024-08-29T11:11:00Z" w16du:dateUtc="2024-08-29T09:11:00Z">
        <w:r w:rsidR="008E57CD" w:rsidRPr="00CF7E03">
          <w:rPr>
            <w:rFonts w:ascii="Arial" w:eastAsiaTheme="minorEastAsia" w:hAnsi="Arial" w:cs="Arial"/>
            <w:sz w:val="22"/>
            <w:szCs w:val="22"/>
            <w:lang w:eastAsia="zh-CN"/>
          </w:rPr>
          <w:t xml:space="preserve"> </w:t>
        </w:r>
      </w:ins>
      <w:r w:rsidR="00234D61" w:rsidRPr="00CF7E03">
        <w:rPr>
          <w:rFonts w:ascii="Arial" w:eastAsiaTheme="minorEastAsia" w:hAnsi="Arial" w:cs="Arial"/>
          <w:sz w:val="22"/>
          <w:szCs w:val="22"/>
          <w:lang w:eastAsia="zh-CN"/>
        </w:rPr>
        <w:t xml:space="preserve">applications, </w:t>
      </w:r>
      <w:del w:id="38" w:author="Zhang  Zihao" w:date="2024-08-29T09:44:00Z" w16du:dateUtc="2024-08-29T07:44:00Z">
        <w:r w:rsidR="009E43CD" w:rsidDel="002777CB">
          <w:rPr>
            <w:rFonts w:ascii="Arial" w:eastAsiaTheme="minorEastAsia" w:hAnsi="Arial" w:cs="Arial" w:hint="eastAsia"/>
            <w:sz w:val="22"/>
            <w:szCs w:val="22"/>
            <w:lang w:eastAsia="zh-CN"/>
          </w:rPr>
          <w:delText xml:space="preserve">including </w:delText>
        </w:r>
        <w:r w:rsidR="00234D61" w:rsidRPr="00CF7E03" w:rsidDel="002777CB">
          <w:rPr>
            <w:rFonts w:ascii="Arial" w:eastAsiaTheme="minorEastAsia" w:hAnsi="Arial" w:cs="Arial"/>
            <w:sz w:val="22"/>
            <w:szCs w:val="22"/>
            <w:lang w:eastAsia="zh-CN"/>
          </w:rPr>
          <w:delText xml:space="preserve">oxyacetylene welding, butanediol and </w:delText>
        </w:r>
        <w:r w:rsidR="00234D61" w:rsidRPr="00C75C9F" w:rsidDel="002777CB">
          <w:rPr>
            <w:rFonts w:ascii="Arial" w:eastAsiaTheme="minorEastAsia" w:hAnsi="Arial" w:cs="Arial"/>
            <w:sz w:val="22"/>
            <w:szCs w:val="22"/>
            <w:lang w:eastAsia="zh-CN"/>
          </w:rPr>
          <w:delText xml:space="preserve">acetylene black </w:delText>
        </w:r>
        <w:r w:rsidR="009E43CD" w:rsidDel="002777CB">
          <w:rPr>
            <w:rFonts w:ascii="Arial" w:eastAsiaTheme="minorEastAsia" w:hAnsi="Arial" w:cs="Arial"/>
            <w:sz w:val="22"/>
            <w:szCs w:val="22"/>
            <w:lang w:eastAsia="zh-CN"/>
          </w:rPr>
          <w:delText>synthesis</w:delText>
        </w:r>
        <w:r w:rsidR="00234D61" w:rsidDel="002777CB">
          <w:rPr>
            <w:rFonts w:ascii="Arial" w:eastAsiaTheme="minorEastAsia" w:hAnsi="Arial" w:cs="Arial" w:hint="eastAsia"/>
            <w:sz w:val="22"/>
            <w:szCs w:val="22"/>
            <w:lang w:eastAsia="zh-CN"/>
          </w:rPr>
          <w:delText xml:space="preserve">, as well as </w:delText>
        </w:r>
        <w:r w:rsidR="003E446D" w:rsidDel="002777CB">
          <w:rPr>
            <w:rFonts w:ascii="Arial" w:eastAsiaTheme="minorEastAsia" w:hAnsi="Arial" w:cs="Arial" w:hint="eastAsia"/>
            <w:sz w:val="22"/>
            <w:szCs w:val="22"/>
            <w:lang w:eastAsia="zh-CN"/>
          </w:rPr>
          <w:delText>in</w:delText>
        </w:r>
        <w:r w:rsidR="00234D61" w:rsidDel="002777CB">
          <w:rPr>
            <w:rFonts w:ascii="Arial" w:eastAsiaTheme="minorEastAsia" w:hAnsi="Arial" w:cs="Arial" w:hint="eastAsia"/>
            <w:sz w:val="22"/>
            <w:szCs w:val="22"/>
            <w:lang w:eastAsia="zh-CN"/>
          </w:rPr>
          <w:delText xml:space="preserve"> </w:delText>
        </w:r>
        <w:r w:rsidR="000D1ACD" w:rsidRPr="00CF7E03" w:rsidDel="002777CB">
          <w:rPr>
            <w:rFonts w:ascii="Arial" w:hAnsi="Arial" w:cs="Arial"/>
            <w:sz w:val="22"/>
            <w:szCs w:val="22"/>
          </w:rPr>
          <w:delText>streamlined</w:delText>
        </w:r>
        <w:r w:rsidR="000D1ACD" w:rsidDel="002777CB">
          <w:rPr>
            <w:rFonts w:ascii="Arial" w:eastAsiaTheme="minorEastAsia" w:hAnsi="Arial" w:cs="Arial" w:hint="eastAsia"/>
            <w:sz w:val="22"/>
            <w:szCs w:val="22"/>
            <w:lang w:eastAsia="zh-CN"/>
          </w:rPr>
          <w:delText xml:space="preserve"> </w:delText>
        </w:r>
        <w:r w:rsidR="00234D61" w:rsidRPr="00CF7E03" w:rsidDel="002777CB">
          <w:rPr>
            <w:rFonts w:ascii="Arial" w:eastAsiaTheme="minorEastAsia" w:hAnsi="Arial" w:cs="Arial"/>
            <w:sz w:val="22"/>
            <w:szCs w:val="22"/>
            <w:lang w:eastAsia="zh-CN"/>
          </w:rPr>
          <w:delText xml:space="preserve">chemical </w:delText>
        </w:r>
        <w:r w:rsidR="003E446D" w:rsidDel="002777CB">
          <w:rPr>
            <w:rFonts w:ascii="Arial" w:eastAsiaTheme="minorEastAsia" w:hAnsi="Arial" w:cs="Arial" w:hint="eastAsia"/>
            <w:sz w:val="22"/>
            <w:szCs w:val="22"/>
            <w:lang w:eastAsia="zh-CN"/>
          </w:rPr>
          <w:delText>processes like</w:delText>
        </w:r>
        <w:r w:rsidR="000D1ACD" w:rsidDel="002777CB">
          <w:rPr>
            <w:rFonts w:ascii="Arial" w:eastAsiaTheme="minorEastAsia" w:hAnsi="Arial" w:cs="Arial" w:hint="eastAsia"/>
            <w:sz w:val="22"/>
            <w:szCs w:val="22"/>
            <w:lang w:eastAsia="zh-CN"/>
          </w:rPr>
          <w:delText xml:space="preserve"> </w:delText>
        </w:r>
      </w:del>
      <w:ins w:id="39" w:author="Zhang  Zihao" w:date="2024-08-29T11:12:00Z" w16du:dateUtc="2024-08-29T09:12:00Z">
        <w:r w:rsidR="004B3B54">
          <w:rPr>
            <w:rFonts w:ascii="Arial" w:eastAsiaTheme="minorEastAsia" w:hAnsi="Arial" w:cs="Arial" w:hint="eastAsia"/>
            <w:sz w:val="22"/>
            <w:szCs w:val="22"/>
            <w:lang w:eastAsia="zh-CN"/>
          </w:rPr>
          <w:t>notably</w:t>
        </w:r>
      </w:ins>
      <w:ins w:id="40" w:author="Zhang  Zihao" w:date="2024-08-29T09:44:00Z" w16du:dateUtc="2024-08-29T07:44:00Z">
        <w:r w:rsidR="002777CB">
          <w:rPr>
            <w:rFonts w:ascii="Arial" w:eastAsiaTheme="minorEastAsia" w:hAnsi="Arial" w:cs="Arial" w:hint="eastAsia"/>
            <w:sz w:val="22"/>
            <w:szCs w:val="22"/>
            <w:lang w:eastAsia="zh-CN"/>
          </w:rPr>
          <w:t xml:space="preserve"> </w:t>
        </w:r>
      </w:ins>
      <w:ins w:id="41" w:author="Zhang  Zihao" w:date="2024-08-29T09:57:00Z" w16du:dateUtc="2024-08-29T07:57:00Z">
        <w:r w:rsidR="0074774E">
          <w:rPr>
            <w:rFonts w:ascii="Arial" w:eastAsiaTheme="minorEastAsia" w:hAnsi="Arial" w:cs="Arial" w:hint="eastAsia"/>
            <w:sz w:val="22"/>
            <w:szCs w:val="22"/>
            <w:lang w:eastAsia="zh-CN"/>
          </w:rPr>
          <w:t>accounting for approximately one</w:t>
        </w:r>
      </w:ins>
      <w:ins w:id="42" w:author="Zhang  Zihao" w:date="2024-08-29T11:12:00Z" w16du:dateUtc="2024-08-29T09:12:00Z">
        <w:r w:rsidR="004B3B54" w:rsidRPr="00CF7E03">
          <w:rPr>
            <w:rFonts w:ascii="Arial" w:eastAsiaTheme="minorEastAsia" w:hAnsi="Arial" w:cs="Arial"/>
            <w:sz w:val="22"/>
            <w:szCs w:val="22"/>
            <w:lang w:eastAsia="zh-CN"/>
          </w:rPr>
          <w:noBreakHyphen/>
        </w:r>
      </w:ins>
      <w:ins w:id="43" w:author="Zhang  Zihao" w:date="2024-08-29T09:57:00Z" w16du:dateUtc="2024-08-29T07:57:00Z">
        <w:r w:rsidR="0074774E">
          <w:rPr>
            <w:rFonts w:ascii="Arial" w:eastAsiaTheme="minorEastAsia" w:hAnsi="Arial" w:cs="Arial" w:hint="eastAsia"/>
            <w:sz w:val="22"/>
            <w:szCs w:val="22"/>
            <w:lang w:eastAsia="zh-CN"/>
          </w:rPr>
          <w:t xml:space="preserve">third </w:t>
        </w:r>
      </w:ins>
      <w:ins w:id="44" w:author="Zhang  Zihao" w:date="2024-08-29T11:12:00Z" w16du:dateUtc="2024-08-29T09:12:00Z">
        <w:r w:rsidR="00D13BF7">
          <w:rPr>
            <w:rFonts w:ascii="Arial" w:eastAsiaTheme="minorEastAsia" w:hAnsi="Arial" w:cs="Arial" w:hint="eastAsia"/>
            <w:sz w:val="22"/>
            <w:szCs w:val="22"/>
            <w:lang w:eastAsia="zh-CN"/>
          </w:rPr>
          <w:t xml:space="preserve">of </w:t>
        </w:r>
      </w:ins>
      <w:ins w:id="45" w:author="Nabera  Abhinandan" w:date="2024-08-30T15:51:00Z" w16du:dateUtc="2024-08-30T13:51:00Z">
        <w:r w:rsidR="00DC2FD7">
          <w:rPr>
            <w:rFonts w:ascii="Arial" w:eastAsiaTheme="minorEastAsia" w:hAnsi="Arial" w:cs="Arial"/>
            <w:sz w:val="22"/>
            <w:szCs w:val="22"/>
            <w:lang w:eastAsia="zh-CN"/>
          </w:rPr>
          <w:t xml:space="preserve">the </w:t>
        </w:r>
      </w:ins>
      <w:ins w:id="46" w:author="Zhang  Zihao" w:date="2024-08-29T10:02:00Z" w16du:dateUtc="2024-08-29T08:02:00Z">
        <w:r w:rsidR="00FB677E">
          <w:rPr>
            <w:rFonts w:ascii="Arial" w:eastAsiaTheme="minorEastAsia" w:hAnsi="Arial" w:cs="Arial" w:hint="eastAsia"/>
            <w:sz w:val="22"/>
            <w:szCs w:val="22"/>
            <w:lang w:eastAsia="zh-CN"/>
          </w:rPr>
          <w:t xml:space="preserve">global </w:t>
        </w:r>
      </w:ins>
      <w:r w:rsidR="000D1ACD">
        <w:rPr>
          <w:rFonts w:ascii="Arial" w:eastAsiaTheme="minorEastAsia" w:hAnsi="Arial" w:cs="Arial" w:hint="eastAsia"/>
          <w:sz w:val="22"/>
          <w:szCs w:val="22"/>
          <w:lang w:eastAsia="zh-CN"/>
        </w:rPr>
        <w:t xml:space="preserve">vinyl </w:t>
      </w:r>
      <w:r w:rsidR="000D1ACD">
        <w:rPr>
          <w:rFonts w:ascii="Arial" w:eastAsiaTheme="minorEastAsia" w:hAnsi="Arial" w:cs="Arial"/>
          <w:sz w:val="22"/>
          <w:szCs w:val="22"/>
          <w:lang w:eastAsia="zh-CN"/>
        </w:rPr>
        <w:t>chloride</w:t>
      </w:r>
      <w:r w:rsidR="003E446D">
        <w:rPr>
          <w:rFonts w:ascii="Arial" w:eastAsiaTheme="minorEastAsia" w:hAnsi="Arial" w:cs="Arial" w:hint="eastAsia"/>
          <w:sz w:val="22"/>
          <w:szCs w:val="22"/>
          <w:lang w:eastAsia="zh-CN"/>
        </w:rPr>
        <w:t xml:space="preserve"> production</w:t>
      </w:r>
      <w:ins w:id="47" w:author="Zhang  Zihao" w:date="2024-08-29T11:12:00Z" w16du:dateUtc="2024-08-29T09:12:00Z">
        <w:r w:rsidR="00D13BF7">
          <w:rPr>
            <w:rFonts w:ascii="Arial" w:eastAsiaTheme="minorEastAsia" w:hAnsi="Arial" w:cs="Arial" w:hint="eastAsia"/>
            <w:sz w:val="22"/>
            <w:szCs w:val="22"/>
            <w:lang w:eastAsia="zh-CN"/>
          </w:rPr>
          <w:t>,</w:t>
        </w:r>
      </w:ins>
      <w:ins w:id="48" w:author="Zhang  Zihao" w:date="2024-08-29T10:26:00Z" w16du:dateUtc="2024-08-29T08:26:00Z">
        <w:r w:rsidR="00C5036E">
          <w:rPr>
            <w:rFonts w:ascii="Arial" w:eastAsiaTheme="minorEastAsia" w:hAnsi="Arial" w:cs="Arial" w:hint="eastAsia"/>
            <w:sz w:val="22"/>
            <w:szCs w:val="22"/>
            <w:lang w:eastAsia="zh-CN"/>
          </w:rPr>
          <w:t xml:space="preserve"> </w:t>
        </w:r>
      </w:ins>
      <w:ins w:id="49" w:author="Zhang  Zihao" w:date="2024-08-29T10:27:00Z" w16du:dateUtc="2024-08-29T08:27:00Z">
        <w:r w:rsidR="00C5036E">
          <w:rPr>
            <w:rFonts w:ascii="Arial" w:eastAsiaTheme="minorEastAsia" w:hAnsi="Arial" w:cs="Arial" w:hint="eastAsia"/>
            <w:sz w:val="22"/>
            <w:szCs w:val="22"/>
            <w:lang w:eastAsia="zh-CN"/>
          </w:rPr>
          <w:t>despite</w:t>
        </w:r>
      </w:ins>
      <w:ins w:id="50" w:author="Zhang  Zihao" w:date="2024-08-29T11:12:00Z" w16du:dateUtc="2024-08-29T09:12:00Z">
        <w:r w:rsidR="00D13BF7">
          <w:rPr>
            <w:rFonts w:ascii="Arial" w:eastAsiaTheme="minorEastAsia" w:hAnsi="Arial" w:cs="Arial" w:hint="eastAsia"/>
            <w:sz w:val="22"/>
            <w:szCs w:val="22"/>
            <w:lang w:eastAsia="zh-CN"/>
          </w:rPr>
          <w:t xml:space="preserve"> i</w:t>
        </w:r>
      </w:ins>
      <w:ins w:id="51" w:author="Zhang  Zihao" w:date="2024-08-29T11:13:00Z" w16du:dateUtc="2024-08-29T09:13:00Z">
        <w:r w:rsidR="00D13BF7">
          <w:rPr>
            <w:rFonts w:ascii="Arial" w:eastAsiaTheme="minorEastAsia" w:hAnsi="Arial" w:cs="Arial" w:hint="eastAsia"/>
            <w:sz w:val="22"/>
            <w:szCs w:val="22"/>
            <w:lang w:eastAsia="zh-CN"/>
          </w:rPr>
          <w:t>ts</w:t>
        </w:r>
      </w:ins>
      <w:ins w:id="52" w:author="Zhang  Zihao" w:date="2024-08-29T10:27:00Z" w16du:dateUtc="2024-08-29T08:27:00Z">
        <w:r w:rsidR="00C5036E">
          <w:rPr>
            <w:rFonts w:ascii="Arial" w:eastAsiaTheme="minorEastAsia" w:hAnsi="Arial" w:cs="Arial" w:hint="eastAsia"/>
            <w:sz w:val="22"/>
            <w:szCs w:val="22"/>
            <w:lang w:eastAsia="zh-CN"/>
          </w:rPr>
          <w:t xml:space="preserve"> </w:t>
        </w:r>
      </w:ins>
      <w:ins w:id="53" w:author="Zhang  Zihao" w:date="2024-08-29T10:39:00Z" w16du:dateUtc="2024-08-29T08:39:00Z">
        <w:r w:rsidR="007964A3">
          <w:rPr>
            <w:rFonts w:ascii="Arial" w:eastAsiaTheme="minorEastAsia" w:hAnsi="Arial" w:cs="Arial" w:hint="eastAsia"/>
            <w:sz w:val="22"/>
            <w:szCs w:val="22"/>
            <w:lang w:eastAsia="zh-CN"/>
          </w:rPr>
          <w:t>high</w:t>
        </w:r>
      </w:ins>
      <w:ins w:id="54" w:author="Zhang  Zihao" w:date="2024-08-29T10:27:00Z" w16du:dateUtc="2024-08-29T08:27:00Z">
        <w:r w:rsidR="00C5036E">
          <w:rPr>
            <w:rFonts w:ascii="Arial" w:eastAsiaTheme="minorEastAsia" w:hAnsi="Arial" w:cs="Arial" w:hint="eastAsia"/>
            <w:sz w:val="22"/>
            <w:szCs w:val="22"/>
            <w:lang w:eastAsia="zh-CN"/>
          </w:rPr>
          <w:t xml:space="preserve"> carbon footprint</w:t>
        </w:r>
      </w:ins>
      <w:r w:rsidR="00633070">
        <w:rPr>
          <w:rFonts w:ascii="Arial" w:eastAsiaTheme="minorEastAsia" w:hAnsi="Arial" w:cs="Arial" w:hint="eastAsia"/>
          <w:sz w:val="22"/>
          <w:szCs w:val="22"/>
          <w:lang w:eastAsia="zh-CN"/>
        </w:rPr>
        <w:t xml:space="preserve">. </w:t>
      </w:r>
      <w:ins w:id="55" w:author="Zhang  Zihao" w:date="2024-08-29T10:26:00Z" w16du:dateUtc="2024-08-29T08:26:00Z">
        <w:r w:rsidR="00100BF9">
          <w:rPr>
            <w:rFonts w:ascii="Arial" w:eastAsiaTheme="minorEastAsia" w:hAnsi="Arial" w:cs="Arial" w:hint="eastAsia"/>
            <w:sz w:val="22"/>
            <w:szCs w:val="22"/>
            <w:lang w:eastAsia="zh-CN"/>
          </w:rPr>
          <w:t>E</w:t>
        </w:r>
        <w:r w:rsidR="00100BF9" w:rsidRPr="006F3DA3">
          <w:rPr>
            <w:rFonts w:ascii="Arial" w:eastAsiaTheme="minorEastAsia" w:hAnsi="Arial" w:cs="Arial"/>
            <w:sz w:val="22"/>
            <w:szCs w:val="22"/>
            <w:lang w:eastAsia="zh-CN"/>
          </w:rPr>
          <w:t>nvironmental</w:t>
        </w:r>
        <w:r w:rsidR="00100BF9">
          <w:rPr>
            <w:rFonts w:ascii="Arial" w:eastAsiaTheme="minorEastAsia" w:hAnsi="Arial" w:cs="Arial"/>
            <w:sz w:val="22"/>
            <w:szCs w:val="22"/>
            <w:lang w:eastAsia="zh-CN"/>
          </w:rPr>
          <w:t xml:space="preserve"> </w:t>
        </w:r>
        <w:r w:rsidR="00100BF9" w:rsidRPr="006F3DA3">
          <w:rPr>
            <w:rFonts w:ascii="Arial" w:eastAsiaTheme="minorEastAsia" w:hAnsi="Arial" w:cs="Arial"/>
            <w:sz w:val="22"/>
            <w:szCs w:val="22"/>
            <w:lang w:eastAsia="zh-CN"/>
          </w:rPr>
          <w:t>and</w:t>
        </w:r>
        <w:r w:rsidR="00100BF9">
          <w:rPr>
            <w:rFonts w:ascii="Arial" w:eastAsiaTheme="minorEastAsia" w:hAnsi="Arial" w:cs="Arial"/>
            <w:sz w:val="22"/>
            <w:szCs w:val="22"/>
            <w:lang w:eastAsia="zh-CN"/>
          </w:rPr>
          <w:t xml:space="preserve"> </w:t>
        </w:r>
        <w:r w:rsidR="00100BF9" w:rsidRPr="006F3DA3">
          <w:rPr>
            <w:rFonts w:ascii="Arial" w:eastAsiaTheme="minorEastAsia" w:hAnsi="Arial" w:cs="Arial"/>
            <w:sz w:val="22"/>
            <w:szCs w:val="22"/>
            <w:lang w:eastAsia="zh-CN"/>
          </w:rPr>
          <w:t>economic</w:t>
        </w:r>
        <w:r w:rsidR="00100BF9">
          <w:rPr>
            <w:rFonts w:ascii="Arial" w:eastAsiaTheme="minorEastAsia" w:hAnsi="Arial" w:cs="Arial"/>
            <w:sz w:val="22"/>
            <w:szCs w:val="22"/>
            <w:lang w:eastAsia="zh-CN"/>
          </w:rPr>
          <w:t xml:space="preserve"> </w:t>
        </w:r>
        <w:r w:rsidR="00100BF9" w:rsidRPr="006F3DA3">
          <w:rPr>
            <w:rFonts w:ascii="Arial" w:eastAsiaTheme="minorEastAsia" w:hAnsi="Arial" w:cs="Arial"/>
            <w:sz w:val="22"/>
            <w:szCs w:val="22"/>
            <w:lang w:eastAsia="zh-CN"/>
          </w:rPr>
          <w:t>assessment</w:t>
        </w:r>
        <w:r w:rsidR="00100BF9" w:rsidRPr="00CF7E03" w:rsidDel="00FB677E">
          <w:rPr>
            <w:rFonts w:ascii="Arial" w:eastAsiaTheme="minorEastAsia" w:hAnsi="Arial" w:cs="Arial"/>
            <w:sz w:val="22"/>
            <w:szCs w:val="22"/>
            <w:lang w:eastAsia="zh-CN"/>
          </w:rPr>
          <w:t xml:space="preserve"> </w:t>
        </w:r>
      </w:ins>
      <w:ins w:id="56" w:author="Zhang  Zihao" w:date="2024-08-29T10:44:00Z" w16du:dateUtc="2024-08-29T08:44:00Z">
        <w:r w:rsidR="00091E2C">
          <w:rPr>
            <w:rFonts w:ascii="Arial" w:eastAsiaTheme="minorEastAsia" w:hAnsi="Arial" w:cs="Arial"/>
            <w:sz w:val="22"/>
            <w:szCs w:val="22"/>
            <w:lang w:eastAsia="zh-CN"/>
          </w:rPr>
          <w:t>shows that</w:t>
        </w:r>
      </w:ins>
      <w:ins w:id="57" w:author="Zhang  Zihao" w:date="2024-08-29T10:27:00Z" w16du:dateUtc="2024-08-29T08:27:00Z">
        <w:r w:rsidR="00C5036E">
          <w:rPr>
            <w:rFonts w:ascii="Arial" w:eastAsiaTheme="minorEastAsia" w:hAnsi="Arial" w:cs="Arial" w:hint="eastAsia"/>
            <w:sz w:val="22"/>
            <w:szCs w:val="22"/>
            <w:lang w:eastAsia="zh-CN"/>
          </w:rPr>
          <w:t xml:space="preserve"> </w:t>
        </w:r>
      </w:ins>
      <w:ins w:id="58" w:author="Zhang  Zihao" w:date="2024-08-29T11:13:00Z" w16du:dateUtc="2024-08-29T09:13:00Z">
        <w:r w:rsidR="000701A7">
          <w:rPr>
            <w:rFonts w:ascii="Arial" w:eastAsiaTheme="minorEastAsia" w:hAnsi="Arial" w:cs="Arial" w:hint="eastAsia"/>
            <w:sz w:val="22"/>
            <w:szCs w:val="22"/>
            <w:lang w:eastAsia="zh-CN"/>
          </w:rPr>
          <w:t xml:space="preserve">replacing </w:t>
        </w:r>
      </w:ins>
      <w:ins w:id="59" w:author="Zhang  Zihao" w:date="2024-08-29T10:43:00Z" w16du:dateUtc="2024-08-29T08:43:00Z">
        <w:r w:rsidR="004262FD">
          <w:rPr>
            <w:rFonts w:ascii="Arial" w:eastAsiaTheme="minorEastAsia" w:hAnsi="Arial" w:cs="Arial" w:hint="eastAsia"/>
            <w:sz w:val="22"/>
            <w:szCs w:val="22"/>
            <w:lang w:eastAsia="zh-CN"/>
          </w:rPr>
          <w:t>coal with biochar</w:t>
        </w:r>
      </w:ins>
      <w:ins w:id="60" w:author="Zhang  Zihao" w:date="2024-08-29T11:13:00Z" w16du:dateUtc="2024-08-29T09:13:00Z">
        <w:r w:rsidR="000701A7">
          <w:rPr>
            <w:rFonts w:ascii="Arial" w:eastAsiaTheme="minorEastAsia" w:hAnsi="Arial" w:cs="Arial" w:hint="eastAsia"/>
            <w:sz w:val="22"/>
            <w:szCs w:val="22"/>
            <w:lang w:eastAsia="zh-CN"/>
          </w:rPr>
          <w:t xml:space="preserve"> in</w:t>
        </w:r>
      </w:ins>
      <w:ins w:id="61" w:author="Zhang  Zihao" w:date="2024-08-29T10:43:00Z" w16du:dateUtc="2024-08-29T08:43:00Z">
        <w:r w:rsidR="004262FD">
          <w:rPr>
            <w:rFonts w:ascii="Arial" w:eastAsiaTheme="minorEastAsia" w:hAnsi="Arial" w:cs="Arial" w:hint="eastAsia"/>
            <w:sz w:val="22"/>
            <w:szCs w:val="22"/>
            <w:lang w:eastAsia="zh-CN"/>
          </w:rPr>
          <w:t xml:space="preserve"> </w:t>
        </w:r>
      </w:ins>
      <w:ins w:id="62" w:author="Zhang  Zihao" w:date="2024-08-29T10:30:00Z" w16du:dateUtc="2024-08-29T08:30:00Z">
        <w:r w:rsidR="0067733E">
          <w:rPr>
            <w:rFonts w:ascii="Arial" w:eastAsiaTheme="minorEastAsia" w:hAnsi="Arial" w:cs="Arial" w:hint="eastAsia"/>
            <w:sz w:val="22"/>
            <w:szCs w:val="22"/>
            <w:lang w:eastAsia="zh-CN"/>
          </w:rPr>
          <w:t>acetylene</w:t>
        </w:r>
      </w:ins>
      <w:ins w:id="63" w:author="Nabera  Abhinandan" w:date="2024-08-30T15:53:00Z" w16du:dateUtc="2024-08-30T13:53:00Z">
        <w:r w:rsidR="00DC2FD7">
          <w:rPr>
            <w:rFonts w:ascii="Arial" w:eastAsiaTheme="minorEastAsia" w:hAnsi="Arial" w:cs="Arial"/>
            <w:sz w:val="22"/>
            <w:szCs w:val="22"/>
            <w:lang w:eastAsia="zh-CN"/>
          </w:rPr>
          <w:noBreakHyphen/>
        </w:r>
      </w:ins>
      <w:ins w:id="64" w:author="Zhang  Zihao" w:date="2024-08-29T10:30:00Z" w16du:dateUtc="2024-08-29T08:30:00Z">
        <w:del w:id="65" w:author="Nabera  Abhinandan" w:date="2024-08-30T15:53:00Z" w16du:dateUtc="2024-08-30T13:53:00Z">
          <w:r w:rsidR="0067733E" w:rsidRPr="00CF7E03" w:rsidDel="00DC2FD7">
            <w:rPr>
              <w:rFonts w:ascii="Arial" w:eastAsiaTheme="minorEastAsia" w:hAnsi="Arial" w:cs="Arial"/>
              <w:sz w:val="22"/>
              <w:szCs w:val="22"/>
              <w:lang w:eastAsia="zh-CN"/>
            </w:rPr>
            <w:delText>-</w:delText>
          </w:r>
        </w:del>
        <w:r w:rsidR="0067733E">
          <w:rPr>
            <w:rFonts w:ascii="Arial" w:eastAsiaTheme="minorEastAsia" w:hAnsi="Arial" w:cs="Arial" w:hint="eastAsia"/>
            <w:sz w:val="22"/>
            <w:szCs w:val="22"/>
            <w:lang w:eastAsia="zh-CN"/>
          </w:rPr>
          <w:t xml:space="preserve">derived vinyl </w:t>
        </w:r>
        <w:r w:rsidR="0067733E">
          <w:rPr>
            <w:rFonts w:ascii="Arial" w:eastAsiaTheme="minorEastAsia" w:hAnsi="Arial" w:cs="Arial"/>
            <w:sz w:val="22"/>
            <w:szCs w:val="22"/>
            <w:lang w:eastAsia="zh-CN"/>
          </w:rPr>
          <w:t>chloride</w:t>
        </w:r>
      </w:ins>
      <w:ins w:id="66" w:author="Zhang  Zihao" w:date="2024-08-29T10:41:00Z" w16du:dateUtc="2024-08-29T08:41:00Z">
        <w:r w:rsidR="004262FD">
          <w:rPr>
            <w:rFonts w:ascii="Arial" w:eastAsiaTheme="minorEastAsia" w:hAnsi="Arial" w:cs="Arial" w:hint="eastAsia"/>
            <w:sz w:val="22"/>
            <w:szCs w:val="22"/>
            <w:lang w:eastAsia="zh-CN"/>
          </w:rPr>
          <w:t xml:space="preserve"> production </w:t>
        </w:r>
      </w:ins>
      <w:ins w:id="67" w:author="Zhang  Zihao" w:date="2024-08-29T10:43:00Z" w16du:dateUtc="2024-08-29T08:43:00Z">
        <w:r w:rsidR="004262FD">
          <w:rPr>
            <w:rFonts w:ascii="Arial" w:eastAsiaTheme="minorEastAsia" w:hAnsi="Arial" w:cs="Arial" w:hint="eastAsia"/>
            <w:sz w:val="22"/>
            <w:szCs w:val="22"/>
            <w:lang w:eastAsia="zh-CN"/>
          </w:rPr>
          <w:t xml:space="preserve">not only </w:t>
        </w:r>
      </w:ins>
      <w:ins w:id="68" w:author="Zhang  Zihao" w:date="2024-08-29T11:21:00Z" w16du:dateUtc="2024-08-29T09:21:00Z">
        <w:r w:rsidR="00FF2864">
          <w:rPr>
            <w:rFonts w:ascii="Arial" w:eastAsiaTheme="minorEastAsia" w:hAnsi="Arial" w:cs="Arial" w:hint="eastAsia"/>
            <w:sz w:val="22"/>
            <w:szCs w:val="22"/>
            <w:lang w:eastAsia="zh-CN"/>
          </w:rPr>
          <w:t xml:space="preserve">results in a </w:t>
        </w:r>
      </w:ins>
      <w:ins w:id="69" w:author="Zhang  Zihao" w:date="2024-08-29T11:20:00Z" w16du:dateUtc="2024-08-29T09:20:00Z">
        <w:r w:rsidR="00FF2864">
          <w:rPr>
            <w:rFonts w:ascii="Arial" w:eastAsiaTheme="minorEastAsia" w:hAnsi="Arial" w:cs="Arial" w:hint="eastAsia"/>
            <w:sz w:val="22"/>
            <w:szCs w:val="22"/>
            <w:lang w:eastAsia="zh-CN"/>
          </w:rPr>
          <w:t xml:space="preserve">lower </w:t>
        </w:r>
      </w:ins>
      <w:ins w:id="70" w:author="Zhang  Zihao" w:date="2024-08-29T10:44:00Z" w16du:dateUtc="2024-08-29T08:44:00Z">
        <w:r w:rsidR="004262FD">
          <w:rPr>
            <w:rFonts w:ascii="Arial" w:eastAsiaTheme="minorEastAsia" w:hAnsi="Arial" w:cs="Arial" w:hint="eastAsia"/>
            <w:sz w:val="22"/>
            <w:szCs w:val="22"/>
            <w:lang w:eastAsia="zh-CN"/>
          </w:rPr>
          <w:t xml:space="preserve">carbon footprint but also </w:t>
        </w:r>
      </w:ins>
      <w:ins w:id="71" w:author="Zhang  Zihao" w:date="2024-08-29T11:22:00Z" w16du:dateUtc="2024-08-29T09:22:00Z">
        <w:r w:rsidR="00FF2864">
          <w:rPr>
            <w:rFonts w:ascii="Arial" w:eastAsiaTheme="minorEastAsia" w:hAnsi="Arial" w:cs="Arial" w:hint="eastAsia"/>
            <w:sz w:val="22"/>
            <w:szCs w:val="22"/>
            <w:lang w:eastAsia="zh-CN"/>
          </w:rPr>
          <w:t>proves to be more</w:t>
        </w:r>
      </w:ins>
      <w:ins w:id="72" w:author="Zhang  Zihao" w:date="2024-08-29T10:44:00Z" w16du:dateUtc="2024-08-29T08:44:00Z">
        <w:r w:rsidR="004262FD">
          <w:rPr>
            <w:rFonts w:ascii="Arial" w:eastAsiaTheme="minorEastAsia" w:hAnsi="Arial" w:cs="Arial" w:hint="eastAsia"/>
            <w:sz w:val="22"/>
            <w:szCs w:val="22"/>
            <w:lang w:eastAsia="zh-CN"/>
          </w:rPr>
          <w:t xml:space="preserve"> </w:t>
        </w:r>
      </w:ins>
      <w:ins w:id="73" w:author="Zhang  Zihao" w:date="2024-08-29T10:42:00Z" w16du:dateUtc="2024-08-29T08:42:00Z">
        <w:r w:rsidR="004262FD">
          <w:rPr>
            <w:rFonts w:ascii="Arial" w:eastAsiaTheme="minorEastAsia" w:hAnsi="Arial" w:cs="Arial" w:hint="eastAsia"/>
            <w:sz w:val="22"/>
            <w:szCs w:val="22"/>
            <w:lang w:eastAsia="zh-CN"/>
          </w:rPr>
          <w:t>economical</w:t>
        </w:r>
      </w:ins>
      <w:ins w:id="74" w:author="Zhang  Zihao" w:date="2024-08-29T11:22:00Z" w16du:dateUtc="2024-08-29T09:22:00Z">
        <w:r w:rsidR="00FF2864">
          <w:rPr>
            <w:rFonts w:ascii="Arial" w:eastAsiaTheme="minorEastAsia" w:hAnsi="Arial" w:cs="Arial" w:hint="eastAsia"/>
            <w:sz w:val="22"/>
            <w:szCs w:val="22"/>
            <w:lang w:eastAsia="zh-CN"/>
          </w:rPr>
          <w:t>ly</w:t>
        </w:r>
      </w:ins>
      <w:ins w:id="75" w:author="Zhang  Zihao" w:date="2024-08-29T10:42:00Z" w16du:dateUtc="2024-08-29T08:42:00Z">
        <w:r w:rsidR="004262FD">
          <w:rPr>
            <w:rFonts w:ascii="Arial" w:eastAsiaTheme="minorEastAsia" w:hAnsi="Arial" w:cs="Arial" w:hint="eastAsia"/>
            <w:sz w:val="22"/>
            <w:szCs w:val="22"/>
            <w:lang w:eastAsia="zh-CN"/>
          </w:rPr>
          <w:t xml:space="preserve"> viable compared to</w:t>
        </w:r>
      </w:ins>
      <w:ins w:id="76" w:author="Zhang  Zihao" w:date="2024-08-29T11:22:00Z" w16du:dateUtc="2024-08-29T09:22:00Z">
        <w:r w:rsidR="00FF2864">
          <w:rPr>
            <w:rFonts w:ascii="Arial" w:eastAsiaTheme="minorEastAsia" w:hAnsi="Arial" w:cs="Arial" w:hint="eastAsia"/>
            <w:sz w:val="22"/>
            <w:szCs w:val="22"/>
            <w:lang w:eastAsia="zh-CN"/>
          </w:rPr>
          <w:t xml:space="preserve"> the</w:t>
        </w:r>
      </w:ins>
      <w:ins w:id="77" w:author="Zhang  Zihao" w:date="2024-08-29T10:42:00Z" w16du:dateUtc="2024-08-29T08:42:00Z">
        <w:r w:rsidR="004262FD">
          <w:rPr>
            <w:rFonts w:ascii="Arial" w:eastAsiaTheme="minorEastAsia" w:hAnsi="Arial" w:cs="Arial" w:hint="eastAsia"/>
            <w:sz w:val="22"/>
            <w:szCs w:val="22"/>
            <w:lang w:eastAsia="zh-CN"/>
          </w:rPr>
          <w:t xml:space="preserve"> </w:t>
        </w:r>
        <w:r w:rsidR="004262FD">
          <w:rPr>
            <w:rFonts w:ascii="Arial" w:eastAsiaTheme="minorEastAsia" w:hAnsi="Arial" w:cs="Arial"/>
            <w:sz w:val="22"/>
            <w:szCs w:val="22"/>
            <w:lang w:eastAsia="zh-CN"/>
          </w:rPr>
          <w:t>traditional</w:t>
        </w:r>
        <w:r w:rsidR="004262FD">
          <w:rPr>
            <w:rFonts w:ascii="Arial" w:eastAsiaTheme="minorEastAsia" w:hAnsi="Arial" w:cs="Arial" w:hint="eastAsia"/>
            <w:sz w:val="22"/>
            <w:szCs w:val="22"/>
            <w:lang w:eastAsia="zh-CN"/>
          </w:rPr>
          <w:t xml:space="preserve"> ethy</w:t>
        </w:r>
      </w:ins>
      <w:ins w:id="78" w:author="Zhang  Zihao" w:date="2024-08-29T10:43:00Z" w16du:dateUtc="2024-08-29T08:43:00Z">
        <w:r w:rsidR="004262FD">
          <w:rPr>
            <w:rFonts w:ascii="Arial" w:eastAsiaTheme="minorEastAsia" w:hAnsi="Arial" w:cs="Arial" w:hint="eastAsia"/>
            <w:sz w:val="22"/>
            <w:szCs w:val="22"/>
            <w:lang w:eastAsia="zh-CN"/>
          </w:rPr>
          <w:t>lene route</w:t>
        </w:r>
      </w:ins>
      <w:ins w:id="79" w:author="Zhang  Zihao" w:date="2024-08-29T10:27:00Z" w16du:dateUtc="2024-08-29T08:27:00Z">
        <w:r w:rsidR="00C5036E">
          <w:rPr>
            <w:rFonts w:ascii="Arial" w:eastAsiaTheme="minorEastAsia" w:hAnsi="Arial" w:cs="Arial" w:hint="eastAsia"/>
            <w:sz w:val="22"/>
            <w:szCs w:val="22"/>
            <w:lang w:eastAsia="zh-CN"/>
          </w:rPr>
          <w:t xml:space="preserve">. </w:t>
        </w:r>
      </w:ins>
      <w:del w:id="80" w:author="Zhang  Zihao" w:date="2024-08-29T10:54:00Z" w16du:dateUtc="2024-08-29T08:54:00Z">
        <w:r w:rsidR="00EC7B9D" w:rsidRPr="00CF7E03" w:rsidDel="00D54496">
          <w:rPr>
            <w:rFonts w:ascii="Arial" w:eastAsiaTheme="minorEastAsia" w:hAnsi="Arial" w:cs="Arial"/>
            <w:sz w:val="22"/>
            <w:szCs w:val="22"/>
            <w:lang w:eastAsia="zh-CN"/>
          </w:rPr>
          <w:delText xml:space="preserve">Both </w:delText>
        </w:r>
        <w:r w:rsidR="007D7331" w:rsidRPr="00CF7E03" w:rsidDel="00D54496">
          <w:rPr>
            <w:rFonts w:ascii="Arial" w:eastAsiaTheme="minorEastAsia" w:hAnsi="Arial" w:cs="Arial"/>
            <w:sz w:val="22"/>
            <w:szCs w:val="22"/>
            <w:lang w:eastAsia="zh-CN"/>
          </w:rPr>
          <w:delText>C</w:delText>
        </w:r>
        <w:r w:rsidR="007D7331" w:rsidRPr="00CF7E03" w:rsidDel="00D54496">
          <w:rPr>
            <w:rFonts w:ascii="Arial" w:eastAsiaTheme="minorEastAsia" w:hAnsi="Arial" w:cs="Arial"/>
            <w:sz w:val="22"/>
            <w:szCs w:val="22"/>
            <w:vertAlign w:val="subscript"/>
            <w:lang w:eastAsia="zh-CN"/>
          </w:rPr>
          <w:delText>2</w:delText>
        </w:r>
        <w:r w:rsidR="007D7331" w:rsidRPr="00CF7E03" w:rsidDel="00D54496">
          <w:rPr>
            <w:rFonts w:ascii="Arial" w:eastAsiaTheme="minorEastAsia" w:hAnsi="Arial" w:cs="Arial"/>
            <w:sz w:val="22"/>
            <w:szCs w:val="22"/>
            <w:lang w:eastAsia="zh-CN"/>
          </w:rPr>
          <w:delText>H</w:delText>
        </w:r>
        <w:r w:rsidR="007D7331" w:rsidRPr="00CF7E03" w:rsidDel="00D54496">
          <w:rPr>
            <w:rFonts w:ascii="Arial" w:eastAsiaTheme="minorEastAsia" w:hAnsi="Arial" w:cs="Arial"/>
            <w:sz w:val="22"/>
            <w:szCs w:val="22"/>
            <w:vertAlign w:val="subscript"/>
            <w:lang w:eastAsia="zh-CN"/>
          </w:rPr>
          <w:delText>4</w:delText>
        </w:r>
        <w:r w:rsidR="00C41120" w:rsidRPr="00CF7E03" w:rsidDel="00D54496">
          <w:rPr>
            <w:rFonts w:ascii="Arial" w:eastAsiaTheme="minorEastAsia" w:hAnsi="Arial" w:cs="Arial"/>
            <w:sz w:val="22"/>
            <w:szCs w:val="22"/>
            <w:lang w:eastAsia="zh-CN"/>
          </w:rPr>
          <w:delText xml:space="preserve"> </w:delText>
        </w:r>
        <w:r w:rsidR="00021AD6" w:rsidRPr="00CF7E03" w:rsidDel="00D54496">
          <w:rPr>
            <w:rFonts w:ascii="Arial" w:eastAsiaTheme="minorEastAsia" w:hAnsi="Arial" w:cs="Arial"/>
            <w:sz w:val="22"/>
            <w:szCs w:val="22"/>
            <w:lang w:eastAsia="zh-CN"/>
          </w:rPr>
          <w:delText xml:space="preserve">and </w:delText>
        </w:r>
        <w:r w:rsidR="00C41120" w:rsidRPr="00CF7E03" w:rsidDel="00D54496">
          <w:rPr>
            <w:rFonts w:ascii="Arial" w:eastAsiaTheme="minorEastAsia" w:hAnsi="Arial" w:cs="Arial"/>
            <w:sz w:val="22"/>
            <w:szCs w:val="22"/>
            <w:lang w:eastAsia="zh-CN"/>
          </w:rPr>
          <w:delText>C</w:delText>
        </w:r>
        <w:r w:rsidR="00C41120" w:rsidRPr="00CF7E03" w:rsidDel="00D54496">
          <w:rPr>
            <w:rFonts w:ascii="Arial" w:eastAsiaTheme="minorEastAsia" w:hAnsi="Arial" w:cs="Arial"/>
            <w:sz w:val="22"/>
            <w:szCs w:val="22"/>
            <w:vertAlign w:val="subscript"/>
            <w:lang w:eastAsia="zh-CN"/>
          </w:rPr>
          <w:delText>2</w:delText>
        </w:r>
        <w:r w:rsidR="00C41120" w:rsidRPr="00CF7E03" w:rsidDel="00D54496">
          <w:rPr>
            <w:rFonts w:ascii="Arial" w:eastAsiaTheme="minorEastAsia" w:hAnsi="Arial" w:cs="Arial"/>
            <w:sz w:val="22"/>
            <w:szCs w:val="22"/>
            <w:lang w:eastAsia="zh-CN"/>
          </w:rPr>
          <w:delText>H</w:delText>
        </w:r>
        <w:r w:rsidR="00C41120" w:rsidRPr="00CF7E03" w:rsidDel="00D54496">
          <w:rPr>
            <w:rFonts w:ascii="Arial" w:eastAsiaTheme="minorEastAsia" w:hAnsi="Arial" w:cs="Arial"/>
            <w:sz w:val="22"/>
            <w:szCs w:val="22"/>
            <w:vertAlign w:val="subscript"/>
            <w:lang w:eastAsia="zh-CN"/>
          </w:rPr>
          <w:delText>2</w:delText>
        </w:r>
        <w:r w:rsidR="00021AD6" w:rsidRPr="00CF7E03" w:rsidDel="00D54496">
          <w:rPr>
            <w:rFonts w:ascii="Arial" w:eastAsiaTheme="minorEastAsia" w:hAnsi="Arial" w:cs="Arial"/>
            <w:sz w:val="22"/>
            <w:szCs w:val="22"/>
            <w:lang w:eastAsia="zh-CN"/>
          </w:rPr>
          <w:delText xml:space="preserve"> </w:delText>
        </w:r>
        <w:r w:rsidR="00C35669" w:rsidDel="00D54496">
          <w:rPr>
            <w:rFonts w:ascii="Arial" w:eastAsiaTheme="minorEastAsia" w:hAnsi="Arial" w:cs="Arial" w:hint="eastAsia"/>
            <w:sz w:val="22"/>
            <w:szCs w:val="22"/>
            <w:lang w:eastAsia="zh-CN"/>
          </w:rPr>
          <w:delText>production</w:delText>
        </w:r>
        <w:r w:rsidR="00C35669" w:rsidRPr="00CF7E03" w:rsidDel="00D54496">
          <w:rPr>
            <w:rFonts w:ascii="Arial" w:eastAsiaTheme="minorEastAsia" w:hAnsi="Arial" w:cs="Arial"/>
            <w:sz w:val="22"/>
            <w:szCs w:val="22"/>
            <w:lang w:eastAsia="zh-CN"/>
          </w:rPr>
          <w:delText xml:space="preserve"> </w:delText>
        </w:r>
        <w:r w:rsidR="00997EF2" w:rsidDel="00D54496">
          <w:rPr>
            <w:rFonts w:ascii="Arial" w:eastAsiaTheme="minorEastAsia" w:hAnsi="Arial" w:cs="Arial" w:hint="eastAsia"/>
            <w:sz w:val="22"/>
            <w:szCs w:val="22"/>
            <w:lang w:eastAsia="zh-CN"/>
          </w:rPr>
          <w:delText xml:space="preserve">processes </w:delText>
        </w:r>
        <w:r w:rsidR="00035744" w:rsidRPr="00CF7E03" w:rsidDel="00D54496">
          <w:rPr>
            <w:rFonts w:ascii="Arial" w:eastAsiaTheme="minorEastAsia" w:hAnsi="Arial" w:cs="Arial"/>
            <w:sz w:val="22"/>
            <w:szCs w:val="22"/>
            <w:lang w:eastAsia="zh-CN"/>
          </w:rPr>
          <w:delText>are</w:delText>
        </w:r>
        <w:r w:rsidR="00732A13" w:rsidRPr="00CF7E03" w:rsidDel="00D54496">
          <w:rPr>
            <w:rFonts w:ascii="Arial" w:eastAsiaTheme="minorEastAsia" w:hAnsi="Arial" w:cs="Arial"/>
            <w:sz w:val="22"/>
            <w:szCs w:val="22"/>
            <w:lang w:eastAsia="zh-CN"/>
          </w:rPr>
          <w:delText xml:space="preserve"> </w:delText>
        </w:r>
        <w:r w:rsidR="00C21890" w:rsidDel="00D54496">
          <w:rPr>
            <w:rFonts w:ascii="Arial" w:eastAsiaTheme="minorEastAsia" w:hAnsi="Arial" w:cs="Arial"/>
            <w:sz w:val="22"/>
            <w:szCs w:val="22"/>
            <w:lang w:eastAsia="zh-CN"/>
          </w:rPr>
          <w:delText xml:space="preserve">highly </w:delText>
        </w:r>
        <w:r w:rsidR="00732A13" w:rsidRPr="00CF7E03" w:rsidDel="00D54496">
          <w:rPr>
            <w:rFonts w:ascii="Arial" w:eastAsiaTheme="minorEastAsia" w:hAnsi="Arial" w:cs="Arial"/>
            <w:sz w:val="22"/>
            <w:szCs w:val="22"/>
            <w:lang w:eastAsia="zh-CN"/>
          </w:rPr>
          <w:delText>energy</w:delText>
        </w:r>
        <w:r w:rsidR="00071441" w:rsidRPr="00CF7E03" w:rsidDel="00D54496">
          <w:rPr>
            <w:rFonts w:ascii="Arial" w:eastAsiaTheme="minorEastAsia" w:hAnsi="Arial" w:cs="Arial"/>
            <w:sz w:val="22"/>
            <w:szCs w:val="22"/>
            <w:lang w:eastAsia="zh-CN"/>
          </w:rPr>
          <w:noBreakHyphen/>
        </w:r>
        <w:r w:rsidR="00732A13" w:rsidRPr="00CF7E03" w:rsidDel="00D54496">
          <w:rPr>
            <w:rFonts w:ascii="Arial" w:eastAsiaTheme="minorEastAsia" w:hAnsi="Arial" w:cs="Arial"/>
            <w:sz w:val="22"/>
            <w:szCs w:val="22"/>
            <w:lang w:eastAsia="zh-CN"/>
          </w:rPr>
          <w:delText xml:space="preserve">intensive and </w:delText>
        </w:r>
        <w:r w:rsidR="00FF1D96" w:rsidDel="00D54496">
          <w:rPr>
            <w:rFonts w:ascii="Arial" w:eastAsiaTheme="minorEastAsia" w:hAnsi="Arial" w:cs="Arial" w:hint="eastAsia"/>
            <w:sz w:val="22"/>
            <w:szCs w:val="22"/>
            <w:lang w:eastAsia="zh-CN"/>
          </w:rPr>
          <w:delText>pose</w:delText>
        </w:r>
        <w:r w:rsidR="002A2681" w:rsidRPr="00CF7E03" w:rsidDel="00D54496">
          <w:rPr>
            <w:rFonts w:ascii="Arial" w:eastAsiaTheme="minorEastAsia" w:hAnsi="Arial" w:cs="Arial"/>
            <w:sz w:val="22"/>
            <w:szCs w:val="22"/>
            <w:lang w:eastAsia="zh-CN"/>
          </w:rPr>
          <w:delText xml:space="preserve"> </w:delText>
        </w:r>
        <w:r w:rsidR="00CC0521" w:rsidRPr="00CF7E03" w:rsidDel="00D54496">
          <w:rPr>
            <w:rFonts w:ascii="Arial" w:eastAsiaTheme="minorEastAsia" w:hAnsi="Arial" w:cs="Arial"/>
            <w:sz w:val="22"/>
            <w:szCs w:val="22"/>
            <w:lang w:eastAsia="zh-CN"/>
          </w:rPr>
          <w:delText xml:space="preserve">significant </w:delText>
        </w:r>
        <w:r w:rsidR="00C41120" w:rsidRPr="00CF7E03" w:rsidDel="00D54496">
          <w:rPr>
            <w:rFonts w:ascii="Arial" w:eastAsiaTheme="minorEastAsia" w:hAnsi="Arial" w:cs="Arial"/>
            <w:sz w:val="22"/>
            <w:szCs w:val="22"/>
            <w:lang w:eastAsia="zh-CN"/>
          </w:rPr>
          <w:delText xml:space="preserve">environmental </w:delText>
        </w:r>
        <w:r w:rsidR="00CC0521" w:rsidRPr="00CF7E03" w:rsidDel="00D54496">
          <w:rPr>
            <w:rFonts w:ascii="Arial" w:eastAsiaTheme="minorEastAsia" w:hAnsi="Arial" w:cs="Arial"/>
            <w:sz w:val="22"/>
            <w:szCs w:val="22"/>
            <w:lang w:eastAsia="zh-CN"/>
          </w:rPr>
          <w:delText>concerns</w:delText>
        </w:r>
        <w:r w:rsidR="00D36661" w:rsidDel="00D54496">
          <w:rPr>
            <w:rFonts w:ascii="Arial" w:eastAsiaTheme="minorEastAsia" w:hAnsi="Arial" w:cs="Arial"/>
            <w:sz w:val="22"/>
            <w:szCs w:val="22"/>
            <w:lang w:eastAsia="zh-CN"/>
          </w:rPr>
          <w:delText>;</w:delText>
        </w:r>
        <w:r w:rsidR="000D3FE0" w:rsidDel="00D54496">
          <w:rPr>
            <w:rFonts w:ascii="Arial" w:eastAsiaTheme="minorEastAsia" w:hAnsi="Arial" w:cs="Arial" w:hint="eastAsia"/>
            <w:sz w:val="22"/>
            <w:szCs w:val="22"/>
            <w:lang w:eastAsia="zh-CN"/>
          </w:rPr>
          <w:delText xml:space="preserve"> however</w:delText>
        </w:r>
      </w:del>
      <w:ins w:id="81" w:author="Zhang  Zihao" w:date="2024-08-29T11:14:00Z" w16du:dateUtc="2024-08-29T09:14:00Z">
        <w:r w:rsidR="000701A7">
          <w:rPr>
            <w:rFonts w:ascii="Arial" w:eastAsiaTheme="minorEastAsia" w:hAnsi="Arial" w:cs="Arial" w:hint="eastAsia"/>
            <w:sz w:val="22"/>
            <w:szCs w:val="22"/>
            <w:lang w:eastAsia="zh-CN"/>
          </w:rPr>
          <w:t>Despite this potential</w:t>
        </w:r>
      </w:ins>
      <w:r w:rsidR="000D3FE0">
        <w:rPr>
          <w:rFonts w:ascii="Arial" w:eastAsiaTheme="minorEastAsia" w:hAnsi="Arial" w:cs="Arial" w:hint="eastAsia"/>
          <w:sz w:val="22"/>
          <w:szCs w:val="22"/>
          <w:lang w:eastAsia="zh-CN"/>
        </w:rPr>
        <w:t xml:space="preserve">, </w:t>
      </w:r>
      <w:r w:rsidR="009E43CD">
        <w:rPr>
          <w:rFonts w:ascii="Arial" w:eastAsiaTheme="minorEastAsia" w:hAnsi="Arial" w:cs="Arial" w:hint="eastAsia"/>
          <w:sz w:val="22"/>
          <w:szCs w:val="22"/>
          <w:lang w:eastAsia="zh-CN"/>
        </w:rPr>
        <w:t xml:space="preserve">research has primarily </w:t>
      </w:r>
      <w:r w:rsidR="00FF1D96">
        <w:rPr>
          <w:rFonts w:ascii="Arial" w:eastAsiaTheme="minorEastAsia" w:hAnsi="Arial" w:cs="Arial" w:hint="eastAsia"/>
          <w:sz w:val="22"/>
          <w:szCs w:val="22"/>
          <w:lang w:eastAsia="zh-CN"/>
        </w:rPr>
        <w:t>focus</w:t>
      </w:r>
      <w:r w:rsidR="009E43CD">
        <w:rPr>
          <w:rFonts w:ascii="Arial" w:eastAsiaTheme="minorEastAsia" w:hAnsi="Arial" w:cs="Arial" w:hint="eastAsia"/>
          <w:sz w:val="22"/>
          <w:szCs w:val="22"/>
          <w:lang w:eastAsia="zh-CN"/>
        </w:rPr>
        <w:t>ed</w:t>
      </w:r>
      <w:r w:rsidR="00FF1D96">
        <w:rPr>
          <w:rFonts w:ascii="Arial" w:eastAsiaTheme="minorEastAsia" w:hAnsi="Arial" w:cs="Arial" w:hint="eastAsia"/>
          <w:sz w:val="22"/>
          <w:szCs w:val="22"/>
          <w:lang w:eastAsia="zh-CN"/>
        </w:rPr>
        <w:t xml:space="preserve"> on </w:t>
      </w:r>
      <w:ins w:id="82" w:author="Zhang  Zihao" w:date="2024-08-29T11:45:00Z" w16du:dateUtc="2024-08-29T09:45:00Z">
        <w:r w:rsidR="006863F8">
          <w:rPr>
            <w:rFonts w:ascii="Arial" w:eastAsiaTheme="minorEastAsia" w:hAnsi="Arial" w:cs="Arial" w:hint="eastAsia"/>
            <w:sz w:val="22"/>
            <w:szCs w:val="22"/>
            <w:lang w:eastAsia="zh-CN"/>
          </w:rPr>
          <w:t xml:space="preserve">alternative </w:t>
        </w:r>
      </w:ins>
      <w:del w:id="83" w:author="Zhang  Zihao" w:date="2024-08-29T11:15:00Z" w16du:dateUtc="2024-08-29T09:15:00Z">
        <w:r w:rsidR="00CC0521" w:rsidRPr="00CF7E03" w:rsidDel="000701A7">
          <w:rPr>
            <w:rFonts w:ascii="Arial" w:eastAsiaTheme="minorEastAsia" w:hAnsi="Arial" w:cs="Arial"/>
            <w:sz w:val="22"/>
            <w:szCs w:val="22"/>
            <w:lang w:eastAsia="zh-CN"/>
          </w:rPr>
          <w:delText xml:space="preserve">alternative </w:delText>
        </w:r>
      </w:del>
      <w:del w:id="84" w:author="Zhang  Zihao" w:date="2024-08-29T10:55:00Z" w16du:dateUtc="2024-08-29T08:55:00Z">
        <w:r w:rsidR="00CC0521" w:rsidRPr="00CF7E03" w:rsidDel="00D54496">
          <w:rPr>
            <w:rFonts w:ascii="Arial" w:eastAsiaTheme="minorEastAsia" w:hAnsi="Arial" w:cs="Arial"/>
            <w:sz w:val="22"/>
            <w:szCs w:val="22"/>
            <w:lang w:eastAsia="zh-CN"/>
          </w:rPr>
          <w:delText>C</w:delText>
        </w:r>
        <w:r w:rsidR="00CC0521" w:rsidRPr="00CF7E03" w:rsidDel="00D54496">
          <w:rPr>
            <w:rFonts w:ascii="Arial" w:eastAsiaTheme="minorEastAsia" w:hAnsi="Arial" w:cs="Arial"/>
            <w:sz w:val="22"/>
            <w:szCs w:val="22"/>
            <w:vertAlign w:val="subscript"/>
            <w:lang w:eastAsia="zh-CN"/>
          </w:rPr>
          <w:delText>2</w:delText>
        </w:r>
        <w:r w:rsidR="00CC0521" w:rsidRPr="00CF7E03" w:rsidDel="00D54496">
          <w:rPr>
            <w:rFonts w:ascii="Arial" w:eastAsiaTheme="minorEastAsia" w:hAnsi="Arial" w:cs="Arial"/>
            <w:sz w:val="22"/>
            <w:szCs w:val="22"/>
            <w:lang w:eastAsia="zh-CN"/>
          </w:rPr>
          <w:delText>H</w:delText>
        </w:r>
        <w:r w:rsidR="00CC0521" w:rsidRPr="00CF7E03" w:rsidDel="00D54496">
          <w:rPr>
            <w:rFonts w:ascii="Arial" w:eastAsiaTheme="minorEastAsia" w:hAnsi="Arial" w:cs="Arial"/>
            <w:sz w:val="22"/>
            <w:szCs w:val="22"/>
            <w:vertAlign w:val="subscript"/>
            <w:lang w:eastAsia="zh-CN"/>
          </w:rPr>
          <w:delText>4</w:delText>
        </w:r>
        <w:r w:rsidR="00CC0521" w:rsidRPr="00CF7E03" w:rsidDel="00D54496">
          <w:rPr>
            <w:rFonts w:ascii="Arial" w:eastAsiaTheme="minorEastAsia" w:hAnsi="Arial" w:cs="Arial"/>
            <w:sz w:val="22"/>
            <w:szCs w:val="22"/>
            <w:lang w:eastAsia="zh-CN"/>
          </w:rPr>
          <w:delText xml:space="preserve"> </w:delText>
        </w:r>
      </w:del>
      <w:ins w:id="85" w:author="Zhang  Zihao" w:date="2024-08-29T10:55:00Z" w16du:dateUtc="2024-08-29T08:55:00Z">
        <w:r w:rsidR="00D54496">
          <w:rPr>
            <w:rFonts w:ascii="Arial" w:eastAsiaTheme="minorEastAsia" w:hAnsi="Arial" w:cs="Arial" w:hint="eastAsia"/>
            <w:sz w:val="22"/>
            <w:szCs w:val="22"/>
            <w:lang w:eastAsia="zh-CN"/>
          </w:rPr>
          <w:t>ethylene</w:t>
        </w:r>
      </w:ins>
      <w:ins w:id="86" w:author="Zhang  Zihao" w:date="2024-08-29T11:45:00Z" w16du:dateUtc="2024-08-29T09:45:00Z">
        <w:r w:rsidR="00971A2F">
          <w:rPr>
            <w:rFonts w:ascii="Arial" w:eastAsiaTheme="minorEastAsia" w:hAnsi="Arial" w:cs="Arial" w:hint="eastAsia"/>
            <w:sz w:val="22"/>
            <w:szCs w:val="22"/>
            <w:lang w:eastAsia="zh-CN"/>
          </w:rPr>
          <w:t xml:space="preserve"> </w:t>
        </w:r>
        <w:r w:rsidR="006863F8">
          <w:rPr>
            <w:rFonts w:ascii="Arial" w:eastAsiaTheme="minorEastAsia" w:hAnsi="Arial" w:cs="Arial" w:hint="eastAsia"/>
            <w:sz w:val="22"/>
            <w:szCs w:val="22"/>
            <w:lang w:eastAsia="zh-CN"/>
          </w:rPr>
          <w:t xml:space="preserve">routes </w:t>
        </w:r>
        <w:r w:rsidR="00971A2F">
          <w:rPr>
            <w:rFonts w:ascii="Arial" w:eastAsiaTheme="minorEastAsia" w:hAnsi="Arial" w:cs="Arial" w:hint="eastAsia"/>
            <w:sz w:val="22"/>
            <w:szCs w:val="22"/>
            <w:lang w:eastAsia="zh-CN"/>
          </w:rPr>
          <w:t xml:space="preserve">due to its significantly </w:t>
        </w:r>
      </w:ins>
      <w:ins w:id="87" w:author="Zhang  Zihao" w:date="2024-08-29T11:46:00Z" w16du:dateUtc="2024-08-29T09:46:00Z">
        <w:r w:rsidR="006863F8">
          <w:rPr>
            <w:rFonts w:ascii="Arial" w:eastAsiaTheme="minorEastAsia" w:hAnsi="Arial" w:cs="Arial" w:hint="eastAsia"/>
            <w:sz w:val="22"/>
            <w:szCs w:val="22"/>
            <w:lang w:eastAsia="zh-CN"/>
          </w:rPr>
          <w:t>greater</w:t>
        </w:r>
      </w:ins>
      <w:ins w:id="88" w:author="Zhang  Zihao" w:date="2024-08-29T11:45:00Z" w16du:dateUtc="2024-08-29T09:45:00Z">
        <w:r w:rsidR="00971A2F">
          <w:rPr>
            <w:rFonts w:ascii="Arial" w:eastAsiaTheme="minorEastAsia" w:hAnsi="Arial" w:cs="Arial" w:hint="eastAsia"/>
            <w:sz w:val="22"/>
            <w:szCs w:val="22"/>
            <w:lang w:eastAsia="zh-CN"/>
          </w:rPr>
          <w:t xml:space="preserve"> production scale</w:t>
        </w:r>
      </w:ins>
      <w:ins w:id="89" w:author="Nabera  Abhinandan" w:date="2024-08-30T15:54:00Z" w16du:dateUtc="2024-08-30T13:54:00Z">
        <w:r w:rsidR="004D6E0A">
          <w:rPr>
            <w:rFonts w:ascii="Arial" w:eastAsiaTheme="minorEastAsia" w:hAnsi="Arial" w:cs="Arial"/>
            <w:sz w:val="22"/>
            <w:szCs w:val="22"/>
            <w:lang w:eastAsia="zh-CN"/>
          </w:rPr>
          <w:t xml:space="preserve"> and lower environmental impacts</w:t>
        </w:r>
      </w:ins>
      <w:ins w:id="90" w:author="Zhang  Zihao" w:date="2024-08-29T11:15:00Z" w16du:dateUtc="2024-08-29T09:15:00Z">
        <w:r w:rsidR="000701A7">
          <w:rPr>
            <w:rFonts w:ascii="Arial" w:eastAsiaTheme="minorEastAsia" w:hAnsi="Arial" w:cs="Arial" w:hint="eastAsia"/>
            <w:sz w:val="22"/>
            <w:szCs w:val="22"/>
            <w:lang w:eastAsia="zh-CN"/>
          </w:rPr>
          <w:t xml:space="preserve">, leaving </w:t>
        </w:r>
      </w:ins>
      <w:ins w:id="91" w:author="Zhang  Zihao" w:date="2024-08-29T10:55:00Z" w16du:dateUtc="2024-08-29T08:55:00Z">
        <w:r w:rsidR="00D54496">
          <w:rPr>
            <w:rFonts w:ascii="Arial" w:eastAsiaTheme="minorEastAsia" w:hAnsi="Arial" w:cs="Arial" w:hint="eastAsia"/>
            <w:sz w:val="22"/>
            <w:szCs w:val="22"/>
            <w:lang w:eastAsia="zh-CN"/>
          </w:rPr>
          <w:t xml:space="preserve">acetylene </w:t>
        </w:r>
      </w:ins>
      <w:ins w:id="92" w:author="Zhang  Zihao" w:date="2024-08-29T11:15:00Z" w16du:dateUtc="2024-08-29T09:15:00Z">
        <w:r w:rsidR="000701A7">
          <w:rPr>
            <w:rFonts w:ascii="Arial" w:eastAsiaTheme="minorEastAsia" w:hAnsi="Arial" w:cs="Arial" w:hint="eastAsia"/>
            <w:sz w:val="22"/>
            <w:szCs w:val="22"/>
            <w:lang w:eastAsia="zh-CN"/>
          </w:rPr>
          <w:t xml:space="preserve">largely overlooked </w:t>
        </w:r>
      </w:ins>
      <w:ins w:id="93" w:author="Zhang  Zihao" w:date="2024-08-29T10:57:00Z" w16du:dateUtc="2024-08-29T08:57:00Z">
        <w:r w:rsidR="007D4A76">
          <w:rPr>
            <w:rFonts w:ascii="Arial" w:eastAsiaTheme="minorEastAsia" w:hAnsi="Arial" w:cs="Arial" w:hint="eastAsia"/>
            <w:sz w:val="22"/>
            <w:szCs w:val="22"/>
            <w:lang w:eastAsia="zh-CN"/>
          </w:rPr>
          <w:t>for decades</w:t>
        </w:r>
      </w:ins>
      <w:del w:id="94" w:author="Zhang  Zihao" w:date="2024-08-29T10:57:00Z" w16du:dateUtc="2024-08-29T08:57:00Z">
        <w:r w:rsidR="001A65B3" w:rsidDel="007D4A76">
          <w:rPr>
            <w:rFonts w:ascii="Arial" w:eastAsiaTheme="minorEastAsia" w:hAnsi="Arial" w:cs="Arial" w:hint="eastAsia"/>
            <w:sz w:val="22"/>
            <w:szCs w:val="22"/>
            <w:lang w:eastAsia="zh-CN"/>
          </w:rPr>
          <w:delText>routes</w:delText>
        </w:r>
      </w:del>
      <w:del w:id="95" w:author="Zhang  Zihao" w:date="2024-08-29T11:45:00Z" w16du:dateUtc="2024-08-29T09:45:00Z">
        <w:r w:rsidR="009E43CD" w:rsidDel="00971A2F">
          <w:rPr>
            <w:rFonts w:ascii="Arial" w:eastAsiaTheme="minorEastAsia" w:hAnsi="Arial" w:cs="Arial" w:hint="eastAsia"/>
            <w:sz w:val="22"/>
            <w:szCs w:val="22"/>
            <w:lang w:eastAsia="zh-CN"/>
          </w:rPr>
          <w:delText xml:space="preserve">, given </w:delText>
        </w:r>
      </w:del>
      <w:del w:id="96" w:author="Zhang  Zihao" w:date="2024-08-29T10:57:00Z" w16du:dateUtc="2024-08-29T08:57:00Z">
        <w:r w:rsidR="001D7A13" w:rsidRPr="00CF7E03" w:rsidDel="007D4A76">
          <w:rPr>
            <w:rFonts w:ascii="Arial" w:eastAsiaTheme="minorEastAsia" w:hAnsi="Arial" w:cs="Arial"/>
            <w:sz w:val="22"/>
            <w:szCs w:val="22"/>
            <w:lang w:eastAsia="zh-CN"/>
          </w:rPr>
          <w:delText>its</w:delText>
        </w:r>
        <w:r w:rsidR="00723AC5" w:rsidRPr="00CF7E03" w:rsidDel="007D4A76">
          <w:rPr>
            <w:rFonts w:ascii="Arial" w:eastAsiaTheme="minorEastAsia" w:hAnsi="Arial" w:cs="Arial"/>
            <w:sz w:val="22"/>
            <w:szCs w:val="22"/>
            <w:lang w:eastAsia="zh-CN"/>
          </w:rPr>
          <w:delText xml:space="preserve"> </w:delText>
        </w:r>
      </w:del>
      <w:del w:id="97" w:author="Zhang  Zihao" w:date="2024-08-29T11:45:00Z" w16du:dateUtc="2024-08-29T09:45:00Z">
        <w:r w:rsidR="00215197" w:rsidDel="00971A2F">
          <w:rPr>
            <w:rFonts w:ascii="Arial" w:eastAsiaTheme="minorEastAsia" w:hAnsi="Arial" w:cs="Arial" w:hint="eastAsia"/>
            <w:sz w:val="22"/>
            <w:szCs w:val="22"/>
            <w:lang w:eastAsia="zh-CN"/>
          </w:rPr>
          <w:delText xml:space="preserve">production </w:delText>
        </w:r>
        <w:r w:rsidR="009E43CD" w:rsidDel="00971A2F">
          <w:rPr>
            <w:rFonts w:ascii="Arial" w:eastAsiaTheme="minorEastAsia" w:hAnsi="Arial" w:cs="Arial" w:hint="eastAsia"/>
            <w:sz w:val="22"/>
            <w:szCs w:val="22"/>
            <w:lang w:eastAsia="zh-CN"/>
          </w:rPr>
          <w:delText>scale</w:delText>
        </w:r>
      </w:del>
      <w:del w:id="98" w:author="Zhang  Zihao" w:date="2024-08-29T10:56:00Z" w16du:dateUtc="2024-08-29T08:56:00Z">
        <w:r w:rsidR="009E43CD" w:rsidDel="00D54496">
          <w:rPr>
            <w:rFonts w:ascii="Arial" w:eastAsiaTheme="minorEastAsia" w:hAnsi="Arial" w:cs="Arial" w:hint="eastAsia"/>
            <w:sz w:val="22"/>
            <w:szCs w:val="22"/>
            <w:lang w:eastAsia="zh-CN"/>
          </w:rPr>
          <w:delText xml:space="preserve">, which is </w:delText>
        </w:r>
        <w:r w:rsidR="00215197" w:rsidDel="00D54496">
          <w:rPr>
            <w:rFonts w:ascii="Arial" w:eastAsiaTheme="minorEastAsia" w:hAnsi="Arial" w:cs="Arial" w:hint="eastAsia"/>
            <w:sz w:val="22"/>
            <w:szCs w:val="22"/>
            <w:lang w:eastAsia="zh-CN"/>
          </w:rPr>
          <w:delText xml:space="preserve">nearly 20 times greater than </w:delText>
        </w:r>
        <w:r w:rsidR="009E43CD" w:rsidDel="00D54496">
          <w:rPr>
            <w:rFonts w:ascii="Arial" w:eastAsiaTheme="minorEastAsia" w:hAnsi="Arial" w:cs="Arial" w:hint="eastAsia"/>
            <w:sz w:val="22"/>
            <w:szCs w:val="22"/>
            <w:lang w:eastAsia="zh-CN"/>
          </w:rPr>
          <w:delText xml:space="preserve">that of </w:delText>
        </w:r>
        <w:r w:rsidR="00215197" w:rsidRPr="00CF7E03" w:rsidDel="00D54496">
          <w:rPr>
            <w:rFonts w:ascii="Arial" w:eastAsiaTheme="minorEastAsia" w:hAnsi="Arial" w:cs="Arial"/>
            <w:sz w:val="22"/>
            <w:szCs w:val="22"/>
            <w:lang w:eastAsia="zh-CN"/>
          </w:rPr>
          <w:delText>C</w:delText>
        </w:r>
        <w:r w:rsidR="00215197" w:rsidRPr="00CF7E03" w:rsidDel="00D54496">
          <w:rPr>
            <w:rFonts w:ascii="Arial" w:eastAsiaTheme="minorEastAsia" w:hAnsi="Arial" w:cs="Arial"/>
            <w:sz w:val="22"/>
            <w:szCs w:val="22"/>
            <w:vertAlign w:val="subscript"/>
            <w:lang w:eastAsia="zh-CN"/>
          </w:rPr>
          <w:delText>2</w:delText>
        </w:r>
        <w:r w:rsidR="00215197" w:rsidRPr="00CF7E03" w:rsidDel="00D54496">
          <w:rPr>
            <w:rFonts w:ascii="Arial" w:eastAsiaTheme="minorEastAsia" w:hAnsi="Arial" w:cs="Arial"/>
            <w:sz w:val="22"/>
            <w:szCs w:val="22"/>
            <w:lang w:eastAsia="zh-CN"/>
          </w:rPr>
          <w:delText>H</w:delText>
        </w:r>
        <w:r w:rsidR="00215197" w:rsidRPr="00CF7E03" w:rsidDel="00D54496">
          <w:rPr>
            <w:rFonts w:ascii="Arial" w:eastAsiaTheme="minorEastAsia" w:hAnsi="Arial" w:cs="Arial"/>
            <w:sz w:val="22"/>
            <w:szCs w:val="22"/>
            <w:vertAlign w:val="subscript"/>
            <w:lang w:eastAsia="zh-CN"/>
          </w:rPr>
          <w:delText>2</w:delText>
        </w:r>
      </w:del>
      <w:r w:rsidR="00AF47C4" w:rsidRPr="00CF7E03">
        <w:rPr>
          <w:rFonts w:ascii="Arial" w:eastAsiaTheme="minorEastAsia" w:hAnsi="Arial" w:cs="Arial"/>
          <w:sz w:val="22"/>
          <w:szCs w:val="22"/>
          <w:lang w:eastAsia="zh-CN"/>
        </w:rPr>
        <w:t>.</w:t>
      </w:r>
      <w:r w:rsidR="00CC0521" w:rsidRPr="00CF7E03">
        <w:rPr>
          <w:rFonts w:ascii="Arial" w:eastAsiaTheme="minorEastAsia" w:hAnsi="Arial" w:cs="Arial"/>
          <w:sz w:val="22"/>
          <w:szCs w:val="22"/>
          <w:lang w:eastAsia="zh-CN"/>
        </w:rPr>
        <w:t xml:space="preserve"> T</w:t>
      </w:r>
      <w:r w:rsidRPr="00CF7E03">
        <w:rPr>
          <w:rFonts w:ascii="Arial" w:eastAsiaTheme="minorEastAsia" w:hAnsi="Arial" w:cs="Arial"/>
          <w:sz w:val="22"/>
          <w:szCs w:val="22"/>
          <w:lang w:eastAsia="zh-CN"/>
        </w:rPr>
        <w:t xml:space="preserve">his </w:t>
      </w:r>
      <w:ins w:id="99" w:author="Zhang  Zihao" w:date="2024-08-29T11:16:00Z" w16du:dateUtc="2024-08-29T09:16:00Z">
        <w:r w:rsidR="00E54475">
          <w:rPr>
            <w:rFonts w:ascii="Arial" w:eastAsiaTheme="minorEastAsia" w:hAnsi="Arial" w:cs="Arial" w:hint="eastAsia"/>
            <w:sz w:val="22"/>
            <w:szCs w:val="22"/>
            <w:lang w:eastAsia="zh-CN"/>
          </w:rPr>
          <w:t xml:space="preserve">review aims </w:t>
        </w:r>
      </w:ins>
      <w:ins w:id="100" w:author="Zhang  Zihao" w:date="2024-08-29T10:44:00Z" w16du:dateUtc="2024-08-29T08:44:00Z">
        <w:r w:rsidR="00091E2C">
          <w:rPr>
            <w:rFonts w:ascii="Arial" w:eastAsiaTheme="minorEastAsia" w:hAnsi="Arial" w:cs="Arial" w:hint="eastAsia"/>
            <w:sz w:val="22"/>
            <w:szCs w:val="22"/>
            <w:lang w:eastAsia="zh-CN"/>
          </w:rPr>
          <w:t xml:space="preserve">to </w:t>
        </w:r>
      </w:ins>
      <w:del w:id="101" w:author="Zhang  Zihao" w:date="2024-08-29T10:44:00Z" w16du:dateUtc="2024-08-29T08:44:00Z">
        <w:r w:rsidRPr="00CF7E03" w:rsidDel="00091E2C">
          <w:rPr>
            <w:rFonts w:ascii="Arial" w:eastAsiaTheme="minorEastAsia" w:hAnsi="Arial" w:cs="Arial"/>
            <w:sz w:val="22"/>
            <w:szCs w:val="22"/>
            <w:lang w:eastAsia="zh-CN"/>
          </w:rPr>
          <w:delText>review</w:delText>
        </w:r>
        <w:r w:rsidR="00CC0521" w:rsidRPr="00CF7E03" w:rsidDel="00091E2C">
          <w:rPr>
            <w:rFonts w:ascii="Arial" w:eastAsiaTheme="minorEastAsia" w:hAnsi="Arial" w:cs="Arial"/>
            <w:sz w:val="22"/>
            <w:szCs w:val="22"/>
            <w:lang w:eastAsia="zh-CN"/>
          </w:rPr>
          <w:delText xml:space="preserve"> </w:delText>
        </w:r>
      </w:del>
      <w:r w:rsidR="00B8220B">
        <w:rPr>
          <w:rFonts w:ascii="Arial" w:eastAsiaTheme="minorEastAsia" w:hAnsi="Arial" w:cs="Arial" w:hint="eastAsia"/>
          <w:sz w:val="22"/>
          <w:szCs w:val="22"/>
          <w:lang w:eastAsia="zh-CN"/>
        </w:rPr>
        <w:t>offer</w:t>
      </w:r>
      <w:del w:id="102" w:author="Zhang  Zihao" w:date="2024-08-29T10:45:00Z" w16du:dateUtc="2024-08-29T08:45:00Z">
        <w:r w:rsidR="00B8220B" w:rsidDel="00F2467C">
          <w:rPr>
            <w:rFonts w:ascii="Arial" w:eastAsiaTheme="minorEastAsia" w:hAnsi="Arial" w:cs="Arial" w:hint="eastAsia"/>
            <w:sz w:val="22"/>
            <w:szCs w:val="22"/>
            <w:lang w:eastAsia="zh-CN"/>
          </w:rPr>
          <w:delText>s</w:delText>
        </w:r>
      </w:del>
      <w:r w:rsidRPr="00CF7E03">
        <w:rPr>
          <w:rFonts w:ascii="Arial" w:eastAsiaTheme="minorEastAsia" w:hAnsi="Arial" w:cs="Arial"/>
          <w:sz w:val="22"/>
          <w:szCs w:val="22"/>
          <w:lang w:eastAsia="zh-CN"/>
        </w:rPr>
        <w:t xml:space="preserve"> a holistic overview </w:t>
      </w:r>
      <w:r w:rsidR="00CC0521" w:rsidRPr="00CF7E03">
        <w:rPr>
          <w:rFonts w:ascii="Arial" w:eastAsiaTheme="minorEastAsia" w:hAnsi="Arial" w:cs="Arial"/>
          <w:sz w:val="22"/>
          <w:szCs w:val="22"/>
          <w:lang w:eastAsia="zh-CN"/>
        </w:rPr>
        <w:t>of</w:t>
      </w:r>
      <w:r w:rsidRPr="00CF7E03">
        <w:rPr>
          <w:rFonts w:ascii="Arial" w:eastAsiaTheme="minorEastAsia" w:hAnsi="Arial" w:cs="Arial"/>
          <w:sz w:val="22"/>
          <w:szCs w:val="22"/>
          <w:lang w:eastAsia="zh-CN"/>
        </w:rPr>
        <w:t xml:space="preserve"> </w:t>
      </w:r>
      <w:r w:rsidR="008F3C5A">
        <w:rPr>
          <w:rFonts w:ascii="Arial" w:eastAsiaTheme="minorEastAsia" w:hAnsi="Arial" w:cs="Arial"/>
          <w:sz w:val="22"/>
          <w:szCs w:val="22"/>
          <w:lang w:eastAsia="zh-CN"/>
        </w:rPr>
        <w:t>acetylene</w:t>
      </w:r>
      <w:r w:rsidR="008F3C5A" w:rsidRPr="00CF7E03">
        <w:rPr>
          <w:rFonts w:ascii="Arial" w:eastAsiaTheme="minorEastAsia" w:hAnsi="Arial" w:cs="Arial"/>
          <w:sz w:val="22"/>
          <w:szCs w:val="22"/>
          <w:lang w:eastAsia="zh-CN"/>
        </w:rPr>
        <w:t xml:space="preserve"> </w:t>
      </w:r>
      <w:r w:rsidR="00203FEC" w:rsidRPr="00CF7E03">
        <w:rPr>
          <w:rFonts w:ascii="Arial" w:eastAsiaTheme="minorEastAsia" w:hAnsi="Arial" w:cs="Arial"/>
          <w:sz w:val="22"/>
          <w:szCs w:val="22"/>
          <w:lang w:eastAsia="zh-CN"/>
        </w:rPr>
        <w:t xml:space="preserve">production </w:t>
      </w:r>
      <w:r w:rsidRPr="00CF7E03">
        <w:rPr>
          <w:rFonts w:ascii="Arial" w:eastAsiaTheme="minorEastAsia" w:hAnsi="Arial" w:cs="Arial"/>
          <w:sz w:val="22"/>
          <w:szCs w:val="22"/>
          <w:lang w:eastAsia="zh-CN"/>
        </w:rPr>
        <w:t xml:space="preserve">technologies, </w:t>
      </w:r>
      <w:ins w:id="103" w:author="Zhang  Zihao" w:date="2024-08-29T11:16:00Z" w16du:dateUtc="2024-08-29T09:16:00Z">
        <w:r w:rsidR="0095049B">
          <w:rPr>
            <w:rFonts w:ascii="Arial" w:eastAsiaTheme="minorEastAsia" w:hAnsi="Arial" w:cs="Arial" w:hint="eastAsia"/>
            <w:sz w:val="22"/>
            <w:szCs w:val="22"/>
            <w:lang w:eastAsia="zh-CN"/>
          </w:rPr>
          <w:t xml:space="preserve">examining </w:t>
        </w:r>
      </w:ins>
      <w:ins w:id="104" w:author="Zhang  Zihao" w:date="2024-08-29T10:46:00Z" w16du:dateUtc="2024-08-29T08:46:00Z">
        <w:r w:rsidR="00D54496" w:rsidRPr="00CF7E03">
          <w:rPr>
            <w:rFonts w:ascii="Arial" w:eastAsiaTheme="minorEastAsia" w:hAnsi="Arial" w:cs="Arial"/>
            <w:sz w:val="22"/>
            <w:szCs w:val="22"/>
            <w:lang w:eastAsia="zh-CN"/>
          </w:rPr>
          <w:t xml:space="preserve">the status and challenges of </w:t>
        </w:r>
        <w:r w:rsidR="00D54496">
          <w:rPr>
            <w:rFonts w:ascii="Arial" w:eastAsiaTheme="minorEastAsia" w:hAnsi="Arial" w:cs="Arial" w:hint="eastAsia"/>
            <w:sz w:val="22"/>
            <w:szCs w:val="22"/>
            <w:lang w:eastAsia="zh-CN"/>
          </w:rPr>
          <w:t>these</w:t>
        </w:r>
        <w:r w:rsidR="00D54496" w:rsidRPr="00CF7E03">
          <w:rPr>
            <w:rFonts w:ascii="Arial" w:eastAsiaTheme="minorEastAsia" w:hAnsi="Arial" w:cs="Arial"/>
            <w:sz w:val="22"/>
            <w:szCs w:val="22"/>
            <w:lang w:eastAsia="zh-CN"/>
          </w:rPr>
          <w:t xml:space="preserve"> technolog</w:t>
        </w:r>
        <w:r w:rsidR="00D54496">
          <w:rPr>
            <w:rFonts w:ascii="Arial" w:eastAsiaTheme="minorEastAsia" w:hAnsi="Arial" w:cs="Arial" w:hint="eastAsia"/>
            <w:sz w:val="22"/>
            <w:szCs w:val="22"/>
            <w:lang w:eastAsia="zh-CN"/>
          </w:rPr>
          <w:t>ies,</w:t>
        </w:r>
        <w:r w:rsidR="00D54496" w:rsidRPr="00CF7E03">
          <w:rPr>
            <w:rFonts w:ascii="Arial" w:eastAsiaTheme="minorEastAsia" w:hAnsi="Arial" w:cs="Arial"/>
            <w:sz w:val="22"/>
            <w:szCs w:val="22"/>
            <w:lang w:eastAsia="zh-CN"/>
          </w:rPr>
          <w:t xml:space="preserve"> </w:t>
        </w:r>
      </w:ins>
      <w:ins w:id="105" w:author="Zhang  Zihao" w:date="2024-08-29T11:17:00Z" w16du:dateUtc="2024-08-29T09:17:00Z">
        <w:r w:rsidR="000C7782">
          <w:rPr>
            <w:rFonts w:ascii="Arial" w:eastAsiaTheme="minorEastAsia" w:hAnsi="Arial" w:cs="Arial" w:hint="eastAsia"/>
            <w:sz w:val="22"/>
            <w:szCs w:val="22"/>
            <w:lang w:eastAsia="zh-CN"/>
          </w:rPr>
          <w:t>including</w:t>
        </w:r>
      </w:ins>
      <w:ins w:id="106" w:author="Zhang  Zihao" w:date="2024-08-29T10:46:00Z" w16du:dateUtc="2024-08-29T08:46:00Z">
        <w:r w:rsidR="00D54496" w:rsidRPr="006F0ADB">
          <w:rPr>
            <w:rFonts w:ascii="Arial" w:eastAsiaTheme="minorEastAsia" w:hAnsi="Arial" w:cs="Arial" w:hint="eastAsia"/>
            <w:sz w:val="22"/>
            <w:szCs w:val="22"/>
            <w:lang w:eastAsia="zh-CN"/>
          </w:rPr>
          <w:t xml:space="preserve"> </w:t>
        </w:r>
      </w:ins>
      <w:ins w:id="107" w:author="Zhang  Zihao" w:date="2024-08-29T11:47:00Z" w16du:dateUtc="2024-08-29T09:47:00Z">
        <w:r w:rsidR="00205ABF">
          <w:rPr>
            <w:rFonts w:ascii="Arial" w:eastAsiaTheme="minorEastAsia" w:hAnsi="Arial" w:cs="Arial" w:hint="eastAsia"/>
            <w:sz w:val="22"/>
            <w:szCs w:val="22"/>
            <w:lang w:eastAsia="zh-CN"/>
          </w:rPr>
          <w:t xml:space="preserve">product selectivity, </w:t>
        </w:r>
      </w:ins>
      <w:ins w:id="108" w:author="Zhang  Zihao" w:date="2024-08-29T10:46:00Z" w16du:dateUtc="2024-08-29T08:46:00Z">
        <w:r w:rsidR="00D54496" w:rsidRPr="006F0ADB">
          <w:rPr>
            <w:rFonts w:ascii="Arial" w:eastAsiaTheme="minorEastAsia" w:hAnsi="Arial" w:cs="Arial"/>
            <w:sz w:val="22"/>
            <w:szCs w:val="22"/>
            <w:lang w:eastAsia="zh-CN"/>
          </w:rPr>
          <w:t>reactor</w:t>
        </w:r>
        <w:r w:rsidR="00D54496" w:rsidRPr="006F0ADB">
          <w:rPr>
            <w:rFonts w:ascii="Arial" w:eastAsiaTheme="minorEastAsia" w:hAnsi="Arial" w:cs="Arial" w:hint="eastAsia"/>
            <w:sz w:val="22"/>
            <w:szCs w:val="22"/>
            <w:lang w:eastAsia="zh-CN"/>
          </w:rPr>
          <w:t xml:space="preserve"> design, reaction mechanism</w:t>
        </w:r>
        <w:r w:rsidR="00D54496">
          <w:rPr>
            <w:rFonts w:ascii="Arial" w:eastAsiaTheme="minorEastAsia" w:hAnsi="Arial" w:cs="Arial"/>
            <w:sz w:val="22"/>
            <w:szCs w:val="22"/>
            <w:lang w:eastAsia="zh-CN"/>
          </w:rPr>
          <w:t>s</w:t>
        </w:r>
        <w:r w:rsidR="00D54496" w:rsidRPr="006F0ADB">
          <w:rPr>
            <w:rFonts w:ascii="Arial" w:eastAsiaTheme="minorEastAsia" w:hAnsi="Arial" w:cs="Arial" w:hint="eastAsia"/>
            <w:sz w:val="22"/>
            <w:szCs w:val="22"/>
            <w:lang w:eastAsia="zh-CN"/>
          </w:rPr>
          <w:t>, energy requirement</w:t>
        </w:r>
        <w:r w:rsidR="00D54496">
          <w:rPr>
            <w:rFonts w:ascii="Arial" w:eastAsiaTheme="minorEastAsia" w:hAnsi="Arial" w:cs="Arial"/>
            <w:sz w:val="22"/>
            <w:szCs w:val="22"/>
            <w:lang w:eastAsia="zh-CN"/>
          </w:rPr>
          <w:t>s</w:t>
        </w:r>
        <w:r w:rsidR="00D54496" w:rsidRPr="006F0ADB">
          <w:rPr>
            <w:rFonts w:ascii="Arial" w:eastAsiaTheme="minorEastAsia" w:hAnsi="Arial" w:cs="Arial" w:hint="eastAsia"/>
            <w:sz w:val="22"/>
            <w:szCs w:val="22"/>
            <w:lang w:eastAsia="zh-CN"/>
          </w:rPr>
          <w:t xml:space="preserve">, </w:t>
        </w:r>
      </w:ins>
      <w:ins w:id="109" w:author="Nabera  Abhinandan" w:date="2024-08-30T15:55:00Z" w16du:dateUtc="2024-08-30T13:55:00Z">
        <w:r w:rsidR="004D6E0A">
          <w:rPr>
            <w:rFonts w:ascii="Arial" w:eastAsiaTheme="minorEastAsia" w:hAnsi="Arial" w:cs="Arial"/>
            <w:sz w:val="22"/>
            <w:szCs w:val="22"/>
            <w:lang w:eastAsia="zh-CN"/>
          </w:rPr>
          <w:t xml:space="preserve">production costs, </w:t>
        </w:r>
      </w:ins>
      <w:ins w:id="110" w:author="Zhang  Zihao" w:date="2024-08-29T10:46:00Z" w16du:dateUtc="2024-08-29T08:46:00Z">
        <w:r w:rsidR="00D54496" w:rsidRPr="006F0ADB">
          <w:rPr>
            <w:rFonts w:ascii="Arial" w:eastAsiaTheme="minorEastAsia" w:hAnsi="Arial" w:cs="Arial" w:hint="eastAsia"/>
            <w:sz w:val="22"/>
            <w:szCs w:val="22"/>
            <w:lang w:eastAsia="zh-CN"/>
          </w:rPr>
          <w:t>carbon footprint</w:t>
        </w:r>
        <w:r w:rsidR="00D54496">
          <w:rPr>
            <w:rFonts w:ascii="Arial" w:eastAsiaTheme="minorEastAsia" w:hAnsi="Arial" w:cs="Arial"/>
            <w:sz w:val="22"/>
            <w:szCs w:val="22"/>
            <w:lang w:eastAsia="zh-CN"/>
          </w:rPr>
          <w:t>s</w:t>
        </w:r>
        <w:r w:rsidR="00D54496">
          <w:rPr>
            <w:rFonts w:ascii="Arial" w:eastAsiaTheme="minorEastAsia" w:hAnsi="Arial" w:cs="Arial" w:hint="eastAsia"/>
            <w:sz w:val="22"/>
            <w:szCs w:val="22"/>
            <w:lang w:eastAsia="zh-CN"/>
          </w:rPr>
          <w:t>,</w:t>
        </w:r>
        <w:r w:rsidR="00D54496" w:rsidRPr="006F0ADB">
          <w:rPr>
            <w:rFonts w:ascii="Arial" w:eastAsiaTheme="minorEastAsia" w:hAnsi="Arial" w:cs="Arial"/>
            <w:sz w:val="22"/>
            <w:szCs w:val="22"/>
            <w:lang w:eastAsia="zh-CN"/>
          </w:rPr>
          <w:t xml:space="preserve"> </w:t>
        </w:r>
        <w:r w:rsidR="00D54496" w:rsidRPr="006F0ADB">
          <w:rPr>
            <w:rFonts w:ascii="Arial" w:eastAsiaTheme="minorEastAsia" w:hAnsi="Arial" w:cs="Arial" w:hint="eastAsia"/>
            <w:sz w:val="22"/>
            <w:szCs w:val="22"/>
            <w:lang w:eastAsia="zh-CN"/>
          </w:rPr>
          <w:t xml:space="preserve">and </w:t>
        </w:r>
        <w:r w:rsidR="00D54496">
          <w:rPr>
            <w:rFonts w:ascii="Arial" w:eastAsiaTheme="minorEastAsia" w:hAnsi="Arial" w:cs="Arial"/>
            <w:sz w:val="22"/>
            <w:szCs w:val="22"/>
            <w:lang w:eastAsia="zh-CN"/>
          </w:rPr>
          <w:t>the role of catalytic</w:t>
        </w:r>
        <w:r w:rsidR="00D54496">
          <w:rPr>
            <w:rFonts w:ascii="Arial" w:eastAsiaTheme="minorEastAsia" w:hAnsi="Arial" w:cs="Arial" w:hint="eastAsia"/>
            <w:sz w:val="22"/>
            <w:szCs w:val="22"/>
            <w:lang w:eastAsia="zh-CN"/>
          </w:rPr>
          <w:t xml:space="preserve"> </w:t>
        </w:r>
        <w:r w:rsidR="00D54496">
          <w:rPr>
            <w:rFonts w:ascii="Arial" w:eastAsiaTheme="minorEastAsia" w:hAnsi="Arial" w:cs="Arial"/>
            <w:sz w:val="22"/>
            <w:szCs w:val="22"/>
            <w:lang w:eastAsia="zh-CN"/>
          </w:rPr>
          <w:t>materials</w:t>
        </w:r>
        <w:r w:rsidR="00D54496">
          <w:rPr>
            <w:rFonts w:ascii="Arial" w:eastAsiaTheme="minorEastAsia" w:hAnsi="Arial" w:cs="Arial" w:hint="eastAsia"/>
            <w:sz w:val="22"/>
            <w:szCs w:val="22"/>
            <w:lang w:eastAsia="zh-CN"/>
          </w:rPr>
          <w:t>.</w:t>
        </w:r>
      </w:ins>
      <w:ins w:id="111" w:author="Zhang  Zihao" w:date="2024-08-29T10:50:00Z" w16du:dateUtc="2024-08-29T08:50:00Z">
        <w:r w:rsidR="00D54496">
          <w:rPr>
            <w:rFonts w:ascii="Arial" w:eastAsiaTheme="minorEastAsia" w:hAnsi="Arial" w:cs="Arial" w:hint="eastAsia"/>
            <w:sz w:val="22"/>
            <w:szCs w:val="22"/>
            <w:lang w:eastAsia="zh-CN"/>
          </w:rPr>
          <w:t xml:space="preserve"> </w:t>
        </w:r>
      </w:ins>
      <w:ins w:id="112" w:author="Zhang  Zihao" w:date="2024-08-29T11:17:00Z" w16du:dateUtc="2024-08-29T09:17:00Z">
        <w:r w:rsidR="000C7782">
          <w:rPr>
            <w:rFonts w:ascii="Arial" w:eastAsiaTheme="minorEastAsia" w:hAnsi="Arial" w:cs="Arial" w:hint="eastAsia"/>
            <w:sz w:val="22"/>
            <w:szCs w:val="22"/>
            <w:lang w:eastAsia="zh-CN"/>
          </w:rPr>
          <w:t xml:space="preserve">Beyond </w:t>
        </w:r>
      </w:ins>
      <w:del w:id="113" w:author="Zhang  Zihao" w:date="2024-08-29T10:50:00Z" w16du:dateUtc="2024-08-29T08:50:00Z">
        <w:r w:rsidRPr="00CF7E03" w:rsidDel="00D54496">
          <w:rPr>
            <w:rFonts w:ascii="Arial" w:eastAsiaTheme="minorEastAsia" w:hAnsi="Arial" w:cs="Arial"/>
            <w:sz w:val="22"/>
            <w:szCs w:val="22"/>
            <w:lang w:eastAsia="zh-CN"/>
          </w:rPr>
          <w:delText xml:space="preserve">including </w:delText>
        </w:r>
        <w:r w:rsidR="005B403B" w:rsidRPr="00CF7E03" w:rsidDel="00D54496">
          <w:rPr>
            <w:rFonts w:ascii="Arial" w:eastAsiaTheme="minorEastAsia" w:hAnsi="Arial" w:cs="Arial"/>
            <w:sz w:val="22"/>
            <w:szCs w:val="22"/>
            <w:lang w:eastAsia="zh-CN"/>
          </w:rPr>
          <w:delText xml:space="preserve">the </w:delText>
        </w:r>
        <w:r w:rsidRPr="00CF7E03" w:rsidDel="00D54496">
          <w:rPr>
            <w:rFonts w:ascii="Arial" w:eastAsiaTheme="minorEastAsia" w:hAnsi="Arial" w:cs="Arial"/>
            <w:sz w:val="22"/>
            <w:szCs w:val="22"/>
            <w:lang w:eastAsia="zh-CN"/>
          </w:rPr>
          <w:delText>indirect calcium carbide</w:delText>
        </w:r>
        <w:r w:rsidR="00350D4B" w:rsidRPr="00CF7E03" w:rsidDel="00D54496">
          <w:rPr>
            <w:rFonts w:ascii="Arial" w:eastAsiaTheme="minorEastAsia" w:hAnsi="Arial" w:cs="Arial"/>
            <w:sz w:val="22"/>
            <w:szCs w:val="22"/>
            <w:lang w:eastAsia="zh-CN"/>
          </w:rPr>
          <w:delText xml:space="preserve"> route</w:delText>
        </w:r>
        <w:r w:rsidRPr="00CF7E03" w:rsidDel="00D54496">
          <w:rPr>
            <w:rFonts w:ascii="Arial" w:eastAsiaTheme="minorEastAsia" w:hAnsi="Arial" w:cs="Arial"/>
            <w:sz w:val="22"/>
            <w:szCs w:val="22"/>
            <w:lang w:eastAsia="zh-CN"/>
          </w:rPr>
          <w:delText xml:space="preserve"> and direct routes</w:delText>
        </w:r>
        <w:r w:rsidR="008E4EB9" w:rsidDel="00D54496">
          <w:rPr>
            <w:rFonts w:ascii="Arial" w:eastAsiaTheme="minorEastAsia" w:hAnsi="Arial" w:cs="Arial"/>
            <w:sz w:val="22"/>
            <w:szCs w:val="22"/>
            <w:lang w:eastAsia="zh-CN"/>
          </w:rPr>
          <w:delText xml:space="preserve"> such as</w:delText>
        </w:r>
        <w:r w:rsidR="008E4EB9" w:rsidRPr="00CF7E03" w:rsidDel="00D54496">
          <w:rPr>
            <w:rFonts w:ascii="Arial" w:eastAsiaTheme="minorEastAsia" w:hAnsi="Arial" w:cs="Arial"/>
            <w:sz w:val="22"/>
            <w:szCs w:val="22"/>
            <w:lang w:eastAsia="zh-CN"/>
          </w:rPr>
          <w:delText xml:space="preserve"> </w:delText>
        </w:r>
        <w:r w:rsidRPr="00CF7E03" w:rsidDel="00D54496">
          <w:rPr>
            <w:rFonts w:ascii="Arial" w:eastAsiaTheme="minorEastAsia" w:hAnsi="Arial" w:cs="Arial"/>
            <w:sz w:val="22"/>
            <w:szCs w:val="22"/>
            <w:lang w:eastAsia="zh-CN"/>
          </w:rPr>
          <w:delText xml:space="preserve">partial combustion, </w:delText>
        </w:r>
        <w:r w:rsidR="003D7162" w:rsidDel="00D54496">
          <w:rPr>
            <w:rFonts w:ascii="Arial" w:eastAsiaTheme="minorEastAsia" w:hAnsi="Arial" w:cs="Arial" w:hint="eastAsia"/>
            <w:sz w:val="22"/>
            <w:szCs w:val="22"/>
            <w:lang w:eastAsia="zh-CN"/>
          </w:rPr>
          <w:delText>thermal</w:delText>
        </w:r>
        <w:r w:rsidR="00507F48" w:rsidDel="00D54496">
          <w:rPr>
            <w:rFonts w:ascii="Arial" w:eastAsiaTheme="minorEastAsia" w:hAnsi="Arial" w:cs="Arial" w:hint="eastAsia"/>
            <w:sz w:val="22"/>
            <w:szCs w:val="22"/>
            <w:lang w:eastAsia="zh-CN"/>
          </w:rPr>
          <w:delText xml:space="preserve"> </w:delText>
        </w:r>
        <w:r w:rsidR="00507F48" w:rsidRPr="00CF7E03" w:rsidDel="00D54496">
          <w:rPr>
            <w:rFonts w:ascii="Arial" w:eastAsiaTheme="minorEastAsia" w:hAnsi="Arial" w:cs="Arial"/>
            <w:sz w:val="22"/>
            <w:szCs w:val="22"/>
            <w:lang w:eastAsia="zh-CN"/>
          </w:rPr>
          <w:delText>plasma</w:delText>
        </w:r>
        <w:r w:rsidRPr="00CF7E03" w:rsidDel="00D54496">
          <w:rPr>
            <w:rFonts w:ascii="Arial" w:eastAsiaTheme="minorEastAsia" w:hAnsi="Arial" w:cs="Arial"/>
            <w:sz w:val="22"/>
            <w:szCs w:val="22"/>
            <w:lang w:eastAsia="zh-CN"/>
          </w:rPr>
          <w:delText xml:space="preserve">, </w:delText>
        </w:r>
        <w:r w:rsidR="003D7162" w:rsidDel="00D54496">
          <w:rPr>
            <w:rFonts w:ascii="Arial" w:eastAsiaTheme="minorEastAsia" w:hAnsi="Arial" w:cs="Arial" w:hint="eastAsia"/>
            <w:sz w:val="22"/>
            <w:szCs w:val="22"/>
            <w:lang w:eastAsia="zh-CN"/>
          </w:rPr>
          <w:delText>non</w:delText>
        </w:r>
        <w:r w:rsidR="003D7162" w:rsidRPr="00CF7E03" w:rsidDel="00D54496">
          <w:rPr>
            <w:rFonts w:ascii="Arial" w:eastAsiaTheme="minorEastAsia" w:hAnsi="Arial" w:cs="Arial"/>
            <w:sz w:val="22"/>
            <w:szCs w:val="22"/>
            <w:lang w:eastAsia="zh-CN"/>
          </w:rPr>
          <w:delText>-</w:delText>
        </w:r>
        <w:r w:rsidR="003D7162" w:rsidDel="00D54496">
          <w:rPr>
            <w:rFonts w:ascii="Arial" w:eastAsiaTheme="minorEastAsia" w:hAnsi="Arial" w:cs="Arial" w:hint="eastAsia"/>
            <w:sz w:val="22"/>
            <w:szCs w:val="22"/>
            <w:lang w:eastAsia="zh-CN"/>
          </w:rPr>
          <w:delText>thermal</w:delText>
        </w:r>
        <w:r w:rsidRPr="00CF7E03" w:rsidDel="00D54496">
          <w:rPr>
            <w:rFonts w:ascii="Arial" w:eastAsiaTheme="minorEastAsia" w:hAnsi="Arial" w:cs="Arial"/>
            <w:sz w:val="22"/>
            <w:szCs w:val="22"/>
            <w:lang w:eastAsia="zh-CN"/>
          </w:rPr>
          <w:delText xml:space="preserve"> plasma, </w:delText>
        </w:r>
        <w:r w:rsidR="00A07B17" w:rsidRPr="00CF7E03" w:rsidDel="00D54496">
          <w:rPr>
            <w:rFonts w:ascii="Arial" w:eastAsiaTheme="minorEastAsia" w:hAnsi="Arial" w:cs="Arial"/>
            <w:sz w:val="22"/>
            <w:szCs w:val="22"/>
            <w:lang w:eastAsia="zh-CN"/>
          </w:rPr>
          <w:delText xml:space="preserve">and </w:delText>
        </w:r>
        <w:r w:rsidRPr="00CF7E03" w:rsidDel="00D54496">
          <w:rPr>
            <w:rFonts w:ascii="Arial" w:eastAsiaTheme="minorEastAsia" w:hAnsi="Arial" w:cs="Arial"/>
            <w:sz w:val="22"/>
            <w:szCs w:val="22"/>
            <w:lang w:eastAsia="zh-CN"/>
          </w:rPr>
          <w:delText xml:space="preserve">thermal pyrolysis. </w:delText>
        </w:r>
      </w:del>
      <w:del w:id="114" w:author="Zhang  Zihao" w:date="2024-08-29T10:46:00Z" w16du:dateUtc="2024-08-29T08:46:00Z">
        <w:r w:rsidR="005032C8" w:rsidRPr="00CF7E03" w:rsidDel="00D54496">
          <w:rPr>
            <w:rFonts w:ascii="Arial" w:eastAsiaTheme="minorEastAsia" w:hAnsi="Arial" w:cs="Arial"/>
            <w:sz w:val="22"/>
            <w:szCs w:val="22"/>
            <w:lang w:eastAsia="zh-CN"/>
          </w:rPr>
          <w:delText xml:space="preserve">We </w:delText>
        </w:r>
        <w:r w:rsidR="009E43CD" w:rsidDel="00D54496">
          <w:rPr>
            <w:rFonts w:ascii="Arial" w:eastAsiaTheme="minorEastAsia" w:hAnsi="Arial" w:cs="Arial" w:hint="eastAsia"/>
            <w:sz w:val="22"/>
            <w:szCs w:val="22"/>
            <w:lang w:eastAsia="zh-CN"/>
          </w:rPr>
          <w:delText>assess</w:delText>
        </w:r>
        <w:r w:rsidR="005032C8" w:rsidRPr="00CF7E03" w:rsidDel="00D54496">
          <w:rPr>
            <w:rFonts w:ascii="Arial" w:eastAsiaTheme="minorEastAsia" w:hAnsi="Arial" w:cs="Arial"/>
            <w:sz w:val="22"/>
            <w:szCs w:val="22"/>
            <w:lang w:eastAsia="zh-CN"/>
          </w:rPr>
          <w:delText xml:space="preserve"> the status and challenges of </w:delText>
        </w:r>
        <w:r w:rsidR="009E43CD" w:rsidDel="00D54496">
          <w:rPr>
            <w:rFonts w:ascii="Arial" w:eastAsiaTheme="minorEastAsia" w:hAnsi="Arial" w:cs="Arial" w:hint="eastAsia"/>
            <w:sz w:val="22"/>
            <w:szCs w:val="22"/>
            <w:lang w:eastAsia="zh-CN"/>
          </w:rPr>
          <w:delText>these</w:delText>
        </w:r>
        <w:r w:rsidR="005032C8" w:rsidRPr="00CF7E03" w:rsidDel="00D54496">
          <w:rPr>
            <w:rFonts w:ascii="Arial" w:eastAsiaTheme="minorEastAsia" w:hAnsi="Arial" w:cs="Arial"/>
            <w:sz w:val="22"/>
            <w:szCs w:val="22"/>
            <w:lang w:eastAsia="zh-CN"/>
          </w:rPr>
          <w:delText xml:space="preserve"> technolog</w:delText>
        </w:r>
        <w:r w:rsidR="009E43CD" w:rsidDel="00D54496">
          <w:rPr>
            <w:rFonts w:ascii="Arial" w:eastAsiaTheme="minorEastAsia" w:hAnsi="Arial" w:cs="Arial" w:hint="eastAsia"/>
            <w:sz w:val="22"/>
            <w:szCs w:val="22"/>
            <w:lang w:eastAsia="zh-CN"/>
          </w:rPr>
          <w:delText>ies,</w:delText>
        </w:r>
        <w:r w:rsidR="005032C8" w:rsidRPr="00CF7E03" w:rsidDel="00D54496">
          <w:rPr>
            <w:rFonts w:ascii="Arial" w:eastAsiaTheme="minorEastAsia" w:hAnsi="Arial" w:cs="Arial"/>
            <w:sz w:val="22"/>
            <w:szCs w:val="22"/>
            <w:lang w:eastAsia="zh-CN"/>
          </w:rPr>
          <w:delText xml:space="preserve"> </w:delText>
        </w:r>
        <w:r w:rsidR="005032C8" w:rsidRPr="006F0ADB" w:rsidDel="00D54496">
          <w:rPr>
            <w:rFonts w:ascii="Arial" w:eastAsiaTheme="minorEastAsia" w:hAnsi="Arial" w:cs="Arial" w:hint="eastAsia"/>
            <w:sz w:val="22"/>
            <w:szCs w:val="22"/>
            <w:lang w:eastAsia="zh-CN"/>
          </w:rPr>
          <w:delText xml:space="preserve">covering </w:delText>
        </w:r>
        <w:r w:rsidR="005032C8" w:rsidRPr="006F0ADB" w:rsidDel="00D54496">
          <w:rPr>
            <w:rFonts w:ascii="Arial" w:eastAsiaTheme="minorEastAsia" w:hAnsi="Arial" w:cs="Arial"/>
            <w:sz w:val="22"/>
            <w:szCs w:val="22"/>
            <w:lang w:eastAsia="zh-CN"/>
          </w:rPr>
          <w:delText>reactor</w:delText>
        </w:r>
        <w:r w:rsidR="005032C8" w:rsidRPr="006F0ADB" w:rsidDel="00D54496">
          <w:rPr>
            <w:rFonts w:ascii="Arial" w:eastAsiaTheme="minorEastAsia" w:hAnsi="Arial" w:cs="Arial" w:hint="eastAsia"/>
            <w:sz w:val="22"/>
            <w:szCs w:val="22"/>
            <w:lang w:eastAsia="zh-CN"/>
          </w:rPr>
          <w:delText xml:space="preserve"> design, reaction mechanism</w:delText>
        </w:r>
        <w:r w:rsidR="00D36661" w:rsidDel="00D54496">
          <w:rPr>
            <w:rFonts w:ascii="Arial" w:eastAsiaTheme="minorEastAsia" w:hAnsi="Arial" w:cs="Arial"/>
            <w:sz w:val="22"/>
            <w:szCs w:val="22"/>
            <w:lang w:eastAsia="zh-CN"/>
          </w:rPr>
          <w:delText>s</w:delText>
        </w:r>
        <w:r w:rsidR="005032C8" w:rsidRPr="006F0ADB" w:rsidDel="00D54496">
          <w:rPr>
            <w:rFonts w:ascii="Arial" w:eastAsiaTheme="minorEastAsia" w:hAnsi="Arial" w:cs="Arial" w:hint="eastAsia"/>
            <w:sz w:val="22"/>
            <w:szCs w:val="22"/>
            <w:lang w:eastAsia="zh-CN"/>
          </w:rPr>
          <w:delText>, energy requirement</w:delText>
        </w:r>
        <w:r w:rsidR="00D36661" w:rsidDel="00D54496">
          <w:rPr>
            <w:rFonts w:ascii="Arial" w:eastAsiaTheme="minorEastAsia" w:hAnsi="Arial" w:cs="Arial"/>
            <w:sz w:val="22"/>
            <w:szCs w:val="22"/>
            <w:lang w:eastAsia="zh-CN"/>
          </w:rPr>
          <w:delText>s</w:delText>
        </w:r>
        <w:r w:rsidR="005032C8" w:rsidRPr="006F0ADB" w:rsidDel="00D54496">
          <w:rPr>
            <w:rFonts w:ascii="Arial" w:eastAsiaTheme="minorEastAsia" w:hAnsi="Arial" w:cs="Arial" w:hint="eastAsia"/>
            <w:sz w:val="22"/>
            <w:szCs w:val="22"/>
            <w:lang w:eastAsia="zh-CN"/>
          </w:rPr>
          <w:delText>, carbon footprint</w:delText>
        </w:r>
        <w:r w:rsidR="00D36661" w:rsidDel="00D54496">
          <w:rPr>
            <w:rFonts w:ascii="Arial" w:eastAsiaTheme="minorEastAsia" w:hAnsi="Arial" w:cs="Arial"/>
            <w:sz w:val="22"/>
            <w:szCs w:val="22"/>
            <w:lang w:eastAsia="zh-CN"/>
          </w:rPr>
          <w:delText>s</w:delText>
        </w:r>
        <w:r w:rsidR="005032C8" w:rsidDel="00D54496">
          <w:rPr>
            <w:rFonts w:ascii="Arial" w:eastAsiaTheme="minorEastAsia" w:hAnsi="Arial" w:cs="Arial" w:hint="eastAsia"/>
            <w:sz w:val="22"/>
            <w:szCs w:val="22"/>
            <w:lang w:eastAsia="zh-CN"/>
          </w:rPr>
          <w:delText>,</w:delText>
        </w:r>
        <w:r w:rsidR="005032C8" w:rsidRPr="006F0ADB" w:rsidDel="00D54496">
          <w:rPr>
            <w:rFonts w:ascii="Arial" w:eastAsiaTheme="minorEastAsia" w:hAnsi="Arial" w:cs="Arial"/>
            <w:sz w:val="22"/>
            <w:szCs w:val="22"/>
            <w:lang w:eastAsia="zh-CN"/>
          </w:rPr>
          <w:delText xml:space="preserve"> </w:delText>
        </w:r>
        <w:r w:rsidR="005032C8" w:rsidRPr="006F0ADB" w:rsidDel="00D54496">
          <w:rPr>
            <w:rFonts w:ascii="Arial" w:eastAsiaTheme="minorEastAsia" w:hAnsi="Arial" w:cs="Arial" w:hint="eastAsia"/>
            <w:sz w:val="22"/>
            <w:szCs w:val="22"/>
            <w:lang w:eastAsia="zh-CN"/>
          </w:rPr>
          <w:delText xml:space="preserve">and </w:delText>
        </w:r>
        <w:r w:rsidR="0029496E" w:rsidDel="00D54496">
          <w:rPr>
            <w:rFonts w:ascii="Arial" w:eastAsiaTheme="minorEastAsia" w:hAnsi="Arial" w:cs="Arial"/>
            <w:sz w:val="22"/>
            <w:szCs w:val="22"/>
            <w:lang w:eastAsia="zh-CN"/>
          </w:rPr>
          <w:delText xml:space="preserve">the role of </w:delText>
        </w:r>
        <w:r w:rsidR="00B215F7" w:rsidDel="00D54496">
          <w:rPr>
            <w:rFonts w:ascii="Arial" w:eastAsiaTheme="minorEastAsia" w:hAnsi="Arial" w:cs="Arial"/>
            <w:sz w:val="22"/>
            <w:szCs w:val="22"/>
            <w:lang w:eastAsia="zh-CN"/>
          </w:rPr>
          <w:delText>catalytic</w:delText>
        </w:r>
        <w:r w:rsidR="00B215F7" w:rsidDel="00D54496">
          <w:rPr>
            <w:rFonts w:ascii="Arial" w:eastAsiaTheme="minorEastAsia" w:hAnsi="Arial" w:cs="Arial" w:hint="eastAsia"/>
            <w:sz w:val="22"/>
            <w:szCs w:val="22"/>
            <w:lang w:eastAsia="zh-CN"/>
          </w:rPr>
          <w:delText xml:space="preserve"> </w:delText>
        </w:r>
        <w:r w:rsidR="0029496E" w:rsidDel="00D54496">
          <w:rPr>
            <w:rFonts w:ascii="Arial" w:eastAsiaTheme="minorEastAsia" w:hAnsi="Arial" w:cs="Arial"/>
            <w:sz w:val="22"/>
            <w:szCs w:val="22"/>
            <w:lang w:eastAsia="zh-CN"/>
          </w:rPr>
          <w:delText>materials</w:delText>
        </w:r>
        <w:r w:rsidR="00D41821" w:rsidDel="00D54496">
          <w:rPr>
            <w:rFonts w:ascii="Arial" w:eastAsiaTheme="minorEastAsia" w:hAnsi="Arial" w:cs="Arial" w:hint="eastAsia"/>
            <w:sz w:val="22"/>
            <w:szCs w:val="22"/>
            <w:lang w:eastAsia="zh-CN"/>
          </w:rPr>
          <w:delText>.</w:delText>
        </w:r>
        <w:r w:rsidR="005032C8" w:rsidRPr="006F0ADB" w:rsidDel="00D54496">
          <w:rPr>
            <w:rFonts w:ascii="Arial" w:eastAsiaTheme="minorEastAsia" w:hAnsi="Arial" w:cs="Arial" w:hint="eastAsia"/>
            <w:sz w:val="22"/>
            <w:szCs w:val="22"/>
            <w:lang w:eastAsia="zh-CN"/>
          </w:rPr>
          <w:delText xml:space="preserve"> </w:delText>
        </w:r>
      </w:del>
      <w:del w:id="115" w:author="Zhang  Zihao" w:date="2024-08-29T11:17:00Z" w16du:dateUtc="2024-08-29T09:17:00Z">
        <w:r w:rsidR="00207894" w:rsidRPr="00CF7E03" w:rsidDel="000C7782">
          <w:rPr>
            <w:rFonts w:ascii="Arial" w:eastAsiaTheme="minorEastAsia" w:hAnsi="Arial" w:cs="Arial"/>
            <w:sz w:val="22"/>
            <w:szCs w:val="22"/>
            <w:lang w:eastAsia="zh-CN"/>
          </w:rPr>
          <w:delText xml:space="preserve">In addition to </w:delText>
        </w:r>
      </w:del>
      <w:r w:rsidR="00207894" w:rsidRPr="00CF7E03">
        <w:rPr>
          <w:rFonts w:ascii="Arial" w:eastAsiaTheme="minorEastAsia" w:hAnsi="Arial" w:cs="Arial"/>
          <w:sz w:val="22"/>
          <w:szCs w:val="22"/>
          <w:lang w:eastAsia="zh-CN"/>
        </w:rPr>
        <w:t xml:space="preserve">traditional </w:t>
      </w:r>
      <w:r w:rsidR="00E4237B" w:rsidRPr="00CF7E03">
        <w:rPr>
          <w:rFonts w:ascii="Arial" w:eastAsiaTheme="minorEastAsia" w:hAnsi="Arial" w:cs="Arial"/>
          <w:sz w:val="22"/>
          <w:szCs w:val="22"/>
          <w:lang w:eastAsia="zh-CN"/>
        </w:rPr>
        <w:t>fossil</w:t>
      </w:r>
      <w:r w:rsidR="00E57A86" w:rsidRPr="00CF7E03">
        <w:rPr>
          <w:rFonts w:ascii="Arial" w:eastAsiaTheme="minorEastAsia" w:hAnsi="Arial" w:cs="Arial"/>
          <w:sz w:val="22"/>
          <w:szCs w:val="22"/>
          <w:lang w:eastAsia="zh-CN"/>
        </w:rPr>
        <w:noBreakHyphen/>
      </w:r>
      <w:r w:rsidR="00E4237B" w:rsidRPr="00CF7E03">
        <w:rPr>
          <w:rFonts w:ascii="Arial" w:eastAsiaTheme="minorEastAsia" w:hAnsi="Arial" w:cs="Arial"/>
          <w:sz w:val="22"/>
          <w:szCs w:val="22"/>
          <w:lang w:eastAsia="zh-CN"/>
        </w:rPr>
        <w:t>based</w:t>
      </w:r>
      <w:r w:rsidR="00207894" w:rsidRPr="00CF7E03">
        <w:rPr>
          <w:rFonts w:ascii="Arial" w:eastAsiaTheme="minorEastAsia" w:hAnsi="Arial" w:cs="Arial"/>
          <w:sz w:val="22"/>
          <w:szCs w:val="22"/>
          <w:lang w:eastAsia="zh-CN"/>
        </w:rPr>
        <w:t xml:space="preserve"> </w:t>
      </w:r>
      <w:r w:rsidR="00E4237B" w:rsidRPr="00CF7E03">
        <w:rPr>
          <w:rFonts w:ascii="Arial" w:eastAsiaTheme="minorEastAsia" w:hAnsi="Arial" w:cs="Arial"/>
          <w:sz w:val="22"/>
          <w:szCs w:val="22"/>
          <w:lang w:eastAsia="zh-CN"/>
        </w:rPr>
        <w:t>routes</w:t>
      </w:r>
      <w:r w:rsidR="00207894" w:rsidRPr="00CF7E03">
        <w:rPr>
          <w:rFonts w:ascii="Arial" w:eastAsiaTheme="minorEastAsia" w:hAnsi="Arial" w:cs="Arial"/>
          <w:sz w:val="22"/>
          <w:szCs w:val="22"/>
          <w:lang w:eastAsia="zh-CN"/>
        </w:rPr>
        <w:t xml:space="preserve">, </w:t>
      </w:r>
      <w:r w:rsidR="00ED04E1" w:rsidRPr="00CF7E03">
        <w:rPr>
          <w:rFonts w:ascii="Arial" w:eastAsiaTheme="minorEastAsia" w:hAnsi="Arial" w:cs="Arial"/>
          <w:sz w:val="22"/>
          <w:szCs w:val="22"/>
          <w:lang w:eastAsia="zh-CN"/>
        </w:rPr>
        <w:t xml:space="preserve">we </w:t>
      </w:r>
      <w:r w:rsidR="00B8220B">
        <w:rPr>
          <w:rFonts w:ascii="Arial" w:eastAsiaTheme="minorEastAsia" w:hAnsi="Arial" w:cs="Arial" w:hint="eastAsia"/>
          <w:sz w:val="22"/>
          <w:szCs w:val="22"/>
          <w:lang w:eastAsia="zh-CN"/>
        </w:rPr>
        <w:t>explore</w:t>
      </w:r>
      <w:r w:rsidR="00ED04E1" w:rsidRPr="00CF7E03">
        <w:rPr>
          <w:rFonts w:ascii="Arial" w:eastAsiaTheme="minorEastAsia" w:hAnsi="Arial" w:cs="Arial"/>
          <w:sz w:val="22"/>
          <w:szCs w:val="22"/>
          <w:lang w:eastAsia="zh-CN"/>
        </w:rPr>
        <w:t xml:space="preserve"> </w:t>
      </w:r>
      <w:del w:id="116" w:author="Zhang  Zihao" w:date="2024-08-26T20:33:00Z" w16du:dateUtc="2024-08-26T18:33:00Z">
        <w:r w:rsidR="00207894" w:rsidRPr="00CF7E03" w:rsidDel="00146B36">
          <w:rPr>
            <w:rFonts w:ascii="Arial" w:eastAsiaTheme="minorEastAsia" w:hAnsi="Arial" w:cs="Arial"/>
            <w:sz w:val="22"/>
            <w:szCs w:val="22"/>
            <w:lang w:eastAsia="zh-CN"/>
          </w:rPr>
          <w:delText>sustainable</w:delText>
        </w:r>
        <w:r w:rsidR="00387E17" w:rsidRPr="00CF7E03" w:rsidDel="00146B36">
          <w:rPr>
            <w:rFonts w:ascii="Arial" w:eastAsiaTheme="minorEastAsia" w:hAnsi="Arial" w:cs="Arial"/>
            <w:sz w:val="22"/>
            <w:szCs w:val="22"/>
            <w:lang w:eastAsia="zh-CN"/>
          </w:rPr>
          <w:delText xml:space="preserve"> </w:delText>
        </w:r>
      </w:del>
      <w:ins w:id="117" w:author="Zhang  Zihao" w:date="2024-08-26T20:33:00Z" w16du:dateUtc="2024-08-26T18:33:00Z">
        <w:r w:rsidR="00146B36">
          <w:rPr>
            <w:rFonts w:ascii="Arial" w:eastAsiaTheme="minorEastAsia" w:hAnsi="Arial" w:cs="Arial" w:hint="eastAsia"/>
            <w:sz w:val="22"/>
            <w:szCs w:val="22"/>
            <w:lang w:eastAsia="zh-CN"/>
          </w:rPr>
          <w:t>renewable</w:t>
        </w:r>
        <w:r w:rsidR="00146B36" w:rsidRPr="00CF7E03">
          <w:rPr>
            <w:rFonts w:ascii="Arial" w:eastAsiaTheme="minorEastAsia" w:hAnsi="Arial" w:cs="Arial"/>
            <w:sz w:val="22"/>
            <w:szCs w:val="22"/>
            <w:lang w:eastAsia="zh-CN"/>
          </w:rPr>
          <w:t xml:space="preserve"> </w:t>
        </w:r>
      </w:ins>
      <w:r w:rsidR="002115F1" w:rsidRPr="00CF7E03">
        <w:rPr>
          <w:rFonts w:ascii="Arial" w:eastAsiaTheme="minorEastAsia" w:hAnsi="Arial" w:cs="Arial"/>
          <w:sz w:val="22"/>
          <w:szCs w:val="22"/>
          <w:lang w:eastAsia="zh-CN"/>
        </w:rPr>
        <w:t>carbon feedstocks</w:t>
      </w:r>
      <w:r w:rsidR="00387E17" w:rsidRPr="00CF7E03">
        <w:rPr>
          <w:rFonts w:ascii="Arial" w:eastAsiaTheme="minorEastAsia" w:hAnsi="Arial" w:cs="Arial"/>
          <w:sz w:val="22"/>
          <w:szCs w:val="22"/>
          <w:lang w:eastAsia="zh-CN"/>
        </w:rPr>
        <w:t xml:space="preserve"> like</w:t>
      </w:r>
      <w:r w:rsidR="00EB2658" w:rsidRPr="00EB2658">
        <w:rPr>
          <w:rFonts w:ascii="Arial" w:eastAsiaTheme="minorEastAsia" w:hAnsi="Arial" w:cs="Arial" w:hint="eastAsia"/>
          <w:sz w:val="22"/>
          <w:szCs w:val="22"/>
          <w:lang w:eastAsia="zh-CN"/>
        </w:rPr>
        <w:t xml:space="preserve"> </w:t>
      </w:r>
      <w:r w:rsidR="00EB2658">
        <w:rPr>
          <w:rFonts w:ascii="Arial" w:eastAsiaTheme="minorEastAsia" w:hAnsi="Arial" w:cs="Arial" w:hint="eastAsia"/>
          <w:sz w:val="22"/>
          <w:szCs w:val="22"/>
          <w:lang w:eastAsia="zh-CN"/>
        </w:rPr>
        <w:t>biomass</w:t>
      </w:r>
      <w:ins w:id="118" w:author="Nabera  Abhinandan" w:date="2024-08-30T15:55:00Z" w16du:dateUtc="2024-08-30T13:55:00Z">
        <w:r w:rsidR="004D6E0A">
          <w:rPr>
            <w:rFonts w:ascii="Arial" w:eastAsiaTheme="minorEastAsia" w:hAnsi="Arial" w:cs="Arial"/>
            <w:sz w:val="22"/>
            <w:szCs w:val="22"/>
            <w:lang w:eastAsia="zh-CN"/>
          </w:rPr>
          <w:noBreakHyphen/>
        </w:r>
      </w:ins>
      <w:del w:id="119" w:author="Nabera  Abhinandan" w:date="2024-08-30T15:55:00Z" w16du:dateUtc="2024-08-30T13:55:00Z">
        <w:r w:rsidR="00EB2658" w:rsidRPr="00CF7E03" w:rsidDel="004D6E0A">
          <w:rPr>
            <w:rFonts w:ascii="Arial" w:eastAsiaTheme="minorEastAsia" w:hAnsi="Arial" w:cs="Arial"/>
            <w:sz w:val="22"/>
            <w:szCs w:val="22"/>
            <w:lang w:eastAsia="zh-CN"/>
          </w:rPr>
          <w:delText>-</w:delText>
        </w:r>
      </w:del>
      <w:r w:rsidR="00EB2658">
        <w:rPr>
          <w:rFonts w:ascii="Arial" w:eastAsiaTheme="minorEastAsia" w:hAnsi="Arial" w:cs="Arial" w:hint="eastAsia"/>
          <w:sz w:val="22"/>
          <w:szCs w:val="22"/>
          <w:lang w:eastAsia="zh-CN"/>
        </w:rPr>
        <w:t>derived</w:t>
      </w:r>
      <w:r w:rsidR="00387E17" w:rsidRPr="00CF7E03">
        <w:rPr>
          <w:rFonts w:ascii="Arial" w:eastAsiaTheme="minorEastAsia" w:hAnsi="Arial" w:cs="Arial"/>
          <w:sz w:val="22"/>
          <w:szCs w:val="22"/>
          <w:lang w:eastAsia="zh-CN"/>
        </w:rPr>
        <w:t xml:space="preserve"> </w:t>
      </w:r>
      <w:r w:rsidR="00507235" w:rsidRPr="00CF7E03">
        <w:rPr>
          <w:rFonts w:ascii="Arial" w:eastAsiaTheme="minorEastAsia" w:hAnsi="Arial" w:cs="Arial"/>
          <w:sz w:val="22"/>
          <w:szCs w:val="22"/>
          <w:lang w:eastAsia="zh-CN"/>
        </w:rPr>
        <w:t xml:space="preserve">biochar and </w:t>
      </w:r>
      <w:r w:rsidR="00002935" w:rsidRPr="00CF7E03">
        <w:rPr>
          <w:rFonts w:ascii="Arial" w:eastAsiaTheme="minorEastAsia" w:hAnsi="Arial" w:cs="Arial"/>
          <w:sz w:val="22"/>
          <w:szCs w:val="22"/>
          <w:lang w:eastAsia="zh-CN"/>
        </w:rPr>
        <w:t>biomethane</w:t>
      </w:r>
      <w:r w:rsidR="00387E17" w:rsidRPr="00CF7E03">
        <w:rPr>
          <w:rFonts w:ascii="Arial" w:eastAsiaTheme="minorEastAsia" w:hAnsi="Arial" w:cs="Arial"/>
          <w:sz w:val="22"/>
          <w:szCs w:val="22"/>
          <w:lang w:eastAsia="zh-CN"/>
        </w:rPr>
        <w:t xml:space="preserve"> </w:t>
      </w:r>
      <w:del w:id="120" w:author="Nabera  Abhinandan" w:date="2024-08-30T15:56:00Z" w16du:dateUtc="2024-08-30T13:56:00Z">
        <w:r w:rsidR="009F330F" w:rsidRPr="00CF7E03" w:rsidDel="005C1ABE">
          <w:rPr>
            <w:rFonts w:ascii="Arial" w:eastAsiaTheme="minorEastAsia" w:hAnsi="Arial" w:cs="Arial"/>
            <w:sz w:val="22"/>
            <w:szCs w:val="22"/>
            <w:lang w:eastAsia="zh-CN"/>
          </w:rPr>
          <w:delText xml:space="preserve">and </w:delText>
        </w:r>
      </w:del>
      <w:ins w:id="121" w:author="Nabera  Abhinandan" w:date="2024-08-30T15:56:00Z" w16du:dateUtc="2024-08-30T13:56:00Z">
        <w:r w:rsidR="005C1ABE">
          <w:rPr>
            <w:rFonts w:ascii="Arial" w:eastAsiaTheme="minorEastAsia" w:hAnsi="Arial" w:cs="Arial"/>
            <w:sz w:val="22"/>
            <w:szCs w:val="22"/>
            <w:lang w:eastAsia="zh-CN"/>
          </w:rPr>
          <w:t>in addition to other</w:t>
        </w:r>
        <w:r w:rsidR="005C1ABE" w:rsidRPr="00CF7E03">
          <w:rPr>
            <w:rFonts w:ascii="Arial" w:eastAsiaTheme="minorEastAsia" w:hAnsi="Arial" w:cs="Arial"/>
            <w:sz w:val="22"/>
            <w:szCs w:val="22"/>
            <w:lang w:eastAsia="zh-CN"/>
          </w:rPr>
          <w:t xml:space="preserve"> </w:t>
        </w:r>
      </w:ins>
      <w:del w:id="122" w:author="Zhang  Zihao" w:date="2024-08-29T11:18:00Z" w16du:dateUtc="2024-08-29T09:18:00Z">
        <w:r w:rsidR="00C0577E" w:rsidRPr="00CF7E03" w:rsidDel="00D878DE">
          <w:rPr>
            <w:rFonts w:ascii="Arial" w:eastAsiaTheme="minorEastAsia" w:hAnsi="Arial" w:cs="Arial"/>
            <w:sz w:val="22"/>
            <w:szCs w:val="22"/>
            <w:lang w:eastAsia="zh-CN"/>
          </w:rPr>
          <w:delText>encourage</w:delText>
        </w:r>
        <w:r w:rsidRPr="00CF7E03" w:rsidDel="00D878DE">
          <w:rPr>
            <w:rFonts w:ascii="Arial" w:eastAsiaTheme="minorEastAsia" w:hAnsi="Arial" w:cs="Arial"/>
            <w:sz w:val="22"/>
            <w:szCs w:val="22"/>
            <w:lang w:eastAsia="zh-CN"/>
          </w:rPr>
          <w:delText xml:space="preserve"> </w:delText>
        </w:r>
      </w:del>
      <w:ins w:id="123" w:author="Zhang  Zihao" w:date="2024-08-29T11:51:00Z" w16du:dateUtc="2024-08-29T09:51:00Z">
        <w:r w:rsidR="003036BE">
          <w:rPr>
            <w:rFonts w:ascii="Arial" w:eastAsiaTheme="minorEastAsia" w:hAnsi="Arial" w:cs="Arial" w:hint="eastAsia"/>
            <w:sz w:val="22"/>
            <w:szCs w:val="22"/>
            <w:lang w:eastAsia="zh-CN"/>
          </w:rPr>
          <w:t>inno</w:t>
        </w:r>
      </w:ins>
      <w:ins w:id="124" w:author="Zhang  Zihao" w:date="2024-08-29T11:52:00Z" w16du:dateUtc="2024-08-29T09:52:00Z">
        <w:r w:rsidR="003036BE">
          <w:rPr>
            <w:rFonts w:ascii="Arial" w:eastAsiaTheme="minorEastAsia" w:hAnsi="Arial" w:cs="Arial" w:hint="eastAsia"/>
            <w:sz w:val="22"/>
            <w:szCs w:val="22"/>
            <w:lang w:eastAsia="zh-CN"/>
          </w:rPr>
          <w:t xml:space="preserve">vative </w:t>
        </w:r>
      </w:ins>
      <w:del w:id="125" w:author="Zhang  Zihao" w:date="2024-08-29T11:51:00Z" w16du:dateUtc="2024-08-29T09:51:00Z">
        <w:r w:rsidR="005E2A7D" w:rsidDel="003036BE">
          <w:rPr>
            <w:rFonts w:ascii="Arial" w:eastAsiaTheme="minorEastAsia" w:hAnsi="Arial" w:cs="Arial" w:hint="eastAsia"/>
            <w:sz w:val="22"/>
            <w:szCs w:val="22"/>
            <w:lang w:eastAsia="zh-CN"/>
          </w:rPr>
          <w:delText xml:space="preserve">the development of </w:delText>
        </w:r>
        <w:r w:rsidR="00B8220B" w:rsidRPr="00CF7E03" w:rsidDel="003036BE">
          <w:rPr>
            <w:rFonts w:ascii="Arial" w:eastAsiaTheme="minorEastAsia" w:hAnsi="Arial" w:cs="Arial"/>
            <w:sz w:val="22"/>
            <w:szCs w:val="22"/>
            <w:lang w:eastAsia="zh-CN"/>
          </w:rPr>
          <w:delText xml:space="preserve">sustainable </w:delText>
        </w:r>
      </w:del>
      <w:del w:id="126" w:author="Zhang  Zihao" w:date="2024-08-29T11:17:00Z" w16du:dateUtc="2024-08-29T09:17:00Z">
        <w:r w:rsidR="00387E17" w:rsidRPr="00CF7E03" w:rsidDel="006E2730">
          <w:rPr>
            <w:rFonts w:ascii="Arial" w:eastAsiaTheme="minorEastAsia" w:hAnsi="Arial" w:cs="Arial"/>
            <w:sz w:val="22"/>
            <w:szCs w:val="22"/>
            <w:lang w:eastAsia="zh-CN"/>
          </w:rPr>
          <w:delText>C</w:delText>
        </w:r>
        <w:r w:rsidR="00387E17" w:rsidRPr="00CF7E03" w:rsidDel="006E2730">
          <w:rPr>
            <w:rFonts w:ascii="Arial" w:eastAsiaTheme="minorEastAsia" w:hAnsi="Arial" w:cs="Arial"/>
            <w:sz w:val="22"/>
            <w:szCs w:val="22"/>
            <w:vertAlign w:val="subscript"/>
            <w:lang w:eastAsia="zh-CN"/>
          </w:rPr>
          <w:delText>2</w:delText>
        </w:r>
        <w:r w:rsidR="00387E17" w:rsidRPr="00CF7E03" w:rsidDel="006E2730">
          <w:rPr>
            <w:rFonts w:ascii="Arial" w:eastAsiaTheme="minorEastAsia" w:hAnsi="Arial" w:cs="Arial"/>
            <w:sz w:val="22"/>
            <w:szCs w:val="22"/>
            <w:lang w:eastAsia="zh-CN"/>
          </w:rPr>
          <w:delText>H</w:delText>
        </w:r>
        <w:r w:rsidR="00387E17" w:rsidRPr="00CF7E03" w:rsidDel="006E2730">
          <w:rPr>
            <w:rFonts w:ascii="Arial" w:eastAsiaTheme="minorEastAsia" w:hAnsi="Arial" w:cs="Arial"/>
            <w:sz w:val="22"/>
            <w:szCs w:val="22"/>
            <w:vertAlign w:val="subscript"/>
            <w:lang w:eastAsia="zh-CN"/>
          </w:rPr>
          <w:delText>2</w:delText>
        </w:r>
        <w:r w:rsidR="00387E17" w:rsidRPr="00CF7E03" w:rsidDel="006E2730">
          <w:rPr>
            <w:rFonts w:ascii="Arial" w:eastAsiaTheme="minorEastAsia" w:hAnsi="Arial" w:cs="Arial"/>
            <w:sz w:val="22"/>
            <w:szCs w:val="22"/>
            <w:lang w:eastAsia="zh-CN"/>
          </w:rPr>
          <w:delText xml:space="preserve"> </w:delText>
        </w:r>
      </w:del>
      <w:ins w:id="127" w:author="Zhang  Zihao" w:date="2024-08-29T11:17:00Z" w16du:dateUtc="2024-08-29T09:17:00Z">
        <w:r w:rsidR="006E2730">
          <w:rPr>
            <w:rFonts w:ascii="Arial" w:eastAsiaTheme="minorEastAsia" w:hAnsi="Arial" w:cs="Arial" w:hint="eastAsia"/>
            <w:sz w:val="22"/>
            <w:szCs w:val="22"/>
            <w:lang w:eastAsia="zh-CN"/>
          </w:rPr>
          <w:t>acety</w:t>
        </w:r>
      </w:ins>
      <w:ins w:id="128" w:author="Zhang  Zihao" w:date="2024-08-29T11:18:00Z" w16du:dateUtc="2024-08-29T09:18:00Z">
        <w:r w:rsidR="006E2730">
          <w:rPr>
            <w:rFonts w:ascii="Arial" w:eastAsiaTheme="minorEastAsia" w:hAnsi="Arial" w:cs="Arial" w:hint="eastAsia"/>
            <w:sz w:val="22"/>
            <w:szCs w:val="22"/>
            <w:lang w:eastAsia="zh-CN"/>
          </w:rPr>
          <w:t>lene</w:t>
        </w:r>
      </w:ins>
      <w:ins w:id="129" w:author="Zhang  Zihao" w:date="2024-08-29T11:17:00Z" w16du:dateUtc="2024-08-29T09:17:00Z">
        <w:r w:rsidR="006E2730" w:rsidRPr="00CF7E03">
          <w:rPr>
            <w:rFonts w:ascii="Arial" w:eastAsiaTheme="minorEastAsia" w:hAnsi="Arial" w:cs="Arial"/>
            <w:sz w:val="22"/>
            <w:szCs w:val="22"/>
            <w:lang w:eastAsia="zh-CN"/>
          </w:rPr>
          <w:t xml:space="preserve"> </w:t>
        </w:r>
      </w:ins>
      <w:r w:rsidR="006244EB" w:rsidRPr="00CF7E03">
        <w:rPr>
          <w:rFonts w:ascii="Arial" w:eastAsiaTheme="minorEastAsia" w:hAnsi="Arial" w:cs="Arial"/>
          <w:sz w:val="22"/>
          <w:szCs w:val="22"/>
          <w:lang w:eastAsia="zh-CN"/>
        </w:rPr>
        <w:t>production</w:t>
      </w:r>
      <w:ins w:id="130" w:author="Zhang  Zihao" w:date="2024-08-29T11:50:00Z" w16du:dateUtc="2024-08-29T09:50:00Z">
        <w:r w:rsidR="00891327">
          <w:rPr>
            <w:rFonts w:ascii="Arial" w:eastAsiaTheme="minorEastAsia" w:hAnsi="Arial" w:cs="Arial" w:hint="eastAsia"/>
            <w:sz w:val="22"/>
            <w:szCs w:val="22"/>
            <w:lang w:eastAsia="zh-CN"/>
          </w:rPr>
          <w:t xml:space="preserve"> technologies</w:t>
        </w:r>
      </w:ins>
      <w:del w:id="131" w:author="Zhang  Zihao" w:date="2024-08-29T11:49:00Z" w16du:dateUtc="2024-08-29T09:49:00Z">
        <w:r w:rsidR="006244EB" w:rsidRPr="00CF7E03" w:rsidDel="00205ABF">
          <w:rPr>
            <w:rFonts w:ascii="Arial" w:eastAsiaTheme="minorEastAsia" w:hAnsi="Arial" w:cs="Arial"/>
            <w:sz w:val="22"/>
            <w:szCs w:val="22"/>
            <w:lang w:eastAsia="zh-CN"/>
          </w:rPr>
          <w:delText xml:space="preserve"> </w:delText>
        </w:r>
        <w:r w:rsidR="00C0577E" w:rsidRPr="00CF7E03" w:rsidDel="00205ABF">
          <w:rPr>
            <w:rFonts w:ascii="Arial" w:eastAsiaTheme="minorEastAsia" w:hAnsi="Arial" w:cs="Arial"/>
            <w:sz w:val="22"/>
            <w:szCs w:val="22"/>
            <w:lang w:eastAsia="zh-CN"/>
          </w:rPr>
          <w:delText xml:space="preserve">by </w:delText>
        </w:r>
      </w:del>
      <w:del w:id="132" w:author="Zhang  Zihao" w:date="2024-08-29T10:58:00Z" w16du:dateUtc="2024-08-29T08:58:00Z">
        <w:r w:rsidR="00CC0521" w:rsidRPr="00CF7E03" w:rsidDel="007938B9">
          <w:rPr>
            <w:rFonts w:ascii="Arial" w:eastAsiaTheme="minorEastAsia" w:hAnsi="Arial" w:cs="Arial"/>
            <w:sz w:val="22"/>
            <w:szCs w:val="22"/>
            <w:lang w:eastAsia="zh-CN"/>
          </w:rPr>
          <w:delText xml:space="preserve">evaluating their </w:delText>
        </w:r>
      </w:del>
      <w:del w:id="133" w:author="Zhang  Zihao" w:date="2024-08-29T10:51:00Z" w16du:dateUtc="2024-08-29T08:51:00Z">
        <w:r w:rsidRPr="00CF7E03" w:rsidDel="00D54496">
          <w:rPr>
            <w:rFonts w:ascii="Arial" w:eastAsiaTheme="minorEastAsia" w:hAnsi="Arial" w:cs="Arial"/>
            <w:sz w:val="22"/>
            <w:szCs w:val="22"/>
            <w:lang w:eastAsia="zh-CN"/>
          </w:rPr>
          <w:delText xml:space="preserve">potential </w:delText>
        </w:r>
        <w:r w:rsidR="00CC0521" w:rsidRPr="00CF7E03" w:rsidDel="00D54496">
          <w:rPr>
            <w:rFonts w:ascii="Arial" w:eastAsiaTheme="minorEastAsia" w:hAnsi="Arial" w:cs="Arial"/>
            <w:sz w:val="22"/>
            <w:szCs w:val="22"/>
            <w:lang w:eastAsia="zh-CN"/>
          </w:rPr>
          <w:delText>through</w:delText>
        </w:r>
        <w:r w:rsidR="006F3DA3" w:rsidDel="00D54496">
          <w:rPr>
            <w:rFonts w:ascii="Arial" w:eastAsiaTheme="minorEastAsia" w:hAnsi="Arial" w:cs="Arial" w:hint="eastAsia"/>
            <w:sz w:val="22"/>
            <w:szCs w:val="22"/>
            <w:lang w:eastAsia="zh-CN"/>
          </w:rPr>
          <w:delText xml:space="preserve"> an </w:delText>
        </w:r>
      </w:del>
      <w:del w:id="134" w:author="Zhang  Zihao" w:date="2024-08-29T10:58:00Z" w16du:dateUtc="2024-08-29T08:58:00Z">
        <w:r w:rsidR="006F3DA3" w:rsidRPr="006F3DA3" w:rsidDel="007938B9">
          <w:rPr>
            <w:rFonts w:ascii="Arial" w:eastAsiaTheme="minorEastAsia" w:hAnsi="Arial" w:cs="Arial"/>
            <w:sz w:val="22"/>
            <w:szCs w:val="22"/>
            <w:lang w:eastAsia="zh-CN"/>
          </w:rPr>
          <w:delText>environmental</w:delText>
        </w:r>
        <w:r w:rsidR="000A3F45" w:rsidDel="007938B9">
          <w:rPr>
            <w:rFonts w:ascii="Arial" w:eastAsiaTheme="minorEastAsia" w:hAnsi="Arial" w:cs="Arial"/>
            <w:sz w:val="22"/>
            <w:szCs w:val="22"/>
            <w:lang w:eastAsia="zh-CN"/>
          </w:rPr>
          <w:delText xml:space="preserve"> </w:delText>
        </w:r>
        <w:r w:rsidR="006F3DA3" w:rsidRPr="006F3DA3" w:rsidDel="007938B9">
          <w:rPr>
            <w:rFonts w:ascii="Arial" w:eastAsiaTheme="minorEastAsia" w:hAnsi="Arial" w:cs="Arial"/>
            <w:sz w:val="22"/>
            <w:szCs w:val="22"/>
            <w:lang w:eastAsia="zh-CN"/>
          </w:rPr>
          <w:delText>and</w:delText>
        </w:r>
        <w:r w:rsidR="000A3F45" w:rsidDel="007938B9">
          <w:rPr>
            <w:rFonts w:ascii="Arial" w:eastAsiaTheme="minorEastAsia" w:hAnsi="Arial" w:cs="Arial"/>
            <w:sz w:val="22"/>
            <w:szCs w:val="22"/>
            <w:lang w:eastAsia="zh-CN"/>
          </w:rPr>
          <w:delText xml:space="preserve"> </w:delText>
        </w:r>
        <w:r w:rsidR="006F3DA3" w:rsidRPr="006F3DA3" w:rsidDel="007938B9">
          <w:rPr>
            <w:rFonts w:ascii="Arial" w:eastAsiaTheme="minorEastAsia" w:hAnsi="Arial" w:cs="Arial"/>
            <w:sz w:val="22"/>
            <w:szCs w:val="22"/>
            <w:lang w:eastAsia="zh-CN"/>
          </w:rPr>
          <w:delText>economic</w:delText>
        </w:r>
        <w:r w:rsidR="000A3F45" w:rsidDel="007938B9">
          <w:rPr>
            <w:rFonts w:ascii="Arial" w:eastAsiaTheme="minorEastAsia" w:hAnsi="Arial" w:cs="Arial"/>
            <w:sz w:val="22"/>
            <w:szCs w:val="22"/>
            <w:lang w:eastAsia="zh-CN"/>
          </w:rPr>
          <w:delText xml:space="preserve"> </w:delText>
        </w:r>
      </w:del>
      <w:del w:id="135" w:author="Zhang  Zihao" w:date="2024-08-29T10:51:00Z" w16du:dateUtc="2024-08-29T08:51:00Z">
        <w:r w:rsidR="006F3DA3" w:rsidRPr="006F3DA3" w:rsidDel="00D54496">
          <w:rPr>
            <w:rFonts w:ascii="Arial" w:eastAsiaTheme="minorEastAsia" w:hAnsi="Arial" w:cs="Arial"/>
            <w:sz w:val="22"/>
            <w:szCs w:val="22"/>
            <w:lang w:eastAsia="zh-CN"/>
          </w:rPr>
          <w:delText>assessment</w:delText>
        </w:r>
      </w:del>
      <w:r w:rsidRPr="00CF7E03">
        <w:rPr>
          <w:rFonts w:ascii="Arial" w:eastAsiaTheme="minorEastAsia" w:hAnsi="Arial" w:cs="Arial"/>
          <w:sz w:val="22"/>
          <w:szCs w:val="22"/>
          <w:lang w:eastAsia="zh-CN"/>
        </w:rPr>
        <w:t xml:space="preserve">. </w:t>
      </w:r>
      <w:r w:rsidR="008D3A20" w:rsidRPr="00CF7E03">
        <w:rPr>
          <w:rFonts w:ascii="Arial" w:eastAsiaTheme="minorEastAsia" w:hAnsi="Arial" w:cs="Arial"/>
          <w:sz w:val="22"/>
          <w:szCs w:val="22"/>
          <w:lang w:eastAsia="zh-CN"/>
        </w:rPr>
        <w:t xml:space="preserve">By highlighting novel synthesis approaches, we </w:t>
      </w:r>
      <w:r w:rsidR="00C0577E" w:rsidRPr="00CF7E03">
        <w:rPr>
          <w:rFonts w:ascii="Arial" w:eastAsiaTheme="minorEastAsia" w:hAnsi="Arial" w:cs="Arial"/>
          <w:sz w:val="22"/>
          <w:szCs w:val="22"/>
          <w:lang w:eastAsia="zh-CN"/>
        </w:rPr>
        <w:t>seek to</w:t>
      </w:r>
      <w:r w:rsidR="008D3A20" w:rsidRPr="00CF7E03">
        <w:rPr>
          <w:rFonts w:ascii="Arial" w:eastAsiaTheme="minorEastAsia" w:hAnsi="Arial" w:cs="Arial"/>
          <w:sz w:val="22"/>
          <w:szCs w:val="22"/>
          <w:lang w:eastAsia="zh-CN"/>
        </w:rPr>
        <w:t xml:space="preserve"> </w:t>
      </w:r>
      <w:r w:rsidR="00E26E8A" w:rsidRPr="00E26E8A">
        <w:rPr>
          <w:rFonts w:ascii="Arial" w:eastAsiaTheme="minorEastAsia" w:hAnsi="Arial" w:cs="Arial"/>
          <w:sz w:val="22"/>
          <w:szCs w:val="22"/>
          <w:lang w:eastAsia="zh-CN"/>
        </w:rPr>
        <w:t xml:space="preserve">rekindle </w:t>
      </w:r>
      <w:r w:rsidR="008D3A20" w:rsidRPr="00CF7E03">
        <w:rPr>
          <w:rFonts w:ascii="Arial" w:eastAsiaTheme="minorEastAsia" w:hAnsi="Arial" w:cs="Arial"/>
          <w:sz w:val="22"/>
          <w:szCs w:val="22"/>
          <w:lang w:eastAsia="zh-CN"/>
        </w:rPr>
        <w:t>interest</w:t>
      </w:r>
      <w:ins w:id="136" w:author="Zhang  Zihao" w:date="2024-08-29T11:05:00Z" w16du:dateUtc="2024-08-29T09:05:00Z">
        <w:r w:rsidR="00756721">
          <w:rPr>
            <w:rFonts w:ascii="Arial" w:eastAsiaTheme="minorEastAsia" w:hAnsi="Arial" w:cs="Arial" w:hint="eastAsia"/>
            <w:sz w:val="22"/>
            <w:szCs w:val="22"/>
            <w:lang w:eastAsia="zh-CN"/>
          </w:rPr>
          <w:t xml:space="preserve"> and </w:t>
        </w:r>
        <w:r w:rsidR="00756721" w:rsidRPr="00CF7E03">
          <w:rPr>
            <w:rFonts w:ascii="Arial" w:eastAsiaTheme="minorEastAsia" w:hAnsi="Arial" w:cs="Arial"/>
            <w:sz w:val="22"/>
            <w:szCs w:val="22"/>
            <w:lang w:eastAsia="zh-CN"/>
          </w:rPr>
          <w:t>foster collaborative efforts</w:t>
        </w:r>
      </w:ins>
      <w:r w:rsidR="008D3A20" w:rsidRPr="00CF7E03">
        <w:rPr>
          <w:rFonts w:ascii="Arial" w:eastAsiaTheme="minorEastAsia" w:hAnsi="Arial" w:cs="Arial"/>
          <w:sz w:val="22"/>
          <w:szCs w:val="22"/>
          <w:lang w:eastAsia="zh-CN"/>
        </w:rPr>
        <w:t xml:space="preserve"> in </w:t>
      </w:r>
      <w:ins w:id="137" w:author="Zhang  Zihao" w:date="2024-08-29T11:19:00Z" w16du:dateUtc="2024-08-29T09:19:00Z">
        <w:r w:rsidR="00FF2864">
          <w:rPr>
            <w:rFonts w:ascii="Arial" w:eastAsiaTheme="minorEastAsia" w:hAnsi="Arial" w:cs="Arial"/>
            <w:sz w:val="22"/>
            <w:szCs w:val="22"/>
            <w:lang w:eastAsia="zh-CN"/>
          </w:rPr>
          <w:t>advancing</w:t>
        </w:r>
        <w:r w:rsidR="00FF2864">
          <w:rPr>
            <w:rFonts w:ascii="Arial" w:eastAsiaTheme="minorEastAsia" w:hAnsi="Arial" w:cs="Arial" w:hint="eastAsia"/>
            <w:sz w:val="22"/>
            <w:szCs w:val="22"/>
            <w:lang w:eastAsia="zh-CN"/>
          </w:rPr>
          <w:t xml:space="preserve"> </w:t>
        </w:r>
      </w:ins>
      <w:ins w:id="138" w:author="Zhang  Zihao" w:date="2024-08-29T11:04:00Z" w16du:dateUtc="2024-08-29T09:04:00Z">
        <w:r w:rsidR="00756721">
          <w:rPr>
            <w:rFonts w:ascii="Arial" w:eastAsiaTheme="minorEastAsia" w:hAnsi="Arial" w:cs="Arial" w:hint="eastAsia"/>
            <w:sz w:val="22"/>
            <w:szCs w:val="22"/>
            <w:lang w:eastAsia="zh-CN"/>
          </w:rPr>
          <w:t>sustainable</w:t>
        </w:r>
      </w:ins>
      <w:ins w:id="139" w:author="Zhang  Zihao" w:date="2024-08-29T11:20:00Z" w16du:dateUtc="2024-08-29T09:20:00Z">
        <w:r w:rsidR="00FF2864">
          <w:rPr>
            <w:rFonts w:ascii="Arial" w:eastAsiaTheme="minorEastAsia" w:hAnsi="Arial" w:cs="Arial" w:hint="eastAsia"/>
            <w:sz w:val="22"/>
            <w:szCs w:val="22"/>
            <w:lang w:eastAsia="zh-CN"/>
          </w:rPr>
          <w:t xml:space="preserve"> acetylene </w:t>
        </w:r>
      </w:ins>
      <w:del w:id="140" w:author="Zhang  Zihao" w:date="2024-08-29T11:19:00Z" w16du:dateUtc="2024-08-29T09:19:00Z">
        <w:r w:rsidR="00C0577E" w:rsidRPr="00CF7E03" w:rsidDel="00FF2864">
          <w:rPr>
            <w:rFonts w:ascii="Arial" w:eastAsiaTheme="minorEastAsia" w:hAnsi="Arial" w:cs="Arial"/>
            <w:sz w:val="22"/>
            <w:szCs w:val="22"/>
            <w:lang w:eastAsia="zh-CN"/>
          </w:rPr>
          <w:delText>C</w:delText>
        </w:r>
        <w:r w:rsidR="00C0577E" w:rsidRPr="00CF7E03" w:rsidDel="00FF2864">
          <w:rPr>
            <w:rFonts w:ascii="Arial" w:eastAsiaTheme="minorEastAsia" w:hAnsi="Arial" w:cs="Arial"/>
            <w:sz w:val="22"/>
            <w:szCs w:val="22"/>
            <w:vertAlign w:val="subscript"/>
            <w:lang w:eastAsia="zh-CN"/>
          </w:rPr>
          <w:delText>2</w:delText>
        </w:r>
        <w:r w:rsidR="00C0577E" w:rsidRPr="00CF7E03" w:rsidDel="00FF2864">
          <w:rPr>
            <w:rFonts w:ascii="Arial" w:eastAsiaTheme="minorEastAsia" w:hAnsi="Arial" w:cs="Arial"/>
            <w:sz w:val="22"/>
            <w:szCs w:val="22"/>
            <w:lang w:eastAsia="zh-CN"/>
          </w:rPr>
          <w:delText>H</w:delText>
        </w:r>
        <w:r w:rsidR="00C0577E" w:rsidRPr="00CF7E03" w:rsidDel="00FF2864">
          <w:rPr>
            <w:rFonts w:ascii="Arial" w:eastAsiaTheme="minorEastAsia" w:hAnsi="Arial" w:cs="Arial"/>
            <w:sz w:val="22"/>
            <w:szCs w:val="22"/>
            <w:vertAlign w:val="subscript"/>
            <w:lang w:eastAsia="zh-CN"/>
          </w:rPr>
          <w:delText>2</w:delText>
        </w:r>
        <w:r w:rsidR="00C0577E" w:rsidRPr="00CF7E03" w:rsidDel="00FF2864">
          <w:rPr>
            <w:rFonts w:ascii="Arial" w:eastAsiaTheme="minorEastAsia" w:hAnsi="Arial" w:cs="Arial"/>
            <w:sz w:val="22"/>
            <w:szCs w:val="22"/>
            <w:lang w:eastAsia="zh-CN"/>
          </w:rPr>
          <w:delText xml:space="preserve"> </w:delText>
        </w:r>
      </w:del>
      <w:ins w:id="141" w:author="Zhang  Zihao" w:date="2024-08-29T10:59:00Z" w16du:dateUtc="2024-08-29T08:59:00Z">
        <w:r w:rsidR="007938B9">
          <w:rPr>
            <w:rFonts w:ascii="Arial" w:eastAsiaTheme="minorEastAsia" w:hAnsi="Arial" w:cs="Arial" w:hint="eastAsia"/>
            <w:sz w:val="22"/>
            <w:szCs w:val="22"/>
            <w:lang w:eastAsia="zh-CN"/>
          </w:rPr>
          <w:t>prod</w:t>
        </w:r>
      </w:ins>
      <w:ins w:id="142" w:author="Zhang  Zihao" w:date="2024-08-29T11:00:00Z" w16du:dateUtc="2024-08-29T09:00:00Z">
        <w:r w:rsidR="007938B9">
          <w:rPr>
            <w:rFonts w:ascii="Arial" w:eastAsiaTheme="minorEastAsia" w:hAnsi="Arial" w:cs="Arial" w:hint="eastAsia"/>
            <w:sz w:val="22"/>
            <w:szCs w:val="22"/>
            <w:lang w:eastAsia="zh-CN"/>
          </w:rPr>
          <w:t xml:space="preserve">uction </w:t>
        </w:r>
      </w:ins>
      <w:r w:rsidR="008D3A20" w:rsidRPr="00CF7E03">
        <w:rPr>
          <w:rFonts w:ascii="Arial" w:eastAsiaTheme="minorEastAsia" w:hAnsi="Arial" w:cs="Arial"/>
          <w:sz w:val="22"/>
          <w:szCs w:val="22"/>
          <w:lang w:eastAsia="zh-CN"/>
        </w:rPr>
        <w:t xml:space="preserve">and </w:t>
      </w:r>
      <w:ins w:id="143" w:author="Zhang  Zihao" w:date="2024-08-29T11:05:00Z" w16du:dateUtc="2024-08-29T09:05:00Z">
        <w:r w:rsidR="00756721">
          <w:rPr>
            <w:rFonts w:ascii="Arial" w:eastAsiaTheme="minorEastAsia" w:hAnsi="Arial" w:cs="Arial" w:hint="eastAsia"/>
            <w:sz w:val="22"/>
            <w:szCs w:val="22"/>
            <w:lang w:eastAsia="zh-CN"/>
          </w:rPr>
          <w:t xml:space="preserve">its </w:t>
        </w:r>
      </w:ins>
      <w:ins w:id="144" w:author="Zhang  Zihao" w:date="2024-08-29T11:20:00Z" w16du:dateUtc="2024-08-29T09:20:00Z">
        <w:r w:rsidR="00FF2864">
          <w:rPr>
            <w:rFonts w:ascii="Arial" w:eastAsiaTheme="minorEastAsia" w:hAnsi="Arial" w:cs="Arial" w:hint="eastAsia"/>
            <w:sz w:val="22"/>
            <w:szCs w:val="22"/>
            <w:lang w:eastAsia="zh-CN"/>
          </w:rPr>
          <w:t>use</w:t>
        </w:r>
      </w:ins>
      <w:ins w:id="145" w:author="Zhang  Zihao" w:date="2024-08-29T11:05:00Z" w16du:dateUtc="2024-08-29T09:05:00Z">
        <w:r w:rsidR="00756721">
          <w:rPr>
            <w:rFonts w:ascii="Arial" w:eastAsiaTheme="minorEastAsia" w:hAnsi="Arial" w:cs="Arial" w:hint="eastAsia"/>
            <w:sz w:val="22"/>
            <w:szCs w:val="22"/>
            <w:lang w:eastAsia="zh-CN"/>
          </w:rPr>
          <w:t xml:space="preserve"> as </w:t>
        </w:r>
      </w:ins>
      <w:ins w:id="146" w:author="Zhang  Zihao" w:date="2024-08-29T11:20:00Z" w16du:dateUtc="2024-08-29T09:20:00Z">
        <w:r w:rsidR="00FF2864">
          <w:rPr>
            <w:rFonts w:ascii="Arial" w:eastAsiaTheme="minorEastAsia" w:hAnsi="Arial" w:cs="Arial" w:hint="eastAsia"/>
            <w:sz w:val="22"/>
            <w:szCs w:val="22"/>
            <w:lang w:eastAsia="zh-CN"/>
          </w:rPr>
          <w:t>a</w:t>
        </w:r>
      </w:ins>
      <w:ins w:id="147" w:author="Zhang  Zihao" w:date="2024-08-29T11:05:00Z" w16du:dateUtc="2024-08-29T09:05:00Z">
        <w:r w:rsidR="00756721">
          <w:rPr>
            <w:rFonts w:ascii="Arial" w:eastAsiaTheme="minorEastAsia" w:hAnsi="Arial" w:cs="Arial" w:hint="eastAsia"/>
            <w:sz w:val="22"/>
            <w:szCs w:val="22"/>
            <w:lang w:eastAsia="zh-CN"/>
          </w:rPr>
          <w:t xml:space="preserve"> feedstock for bulk chemicals</w:t>
        </w:r>
      </w:ins>
      <w:commentRangeStart w:id="148"/>
      <w:commentRangeStart w:id="149"/>
      <w:del w:id="150" w:author="Zhang  Zihao" w:date="2024-08-29T11:05:00Z" w16du:dateUtc="2024-08-29T09:05:00Z">
        <w:r w:rsidR="008D3A20" w:rsidRPr="00CF7E03" w:rsidDel="00756721">
          <w:rPr>
            <w:rFonts w:ascii="Arial" w:eastAsiaTheme="minorEastAsia" w:hAnsi="Arial" w:cs="Arial"/>
            <w:sz w:val="22"/>
            <w:szCs w:val="22"/>
            <w:lang w:eastAsia="zh-CN"/>
          </w:rPr>
          <w:delText xml:space="preserve">foster collaborative efforts </w:delText>
        </w:r>
      </w:del>
      <w:del w:id="151" w:author="Zhang  Zihao" w:date="2024-08-29T11:06:00Z" w16du:dateUtc="2024-08-29T09:06:00Z">
        <w:r w:rsidR="008D3A20" w:rsidRPr="00CF7E03" w:rsidDel="00756721">
          <w:rPr>
            <w:rFonts w:ascii="Arial" w:eastAsiaTheme="minorEastAsia" w:hAnsi="Arial" w:cs="Arial"/>
            <w:sz w:val="22"/>
            <w:szCs w:val="22"/>
            <w:lang w:eastAsia="zh-CN"/>
          </w:rPr>
          <w:delText>for its technological advancement</w:delText>
        </w:r>
      </w:del>
      <w:r w:rsidR="008D3A20" w:rsidRPr="00CF7E03">
        <w:rPr>
          <w:rFonts w:ascii="Arial" w:eastAsiaTheme="minorEastAsia" w:hAnsi="Arial" w:cs="Arial"/>
          <w:sz w:val="22"/>
          <w:szCs w:val="22"/>
          <w:lang w:eastAsia="zh-CN"/>
        </w:rPr>
        <w:t>.</w:t>
      </w:r>
      <w:commentRangeEnd w:id="148"/>
      <w:r w:rsidR="009057FF">
        <w:rPr>
          <w:rStyle w:val="CommentReference"/>
        </w:rPr>
        <w:commentReference w:id="148"/>
      </w:r>
      <w:commentRangeEnd w:id="149"/>
      <w:r w:rsidR="00756721">
        <w:rPr>
          <w:rStyle w:val="CommentReference"/>
        </w:rPr>
        <w:commentReference w:id="149"/>
      </w:r>
    </w:p>
    <w:p w14:paraId="713C3A8C" w14:textId="2EA1A038" w:rsidR="00DC1576" w:rsidDel="00796F03" w:rsidRDefault="002D3C68" w:rsidP="00DF26A6">
      <w:pPr>
        <w:spacing w:after="240" w:line="360" w:lineRule="auto"/>
        <w:jc w:val="both"/>
        <w:rPr>
          <w:del w:id="152" w:author="Nabera  Abhinandan" w:date="2024-08-30T09:17:00Z" w16du:dateUtc="2024-08-30T07:17:00Z"/>
          <w:rFonts w:ascii="Arial" w:eastAsiaTheme="minorEastAsia" w:hAnsi="Arial" w:cs="Arial"/>
          <w:sz w:val="22"/>
          <w:szCs w:val="22"/>
          <w:lang w:eastAsia="zh-CN"/>
        </w:rPr>
      </w:pPr>
      <w:r w:rsidRPr="00CF7E03">
        <w:rPr>
          <w:rFonts w:ascii="Arial" w:hAnsi="Arial" w:cs="Arial"/>
          <w:b/>
          <w:sz w:val="22"/>
          <w:szCs w:val="22"/>
        </w:rPr>
        <w:t>Keywords</w:t>
      </w:r>
      <w:r w:rsidRPr="00C475D5">
        <w:rPr>
          <w:rFonts w:ascii="Arial" w:hAnsi="Arial" w:cs="Arial"/>
          <w:b/>
          <w:bCs/>
          <w:sz w:val="22"/>
          <w:szCs w:val="22"/>
        </w:rPr>
        <w:t>:</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 xml:space="preserve">Acetylene </w:t>
      </w:r>
      <w:r w:rsidR="00024BD5">
        <w:rPr>
          <w:rFonts w:ascii="Arial" w:eastAsiaTheme="minorEastAsia" w:hAnsi="Arial" w:cs="Arial" w:hint="eastAsia"/>
          <w:sz w:val="22"/>
          <w:szCs w:val="22"/>
          <w:lang w:eastAsia="zh-CN"/>
        </w:rPr>
        <w:t>production</w:t>
      </w:r>
      <w:r w:rsidR="00A213FD" w:rsidRPr="00CF7E03">
        <w:rPr>
          <w:rFonts w:ascii="Arial" w:eastAsiaTheme="minorEastAsia" w:hAnsi="Arial" w:cs="Arial"/>
          <w:sz w:val="22"/>
          <w:szCs w:val="22"/>
          <w:lang w:eastAsia="zh-CN"/>
        </w:rPr>
        <w:t>;</w:t>
      </w:r>
      <w:r w:rsidRPr="00CF7E03">
        <w:rPr>
          <w:rFonts w:ascii="Arial" w:hAnsi="Arial" w:cs="Arial"/>
          <w:sz w:val="22"/>
          <w:szCs w:val="22"/>
        </w:rPr>
        <w:t xml:space="preserve"> </w:t>
      </w:r>
      <w:r w:rsidR="008E4EB9">
        <w:rPr>
          <w:rFonts w:ascii="Arial" w:hAnsi="Arial" w:cs="Arial"/>
          <w:sz w:val="22"/>
          <w:szCs w:val="22"/>
        </w:rPr>
        <w:t xml:space="preserve">Catalyst design; </w:t>
      </w:r>
      <w:r w:rsidR="00D516B1">
        <w:rPr>
          <w:rFonts w:ascii="Arial" w:eastAsiaTheme="minorEastAsia" w:hAnsi="Arial" w:cs="Arial" w:hint="eastAsia"/>
          <w:sz w:val="22"/>
          <w:szCs w:val="22"/>
          <w:lang w:eastAsia="zh-CN"/>
        </w:rPr>
        <w:t>Reactor design;</w:t>
      </w:r>
      <w:r w:rsidR="00BD2F36">
        <w:rPr>
          <w:rFonts w:ascii="Arial" w:eastAsiaTheme="minorEastAsia" w:hAnsi="Arial" w:cs="Arial" w:hint="eastAsia"/>
          <w:sz w:val="22"/>
          <w:szCs w:val="22"/>
          <w:lang w:eastAsia="zh-CN"/>
        </w:rPr>
        <w:t xml:space="preserve"> </w:t>
      </w:r>
      <w:commentRangeStart w:id="153"/>
      <w:commentRangeStart w:id="154"/>
      <w:r w:rsidR="008E4EB9">
        <w:rPr>
          <w:rFonts w:ascii="Arial" w:eastAsiaTheme="minorEastAsia" w:hAnsi="Arial" w:cs="Arial"/>
          <w:sz w:val="22"/>
          <w:szCs w:val="22"/>
          <w:lang w:eastAsia="zh-CN"/>
        </w:rPr>
        <w:t>Renewable</w:t>
      </w:r>
      <w:r w:rsidR="008E4EB9" w:rsidRPr="00CF7E03">
        <w:rPr>
          <w:rFonts w:ascii="Arial" w:eastAsiaTheme="minorEastAsia" w:hAnsi="Arial" w:cs="Arial"/>
          <w:sz w:val="22"/>
          <w:szCs w:val="22"/>
          <w:lang w:eastAsia="zh-CN"/>
        </w:rPr>
        <w:t xml:space="preserve"> </w:t>
      </w:r>
      <w:commentRangeEnd w:id="153"/>
      <w:r w:rsidR="008E4EB9">
        <w:rPr>
          <w:rStyle w:val="CommentReference"/>
        </w:rPr>
        <w:commentReference w:id="153"/>
      </w:r>
      <w:commentRangeEnd w:id="154"/>
      <w:r w:rsidR="00146B36">
        <w:rPr>
          <w:rStyle w:val="CommentReference"/>
        </w:rPr>
        <w:commentReference w:id="154"/>
      </w:r>
      <w:r w:rsidR="00AA3CC6" w:rsidRPr="00CF7E03">
        <w:rPr>
          <w:rFonts w:ascii="Arial" w:eastAsiaTheme="minorEastAsia" w:hAnsi="Arial" w:cs="Arial"/>
          <w:sz w:val="22"/>
          <w:szCs w:val="22"/>
          <w:lang w:eastAsia="zh-CN"/>
        </w:rPr>
        <w:t>carbon sources</w:t>
      </w:r>
      <w:r w:rsidR="008E4EB9">
        <w:rPr>
          <w:rFonts w:ascii="Arial" w:eastAsiaTheme="minorEastAsia" w:hAnsi="Arial" w:cs="Arial"/>
          <w:sz w:val="22"/>
          <w:szCs w:val="22"/>
          <w:lang w:eastAsia="zh-CN"/>
        </w:rPr>
        <w:t>;</w:t>
      </w:r>
      <w:r w:rsidR="009A1CBF">
        <w:rPr>
          <w:rFonts w:ascii="Arial" w:eastAsiaTheme="minorEastAsia" w:hAnsi="Arial" w:cs="Arial" w:hint="eastAsia"/>
          <w:sz w:val="22"/>
          <w:szCs w:val="22"/>
          <w:lang w:eastAsia="zh-CN"/>
        </w:rPr>
        <w:t xml:space="preserve"> </w:t>
      </w:r>
      <w:r w:rsidR="006F3DA3">
        <w:rPr>
          <w:rFonts w:ascii="Arial" w:eastAsiaTheme="minorEastAsia" w:hAnsi="Arial" w:cs="Arial" w:hint="eastAsia"/>
          <w:sz w:val="22"/>
          <w:szCs w:val="22"/>
          <w:lang w:eastAsia="zh-CN"/>
        </w:rPr>
        <w:t>E</w:t>
      </w:r>
      <w:r w:rsidR="006F3DA3" w:rsidRPr="006F3DA3">
        <w:rPr>
          <w:rFonts w:ascii="Arial" w:eastAsiaTheme="minorEastAsia" w:hAnsi="Arial" w:cs="Arial"/>
          <w:sz w:val="22"/>
          <w:szCs w:val="22"/>
          <w:lang w:eastAsia="zh-CN"/>
        </w:rPr>
        <w:t>nvironmental</w:t>
      </w:r>
      <w:r w:rsidR="008B67EC">
        <w:rPr>
          <w:rFonts w:ascii="Arial" w:eastAsiaTheme="minorEastAsia" w:hAnsi="Arial" w:cs="Arial"/>
          <w:sz w:val="22"/>
          <w:szCs w:val="22"/>
          <w:lang w:eastAsia="zh-CN"/>
        </w:rPr>
        <w:t xml:space="preserve"> </w:t>
      </w:r>
      <w:r w:rsidR="006F3DA3" w:rsidRPr="006F3DA3">
        <w:rPr>
          <w:rFonts w:ascii="Arial" w:eastAsiaTheme="minorEastAsia" w:hAnsi="Arial" w:cs="Arial"/>
          <w:sz w:val="22"/>
          <w:szCs w:val="22"/>
          <w:lang w:eastAsia="zh-CN"/>
        </w:rPr>
        <w:t>and</w:t>
      </w:r>
      <w:r w:rsidR="008B67EC">
        <w:rPr>
          <w:rFonts w:ascii="Arial" w:eastAsiaTheme="minorEastAsia" w:hAnsi="Arial" w:cs="Arial"/>
          <w:sz w:val="22"/>
          <w:szCs w:val="22"/>
          <w:lang w:eastAsia="zh-CN"/>
        </w:rPr>
        <w:t xml:space="preserve"> </w:t>
      </w:r>
      <w:r w:rsidR="006F3DA3" w:rsidRPr="006F3DA3">
        <w:rPr>
          <w:rFonts w:ascii="Arial" w:eastAsiaTheme="minorEastAsia" w:hAnsi="Arial" w:cs="Arial"/>
          <w:sz w:val="22"/>
          <w:szCs w:val="22"/>
          <w:lang w:eastAsia="zh-CN"/>
        </w:rPr>
        <w:t>economic</w:t>
      </w:r>
      <w:r w:rsidR="008B67EC">
        <w:rPr>
          <w:rFonts w:ascii="Arial" w:eastAsiaTheme="minorEastAsia" w:hAnsi="Arial" w:cs="Arial"/>
          <w:sz w:val="22"/>
          <w:szCs w:val="22"/>
          <w:lang w:eastAsia="zh-CN"/>
        </w:rPr>
        <w:t xml:space="preserve"> </w:t>
      </w:r>
      <w:r w:rsidR="006F3DA3" w:rsidRPr="006F3DA3">
        <w:rPr>
          <w:rFonts w:ascii="Arial" w:eastAsiaTheme="minorEastAsia" w:hAnsi="Arial" w:cs="Arial"/>
          <w:sz w:val="22"/>
          <w:szCs w:val="22"/>
          <w:lang w:eastAsia="zh-CN"/>
        </w:rPr>
        <w:t>assessment</w:t>
      </w:r>
      <w:r w:rsidR="00A213FD" w:rsidRPr="00CF7E03">
        <w:rPr>
          <w:rFonts w:ascii="Arial" w:eastAsiaTheme="minorEastAsia" w:hAnsi="Arial" w:cs="Arial"/>
          <w:sz w:val="22"/>
          <w:szCs w:val="22"/>
          <w:lang w:eastAsia="zh-CN"/>
        </w:rPr>
        <w:t>.</w:t>
      </w:r>
    </w:p>
    <w:p w14:paraId="00216C90" w14:textId="77777777" w:rsidR="005978EE" w:rsidDel="00796F03" w:rsidRDefault="005978EE">
      <w:pPr>
        <w:rPr>
          <w:ins w:id="155" w:author="Zhang  Zihao" w:date="2024-08-29T11:57:00Z" w16du:dateUtc="2024-08-29T09:57:00Z"/>
          <w:del w:id="156" w:author="Nabera  Abhinandan" w:date="2024-08-30T09:17:00Z" w16du:dateUtc="2024-08-30T07:17:00Z"/>
          <w:rFonts w:ascii="Arial" w:eastAsiaTheme="minorEastAsia" w:hAnsi="Arial" w:cs="Arial"/>
          <w:sz w:val="28"/>
          <w:szCs w:val="28"/>
          <w:lang w:eastAsia="zh-CN"/>
        </w:rPr>
      </w:pPr>
    </w:p>
    <w:p w14:paraId="53E1ACEB" w14:textId="77777777" w:rsidR="005978EE" w:rsidRDefault="005978EE">
      <w:pPr>
        <w:spacing w:after="240" w:line="360" w:lineRule="auto"/>
        <w:jc w:val="both"/>
        <w:rPr>
          <w:ins w:id="157" w:author="Zhang  Zihao" w:date="2024-08-29T11:57:00Z" w16du:dateUtc="2024-08-29T09:57:00Z"/>
          <w:rFonts w:ascii="Arial" w:eastAsiaTheme="minorEastAsia" w:hAnsi="Arial" w:cs="Arial"/>
          <w:sz w:val="28"/>
          <w:szCs w:val="28"/>
          <w:lang w:eastAsia="zh-CN"/>
        </w:rPr>
        <w:pPrChange w:id="158" w:author="Nabera  Abhinandan" w:date="2024-08-30T09:17:00Z" w16du:dateUtc="2024-08-30T07:17:00Z">
          <w:pPr/>
        </w:pPrChange>
      </w:pPr>
    </w:p>
    <w:p w14:paraId="78322A42" w14:textId="284660A5" w:rsidR="005978EE" w:rsidRPr="007E5680" w:rsidRDefault="005978EE">
      <w:pPr>
        <w:spacing w:before="240" w:line="360" w:lineRule="auto"/>
        <w:rPr>
          <w:ins w:id="159" w:author="Zhang  Zihao" w:date="2024-08-29T11:57:00Z" w16du:dateUtc="2024-08-29T09:57:00Z"/>
          <w:rFonts w:ascii="Arial" w:hAnsi="Arial" w:cs="Arial"/>
          <w:b/>
          <w:bCs/>
          <w:sz w:val="22"/>
          <w:szCs w:val="22"/>
          <w:rPrChange w:id="160" w:author="Nabera  Abhinandan" w:date="2024-08-30T10:24:00Z" w16du:dateUtc="2024-08-30T08:24:00Z">
            <w:rPr>
              <w:ins w:id="161" w:author="Zhang  Zihao" w:date="2024-08-29T11:57:00Z" w16du:dateUtc="2024-08-29T09:57:00Z"/>
              <w:rFonts w:ascii="Arial" w:hAnsi="Arial" w:cs="Arial"/>
              <w:b/>
              <w:bCs/>
            </w:rPr>
          </w:rPrChange>
        </w:rPr>
        <w:pPrChange w:id="162" w:author="Nabera  Abhinandan" w:date="2024-08-30T09:17:00Z" w16du:dateUtc="2024-08-30T07:17:00Z">
          <w:pPr>
            <w:spacing w:line="360" w:lineRule="auto"/>
          </w:pPr>
        </w:pPrChange>
      </w:pPr>
      <w:ins w:id="163" w:author="Zhang  Zihao" w:date="2024-08-29T11:57:00Z" w16du:dateUtc="2024-08-29T09:57:00Z">
        <w:r w:rsidRPr="007E5680">
          <w:rPr>
            <w:rFonts w:ascii="Arial" w:hAnsi="Arial" w:cs="Arial"/>
            <w:b/>
            <w:bCs/>
            <w:sz w:val="22"/>
            <w:szCs w:val="22"/>
            <w:rPrChange w:id="164" w:author="Nabera  Abhinandan" w:date="2024-08-30T10:24:00Z" w16du:dateUtc="2024-08-30T08:24:00Z">
              <w:rPr>
                <w:rFonts w:ascii="Arial" w:hAnsi="Arial" w:cs="Arial"/>
                <w:b/>
                <w:bCs/>
              </w:rPr>
            </w:rPrChange>
          </w:rPr>
          <w:t xml:space="preserve">Table of </w:t>
        </w:r>
      </w:ins>
      <w:ins w:id="165" w:author="Nabera  Abhinandan" w:date="2024-08-30T10:25:00Z" w16du:dateUtc="2024-08-30T08:25:00Z">
        <w:r w:rsidR="00D157C0">
          <w:rPr>
            <w:rFonts w:ascii="Arial" w:hAnsi="Arial" w:cs="Arial"/>
            <w:b/>
            <w:bCs/>
            <w:sz w:val="22"/>
            <w:szCs w:val="22"/>
          </w:rPr>
          <w:t>c</w:t>
        </w:r>
      </w:ins>
      <w:ins w:id="166" w:author="Zhang  Zihao" w:date="2024-08-29T11:57:00Z" w16du:dateUtc="2024-08-29T09:57:00Z">
        <w:del w:id="167" w:author="Nabera  Abhinandan" w:date="2024-08-30T10:25:00Z" w16du:dateUtc="2024-08-30T08:25:00Z">
          <w:r w:rsidRPr="007E5680" w:rsidDel="00D157C0">
            <w:rPr>
              <w:rFonts w:ascii="Arial" w:hAnsi="Arial" w:cs="Arial"/>
              <w:b/>
              <w:bCs/>
              <w:sz w:val="22"/>
              <w:szCs w:val="22"/>
              <w:rPrChange w:id="168" w:author="Nabera  Abhinandan" w:date="2024-08-30T10:24:00Z" w16du:dateUtc="2024-08-30T08:24:00Z">
                <w:rPr>
                  <w:rFonts w:ascii="Arial" w:hAnsi="Arial" w:cs="Arial"/>
                  <w:b/>
                  <w:bCs/>
                </w:rPr>
              </w:rPrChange>
            </w:rPr>
            <w:delText>C</w:delText>
          </w:r>
        </w:del>
        <w:r w:rsidRPr="007E5680">
          <w:rPr>
            <w:rFonts w:ascii="Arial" w:hAnsi="Arial" w:cs="Arial"/>
            <w:b/>
            <w:bCs/>
            <w:sz w:val="22"/>
            <w:szCs w:val="22"/>
            <w:rPrChange w:id="169" w:author="Nabera  Abhinandan" w:date="2024-08-30T10:24:00Z" w16du:dateUtc="2024-08-30T08:24:00Z">
              <w:rPr>
                <w:rFonts w:ascii="Arial" w:hAnsi="Arial" w:cs="Arial"/>
                <w:b/>
                <w:bCs/>
              </w:rPr>
            </w:rPrChange>
          </w:rPr>
          <w:t>ontents</w:t>
        </w:r>
      </w:ins>
    </w:p>
    <w:p w14:paraId="378C30AB" w14:textId="21244373" w:rsidR="005978EE" w:rsidRPr="007E5680" w:rsidRDefault="005978EE" w:rsidP="005978EE">
      <w:pPr>
        <w:spacing w:line="360" w:lineRule="auto"/>
        <w:rPr>
          <w:ins w:id="170" w:author="Zhang  Zihao" w:date="2024-08-29T11:57:00Z" w16du:dateUtc="2024-08-29T09:57:00Z"/>
          <w:rFonts w:ascii="Arial" w:eastAsiaTheme="minorEastAsia" w:hAnsi="Arial" w:cs="Arial"/>
          <w:bCs/>
          <w:sz w:val="22"/>
          <w:szCs w:val="22"/>
          <w:lang w:eastAsia="zh-CN"/>
          <w:rPrChange w:id="171" w:author="Nabera  Abhinandan" w:date="2024-08-30T10:25:00Z" w16du:dateUtc="2024-08-30T08:25:00Z">
            <w:rPr>
              <w:ins w:id="172" w:author="Zhang  Zihao" w:date="2024-08-29T11:57:00Z" w16du:dateUtc="2024-08-29T09:57:00Z"/>
              <w:rFonts w:ascii="Arial" w:eastAsiaTheme="minorEastAsia" w:hAnsi="Arial" w:cs="Arial"/>
              <w:bCs/>
              <w:lang w:eastAsia="zh-CN"/>
            </w:rPr>
          </w:rPrChange>
        </w:rPr>
      </w:pPr>
      <w:ins w:id="173" w:author="Zhang  Zihao" w:date="2024-08-29T11:58:00Z" w16du:dateUtc="2024-08-29T09:58:00Z">
        <w:r w:rsidRPr="007E5680">
          <w:rPr>
            <w:rFonts w:ascii="Arial" w:eastAsiaTheme="minorEastAsia" w:hAnsi="Arial" w:cs="Arial" w:hint="eastAsia"/>
            <w:bCs/>
            <w:sz w:val="22"/>
            <w:szCs w:val="22"/>
            <w:lang w:eastAsia="zh-CN"/>
            <w:rPrChange w:id="174" w:author="Nabera  Abhinandan" w:date="2024-08-30T10:25:00Z" w16du:dateUtc="2024-08-30T08:25:00Z">
              <w:rPr>
                <w:rFonts w:ascii="Arial" w:eastAsiaTheme="minorEastAsia" w:hAnsi="Arial" w:cs="Arial" w:hint="eastAsia"/>
                <w:bCs/>
                <w:lang w:eastAsia="zh-CN"/>
              </w:rPr>
            </w:rPrChange>
          </w:rPr>
          <w:t xml:space="preserve">1. </w:t>
        </w:r>
      </w:ins>
      <w:ins w:id="175" w:author="Zhang  Zihao" w:date="2024-08-29T11:57:00Z" w16du:dateUtc="2024-08-29T09:57:00Z">
        <w:r w:rsidRPr="007E5680">
          <w:rPr>
            <w:rFonts w:ascii="Arial" w:eastAsiaTheme="minorEastAsia" w:hAnsi="Arial" w:cs="Arial" w:hint="eastAsia"/>
            <w:bCs/>
            <w:sz w:val="22"/>
            <w:szCs w:val="22"/>
            <w:lang w:eastAsia="zh-CN"/>
            <w:rPrChange w:id="176" w:author="Nabera  Abhinandan" w:date="2024-08-30T10:25:00Z" w16du:dateUtc="2024-08-30T08:25:00Z">
              <w:rPr>
                <w:rFonts w:ascii="Arial" w:eastAsiaTheme="minorEastAsia" w:hAnsi="Arial" w:cs="Arial" w:hint="eastAsia"/>
                <w:bCs/>
                <w:lang w:eastAsia="zh-CN"/>
              </w:rPr>
            </w:rPrChange>
          </w:rPr>
          <w:t>Introduction</w:t>
        </w:r>
        <w:r w:rsidRPr="007E5680">
          <w:rPr>
            <w:rFonts w:ascii="Arial" w:hAnsi="Arial" w:cs="Arial"/>
            <w:bCs/>
            <w:sz w:val="22"/>
            <w:szCs w:val="22"/>
            <w:rPrChange w:id="177" w:author="Nabera  Abhinandan" w:date="2024-08-30T10:25:00Z" w16du:dateUtc="2024-08-30T08:25:00Z">
              <w:rPr>
                <w:rFonts w:ascii="Arial" w:hAnsi="Arial" w:cs="Arial"/>
                <w:bCs/>
              </w:rPr>
            </w:rPrChange>
          </w:rPr>
          <w:t xml:space="preserve"> </w:t>
        </w:r>
        <w:r w:rsidRPr="007E5680">
          <w:rPr>
            <w:rFonts w:ascii="Arial" w:eastAsiaTheme="minorEastAsia" w:hAnsi="Arial" w:cs="Arial" w:hint="eastAsia"/>
            <w:bCs/>
            <w:sz w:val="22"/>
            <w:szCs w:val="22"/>
            <w:lang w:eastAsia="zh-CN"/>
            <w:rPrChange w:id="178" w:author="Nabera  Abhinandan" w:date="2024-08-30T10:25:00Z" w16du:dateUtc="2024-08-30T08:25:00Z">
              <w:rPr>
                <w:rFonts w:ascii="Arial" w:eastAsiaTheme="minorEastAsia" w:hAnsi="Arial" w:cs="Arial" w:hint="eastAsia"/>
                <w:bCs/>
                <w:lang w:eastAsia="zh-CN"/>
              </w:rPr>
            </w:rPrChange>
          </w:rPr>
          <w:t>3</w:t>
        </w:r>
        <w:r w:rsidRPr="007E5680">
          <w:rPr>
            <w:rFonts w:ascii="Arial" w:hAnsi="Arial" w:cs="Arial"/>
            <w:bCs/>
            <w:sz w:val="22"/>
            <w:szCs w:val="22"/>
            <w:rPrChange w:id="179" w:author="Nabera  Abhinandan" w:date="2024-08-30T10:25:00Z" w16du:dateUtc="2024-08-30T08:25:00Z">
              <w:rPr>
                <w:rFonts w:ascii="Arial" w:hAnsi="Arial" w:cs="Arial"/>
                <w:bCs/>
              </w:rPr>
            </w:rPrChange>
          </w:rPr>
          <w:t>–</w:t>
        </w:r>
        <w:r w:rsidRPr="007E5680">
          <w:rPr>
            <w:rFonts w:ascii="Arial" w:eastAsiaTheme="minorEastAsia" w:hAnsi="Arial" w:cs="Arial" w:hint="eastAsia"/>
            <w:bCs/>
            <w:sz w:val="22"/>
            <w:szCs w:val="22"/>
            <w:lang w:eastAsia="zh-CN"/>
            <w:rPrChange w:id="180" w:author="Nabera  Abhinandan" w:date="2024-08-30T10:25:00Z" w16du:dateUtc="2024-08-30T08:25:00Z">
              <w:rPr>
                <w:rFonts w:ascii="Arial" w:eastAsiaTheme="minorEastAsia" w:hAnsi="Arial" w:cs="Arial" w:hint="eastAsia"/>
                <w:bCs/>
                <w:lang w:eastAsia="zh-CN"/>
              </w:rPr>
            </w:rPrChange>
          </w:rPr>
          <w:t>4</w:t>
        </w:r>
      </w:ins>
    </w:p>
    <w:p w14:paraId="1833F25B" w14:textId="56FF7673" w:rsidR="005978EE" w:rsidRPr="007E5680" w:rsidRDefault="005978EE" w:rsidP="005978EE">
      <w:pPr>
        <w:spacing w:line="360" w:lineRule="auto"/>
        <w:rPr>
          <w:ins w:id="181" w:author="Zhang  Zihao" w:date="2024-08-29T11:58:00Z" w16du:dateUtc="2024-08-29T09:58:00Z"/>
          <w:rFonts w:ascii="Arial" w:eastAsiaTheme="minorEastAsia" w:hAnsi="Arial" w:cs="Arial"/>
          <w:sz w:val="22"/>
          <w:szCs w:val="22"/>
          <w:lang w:eastAsia="zh-CN"/>
          <w:rPrChange w:id="182" w:author="Nabera  Abhinandan" w:date="2024-08-30T10:25:00Z" w16du:dateUtc="2024-08-30T08:25:00Z">
            <w:rPr>
              <w:ins w:id="183" w:author="Zhang  Zihao" w:date="2024-08-29T11:58:00Z" w16du:dateUtc="2024-08-29T09:58:00Z"/>
              <w:rFonts w:ascii="Arial" w:eastAsiaTheme="minorEastAsia" w:hAnsi="Arial" w:cs="Arial"/>
              <w:lang w:eastAsia="zh-CN"/>
            </w:rPr>
          </w:rPrChange>
        </w:rPr>
      </w:pPr>
      <w:ins w:id="184" w:author="Zhang  Zihao" w:date="2024-08-29T11:58:00Z" w16du:dateUtc="2024-08-29T09:58:00Z">
        <w:r w:rsidRPr="007E5680">
          <w:rPr>
            <w:rFonts w:ascii="Arial" w:eastAsiaTheme="minorEastAsia" w:hAnsi="Arial" w:cs="Arial" w:hint="eastAsia"/>
            <w:sz w:val="22"/>
            <w:szCs w:val="22"/>
            <w:lang w:eastAsia="zh-CN"/>
            <w:rPrChange w:id="185" w:author="Nabera  Abhinandan" w:date="2024-08-30T10:25:00Z" w16du:dateUtc="2024-08-30T08:25:00Z">
              <w:rPr>
                <w:rFonts w:ascii="Arial" w:eastAsiaTheme="minorEastAsia" w:hAnsi="Arial" w:cs="Arial" w:hint="eastAsia"/>
                <w:lang w:eastAsia="zh-CN"/>
              </w:rPr>
            </w:rPrChange>
          </w:rPr>
          <w:t>2. Production of acetylene</w:t>
        </w:r>
      </w:ins>
      <w:ins w:id="186" w:author="Zhang  Zihao" w:date="2024-08-29T11:57:00Z" w16du:dateUtc="2024-08-29T09:57:00Z">
        <w:r w:rsidRPr="007E5680">
          <w:rPr>
            <w:rFonts w:ascii="Arial" w:hAnsi="Arial" w:cs="Arial"/>
            <w:sz w:val="22"/>
            <w:szCs w:val="22"/>
            <w:rPrChange w:id="187" w:author="Nabera  Abhinandan" w:date="2024-08-30T10:25:00Z" w16du:dateUtc="2024-08-30T08:25:00Z">
              <w:rPr>
                <w:rFonts w:ascii="Arial" w:hAnsi="Arial" w:cs="Arial"/>
              </w:rPr>
            </w:rPrChange>
          </w:rPr>
          <w:t xml:space="preserve"> </w:t>
        </w:r>
      </w:ins>
      <w:ins w:id="188" w:author="Zhang  Zihao" w:date="2024-08-29T11:59:00Z" w16du:dateUtc="2024-08-29T09:59:00Z">
        <w:r w:rsidRPr="007E5680">
          <w:rPr>
            <w:rFonts w:ascii="Arial" w:eastAsiaTheme="minorEastAsia" w:hAnsi="Arial" w:cs="Arial" w:hint="eastAsia"/>
            <w:sz w:val="22"/>
            <w:szCs w:val="22"/>
            <w:lang w:eastAsia="zh-CN"/>
            <w:rPrChange w:id="189" w:author="Nabera  Abhinandan" w:date="2024-08-30T10:25:00Z" w16du:dateUtc="2024-08-30T08:25:00Z">
              <w:rPr>
                <w:rFonts w:ascii="Arial" w:eastAsiaTheme="minorEastAsia" w:hAnsi="Arial" w:cs="Arial" w:hint="eastAsia"/>
                <w:lang w:eastAsia="zh-CN"/>
              </w:rPr>
            </w:rPrChange>
          </w:rPr>
          <w:t>4</w:t>
        </w:r>
      </w:ins>
      <w:ins w:id="190" w:author="Zhang  Zihao" w:date="2024-08-29T11:57:00Z" w16du:dateUtc="2024-08-29T09:57:00Z">
        <w:r w:rsidRPr="007E5680">
          <w:rPr>
            <w:rFonts w:ascii="Arial" w:hAnsi="Arial" w:cs="Arial"/>
            <w:sz w:val="22"/>
            <w:szCs w:val="22"/>
            <w:rPrChange w:id="191" w:author="Nabera  Abhinandan" w:date="2024-08-30T10:25:00Z" w16du:dateUtc="2024-08-30T08:25:00Z">
              <w:rPr>
                <w:rFonts w:ascii="Arial" w:hAnsi="Arial" w:cs="Arial"/>
              </w:rPr>
            </w:rPrChange>
          </w:rPr>
          <w:t>–</w:t>
        </w:r>
      </w:ins>
      <w:ins w:id="192" w:author="Zhang  Zihao" w:date="2024-08-29T11:59:00Z" w16du:dateUtc="2024-08-29T09:59:00Z">
        <w:r w:rsidRPr="007E5680">
          <w:rPr>
            <w:rFonts w:ascii="Arial" w:eastAsiaTheme="minorEastAsia" w:hAnsi="Arial" w:cs="Arial" w:hint="eastAsia"/>
            <w:sz w:val="22"/>
            <w:szCs w:val="22"/>
            <w:lang w:eastAsia="zh-CN"/>
            <w:rPrChange w:id="193" w:author="Nabera  Abhinandan" w:date="2024-08-30T10:25:00Z" w16du:dateUtc="2024-08-30T08:25:00Z">
              <w:rPr>
                <w:rFonts w:ascii="Arial" w:eastAsiaTheme="minorEastAsia" w:hAnsi="Arial" w:cs="Arial" w:hint="eastAsia"/>
                <w:lang w:eastAsia="zh-CN"/>
              </w:rPr>
            </w:rPrChange>
          </w:rPr>
          <w:t>10</w:t>
        </w:r>
      </w:ins>
    </w:p>
    <w:p w14:paraId="35095A9C" w14:textId="37FC9F61" w:rsidR="005978EE" w:rsidRPr="007E5680" w:rsidRDefault="005978EE" w:rsidP="005978EE">
      <w:pPr>
        <w:spacing w:line="360" w:lineRule="auto"/>
        <w:rPr>
          <w:ins w:id="194" w:author="Zhang  Zihao" w:date="2024-08-29T11:58:00Z" w16du:dateUtc="2024-08-29T09:58:00Z"/>
          <w:rFonts w:ascii="Arial" w:eastAsiaTheme="minorEastAsia" w:hAnsi="Arial" w:cs="Arial"/>
          <w:sz w:val="22"/>
          <w:szCs w:val="22"/>
          <w:lang w:eastAsia="zh-CN"/>
          <w:rPrChange w:id="195" w:author="Nabera  Abhinandan" w:date="2024-08-30T10:25:00Z" w16du:dateUtc="2024-08-30T08:25:00Z">
            <w:rPr>
              <w:ins w:id="196" w:author="Zhang  Zihao" w:date="2024-08-29T11:58:00Z" w16du:dateUtc="2024-08-29T09:58:00Z"/>
              <w:rFonts w:ascii="Arial" w:eastAsiaTheme="minorEastAsia" w:hAnsi="Arial" w:cs="Arial"/>
              <w:lang w:eastAsia="zh-CN"/>
            </w:rPr>
          </w:rPrChange>
        </w:rPr>
      </w:pPr>
      <w:ins w:id="197" w:author="Zhang  Zihao" w:date="2024-08-29T11:58:00Z" w16du:dateUtc="2024-08-29T09:58:00Z">
        <w:r w:rsidRPr="007E5680">
          <w:rPr>
            <w:rFonts w:ascii="Arial" w:eastAsiaTheme="minorEastAsia" w:hAnsi="Arial" w:cs="Arial" w:hint="eastAsia"/>
            <w:sz w:val="22"/>
            <w:szCs w:val="22"/>
            <w:lang w:eastAsia="zh-CN"/>
            <w:rPrChange w:id="198" w:author="Nabera  Abhinandan" w:date="2024-08-30T10:25:00Z" w16du:dateUtc="2024-08-30T08:25:00Z">
              <w:rPr>
                <w:rFonts w:ascii="Arial" w:eastAsiaTheme="minorEastAsia" w:hAnsi="Arial" w:cs="Arial" w:hint="eastAsia"/>
                <w:lang w:eastAsia="zh-CN"/>
              </w:rPr>
            </w:rPrChange>
          </w:rPr>
          <w:t>3.</w:t>
        </w:r>
      </w:ins>
      <w:ins w:id="199" w:author="Zhang  Zihao" w:date="2024-08-29T11:59:00Z" w16du:dateUtc="2024-08-29T09:59:00Z">
        <w:r w:rsidRPr="007E5680">
          <w:rPr>
            <w:rFonts w:ascii="Arial" w:eastAsiaTheme="minorEastAsia" w:hAnsi="Arial" w:cs="Arial" w:hint="eastAsia"/>
            <w:sz w:val="22"/>
            <w:szCs w:val="22"/>
            <w:lang w:eastAsia="zh-CN"/>
            <w:rPrChange w:id="200" w:author="Nabera  Abhinandan" w:date="2024-08-30T10:25:00Z" w16du:dateUtc="2024-08-30T08:25:00Z">
              <w:rPr>
                <w:rFonts w:ascii="Arial" w:eastAsiaTheme="minorEastAsia" w:hAnsi="Arial" w:cs="Arial" w:hint="eastAsia"/>
                <w:lang w:eastAsia="zh-CN"/>
              </w:rPr>
            </w:rPrChange>
          </w:rPr>
          <w:t xml:space="preserve"> </w:t>
        </w:r>
        <w:r w:rsidRPr="007E5680">
          <w:rPr>
            <w:rFonts w:ascii="Arial" w:eastAsiaTheme="minorEastAsia" w:hAnsi="Arial" w:cs="Arial"/>
            <w:sz w:val="22"/>
            <w:szCs w:val="22"/>
            <w:lang w:eastAsia="zh-CN"/>
            <w:rPrChange w:id="201" w:author="Nabera  Abhinandan" w:date="2024-08-30T10:25:00Z" w16du:dateUtc="2024-08-30T08:25:00Z">
              <w:rPr>
                <w:rFonts w:ascii="Arial" w:eastAsiaTheme="minorEastAsia" w:hAnsi="Arial" w:cs="Arial"/>
                <w:lang w:eastAsia="zh-CN"/>
              </w:rPr>
            </w:rPrChange>
          </w:rPr>
          <w:t xml:space="preserve">The </w:t>
        </w:r>
      </w:ins>
      <w:ins w:id="202" w:author="Zhang  Zihao" w:date="2024-08-29T14:49:00Z" w16du:dateUtc="2024-08-29T12:49:00Z">
        <w:r w:rsidR="00A12C83" w:rsidRPr="007E5680">
          <w:rPr>
            <w:rFonts w:ascii="Arial" w:eastAsiaTheme="minorEastAsia" w:hAnsi="Arial" w:cs="Arial"/>
            <w:sz w:val="22"/>
            <w:szCs w:val="22"/>
            <w:lang w:eastAsia="zh-CN"/>
            <w:rPrChange w:id="203" w:author="Nabera  Abhinandan" w:date="2024-08-30T10:25:00Z" w16du:dateUtc="2024-08-30T08:25:00Z">
              <w:rPr>
                <w:rFonts w:ascii="Arial" w:eastAsiaTheme="minorEastAsia" w:hAnsi="Arial" w:cs="Arial"/>
                <w:lang w:eastAsia="zh-CN"/>
              </w:rPr>
            </w:rPrChange>
          </w:rPr>
          <w:t>d</w:t>
        </w:r>
      </w:ins>
      <w:ins w:id="204" w:author="Zhang  Zihao" w:date="2024-08-29T11:59:00Z" w16du:dateUtc="2024-08-29T09:59:00Z">
        <w:r w:rsidRPr="007E5680">
          <w:rPr>
            <w:rFonts w:ascii="Arial" w:eastAsiaTheme="minorEastAsia" w:hAnsi="Arial" w:cs="Arial"/>
            <w:sz w:val="22"/>
            <w:szCs w:val="22"/>
            <w:lang w:eastAsia="zh-CN"/>
            <w:rPrChange w:id="205" w:author="Nabera  Abhinandan" w:date="2024-08-30T10:25:00Z" w16du:dateUtc="2024-08-30T08:25:00Z">
              <w:rPr>
                <w:rFonts w:ascii="Arial" w:eastAsiaTheme="minorEastAsia" w:hAnsi="Arial" w:cs="Arial"/>
                <w:lang w:eastAsia="zh-CN"/>
              </w:rPr>
            </w:rPrChange>
          </w:rPr>
          <w:t xml:space="preserve">rive for </w:t>
        </w:r>
      </w:ins>
      <w:ins w:id="206" w:author="Zhang  Zihao" w:date="2024-08-29T14:49:00Z" w16du:dateUtc="2024-08-29T12:49:00Z">
        <w:r w:rsidR="00A12C83" w:rsidRPr="007E5680">
          <w:rPr>
            <w:rFonts w:ascii="Arial" w:eastAsiaTheme="minorEastAsia" w:hAnsi="Arial" w:cs="Arial"/>
            <w:sz w:val="22"/>
            <w:szCs w:val="22"/>
            <w:lang w:eastAsia="zh-CN"/>
            <w:rPrChange w:id="207" w:author="Nabera  Abhinandan" w:date="2024-08-30T10:25:00Z" w16du:dateUtc="2024-08-30T08:25:00Z">
              <w:rPr>
                <w:rFonts w:ascii="Arial" w:eastAsiaTheme="minorEastAsia" w:hAnsi="Arial" w:cs="Arial"/>
                <w:lang w:eastAsia="zh-CN"/>
              </w:rPr>
            </w:rPrChange>
          </w:rPr>
          <w:t>a</w:t>
        </w:r>
      </w:ins>
      <w:ins w:id="208" w:author="Zhang  Zihao" w:date="2024-08-29T11:59:00Z" w16du:dateUtc="2024-08-29T09:59:00Z">
        <w:r w:rsidRPr="007E5680">
          <w:rPr>
            <w:rFonts w:ascii="Arial" w:eastAsiaTheme="minorEastAsia" w:hAnsi="Arial" w:cs="Arial"/>
            <w:sz w:val="22"/>
            <w:szCs w:val="22"/>
            <w:lang w:eastAsia="zh-CN"/>
            <w:rPrChange w:id="209" w:author="Nabera  Abhinandan" w:date="2024-08-30T10:25:00Z" w16du:dateUtc="2024-08-30T08:25:00Z">
              <w:rPr>
                <w:rFonts w:ascii="Arial" w:eastAsiaTheme="minorEastAsia" w:hAnsi="Arial" w:cs="Arial"/>
                <w:lang w:eastAsia="zh-CN"/>
              </w:rPr>
            </w:rPrChange>
          </w:rPr>
          <w:t xml:space="preserve">cetylene’s </w:t>
        </w:r>
      </w:ins>
      <w:ins w:id="210" w:author="Zhang  Zihao" w:date="2024-08-29T14:49:00Z" w16du:dateUtc="2024-08-29T12:49:00Z">
        <w:r w:rsidR="00A12C83" w:rsidRPr="007E5680">
          <w:rPr>
            <w:rFonts w:ascii="Arial" w:eastAsiaTheme="minorEastAsia" w:hAnsi="Arial" w:cs="Arial"/>
            <w:sz w:val="22"/>
            <w:szCs w:val="22"/>
            <w:lang w:eastAsia="zh-CN"/>
            <w:rPrChange w:id="211" w:author="Nabera  Abhinandan" w:date="2024-08-30T10:25:00Z" w16du:dateUtc="2024-08-30T08:25:00Z">
              <w:rPr>
                <w:rFonts w:ascii="Arial" w:eastAsiaTheme="minorEastAsia" w:hAnsi="Arial" w:cs="Arial"/>
                <w:lang w:eastAsia="zh-CN"/>
              </w:rPr>
            </w:rPrChange>
          </w:rPr>
          <w:t>r</w:t>
        </w:r>
      </w:ins>
      <w:ins w:id="212" w:author="Zhang  Zihao" w:date="2024-08-29T11:59:00Z" w16du:dateUtc="2024-08-29T09:59:00Z">
        <w:r w:rsidRPr="007E5680">
          <w:rPr>
            <w:rFonts w:ascii="Arial" w:eastAsiaTheme="minorEastAsia" w:hAnsi="Arial" w:cs="Arial"/>
            <w:sz w:val="22"/>
            <w:szCs w:val="22"/>
            <w:lang w:eastAsia="zh-CN"/>
            <w:rPrChange w:id="213" w:author="Nabera  Abhinandan" w:date="2024-08-30T10:25:00Z" w16du:dateUtc="2024-08-30T08:25:00Z">
              <w:rPr>
                <w:rFonts w:ascii="Arial" w:eastAsiaTheme="minorEastAsia" w:hAnsi="Arial" w:cs="Arial"/>
                <w:lang w:eastAsia="zh-CN"/>
              </w:rPr>
            </w:rPrChange>
          </w:rPr>
          <w:t>evival</w:t>
        </w:r>
        <w:r w:rsidRPr="007E5680">
          <w:rPr>
            <w:rFonts w:ascii="Arial" w:eastAsiaTheme="minorEastAsia" w:hAnsi="Arial" w:cs="Arial" w:hint="eastAsia"/>
            <w:sz w:val="22"/>
            <w:szCs w:val="22"/>
            <w:lang w:eastAsia="zh-CN"/>
            <w:rPrChange w:id="214" w:author="Nabera  Abhinandan" w:date="2024-08-30T10:25:00Z" w16du:dateUtc="2024-08-30T08:25:00Z">
              <w:rPr>
                <w:rFonts w:ascii="Arial" w:eastAsiaTheme="minorEastAsia" w:hAnsi="Arial" w:cs="Arial" w:hint="eastAsia"/>
                <w:lang w:eastAsia="zh-CN"/>
              </w:rPr>
            </w:rPrChange>
          </w:rPr>
          <w:t xml:space="preserve"> 10</w:t>
        </w:r>
        <w:r w:rsidRPr="007E5680">
          <w:rPr>
            <w:rFonts w:ascii="Arial" w:hAnsi="Arial" w:cs="Arial"/>
            <w:sz w:val="22"/>
            <w:szCs w:val="22"/>
            <w:rPrChange w:id="215" w:author="Nabera  Abhinandan" w:date="2024-08-30T10:25:00Z" w16du:dateUtc="2024-08-30T08:25:00Z">
              <w:rPr>
                <w:rFonts w:ascii="Arial" w:hAnsi="Arial" w:cs="Arial"/>
              </w:rPr>
            </w:rPrChange>
          </w:rPr>
          <w:t>–</w:t>
        </w:r>
        <w:r w:rsidRPr="007E5680">
          <w:rPr>
            <w:rFonts w:ascii="Arial" w:eastAsiaTheme="minorEastAsia" w:hAnsi="Arial" w:cs="Arial" w:hint="eastAsia"/>
            <w:sz w:val="22"/>
            <w:szCs w:val="22"/>
            <w:lang w:eastAsia="zh-CN"/>
            <w:rPrChange w:id="216" w:author="Nabera  Abhinandan" w:date="2024-08-30T10:25:00Z" w16du:dateUtc="2024-08-30T08:25:00Z">
              <w:rPr>
                <w:rFonts w:ascii="Arial" w:eastAsiaTheme="minorEastAsia" w:hAnsi="Arial" w:cs="Arial" w:hint="eastAsia"/>
                <w:lang w:eastAsia="zh-CN"/>
              </w:rPr>
            </w:rPrChange>
          </w:rPr>
          <w:t>11</w:t>
        </w:r>
      </w:ins>
    </w:p>
    <w:p w14:paraId="3FF11282" w14:textId="66F7600E" w:rsidR="005978EE" w:rsidRPr="007E5680" w:rsidRDefault="005978EE" w:rsidP="005978EE">
      <w:pPr>
        <w:spacing w:line="360" w:lineRule="auto"/>
        <w:rPr>
          <w:ins w:id="217" w:author="Zhang  Zihao" w:date="2024-08-29T11:58:00Z" w16du:dateUtc="2024-08-29T09:58:00Z"/>
          <w:rFonts w:ascii="Arial" w:eastAsiaTheme="minorEastAsia" w:hAnsi="Arial" w:cs="Arial"/>
          <w:sz w:val="22"/>
          <w:szCs w:val="22"/>
          <w:lang w:eastAsia="zh-CN"/>
          <w:rPrChange w:id="218" w:author="Nabera  Abhinandan" w:date="2024-08-30T10:25:00Z" w16du:dateUtc="2024-08-30T08:25:00Z">
            <w:rPr>
              <w:ins w:id="219" w:author="Zhang  Zihao" w:date="2024-08-29T11:58:00Z" w16du:dateUtc="2024-08-29T09:58:00Z"/>
              <w:rFonts w:ascii="Arial" w:eastAsiaTheme="minorEastAsia" w:hAnsi="Arial" w:cs="Arial"/>
              <w:lang w:eastAsia="zh-CN"/>
            </w:rPr>
          </w:rPrChange>
        </w:rPr>
      </w:pPr>
      <w:ins w:id="220" w:author="Zhang  Zihao" w:date="2024-08-29T12:01:00Z" w16du:dateUtc="2024-08-29T10:01:00Z">
        <w:r w:rsidRPr="007E5680">
          <w:rPr>
            <w:rFonts w:ascii="Arial" w:eastAsiaTheme="minorEastAsia" w:hAnsi="Arial" w:cs="Arial"/>
            <w:sz w:val="22"/>
            <w:szCs w:val="22"/>
            <w:lang w:eastAsia="zh-CN"/>
            <w:rPrChange w:id="221" w:author="Nabera  Abhinandan" w:date="2024-08-30T10:25:00Z" w16du:dateUtc="2024-08-30T08:25:00Z">
              <w:rPr>
                <w:rFonts w:ascii="Arial" w:eastAsiaTheme="minorEastAsia" w:hAnsi="Arial" w:cs="Arial"/>
                <w:lang w:eastAsia="zh-CN"/>
              </w:rPr>
            </w:rPrChange>
          </w:rPr>
          <w:t>4.</w:t>
        </w:r>
      </w:ins>
      <w:ins w:id="222" w:author="Zhang  Zihao" w:date="2024-08-29T12:04:00Z" w16du:dateUtc="2024-08-29T10:04:00Z">
        <w:r w:rsidRPr="007E5680">
          <w:rPr>
            <w:rFonts w:ascii="Arial" w:eastAsiaTheme="minorEastAsia" w:hAnsi="Arial" w:cs="Arial" w:hint="eastAsia"/>
            <w:sz w:val="22"/>
            <w:szCs w:val="22"/>
            <w:lang w:eastAsia="zh-CN"/>
            <w:rPrChange w:id="223" w:author="Nabera  Abhinandan" w:date="2024-08-30T10:25:00Z" w16du:dateUtc="2024-08-30T08:25:00Z">
              <w:rPr>
                <w:rFonts w:ascii="Arial" w:eastAsiaTheme="minorEastAsia" w:hAnsi="Arial" w:cs="Arial" w:hint="eastAsia"/>
                <w:lang w:eastAsia="zh-CN"/>
              </w:rPr>
            </w:rPrChange>
          </w:rPr>
          <w:t xml:space="preserve"> </w:t>
        </w:r>
      </w:ins>
      <w:ins w:id="224" w:author="Zhang  Zihao" w:date="2024-08-29T12:01:00Z" w16du:dateUtc="2024-08-29T10:01:00Z">
        <w:r w:rsidRPr="007E5680">
          <w:rPr>
            <w:rFonts w:ascii="Arial" w:eastAsiaTheme="minorEastAsia" w:hAnsi="Arial" w:cs="Arial"/>
            <w:sz w:val="22"/>
            <w:szCs w:val="22"/>
            <w:lang w:eastAsia="zh-CN"/>
            <w:rPrChange w:id="225" w:author="Nabera  Abhinandan" w:date="2024-08-30T10:25:00Z" w16du:dateUtc="2024-08-30T08:25:00Z">
              <w:rPr>
                <w:rFonts w:ascii="Arial" w:eastAsiaTheme="minorEastAsia" w:hAnsi="Arial" w:cs="Arial"/>
                <w:lang w:eastAsia="zh-CN"/>
              </w:rPr>
            </w:rPrChange>
          </w:rPr>
          <w:t>Renewable carbon resources for acetylene synthesis</w:t>
        </w:r>
        <w:r w:rsidRPr="007E5680">
          <w:rPr>
            <w:rFonts w:ascii="Arial" w:eastAsiaTheme="minorEastAsia" w:hAnsi="Arial" w:cs="Arial" w:hint="eastAsia"/>
            <w:sz w:val="22"/>
            <w:szCs w:val="22"/>
            <w:lang w:eastAsia="zh-CN"/>
            <w:rPrChange w:id="226" w:author="Nabera  Abhinandan" w:date="2024-08-30T10:25:00Z" w16du:dateUtc="2024-08-30T08:25:00Z">
              <w:rPr>
                <w:rFonts w:ascii="Arial" w:eastAsiaTheme="minorEastAsia" w:hAnsi="Arial" w:cs="Arial" w:hint="eastAsia"/>
                <w:lang w:eastAsia="zh-CN"/>
              </w:rPr>
            </w:rPrChange>
          </w:rPr>
          <w:t xml:space="preserve"> 11</w:t>
        </w:r>
        <w:r w:rsidRPr="007E5680">
          <w:rPr>
            <w:rFonts w:ascii="Arial" w:hAnsi="Arial" w:cs="Arial"/>
            <w:sz w:val="22"/>
            <w:szCs w:val="22"/>
            <w:rPrChange w:id="227" w:author="Nabera  Abhinandan" w:date="2024-08-30T10:25:00Z" w16du:dateUtc="2024-08-30T08:25:00Z">
              <w:rPr>
                <w:rFonts w:ascii="Arial" w:hAnsi="Arial" w:cs="Arial"/>
              </w:rPr>
            </w:rPrChange>
          </w:rPr>
          <w:t>–</w:t>
        </w:r>
        <w:r w:rsidRPr="007E5680">
          <w:rPr>
            <w:rFonts w:ascii="Arial" w:eastAsiaTheme="minorEastAsia" w:hAnsi="Arial" w:cs="Arial" w:hint="eastAsia"/>
            <w:sz w:val="22"/>
            <w:szCs w:val="22"/>
            <w:lang w:eastAsia="zh-CN"/>
            <w:rPrChange w:id="228" w:author="Nabera  Abhinandan" w:date="2024-08-30T10:25:00Z" w16du:dateUtc="2024-08-30T08:25:00Z">
              <w:rPr>
                <w:rFonts w:ascii="Arial" w:eastAsiaTheme="minorEastAsia" w:hAnsi="Arial" w:cs="Arial" w:hint="eastAsia"/>
                <w:lang w:eastAsia="zh-CN"/>
              </w:rPr>
            </w:rPrChange>
          </w:rPr>
          <w:t>12</w:t>
        </w:r>
      </w:ins>
    </w:p>
    <w:p w14:paraId="17211AD2" w14:textId="5096F6AC" w:rsidR="005978EE" w:rsidRPr="007E5680" w:rsidRDefault="005978EE" w:rsidP="005978EE">
      <w:pPr>
        <w:spacing w:line="360" w:lineRule="auto"/>
        <w:rPr>
          <w:ins w:id="229" w:author="Zhang  Zihao" w:date="2024-08-29T12:00:00Z" w16du:dateUtc="2024-08-29T10:00:00Z"/>
          <w:rFonts w:ascii="Arial" w:eastAsiaTheme="minorEastAsia" w:hAnsi="Arial" w:cs="Arial"/>
          <w:sz w:val="22"/>
          <w:szCs w:val="22"/>
          <w:lang w:eastAsia="zh-CN"/>
          <w:rPrChange w:id="230" w:author="Nabera  Abhinandan" w:date="2024-08-30T10:25:00Z" w16du:dateUtc="2024-08-30T08:25:00Z">
            <w:rPr>
              <w:ins w:id="231" w:author="Zhang  Zihao" w:date="2024-08-29T12:00:00Z" w16du:dateUtc="2024-08-29T10:00:00Z"/>
              <w:rFonts w:ascii="Arial" w:eastAsiaTheme="minorEastAsia" w:hAnsi="Arial" w:cs="Arial"/>
              <w:lang w:eastAsia="zh-CN"/>
            </w:rPr>
          </w:rPrChange>
        </w:rPr>
      </w:pPr>
      <w:ins w:id="232" w:author="Zhang  Zihao" w:date="2024-08-29T11:58:00Z" w16du:dateUtc="2024-08-29T09:58:00Z">
        <w:r w:rsidRPr="007E5680">
          <w:rPr>
            <w:rFonts w:ascii="Arial" w:eastAsiaTheme="minorEastAsia" w:hAnsi="Arial" w:cs="Arial" w:hint="eastAsia"/>
            <w:sz w:val="22"/>
            <w:szCs w:val="22"/>
            <w:lang w:eastAsia="zh-CN"/>
            <w:rPrChange w:id="233" w:author="Nabera  Abhinandan" w:date="2024-08-30T10:25:00Z" w16du:dateUtc="2024-08-30T08:25:00Z">
              <w:rPr>
                <w:rFonts w:ascii="Arial" w:eastAsiaTheme="minorEastAsia" w:hAnsi="Arial" w:cs="Arial" w:hint="eastAsia"/>
                <w:lang w:eastAsia="zh-CN"/>
              </w:rPr>
            </w:rPrChange>
          </w:rPr>
          <w:t xml:space="preserve">5. </w:t>
        </w:r>
      </w:ins>
      <w:ins w:id="234" w:author="Zhang  Zihao" w:date="2024-08-29T12:00:00Z" w16du:dateUtc="2024-08-29T10:00:00Z">
        <w:r w:rsidRPr="007E5680">
          <w:rPr>
            <w:rFonts w:ascii="Arial" w:eastAsiaTheme="minorEastAsia" w:hAnsi="Arial" w:cs="Arial"/>
            <w:sz w:val="22"/>
            <w:szCs w:val="22"/>
            <w:lang w:eastAsia="zh-CN"/>
            <w:rPrChange w:id="235" w:author="Nabera  Abhinandan" w:date="2024-08-30T10:25:00Z" w16du:dateUtc="2024-08-30T08:25:00Z">
              <w:rPr>
                <w:rFonts w:ascii="Arial" w:eastAsiaTheme="minorEastAsia" w:hAnsi="Arial" w:cs="Arial"/>
                <w:lang w:eastAsia="zh-CN"/>
              </w:rPr>
            </w:rPrChange>
          </w:rPr>
          <w:t>Comparison of traditional and green acetylene synthesis routes</w:t>
        </w:r>
        <w:r w:rsidRPr="007E5680">
          <w:rPr>
            <w:rFonts w:ascii="Arial" w:eastAsiaTheme="minorEastAsia" w:hAnsi="Arial" w:cs="Arial" w:hint="eastAsia"/>
            <w:sz w:val="22"/>
            <w:szCs w:val="22"/>
            <w:lang w:eastAsia="zh-CN"/>
            <w:rPrChange w:id="236" w:author="Nabera  Abhinandan" w:date="2024-08-30T10:25:00Z" w16du:dateUtc="2024-08-30T08:25:00Z">
              <w:rPr>
                <w:rFonts w:ascii="Arial" w:eastAsiaTheme="minorEastAsia" w:hAnsi="Arial" w:cs="Arial" w:hint="eastAsia"/>
                <w:lang w:eastAsia="zh-CN"/>
              </w:rPr>
            </w:rPrChange>
          </w:rPr>
          <w:t xml:space="preserve"> 12</w:t>
        </w:r>
        <w:r w:rsidRPr="007E5680">
          <w:rPr>
            <w:rFonts w:ascii="Arial" w:hAnsi="Arial" w:cs="Arial"/>
            <w:sz w:val="22"/>
            <w:szCs w:val="22"/>
            <w:rPrChange w:id="237" w:author="Nabera  Abhinandan" w:date="2024-08-30T10:25:00Z" w16du:dateUtc="2024-08-30T08:25:00Z">
              <w:rPr>
                <w:rFonts w:ascii="Arial" w:hAnsi="Arial" w:cs="Arial"/>
              </w:rPr>
            </w:rPrChange>
          </w:rPr>
          <w:t>–</w:t>
        </w:r>
        <w:r w:rsidRPr="007E5680">
          <w:rPr>
            <w:rFonts w:ascii="Arial" w:eastAsiaTheme="minorEastAsia" w:hAnsi="Arial" w:cs="Arial" w:hint="eastAsia"/>
            <w:sz w:val="22"/>
            <w:szCs w:val="22"/>
            <w:lang w:eastAsia="zh-CN"/>
            <w:rPrChange w:id="238" w:author="Nabera  Abhinandan" w:date="2024-08-30T10:25:00Z" w16du:dateUtc="2024-08-30T08:25:00Z">
              <w:rPr>
                <w:rFonts w:ascii="Arial" w:eastAsiaTheme="minorEastAsia" w:hAnsi="Arial" w:cs="Arial" w:hint="eastAsia"/>
                <w:lang w:eastAsia="zh-CN"/>
              </w:rPr>
            </w:rPrChange>
          </w:rPr>
          <w:t>14</w:t>
        </w:r>
      </w:ins>
    </w:p>
    <w:p w14:paraId="18E4612B" w14:textId="7FCFD92D" w:rsidR="005978EE" w:rsidRPr="007E5680" w:rsidRDefault="005978EE" w:rsidP="005978EE">
      <w:pPr>
        <w:spacing w:line="360" w:lineRule="auto"/>
        <w:rPr>
          <w:ins w:id="239" w:author="Zhang  Zihao" w:date="2024-08-29T11:57:00Z" w16du:dateUtc="2024-08-29T09:57:00Z"/>
          <w:rFonts w:ascii="Arial" w:eastAsiaTheme="minorEastAsia" w:hAnsi="Arial" w:cs="Arial"/>
          <w:sz w:val="22"/>
          <w:szCs w:val="22"/>
          <w:lang w:eastAsia="zh-CN"/>
          <w:rPrChange w:id="240" w:author="Nabera  Abhinandan" w:date="2024-08-30T10:25:00Z" w16du:dateUtc="2024-08-30T08:25:00Z">
            <w:rPr>
              <w:ins w:id="241" w:author="Zhang  Zihao" w:date="2024-08-29T11:57:00Z" w16du:dateUtc="2024-08-29T09:57:00Z"/>
              <w:rFonts w:ascii="Arial" w:eastAsiaTheme="minorEastAsia" w:hAnsi="Arial" w:cs="Arial"/>
              <w:lang w:eastAsia="zh-CN"/>
            </w:rPr>
          </w:rPrChange>
        </w:rPr>
      </w:pPr>
      <w:ins w:id="242" w:author="Zhang  Zihao" w:date="2024-08-29T12:00:00Z" w16du:dateUtc="2024-08-29T10:00:00Z">
        <w:r w:rsidRPr="007E5680">
          <w:rPr>
            <w:rFonts w:ascii="Arial" w:eastAsiaTheme="minorEastAsia" w:hAnsi="Arial" w:cs="Arial" w:hint="eastAsia"/>
            <w:sz w:val="22"/>
            <w:szCs w:val="22"/>
            <w:lang w:eastAsia="zh-CN"/>
            <w:rPrChange w:id="243" w:author="Nabera  Abhinandan" w:date="2024-08-30T10:25:00Z" w16du:dateUtc="2024-08-30T08:25:00Z">
              <w:rPr>
                <w:rFonts w:ascii="Arial" w:eastAsiaTheme="minorEastAsia" w:hAnsi="Arial" w:cs="Arial" w:hint="eastAsia"/>
                <w:lang w:eastAsia="zh-CN"/>
              </w:rPr>
            </w:rPrChange>
          </w:rPr>
          <w:t xml:space="preserve">6. </w:t>
        </w:r>
        <w:r w:rsidRPr="007E5680">
          <w:rPr>
            <w:rFonts w:ascii="Arial" w:eastAsiaTheme="minorEastAsia" w:hAnsi="Arial" w:cs="Arial"/>
            <w:sz w:val="22"/>
            <w:szCs w:val="22"/>
            <w:lang w:eastAsia="zh-CN"/>
            <w:rPrChange w:id="244" w:author="Nabera  Abhinandan" w:date="2024-08-30T10:25:00Z" w16du:dateUtc="2024-08-30T08:25:00Z">
              <w:rPr>
                <w:rFonts w:ascii="Arial" w:eastAsiaTheme="minorEastAsia" w:hAnsi="Arial" w:cs="Arial"/>
                <w:lang w:eastAsia="zh-CN"/>
              </w:rPr>
            </w:rPrChange>
          </w:rPr>
          <w:t>Perspective and outlook</w:t>
        </w:r>
        <w:r w:rsidRPr="007E5680">
          <w:rPr>
            <w:rFonts w:ascii="Arial" w:eastAsiaTheme="minorEastAsia" w:hAnsi="Arial" w:cs="Arial" w:hint="eastAsia"/>
            <w:sz w:val="22"/>
            <w:szCs w:val="22"/>
            <w:lang w:eastAsia="zh-CN"/>
            <w:rPrChange w:id="245" w:author="Nabera  Abhinandan" w:date="2024-08-30T10:25:00Z" w16du:dateUtc="2024-08-30T08:25:00Z">
              <w:rPr>
                <w:rFonts w:ascii="Arial" w:eastAsiaTheme="minorEastAsia" w:hAnsi="Arial" w:cs="Arial" w:hint="eastAsia"/>
                <w:lang w:eastAsia="zh-CN"/>
              </w:rPr>
            </w:rPrChange>
          </w:rPr>
          <w:t xml:space="preserve"> 14</w:t>
        </w:r>
        <w:r w:rsidRPr="007E5680">
          <w:rPr>
            <w:rFonts w:ascii="Arial" w:hAnsi="Arial" w:cs="Arial"/>
            <w:sz w:val="22"/>
            <w:szCs w:val="22"/>
            <w:rPrChange w:id="246" w:author="Nabera  Abhinandan" w:date="2024-08-30T10:25:00Z" w16du:dateUtc="2024-08-30T08:25:00Z">
              <w:rPr>
                <w:rFonts w:ascii="Arial" w:hAnsi="Arial" w:cs="Arial"/>
              </w:rPr>
            </w:rPrChange>
          </w:rPr>
          <w:t>–</w:t>
        </w:r>
        <w:r w:rsidRPr="007E5680">
          <w:rPr>
            <w:rFonts w:ascii="Arial" w:eastAsiaTheme="minorEastAsia" w:hAnsi="Arial" w:cs="Arial" w:hint="eastAsia"/>
            <w:sz w:val="22"/>
            <w:szCs w:val="22"/>
            <w:lang w:eastAsia="zh-CN"/>
            <w:rPrChange w:id="247" w:author="Nabera  Abhinandan" w:date="2024-08-30T10:25:00Z" w16du:dateUtc="2024-08-30T08:25:00Z">
              <w:rPr>
                <w:rFonts w:ascii="Arial" w:eastAsiaTheme="minorEastAsia" w:hAnsi="Arial" w:cs="Arial" w:hint="eastAsia"/>
                <w:lang w:eastAsia="zh-CN"/>
              </w:rPr>
            </w:rPrChange>
          </w:rPr>
          <w:t>15</w:t>
        </w:r>
      </w:ins>
    </w:p>
    <w:p w14:paraId="1BE5458F" w14:textId="3C469F51" w:rsidR="005978EE" w:rsidRPr="007E5680" w:rsidRDefault="005978EE" w:rsidP="005978EE">
      <w:pPr>
        <w:spacing w:line="360" w:lineRule="auto"/>
        <w:rPr>
          <w:ins w:id="248" w:author="Zhang  Zihao" w:date="2024-08-29T12:02:00Z" w16du:dateUtc="2024-08-29T10:02:00Z"/>
          <w:rFonts w:ascii="Arial" w:eastAsiaTheme="minorEastAsia" w:hAnsi="Arial" w:cs="Arial"/>
          <w:sz w:val="22"/>
          <w:szCs w:val="22"/>
          <w:lang w:eastAsia="zh-CN"/>
          <w:rPrChange w:id="249" w:author="Nabera  Abhinandan" w:date="2024-08-30T10:25:00Z" w16du:dateUtc="2024-08-30T08:25:00Z">
            <w:rPr>
              <w:ins w:id="250" w:author="Zhang  Zihao" w:date="2024-08-29T12:02:00Z" w16du:dateUtc="2024-08-29T10:02:00Z"/>
              <w:rFonts w:ascii="Arial" w:eastAsiaTheme="minorEastAsia" w:hAnsi="Arial" w:cs="Arial"/>
              <w:lang w:eastAsia="zh-CN"/>
            </w:rPr>
          </w:rPrChange>
        </w:rPr>
      </w:pPr>
      <w:ins w:id="251" w:author="Zhang  Zihao" w:date="2024-08-29T12:02:00Z" w16du:dateUtc="2024-08-29T10:02:00Z">
        <w:r w:rsidRPr="007E5680">
          <w:rPr>
            <w:rFonts w:ascii="Arial" w:eastAsiaTheme="minorEastAsia" w:hAnsi="Arial" w:cs="Arial" w:hint="eastAsia"/>
            <w:sz w:val="22"/>
            <w:szCs w:val="22"/>
            <w:lang w:eastAsia="zh-CN"/>
            <w:rPrChange w:id="252" w:author="Nabera  Abhinandan" w:date="2024-08-30T10:25:00Z" w16du:dateUtc="2024-08-30T08:25:00Z">
              <w:rPr>
                <w:rFonts w:ascii="Arial" w:eastAsiaTheme="minorEastAsia" w:hAnsi="Arial" w:cs="Arial" w:hint="eastAsia"/>
                <w:lang w:eastAsia="zh-CN"/>
              </w:rPr>
            </w:rPrChange>
          </w:rPr>
          <w:t>References. 17</w:t>
        </w:r>
        <w:r w:rsidRPr="007E5680">
          <w:rPr>
            <w:rFonts w:ascii="Arial" w:hAnsi="Arial" w:cs="Arial"/>
            <w:sz w:val="22"/>
            <w:szCs w:val="22"/>
            <w:rPrChange w:id="253" w:author="Nabera  Abhinandan" w:date="2024-08-30T10:25:00Z" w16du:dateUtc="2024-08-30T08:25:00Z">
              <w:rPr>
                <w:rFonts w:ascii="Arial" w:hAnsi="Arial" w:cs="Arial"/>
              </w:rPr>
            </w:rPrChange>
          </w:rPr>
          <w:t>–</w:t>
        </w:r>
        <w:r w:rsidRPr="007E5680">
          <w:rPr>
            <w:rFonts w:ascii="Arial" w:eastAsiaTheme="minorEastAsia" w:hAnsi="Arial" w:cs="Arial" w:hint="eastAsia"/>
            <w:sz w:val="22"/>
            <w:szCs w:val="22"/>
            <w:lang w:eastAsia="zh-CN"/>
            <w:rPrChange w:id="254" w:author="Nabera  Abhinandan" w:date="2024-08-30T10:25:00Z" w16du:dateUtc="2024-08-30T08:25:00Z">
              <w:rPr>
                <w:rFonts w:ascii="Arial" w:eastAsiaTheme="minorEastAsia" w:hAnsi="Arial" w:cs="Arial" w:hint="eastAsia"/>
                <w:lang w:eastAsia="zh-CN"/>
              </w:rPr>
            </w:rPrChange>
          </w:rPr>
          <w:t>22</w:t>
        </w:r>
      </w:ins>
    </w:p>
    <w:p w14:paraId="289A9E55" w14:textId="20AC9AD3" w:rsidR="005978EE" w:rsidRPr="007E5680" w:rsidDel="00796F03" w:rsidRDefault="005978EE" w:rsidP="005978EE">
      <w:pPr>
        <w:spacing w:line="360" w:lineRule="auto"/>
        <w:rPr>
          <w:ins w:id="255" w:author="Zhang  Zihao" w:date="2024-08-29T12:02:00Z" w16du:dateUtc="2024-08-29T10:02:00Z"/>
          <w:del w:id="256" w:author="Nabera  Abhinandan" w:date="2024-08-30T09:17:00Z" w16du:dateUtc="2024-08-30T07:17:00Z"/>
          <w:rFonts w:ascii="Arial" w:eastAsiaTheme="minorEastAsia" w:hAnsi="Arial" w:cs="Arial"/>
          <w:sz w:val="22"/>
          <w:szCs w:val="22"/>
          <w:lang w:eastAsia="zh-CN"/>
          <w:rPrChange w:id="257" w:author="Nabera  Abhinandan" w:date="2024-08-30T10:25:00Z" w16du:dateUtc="2024-08-30T08:25:00Z">
            <w:rPr>
              <w:ins w:id="258" w:author="Zhang  Zihao" w:date="2024-08-29T12:02:00Z" w16du:dateUtc="2024-08-29T10:02:00Z"/>
              <w:del w:id="259" w:author="Nabera  Abhinandan" w:date="2024-08-30T09:17:00Z" w16du:dateUtc="2024-08-30T07:17:00Z"/>
              <w:rFonts w:ascii="Arial" w:eastAsiaTheme="minorEastAsia" w:hAnsi="Arial" w:cs="Arial"/>
              <w:lang w:eastAsia="zh-CN"/>
            </w:rPr>
          </w:rPrChange>
        </w:rPr>
      </w:pPr>
      <w:ins w:id="260" w:author="Zhang  Zihao" w:date="2024-08-29T12:02:00Z" w16du:dateUtc="2024-08-29T10:02:00Z">
        <w:r w:rsidRPr="007E5680">
          <w:rPr>
            <w:rFonts w:ascii="Arial" w:eastAsiaTheme="minorEastAsia" w:hAnsi="Arial" w:cs="Arial" w:hint="eastAsia"/>
            <w:sz w:val="22"/>
            <w:szCs w:val="22"/>
            <w:lang w:eastAsia="zh-CN"/>
            <w:rPrChange w:id="261" w:author="Nabera  Abhinandan" w:date="2024-08-30T10:25:00Z" w16du:dateUtc="2024-08-30T08:25:00Z">
              <w:rPr>
                <w:rFonts w:ascii="Arial" w:eastAsiaTheme="minorEastAsia" w:hAnsi="Arial" w:cs="Arial" w:hint="eastAsia"/>
                <w:lang w:eastAsia="zh-CN"/>
              </w:rPr>
            </w:rPrChange>
          </w:rPr>
          <w:t>Figures. 23</w:t>
        </w:r>
        <w:r w:rsidRPr="007E5680">
          <w:rPr>
            <w:rFonts w:ascii="Arial" w:hAnsi="Arial" w:cs="Arial"/>
            <w:sz w:val="22"/>
            <w:szCs w:val="22"/>
            <w:rPrChange w:id="262" w:author="Nabera  Abhinandan" w:date="2024-08-30T10:25:00Z" w16du:dateUtc="2024-08-30T08:25:00Z">
              <w:rPr>
                <w:rFonts w:ascii="Arial" w:hAnsi="Arial" w:cs="Arial"/>
              </w:rPr>
            </w:rPrChange>
          </w:rPr>
          <w:t>–</w:t>
        </w:r>
      </w:ins>
      <w:r w:rsidR="00E810EF" w:rsidRPr="007E5680">
        <w:rPr>
          <w:rFonts w:ascii="Arial" w:eastAsiaTheme="minorEastAsia" w:hAnsi="Arial" w:cs="Arial"/>
          <w:sz w:val="22"/>
          <w:szCs w:val="22"/>
          <w:lang w:eastAsia="zh-CN"/>
          <w:rPrChange w:id="263" w:author="Nabera  Abhinandan" w:date="2024-08-30T10:25:00Z" w16du:dateUtc="2024-08-30T08:25:00Z">
            <w:rPr>
              <w:rFonts w:ascii="Arial" w:eastAsiaTheme="minorEastAsia" w:hAnsi="Arial" w:cs="Arial"/>
              <w:lang w:eastAsia="zh-CN"/>
            </w:rPr>
          </w:rPrChange>
        </w:rPr>
        <w:t>30</w:t>
      </w:r>
    </w:p>
    <w:p w14:paraId="6BD325D2" w14:textId="77777777" w:rsidR="005978EE" w:rsidRPr="005978EE" w:rsidRDefault="005978EE" w:rsidP="005978EE">
      <w:pPr>
        <w:spacing w:line="360" w:lineRule="auto"/>
        <w:rPr>
          <w:ins w:id="264" w:author="Zhang  Zihao" w:date="2024-08-29T11:57:00Z" w16du:dateUtc="2024-08-29T09:57:00Z"/>
          <w:rFonts w:ascii="Arial" w:eastAsiaTheme="minorEastAsia" w:hAnsi="Arial" w:cs="Arial"/>
          <w:lang w:eastAsia="zh-CN"/>
        </w:rPr>
      </w:pPr>
    </w:p>
    <w:p w14:paraId="009ADA97" w14:textId="4146CADF" w:rsidR="0029496E" w:rsidRDefault="0029496E">
      <w:pPr>
        <w:rPr>
          <w:rFonts w:ascii="Arial" w:eastAsiaTheme="minorEastAsia" w:hAnsi="Arial" w:cs="Arial"/>
          <w:sz w:val="28"/>
          <w:szCs w:val="28"/>
          <w:lang w:eastAsia="zh-CN"/>
        </w:rPr>
      </w:pPr>
      <w:r>
        <w:rPr>
          <w:rFonts w:ascii="Arial" w:eastAsiaTheme="minorEastAsia" w:hAnsi="Arial" w:cs="Arial"/>
          <w:sz w:val="28"/>
          <w:szCs w:val="28"/>
          <w:lang w:eastAsia="zh-CN"/>
        </w:rPr>
        <w:br w:type="page"/>
      </w:r>
    </w:p>
    <w:p w14:paraId="22C2DE3A" w14:textId="1C315D39" w:rsidR="00A839C1" w:rsidRPr="00736557" w:rsidRDefault="00CB3855" w:rsidP="00736557">
      <w:pPr>
        <w:pStyle w:val="ListParagraph"/>
        <w:numPr>
          <w:ilvl w:val="0"/>
          <w:numId w:val="43"/>
        </w:numPr>
        <w:spacing w:before="240" w:line="360" w:lineRule="auto"/>
        <w:ind w:left="360"/>
        <w:jc w:val="both"/>
        <w:rPr>
          <w:rFonts w:ascii="Arial" w:hAnsi="Arial" w:cs="Arial"/>
          <w:b/>
          <w:sz w:val="22"/>
          <w:szCs w:val="22"/>
        </w:rPr>
      </w:pPr>
      <w:r w:rsidRPr="00736557">
        <w:rPr>
          <w:rFonts w:ascii="Arial" w:hAnsi="Arial" w:cs="Arial"/>
          <w:b/>
          <w:sz w:val="22"/>
          <w:szCs w:val="22"/>
        </w:rPr>
        <w:lastRenderedPageBreak/>
        <w:t>Introduction</w:t>
      </w:r>
    </w:p>
    <w:p w14:paraId="6DCE3EDC" w14:textId="2D87D8A3" w:rsidR="00953CBE" w:rsidRPr="00CF7E03" w:rsidRDefault="00D5258B" w:rsidP="00AA2184">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Acetylene </w:t>
      </w:r>
      <w:r w:rsidR="007F444F" w:rsidRPr="00CF7E03">
        <w:rPr>
          <w:rFonts w:ascii="Arial" w:eastAsiaTheme="minorEastAsia" w:hAnsi="Arial" w:cs="Arial"/>
          <w:sz w:val="22"/>
          <w:szCs w:val="22"/>
          <w:lang w:eastAsia="zh-CN"/>
        </w:rPr>
        <w:t>was</w:t>
      </w:r>
      <w:r w:rsidR="0054029C" w:rsidRPr="00CF7E03">
        <w:rPr>
          <w:rFonts w:ascii="Arial" w:eastAsiaTheme="minorEastAsia" w:hAnsi="Arial" w:cs="Arial"/>
          <w:sz w:val="22"/>
          <w:szCs w:val="22"/>
          <w:lang w:eastAsia="zh-CN"/>
        </w:rPr>
        <w:t xml:space="preserve"> </w:t>
      </w:r>
      <w:r w:rsidR="00D54205" w:rsidRPr="00CF7E03">
        <w:rPr>
          <w:rFonts w:ascii="Arial" w:eastAsiaTheme="minorEastAsia" w:hAnsi="Arial" w:cs="Arial"/>
          <w:sz w:val="22"/>
          <w:szCs w:val="22"/>
          <w:lang w:eastAsia="zh-CN"/>
        </w:rPr>
        <w:t xml:space="preserve">accidentally </w:t>
      </w:r>
      <w:r w:rsidR="00D11825" w:rsidRPr="00CF7E03">
        <w:rPr>
          <w:rFonts w:ascii="Arial" w:eastAsiaTheme="minorEastAsia" w:hAnsi="Arial" w:cs="Arial"/>
          <w:sz w:val="22"/>
          <w:szCs w:val="22"/>
          <w:lang w:eastAsia="zh-CN"/>
        </w:rPr>
        <w:t>discovered</w:t>
      </w:r>
      <w:r w:rsidR="007F444F" w:rsidRPr="00CF7E03">
        <w:rPr>
          <w:rFonts w:ascii="Arial" w:eastAsiaTheme="minorEastAsia" w:hAnsi="Arial" w:cs="Arial"/>
          <w:sz w:val="22"/>
          <w:szCs w:val="22"/>
          <w:lang w:eastAsia="zh-CN"/>
        </w:rPr>
        <w:t xml:space="preserve"> </w:t>
      </w:r>
      <w:r w:rsidR="00B031F5" w:rsidRPr="00CF7E03">
        <w:rPr>
          <w:rFonts w:ascii="Arial" w:eastAsiaTheme="minorEastAsia" w:hAnsi="Arial" w:cs="Arial"/>
          <w:sz w:val="22"/>
          <w:szCs w:val="22"/>
          <w:lang w:eastAsia="zh-CN"/>
        </w:rPr>
        <w:t>in 1836 by Edmund Davy</w:t>
      </w:r>
      <w:r w:rsidR="00D54205" w:rsidRPr="00CF7E03">
        <w:rPr>
          <w:rFonts w:ascii="Arial" w:eastAsiaTheme="minorEastAsia" w:hAnsi="Arial" w:cs="Arial"/>
          <w:sz w:val="22"/>
          <w:szCs w:val="22"/>
          <w:lang w:eastAsia="zh-CN"/>
        </w:rPr>
        <w:t xml:space="preserve"> </w:t>
      </w:r>
      <w:r w:rsidR="00932440" w:rsidRPr="00CF7E03">
        <w:rPr>
          <w:rFonts w:ascii="Arial" w:eastAsiaTheme="minorEastAsia" w:hAnsi="Arial" w:cs="Arial"/>
          <w:sz w:val="22"/>
          <w:szCs w:val="22"/>
          <w:lang w:eastAsia="zh-CN"/>
        </w:rPr>
        <w:t xml:space="preserve">in Ireland </w:t>
      </w:r>
      <w:r w:rsidR="00D54205" w:rsidRPr="00CF7E03">
        <w:rPr>
          <w:rFonts w:ascii="Arial" w:eastAsiaTheme="minorEastAsia" w:hAnsi="Arial" w:cs="Arial"/>
          <w:sz w:val="22"/>
          <w:szCs w:val="22"/>
          <w:lang w:eastAsia="zh-CN"/>
        </w:rPr>
        <w:t xml:space="preserve">through the reaction of water with potassium carbide </w:t>
      </w:r>
      <w:r w:rsidR="00725299" w:rsidRPr="00CF7E03">
        <w:rPr>
          <w:rFonts w:ascii="Arial" w:eastAsiaTheme="minorEastAsia" w:hAnsi="Arial" w:cs="Arial"/>
          <w:sz w:val="22"/>
          <w:szCs w:val="22"/>
          <w:lang w:eastAsia="zh-CN"/>
        </w:rPr>
        <w:t>(</w:t>
      </w:r>
      <w:r w:rsidR="00725299"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2768F3" w:rsidRPr="00CF7E03">
        <w:rPr>
          <w:rFonts w:ascii="Arial" w:eastAsiaTheme="minorEastAsia" w:hAnsi="Arial" w:cs="Arial"/>
          <w:b/>
          <w:bCs/>
          <w:sz w:val="22"/>
          <w:szCs w:val="22"/>
          <w:lang w:eastAsia="zh-CN"/>
        </w:rPr>
        <w:t> </w:t>
      </w:r>
      <w:r w:rsidR="00725299" w:rsidRPr="00CF7E03">
        <w:rPr>
          <w:rFonts w:ascii="Arial" w:eastAsiaTheme="minorEastAsia" w:hAnsi="Arial" w:cs="Arial"/>
          <w:b/>
          <w:bCs/>
          <w:sz w:val="22"/>
          <w:szCs w:val="22"/>
          <w:lang w:eastAsia="zh-CN"/>
        </w:rPr>
        <w:t>1</w:t>
      </w:r>
      <w:r w:rsidR="00725299" w:rsidRPr="00CF7E03">
        <w:rPr>
          <w:rFonts w:ascii="Arial" w:eastAsiaTheme="minorEastAsia" w:hAnsi="Arial" w:cs="Arial"/>
          <w:sz w:val="22"/>
          <w:szCs w:val="22"/>
          <w:lang w:eastAsia="zh-CN"/>
        </w:rPr>
        <w:t>).</w:t>
      </w:r>
      <w:r w:rsidR="006D11EF" w:rsidRPr="00CF7E03">
        <w:rPr>
          <w:rFonts w:ascii="Arial" w:hAnsi="Arial" w:cs="Arial"/>
          <w:sz w:val="22"/>
          <w:vertAlign w:val="superscript"/>
        </w:rPr>
        <w:t>1</w:t>
      </w:r>
      <w:r w:rsidR="00C62EEB"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 xml:space="preserve">Significant study only </w:t>
      </w:r>
      <w:r w:rsidR="005418FE" w:rsidRPr="00CF7E03">
        <w:rPr>
          <w:rFonts w:ascii="Arial" w:eastAsiaTheme="minorEastAsia" w:hAnsi="Arial" w:cs="Arial"/>
          <w:sz w:val="22"/>
          <w:szCs w:val="22"/>
          <w:lang w:eastAsia="zh-CN"/>
        </w:rPr>
        <w:t>began</w:t>
      </w:r>
      <w:r w:rsidR="00D11825" w:rsidRPr="00CF7E03">
        <w:rPr>
          <w:rFonts w:ascii="Arial" w:eastAsiaTheme="minorEastAsia" w:hAnsi="Arial" w:cs="Arial"/>
          <w:sz w:val="22"/>
          <w:szCs w:val="22"/>
          <w:lang w:eastAsia="zh-CN"/>
        </w:rPr>
        <w:t xml:space="preserve"> after </w:t>
      </w:r>
      <w:r w:rsidR="00DB017E">
        <w:rPr>
          <w:rFonts w:ascii="Arial" w:eastAsiaTheme="minorEastAsia" w:hAnsi="Arial" w:cs="Arial"/>
          <w:sz w:val="22"/>
          <w:szCs w:val="22"/>
          <w:lang w:eastAsia="zh-CN"/>
        </w:rPr>
        <w:t xml:space="preserve">its rediscovery by </w:t>
      </w:r>
      <w:r w:rsidR="00E322E6">
        <w:rPr>
          <w:rFonts w:ascii="Arial" w:eastAsiaTheme="minorEastAsia" w:hAnsi="Arial" w:cs="Arial"/>
          <w:sz w:val="22"/>
          <w:szCs w:val="22"/>
          <w:lang w:eastAsia="zh-CN"/>
        </w:rPr>
        <w:t xml:space="preserve">the </w:t>
      </w:r>
      <w:r w:rsidR="00D11825" w:rsidRPr="00CF7E03">
        <w:rPr>
          <w:rFonts w:ascii="Arial" w:eastAsiaTheme="minorEastAsia" w:hAnsi="Arial" w:cs="Arial"/>
          <w:sz w:val="22"/>
          <w:szCs w:val="22"/>
          <w:lang w:eastAsia="zh-CN"/>
        </w:rPr>
        <w:t xml:space="preserve">French chemist Marcellin Berthelot </w:t>
      </w:r>
      <w:r w:rsidR="00DB017E">
        <w:rPr>
          <w:rFonts w:ascii="Arial" w:eastAsiaTheme="minorEastAsia" w:hAnsi="Arial" w:cs="Arial"/>
          <w:sz w:val="22"/>
          <w:szCs w:val="22"/>
          <w:lang w:eastAsia="zh-CN"/>
        </w:rPr>
        <w:t xml:space="preserve">who </w:t>
      </w:r>
      <w:r w:rsidR="00D11825" w:rsidRPr="00CF7E03">
        <w:rPr>
          <w:rFonts w:ascii="Arial" w:eastAsiaTheme="minorEastAsia" w:hAnsi="Arial" w:cs="Arial"/>
          <w:sz w:val="22"/>
          <w:szCs w:val="22"/>
          <w:lang w:eastAsia="zh-CN"/>
        </w:rPr>
        <w:t>coined</w:t>
      </w:r>
      <w:r w:rsidR="00FD53DF"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t</w:t>
      </w:r>
      <w:r w:rsidR="00D54205" w:rsidRPr="00CF7E03">
        <w:rPr>
          <w:rFonts w:ascii="Arial" w:eastAsiaTheme="minorEastAsia" w:hAnsi="Arial" w:cs="Arial"/>
          <w:sz w:val="22"/>
          <w:szCs w:val="22"/>
          <w:lang w:eastAsia="zh-CN"/>
        </w:rPr>
        <w:t>he name “acetylene” in 1860</w:t>
      </w:r>
      <w:r w:rsidR="00D11825" w:rsidRPr="00CF7E03">
        <w:rPr>
          <w:rFonts w:ascii="Arial" w:eastAsiaTheme="minorEastAsia" w:hAnsi="Arial" w:cs="Arial"/>
          <w:sz w:val="22"/>
          <w:szCs w:val="22"/>
          <w:lang w:eastAsia="zh-CN"/>
        </w:rPr>
        <w:t xml:space="preserve"> and reported </w:t>
      </w:r>
      <w:r w:rsidR="00932440">
        <w:rPr>
          <w:rFonts w:ascii="Arial" w:eastAsiaTheme="minorEastAsia" w:hAnsi="Arial" w:cs="Arial" w:hint="eastAsia"/>
          <w:sz w:val="22"/>
          <w:szCs w:val="22"/>
          <w:lang w:eastAsia="zh-CN"/>
        </w:rPr>
        <w:t>its</w:t>
      </w:r>
      <w:r w:rsidR="00D11825" w:rsidRPr="00CF7E03">
        <w:rPr>
          <w:rFonts w:ascii="Arial" w:eastAsiaTheme="minorEastAsia" w:hAnsi="Arial" w:cs="Arial"/>
          <w:sz w:val="22"/>
          <w:szCs w:val="22"/>
          <w:lang w:eastAsia="zh-CN"/>
        </w:rPr>
        <w:t xml:space="preserve"> synthesis</w:t>
      </w:r>
      <w:r w:rsidR="008E4EB9">
        <w:rPr>
          <w:rFonts w:ascii="Arial" w:eastAsiaTheme="minorEastAsia" w:hAnsi="Arial" w:cs="Arial"/>
          <w:sz w:val="22"/>
          <w:szCs w:val="22"/>
          <w:lang w:eastAsia="zh-CN"/>
        </w:rPr>
        <w:t xml:space="preserve"> at high temperatures using an</w:t>
      </w:r>
      <w:r w:rsidR="008E4EB9"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electric arc in 1862</w:t>
      </w:r>
      <w:r w:rsidR="009645DC" w:rsidRPr="00CF7E03">
        <w:rPr>
          <w:rFonts w:ascii="Arial" w:eastAsiaTheme="minorEastAsia" w:hAnsi="Arial" w:cs="Arial"/>
          <w:sz w:val="22"/>
          <w:szCs w:val="22"/>
          <w:lang w:eastAsia="zh-CN"/>
        </w:rPr>
        <w:t>.</w:t>
      </w:r>
      <w:r w:rsidR="006D11EF" w:rsidRPr="00CF7E03">
        <w:rPr>
          <w:rFonts w:ascii="Arial" w:hAnsi="Arial" w:cs="Arial"/>
          <w:sz w:val="22"/>
          <w:vertAlign w:val="superscript"/>
        </w:rPr>
        <w:t>2</w:t>
      </w:r>
      <w:r w:rsidR="00D54205"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 xml:space="preserve">The first commercial </w:t>
      </w:r>
      <w:r w:rsidR="002F3F77" w:rsidRPr="00CF7E03">
        <w:rPr>
          <w:rFonts w:ascii="Arial" w:eastAsiaTheme="minorEastAsia" w:hAnsi="Arial" w:cs="Arial"/>
          <w:sz w:val="22"/>
          <w:szCs w:val="22"/>
          <w:lang w:eastAsia="zh-CN"/>
        </w:rPr>
        <w:t>calcium carbide (CaC</w:t>
      </w:r>
      <w:r w:rsidR="002F3F77" w:rsidRPr="00CF7E03">
        <w:rPr>
          <w:rFonts w:ascii="Arial" w:eastAsiaTheme="minorEastAsia" w:hAnsi="Arial" w:cs="Arial"/>
          <w:sz w:val="22"/>
          <w:szCs w:val="22"/>
          <w:vertAlign w:val="subscript"/>
          <w:lang w:eastAsia="zh-CN"/>
        </w:rPr>
        <w:t>2</w:t>
      </w:r>
      <w:r w:rsidR="002F3F77"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plant for C</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H</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 xml:space="preserve"> production was </w:t>
      </w:r>
      <w:r w:rsidR="002F3F77" w:rsidRPr="00CF7E03">
        <w:rPr>
          <w:rFonts w:ascii="Arial" w:eastAsiaTheme="minorEastAsia" w:hAnsi="Arial" w:cs="Arial"/>
          <w:sz w:val="22"/>
          <w:szCs w:val="22"/>
          <w:lang w:eastAsia="zh-CN"/>
        </w:rPr>
        <w:t xml:space="preserve">established </w:t>
      </w:r>
      <w:r w:rsidR="00CC1882" w:rsidRPr="00CF7E03">
        <w:rPr>
          <w:rFonts w:ascii="Arial" w:eastAsiaTheme="minorEastAsia" w:hAnsi="Arial" w:cs="Arial"/>
          <w:sz w:val="22"/>
          <w:szCs w:val="22"/>
          <w:lang w:eastAsia="zh-CN"/>
        </w:rPr>
        <w:t>in 1894</w:t>
      </w:r>
      <w:r w:rsidR="00387818">
        <w:rPr>
          <w:rFonts w:ascii="Arial" w:eastAsiaTheme="minorEastAsia" w:hAnsi="Arial" w:cs="Arial"/>
          <w:sz w:val="22"/>
          <w:szCs w:val="22"/>
          <w:lang w:eastAsia="zh-CN"/>
        </w:rPr>
        <w:t>,</w:t>
      </w:r>
      <w:r w:rsidR="00CC1882" w:rsidRPr="00CF7E03">
        <w:rPr>
          <w:rFonts w:ascii="Arial" w:eastAsiaTheme="minorEastAsia" w:hAnsi="Arial" w:cs="Arial"/>
          <w:sz w:val="22"/>
          <w:szCs w:val="22"/>
          <w:lang w:eastAsia="zh-CN"/>
        </w:rPr>
        <w:t xml:space="preserve"> </w:t>
      </w:r>
      <w:r w:rsidR="00387818">
        <w:rPr>
          <w:rFonts w:ascii="Arial" w:eastAsiaTheme="minorEastAsia" w:hAnsi="Arial" w:cs="Arial"/>
          <w:sz w:val="22"/>
          <w:szCs w:val="22"/>
          <w:lang w:eastAsia="zh-CN"/>
        </w:rPr>
        <w:t xml:space="preserve">following </w:t>
      </w:r>
      <w:r w:rsidR="005F5FEE" w:rsidRPr="00CF7E03">
        <w:rPr>
          <w:rFonts w:ascii="Arial" w:eastAsiaTheme="minorEastAsia" w:hAnsi="Arial" w:cs="Arial"/>
          <w:sz w:val="22"/>
          <w:szCs w:val="22"/>
          <w:lang w:eastAsia="zh-CN"/>
        </w:rPr>
        <w:t xml:space="preserve">the </w:t>
      </w:r>
      <w:r w:rsidR="00387818">
        <w:rPr>
          <w:rFonts w:ascii="Arial" w:eastAsiaTheme="minorEastAsia" w:hAnsi="Arial" w:cs="Arial"/>
          <w:sz w:val="22"/>
          <w:szCs w:val="22"/>
          <w:lang w:eastAsia="zh-CN"/>
        </w:rPr>
        <w:t xml:space="preserve">discovery by Thomas </w:t>
      </w:r>
      <w:r w:rsidR="00387818" w:rsidRPr="00387818">
        <w:rPr>
          <w:rFonts w:ascii="Arial" w:eastAsiaTheme="minorEastAsia" w:hAnsi="Arial" w:cs="Arial"/>
          <w:sz w:val="22"/>
          <w:szCs w:val="22"/>
          <w:lang w:eastAsia="zh-CN"/>
        </w:rPr>
        <w:t xml:space="preserve">Willson </w:t>
      </w:r>
      <w:r w:rsidR="00387818">
        <w:rPr>
          <w:rFonts w:ascii="Arial" w:eastAsiaTheme="minorEastAsia" w:hAnsi="Arial" w:cs="Arial"/>
          <w:sz w:val="22"/>
          <w:szCs w:val="22"/>
          <w:lang w:eastAsia="zh-CN"/>
        </w:rPr>
        <w:t>of CaC</w:t>
      </w:r>
      <w:r w:rsidR="00387818" w:rsidRPr="001017A8">
        <w:rPr>
          <w:rFonts w:ascii="Arial" w:eastAsiaTheme="minorEastAsia" w:hAnsi="Arial" w:cs="Arial"/>
          <w:sz w:val="22"/>
          <w:szCs w:val="22"/>
          <w:vertAlign w:val="subscript"/>
          <w:lang w:eastAsia="zh-CN"/>
        </w:rPr>
        <w:t>2</w:t>
      </w:r>
      <w:r w:rsidR="00387818">
        <w:rPr>
          <w:rFonts w:ascii="Arial" w:eastAsiaTheme="minorEastAsia" w:hAnsi="Arial" w:cs="Arial"/>
          <w:sz w:val="22"/>
          <w:szCs w:val="22"/>
          <w:lang w:eastAsia="zh-CN"/>
        </w:rPr>
        <w:t xml:space="preserve"> </w:t>
      </w:r>
      <w:r w:rsidR="008D01A7" w:rsidRPr="00CF7E03">
        <w:rPr>
          <w:rFonts w:ascii="Arial" w:eastAsiaTheme="minorEastAsia" w:hAnsi="Arial" w:cs="Arial"/>
          <w:sz w:val="22"/>
          <w:szCs w:val="22"/>
          <w:lang w:eastAsia="zh-CN"/>
        </w:rPr>
        <w:t>production</w:t>
      </w:r>
      <w:r w:rsidR="00931A02" w:rsidRPr="00CF7E03">
        <w:rPr>
          <w:rFonts w:ascii="Arial" w:eastAsiaTheme="minorEastAsia" w:hAnsi="Arial" w:cs="Arial"/>
          <w:sz w:val="22"/>
          <w:szCs w:val="22"/>
          <w:lang w:eastAsia="zh-CN"/>
        </w:rPr>
        <w:t xml:space="preserve"> </w:t>
      </w:r>
      <w:r w:rsidR="00387818">
        <w:rPr>
          <w:rFonts w:ascii="Arial" w:eastAsiaTheme="minorEastAsia" w:hAnsi="Arial" w:cs="Arial"/>
          <w:sz w:val="22"/>
          <w:szCs w:val="22"/>
          <w:lang w:eastAsia="zh-CN"/>
        </w:rPr>
        <w:t>through</w:t>
      </w:r>
      <w:r w:rsidR="00931A02" w:rsidRPr="00CF7E03">
        <w:rPr>
          <w:rFonts w:ascii="Arial" w:eastAsiaTheme="minorEastAsia" w:hAnsi="Arial" w:cs="Arial"/>
          <w:sz w:val="22"/>
          <w:szCs w:val="22"/>
          <w:lang w:eastAsia="zh-CN"/>
        </w:rPr>
        <w:t xml:space="preserve"> the electrothermal reduction of lime (</w:t>
      </w:r>
      <w:proofErr w:type="spellStart"/>
      <w:r w:rsidR="00931A02" w:rsidRPr="00CF7E03">
        <w:rPr>
          <w:rFonts w:ascii="Arial" w:eastAsiaTheme="minorEastAsia" w:hAnsi="Arial" w:cs="Arial"/>
          <w:sz w:val="22"/>
          <w:szCs w:val="22"/>
          <w:lang w:eastAsia="zh-CN"/>
        </w:rPr>
        <w:t>CaO</w:t>
      </w:r>
      <w:proofErr w:type="spellEnd"/>
      <w:r w:rsidR="00931A02" w:rsidRPr="00CF7E03">
        <w:rPr>
          <w:rFonts w:ascii="Arial" w:eastAsiaTheme="minorEastAsia" w:hAnsi="Arial" w:cs="Arial"/>
          <w:sz w:val="22"/>
          <w:szCs w:val="22"/>
          <w:lang w:eastAsia="zh-CN"/>
        </w:rPr>
        <w:t>) with carbon sources and its simple reaction with water to form</w:t>
      </w:r>
      <w:r w:rsidR="00575DC2" w:rsidRPr="00CF7E03">
        <w:rPr>
          <w:rFonts w:ascii="Arial" w:eastAsiaTheme="minorEastAsia" w:hAnsi="Arial" w:cs="Arial"/>
          <w:sz w:val="22"/>
          <w:szCs w:val="22"/>
          <w:lang w:eastAsia="zh-CN"/>
        </w:rPr>
        <w:t xml:space="preserve"> C</w:t>
      </w:r>
      <w:r w:rsidR="00575DC2" w:rsidRPr="00CF7E03">
        <w:rPr>
          <w:rFonts w:ascii="Arial" w:eastAsiaTheme="minorEastAsia" w:hAnsi="Arial" w:cs="Arial"/>
          <w:sz w:val="22"/>
          <w:szCs w:val="22"/>
          <w:vertAlign w:val="subscript"/>
          <w:lang w:eastAsia="zh-CN"/>
        </w:rPr>
        <w:t>2</w:t>
      </w:r>
      <w:r w:rsidR="00575DC2" w:rsidRPr="00CF7E03">
        <w:rPr>
          <w:rFonts w:ascii="Arial" w:eastAsiaTheme="minorEastAsia" w:hAnsi="Arial" w:cs="Arial"/>
          <w:sz w:val="22"/>
          <w:szCs w:val="22"/>
          <w:lang w:eastAsia="zh-CN"/>
        </w:rPr>
        <w:t>H</w:t>
      </w:r>
      <w:r w:rsidR="00575DC2" w:rsidRPr="00CF7E03">
        <w:rPr>
          <w:rFonts w:ascii="Arial" w:eastAsiaTheme="minorEastAsia" w:hAnsi="Arial" w:cs="Arial"/>
          <w:sz w:val="22"/>
          <w:szCs w:val="22"/>
          <w:vertAlign w:val="subscript"/>
          <w:lang w:eastAsia="zh-CN"/>
        </w:rPr>
        <w:t>2</w:t>
      </w:r>
      <w:r w:rsidR="00931A02" w:rsidRPr="00CF7E03">
        <w:rPr>
          <w:rFonts w:ascii="Arial" w:eastAsiaTheme="minorEastAsia" w:hAnsi="Arial" w:cs="Arial"/>
          <w:sz w:val="22"/>
          <w:szCs w:val="22"/>
          <w:lang w:eastAsia="zh-CN"/>
        </w:rPr>
        <w:t>.</w:t>
      </w:r>
      <w:r w:rsidR="007E4456" w:rsidRPr="00CF7E03">
        <w:rPr>
          <w:rFonts w:ascii="Arial" w:hAnsi="Arial" w:cs="Arial"/>
          <w:sz w:val="22"/>
          <w:vertAlign w:val="superscript"/>
        </w:rPr>
        <w:t>3</w:t>
      </w:r>
      <w:r w:rsidR="00B5746D" w:rsidRPr="00CF7E03">
        <w:rPr>
          <w:rFonts w:ascii="Arial" w:eastAsiaTheme="minorEastAsia" w:hAnsi="Arial" w:cs="Arial"/>
          <w:sz w:val="22"/>
          <w:szCs w:val="22"/>
          <w:lang w:eastAsia="zh-CN"/>
        </w:rPr>
        <w:t xml:space="preserve"> </w:t>
      </w:r>
      <w:r w:rsidR="00D70295" w:rsidRPr="00CF7E03">
        <w:rPr>
          <w:rFonts w:ascii="Arial" w:eastAsiaTheme="minorEastAsia" w:hAnsi="Arial" w:cs="Arial"/>
          <w:sz w:val="22"/>
          <w:szCs w:val="22"/>
          <w:lang w:eastAsia="zh-CN"/>
        </w:rPr>
        <w:t>E</w:t>
      </w:r>
      <w:r w:rsidR="00222DC4" w:rsidRPr="00CF7E03">
        <w:rPr>
          <w:rFonts w:ascii="Arial" w:eastAsiaTheme="minorEastAsia" w:hAnsi="Arial" w:cs="Arial"/>
          <w:sz w:val="22"/>
          <w:szCs w:val="22"/>
          <w:lang w:eastAsia="zh-CN"/>
        </w:rPr>
        <w:t>arl</w:t>
      </w:r>
      <w:r w:rsidR="00D70295" w:rsidRPr="00CF7E03">
        <w:rPr>
          <w:rFonts w:ascii="Arial" w:eastAsiaTheme="minorEastAsia" w:hAnsi="Arial" w:cs="Arial"/>
          <w:sz w:val="22"/>
          <w:szCs w:val="22"/>
          <w:lang w:eastAsia="zh-CN"/>
        </w:rPr>
        <w:t>y</w:t>
      </w:r>
      <w:r w:rsidR="00222DC4" w:rsidRPr="00CF7E03">
        <w:rPr>
          <w:rFonts w:ascii="Arial" w:eastAsiaTheme="minorEastAsia" w:hAnsi="Arial" w:cs="Arial"/>
          <w:sz w:val="22"/>
          <w:szCs w:val="22"/>
          <w:lang w:eastAsia="zh-CN"/>
        </w:rPr>
        <w:t xml:space="preserve"> </w:t>
      </w:r>
      <w:r w:rsidR="00AF0CCC" w:rsidRPr="00CF7E03">
        <w:rPr>
          <w:rFonts w:ascii="Arial" w:eastAsiaTheme="minorEastAsia" w:hAnsi="Arial" w:cs="Arial"/>
          <w:sz w:val="22"/>
          <w:szCs w:val="22"/>
          <w:lang w:eastAsia="zh-CN"/>
        </w:rPr>
        <w:t>C</w:t>
      </w:r>
      <w:r w:rsidR="00AF0CCC" w:rsidRPr="00CF7E03">
        <w:rPr>
          <w:rFonts w:ascii="Arial" w:eastAsiaTheme="minorEastAsia" w:hAnsi="Arial" w:cs="Arial"/>
          <w:sz w:val="22"/>
          <w:szCs w:val="22"/>
          <w:vertAlign w:val="subscript"/>
          <w:lang w:eastAsia="zh-CN"/>
        </w:rPr>
        <w:t>2</w:t>
      </w:r>
      <w:r w:rsidR="00AF0CCC" w:rsidRPr="00CF7E03">
        <w:rPr>
          <w:rFonts w:ascii="Arial" w:eastAsiaTheme="minorEastAsia" w:hAnsi="Arial" w:cs="Arial"/>
          <w:sz w:val="22"/>
          <w:szCs w:val="22"/>
          <w:lang w:eastAsia="zh-CN"/>
        </w:rPr>
        <w:t>H</w:t>
      </w:r>
      <w:r w:rsidR="00AF0CCC" w:rsidRPr="00CF7E03">
        <w:rPr>
          <w:rFonts w:ascii="Arial" w:eastAsiaTheme="minorEastAsia" w:hAnsi="Arial" w:cs="Arial"/>
          <w:sz w:val="22"/>
          <w:szCs w:val="22"/>
          <w:vertAlign w:val="subscript"/>
          <w:lang w:eastAsia="zh-CN"/>
        </w:rPr>
        <w:t>2</w:t>
      </w:r>
      <w:r w:rsidR="00AF0CCC" w:rsidRPr="00CF7E03">
        <w:rPr>
          <w:rFonts w:ascii="Arial" w:eastAsiaTheme="minorEastAsia" w:hAnsi="Arial" w:cs="Arial"/>
          <w:sz w:val="22"/>
          <w:szCs w:val="22"/>
          <w:lang w:eastAsia="zh-CN"/>
        </w:rPr>
        <w:t xml:space="preserve"> </w:t>
      </w:r>
      <w:r w:rsidR="00222DC4" w:rsidRPr="00CF7E03">
        <w:rPr>
          <w:rFonts w:ascii="Arial" w:eastAsiaTheme="minorEastAsia" w:hAnsi="Arial" w:cs="Arial"/>
          <w:sz w:val="22"/>
          <w:szCs w:val="22"/>
          <w:lang w:eastAsia="zh-CN"/>
        </w:rPr>
        <w:t>application</w:t>
      </w:r>
      <w:r w:rsidR="00990335" w:rsidRPr="00CF7E03">
        <w:rPr>
          <w:rFonts w:ascii="Arial" w:eastAsiaTheme="minorEastAsia" w:hAnsi="Arial" w:cs="Arial"/>
          <w:sz w:val="22"/>
          <w:szCs w:val="22"/>
          <w:lang w:eastAsia="zh-CN"/>
        </w:rPr>
        <w:t>s were</w:t>
      </w:r>
      <w:r w:rsidR="00222DC4" w:rsidRPr="00CF7E03">
        <w:rPr>
          <w:rFonts w:ascii="Arial" w:eastAsiaTheme="minorEastAsia" w:hAnsi="Arial" w:cs="Arial"/>
          <w:sz w:val="22"/>
          <w:szCs w:val="22"/>
          <w:lang w:eastAsia="zh-CN"/>
        </w:rPr>
        <w:t xml:space="preserve"> mainly in lighting and oxyacetylene welding and cutting </w:t>
      </w:r>
      <w:r w:rsidR="00990335" w:rsidRPr="00CF7E03">
        <w:rPr>
          <w:rFonts w:ascii="Arial" w:eastAsiaTheme="minorEastAsia" w:hAnsi="Arial" w:cs="Arial"/>
          <w:sz w:val="22"/>
          <w:szCs w:val="22"/>
          <w:lang w:eastAsia="zh-CN"/>
        </w:rPr>
        <w:t>due to</w:t>
      </w:r>
      <w:r w:rsidR="00222DC4" w:rsidRPr="00CF7E03">
        <w:rPr>
          <w:rFonts w:ascii="Arial" w:eastAsiaTheme="minorEastAsia" w:hAnsi="Arial" w:cs="Arial"/>
          <w:sz w:val="22"/>
          <w:szCs w:val="22"/>
          <w:lang w:eastAsia="zh-CN"/>
        </w:rPr>
        <w:t xml:space="preserve"> the brightness and high temperature of </w:t>
      </w:r>
      <w:r w:rsidR="0043744A">
        <w:rPr>
          <w:rFonts w:ascii="Arial" w:eastAsiaTheme="minorEastAsia" w:hAnsi="Arial" w:cs="Arial" w:hint="eastAsia"/>
          <w:sz w:val="22"/>
          <w:szCs w:val="22"/>
          <w:lang w:eastAsia="zh-CN"/>
        </w:rPr>
        <w:t>its</w:t>
      </w:r>
      <w:r w:rsidR="00222DC4" w:rsidRPr="00CF7E03">
        <w:rPr>
          <w:rFonts w:ascii="Arial" w:eastAsiaTheme="minorEastAsia" w:hAnsi="Arial" w:cs="Arial"/>
          <w:sz w:val="22"/>
          <w:szCs w:val="22"/>
          <w:lang w:eastAsia="zh-CN"/>
        </w:rPr>
        <w:t xml:space="preserve"> flame.</w:t>
      </w:r>
      <w:r w:rsidR="00F24CE8" w:rsidRPr="00F24CE8">
        <w:rPr>
          <w:rFonts w:ascii="Arial" w:hAnsi="Arial" w:cs="Arial"/>
          <w:sz w:val="22"/>
          <w:vertAlign w:val="superscript"/>
        </w:rPr>
        <w:t>2</w:t>
      </w:r>
      <w:r w:rsidR="005C5917" w:rsidRPr="00CF7E03">
        <w:rPr>
          <w:rFonts w:ascii="Arial" w:eastAsiaTheme="minorEastAsia" w:hAnsi="Arial" w:cs="Arial"/>
          <w:sz w:val="22"/>
          <w:szCs w:val="22"/>
          <w:lang w:eastAsia="zh-CN"/>
        </w:rPr>
        <w:t xml:space="preserve"> The </w:t>
      </w:r>
      <w:r w:rsidR="0030073D" w:rsidRPr="00CF7E03">
        <w:rPr>
          <w:rFonts w:ascii="Arial" w:eastAsiaTheme="minorEastAsia" w:hAnsi="Arial" w:cs="Arial"/>
          <w:sz w:val="22"/>
          <w:szCs w:val="22"/>
          <w:lang w:eastAsia="zh-CN"/>
        </w:rPr>
        <w:t>importance of C</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H</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 xml:space="preserve"> </w:t>
      </w:r>
      <w:r w:rsidR="00AF0CCC">
        <w:rPr>
          <w:rFonts w:ascii="Arial" w:eastAsiaTheme="minorEastAsia" w:hAnsi="Arial" w:cs="Arial" w:hint="eastAsia"/>
          <w:sz w:val="22"/>
          <w:szCs w:val="22"/>
          <w:lang w:eastAsia="zh-CN"/>
        </w:rPr>
        <w:t xml:space="preserve">in </w:t>
      </w:r>
      <w:ins w:id="265" w:author="Nabera  Abhinandan" w:date="2024-08-30T15:58:00Z" w16du:dateUtc="2024-08-30T13:58:00Z">
        <w:r w:rsidR="00517C20">
          <w:rPr>
            <w:rFonts w:ascii="Arial" w:eastAsiaTheme="minorEastAsia" w:hAnsi="Arial" w:cs="Arial"/>
            <w:sz w:val="22"/>
            <w:szCs w:val="22"/>
            <w:lang w:eastAsia="zh-CN"/>
          </w:rPr>
          <w:t xml:space="preserve">the </w:t>
        </w:r>
      </w:ins>
      <w:r w:rsidR="00AF0CCC">
        <w:rPr>
          <w:rFonts w:ascii="Arial" w:eastAsiaTheme="minorEastAsia" w:hAnsi="Arial" w:cs="Arial" w:hint="eastAsia"/>
          <w:sz w:val="22"/>
          <w:szCs w:val="22"/>
          <w:lang w:eastAsia="zh-CN"/>
        </w:rPr>
        <w:t xml:space="preserve">chemical industry </w:t>
      </w:r>
      <w:ins w:id="266" w:author="Zhang  Zihao" w:date="2024-08-27T10:48:00Z" w16du:dateUtc="2024-08-27T08:48:00Z">
        <w:r w:rsidR="0047353F">
          <w:rPr>
            <w:rFonts w:ascii="Arial" w:eastAsiaTheme="minorEastAsia" w:hAnsi="Arial" w:cs="Arial" w:hint="eastAsia"/>
            <w:sz w:val="22"/>
            <w:szCs w:val="22"/>
            <w:lang w:eastAsia="zh-CN"/>
          </w:rPr>
          <w:t xml:space="preserve">stems from </w:t>
        </w:r>
      </w:ins>
      <w:commentRangeStart w:id="267"/>
      <w:commentRangeStart w:id="268"/>
      <w:del w:id="269" w:author="Zhang  Zihao" w:date="2024-08-27T10:49:00Z" w16du:dateUtc="2024-08-27T08:49:00Z">
        <w:r w:rsidR="0030073D" w:rsidRPr="00CF7E03" w:rsidDel="0047353F">
          <w:rPr>
            <w:rFonts w:ascii="Arial" w:eastAsiaTheme="minorEastAsia" w:hAnsi="Arial" w:cs="Arial"/>
            <w:sz w:val="22"/>
            <w:szCs w:val="22"/>
            <w:lang w:eastAsia="zh-CN"/>
          </w:rPr>
          <w:delText xml:space="preserve">was </w:delText>
        </w:r>
        <w:r w:rsidR="00387818" w:rsidDel="0047353F">
          <w:rPr>
            <w:rFonts w:ascii="Arial" w:eastAsiaTheme="minorEastAsia" w:hAnsi="Arial" w:cs="Arial"/>
            <w:sz w:val="22"/>
            <w:szCs w:val="22"/>
            <w:lang w:eastAsia="zh-CN"/>
          </w:rPr>
          <w:delText>underscored</w:delText>
        </w:r>
        <w:r w:rsidR="00387818" w:rsidRPr="00CF7E03" w:rsidDel="0047353F">
          <w:rPr>
            <w:rFonts w:ascii="Arial" w:eastAsiaTheme="minorEastAsia" w:hAnsi="Arial" w:cs="Arial"/>
            <w:sz w:val="22"/>
            <w:szCs w:val="22"/>
            <w:lang w:eastAsia="zh-CN"/>
          </w:rPr>
          <w:delText xml:space="preserve"> </w:delText>
        </w:r>
        <w:r w:rsidR="0030073D" w:rsidRPr="00CF7E03" w:rsidDel="0047353F">
          <w:rPr>
            <w:rFonts w:ascii="Arial" w:eastAsiaTheme="minorEastAsia" w:hAnsi="Arial" w:cs="Arial"/>
            <w:sz w:val="22"/>
            <w:szCs w:val="22"/>
            <w:lang w:eastAsia="zh-CN"/>
          </w:rPr>
          <w:delText xml:space="preserve">by </w:delText>
        </w:r>
        <w:commentRangeEnd w:id="267"/>
        <w:r w:rsidR="007A10BE" w:rsidDel="0047353F">
          <w:rPr>
            <w:rStyle w:val="CommentReference"/>
          </w:rPr>
          <w:commentReference w:id="267"/>
        </w:r>
      </w:del>
      <w:commentRangeEnd w:id="268"/>
      <w:r w:rsidR="0047353F">
        <w:rPr>
          <w:rStyle w:val="CommentReference"/>
        </w:rPr>
        <w:commentReference w:id="268"/>
      </w:r>
      <w:r w:rsidR="0030073D" w:rsidRPr="00CF7E03">
        <w:rPr>
          <w:rFonts w:ascii="Arial" w:eastAsiaTheme="minorEastAsia" w:hAnsi="Arial" w:cs="Arial"/>
          <w:sz w:val="22"/>
          <w:szCs w:val="22"/>
          <w:lang w:eastAsia="zh-CN"/>
        </w:rPr>
        <w:t xml:space="preserve">its </w:t>
      </w:r>
      <w:r w:rsidR="005C5917" w:rsidRPr="00CF7E03">
        <w:rPr>
          <w:rFonts w:ascii="Arial" w:eastAsiaTheme="minorEastAsia" w:hAnsi="Arial" w:cs="Arial"/>
          <w:sz w:val="22"/>
          <w:szCs w:val="22"/>
          <w:lang w:eastAsia="zh-CN"/>
        </w:rPr>
        <w:t>triple bond</w:t>
      </w:r>
      <w:r w:rsidR="0030073D" w:rsidRPr="00CF7E03">
        <w:rPr>
          <w:rFonts w:ascii="Arial" w:eastAsiaTheme="minorEastAsia" w:hAnsi="Arial" w:cs="Arial"/>
          <w:sz w:val="22"/>
          <w:szCs w:val="22"/>
          <w:lang w:eastAsia="zh-CN"/>
        </w:rPr>
        <w:t>, which</w:t>
      </w:r>
      <w:r w:rsidR="005C5917" w:rsidRPr="00CF7E03">
        <w:rPr>
          <w:rFonts w:ascii="Arial" w:eastAsiaTheme="minorEastAsia" w:hAnsi="Arial" w:cs="Arial"/>
          <w:sz w:val="22"/>
          <w:szCs w:val="22"/>
          <w:lang w:eastAsia="zh-CN"/>
        </w:rPr>
        <w:t xml:space="preserve"> makes the molecule </w:t>
      </w:r>
      <w:r w:rsidR="00373D67" w:rsidRPr="00CF7E03">
        <w:rPr>
          <w:rFonts w:ascii="Arial" w:eastAsiaTheme="minorEastAsia" w:hAnsi="Arial" w:cs="Arial"/>
          <w:sz w:val="22"/>
          <w:szCs w:val="22"/>
          <w:lang w:eastAsia="zh-CN"/>
        </w:rPr>
        <w:t>reactive and</w:t>
      </w:r>
      <w:r w:rsidR="005C5917" w:rsidRPr="00CF7E03">
        <w:rPr>
          <w:rFonts w:ascii="Arial" w:eastAsiaTheme="minorEastAsia" w:hAnsi="Arial" w:cs="Arial"/>
          <w:sz w:val="22"/>
          <w:szCs w:val="22"/>
          <w:lang w:eastAsia="zh-CN"/>
        </w:rPr>
        <w:t xml:space="preserve"> </w:t>
      </w:r>
      <w:r w:rsidR="007B7B73">
        <w:rPr>
          <w:rFonts w:ascii="Arial" w:eastAsiaTheme="minorEastAsia" w:hAnsi="Arial" w:cs="Arial" w:hint="eastAsia"/>
          <w:sz w:val="22"/>
          <w:szCs w:val="22"/>
          <w:lang w:eastAsia="zh-CN"/>
        </w:rPr>
        <w:t>offers</w:t>
      </w:r>
      <w:r w:rsidR="005C5917" w:rsidRPr="00CF7E03">
        <w:rPr>
          <w:rFonts w:ascii="Arial" w:eastAsiaTheme="minorEastAsia" w:hAnsi="Arial" w:cs="Arial"/>
          <w:sz w:val="22"/>
          <w:szCs w:val="22"/>
          <w:lang w:eastAsia="zh-CN"/>
        </w:rPr>
        <w:t xml:space="preserve"> rich </w:t>
      </w:r>
      <w:r w:rsidR="007B7B73" w:rsidRPr="007B7B73">
        <w:rPr>
          <w:rFonts w:ascii="Arial" w:eastAsiaTheme="minorEastAsia" w:hAnsi="Arial" w:cs="Arial"/>
          <w:sz w:val="22"/>
          <w:szCs w:val="22"/>
          <w:lang w:eastAsia="zh-CN"/>
        </w:rPr>
        <w:t>chemical possibilities</w:t>
      </w:r>
      <w:r w:rsidR="009E1EE2" w:rsidRPr="00CF7E03">
        <w:rPr>
          <w:rFonts w:ascii="Arial" w:eastAsiaTheme="minorEastAsia" w:hAnsi="Arial" w:cs="Arial"/>
          <w:sz w:val="22"/>
          <w:szCs w:val="22"/>
          <w:lang w:eastAsia="zh-CN"/>
        </w:rPr>
        <w:t>.</w:t>
      </w:r>
      <w:r w:rsidR="005C5917"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I</w:t>
      </w:r>
      <w:r w:rsidR="005C5917" w:rsidRPr="00CF7E03">
        <w:rPr>
          <w:rFonts w:ascii="Arial" w:eastAsiaTheme="minorEastAsia" w:hAnsi="Arial" w:cs="Arial"/>
          <w:sz w:val="22"/>
          <w:szCs w:val="22"/>
          <w:lang w:eastAsia="zh-CN"/>
        </w:rPr>
        <w:t xml:space="preserve">ndustrial acetaldehyde production </w:t>
      </w:r>
      <w:r w:rsidR="005C5917" w:rsidRPr="00AA2184">
        <w:rPr>
          <w:rFonts w:ascii="Arial" w:eastAsiaTheme="minorEastAsia" w:hAnsi="Arial" w:cs="Arial"/>
          <w:i/>
          <w:sz w:val="22"/>
          <w:szCs w:val="22"/>
          <w:lang w:eastAsia="zh-CN"/>
        </w:rPr>
        <w:t>via</w:t>
      </w:r>
      <w:r w:rsidR="005C5917" w:rsidRPr="00CF7E03">
        <w:rPr>
          <w:rFonts w:ascii="Arial" w:eastAsiaTheme="minorEastAsia" w:hAnsi="Arial" w:cs="Arial"/>
          <w:sz w:val="22"/>
          <w:szCs w:val="22"/>
          <w:lang w:eastAsia="zh-CN"/>
        </w:rPr>
        <w:t xml:space="preserve"> C</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H</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 xml:space="preserve"> hydration in 1916</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along with </w:t>
      </w:r>
      <w:r w:rsidR="009E1EE2" w:rsidRPr="00CF7E03">
        <w:rPr>
          <w:rFonts w:ascii="Arial" w:eastAsiaTheme="minorEastAsia" w:hAnsi="Arial" w:cs="Arial"/>
          <w:sz w:val="22"/>
          <w:szCs w:val="22"/>
          <w:lang w:eastAsia="zh-CN"/>
        </w:rPr>
        <w:t>studies on C</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H</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 xml:space="preserve"> chemistry by Walter Reppe</w:t>
      </w:r>
      <w:r w:rsidR="00810877"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to produce various commodity chemicals</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positioned </w:t>
      </w:r>
      <w:r w:rsidR="00601E81" w:rsidRPr="00CF7E03">
        <w:rPr>
          <w:rFonts w:ascii="Arial" w:eastAsiaTheme="minorEastAsia" w:hAnsi="Arial" w:cs="Arial"/>
          <w:sz w:val="22"/>
          <w:szCs w:val="22"/>
          <w:lang w:eastAsia="zh-CN"/>
        </w:rPr>
        <w:t>C</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H</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as a </w:t>
      </w:r>
      <w:r w:rsidR="00601E81" w:rsidRPr="00CF7E03">
        <w:rPr>
          <w:rFonts w:ascii="Arial" w:eastAsiaTheme="minorEastAsia" w:hAnsi="Arial" w:cs="Arial"/>
          <w:sz w:val="22"/>
          <w:szCs w:val="22"/>
          <w:lang w:eastAsia="zh-CN"/>
        </w:rPr>
        <w:t>pillar of the chemical industry</w:t>
      </w:r>
      <w:r w:rsidR="005C5917" w:rsidRPr="00CF7E03">
        <w:rPr>
          <w:rFonts w:ascii="Arial" w:eastAsiaTheme="minorEastAsia" w:hAnsi="Arial" w:cs="Arial"/>
          <w:sz w:val="22"/>
          <w:szCs w:val="22"/>
          <w:lang w:eastAsia="zh-CN"/>
        </w:rPr>
        <w:t>.</w:t>
      </w:r>
      <w:r w:rsidR="00F24CE8" w:rsidRPr="00F24CE8">
        <w:rPr>
          <w:rFonts w:ascii="Arial" w:hAnsi="Arial" w:cs="Arial"/>
          <w:sz w:val="22"/>
          <w:vertAlign w:val="superscript"/>
        </w:rPr>
        <w:t>4</w:t>
      </w:r>
      <w:r w:rsidR="00BB495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Coal</w:t>
      </w:r>
      <w:r w:rsidR="009B3AC0">
        <w:rPr>
          <w:rFonts w:ascii="Arial" w:eastAsiaTheme="minorEastAsia" w:hAnsi="Arial" w:cs="Arial"/>
          <w:sz w:val="22"/>
          <w:szCs w:val="22"/>
          <w:lang w:eastAsia="zh-CN"/>
        </w:rPr>
        <w:noBreakHyphen/>
      </w:r>
      <w:r w:rsidR="00D976BF" w:rsidRPr="00CF7E03">
        <w:rPr>
          <w:rFonts w:ascii="Arial" w:eastAsiaTheme="minorEastAsia" w:hAnsi="Arial" w:cs="Arial"/>
          <w:sz w:val="22"/>
          <w:szCs w:val="22"/>
          <w:lang w:eastAsia="zh-CN"/>
        </w:rPr>
        <w:t>based CaC</w:t>
      </w:r>
      <w:r w:rsidR="00D976BF" w:rsidRPr="00CF7E03">
        <w:rPr>
          <w:rFonts w:ascii="Arial" w:eastAsiaTheme="minorEastAsia" w:hAnsi="Arial" w:cs="Arial"/>
          <w:sz w:val="22"/>
          <w:szCs w:val="22"/>
          <w:vertAlign w:val="subscript"/>
          <w:lang w:eastAsia="zh-CN"/>
        </w:rPr>
        <w:t>2</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was the </w:t>
      </w:r>
      <w:r w:rsidR="000D4816" w:rsidRPr="00CF7E03">
        <w:rPr>
          <w:rFonts w:ascii="Arial" w:eastAsiaTheme="minorEastAsia" w:hAnsi="Arial" w:cs="Arial"/>
          <w:sz w:val="22"/>
          <w:szCs w:val="22"/>
          <w:lang w:eastAsia="zh-CN"/>
        </w:rPr>
        <w:t>sole</w:t>
      </w:r>
      <w:r w:rsidR="00AF102F" w:rsidRPr="00CF7E03">
        <w:rPr>
          <w:rFonts w:ascii="Arial" w:eastAsiaTheme="minorEastAsia" w:hAnsi="Arial" w:cs="Arial"/>
          <w:sz w:val="22"/>
          <w:szCs w:val="22"/>
          <w:lang w:eastAsia="zh-CN"/>
        </w:rPr>
        <w:t xml:space="preserve"> </w:t>
      </w:r>
      <w:r w:rsidR="000D4816" w:rsidRPr="00CF7E03">
        <w:rPr>
          <w:rFonts w:ascii="Arial" w:eastAsiaTheme="minorEastAsia" w:hAnsi="Arial" w:cs="Arial"/>
          <w:sz w:val="22"/>
          <w:szCs w:val="22"/>
          <w:lang w:eastAsia="zh-CN"/>
        </w:rPr>
        <w:t>source</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for C</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H</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 xml:space="preserve"> production until </w:t>
      </w:r>
      <w:r w:rsidR="00B73A7B" w:rsidRPr="00CF7E03">
        <w:rPr>
          <w:rFonts w:ascii="Arial" w:eastAsiaTheme="minorEastAsia" w:hAnsi="Arial" w:cs="Arial"/>
          <w:sz w:val="22"/>
          <w:szCs w:val="22"/>
          <w:lang w:eastAsia="zh-CN"/>
        </w:rPr>
        <w:t xml:space="preserve">the </w:t>
      </w:r>
      <w:r w:rsidR="00C27AF8" w:rsidRPr="00CF7E03">
        <w:rPr>
          <w:rFonts w:ascii="Arial" w:eastAsiaTheme="minorEastAsia" w:hAnsi="Arial" w:cs="Arial"/>
          <w:sz w:val="22"/>
          <w:szCs w:val="22"/>
          <w:lang w:eastAsia="zh-CN"/>
        </w:rPr>
        <w:t xml:space="preserve">development of </w:t>
      </w:r>
      <w:r w:rsidR="00AF102F" w:rsidRPr="00CF7E03">
        <w:rPr>
          <w:rFonts w:ascii="Arial" w:eastAsiaTheme="minorEastAsia" w:hAnsi="Arial" w:cs="Arial"/>
          <w:sz w:val="22"/>
          <w:szCs w:val="22"/>
          <w:lang w:eastAsia="zh-CN"/>
        </w:rPr>
        <w:t xml:space="preserve">commercial light hydrocarbon </w:t>
      </w:r>
      <w:r w:rsidR="00C27AF8" w:rsidRPr="00CF7E03">
        <w:rPr>
          <w:rFonts w:ascii="Arial" w:eastAsiaTheme="minorEastAsia" w:hAnsi="Arial" w:cs="Arial"/>
          <w:sz w:val="22"/>
          <w:szCs w:val="22"/>
          <w:lang w:eastAsia="zh-CN"/>
        </w:rPr>
        <w:t xml:space="preserve">cracking </w:t>
      </w:r>
      <w:r w:rsidR="000D4816" w:rsidRPr="00CF7E03">
        <w:rPr>
          <w:rFonts w:ascii="Arial" w:eastAsiaTheme="minorEastAsia" w:hAnsi="Arial" w:cs="Arial"/>
          <w:sz w:val="22"/>
          <w:szCs w:val="22"/>
          <w:lang w:eastAsia="zh-CN"/>
        </w:rPr>
        <w:t>methods, including</w:t>
      </w:r>
      <w:r w:rsidR="00AF102F"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the </w:t>
      </w:r>
      <w:r w:rsidR="00AF102F" w:rsidRPr="00CF7E03">
        <w:rPr>
          <w:rFonts w:ascii="Arial" w:eastAsiaTheme="minorEastAsia" w:hAnsi="Arial" w:cs="Arial"/>
          <w:sz w:val="22"/>
          <w:szCs w:val="22"/>
          <w:lang w:eastAsia="zh-CN"/>
        </w:rPr>
        <w:t>electric</w:t>
      </w:r>
      <w:r w:rsidR="00A53A7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arc </w:t>
      </w:r>
      <w:r w:rsidR="00B73A7B" w:rsidRPr="00CF7E03">
        <w:rPr>
          <w:rFonts w:ascii="Arial" w:eastAsiaTheme="minorEastAsia" w:hAnsi="Arial" w:cs="Arial"/>
          <w:sz w:val="22"/>
          <w:szCs w:val="22"/>
          <w:lang w:eastAsia="zh-CN"/>
        </w:rPr>
        <w:t>(</w:t>
      </w:r>
      <w:proofErr w:type="spellStart"/>
      <w:r w:rsidR="00B73A7B" w:rsidRPr="00CF7E03">
        <w:rPr>
          <w:rFonts w:ascii="Arial" w:eastAsiaTheme="minorEastAsia" w:hAnsi="Arial" w:cs="Arial"/>
          <w:sz w:val="22"/>
          <w:szCs w:val="22"/>
          <w:lang w:eastAsia="zh-CN"/>
        </w:rPr>
        <w:t>Hüls</w:t>
      </w:r>
      <w:proofErr w:type="spellEnd"/>
      <w:r w:rsidR="009C45E0">
        <w:rPr>
          <w:rFonts w:ascii="Arial" w:eastAsiaTheme="minorEastAsia" w:hAnsi="Arial" w:cs="Arial" w:hint="eastAsia"/>
          <w:sz w:val="22"/>
          <w:szCs w:val="22"/>
          <w:lang w:eastAsia="zh-CN"/>
        </w:rPr>
        <w:t xml:space="preserve"> arc</w:t>
      </w:r>
      <w:r w:rsidR="00B73A7B"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process </w:t>
      </w:r>
      <w:r w:rsidR="00C27AF8" w:rsidRPr="00CF7E03">
        <w:rPr>
          <w:rFonts w:ascii="Arial" w:eastAsiaTheme="minorEastAsia" w:hAnsi="Arial" w:cs="Arial"/>
          <w:sz w:val="22"/>
          <w:szCs w:val="22"/>
          <w:lang w:eastAsia="zh-CN"/>
        </w:rPr>
        <w:t>in 1940</w:t>
      </w:r>
      <w:r w:rsidR="000D4816" w:rsidRPr="00CF7E03">
        <w:rPr>
          <w:rFonts w:ascii="Arial" w:eastAsiaTheme="minorEastAsia" w:hAnsi="Arial" w:cs="Arial"/>
          <w:sz w:val="22"/>
          <w:szCs w:val="22"/>
          <w:lang w:eastAsia="zh-CN"/>
        </w:rPr>
        <w:t xml:space="preserve">, and the </w:t>
      </w:r>
      <w:r w:rsidR="00C27AF8" w:rsidRPr="00CF7E03">
        <w:rPr>
          <w:rFonts w:ascii="Arial" w:eastAsiaTheme="minorEastAsia" w:hAnsi="Arial" w:cs="Arial"/>
          <w:sz w:val="22"/>
          <w:szCs w:val="22"/>
          <w:lang w:eastAsia="zh-CN"/>
        </w:rPr>
        <w:t>partial combustion</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 xml:space="preserve">(PC) </w:t>
      </w:r>
      <w:r w:rsidR="000D4816" w:rsidRPr="00CF7E03">
        <w:rPr>
          <w:rFonts w:ascii="Arial" w:eastAsiaTheme="minorEastAsia" w:hAnsi="Arial" w:cs="Arial"/>
          <w:sz w:val="22"/>
          <w:szCs w:val="22"/>
          <w:lang w:eastAsia="zh-CN"/>
        </w:rPr>
        <w:t xml:space="preserve">and </w:t>
      </w:r>
      <w:r w:rsidR="00714AF8" w:rsidRPr="00CF7E03">
        <w:rPr>
          <w:rFonts w:ascii="Arial" w:eastAsiaTheme="minorEastAsia" w:hAnsi="Arial" w:cs="Arial"/>
          <w:sz w:val="22"/>
          <w:szCs w:val="22"/>
          <w:lang w:eastAsia="zh-CN"/>
        </w:rPr>
        <w:t xml:space="preserve">Wulff </w:t>
      </w:r>
      <w:r w:rsidR="00315729" w:rsidRPr="00CF7E03">
        <w:rPr>
          <w:rFonts w:ascii="Arial" w:eastAsiaTheme="minorEastAsia" w:hAnsi="Arial" w:cs="Arial"/>
          <w:sz w:val="22"/>
          <w:szCs w:val="22"/>
          <w:lang w:eastAsia="zh-CN"/>
        </w:rPr>
        <w:t>thermal pyrolysis</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TP</w:t>
      </w:r>
      <w:r w:rsidR="000D4816" w:rsidRPr="00CF7E03">
        <w:rPr>
          <w:rFonts w:ascii="Arial" w:eastAsiaTheme="minorEastAsia" w:hAnsi="Arial" w:cs="Arial"/>
          <w:sz w:val="22"/>
          <w:szCs w:val="22"/>
          <w:lang w:eastAsia="zh-CN"/>
        </w:rPr>
        <w:t>) processes</w:t>
      </w:r>
      <w:r w:rsidR="00C27AF8" w:rsidRPr="00CF7E03">
        <w:rPr>
          <w:rFonts w:ascii="Arial" w:eastAsiaTheme="minorEastAsia" w:hAnsi="Arial" w:cs="Arial"/>
          <w:sz w:val="22"/>
          <w:szCs w:val="22"/>
          <w:lang w:eastAsia="zh-CN"/>
        </w:rPr>
        <w:t xml:space="preserve"> in 1950</w:t>
      </w:r>
      <w:r w:rsidR="00AF102F" w:rsidRPr="00CF7E03">
        <w:rPr>
          <w:rFonts w:ascii="Arial" w:eastAsiaTheme="minorEastAsia" w:hAnsi="Arial" w:cs="Arial"/>
          <w:sz w:val="22"/>
          <w:szCs w:val="22"/>
          <w:lang w:eastAsia="zh-CN"/>
        </w:rPr>
        <w:t>.</w:t>
      </w:r>
      <w:r w:rsidR="00F24CE8" w:rsidRPr="00F24CE8">
        <w:rPr>
          <w:rFonts w:ascii="Arial" w:hAnsi="Arial" w:cs="Arial"/>
          <w:sz w:val="22"/>
          <w:vertAlign w:val="superscript"/>
        </w:rPr>
        <w:t>5,6</w:t>
      </w:r>
    </w:p>
    <w:p w14:paraId="0D19A4D8" w14:textId="786022CA" w:rsidR="00F360C6" w:rsidRDefault="0025131A" w:rsidP="00495801">
      <w:pPr>
        <w:pStyle w:val="ListParagraph"/>
        <w:spacing w:line="360" w:lineRule="auto"/>
        <w:ind w:left="0" w:firstLine="504"/>
        <w:jc w:val="both"/>
        <w:rPr>
          <w:ins w:id="270" w:author="Zhang  Zihao" w:date="2024-08-27T17:26:00Z" w16du:dateUtc="2024-08-27T15:26:00Z"/>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A1132E">
        <w:rPr>
          <w:rFonts w:ascii="Arial" w:eastAsiaTheme="minorEastAsia" w:hAnsi="Arial" w:cs="Arial"/>
          <w:sz w:val="22"/>
          <w:szCs w:val="22"/>
          <w:lang w:eastAsia="zh-CN"/>
        </w:rPr>
        <w:t xml:space="preserve">birth and rapid growth of the </w:t>
      </w:r>
      <w:r w:rsidR="00304B13" w:rsidRPr="00CF7E03">
        <w:rPr>
          <w:rFonts w:ascii="Arial" w:eastAsiaTheme="minorEastAsia" w:hAnsi="Arial" w:cs="Arial"/>
          <w:sz w:val="22"/>
          <w:szCs w:val="22"/>
          <w:lang w:eastAsia="zh-CN"/>
        </w:rPr>
        <w:t>petrochemical industry</w:t>
      </w:r>
      <w:r w:rsidR="00E877F6">
        <w:rPr>
          <w:rFonts w:ascii="Arial" w:eastAsiaTheme="minorEastAsia" w:hAnsi="Arial" w:cs="Arial" w:hint="eastAsia"/>
          <w:sz w:val="22"/>
          <w:szCs w:val="22"/>
          <w:lang w:eastAsia="zh-CN"/>
        </w:rPr>
        <w:t xml:space="preserve"> </w:t>
      </w:r>
      <w:r w:rsidR="00304B13" w:rsidRPr="00CF7E03">
        <w:rPr>
          <w:rFonts w:ascii="Arial" w:eastAsiaTheme="minorEastAsia" w:hAnsi="Arial" w:cs="Arial"/>
          <w:sz w:val="22"/>
          <w:szCs w:val="22"/>
          <w:lang w:eastAsia="zh-CN"/>
        </w:rPr>
        <w:t xml:space="preserve">in the USA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w:t>
      </w:r>
      <w:r w:rsidR="008E0BB3"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 xml:space="preserve">1940s and </w:t>
      </w:r>
      <w:r w:rsidR="00387818">
        <w:rPr>
          <w:rFonts w:ascii="Arial" w:eastAsiaTheme="minorEastAsia" w:hAnsi="Arial" w:cs="Arial"/>
          <w:sz w:val="22"/>
          <w:szCs w:val="22"/>
          <w:lang w:eastAsia="zh-CN"/>
        </w:rPr>
        <w:t xml:space="preserve">in </w:t>
      </w:r>
      <w:r w:rsidR="002821B6" w:rsidRPr="00CF7E03">
        <w:rPr>
          <w:rFonts w:ascii="Arial" w:eastAsiaTheme="minorEastAsia" w:hAnsi="Arial" w:cs="Arial"/>
          <w:sz w:val="22"/>
          <w:szCs w:val="22"/>
          <w:lang w:eastAsia="zh-CN"/>
        </w:rPr>
        <w:t>Europe</w:t>
      </w:r>
      <w:r w:rsidR="00304B13"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the 1950s</w:t>
      </w:r>
      <w:r w:rsidR="008E0BB3" w:rsidRPr="00CF7E03">
        <w:rPr>
          <w:rFonts w:ascii="Arial" w:eastAsiaTheme="minorEastAsia" w:hAnsi="Arial" w:cs="Arial"/>
          <w:sz w:val="22"/>
          <w:szCs w:val="22"/>
          <w:lang w:eastAsia="zh-CN"/>
        </w:rPr>
        <w:t>,</w:t>
      </w:r>
      <w:r w:rsidR="00304B13"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coupled</w:t>
      </w:r>
      <w:r w:rsidR="00807815" w:rsidRPr="00CF7E03">
        <w:rPr>
          <w:rFonts w:ascii="Arial" w:eastAsiaTheme="minorEastAsia" w:hAnsi="Arial" w:cs="Arial"/>
          <w:sz w:val="22"/>
          <w:szCs w:val="22"/>
          <w:lang w:eastAsia="zh-CN"/>
        </w:rPr>
        <w:t xml:space="preserve"> with the safer handling of </w:t>
      </w:r>
      <w:r w:rsidR="00D21905" w:rsidRPr="00CF7E03">
        <w:rPr>
          <w:rFonts w:ascii="Arial" w:eastAsiaTheme="minorEastAsia" w:hAnsi="Arial" w:cs="Arial"/>
          <w:sz w:val="22"/>
          <w:szCs w:val="22"/>
          <w:lang w:eastAsia="zh-CN"/>
        </w:rPr>
        <w:t>olefins</w:t>
      </w:r>
      <w:r w:rsidR="00C10A02" w:rsidRPr="00CF7E03">
        <w:rPr>
          <w:rFonts w:ascii="Arial" w:eastAsiaTheme="minorEastAsia" w:hAnsi="Arial" w:cs="Arial"/>
          <w:sz w:val="22"/>
          <w:szCs w:val="22"/>
          <w:lang w:eastAsia="zh-CN"/>
        </w:rPr>
        <w:t xml:space="preserve"> compared to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2</w:t>
      </w:r>
      <w:r w:rsidR="008E0BB3" w:rsidRPr="00CF7E03">
        <w:rPr>
          <w:rFonts w:ascii="Arial" w:eastAsiaTheme="minorEastAsia" w:hAnsi="Arial" w:cs="Arial"/>
          <w:sz w:val="22"/>
          <w:szCs w:val="22"/>
          <w:lang w:eastAsia="zh-CN"/>
        </w:rPr>
        <w:t>,</w:t>
      </w:r>
      <w:r w:rsidR="00807815" w:rsidRPr="00CF7E03">
        <w:rPr>
          <w:rFonts w:ascii="Arial" w:eastAsiaTheme="minorEastAsia" w:hAnsi="Arial" w:cs="Arial"/>
          <w:sz w:val="22"/>
          <w:szCs w:val="22"/>
          <w:lang w:eastAsia="zh-CN"/>
        </w:rPr>
        <w:t xml:space="preserve"> </w:t>
      </w:r>
      <w:r w:rsidR="002821B6" w:rsidRPr="00CF7E03">
        <w:rPr>
          <w:rFonts w:ascii="Arial" w:eastAsiaTheme="minorEastAsia" w:hAnsi="Arial" w:cs="Arial"/>
          <w:sz w:val="22"/>
          <w:szCs w:val="22"/>
          <w:lang w:eastAsia="zh-CN"/>
        </w:rPr>
        <w:t>le</w:t>
      </w:r>
      <w:r w:rsidR="008E0BB3" w:rsidRPr="00CF7E03">
        <w:rPr>
          <w:rFonts w:ascii="Arial" w:eastAsiaTheme="minorEastAsia" w:hAnsi="Arial" w:cs="Arial"/>
          <w:sz w:val="22"/>
          <w:szCs w:val="22"/>
          <w:lang w:eastAsia="zh-CN"/>
        </w:rPr>
        <w:t>d</w:t>
      </w:r>
      <w:r w:rsidR="002821B6" w:rsidRPr="00CF7E03">
        <w:rPr>
          <w:rFonts w:ascii="Arial" w:eastAsiaTheme="minorEastAsia" w:hAnsi="Arial" w:cs="Arial"/>
          <w:sz w:val="22"/>
          <w:szCs w:val="22"/>
          <w:lang w:eastAsia="zh-CN"/>
        </w:rPr>
        <w:t xml:space="preserve"> to </w:t>
      </w:r>
      <w:r w:rsidR="00C10A02" w:rsidRPr="00CF7E03">
        <w:rPr>
          <w:rFonts w:ascii="Arial" w:eastAsiaTheme="minorEastAsia" w:hAnsi="Arial" w:cs="Arial"/>
          <w:sz w:val="22"/>
          <w:szCs w:val="22"/>
          <w:lang w:eastAsia="zh-CN"/>
        </w:rPr>
        <w:t>the development of</w:t>
      </w:r>
      <w:r w:rsidR="008A506B" w:rsidRPr="00CF7E03">
        <w:rPr>
          <w:rFonts w:ascii="Arial" w:eastAsiaTheme="minorEastAsia" w:hAnsi="Arial" w:cs="Arial"/>
          <w:sz w:val="22"/>
          <w:szCs w:val="22"/>
          <w:lang w:eastAsia="zh-CN"/>
        </w:rPr>
        <w:t xml:space="preserve"> </w:t>
      </w:r>
      <w:r w:rsidR="009B5D47" w:rsidRPr="00CF7E03">
        <w:rPr>
          <w:rFonts w:ascii="Arial" w:eastAsiaTheme="minorEastAsia" w:hAnsi="Arial" w:cs="Arial"/>
          <w:sz w:val="22"/>
          <w:szCs w:val="22"/>
          <w:lang w:eastAsia="zh-CN"/>
        </w:rPr>
        <w:t>more cost</w:t>
      </w:r>
      <w:r w:rsidR="009423EC" w:rsidRPr="00CF7E03">
        <w:rPr>
          <w:rFonts w:ascii="Arial" w:eastAsiaTheme="minorEastAsia" w:hAnsi="Arial" w:cs="Arial"/>
          <w:sz w:val="22"/>
          <w:szCs w:val="22"/>
          <w:lang w:eastAsia="zh-CN"/>
        </w:rPr>
        <w:noBreakHyphen/>
      </w:r>
      <w:r w:rsidR="009B5D47" w:rsidRPr="00CF7E03">
        <w:rPr>
          <w:rFonts w:ascii="Arial" w:eastAsiaTheme="minorEastAsia" w:hAnsi="Arial" w:cs="Arial"/>
          <w:sz w:val="22"/>
          <w:szCs w:val="22"/>
          <w:lang w:eastAsia="zh-CN"/>
        </w:rPr>
        <w:t xml:space="preserve">effective </w:t>
      </w:r>
      <w:r w:rsidR="00667E68" w:rsidRPr="00CF7E03">
        <w:rPr>
          <w:rFonts w:ascii="Arial" w:eastAsiaTheme="minorEastAsia" w:hAnsi="Arial" w:cs="Arial"/>
          <w:sz w:val="22"/>
          <w:szCs w:val="22"/>
          <w:lang w:eastAsia="zh-CN"/>
        </w:rPr>
        <w:t>steam cracking technolog</w:t>
      </w:r>
      <w:r w:rsidR="00E877F6">
        <w:rPr>
          <w:rFonts w:ascii="Arial" w:eastAsiaTheme="minorEastAsia" w:hAnsi="Arial" w:cs="Arial" w:hint="eastAsia"/>
          <w:sz w:val="22"/>
          <w:szCs w:val="22"/>
          <w:lang w:eastAsia="zh-CN"/>
        </w:rPr>
        <w:t>ies</w:t>
      </w:r>
      <w:r w:rsidR="00667E68" w:rsidRPr="00CF7E03">
        <w:rPr>
          <w:rFonts w:ascii="Arial" w:eastAsiaTheme="minorEastAsia" w:hAnsi="Arial" w:cs="Arial"/>
          <w:sz w:val="22"/>
          <w:szCs w:val="22"/>
          <w:lang w:eastAsia="zh-CN"/>
        </w:rPr>
        <w:t xml:space="preserve"> for </w:t>
      </w:r>
      <w:r w:rsidR="00211090">
        <w:rPr>
          <w:rFonts w:ascii="Arial" w:eastAsiaTheme="minorEastAsia" w:hAnsi="Arial" w:cs="Arial"/>
          <w:sz w:val="22"/>
          <w:szCs w:val="22"/>
          <w:lang w:eastAsia="zh-CN"/>
        </w:rPr>
        <w:t>olefin</w:t>
      </w:r>
      <w:r w:rsidR="00387818">
        <w:rPr>
          <w:rFonts w:ascii="Arial" w:eastAsiaTheme="minorEastAsia" w:hAnsi="Arial" w:cs="Arial"/>
          <w:sz w:val="22"/>
          <w:szCs w:val="22"/>
          <w:lang w:eastAsia="zh-CN"/>
        </w:rPr>
        <w:t xml:space="preserve"> production</w:t>
      </w:r>
      <w:r w:rsidR="002821B6" w:rsidRPr="00CF7E03">
        <w:rPr>
          <w:rFonts w:ascii="Arial" w:eastAsiaTheme="minorEastAsia" w:hAnsi="Arial" w:cs="Arial"/>
          <w:sz w:val="22"/>
          <w:szCs w:val="22"/>
          <w:lang w:eastAsia="zh-CN"/>
        </w:rPr>
        <w:t>, gradually displac</w:t>
      </w:r>
      <w:r w:rsidR="008E0BB3" w:rsidRPr="00CF7E03">
        <w:rPr>
          <w:rFonts w:ascii="Arial" w:eastAsiaTheme="minorEastAsia" w:hAnsi="Arial" w:cs="Arial"/>
          <w:sz w:val="22"/>
          <w:szCs w:val="22"/>
          <w:lang w:eastAsia="zh-CN"/>
        </w:rPr>
        <w:t>ing</w:t>
      </w:r>
      <w:r w:rsidR="002821B6" w:rsidRPr="00CF7E03">
        <w:rPr>
          <w:rFonts w:ascii="Arial" w:eastAsiaTheme="minorEastAsia" w:hAnsi="Arial" w:cs="Arial"/>
          <w:sz w:val="22"/>
          <w:szCs w:val="22"/>
          <w:lang w:eastAsia="zh-CN"/>
        </w:rPr>
        <w:t xml:space="preserve"> the C</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H</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 xml:space="preserve"> marke</w:t>
      </w:r>
      <w:r w:rsidR="00667E68" w:rsidRPr="00CF7E03">
        <w:rPr>
          <w:rFonts w:ascii="Arial" w:eastAsiaTheme="minorEastAsia" w:hAnsi="Arial" w:cs="Arial"/>
          <w:sz w:val="22"/>
          <w:szCs w:val="22"/>
          <w:lang w:eastAsia="zh-CN"/>
        </w:rPr>
        <w:t>t</w:t>
      </w:r>
      <w:r w:rsidR="007A3865" w:rsidRPr="00CF7E03">
        <w:rPr>
          <w:rFonts w:ascii="Arial" w:eastAsiaTheme="minorEastAsia" w:hAnsi="Arial" w:cs="Arial"/>
          <w:sz w:val="22"/>
          <w:szCs w:val="22"/>
          <w:lang w:eastAsia="zh-CN"/>
        </w:rPr>
        <w:t xml:space="preserve"> primarily with </w:t>
      </w:r>
      <w:del w:id="271" w:author="Zhang  Zihao" w:date="2024-08-27T16:42:00Z" w16du:dateUtc="2024-08-27T14:42:00Z">
        <w:r w:rsidR="00211090" w:rsidRPr="00CF7E03" w:rsidDel="00D85913">
          <w:rPr>
            <w:rFonts w:ascii="Arial" w:eastAsiaTheme="minorEastAsia" w:hAnsi="Arial" w:cs="Arial"/>
            <w:sz w:val="22"/>
            <w:szCs w:val="22"/>
            <w:lang w:eastAsia="zh-CN"/>
          </w:rPr>
          <w:delText>ethylene (</w:delText>
        </w:r>
      </w:del>
      <w:r w:rsidR="00211090" w:rsidRPr="00CF7E03">
        <w:rPr>
          <w:rFonts w:ascii="Arial" w:eastAsiaTheme="minorEastAsia" w:hAnsi="Arial" w:cs="Arial"/>
          <w:sz w:val="22"/>
          <w:szCs w:val="22"/>
          <w:lang w:eastAsia="zh-CN"/>
        </w:rPr>
        <w:t>C</w:t>
      </w:r>
      <w:r w:rsidR="00211090" w:rsidRPr="00CF7E03">
        <w:rPr>
          <w:rFonts w:ascii="Arial" w:eastAsiaTheme="minorEastAsia" w:hAnsi="Arial" w:cs="Arial"/>
          <w:sz w:val="22"/>
          <w:szCs w:val="22"/>
          <w:vertAlign w:val="subscript"/>
          <w:lang w:eastAsia="zh-CN"/>
        </w:rPr>
        <w:t>2</w:t>
      </w:r>
      <w:r w:rsidR="00211090" w:rsidRPr="00CF7E03">
        <w:rPr>
          <w:rFonts w:ascii="Arial" w:eastAsiaTheme="minorEastAsia" w:hAnsi="Arial" w:cs="Arial"/>
          <w:sz w:val="22"/>
          <w:szCs w:val="22"/>
          <w:lang w:eastAsia="zh-CN"/>
        </w:rPr>
        <w:t>H</w:t>
      </w:r>
      <w:r w:rsidR="00211090" w:rsidRPr="00CF7E03">
        <w:rPr>
          <w:rFonts w:ascii="Arial" w:eastAsiaTheme="minorEastAsia" w:hAnsi="Arial" w:cs="Arial"/>
          <w:sz w:val="22"/>
          <w:szCs w:val="22"/>
          <w:vertAlign w:val="subscript"/>
          <w:lang w:eastAsia="zh-CN"/>
        </w:rPr>
        <w:t>4</w:t>
      </w:r>
      <w:del w:id="272" w:author="Zhang  Zihao" w:date="2024-08-27T16:42:00Z" w16du:dateUtc="2024-08-27T14:42:00Z">
        <w:r w:rsidR="00211090" w:rsidRPr="00CF7E03" w:rsidDel="00D85913">
          <w:rPr>
            <w:rFonts w:ascii="Arial" w:eastAsiaTheme="minorEastAsia" w:hAnsi="Arial" w:cs="Arial"/>
            <w:sz w:val="22"/>
            <w:szCs w:val="22"/>
            <w:lang w:eastAsia="zh-CN"/>
          </w:rPr>
          <w:delText>)</w:delText>
        </w:r>
      </w:del>
      <w:r w:rsidR="002821B6" w:rsidRPr="00CF7E03">
        <w:rPr>
          <w:rFonts w:ascii="Arial" w:eastAsiaTheme="minorEastAsia" w:hAnsi="Arial" w:cs="Arial"/>
          <w:sz w:val="22"/>
          <w:szCs w:val="22"/>
          <w:lang w:eastAsia="zh-CN"/>
        </w:rPr>
        <w:t>.</w:t>
      </w:r>
      <w:r w:rsidR="00F24CE8" w:rsidRPr="00F24CE8">
        <w:rPr>
          <w:rFonts w:ascii="Arial" w:hAnsi="Arial" w:cs="Arial"/>
          <w:sz w:val="22"/>
          <w:vertAlign w:val="superscript"/>
        </w:rPr>
        <w:t>7,8</w:t>
      </w:r>
      <w:ins w:id="273" w:author="Zhang  Zihao" w:date="2024-08-27T10:54:00Z" w16du:dateUtc="2024-08-27T08:54:00Z">
        <w:r w:rsidR="00303F83">
          <w:rPr>
            <w:rFonts w:ascii="Arial" w:eastAsiaTheme="minorEastAsia" w:hAnsi="Arial" w:cs="Arial" w:hint="eastAsia"/>
            <w:sz w:val="22"/>
            <w:vertAlign w:val="superscript"/>
            <w:lang w:eastAsia="zh-CN"/>
          </w:rPr>
          <w:t xml:space="preserve"> </w:t>
        </w:r>
      </w:ins>
      <w:commentRangeStart w:id="274"/>
      <w:commentRangeStart w:id="275"/>
      <w:ins w:id="276" w:author="Mitchell  Sharon Jane" w:date="2024-08-21T12:04:00Z" w16du:dateUtc="2024-08-21T10:04:00Z">
        <w:del w:id="277" w:author="Zhang  Zihao" w:date="2024-08-27T11:00:00Z" w16du:dateUtc="2024-08-27T09:00:00Z">
          <w:r w:rsidR="00BE6971" w:rsidDel="00FC3A9E">
            <w:rPr>
              <w:rFonts w:ascii="Arial" w:eastAsiaTheme="minorEastAsia" w:hAnsi="Arial" w:cs="Arial"/>
              <w:sz w:val="22"/>
              <w:szCs w:val="22"/>
              <w:lang w:eastAsia="zh-CN"/>
            </w:rPr>
            <w:delText>B</w:delText>
          </w:r>
        </w:del>
      </w:ins>
      <w:del w:id="278" w:author="Zhang  Zihao" w:date="2024-08-27T11:00:00Z" w16du:dateUtc="2024-08-27T09:00:00Z">
        <w:r w:rsidR="00116274" w:rsidRPr="00CF7E03" w:rsidDel="00FC3A9E">
          <w:rPr>
            <w:rFonts w:ascii="Arial" w:eastAsiaTheme="minorEastAsia" w:hAnsi="Arial" w:cs="Arial"/>
            <w:sz w:val="22"/>
            <w:szCs w:val="22"/>
            <w:lang w:eastAsia="zh-CN"/>
          </w:rPr>
          <w:delText>y 1960</w:delText>
        </w:r>
        <w:r w:rsidR="00B66718" w:rsidRPr="00CF7E03" w:rsidDel="00FC3A9E">
          <w:rPr>
            <w:rFonts w:ascii="Arial" w:eastAsiaTheme="minorEastAsia" w:hAnsi="Arial" w:cs="Arial"/>
            <w:sz w:val="22"/>
            <w:szCs w:val="22"/>
            <w:lang w:eastAsia="zh-CN"/>
          </w:rPr>
          <w:delText xml:space="preserve">, </w:delText>
        </w:r>
        <w:r w:rsidR="00116274" w:rsidRPr="00CF7E03" w:rsidDel="00FC3A9E">
          <w:rPr>
            <w:rFonts w:ascii="Arial" w:eastAsiaTheme="minorEastAsia" w:hAnsi="Arial" w:cs="Arial"/>
            <w:sz w:val="22"/>
            <w:szCs w:val="22"/>
            <w:lang w:eastAsia="zh-CN"/>
          </w:rPr>
          <w:delText>global</w:delText>
        </w:r>
        <w:r w:rsidR="00A76703" w:rsidRPr="00CF7E03" w:rsidDel="00FC3A9E">
          <w:rPr>
            <w:rFonts w:ascii="Arial" w:eastAsiaTheme="minorEastAsia" w:hAnsi="Arial" w:cs="Arial"/>
            <w:sz w:val="22"/>
            <w:szCs w:val="22"/>
            <w:lang w:eastAsia="zh-CN"/>
          </w:rPr>
          <w:delText xml:space="preserve"> </w:delText>
        </w:r>
      </w:del>
      <w:ins w:id="279" w:author="Zhang  Zihao" w:date="2024-08-27T14:40:00Z" w16du:dateUtc="2024-08-27T12:40:00Z">
        <w:r w:rsidR="00771486" w:rsidRPr="00771486">
          <w:rPr>
            <w:rFonts w:ascii="Arial" w:eastAsiaTheme="minorEastAsia" w:hAnsi="Arial" w:cs="Arial"/>
            <w:sz w:val="22"/>
            <w:szCs w:val="22"/>
            <w:lang w:eastAsia="zh-CN"/>
          </w:rPr>
          <w:t>Quantitatively</w:t>
        </w:r>
        <w:r w:rsidR="00771486">
          <w:rPr>
            <w:rFonts w:ascii="Arial" w:eastAsiaTheme="minorEastAsia" w:hAnsi="Arial" w:cs="Arial" w:hint="eastAsia"/>
            <w:sz w:val="22"/>
            <w:szCs w:val="22"/>
            <w:lang w:eastAsia="zh-CN"/>
          </w:rPr>
          <w:t>, g</w:t>
        </w:r>
      </w:ins>
      <w:ins w:id="280" w:author="Zhang  Zihao" w:date="2024-08-27T11:00:00Z" w16du:dateUtc="2024-08-27T09:00:00Z">
        <w:r w:rsidR="00FC3A9E" w:rsidRPr="00CF7E03">
          <w:rPr>
            <w:rFonts w:ascii="Arial" w:eastAsiaTheme="minorEastAsia" w:hAnsi="Arial" w:cs="Arial"/>
            <w:sz w:val="22"/>
            <w:szCs w:val="22"/>
            <w:lang w:eastAsia="zh-CN"/>
          </w:rPr>
          <w:t xml:space="preserve">lobal </w:t>
        </w:r>
      </w:ins>
      <w:r w:rsidR="00A76703" w:rsidRPr="00CF7E03">
        <w:rPr>
          <w:rFonts w:ascii="Arial" w:eastAsiaTheme="minorEastAsia" w:hAnsi="Arial" w:cs="Arial"/>
          <w:sz w:val="22"/>
          <w:szCs w:val="22"/>
          <w:lang w:eastAsia="zh-CN"/>
        </w:rPr>
        <w:t>production of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 xml:space="preserve"> and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4</w:t>
      </w:r>
      <w:r w:rsidR="00A76703"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reached</w:t>
      </w:r>
      <w:r w:rsidR="00291E4E"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3</w:t>
      </w:r>
      <w:r w:rsidR="00211090">
        <w:rPr>
          <w:rFonts w:ascii="Arial" w:eastAsiaTheme="minorEastAsia" w:hAnsi="Arial" w:cs="Arial"/>
          <w:sz w:val="22"/>
          <w:szCs w:val="22"/>
          <w:lang w:eastAsia="zh-CN"/>
        </w:rPr>
        <w:t>.0</w:t>
      </w:r>
      <w:r w:rsidR="00291E4E" w:rsidRPr="00CF7E03">
        <w:rPr>
          <w:rFonts w:ascii="Arial" w:eastAsiaTheme="minorEastAsia" w:hAnsi="Arial" w:cs="Arial"/>
          <w:sz w:val="22"/>
          <w:szCs w:val="22"/>
          <w:lang w:eastAsia="zh-CN"/>
        </w:rPr>
        <w:t xml:space="preserve"> and </w:t>
      </w:r>
      <w:r w:rsidR="00B721CA" w:rsidRPr="00CF7E03">
        <w:rPr>
          <w:rFonts w:ascii="Arial" w:eastAsiaTheme="minorEastAsia" w:hAnsi="Arial" w:cs="Arial"/>
          <w:sz w:val="22"/>
          <w:szCs w:val="22"/>
          <w:lang w:eastAsia="zh-CN"/>
        </w:rPr>
        <w:t>3.</w:t>
      </w:r>
      <w:r w:rsidR="00BC4C58" w:rsidRPr="00CF7E03">
        <w:rPr>
          <w:rFonts w:ascii="Arial" w:eastAsiaTheme="minorEastAsia" w:hAnsi="Arial" w:cs="Arial"/>
          <w:sz w:val="22"/>
          <w:szCs w:val="22"/>
          <w:lang w:eastAsia="zh-CN"/>
        </w:rPr>
        <w:t>5</w:t>
      </w:r>
      <w:r w:rsidR="00D848AB" w:rsidRPr="00CF7E03">
        <w:rPr>
          <w:rFonts w:ascii="Arial" w:eastAsiaTheme="minorEastAsia" w:hAnsi="Arial" w:cs="Arial"/>
          <w:sz w:val="22"/>
          <w:szCs w:val="22"/>
          <w:lang w:eastAsia="zh-CN"/>
        </w:rPr>
        <w:t xml:space="preserve"> </w:t>
      </w:r>
      <w:r w:rsidR="00291E4E" w:rsidRPr="00CF7E03">
        <w:rPr>
          <w:rFonts w:ascii="Arial" w:eastAsiaTheme="minorEastAsia" w:hAnsi="Arial" w:cs="Arial"/>
          <w:sz w:val="22"/>
          <w:szCs w:val="22"/>
          <w:lang w:eastAsia="zh-CN"/>
        </w:rPr>
        <w:t>million metric tons per year (Mt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291E4E" w:rsidRPr="00CF7E03">
        <w:rPr>
          <w:rFonts w:ascii="Arial" w:eastAsiaTheme="minorEastAsia" w:hAnsi="Arial" w:cs="Arial"/>
          <w:sz w:val="22"/>
          <w:szCs w:val="22"/>
          <w:lang w:eastAsia="zh-CN"/>
        </w:rPr>
        <w:t>)</w:t>
      </w:r>
      <w:ins w:id="281" w:author="Zhang  Zihao" w:date="2024-08-27T11:00:00Z" w16du:dateUtc="2024-08-27T09:00:00Z">
        <w:r w:rsidR="00FC3A9E">
          <w:rPr>
            <w:rFonts w:ascii="Arial" w:eastAsiaTheme="minorEastAsia" w:hAnsi="Arial" w:cs="Arial" w:hint="eastAsia"/>
            <w:sz w:val="22"/>
            <w:szCs w:val="22"/>
            <w:lang w:eastAsia="zh-CN"/>
          </w:rPr>
          <w:t xml:space="preserve"> b</w:t>
        </w:r>
        <w:r w:rsidR="00FC3A9E" w:rsidRPr="00CF7E03">
          <w:rPr>
            <w:rFonts w:ascii="Arial" w:eastAsiaTheme="minorEastAsia" w:hAnsi="Arial" w:cs="Arial"/>
            <w:sz w:val="22"/>
            <w:szCs w:val="22"/>
            <w:lang w:eastAsia="zh-CN"/>
          </w:rPr>
          <w:t>y 1960</w:t>
        </w:r>
      </w:ins>
      <w:r w:rsidR="00656946" w:rsidRPr="00CF7E03">
        <w:rPr>
          <w:rFonts w:ascii="Arial" w:eastAsiaTheme="minorEastAsia" w:hAnsi="Arial" w:cs="Arial"/>
          <w:sz w:val="22"/>
          <w:szCs w:val="22"/>
          <w:lang w:eastAsia="zh-CN"/>
        </w:rPr>
        <w:t>,</w:t>
      </w:r>
      <w:r w:rsidR="008E0BB3" w:rsidRPr="00CF7E03">
        <w:rPr>
          <w:rFonts w:ascii="Arial" w:eastAsiaTheme="minorEastAsia" w:hAnsi="Arial" w:cs="Arial"/>
          <w:sz w:val="22"/>
          <w:szCs w:val="22"/>
          <w:lang w:eastAsia="zh-CN"/>
        </w:rPr>
        <w:t xml:space="preserve"> respectively</w:t>
      </w:r>
      <w:r w:rsidR="00BC4C58" w:rsidRPr="00CF7E03">
        <w:rPr>
          <w:rFonts w:ascii="Arial" w:eastAsiaTheme="minorEastAsia" w:hAnsi="Arial" w:cs="Arial"/>
          <w:sz w:val="22"/>
          <w:szCs w:val="22"/>
          <w:lang w:eastAsia="zh-CN"/>
        </w:rPr>
        <w:t>,</w:t>
      </w:r>
      <w:r w:rsidR="00F24CE8" w:rsidRPr="00F24CE8">
        <w:rPr>
          <w:rFonts w:ascii="Arial" w:hAnsi="Arial" w:cs="Arial"/>
          <w:sz w:val="22"/>
          <w:vertAlign w:val="superscript"/>
        </w:rPr>
        <w:t>9–11</w:t>
      </w:r>
      <w:r w:rsidR="00B721CA"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and</w:t>
      </w:r>
      <w:r w:rsidR="00116274" w:rsidRPr="00CF7E03">
        <w:rPr>
          <w:rFonts w:ascii="Arial" w:eastAsiaTheme="minorEastAsia" w:hAnsi="Arial" w:cs="Arial"/>
          <w:sz w:val="22"/>
          <w:szCs w:val="22"/>
          <w:lang w:eastAsia="zh-CN"/>
        </w:rPr>
        <w:t xml:space="preserve"> these figures </w:t>
      </w:r>
      <w:r w:rsidR="00FD77F2">
        <w:rPr>
          <w:rFonts w:ascii="Arial" w:eastAsiaTheme="minorEastAsia" w:hAnsi="Arial" w:cs="Arial"/>
          <w:sz w:val="22"/>
          <w:szCs w:val="22"/>
          <w:lang w:eastAsia="zh-CN"/>
        </w:rPr>
        <w:t>rose</w:t>
      </w:r>
      <w:r w:rsidR="00FD77F2"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to</w:t>
      </w:r>
      <w:r w:rsidR="006C1137" w:rsidRPr="00CF7E03">
        <w:rPr>
          <w:rFonts w:ascii="Arial" w:eastAsiaTheme="minorEastAsia" w:hAnsi="Arial" w:cs="Arial"/>
          <w:sz w:val="22"/>
          <w:szCs w:val="22"/>
          <w:lang w:eastAsia="zh-CN"/>
        </w:rPr>
        <w:t xml:space="preserve"> 1</w:t>
      </w:r>
      <w:r w:rsidR="001263CF" w:rsidRPr="00CF7E03">
        <w:rPr>
          <w:rFonts w:ascii="Arial" w:eastAsiaTheme="minorEastAsia" w:hAnsi="Arial" w:cs="Arial"/>
          <w:sz w:val="22"/>
          <w:szCs w:val="22"/>
          <w:lang w:eastAsia="zh-CN"/>
        </w:rPr>
        <w:t>1</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90484D"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 xml:space="preserve"> </w:t>
      </w:r>
      <w:r w:rsidR="006C1137" w:rsidRPr="00CF7E03">
        <w:rPr>
          <w:rFonts w:ascii="Arial" w:eastAsiaTheme="minorEastAsia" w:hAnsi="Arial" w:cs="Arial"/>
          <w:sz w:val="22"/>
          <w:szCs w:val="22"/>
          <w:lang w:eastAsia="zh-CN"/>
        </w:rPr>
        <w:t xml:space="preserve">and </w:t>
      </w:r>
      <w:r w:rsidR="00387818">
        <w:rPr>
          <w:rFonts w:ascii="Arial" w:eastAsiaTheme="minorEastAsia" w:hAnsi="Arial" w:cs="Arial"/>
          <w:sz w:val="22"/>
          <w:szCs w:val="22"/>
          <w:lang w:eastAsia="zh-CN"/>
        </w:rPr>
        <w:t xml:space="preserve">a </w:t>
      </w:r>
      <w:r w:rsidR="00FD77F2">
        <w:rPr>
          <w:rFonts w:ascii="Arial" w:eastAsiaTheme="minorEastAsia" w:hAnsi="Arial" w:cs="Arial"/>
          <w:sz w:val="22"/>
          <w:szCs w:val="22"/>
          <w:lang w:eastAsia="zh-CN"/>
        </w:rPr>
        <w:t xml:space="preserve">staggering </w:t>
      </w:r>
      <w:r w:rsidR="004E0E65" w:rsidRPr="00CF7E03">
        <w:rPr>
          <w:rFonts w:ascii="Arial" w:eastAsiaTheme="minorEastAsia" w:hAnsi="Arial" w:cs="Arial"/>
          <w:sz w:val="22"/>
          <w:szCs w:val="22"/>
          <w:lang w:eastAsia="zh-CN"/>
        </w:rPr>
        <w:t>2</w:t>
      </w:r>
      <w:r w:rsidR="0001759D">
        <w:rPr>
          <w:rFonts w:ascii="Arial" w:eastAsiaTheme="minorEastAsia" w:hAnsi="Arial" w:cs="Arial" w:hint="eastAsia"/>
          <w:sz w:val="22"/>
          <w:szCs w:val="22"/>
          <w:lang w:eastAsia="zh-CN"/>
        </w:rPr>
        <w:t>25</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4E0E65"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4</w:t>
      </w:r>
      <w:r w:rsidR="00A8550F" w:rsidRPr="00CF7E03">
        <w:rPr>
          <w:rFonts w:ascii="Arial" w:eastAsiaTheme="minorEastAsia" w:hAnsi="Arial" w:cs="Arial"/>
          <w:sz w:val="22"/>
          <w:szCs w:val="22"/>
          <w:lang w:eastAsia="zh-CN"/>
        </w:rPr>
        <w:t xml:space="preserve"> by 2021</w:t>
      </w:r>
      <w:r w:rsidR="00BC4C58" w:rsidRPr="00CF7E03">
        <w:rPr>
          <w:rFonts w:ascii="Arial" w:eastAsiaTheme="minorEastAsia" w:hAnsi="Arial" w:cs="Arial"/>
          <w:sz w:val="22"/>
          <w:szCs w:val="22"/>
          <w:lang w:eastAsia="zh-CN"/>
        </w:rPr>
        <w:t>.</w:t>
      </w:r>
      <w:r w:rsidR="00F24CE8" w:rsidRPr="00F24CE8">
        <w:rPr>
          <w:rFonts w:ascii="Arial" w:hAnsi="Arial" w:cs="Arial"/>
          <w:sz w:val="22"/>
          <w:vertAlign w:val="superscript"/>
        </w:rPr>
        <w:t>12–14</w:t>
      </w:r>
      <w:r w:rsidR="004E0E65" w:rsidRPr="00CF7E03">
        <w:rPr>
          <w:rFonts w:ascii="Arial" w:eastAsiaTheme="minorEastAsia" w:hAnsi="Arial" w:cs="Arial"/>
          <w:sz w:val="22"/>
          <w:szCs w:val="22"/>
          <w:lang w:eastAsia="zh-CN"/>
        </w:rPr>
        <w:t xml:space="preserve"> </w:t>
      </w:r>
      <w:commentRangeEnd w:id="274"/>
      <w:r w:rsidR="007A10BE">
        <w:rPr>
          <w:rStyle w:val="CommentReference"/>
        </w:rPr>
        <w:commentReference w:id="274"/>
      </w:r>
      <w:commentRangeEnd w:id="275"/>
      <w:r w:rsidR="00303F83">
        <w:rPr>
          <w:rStyle w:val="CommentReference"/>
        </w:rPr>
        <w:commentReference w:id="275"/>
      </w:r>
      <w:r w:rsidR="009C1A0E" w:rsidRPr="00CF7E03">
        <w:rPr>
          <w:rFonts w:ascii="Arial" w:eastAsiaTheme="minorEastAsia" w:hAnsi="Arial" w:cs="Arial"/>
          <w:sz w:val="22"/>
          <w:szCs w:val="22"/>
          <w:lang w:eastAsia="zh-CN"/>
        </w:rPr>
        <w:t xml:space="preserve">Between </w:t>
      </w:r>
      <w:r w:rsidR="00867EF7"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1970s </w:t>
      </w:r>
      <w:r w:rsidR="00063543" w:rsidRPr="00CF7E03">
        <w:rPr>
          <w:rFonts w:ascii="Arial" w:eastAsiaTheme="minorEastAsia" w:hAnsi="Arial" w:cs="Arial"/>
          <w:sz w:val="22"/>
          <w:szCs w:val="22"/>
          <w:lang w:eastAsia="zh-CN"/>
        </w:rPr>
        <w:t xml:space="preserve">and </w:t>
      </w:r>
      <w:r w:rsidR="009C1A0E" w:rsidRPr="00CF7E03">
        <w:rPr>
          <w:rFonts w:ascii="Arial" w:eastAsiaTheme="minorEastAsia" w:hAnsi="Arial" w:cs="Arial"/>
          <w:sz w:val="22"/>
          <w:szCs w:val="22"/>
          <w:lang w:eastAsia="zh-CN"/>
        </w:rPr>
        <w:t xml:space="preserve">1980s, </w:t>
      </w:r>
      <w:r w:rsidR="00763B49">
        <w:rPr>
          <w:rFonts w:ascii="Arial" w:eastAsiaTheme="minorEastAsia" w:hAnsi="Arial" w:cs="Arial" w:hint="eastAsia"/>
          <w:sz w:val="22"/>
          <w:szCs w:val="22"/>
          <w:lang w:eastAsia="zh-CN"/>
        </w:rPr>
        <w:t>PC</w:t>
      </w:r>
      <w:r w:rsidR="00CC1CB0" w:rsidRPr="00CF7E03">
        <w:rPr>
          <w:rFonts w:ascii="Arial" w:eastAsiaTheme="minorEastAsia" w:hAnsi="Arial" w:cs="Arial"/>
          <w:sz w:val="22"/>
          <w:szCs w:val="22"/>
          <w:lang w:eastAsia="zh-CN"/>
        </w:rPr>
        <w:t xml:space="preserve"> became the </w:t>
      </w:r>
      <w:r w:rsidR="009665E2" w:rsidRPr="00CF7E03">
        <w:rPr>
          <w:rFonts w:ascii="Arial" w:eastAsiaTheme="minorEastAsia" w:hAnsi="Arial" w:cs="Arial"/>
          <w:sz w:val="22"/>
          <w:szCs w:val="22"/>
          <w:lang w:eastAsia="zh-CN"/>
        </w:rPr>
        <w:t xml:space="preserve">dominant </w:t>
      </w:r>
      <w:r w:rsidR="00CC1CB0" w:rsidRPr="00CF7E03">
        <w:rPr>
          <w:rFonts w:ascii="Arial" w:eastAsiaTheme="minorEastAsia" w:hAnsi="Arial" w:cs="Arial"/>
          <w:sz w:val="22"/>
          <w:szCs w:val="22"/>
          <w:lang w:eastAsia="zh-CN"/>
        </w:rPr>
        <w:t>technolog</w:t>
      </w:r>
      <w:r w:rsidR="00882BD8" w:rsidRPr="00CF7E03">
        <w:rPr>
          <w:rFonts w:ascii="Arial" w:eastAsiaTheme="minorEastAsia" w:hAnsi="Arial" w:cs="Arial"/>
          <w:sz w:val="22"/>
          <w:szCs w:val="22"/>
          <w:lang w:eastAsia="zh-CN"/>
        </w:rPr>
        <w:t>y</w:t>
      </w:r>
      <w:r w:rsidR="00CC1CB0" w:rsidRPr="00CF7E03">
        <w:rPr>
          <w:rFonts w:ascii="Arial" w:eastAsiaTheme="minorEastAsia" w:hAnsi="Arial" w:cs="Arial"/>
          <w:sz w:val="22"/>
          <w:szCs w:val="22"/>
          <w:lang w:eastAsia="zh-CN"/>
        </w:rPr>
        <w:t xml:space="preserve"> for </w:t>
      </w:r>
      <w:r w:rsidR="001F03C7">
        <w:rPr>
          <w:rFonts w:ascii="Arial" w:eastAsiaTheme="minorEastAsia" w:hAnsi="Arial" w:cs="Arial" w:hint="eastAsia"/>
          <w:sz w:val="22"/>
          <w:szCs w:val="22"/>
          <w:lang w:eastAsia="zh-CN"/>
        </w:rPr>
        <w:t xml:space="preserve">global </w:t>
      </w:r>
      <w:r w:rsidR="00CC1CB0" w:rsidRPr="00CF7E03">
        <w:rPr>
          <w:rFonts w:ascii="Arial" w:eastAsiaTheme="minorEastAsia" w:hAnsi="Arial" w:cs="Arial"/>
          <w:sz w:val="22"/>
          <w:szCs w:val="22"/>
          <w:lang w:eastAsia="zh-CN"/>
        </w:rPr>
        <w:t>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H</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as other </w:t>
      </w:r>
      <w:r w:rsidR="009665E2" w:rsidRPr="00CF7E03">
        <w:rPr>
          <w:rFonts w:ascii="Arial" w:eastAsiaTheme="minorEastAsia" w:hAnsi="Arial" w:cs="Arial"/>
          <w:sz w:val="22"/>
          <w:szCs w:val="22"/>
          <w:lang w:eastAsia="zh-CN"/>
        </w:rPr>
        <w:t>methods</w:t>
      </w:r>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were</w:t>
      </w:r>
      <w:r w:rsidR="00CC1CB0" w:rsidRPr="00CF7E03">
        <w:rPr>
          <w:rFonts w:ascii="Arial" w:eastAsiaTheme="minorEastAsia" w:hAnsi="Arial" w:cs="Arial"/>
          <w:sz w:val="22"/>
          <w:szCs w:val="22"/>
          <w:lang w:eastAsia="zh-CN"/>
        </w:rPr>
        <w:t xml:space="preserve"> mostly abandoned. </w:t>
      </w:r>
      <w:r w:rsidR="009665E2" w:rsidRPr="00CF7E03">
        <w:rPr>
          <w:rFonts w:ascii="Arial" w:eastAsiaTheme="minorEastAsia" w:hAnsi="Arial" w:cs="Arial"/>
          <w:sz w:val="22"/>
          <w:szCs w:val="22"/>
          <w:lang w:eastAsia="zh-CN"/>
        </w:rPr>
        <w:t xml:space="preserve">In recent years, China </w:t>
      </w:r>
      <w:r w:rsidR="00387818">
        <w:rPr>
          <w:rFonts w:ascii="Arial" w:eastAsiaTheme="minorEastAsia" w:hAnsi="Arial" w:cs="Arial"/>
          <w:sz w:val="22"/>
          <w:szCs w:val="22"/>
          <w:lang w:eastAsia="zh-CN"/>
        </w:rPr>
        <w:t>has seen</w:t>
      </w:r>
      <w:r w:rsidR="009665E2" w:rsidRPr="00CF7E03">
        <w:rPr>
          <w:rFonts w:ascii="Arial" w:eastAsiaTheme="minorEastAsia" w:hAnsi="Arial" w:cs="Arial"/>
          <w:sz w:val="22"/>
          <w:szCs w:val="22"/>
          <w:lang w:eastAsia="zh-CN"/>
        </w:rPr>
        <w:t xml:space="preserve"> a </w:t>
      </w:r>
      <w:r w:rsidR="00CC1CB0" w:rsidRPr="00CF7E03">
        <w:rPr>
          <w:rFonts w:ascii="Arial" w:eastAsiaTheme="minorEastAsia" w:hAnsi="Arial" w:cs="Arial"/>
          <w:sz w:val="22"/>
          <w:szCs w:val="22"/>
          <w:lang w:eastAsia="zh-CN"/>
        </w:rPr>
        <w:t xml:space="preserve">resurgence </w:t>
      </w:r>
      <w:r w:rsidR="00387818">
        <w:rPr>
          <w:rFonts w:ascii="Arial" w:eastAsiaTheme="minorEastAsia" w:hAnsi="Arial" w:cs="Arial"/>
          <w:sz w:val="22"/>
          <w:szCs w:val="22"/>
          <w:lang w:eastAsia="zh-CN"/>
        </w:rPr>
        <w:t>in</w:t>
      </w:r>
      <w:r w:rsidR="00601C0A" w:rsidRPr="00CF7E03">
        <w:rPr>
          <w:rFonts w:ascii="Arial" w:eastAsiaTheme="minorEastAsia" w:hAnsi="Arial" w:cs="Arial"/>
          <w:sz w:val="22"/>
          <w:szCs w:val="22"/>
          <w:lang w:eastAsia="zh-CN"/>
        </w:rPr>
        <w:t xml:space="preserve">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w:t>
      </w:r>
      <w:r w:rsidR="006B16DD">
        <w:rPr>
          <w:rFonts w:ascii="Arial" w:eastAsiaTheme="minorEastAsia" w:hAnsi="Arial" w:cs="Arial" w:hint="eastAsia"/>
          <w:sz w:val="22"/>
          <w:szCs w:val="22"/>
          <w:lang w:eastAsia="zh-CN"/>
        </w:rPr>
        <w:t>production</w:t>
      </w:r>
      <w:r w:rsidR="009665E2" w:rsidRPr="00CF7E03">
        <w:rPr>
          <w:rFonts w:ascii="Arial" w:eastAsiaTheme="minorEastAsia" w:hAnsi="Arial" w:cs="Arial"/>
          <w:sz w:val="22"/>
          <w:szCs w:val="22"/>
          <w:lang w:eastAsia="zh-CN"/>
        </w:rPr>
        <w:t xml:space="preserve">, rising from </w:t>
      </w:r>
      <w:r w:rsidR="009C0852">
        <w:rPr>
          <w:rFonts w:ascii="Arial" w:eastAsiaTheme="minorEastAsia" w:hAnsi="Arial" w:cs="Arial"/>
          <w:sz w:val="22"/>
          <w:szCs w:val="22"/>
          <w:lang w:eastAsia="zh-CN"/>
        </w:rPr>
        <w:t>ca. </w:t>
      </w:r>
      <w:r w:rsidR="009208FD">
        <w:rPr>
          <w:rFonts w:ascii="Arial" w:eastAsiaTheme="minorEastAsia" w:hAnsi="Arial" w:cs="Arial" w:hint="eastAsia"/>
          <w:sz w:val="22"/>
          <w:szCs w:val="22"/>
          <w:lang w:eastAsia="zh-CN"/>
        </w:rPr>
        <w:t>3</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199</w:t>
      </w:r>
      <w:r w:rsidR="009208FD">
        <w:rPr>
          <w:rFonts w:ascii="Arial" w:eastAsiaTheme="minorEastAsia" w:hAnsi="Arial" w:cs="Arial" w:hint="eastAsia"/>
          <w:sz w:val="22"/>
          <w:szCs w:val="22"/>
          <w:lang w:eastAsia="zh-CN"/>
        </w:rPr>
        <w:t>8</w:t>
      </w:r>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to</w:t>
      </w:r>
      <w:r w:rsidR="00CC1CB0" w:rsidRPr="00CF7E03">
        <w:rPr>
          <w:rFonts w:ascii="Arial" w:eastAsiaTheme="minorEastAsia" w:hAnsi="Arial" w:cs="Arial"/>
          <w:sz w:val="22"/>
          <w:szCs w:val="22"/>
          <w:lang w:eastAsia="zh-CN"/>
        </w:rPr>
        <w:t xml:space="preserve"> 2</w:t>
      </w:r>
      <w:r w:rsidR="009208FD">
        <w:rPr>
          <w:rFonts w:ascii="Arial" w:eastAsiaTheme="minorEastAsia" w:hAnsi="Arial" w:cs="Arial" w:hint="eastAsia"/>
          <w:sz w:val="22"/>
          <w:szCs w:val="22"/>
          <w:lang w:eastAsia="zh-CN"/>
        </w:rPr>
        <w:t>8</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20</w:t>
      </w:r>
      <w:r w:rsidR="009208FD">
        <w:rPr>
          <w:rFonts w:ascii="Arial" w:eastAsiaTheme="minorEastAsia" w:hAnsi="Arial" w:cs="Arial" w:hint="eastAsia"/>
          <w:sz w:val="22"/>
          <w:szCs w:val="22"/>
          <w:lang w:eastAsia="zh-CN"/>
        </w:rPr>
        <w:t>20</w:t>
      </w:r>
      <w:r w:rsidR="003B39E2">
        <w:rPr>
          <w:rFonts w:ascii="Arial" w:eastAsiaTheme="minorEastAsia" w:hAnsi="Arial" w:cs="Arial"/>
          <w:sz w:val="22"/>
          <w:szCs w:val="22"/>
          <w:lang w:eastAsia="zh-CN"/>
        </w:rPr>
        <w:t>.</w:t>
      </w:r>
      <w:r w:rsidR="00F24CE8" w:rsidRPr="00F24CE8">
        <w:rPr>
          <w:rFonts w:ascii="Arial" w:hAnsi="Arial" w:cs="Arial"/>
          <w:sz w:val="22"/>
          <w:vertAlign w:val="superscript"/>
        </w:rPr>
        <w:t>15</w:t>
      </w:r>
      <w:r w:rsidR="009C1A0E" w:rsidRPr="00CF7E03">
        <w:rPr>
          <w:rFonts w:ascii="Arial" w:eastAsiaTheme="minorEastAsia" w:hAnsi="Arial" w:cs="Arial"/>
          <w:sz w:val="22"/>
          <w:szCs w:val="22"/>
          <w:lang w:eastAsia="zh-CN"/>
        </w:rPr>
        <w:t xml:space="preserve"> </w:t>
      </w:r>
      <w:r w:rsidR="006B16DD">
        <w:rPr>
          <w:rFonts w:ascii="Arial" w:eastAsiaTheme="minorEastAsia" w:hAnsi="Arial" w:cs="Arial" w:hint="eastAsia"/>
          <w:sz w:val="22"/>
          <w:szCs w:val="22"/>
          <w:lang w:eastAsia="zh-CN"/>
        </w:rPr>
        <w:t xml:space="preserve">This growth is linked to a significant increase in </w:t>
      </w:r>
      <w:r w:rsidR="009208FD" w:rsidRPr="00CF7E03">
        <w:rPr>
          <w:rFonts w:ascii="Arial" w:eastAsiaTheme="minorEastAsia" w:hAnsi="Arial" w:cs="Arial"/>
          <w:sz w:val="22"/>
          <w:szCs w:val="22"/>
          <w:lang w:eastAsia="zh-CN"/>
        </w:rPr>
        <w:t xml:space="preserve">polyvinyl chloride </w:t>
      </w:r>
      <w:r w:rsidR="009208FD">
        <w:rPr>
          <w:rFonts w:ascii="Arial" w:eastAsiaTheme="minorEastAsia" w:hAnsi="Arial" w:cs="Arial" w:hint="eastAsia"/>
          <w:sz w:val="22"/>
          <w:szCs w:val="22"/>
          <w:lang w:eastAsia="zh-CN"/>
        </w:rPr>
        <w:t>(PVC)</w:t>
      </w:r>
      <w:r w:rsidR="006B16DD">
        <w:rPr>
          <w:rFonts w:ascii="Arial" w:eastAsiaTheme="minorEastAsia" w:hAnsi="Arial" w:cs="Arial" w:hint="eastAsia"/>
          <w:sz w:val="22"/>
          <w:szCs w:val="22"/>
          <w:lang w:eastAsia="zh-CN"/>
        </w:rPr>
        <w:t xml:space="preserve"> production</w:t>
      </w:r>
      <w:r w:rsidR="0026626E">
        <w:rPr>
          <w:rFonts w:ascii="Arial" w:eastAsiaTheme="minorEastAsia" w:hAnsi="Arial" w:cs="Arial" w:hint="eastAsia"/>
          <w:sz w:val="22"/>
          <w:szCs w:val="22"/>
          <w:lang w:eastAsia="zh-CN"/>
        </w:rPr>
        <w:t xml:space="preserve">, from </w:t>
      </w:r>
      <w:r w:rsidR="006B16DD">
        <w:rPr>
          <w:rFonts w:ascii="Arial" w:eastAsiaTheme="minorEastAsia" w:hAnsi="Arial" w:cs="Arial" w:hint="eastAsia"/>
          <w:sz w:val="22"/>
          <w:szCs w:val="22"/>
          <w:lang w:eastAsia="zh-CN"/>
        </w:rPr>
        <w:t xml:space="preserve">less than </w:t>
      </w:r>
      <w:r w:rsidR="0026626E">
        <w:rPr>
          <w:rFonts w:ascii="Arial" w:eastAsiaTheme="minorEastAsia" w:hAnsi="Arial" w:cs="Arial" w:hint="eastAsia"/>
          <w:sz w:val="22"/>
          <w:szCs w:val="22"/>
          <w:lang w:eastAsia="zh-CN"/>
        </w:rPr>
        <w:t>1.6</w:t>
      </w:r>
      <w:r w:rsidR="0026626E" w:rsidRPr="0026626E">
        <w:rPr>
          <w:rFonts w:ascii="Arial" w:eastAsiaTheme="minorEastAsia" w:hAnsi="Arial" w:cs="Arial"/>
          <w:sz w:val="22"/>
          <w:szCs w:val="22"/>
          <w:lang w:eastAsia="zh-CN"/>
        </w:rPr>
        <w:t xml:space="preserve"> </w:t>
      </w:r>
      <w:r w:rsidR="0026626E" w:rsidRPr="00CF7E03">
        <w:rPr>
          <w:rFonts w:ascii="Arial" w:eastAsiaTheme="minorEastAsia" w:hAnsi="Arial" w:cs="Arial"/>
          <w:sz w:val="22"/>
          <w:szCs w:val="22"/>
          <w:lang w:eastAsia="zh-CN"/>
        </w:rPr>
        <w:t>Mt y</w:t>
      </w:r>
      <w:r w:rsidR="0026626E" w:rsidRPr="00CF7E03">
        <w:rPr>
          <w:rFonts w:ascii="Arial" w:eastAsiaTheme="minorEastAsia" w:hAnsi="Arial" w:cs="Arial"/>
          <w:sz w:val="22"/>
          <w:szCs w:val="22"/>
          <w:vertAlign w:val="superscript"/>
          <w:lang w:eastAsia="zh-CN"/>
        </w:rPr>
        <w:t>–1</w:t>
      </w:r>
      <w:r w:rsidR="0026626E">
        <w:rPr>
          <w:rFonts w:ascii="Arial" w:eastAsiaTheme="minorEastAsia" w:hAnsi="Arial" w:cs="Arial" w:hint="eastAsia"/>
          <w:sz w:val="22"/>
          <w:szCs w:val="22"/>
          <w:lang w:eastAsia="zh-CN"/>
        </w:rPr>
        <w:t xml:space="preserve"> in 1998 to</w:t>
      </w:r>
      <w:r w:rsidR="0019203E">
        <w:rPr>
          <w:rFonts w:ascii="Arial" w:eastAsiaTheme="minorEastAsia" w:hAnsi="Arial" w:cs="Arial" w:hint="eastAsia"/>
          <w:sz w:val="22"/>
          <w:szCs w:val="22"/>
          <w:lang w:eastAsia="zh-CN"/>
        </w:rPr>
        <w:t xml:space="preserve"> </w:t>
      </w:r>
      <w:r w:rsidR="006B16DD">
        <w:rPr>
          <w:rFonts w:ascii="Arial" w:eastAsiaTheme="minorEastAsia" w:hAnsi="Arial" w:cs="Arial" w:hint="eastAsia"/>
          <w:sz w:val="22"/>
          <w:szCs w:val="22"/>
          <w:lang w:eastAsia="zh-CN"/>
        </w:rPr>
        <w:t xml:space="preserve">over </w:t>
      </w:r>
      <w:r w:rsidR="0026626E">
        <w:rPr>
          <w:rFonts w:ascii="Arial" w:eastAsiaTheme="minorEastAsia" w:hAnsi="Arial" w:cs="Arial" w:hint="eastAsia"/>
          <w:sz w:val="22"/>
          <w:szCs w:val="22"/>
          <w:lang w:eastAsia="zh-CN"/>
        </w:rPr>
        <w:t xml:space="preserve">20 </w:t>
      </w:r>
      <w:r w:rsidR="0026626E" w:rsidRPr="00CF7E03">
        <w:rPr>
          <w:rFonts w:ascii="Arial" w:eastAsiaTheme="minorEastAsia" w:hAnsi="Arial" w:cs="Arial"/>
          <w:sz w:val="22"/>
          <w:szCs w:val="22"/>
          <w:lang w:eastAsia="zh-CN"/>
        </w:rPr>
        <w:t>Mt y</w:t>
      </w:r>
      <w:r w:rsidR="0026626E" w:rsidRPr="00CF7E03">
        <w:rPr>
          <w:rFonts w:ascii="Arial" w:eastAsiaTheme="minorEastAsia" w:hAnsi="Arial" w:cs="Arial"/>
          <w:sz w:val="22"/>
          <w:szCs w:val="22"/>
          <w:vertAlign w:val="superscript"/>
          <w:lang w:eastAsia="zh-CN"/>
        </w:rPr>
        <w:t>–1</w:t>
      </w:r>
      <w:r w:rsidR="0019203E" w:rsidRPr="0019203E">
        <w:rPr>
          <w:rFonts w:ascii="Arial" w:eastAsiaTheme="minorEastAsia" w:hAnsi="Arial" w:cs="Arial" w:hint="eastAsia"/>
          <w:sz w:val="22"/>
          <w:szCs w:val="22"/>
          <w:lang w:eastAsia="zh-CN"/>
        </w:rPr>
        <w:t xml:space="preserve"> </w:t>
      </w:r>
      <w:r w:rsidR="0019203E">
        <w:rPr>
          <w:rFonts w:ascii="Arial" w:eastAsiaTheme="minorEastAsia" w:hAnsi="Arial" w:cs="Arial" w:hint="eastAsia"/>
          <w:sz w:val="22"/>
          <w:szCs w:val="22"/>
          <w:lang w:eastAsia="zh-CN"/>
        </w:rPr>
        <w:t>in 2020</w:t>
      </w:r>
      <w:r w:rsidR="009208FD">
        <w:rPr>
          <w:rFonts w:ascii="Arial" w:eastAsiaTheme="minorEastAsia" w:hAnsi="Arial" w:cs="Arial" w:hint="eastAsia"/>
          <w:sz w:val="22"/>
          <w:szCs w:val="22"/>
          <w:lang w:eastAsia="zh-CN"/>
        </w:rPr>
        <w:t>.</w:t>
      </w:r>
      <w:r w:rsidR="00BA3524" w:rsidRPr="00BA3524">
        <w:rPr>
          <w:rFonts w:ascii="Arial" w:hAnsi="Arial" w:cs="Arial"/>
          <w:sz w:val="22"/>
          <w:vertAlign w:val="superscript"/>
        </w:rPr>
        <w:t>16,17</w:t>
      </w:r>
      <w:r w:rsidR="009208FD">
        <w:rPr>
          <w:rFonts w:ascii="Arial" w:eastAsiaTheme="minorEastAsia" w:hAnsi="Arial" w:cs="Arial" w:hint="eastAsia"/>
          <w:sz w:val="22"/>
          <w:szCs w:val="22"/>
          <w:lang w:eastAsia="zh-CN"/>
        </w:rPr>
        <w:t xml:space="preserve"> </w:t>
      </w:r>
      <w:r w:rsidR="0046708E" w:rsidRPr="00CF7E03">
        <w:rPr>
          <w:rFonts w:ascii="Arial" w:eastAsiaTheme="minorEastAsia" w:hAnsi="Arial" w:cs="Arial"/>
          <w:sz w:val="22"/>
          <w:szCs w:val="22"/>
          <w:lang w:eastAsia="zh-CN"/>
        </w:rPr>
        <w:t xml:space="preserve">China </w:t>
      </w:r>
      <w:r w:rsidR="004006C2">
        <w:rPr>
          <w:rFonts w:ascii="Arial" w:eastAsiaTheme="minorEastAsia" w:hAnsi="Arial" w:cs="Arial" w:hint="eastAsia"/>
          <w:sz w:val="22"/>
          <w:szCs w:val="22"/>
          <w:lang w:eastAsia="zh-CN"/>
        </w:rPr>
        <w:t xml:space="preserve">now leads global </w:t>
      </w:r>
      <w:r w:rsidR="0046708E" w:rsidRPr="00CF7E03">
        <w:rPr>
          <w:rFonts w:ascii="Arial" w:eastAsiaTheme="minorEastAsia" w:hAnsi="Arial" w:cs="Arial"/>
          <w:sz w:val="22"/>
          <w:szCs w:val="22"/>
          <w:lang w:eastAsia="zh-CN"/>
        </w:rPr>
        <w:t>C</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H</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 xml:space="preserve"> production</w:t>
      </w:r>
      <w:r w:rsidR="0006408F">
        <w:rPr>
          <w:rFonts w:ascii="Arial" w:eastAsiaTheme="minorEastAsia" w:hAnsi="Arial" w:cs="Arial" w:hint="eastAsia"/>
          <w:sz w:val="22"/>
          <w:szCs w:val="22"/>
          <w:lang w:eastAsia="zh-CN"/>
        </w:rPr>
        <w:t xml:space="preserve"> (&gt;</w:t>
      </w:r>
      <w:r w:rsidR="00D0637A">
        <w:rPr>
          <w:rFonts w:ascii="Arial" w:eastAsiaTheme="minorEastAsia" w:hAnsi="Arial" w:cs="Arial" w:hint="eastAsia"/>
          <w:sz w:val="22"/>
          <w:szCs w:val="22"/>
          <w:lang w:eastAsia="zh-CN"/>
        </w:rPr>
        <w:t>8</w:t>
      </w:r>
      <w:r w:rsidR="00D073A1">
        <w:rPr>
          <w:rFonts w:ascii="Arial" w:eastAsiaTheme="minorEastAsia" w:hAnsi="Arial" w:cs="Arial"/>
          <w:sz w:val="22"/>
          <w:szCs w:val="22"/>
          <w:lang w:eastAsia="zh-CN"/>
        </w:rPr>
        <w:t> </w:t>
      </w:r>
      <w:r w:rsidR="00D0637A" w:rsidRPr="00CF7E03">
        <w:rPr>
          <w:rFonts w:ascii="Arial" w:eastAsiaTheme="minorEastAsia" w:hAnsi="Arial" w:cs="Arial"/>
          <w:sz w:val="22"/>
          <w:szCs w:val="22"/>
          <w:lang w:eastAsia="zh-CN"/>
        </w:rPr>
        <w:t>Mt y</w:t>
      </w:r>
      <w:r w:rsidR="00D0637A" w:rsidRPr="00CF7E03">
        <w:rPr>
          <w:rFonts w:ascii="Arial" w:eastAsiaTheme="minorEastAsia" w:hAnsi="Arial" w:cs="Arial"/>
          <w:sz w:val="22"/>
          <w:szCs w:val="22"/>
          <w:vertAlign w:val="superscript"/>
          <w:lang w:eastAsia="zh-CN"/>
        </w:rPr>
        <w:t>–1</w:t>
      </w:r>
      <w:r w:rsidR="0006408F">
        <w:rPr>
          <w:rFonts w:ascii="Arial" w:eastAsiaTheme="minorEastAsia" w:hAnsi="Arial" w:cs="Arial" w:hint="eastAsia"/>
          <w:sz w:val="22"/>
          <w:szCs w:val="22"/>
          <w:lang w:eastAsia="zh-CN"/>
        </w:rPr>
        <w:t>)</w:t>
      </w:r>
      <w:r w:rsidR="00FB5FF3">
        <w:rPr>
          <w:rFonts w:ascii="Arial" w:eastAsiaTheme="minorEastAsia" w:hAnsi="Arial" w:cs="Arial" w:hint="eastAsia"/>
          <w:sz w:val="22"/>
          <w:szCs w:val="22"/>
          <w:lang w:eastAsia="zh-CN"/>
        </w:rPr>
        <w:t>,</w:t>
      </w:r>
      <w:r w:rsidR="0046708E" w:rsidRPr="00CF7E03">
        <w:rPr>
          <w:rFonts w:ascii="Arial" w:eastAsiaTheme="minorEastAsia" w:hAnsi="Arial" w:cs="Arial"/>
          <w:sz w:val="22"/>
          <w:szCs w:val="22"/>
          <w:lang w:eastAsia="zh-CN"/>
        </w:rPr>
        <w:t xml:space="preserve"> </w:t>
      </w:r>
      <w:r w:rsidR="0006408F" w:rsidRPr="007C4319">
        <w:rPr>
          <w:rFonts w:ascii="Arial" w:eastAsiaTheme="minorEastAsia" w:hAnsi="Arial" w:cs="Arial" w:hint="eastAsia"/>
          <w:sz w:val="22"/>
          <w:szCs w:val="22"/>
          <w:lang w:eastAsia="zh-CN"/>
        </w:rPr>
        <w:t>accounting for</w:t>
      </w:r>
      <w:r w:rsidR="009666FF" w:rsidRPr="007C4319">
        <w:rPr>
          <w:rFonts w:ascii="Arial" w:eastAsiaTheme="minorEastAsia" w:hAnsi="Arial" w:cs="Arial"/>
          <w:sz w:val="22"/>
          <w:szCs w:val="22"/>
          <w:lang w:eastAsia="zh-CN"/>
        </w:rPr>
        <w:t xml:space="preserve"> </w:t>
      </w:r>
      <w:r w:rsidR="0006408F" w:rsidRPr="007C4319">
        <w:rPr>
          <w:rFonts w:ascii="Arial" w:eastAsiaTheme="minorEastAsia" w:hAnsi="Arial" w:cs="Arial" w:hint="eastAsia"/>
          <w:sz w:val="22"/>
          <w:szCs w:val="22"/>
          <w:lang w:eastAsia="zh-CN"/>
        </w:rPr>
        <w:t>over</w:t>
      </w:r>
      <w:r w:rsidR="00CA06D5" w:rsidRPr="007C4319">
        <w:rPr>
          <w:rFonts w:ascii="Arial" w:eastAsiaTheme="minorEastAsia" w:hAnsi="Arial" w:cs="Arial" w:hint="eastAsia"/>
          <w:sz w:val="22"/>
          <w:szCs w:val="22"/>
          <w:lang w:eastAsia="zh-CN"/>
        </w:rPr>
        <w:t xml:space="preserve"> </w:t>
      </w:r>
      <w:r w:rsidR="008314D4" w:rsidRPr="007C4319">
        <w:rPr>
          <w:rFonts w:ascii="Arial" w:eastAsiaTheme="minorEastAsia" w:hAnsi="Arial" w:cs="Arial"/>
          <w:sz w:val="22"/>
          <w:szCs w:val="22"/>
          <w:lang w:eastAsia="zh-CN"/>
        </w:rPr>
        <w:t>72% of world production</w:t>
      </w:r>
      <w:r w:rsidR="001263CF" w:rsidRPr="00CF7E03">
        <w:rPr>
          <w:rFonts w:ascii="Arial" w:eastAsiaTheme="minorEastAsia" w:hAnsi="Arial" w:cs="Arial"/>
          <w:sz w:val="22"/>
          <w:szCs w:val="22"/>
          <w:lang w:eastAsia="zh-CN"/>
        </w:rPr>
        <w:t>.</w:t>
      </w:r>
      <w:r w:rsidR="00BA3524" w:rsidRPr="00BA3524">
        <w:rPr>
          <w:rFonts w:ascii="Arial" w:hAnsi="Arial" w:cs="Arial"/>
          <w:sz w:val="22"/>
          <w:vertAlign w:val="superscript"/>
        </w:rPr>
        <w:t>13,14,18</w:t>
      </w:r>
      <w:r w:rsidR="003861E6" w:rsidRPr="00CF7E03">
        <w:rPr>
          <w:rFonts w:ascii="Arial" w:eastAsiaTheme="minorEastAsia" w:hAnsi="Arial" w:cs="Arial"/>
          <w:sz w:val="22"/>
          <w:szCs w:val="22"/>
          <w:lang w:eastAsia="zh-CN"/>
        </w:rPr>
        <w:t xml:space="preserve"> </w:t>
      </w:r>
      <w:r w:rsidR="00F87A2F" w:rsidRPr="00CF7E03">
        <w:rPr>
          <w:rFonts w:ascii="Arial" w:eastAsiaTheme="minorEastAsia" w:hAnsi="Arial" w:cs="Arial"/>
          <w:sz w:val="22"/>
          <w:szCs w:val="22"/>
          <w:lang w:eastAsia="zh-CN"/>
        </w:rPr>
        <w:t>T</w:t>
      </w:r>
      <w:r w:rsidR="004142BE" w:rsidRPr="00CF7E03">
        <w:rPr>
          <w:rFonts w:ascii="Arial" w:eastAsiaTheme="minorEastAsia" w:hAnsi="Arial" w:cs="Arial"/>
          <w:sz w:val="22"/>
          <w:szCs w:val="22"/>
          <w:lang w:eastAsia="zh-CN"/>
        </w:rPr>
        <w:t xml:space="preserve">he </w:t>
      </w:r>
      <w:r w:rsidR="00E3700B" w:rsidRPr="00CF7E03">
        <w:rPr>
          <w:rFonts w:ascii="Arial" w:eastAsiaTheme="minorEastAsia" w:hAnsi="Arial" w:cs="Arial"/>
          <w:sz w:val="22"/>
          <w:szCs w:val="22"/>
          <w:lang w:eastAsia="zh-CN"/>
        </w:rPr>
        <w:t xml:space="preserve">historical </w:t>
      </w:r>
      <w:r w:rsidR="004142BE" w:rsidRPr="00CF7E03">
        <w:rPr>
          <w:rFonts w:ascii="Arial" w:eastAsiaTheme="minorEastAsia" w:hAnsi="Arial" w:cs="Arial"/>
          <w:sz w:val="22"/>
          <w:szCs w:val="22"/>
          <w:lang w:eastAsia="zh-CN"/>
        </w:rPr>
        <w:t xml:space="preserve">transition </w:t>
      </w:r>
      <w:r w:rsidR="00F87A2F" w:rsidRPr="00CF7E03">
        <w:rPr>
          <w:rFonts w:ascii="Arial" w:eastAsiaTheme="minorEastAsia" w:hAnsi="Arial" w:cs="Arial"/>
          <w:sz w:val="22"/>
          <w:szCs w:val="22"/>
          <w:lang w:eastAsia="zh-CN"/>
        </w:rPr>
        <w:t>from</w:t>
      </w:r>
      <w:r w:rsidR="004142BE" w:rsidRPr="00CF7E03">
        <w:rPr>
          <w:rFonts w:ascii="Arial" w:eastAsiaTheme="minorEastAsia" w:hAnsi="Arial" w:cs="Arial"/>
          <w:sz w:val="22"/>
          <w:szCs w:val="22"/>
          <w:lang w:eastAsia="zh-CN"/>
        </w:rPr>
        <w:t xml:space="preserve"> </w:t>
      </w:r>
      <w:commentRangeStart w:id="282"/>
      <w:commentRangeStart w:id="283"/>
      <w:del w:id="284" w:author="Zhang  Zihao" w:date="2024-08-27T14:43:00Z" w16du:dateUtc="2024-08-27T12:43:00Z">
        <w:r w:rsidR="004142BE" w:rsidRPr="00CF7E03" w:rsidDel="00CF0FAA">
          <w:rPr>
            <w:rFonts w:ascii="Arial" w:eastAsiaTheme="minorEastAsia" w:hAnsi="Arial" w:cs="Arial"/>
            <w:sz w:val="22"/>
            <w:szCs w:val="22"/>
            <w:lang w:eastAsia="zh-CN"/>
          </w:rPr>
          <w:delText>C</w:delText>
        </w:r>
        <w:r w:rsidR="004142BE" w:rsidRPr="00CF7E03" w:rsidDel="00CF0FAA">
          <w:rPr>
            <w:rFonts w:ascii="Arial" w:eastAsiaTheme="minorEastAsia" w:hAnsi="Arial" w:cs="Arial"/>
            <w:sz w:val="22"/>
            <w:szCs w:val="22"/>
            <w:vertAlign w:val="subscript"/>
            <w:lang w:eastAsia="zh-CN"/>
          </w:rPr>
          <w:delText>2</w:delText>
        </w:r>
        <w:r w:rsidR="004142BE" w:rsidRPr="00CF7E03" w:rsidDel="00CF0FAA">
          <w:rPr>
            <w:rFonts w:ascii="Arial" w:eastAsiaTheme="minorEastAsia" w:hAnsi="Arial" w:cs="Arial"/>
            <w:sz w:val="22"/>
            <w:szCs w:val="22"/>
            <w:lang w:eastAsia="zh-CN"/>
          </w:rPr>
          <w:delText>H</w:delText>
        </w:r>
        <w:r w:rsidR="004142BE" w:rsidRPr="00CF7E03" w:rsidDel="00CF0FAA">
          <w:rPr>
            <w:rFonts w:ascii="Arial" w:eastAsiaTheme="minorEastAsia" w:hAnsi="Arial" w:cs="Arial"/>
            <w:sz w:val="22"/>
            <w:szCs w:val="22"/>
            <w:vertAlign w:val="subscript"/>
            <w:lang w:eastAsia="zh-CN"/>
          </w:rPr>
          <w:delText>2</w:delText>
        </w:r>
        <w:r w:rsidR="004142BE" w:rsidRPr="00CF7E03" w:rsidDel="00CF0FAA">
          <w:rPr>
            <w:rFonts w:ascii="Arial" w:eastAsiaTheme="minorEastAsia" w:hAnsi="Arial" w:cs="Arial"/>
            <w:sz w:val="22"/>
            <w:szCs w:val="22"/>
            <w:lang w:eastAsia="zh-CN"/>
          </w:rPr>
          <w:delText xml:space="preserve"> </w:delText>
        </w:r>
      </w:del>
      <w:ins w:id="285" w:author="Zhang  Zihao" w:date="2024-08-27T14:43:00Z" w16du:dateUtc="2024-08-27T12:43:00Z">
        <w:r w:rsidR="00CF0FAA">
          <w:rPr>
            <w:rFonts w:ascii="Arial" w:eastAsiaTheme="minorEastAsia" w:hAnsi="Arial" w:cs="Arial" w:hint="eastAsia"/>
            <w:sz w:val="22"/>
            <w:szCs w:val="22"/>
            <w:lang w:eastAsia="zh-CN"/>
          </w:rPr>
          <w:t>acetylene</w:t>
        </w:r>
        <w:r w:rsidR="00CF0FAA" w:rsidRPr="00CF7E03">
          <w:rPr>
            <w:rFonts w:ascii="Arial" w:eastAsiaTheme="minorEastAsia" w:hAnsi="Arial" w:cs="Arial"/>
            <w:sz w:val="22"/>
            <w:szCs w:val="22"/>
            <w:lang w:eastAsia="zh-CN"/>
          </w:rPr>
          <w:t xml:space="preserve"> </w:t>
        </w:r>
      </w:ins>
      <w:r w:rsidR="004142BE" w:rsidRPr="00CF7E03">
        <w:rPr>
          <w:rFonts w:ascii="Arial" w:eastAsiaTheme="minorEastAsia" w:hAnsi="Arial" w:cs="Arial"/>
          <w:sz w:val="22"/>
          <w:szCs w:val="22"/>
          <w:lang w:eastAsia="zh-CN"/>
        </w:rPr>
        <w:t xml:space="preserve">to </w:t>
      </w:r>
      <w:ins w:id="286" w:author="Zhang  Zihao" w:date="2024-08-27T14:43:00Z" w16du:dateUtc="2024-08-27T12:43:00Z">
        <w:r w:rsidR="00CF0FAA">
          <w:rPr>
            <w:rFonts w:ascii="Arial" w:eastAsiaTheme="minorEastAsia" w:hAnsi="Arial" w:cs="Arial" w:hint="eastAsia"/>
            <w:sz w:val="22"/>
            <w:szCs w:val="22"/>
            <w:lang w:eastAsia="zh-CN"/>
          </w:rPr>
          <w:t>ethylene</w:t>
        </w:r>
      </w:ins>
      <w:del w:id="287" w:author="Zhang  Zihao" w:date="2024-08-27T14:43:00Z" w16du:dateUtc="2024-08-27T12:43:00Z">
        <w:r w:rsidR="004142BE" w:rsidRPr="00CF7E03" w:rsidDel="00CF0FAA">
          <w:rPr>
            <w:rFonts w:ascii="Arial" w:eastAsiaTheme="minorEastAsia" w:hAnsi="Arial" w:cs="Arial"/>
            <w:sz w:val="22"/>
            <w:szCs w:val="22"/>
            <w:lang w:eastAsia="zh-CN"/>
          </w:rPr>
          <w:delText>C</w:delText>
        </w:r>
        <w:r w:rsidR="004142BE" w:rsidRPr="00CF7E03" w:rsidDel="00CF0FAA">
          <w:rPr>
            <w:rFonts w:ascii="Arial" w:eastAsiaTheme="minorEastAsia" w:hAnsi="Arial" w:cs="Arial"/>
            <w:sz w:val="22"/>
            <w:szCs w:val="22"/>
            <w:vertAlign w:val="subscript"/>
            <w:lang w:eastAsia="zh-CN"/>
          </w:rPr>
          <w:delText>2</w:delText>
        </w:r>
        <w:r w:rsidR="004142BE" w:rsidRPr="00CF7E03" w:rsidDel="00CF0FAA">
          <w:rPr>
            <w:rFonts w:ascii="Arial" w:eastAsiaTheme="minorEastAsia" w:hAnsi="Arial" w:cs="Arial"/>
            <w:sz w:val="22"/>
            <w:szCs w:val="22"/>
            <w:lang w:eastAsia="zh-CN"/>
          </w:rPr>
          <w:delText>H</w:delText>
        </w:r>
        <w:r w:rsidR="004142BE" w:rsidRPr="00CF7E03" w:rsidDel="00CF0FAA">
          <w:rPr>
            <w:rFonts w:ascii="Arial" w:eastAsiaTheme="minorEastAsia" w:hAnsi="Arial" w:cs="Arial"/>
            <w:sz w:val="22"/>
            <w:szCs w:val="22"/>
            <w:vertAlign w:val="subscript"/>
            <w:lang w:eastAsia="zh-CN"/>
          </w:rPr>
          <w:delText>4</w:delText>
        </w:r>
      </w:del>
      <w:commentRangeEnd w:id="282"/>
      <w:r w:rsidR="00BE6971">
        <w:rPr>
          <w:rStyle w:val="CommentReference"/>
        </w:rPr>
        <w:commentReference w:id="282"/>
      </w:r>
      <w:commentRangeEnd w:id="283"/>
      <w:r w:rsidR="00CF0FAA">
        <w:rPr>
          <w:rStyle w:val="CommentReference"/>
        </w:rPr>
        <w:commentReference w:id="283"/>
      </w:r>
      <w:r w:rsidR="004142BE" w:rsidRPr="00CF7E03">
        <w:rPr>
          <w:rFonts w:ascii="Arial" w:eastAsiaTheme="minorEastAsia" w:hAnsi="Arial" w:cs="Arial"/>
          <w:sz w:val="22"/>
          <w:szCs w:val="22"/>
          <w:lang w:eastAsia="zh-CN"/>
        </w:rPr>
        <w:t xml:space="preserve"> </w:t>
      </w:r>
      <w:r w:rsidR="00BE6971">
        <w:rPr>
          <w:rFonts w:ascii="Arial" w:eastAsiaTheme="minorEastAsia" w:hAnsi="Arial" w:cs="Arial"/>
          <w:sz w:val="22"/>
          <w:szCs w:val="22"/>
          <w:lang w:eastAsia="zh-CN"/>
        </w:rPr>
        <w:t>derived</w:t>
      </w:r>
      <w:r w:rsidR="00BE6971"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from </w:t>
      </w:r>
      <w:r w:rsidR="004142BE" w:rsidRPr="00CF7E03">
        <w:rPr>
          <w:rFonts w:ascii="Arial" w:eastAsiaTheme="minorEastAsia" w:hAnsi="Arial" w:cs="Arial"/>
          <w:sz w:val="22"/>
          <w:szCs w:val="22"/>
          <w:lang w:eastAsia="zh-CN"/>
        </w:rPr>
        <w:t xml:space="preserve">cheaper </w:t>
      </w:r>
      <w:r w:rsidR="00D0697C">
        <w:rPr>
          <w:rFonts w:ascii="Arial" w:eastAsiaTheme="minorEastAsia" w:hAnsi="Arial" w:cs="Arial" w:hint="eastAsia"/>
          <w:sz w:val="22"/>
          <w:szCs w:val="22"/>
          <w:lang w:eastAsia="zh-CN"/>
        </w:rPr>
        <w:t>olefin</w:t>
      </w:r>
      <w:r w:rsidR="00D0697C" w:rsidRPr="00CF7E03">
        <w:rPr>
          <w:rFonts w:ascii="Arial" w:eastAsiaTheme="minorEastAsia" w:hAnsi="Arial" w:cs="Arial"/>
          <w:sz w:val="22"/>
          <w:szCs w:val="22"/>
          <w:lang w:eastAsia="zh-CN"/>
        </w:rPr>
        <w:t xml:space="preserve"> </w:t>
      </w:r>
      <w:r w:rsidR="00E46EAC" w:rsidRPr="00CF7E03">
        <w:rPr>
          <w:rFonts w:ascii="Arial" w:eastAsiaTheme="minorEastAsia" w:hAnsi="Arial" w:cs="Arial"/>
          <w:sz w:val="22"/>
          <w:szCs w:val="22"/>
          <w:lang w:eastAsia="zh-CN"/>
        </w:rPr>
        <w:t xml:space="preserve">production </w:t>
      </w:r>
      <w:r w:rsidR="00667E68" w:rsidRPr="00CF7E03">
        <w:rPr>
          <w:rFonts w:ascii="Arial" w:eastAsiaTheme="minorEastAsia" w:hAnsi="Arial" w:cs="Arial"/>
          <w:sz w:val="22"/>
          <w:szCs w:val="22"/>
          <w:lang w:eastAsia="zh-CN"/>
        </w:rPr>
        <w:t>technolo</w:t>
      </w:r>
      <w:r w:rsidR="00937172">
        <w:rPr>
          <w:rFonts w:ascii="Arial" w:eastAsiaTheme="minorEastAsia" w:hAnsi="Arial" w:cs="Arial"/>
          <w:sz w:val="22"/>
          <w:szCs w:val="22"/>
          <w:lang w:eastAsia="zh-CN"/>
        </w:rPr>
        <w:t>gies</w:t>
      </w:r>
      <w:r w:rsidR="00667E68"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due to </w:t>
      </w:r>
      <w:r w:rsidR="00F87A2F" w:rsidRPr="00CF7E03">
        <w:rPr>
          <w:rFonts w:ascii="Arial" w:eastAsiaTheme="minorEastAsia" w:hAnsi="Arial" w:cs="Arial"/>
          <w:sz w:val="22"/>
          <w:szCs w:val="22"/>
          <w:lang w:eastAsia="zh-CN"/>
        </w:rPr>
        <w:t xml:space="preserve">the </w:t>
      </w:r>
      <w:r w:rsidR="00F44122" w:rsidRPr="00CF7E03">
        <w:rPr>
          <w:rFonts w:ascii="Arial" w:eastAsiaTheme="minorEastAsia" w:hAnsi="Arial" w:cs="Arial"/>
          <w:sz w:val="22"/>
          <w:szCs w:val="22"/>
          <w:lang w:eastAsia="zh-CN"/>
        </w:rPr>
        <w:t>long</w:t>
      </w:r>
      <w:ins w:id="288" w:author="Nabera  Abhinandan" w:date="2024-08-30T16:00:00Z" w16du:dateUtc="2024-08-30T14:00:00Z">
        <w:r w:rsidR="003936A5">
          <w:rPr>
            <w:rFonts w:ascii="Arial" w:eastAsiaTheme="minorEastAsia" w:hAnsi="Arial" w:cs="Arial"/>
            <w:sz w:val="22"/>
            <w:szCs w:val="22"/>
            <w:lang w:eastAsia="zh-CN"/>
          </w:rPr>
          <w:noBreakHyphen/>
        </w:r>
      </w:ins>
      <w:del w:id="289" w:author="Nabera  Abhinandan" w:date="2024-08-30T16:00:00Z" w16du:dateUtc="2024-08-30T14:00:00Z">
        <w:r w:rsidR="00F44122" w:rsidRPr="00CF7E03" w:rsidDel="003936A5">
          <w:rPr>
            <w:rFonts w:ascii="Arial" w:eastAsiaTheme="minorEastAsia" w:hAnsi="Arial" w:cs="Arial"/>
            <w:sz w:val="22"/>
            <w:szCs w:val="22"/>
            <w:lang w:eastAsia="zh-CN"/>
          </w:rPr>
          <w:delText>-</w:delText>
        </w:r>
      </w:del>
      <w:r w:rsidR="00F44122" w:rsidRPr="00CF7E03">
        <w:rPr>
          <w:rFonts w:ascii="Arial" w:eastAsiaTheme="minorEastAsia" w:hAnsi="Arial" w:cs="Arial"/>
          <w:sz w:val="22"/>
          <w:szCs w:val="22"/>
          <w:lang w:eastAsia="zh-CN"/>
        </w:rPr>
        <w:t>term</w:t>
      </w:r>
      <w:r w:rsidR="004142BE" w:rsidRPr="00CF7E03">
        <w:rPr>
          <w:rFonts w:ascii="Arial" w:eastAsiaTheme="minorEastAsia" w:hAnsi="Arial" w:cs="Arial"/>
          <w:sz w:val="22"/>
          <w:szCs w:val="22"/>
          <w:lang w:eastAsia="zh-CN"/>
        </w:rPr>
        <w:t xml:space="preserve"> availability of </w:t>
      </w:r>
      <w:r w:rsidR="00387818">
        <w:rPr>
          <w:rFonts w:ascii="Arial" w:eastAsiaTheme="minorEastAsia" w:hAnsi="Arial" w:cs="Arial"/>
          <w:sz w:val="22"/>
          <w:szCs w:val="22"/>
          <w:lang w:eastAsia="zh-CN"/>
        </w:rPr>
        <w:t>inexpensive</w:t>
      </w:r>
      <w:r w:rsidR="00387818" w:rsidRPr="00CF7E03">
        <w:rPr>
          <w:rFonts w:ascii="Arial" w:eastAsiaTheme="minorEastAsia" w:hAnsi="Arial" w:cs="Arial"/>
          <w:sz w:val="22"/>
          <w:szCs w:val="22"/>
          <w:lang w:eastAsia="zh-CN"/>
        </w:rPr>
        <w:t xml:space="preserve"> </w:t>
      </w:r>
      <w:r w:rsidR="00F87A2F" w:rsidRPr="00CF7E03">
        <w:rPr>
          <w:rFonts w:ascii="Arial" w:eastAsiaTheme="minorEastAsia" w:hAnsi="Arial" w:cs="Arial"/>
          <w:sz w:val="22"/>
          <w:szCs w:val="22"/>
          <w:lang w:eastAsia="zh-CN"/>
        </w:rPr>
        <w:t xml:space="preserve">oil </w:t>
      </w:r>
      <w:r w:rsidR="00113F17" w:rsidRPr="00CF7E03">
        <w:rPr>
          <w:rFonts w:ascii="Arial" w:eastAsiaTheme="minorEastAsia" w:hAnsi="Arial" w:cs="Arial"/>
          <w:sz w:val="22"/>
          <w:szCs w:val="22"/>
          <w:lang w:eastAsia="zh-CN"/>
        </w:rPr>
        <w:t>before</w:t>
      </w:r>
      <w:r w:rsidR="00E3700B" w:rsidRPr="00CF7E03">
        <w:rPr>
          <w:rFonts w:ascii="Arial" w:eastAsiaTheme="minorEastAsia" w:hAnsi="Arial" w:cs="Arial"/>
          <w:sz w:val="22"/>
          <w:szCs w:val="22"/>
          <w:lang w:eastAsia="zh-CN"/>
        </w:rPr>
        <w:t xml:space="preserve"> 1973</w:t>
      </w:r>
      <w:r w:rsidR="00AB4282">
        <w:rPr>
          <w:rFonts w:ascii="Arial" w:eastAsiaTheme="minorEastAsia" w:hAnsi="Arial" w:cs="Arial"/>
          <w:sz w:val="22"/>
          <w:szCs w:val="22"/>
          <w:lang w:eastAsia="zh-CN"/>
        </w:rPr>
        <w:t xml:space="preserve"> (</w:t>
      </w:r>
      <w:r w:rsidR="00AB4282" w:rsidRPr="00CF7E03">
        <w:rPr>
          <w:rFonts w:ascii="Arial" w:eastAsiaTheme="minorEastAsia" w:hAnsi="Arial" w:cs="Arial"/>
          <w:b/>
          <w:bCs/>
          <w:sz w:val="22"/>
          <w:szCs w:val="22"/>
          <w:lang w:eastAsia="zh-CN"/>
        </w:rPr>
        <w:t>Fig. 1</w:t>
      </w:r>
      <w:r w:rsidR="00AB4282">
        <w:rPr>
          <w:rFonts w:ascii="Arial" w:eastAsiaTheme="minorEastAsia" w:hAnsi="Arial" w:cs="Arial"/>
          <w:sz w:val="22"/>
          <w:szCs w:val="22"/>
          <w:lang w:eastAsia="zh-CN"/>
        </w:rPr>
        <w:t>)</w:t>
      </w:r>
      <w:r w:rsidR="004142BE" w:rsidRPr="00CF7E03">
        <w:rPr>
          <w:rFonts w:ascii="Arial" w:eastAsiaTheme="minorEastAsia" w:hAnsi="Arial" w:cs="Arial"/>
          <w:sz w:val="22"/>
          <w:szCs w:val="22"/>
          <w:lang w:eastAsia="zh-CN"/>
        </w:rPr>
        <w:t>.</w:t>
      </w:r>
      <w:r w:rsidR="00BA3524" w:rsidRPr="00BA3524">
        <w:rPr>
          <w:rFonts w:ascii="Arial" w:hAnsi="Arial" w:cs="Arial"/>
          <w:sz w:val="22"/>
          <w:vertAlign w:val="superscript"/>
        </w:rPr>
        <w:t>19,20</w:t>
      </w:r>
      <w:r w:rsidR="004142BE" w:rsidRPr="00CF7E03">
        <w:rPr>
          <w:rFonts w:ascii="Arial" w:eastAsiaTheme="minorEastAsia" w:hAnsi="Arial" w:cs="Arial"/>
          <w:sz w:val="22"/>
          <w:szCs w:val="22"/>
          <w:lang w:eastAsia="zh-CN"/>
        </w:rPr>
        <w:t xml:space="preserve"> </w:t>
      </w:r>
      <w:r w:rsidR="00656A31">
        <w:rPr>
          <w:rFonts w:ascii="Arial" w:eastAsiaTheme="minorEastAsia" w:hAnsi="Arial" w:cs="Arial"/>
          <w:sz w:val="22"/>
          <w:szCs w:val="22"/>
          <w:lang w:eastAsia="zh-CN"/>
        </w:rPr>
        <w:t>However</w:t>
      </w:r>
      <w:r w:rsidR="003B615E" w:rsidRPr="00CF7E03">
        <w:rPr>
          <w:rFonts w:ascii="Arial" w:eastAsiaTheme="minorEastAsia" w:hAnsi="Arial" w:cs="Arial"/>
          <w:sz w:val="22"/>
          <w:szCs w:val="22"/>
          <w:lang w:eastAsia="zh-CN"/>
        </w:rPr>
        <w:t xml:space="preserve">, </w:t>
      </w:r>
      <w:r w:rsidR="009E17FC" w:rsidRPr="00CF7E03">
        <w:rPr>
          <w:rFonts w:ascii="Arial" w:eastAsiaTheme="minorEastAsia" w:hAnsi="Arial" w:cs="Arial"/>
          <w:sz w:val="22"/>
          <w:szCs w:val="22"/>
          <w:lang w:eastAsia="zh-CN"/>
        </w:rPr>
        <w:t>C</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H</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 xml:space="preserve"> production </w:t>
      </w:r>
      <w:commentRangeStart w:id="290"/>
      <w:commentRangeStart w:id="291"/>
      <w:r w:rsidR="00387818">
        <w:rPr>
          <w:rFonts w:ascii="Arial" w:eastAsiaTheme="minorEastAsia" w:hAnsi="Arial" w:cs="Arial"/>
          <w:sz w:val="22"/>
          <w:szCs w:val="22"/>
          <w:lang w:eastAsia="zh-CN"/>
        </w:rPr>
        <w:t>has become</w:t>
      </w:r>
      <w:r w:rsidR="00B115F3">
        <w:rPr>
          <w:rFonts w:ascii="Arial" w:eastAsiaTheme="minorEastAsia" w:hAnsi="Arial" w:cs="Arial"/>
          <w:sz w:val="22"/>
          <w:szCs w:val="22"/>
          <w:lang w:eastAsia="zh-CN"/>
        </w:rPr>
        <w:t xml:space="preserve"> </w:t>
      </w:r>
      <w:commentRangeEnd w:id="290"/>
      <w:r w:rsidR="005C5116">
        <w:rPr>
          <w:rStyle w:val="CommentReference"/>
        </w:rPr>
        <w:commentReference w:id="290"/>
      </w:r>
      <w:commentRangeEnd w:id="291"/>
      <w:r w:rsidR="00CF0FAA">
        <w:rPr>
          <w:rStyle w:val="CommentReference"/>
        </w:rPr>
        <w:commentReference w:id="291"/>
      </w:r>
      <w:r w:rsidR="009E17FC" w:rsidRPr="00CF7E03">
        <w:rPr>
          <w:rFonts w:ascii="Arial" w:eastAsiaTheme="minorEastAsia" w:hAnsi="Arial" w:cs="Arial"/>
          <w:sz w:val="22"/>
          <w:szCs w:val="22"/>
          <w:lang w:eastAsia="zh-CN"/>
        </w:rPr>
        <w:t>economical</w:t>
      </w:r>
      <w:ins w:id="292" w:author="Zhang  Zihao" w:date="2024-08-27T20:38:00Z" w16du:dateUtc="2024-08-27T18:38:00Z">
        <w:r w:rsidR="00E314C0">
          <w:rPr>
            <w:rFonts w:ascii="Arial" w:eastAsiaTheme="minorEastAsia" w:hAnsi="Arial" w:cs="Arial" w:hint="eastAsia"/>
            <w:sz w:val="22"/>
            <w:szCs w:val="22"/>
            <w:lang w:eastAsia="zh-CN"/>
          </w:rPr>
          <w:t>ly viable</w:t>
        </w:r>
      </w:ins>
      <w:r w:rsidR="009E17FC"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in regions</w:t>
      </w:r>
      <w:r w:rsidR="009352B5">
        <w:rPr>
          <w:rFonts w:ascii="Arial" w:eastAsiaTheme="minorEastAsia" w:hAnsi="Arial" w:cs="Arial" w:hint="eastAsia"/>
          <w:sz w:val="22"/>
          <w:szCs w:val="22"/>
          <w:lang w:eastAsia="zh-CN"/>
        </w:rPr>
        <w:t xml:space="preserve"> </w:t>
      </w:r>
      <w:r w:rsidR="00B115F3">
        <w:rPr>
          <w:rFonts w:ascii="Arial" w:eastAsiaTheme="minorEastAsia" w:hAnsi="Arial" w:cs="Arial"/>
          <w:sz w:val="22"/>
          <w:szCs w:val="22"/>
          <w:lang w:eastAsia="zh-CN"/>
        </w:rPr>
        <w:t>where</w:t>
      </w:r>
      <w:r w:rsidR="009352B5">
        <w:rPr>
          <w:rFonts w:ascii="Arial" w:eastAsiaTheme="minorEastAsia" w:hAnsi="Arial" w:cs="Arial" w:hint="eastAsia"/>
          <w:sz w:val="22"/>
          <w:szCs w:val="22"/>
          <w:lang w:eastAsia="zh-CN"/>
        </w:rPr>
        <w:t xml:space="preserve"> oil prices </w:t>
      </w:r>
      <w:r w:rsidR="00EA2C62">
        <w:rPr>
          <w:rFonts w:ascii="Arial" w:eastAsiaTheme="minorEastAsia" w:hAnsi="Arial" w:cs="Arial"/>
          <w:sz w:val="22"/>
          <w:szCs w:val="22"/>
          <w:lang w:eastAsia="zh-CN"/>
        </w:rPr>
        <w:t>are</w:t>
      </w:r>
      <w:r w:rsidR="0045476C">
        <w:rPr>
          <w:rFonts w:ascii="Arial" w:eastAsiaTheme="minorEastAsia" w:hAnsi="Arial" w:cs="Arial" w:hint="eastAsia"/>
          <w:sz w:val="22"/>
          <w:szCs w:val="22"/>
          <w:lang w:eastAsia="zh-CN"/>
        </w:rPr>
        <w:t xml:space="preserve"> </w:t>
      </w:r>
      <w:r w:rsidR="009352B5">
        <w:rPr>
          <w:rFonts w:ascii="Arial" w:eastAsiaTheme="minorEastAsia" w:hAnsi="Arial" w:cs="Arial" w:hint="eastAsia"/>
          <w:sz w:val="22"/>
          <w:szCs w:val="22"/>
          <w:lang w:eastAsia="zh-CN"/>
        </w:rPr>
        <w:t>high and electricity</w:t>
      </w:r>
      <w:r w:rsidR="00E314C0">
        <w:rPr>
          <w:rFonts w:ascii="Arial" w:eastAsiaTheme="minorEastAsia" w:hAnsi="Arial" w:cs="Arial" w:hint="eastAsia"/>
          <w:sz w:val="22"/>
          <w:szCs w:val="22"/>
          <w:lang w:eastAsia="zh-CN"/>
        </w:rPr>
        <w:t xml:space="preserve">, </w:t>
      </w:r>
      <w:ins w:id="293" w:author="Zhang  Zihao" w:date="2024-08-27T16:34:00Z" w16du:dateUtc="2024-08-27T14:34:00Z">
        <w:r w:rsidR="00D36035">
          <w:rPr>
            <w:rFonts w:ascii="Arial" w:eastAsiaTheme="minorEastAsia" w:hAnsi="Arial" w:cs="Arial" w:hint="eastAsia"/>
            <w:sz w:val="22"/>
            <w:szCs w:val="22"/>
            <w:lang w:eastAsia="zh-CN"/>
          </w:rPr>
          <w:t>coal</w:t>
        </w:r>
      </w:ins>
      <w:r w:rsidR="00E314C0">
        <w:rPr>
          <w:rFonts w:ascii="Arial" w:eastAsiaTheme="minorEastAsia" w:hAnsi="Arial" w:cs="Arial" w:hint="eastAsia"/>
          <w:sz w:val="22"/>
          <w:szCs w:val="22"/>
          <w:lang w:eastAsia="zh-CN"/>
        </w:rPr>
        <w:t xml:space="preserve">, or </w:t>
      </w:r>
      <w:r w:rsidR="00A25BA4">
        <w:rPr>
          <w:rFonts w:ascii="Arial" w:eastAsiaTheme="minorEastAsia" w:hAnsi="Arial" w:cs="Arial" w:hint="eastAsia"/>
          <w:sz w:val="22"/>
          <w:szCs w:val="22"/>
          <w:lang w:eastAsia="zh-CN"/>
        </w:rPr>
        <w:t>natural gas</w:t>
      </w:r>
      <w:r w:rsidR="009352B5">
        <w:rPr>
          <w:rFonts w:ascii="Arial" w:eastAsiaTheme="minorEastAsia" w:hAnsi="Arial" w:cs="Arial" w:hint="eastAsia"/>
          <w:sz w:val="22"/>
          <w:szCs w:val="22"/>
          <w:lang w:eastAsia="zh-CN"/>
        </w:rPr>
        <w:t xml:space="preserve"> costs </w:t>
      </w:r>
      <w:r w:rsidR="00EA2C62">
        <w:rPr>
          <w:rFonts w:ascii="Arial" w:eastAsiaTheme="minorEastAsia" w:hAnsi="Arial" w:cs="Arial"/>
          <w:sz w:val="22"/>
          <w:szCs w:val="22"/>
          <w:lang w:eastAsia="zh-CN"/>
        </w:rPr>
        <w:t>are</w:t>
      </w:r>
      <w:r w:rsidR="0025551E">
        <w:rPr>
          <w:rFonts w:ascii="Arial" w:eastAsiaTheme="minorEastAsia" w:hAnsi="Arial" w:cs="Arial" w:hint="eastAsia"/>
          <w:sz w:val="22"/>
          <w:szCs w:val="22"/>
          <w:lang w:eastAsia="zh-CN"/>
        </w:rPr>
        <w:t xml:space="preserve"> </w:t>
      </w:r>
      <w:r w:rsidR="009352B5">
        <w:rPr>
          <w:rFonts w:ascii="Arial" w:eastAsiaTheme="minorEastAsia" w:hAnsi="Arial" w:cs="Arial" w:hint="eastAsia"/>
          <w:sz w:val="22"/>
          <w:szCs w:val="22"/>
          <w:lang w:eastAsia="zh-CN"/>
        </w:rPr>
        <w:t>low</w:t>
      </w:r>
      <w:del w:id="294" w:author="Zhang  Zihao" w:date="2024-08-27T16:39:00Z" w16du:dateUtc="2024-08-27T14:39:00Z">
        <w:r w:rsidR="009E17FC" w:rsidRPr="00CF7E03" w:rsidDel="00D36035">
          <w:rPr>
            <w:rFonts w:ascii="Arial" w:eastAsiaTheme="minorEastAsia" w:hAnsi="Arial" w:cs="Arial"/>
            <w:sz w:val="22"/>
            <w:szCs w:val="22"/>
            <w:lang w:eastAsia="zh-CN"/>
          </w:rPr>
          <w:delText>.</w:delText>
        </w:r>
      </w:del>
      <w:ins w:id="295" w:author="Zhang  Zihao" w:date="2024-08-27T16:39:00Z" w16du:dateUtc="2024-08-27T14:39:00Z">
        <w:r w:rsidR="00D36035">
          <w:rPr>
            <w:rFonts w:ascii="Arial" w:eastAsiaTheme="minorEastAsia" w:hAnsi="Arial" w:cs="Arial" w:hint="eastAsia"/>
            <w:sz w:val="22"/>
            <w:szCs w:val="22"/>
            <w:lang w:eastAsia="zh-CN"/>
          </w:rPr>
          <w:t>,</w:t>
        </w:r>
      </w:ins>
      <w:r w:rsidR="00BA3524" w:rsidRPr="00BA3524">
        <w:rPr>
          <w:rFonts w:ascii="Arial" w:hAnsi="Arial" w:cs="Arial"/>
          <w:sz w:val="22"/>
          <w:vertAlign w:val="superscript"/>
        </w:rPr>
        <w:t>21</w:t>
      </w:r>
      <w:r w:rsidR="00DA4724" w:rsidRPr="00CF7E03">
        <w:rPr>
          <w:rFonts w:ascii="Arial" w:eastAsiaTheme="minorEastAsia" w:hAnsi="Arial" w:cs="Arial"/>
          <w:sz w:val="22"/>
          <w:szCs w:val="22"/>
          <w:lang w:eastAsia="zh-CN"/>
        </w:rPr>
        <w:t xml:space="preserve"> </w:t>
      </w:r>
      <w:ins w:id="296" w:author="Zhang  Zihao" w:date="2024-08-27T16:39:00Z" w16du:dateUtc="2024-08-27T14:39:00Z">
        <w:r w:rsidR="00D36035">
          <w:rPr>
            <w:rFonts w:ascii="Arial" w:eastAsiaTheme="minorEastAsia" w:hAnsi="Arial" w:cs="Arial" w:hint="eastAsia"/>
            <w:sz w:val="22"/>
            <w:szCs w:val="22"/>
            <w:lang w:eastAsia="zh-CN"/>
          </w:rPr>
          <w:t xml:space="preserve">which </w:t>
        </w:r>
      </w:ins>
      <w:ins w:id="297" w:author="Zhang  Zihao" w:date="2024-08-27T17:24:00Z" w16du:dateUtc="2024-08-27T15:24:00Z">
        <w:r w:rsidR="0086016A">
          <w:rPr>
            <w:rFonts w:ascii="Arial" w:eastAsiaTheme="minorEastAsia" w:hAnsi="Arial" w:cs="Arial" w:hint="eastAsia"/>
            <w:sz w:val="22"/>
            <w:szCs w:val="22"/>
            <w:lang w:eastAsia="zh-CN"/>
          </w:rPr>
          <w:t xml:space="preserve">is one of the </w:t>
        </w:r>
      </w:ins>
      <w:ins w:id="298" w:author="Zhang  Zihao" w:date="2024-08-27T20:40:00Z" w16du:dateUtc="2024-08-27T18:40:00Z">
        <w:r w:rsidR="00E314C0">
          <w:rPr>
            <w:rFonts w:ascii="Arial" w:eastAsiaTheme="minorEastAsia" w:hAnsi="Arial" w:cs="Arial" w:hint="eastAsia"/>
            <w:sz w:val="22"/>
            <w:szCs w:val="22"/>
            <w:lang w:eastAsia="zh-CN"/>
          </w:rPr>
          <w:t>key</w:t>
        </w:r>
      </w:ins>
      <w:ins w:id="299" w:author="Zhang  Zihao" w:date="2024-08-27T17:24:00Z" w16du:dateUtc="2024-08-27T15:24:00Z">
        <w:r w:rsidR="0086016A">
          <w:rPr>
            <w:rFonts w:ascii="Arial" w:eastAsiaTheme="minorEastAsia" w:hAnsi="Arial" w:cs="Arial" w:hint="eastAsia"/>
            <w:sz w:val="22"/>
            <w:szCs w:val="22"/>
            <w:lang w:eastAsia="zh-CN"/>
          </w:rPr>
          <w:t xml:space="preserve"> </w:t>
        </w:r>
      </w:ins>
      <w:ins w:id="300" w:author="Zhang  Zihao" w:date="2024-08-27T17:25:00Z" w16du:dateUtc="2024-08-27T15:25:00Z">
        <w:r w:rsidR="0086016A">
          <w:rPr>
            <w:rFonts w:ascii="Arial" w:eastAsiaTheme="minorEastAsia" w:hAnsi="Arial" w:cs="Arial"/>
            <w:sz w:val="22"/>
            <w:szCs w:val="22"/>
            <w:lang w:eastAsia="zh-CN"/>
          </w:rPr>
          <w:t>reason</w:t>
        </w:r>
      </w:ins>
      <w:ins w:id="301" w:author="Zhang  Zihao" w:date="2024-08-27T20:40:00Z" w16du:dateUtc="2024-08-27T18:40:00Z">
        <w:r w:rsidR="00E314C0">
          <w:rPr>
            <w:rFonts w:ascii="Arial" w:eastAsiaTheme="minorEastAsia" w:hAnsi="Arial" w:cs="Arial" w:hint="eastAsia"/>
            <w:sz w:val="22"/>
            <w:szCs w:val="22"/>
            <w:lang w:eastAsia="zh-CN"/>
          </w:rPr>
          <w:t>s</w:t>
        </w:r>
      </w:ins>
      <w:ins w:id="302" w:author="Zhang  Zihao" w:date="2024-08-27T17:25:00Z" w16du:dateUtc="2024-08-27T15:25:00Z">
        <w:r w:rsidR="0086016A">
          <w:rPr>
            <w:rFonts w:ascii="Arial" w:eastAsiaTheme="minorEastAsia" w:hAnsi="Arial" w:cs="Arial" w:hint="eastAsia"/>
            <w:sz w:val="22"/>
            <w:szCs w:val="22"/>
            <w:lang w:eastAsia="zh-CN"/>
          </w:rPr>
          <w:t xml:space="preserve"> for</w:t>
        </w:r>
      </w:ins>
      <w:ins w:id="303" w:author="Zhang  Zihao" w:date="2024-08-27T17:18:00Z" w16du:dateUtc="2024-08-27T15:18:00Z">
        <w:r w:rsidR="00FD7A7C">
          <w:rPr>
            <w:rFonts w:ascii="Arial" w:eastAsiaTheme="minorEastAsia" w:hAnsi="Arial" w:cs="Arial" w:hint="eastAsia"/>
            <w:sz w:val="22"/>
            <w:szCs w:val="22"/>
            <w:lang w:eastAsia="zh-CN"/>
          </w:rPr>
          <w:t xml:space="preserve"> </w:t>
        </w:r>
      </w:ins>
      <w:ins w:id="304" w:author="Zhang  Zihao" w:date="2024-08-27T20:40:00Z" w16du:dateUtc="2024-08-27T18:40:00Z">
        <w:r w:rsidR="00E314C0">
          <w:rPr>
            <w:rFonts w:ascii="Arial" w:eastAsiaTheme="minorEastAsia" w:hAnsi="Arial" w:cs="Arial" w:hint="eastAsia"/>
            <w:sz w:val="22"/>
            <w:szCs w:val="22"/>
            <w:lang w:eastAsia="zh-CN"/>
          </w:rPr>
          <w:t xml:space="preserve">the recent </w:t>
        </w:r>
      </w:ins>
      <w:ins w:id="305" w:author="Zhang  Zihao" w:date="2024-08-27T17:28:00Z" w16du:dateUtc="2024-08-27T15:28:00Z">
        <w:r w:rsidR="00BE2FFD">
          <w:rPr>
            <w:rFonts w:ascii="Arial" w:eastAsiaTheme="minorEastAsia" w:hAnsi="Arial" w:cs="Arial" w:hint="eastAsia"/>
            <w:sz w:val="22"/>
            <w:szCs w:val="22"/>
            <w:lang w:eastAsia="zh-CN"/>
          </w:rPr>
          <w:t xml:space="preserve">increase </w:t>
        </w:r>
      </w:ins>
      <w:ins w:id="306" w:author="Zhang  Zihao" w:date="2024-08-27T20:40:00Z" w16du:dateUtc="2024-08-27T18:40:00Z">
        <w:r w:rsidR="00E314C0">
          <w:rPr>
            <w:rFonts w:ascii="Arial" w:eastAsiaTheme="minorEastAsia" w:hAnsi="Arial" w:cs="Arial" w:hint="eastAsia"/>
            <w:sz w:val="22"/>
            <w:szCs w:val="22"/>
            <w:lang w:eastAsia="zh-CN"/>
          </w:rPr>
          <w:t xml:space="preserve">in </w:t>
        </w:r>
      </w:ins>
      <w:ins w:id="307" w:author="Zhang  Zihao" w:date="2024-08-27T16:44:00Z" w16du:dateUtc="2024-08-27T14:44:00Z">
        <w:r w:rsidR="0077342F" w:rsidRPr="00CF7E03">
          <w:rPr>
            <w:rFonts w:ascii="Arial" w:eastAsiaTheme="minorEastAsia" w:hAnsi="Arial" w:cs="Arial"/>
            <w:sz w:val="22"/>
            <w:szCs w:val="22"/>
            <w:lang w:eastAsia="zh-CN"/>
          </w:rPr>
          <w:t>C</w:t>
        </w:r>
        <w:r w:rsidR="0077342F" w:rsidRPr="00CF7E03">
          <w:rPr>
            <w:rFonts w:ascii="Arial" w:eastAsiaTheme="minorEastAsia" w:hAnsi="Arial" w:cs="Arial"/>
            <w:sz w:val="22"/>
            <w:szCs w:val="22"/>
            <w:vertAlign w:val="subscript"/>
            <w:lang w:eastAsia="zh-CN"/>
          </w:rPr>
          <w:t>2</w:t>
        </w:r>
        <w:r w:rsidR="0077342F" w:rsidRPr="00CF7E03">
          <w:rPr>
            <w:rFonts w:ascii="Arial" w:eastAsiaTheme="minorEastAsia" w:hAnsi="Arial" w:cs="Arial"/>
            <w:sz w:val="22"/>
            <w:szCs w:val="22"/>
            <w:lang w:eastAsia="zh-CN"/>
          </w:rPr>
          <w:t>H</w:t>
        </w:r>
        <w:r w:rsidR="0077342F" w:rsidRPr="00CF7E03">
          <w:rPr>
            <w:rFonts w:ascii="Arial" w:eastAsiaTheme="minorEastAsia" w:hAnsi="Arial" w:cs="Arial"/>
            <w:sz w:val="22"/>
            <w:szCs w:val="22"/>
            <w:vertAlign w:val="subscript"/>
            <w:lang w:eastAsia="zh-CN"/>
          </w:rPr>
          <w:t>2</w:t>
        </w:r>
        <w:r w:rsidR="0077342F" w:rsidRPr="00CF7E03">
          <w:rPr>
            <w:rFonts w:ascii="Arial" w:eastAsiaTheme="minorEastAsia" w:hAnsi="Arial" w:cs="Arial"/>
            <w:sz w:val="22"/>
            <w:szCs w:val="22"/>
            <w:lang w:eastAsia="zh-CN"/>
          </w:rPr>
          <w:t xml:space="preserve"> </w:t>
        </w:r>
      </w:ins>
      <w:ins w:id="308" w:author="Zhang  Zihao" w:date="2024-08-27T17:28:00Z" w16du:dateUtc="2024-08-27T15:28:00Z">
        <w:r w:rsidR="00BE2FFD">
          <w:rPr>
            <w:rFonts w:ascii="Arial" w:eastAsiaTheme="minorEastAsia" w:hAnsi="Arial" w:cs="Arial" w:hint="eastAsia"/>
            <w:sz w:val="22"/>
            <w:szCs w:val="22"/>
            <w:lang w:eastAsia="zh-CN"/>
          </w:rPr>
          <w:t>production</w:t>
        </w:r>
      </w:ins>
      <w:ins w:id="309" w:author="Zhang  Zihao" w:date="2024-08-27T16:39:00Z" w16du:dateUtc="2024-08-27T14:39:00Z">
        <w:r w:rsidR="00D36035">
          <w:rPr>
            <w:rFonts w:ascii="Arial" w:eastAsiaTheme="minorEastAsia" w:hAnsi="Arial" w:cs="Arial" w:hint="eastAsia"/>
            <w:sz w:val="22"/>
            <w:szCs w:val="22"/>
            <w:lang w:eastAsia="zh-CN"/>
          </w:rPr>
          <w:t xml:space="preserve">. </w:t>
        </w:r>
      </w:ins>
      <w:ins w:id="310" w:author="Zhang  Zihao" w:date="2024-08-27T20:40:00Z" w16du:dateUtc="2024-08-27T18:40:00Z">
        <w:r w:rsidR="00E314C0">
          <w:rPr>
            <w:rFonts w:ascii="Arial" w:eastAsiaTheme="minorEastAsia" w:hAnsi="Arial" w:cs="Arial" w:hint="eastAsia"/>
            <w:sz w:val="22"/>
            <w:szCs w:val="22"/>
            <w:lang w:eastAsia="zh-CN"/>
          </w:rPr>
          <w:t xml:space="preserve">Additionally, </w:t>
        </w:r>
      </w:ins>
      <w:ins w:id="311" w:author="Zhang  Zihao" w:date="2024-08-27T20:43:00Z" w16du:dateUtc="2024-08-27T18:43:00Z">
        <w:r w:rsidR="0059416A">
          <w:rPr>
            <w:rFonts w:ascii="Arial" w:eastAsiaTheme="minorEastAsia" w:hAnsi="Arial" w:cs="Arial" w:hint="eastAsia"/>
            <w:sz w:val="22"/>
            <w:szCs w:val="22"/>
            <w:lang w:eastAsia="zh-CN"/>
          </w:rPr>
          <w:t xml:space="preserve">the triple bond of </w:t>
        </w:r>
        <w:r w:rsidR="0059416A" w:rsidRPr="00CF7E03">
          <w:rPr>
            <w:rFonts w:ascii="Arial" w:eastAsiaTheme="minorEastAsia" w:hAnsi="Arial" w:cs="Arial"/>
            <w:sz w:val="22"/>
            <w:szCs w:val="22"/>
            <w:lang w:eastAsia="zh-CN"/>
          </w:rPr>
          <w:t>C</w:t>
        </w:r>
        <w:r w:rsidR="0059416A" w:rsidRPr="00CF7E03">
          <w:rPr>
            <w:rFonts w:ascii="Arial" w:eastAsiaTheme="minorEastAsia" w:hAnsi="Arial" w:cs="Arial"/>
            <w:sz w:val="22"/>
            <w:szCs w:val="22"/>
            <w:vertAlign w:val="subscript"/>
            <w:lang w:eastAsia="zh-CN"/>
          </w:rPr>
          <w:t>2</w:t>
        </w:r>
        <w:r w:rsidR="0059416A" w:rsidRPr="00CF7E03">
          <w:rPr>
            <w:rFonts w:ascii="Arial" w:eastAsiaTheme="minorEastAsia" w:hAnsi="Arial" w:cs="Arial"/>
            <w:sz w:val="22"/>
            <w:szCs w:val="22"/>
            <w:lang w:eastAsia="zh-CN"/>
          </w:rPr>
          <w:t>H</w:t>
        </w:r>
        <w:r w:rsidR="0059416A" w:rsidRPr="00CF7E03">
          <w:rPr>
            <w:rFonts w:ascii="Arial" w:eastAsiaTheme="minorEastAsia" w:hAnsi="Arial" w:cs="Arial"/>
            <w:sz w:val="22"/>
            <w:szCs w:val="22"/>
            <w:vertAlign w:val="subscript"/>
            <w:lang w:eastAsia="zh-CN"/>
          </w:rPr>
          <w:t>2</w:t>
        </w:r>
        <w:r w:rsidR="0059416A" w:rsidRPr="00CF7E03">
          <w:rPr>
            <w:rFonts w:ascii="Arial" w:eastAsiaTheme="minorEastAsia" w:hAnsi="Arial" w:cs="Arial"/>
            <w:sz w:val="22"/>
            <w:szCs w:val="22"/>
            <w:lang w:eastAsia="zh-CN"/>
          </w:rPr>
          <w:t xml:space="preserve"> </w:t>
        </w:r>
      </w:ins>
      <w:ins w:id="312" w:author="Zhang  Zihao" w:date="2024-08-27T20:40:00Z" w16du:dateUtc="2024-08-27T18:40:00Z">
        <w:r w:rsidR="00E314C0">
          <w:rPr>
            <w:rFonts w:ascii="Arial" w:eastAsiaTheme="minorEastAsia" w:hAnsi="Arial" w:cs="Arial" w:hint="eastAsia"/>
            <w:sz w:val="22"/>
            <w:szCs w:val="22"/>
            <w:lang w:eastAsia="zh-CN"/>
          </w:rPr>
          <w:t>ma</w:t>
        </w:r>
      </w:ins>
      <w:ins w:id="313" w:author="Zhang  Zihao" w:date="2024-08-27T20:41:00Z" w16du:dateUtc="2024-08-27T18:41:00Z">
        <w:r w:rsidR="00E314C0">
          <w:rPr>
            <w:rFonts w:ascii="Arial" w:eastAsiaTheme="minorEastAsia" w:hAnsi="Arial" w:cs="Arial" w:hint="eastAsia"/>
            <w:sz w:val="22"/>
            <w:szCs w:val="22"/>
            <w:lang w:eastAsia="zh-CN"/>
          </w:rPr>
          <w:t>k</w:t>
        </w:r>
      </w:ins>
      <w:ins w:id="314" w:author="Zhang  Zihao" w:date="2024-08-27T20:43:00Z" w16du:dateUtc="2024-08-27T18:43:00Z">
        <w:r w:rsidR="0059416A">
          <w:rPr>
            <w:rFonts w:ascii="Arial" w:eastAsiaTheme="minorEastAsia" w:hAnsi="Arial" w:cs="Arial" w:hint="eastAsia"/>
            <w:sz w:val="22"/>
            <w:szCs w:val="22"/>
            <w:lang w:eastAsia="zh-CN"/>
          </w:rPr>
          <w:t>es</w:t>
        </w:r>
      </w:ins>
      <w:ins w:id="315" w:author="Zhang  Zihao" w:date="2024-08-27T20:41:00Z" w16du:dateUtc="2024-08-27T18:41:00Z">
        <w:r w:rsidR="00E314C0">
          <w:rPr>
            <w:rFonts w:ascii="Arial" w:eastAsiaTheme="minorEastAsia" w:hAnsi="Arial" w:cs="Arial" w:hint="eastAsia"/>
            <w:sz w:val="22"/>
            <w:szCs w:val="22"/>
            <w:lang w:eastAsia="zh-CN"/>
          </w:rPr>
          <w:t xml:space="preserve"> it </w:t>
        </w:r>
      </w:ins>
      <w:ins w:id="316" w:author="Zhang  Zihao" w:date="2024-08-27T20:46:00Z" w16du:dateUtc="2024-08-27T18:46:00Z">
        <w:r w:rsidR="00F36295">
          <w:rPr>
            <w:rFonts w:ascii="Arial" w:eastAsiaTheme="minorEastAsia" w:hAnsi="Arial" w:cs="Arial" w:hint="eastAsia"/>
            <w:sz w:val="22"/>
            <w:szCs w:val="22"/>
            <w:lang w:eastAsia="zh-CN"/>
          </w:rPr>
          <w:t>unique</w:t>
        </w:r>
      </w:ins>
      <w:ins w:id="317" w:author="Zhang  Zihao" w:date="2024-08-27T20:41:00Z" w16du:dateUtc="2024-08-27T18:41:00Z">
        <w:r w:rsidR="00E314C0">
          <w:rPr>
            <w:rFonts w:ascii="Arial" w:eastAsiaTheme="minorEastAsia" w:hAnsi="Arial" w:cs="Arial" w:hint="eastAsia"/>
            <w:sz w:val="22"/>
            <w:szCs w:val="22"/>
            <w:lang w:eastAsia="zh-CN"/>
          </w:rPr>
          <w:t xml:space="preserve"> for certain applications</w:t>
        </w:r>
      </w:ins>
      <w:ins w:id="318" w:author="Zhang  Zihao" w:date="2024-08-27T20:46:00Z" w16du:dateUtc="2024-08-27T18:46:00Z">
        <w:r w:rsidR="00F36295">
          <w:rPr>
            <w:rFonts w:ascii="Arial" w:eastAsiaTheme="minorEastAsia" w:hAnsi="Arial" w:cs="Arial" w:hint="eastAsia"/>
            <w:sz w:val="22"/>
            <w:szCs w:val="22"/>
            <w:lang w:eastAsia="zh-CN"/>
          </w:rPr>
          <w:t xml:space="preserve">, such as </w:t>
        </w:r>
      </w:ins>
      <w:commentRangeStart w:id="319"/>
      <w:commentRangeStart w:id="320"/>
      <w:ins w:id="321" w:author="Zhang  Zihao" w:date="2024-08-27T17:25:00Z" w16du:dateUtc="2024-08-27T15:25:00Z">
        <w:r w:rsidR="0086016A" w:rsidRPr="00CF7E03">
          <w:rPr>
            <w:rFonts w:ascii="Arial" w:eastAsiaTheme="minorEastAsia" w:hAnsi="Arial" w:cs="Arial"/>
            <w:sz w:val="22"/>
            <w:szCs w:val="22"/>
            <w:lang w:eastAsia="zh-CN"/>
          </w:rPr>
          <w:t>the production of acetylene black, polyacetylene</w:t>
        </w:r>
        <w:r w:rsidR="0086016A">
          <w:rPr>
            <w:rFonts w:ascii="Arial" w:eastAsiaTheme="minorEastAsia" w:hAnsi="Arial" w:cs="Arial" w:hint="eastAsia"/>
            <w:sz w:val="22"/>
            <w:szCs w:val="22"/>
            <w:lang w:eastAsia="zh-CN"/>
          </w:rPr>
          <w:t xml:space="preserve"> (</w:t>
        </w:r>
        <w:r w:rsidR="0086016A">
          <w:rPr>
            <w:rFonts w:ascii="Arial" w:eastAsiaTheme="minorEastAsia" w:hAnsi="Arial" w:cs="Arial"/>
            <w:sz w:val="22"/>
            <w:szCs w:val="22"/>
            <w:lang w:eastAsia="zh-CN"/>
          </w:rPr>
          <w:t xml:space="preserve">which led to the </w:t>
        </w:r>
        <w:r w:rsidR="0086016A">
          <w:rPr>
            <w:rFonts w:ascii="Arial" w:eastAsiaTheme="minorEastAsia" w:hAnsi="Arial" w:cs="Arial" w:hint="eastAsia"/>
            <w:sz w:val="22"/>
            <w:szCs w:val="22"/>
            <w:lang w:eastAsia="zh-CN"/>
          </w:rPr>
          <w:t>2000 Nobel Prize in Chemistry)</w:t>
        </w:r>
        <w:r w:rsidR="0086016A" w:rsidRPr="00CF7E03">
          <w:rPr>
            <w:rFonts w:ascii="Arial" w:eastAsiaTheme="minorEastAsia" w:hAnsi="Arial" w:cs="Arial"/>
            <w:sz w:val="22"/>
            <w:szCs w:val="22"/>
            <w:lang w:eastAsia="zh-CN"/>
          </w:rPr>
          <w:t>, and Reppe chemicals l</w:t>
        </w:r>
        <w:commentRangeEnd w:id="319"/>
        <w:r w:rsidR="0086016A">
          <w:rPr>
            <w:rStyle w:val="CommentReference"/>
          </w:rPr>
          <w:commentReference w:id="319"/>
        </w:r>
        <w:commentRangeEnd w:id="320"/>
        <w:r w:rsidR="0086016A">
          <w:rPr>
            <w:rStyle w:val="CommentReference"/>
          </w:rPr>
          <w:commentReference w:id="320"/>
        </w:r>
        <w:r w:rsidR="0086016A" w:rsidRPr="00CF7E03">
          <w:rPr>
            <w:rFonts w:ascii="Arial" w:eastAsiaTheme="minorEastAsia" w:hAnsi="Arial" w:cs="Arial"/>
            <w:sz w:val="22"/>
            <w:szCs w:val="22"/>
            <w:lang w:eastAsia="zh-CN"/>
          </w:rPr>
          <w:t>ike 1</w:t>
        </w:r>
        <w:r w:rsidR="0086016A" w:rsidRPr="00CF7E03">
          <w:rPr>
            <w:rFonts w:ascii="Arial" w:hAnsi="Arial" w:cs="Arial"/>
            <w:sz w:val="22"/>
            <w:szCs w:val="22"/>
          </w:rPr>
          <w:t>,4-butanediol,</w:t>
        </w:r>
        <w:r w:rsidR="0086016A" w:rsidRPr="00CF7E03">
          <w:rPr>
            <w:rFonts w:ascii="Arial" w:eastAsiaTheme="minorEastAsia" w:hAnsi="Arial" w:cs="Arial"/>
            <w:sz w:val="22"/>
            <w:szCs w:val="22"/>
            <w:lang w:eastAsia="zh-CN"/>
          </w:rPr>
          <w:t xml:space="preserve"> </w:t>
        </w:r>
      </w:ins>
      <w:ins w:id="322" w:author="Zhang  Zihao" w:date="2024-08-27T20:41:00Z" w16du:dateUtc="2024-08-27T18:41:00Z">
        <w:r w:rsidR="00E314C0">
          <w:rPr>
            <w:rFonts w:ascii="Arial" w:eastAsiaTheme="minorEastAsia" w:hAnsi="Arial" w:cs="Arial" w:hint="eastAsia"/>
            <w:sz w:val="22"/>
            <w:szCs w:val="22"/>
            <w:lang w:eastAsia="zh-CN"/>
          </w:rPr>
          <w:t xml:space="preserve">which </w:t>
        </w:r>
      </w:ins>
      <w:ins w:id="323" w:author="Zhang  Zihao" w:date="2024-08-27T17:25:00Z" w16du:dateUtc="2024-08-27T15:25:00Z">
        <w:r w:rsidR="0086016A" w:rsidRPr="00CF7E03">
          <w:rPr>
            <w:rFonts w:ascii="Arial" w:eastAsiaTheme="minorEastAsia" w:hAnsi="Arial" w:cs="Arial"/>
            <w:sz w:val="22"/>
            <w:szCs w:val="22"/>
            <w:lang w:eastAsia="zh-CN"/>
          </w:rPr>
          <w:t>are difficult to replace</w:t>
        </w:r>
      </w:ins>
      <w:ins w:id="324" w:author="Zhang  Zihao" w:date="2024-08-27T20:43:00Z" w16du:dateUtc="2024-08-27T18:43:00Z">
        <w:r w:rsidR="0059416A">
          <w:rPr>
            <w:rFonts w:ascii="Arial" w:eastAsiaTheme="minorEastAsia" w:hAnsi="Arial" w:cs="Arial" w:hint="eastAsia"/>
            <w:sz w:val="22"/>
            <w:szCs w:val="22"/>
            <w:lang w:eastAsia="zh-CN"/>
          </w:rPr>
          <w:t xml:space="preserve"> with olefins</w:t>
        </w:r>
      </w:ins>
      <w:ins w:id="325" w:author="Zhang  Zihao" w:date="2024-08-27T17:25:00Z" w16du:dateUtc="2024-08-27T15:25:00Z">
        <w:r w:rsidR="0086016A" w:rsidRPr="00CF7E03">
          <w:rPr>
            <w:rFonts w:ascii="Arial" w:eastAsiaTheme="minorEastAsia" w:hAnsi="Arial" w:cs="Arial"/>
            <w:sz w:val="22"/>
            <w:szCs w:val="22"/>
            <w:lang w:eastAsia="zh-CN"/>
          </w:rPr>
          <w:t>.</w:t>
        </w:r>
        <w:r w:rsidR="0086016A" w:rsidRPr="00BA3524">
          <w:rPr>
            <w:rFonts w:ascii="Arial" w:hAnsi="Arial" w:cs="Arial"/>
            <w:sz w:val="22"/>
            <w:vertAlign w:val="superscript"/>
          </w:rPr>
          <w:t>2</w:t>
        </w:r>
      </w:ins>
      <w:r w:rsidR="00D7180E">
        <w:rPr>
          <w:rFonts w:ascii="Arial" w:hAnsi="Arial" w:cs="Arial"/>
          <w:sz w:val="22"/>
          <w:vertAlign w:val="superscript"/>
        </w:rPr>
        <w:t>2</w:t>
      </w:r>
      <w:ins w:id="326" w:author="Zhang  Zihao" w:date="2024-08-27T17:25:00Z" w16du:dateUtc="2024-08-27T15:25:00Z">
        <w:r w:rsidR="0086016A" w:rsidRPr="00BA3524">
          <w:rPr>
            <w:rFonts w:ascii="Arial" w:hAnsi="Arial" w:cs="Arial"/>
            <w:sz w:val="22"/>
            <w:vertAlign w:val="superscript"/>
          </w:rPr>
          <w:t>–</w:t>
        </w:r>
      </w:ins>
      <w:r w:rsidR="00D7180E">
        <w:rPr>
          <w:rFonts w:ascii="Arial" w:hAnsi="Arial" w:cs="Arial"/>
          <w:sz w:val="22"/>
          <w:vertAlign w:val="superscript"/>
        </w:rPr>
        <w:t>25</w:t>
      </w:r>
    </w:p>
    <w:p w14:paraId="07300712" w14:textId="40F5B3BD" w:rsidR="00953CBE" w:rsidRPr="00CF7E03" w:rsidDel="00BE2FFD" w:rsidRDefault="003936A5" w:rsidP="00495801">
      <w:pPr>
        <w:pStyle w:val="ListParagraph"/>
        <w:spacing w:line="360" w:lineRule="auto"/>
        <w:ind w:left="0" w:firstLine="504"/>
        <w:jc w:val="both"/>
        <w:rPr>
          <w:del w:id="327" w:author="Zhang  Zihao" w:date="2024-08-27T17:29:00Z" w16du:dateUtc="2024-08-27T15:29:00Z"/>
          <w:rFonts w:ascii="Arial" w:eastAsiaTheme="minorEastAsia" w:hAnsi="Arial" w:cs="Arial"/>
          <w:sz w:val="22"/>
          <w:szCs w:val="22"/>
          <w:lang w:eastAsia="zh-CN"/>
        </w:rPr>
      </w:pPr>
      <w:ins w:id="328" w:author="Nabera  Abhinandan" w:date="2024-08-30T16:01:00Z" w16du:dateUtc="2024-08-30T14:01:00Z">
        <w:r>
          <w:rPr>
            <w:rFonts w:ascii="Arial" w:eastAsiaTheme="minorEastAsia" w:hAnsi="Arial" w:cs="Arial"/>
            <w:sz w:val="22"/>
            <w:szCs w:val="22"/>
            <w:lang w:eastAsia="zh-CN"/>
          </w:rPr>
          <w:lastRenderedPageBreak/>
          <w:t>Nonetheless, t</w:t>
        </w:r>
      </w:ins>
      <w:ins w:id="329" w:author="Zhang  Zihao" w:date="2024-08-27T22:26:00Z" w16du:dateUtc="2024-08-27T20:26:00Z">
        <w:del w:id="330" w:author="Nabera  Abhinandan" w:date="2024-08-30T16:01:00Z" w16du:dateUtc="2024-08-30T14:01:00Z">
          <w:r w:rsidR="00034557" w:rsidDel="003936A5">
            <w:rPr>
              <w:rFonts w:ascii="Arial" w:eastAsiaTheme="minorEastAsia" w:hAnsi="Arial" w:cs="Arial"/>
              <w:sz w:val="22"/>
              <w:szCs w:val="22"/>
              <w:lang w:eastAsia="zh-CN"/>
            </w:rPr>
            <w:delText>T</w:delText>
          </w:r>
        </w:del>
        <w:r w:rsidR="00034557">
          <w:rPr>
            <w:rFonts w:ascii="Arial" w:eastAsiaTheme="minorEastAsia" w:hAnsi="Arial" w:cs="Arial"/>
            <w:sz w:val="22"/>
            <w:szCs w:val="22"/>
            <w:lang w:eastAsia="zh-CN"/>
          </w:rPr>
          <w:t>raditional</w:t>
        </w:r>
        <w:r w:rsidR="00034557">
          <w:rPr>
            <w:rFonts w:ascii="Arial" w:eastAsiaTheme="minorEastAsia" w:hAnsi="Arial" w:cs="Arial" w:hint="eastAsia"/>
            <w:sz w:val="22"/>
            <w:szCs w:val="22"/>
            <w:lang w:eastAsia="zh-CN"/>
          </w:rPr>
          <w:t xml:space="preserve"> a</w:t>
        </w:r>
      </w:ins>
      <w:ins w:id="331" w:author="Zhang  Zihao" w:date="2024-08-27T21:58:00Z" w16du:dateUtc="2024-08-27T19:58:00Z">
        <w:r w:rsidR="003D1A1B">
          <w:rPr>
            <w:rFonts w:ascii="Arial" w:eastAsiaTheme="minorEastAsia" w:hAnsi="Arial" w:cs="Arial" w:hint="eastAsia"/>
            <w:sz w:val="22"/>
            <w:szCs w:val="22"/>
            <w:lang w:eastAsia="zh-CN"/>
          </w:rPr>
          <w:t>cetylene</w:t>
        </w:r>
      </w:ins>
      <w:ins w:id="332" w:author="Zhang  Zihao" w:date="2024-08-27T16:34:00Z" w16du:dateUtc="2024-08-27T14:34:00Z">
        <w:r w:rsidR="00D36035" w:rsidRPr="00CF7E03">
          <w:rPr>
            <w:rFonts w:ascii="Arial" w:eastAsiaTheme="minorEastAsia" w:hAnsi="Arial" w:cs="Arial"/>
            <w:sz w:val="22"/>
            <w:szCs w:val="22"/>
            <w:lang w:eastAsia="zh-CN"/>
          </w:rPr>
          <w:t xml:space="preserve"> </w:t>
        </w:r>
      </w:ins>
      <w:ins w:id="333" w:author="Zhang  Zihao" w:date="2024-08-27T17:15:00Z" w16du:dateUtc="2024-08-27T15:15:00Z">
        <w:r w:rsidR="00AA2DF3">
          <w:rPr>
            <w:rFonts w:ascii="Arial" w:eastAsiaTheme="minorEastAsia" w:hAnsi="Arial" w:cs="Arial" w:hint="eastAsia"/>
            <w:sz w:val="22"/>
            <w:szCs w:val="22"/>
            <w:lang w:eastAsia="zh-CN"/>
          </w:rPr>
          <w:t>production</w:t>
        </w:r>
      </w:ins>
      <w:ins w:id="334" w:author="Zhang  Zihao" w:date="2024-08-27T16:34:00Z" w16du:dateUtc="2024-08-27T14:34:00Z">
        <w:r w:rsidR="00D36035">
          <w:rPr>
            <w:rFonts w:ascii="Arial" w:eastAsiaTheme="minorEastAsia" w:hAnsi="Arial" w:cs="Arial" w:hint="eastAsia"/>
            <w:sz w:val="22"/>
            <w:szCs w:val="22"/>
            <w:lang w:eastAsia="zh-CN"/>
          </w:rPr>
          <w:t xml:space="preserve"> </w:t>
        </w:r>
      </w:ins>
      <w:ins w:id="335" w:author="Zhang  Zihao" w:date="2024-08-27T21:58:00Z" w16du:dateUtc="2024-08-27T19:58:00Z">
        <w:r w:rsidR="003D1A1B">
          <w:rPr>
            <w:rFonts w:ascii="Arial" w:eastAsiaTheme="minorEastAsia" w:hAnsi="Arial" w:cs="Arial" w:hint="eastAsia"/>
            <w:sz w:val="22"/>
            <w:szCs w:val="22"/>
            <w:lang w:eastAsia="zh-CN"/>
          </w:rPr>
          <w:t xml:space="preserve">processes </w:t>
        </w:r>
      </w:ins>
      <w:ins w:id="336" w:author="Zhang  Zihao" w:date="2024-08-27T17:30:00Z" w16du:dateUtc="2024-08-27T15:30:00Z">
        <w:r w:rsidR="00BE2FFD">
          <w:rPr>
            <w:rFonts w:ascii="Arial" w:eastAsiaTheme="minorEastAsia" w:hAnsi="Arial" w:cs="Arial" w:hint="eastAsia"/>
            <w:sz w:val="22"/>
            <w:szCs w:val="22"/>
            <w:lang w:eastAsia="zh-CN"/>
          </w:rPr>
          <w:t>are energy</w:t>
        </w:r>
        <w:r w:rsidR="00BE2FFD" w:rsidRPr="00CF7E03">
          <w:rPr>
            <w:rFonts w:ascii="Arial" w:eastAsiaTheme="minorEastAsia" w:hAnsi="Arial" w:cs="Arial"/>
            <w:sz w:val="22"/>
            <w:szCs w:val="22"/>
            <w:lang w:eastAsia="zh-CN"/>
          </w:rPr>
          <w:noBreakHyphen/>
        </w:r>
      </w:ins>
      <w:ins w:id="337" w:author="Zhang  Zihao" w:date="2024-08-27T17:31:00Z" w16du:dateUtc="2024-08-27T15:31:00Z">
        <w:r w:rsidR="00BE2FFD">
          <w:rPr>
            <w:rFonts w:ascii="Arial" w:eastAsiaTheme="minorEastAsia" w:hAnsi="Arial" w:cs="Arial"/>
            <w:sz w:val="22"/>
            <w:szCs w:val="22"/>
            <w:lang w:eastAsia="zh-CN"/>
          </w:rPr>
          <w:t>intensive</w:t>
        </w:r>
        <w:r w:rsidR="00BE2FFD">
          <w:rPr>
            <w:rFonts w:ascii="Arial" w:eastAsiaTheme="minorEastAsia" w:hAnsi="Arial" w:cs="Arial" w:hint="eastAsia"/>
            <w:sz w:val="22"/>
            <w:szCs w:val="22"/>
            <w:lang w:eastAsia="zh-CN"/>
          </w:rPr>
          <w:t>,</w:t>
        </w:r>
      </w:ins>
      <w:ins w:id="338" w:author="Zhang  Zihao" w:date="2024-08-27T17:30:00Z" w16du:dateUtc="2024-08-27T15:30:00Z">
        <w:r w:rsidR="00BE2FFD" w:rsidRPr="00CF7E03">
          <w:rPr>
            <w:rFonts w:ascii="Arial" w:eastAsiaTheme="minorEastAsia" w:hAnsi="Arial" w:cs="Arial"/>
            <w:sz w:val="22"/>
            <w:szCs w:val="22"/>
            <w:lang w:eastAsia="zh-CN"/>
          </w:rPr>
          <w:t xml:space="preserve"> </w:t>
        </w:r>
      </w:ins>
      <w:r w:rsidR="00D7180E">
        <w:rPr>
          <w:rFonts w:ascii="Arial" w:eastAsiaTheme="minorEastAsia" w:hAnsi="Arial" w:cs="Arial"/>
          <w:sz w:val="22"/>
          <w:szCs w:val="22"/>
          <w:lang w:eastAsia="zh-CN"/>
        </w:rPr>
        <w:t xml:space="preserve">typically </w:t>
      </w:r>
      <w:ins w:id="339" w:author="Zhang  Zihao" w:date="2024-08-27T17:15:00Z" w16du:dateUtc="2024-08-27T15:15:00Z">
        <w:r w:rsidR="00AA2DF3">
          <w:rPr>
            <w:rFonts w:ascii="Arial" w:eastAsiaTheme="minorEastAsia" w:hAnsi="Arial" w:cs="Arial" w:hint="eastAsia"/>
            <w:sz w:val="22"/>
            <w:szCs w:val="22"/>
            <w:lang w:eastAsia="zh-CN"/>
          </w:rPr>
          <w:t>show</w:t>
        </w:r>
      </w:ins>
      <w:ins w:id="340" w:author="Zhang  Zihao" w:date="2024-08-27T17:32:00Z" w16du:dateUtc="2024-08-27T15:32:00Z">
        <w:r w:rsidR="00BE2FFD">
          <w:rPr>
            <w:rFonts w:ascii="Arial" w:eastAsiaTheme="minorEastAsia" w:hAnsi="Arial" w:cs="Arial" w:hint="eastAsia"/>
            <w:sz w:val="22"/>
            <w:szCs w:val="22"/>
            <w:lang w:eastAsia="zh-CN"/>
          </w:rPr>
          <w:t>ing</w:t>
        </w:r>
      </w:ins>
      <w:ins w:id="341" w:author="Zhang  Zihao" w:date="2024-08-27T17:15:00Z" w16du:dateUtc="2024-08-27T15:15:00Z">
        <w:r w:rsidR="00AA2DF3">
          <w:rPr>
            <w:rFonts w:ascii="Arial" w:eastAsiaTheme="minorEastAsia" w:hAnsi="Arial" w:cs="Arial" w:hint="eastAsia"/>
            <w:sz w:val="22"/>
            <w:szCs w:val="22"/>
            <w:lang w:eastAsia="zh-CN"/>
          </w:rPr>
          <w:t xml:space="preserve"> </w:t>
        </w:r>
      </w:ins>
      <w:ins w:id="342" w:author="Zhang  Zihao" w:date="2024-08-27T21:58:00Z" w16du:dateUtc="2024-08-27T19:58:00Z">
        <w:r w:rsidR="003D1A1B">
          <w:rPr>
            <w:rFonts w:ascii="Arial" w:eastAsiaTheme="minorEastAsia" w:hAnsi="Arial" w:cs="Arial"/>
            <w:sz w:val="22"/>
            <w:szCs w:val="22"/>
            <w:lang w:eastAsia="zh-CN"/>
          </w:rPr>
          <w:t>a high</w:t>
        </w:r>
      </w:ins>
      <w:r w:rsidR="00D7180E">
        <w:rPr>
          <w:rFonts w:ascii="Arial" w:eastAsiaTheme="minorEastAsia" w:hAnsi="Arial" w:cs="Arial"/>
          <w:sz w:val="22"/>
          <w:szCs w:val="22"/>
          <w:lang w:eastAsia="zh-CN"/>
        </w:rPr>
        <w:t>er</w:t>
      </w:r>
      <w:ins w:id="343" w:author="Zhang  Zihao" w:date="2024-08-27T17:15:00Z" w16du:dateUtc="2024-08-27T15:15:00Z">
        <w:r w:rsidR="00AA2DF3">
          <w:rPr>
            <w:rFonts w:ascii="Arial" w:eastAsiaTheme="minorEastAsia" w:hAnsi="Arial" w:cs="Arial" w:hint="eastAsia"/>
            <w:sz w:val="22"/>
            <w:szCs w:val="22"/>
            <w:lang w:eastAsia="zh-CN"/>
          </w:rPr>
          <w:t xml:space="preserve"> carbon footprint</w:t>
        </w:r>
      </w:ins>
      <w:r w:rsidR="00D7180E">
        <w:rPr>
          <w:rFonts w:ascii="Arial" w:eastAsiaTheme="minorEastAsia" w:hAnsi="Arial" w:cs="Arial"/>
          <w:sz w:val="22"/>
          <w:szCs w:val="22"/>
          <w:lang w:eastAsia="zh-CN"/>
        </w:rPr>
        <w:t xml:space="preserve"> than ethylene production</w:t>
      </w:r>
      <w:ins w:id="344" w:author="Zhang  Zihao" w:date="2024-08-27T17:15:00Z" w16du:dateUtc="2024-08-27T15:15:00Z">
        <w:r w:rsidR="00AA2DF3">
          <w:rPr>
            <w:rFonts w:ascii="Arial" w:eastAsiaTheme="minorEastAsia" w:hAnsi="Arial" w:cs="Arial" w:hint="eastAsia"/>
            <w:sz w:val="22"/>
            <w:szCs w:val="22"/>
            <w:lang w:eastAsia="zh-CN"/>
          </w:rPr>
          <w:t xml:space="preserve">, </w:t>
        </w:r>
      </w:ins>
      <w:ins w:id="345" w:author="Zhang  Zihao" w:date="2024-08-27T17:16:00Z" w16du:dateUtc="2024-08-27T15:16:00Z">
        <w:r w:rsidR="00AA2DF3">
          <w:rPr>
            <w:rFonts w:ascii="Arial" w:eastAsiaTheme="minorEastAsia" w:hAnsi="Arial" w:cs="Arial" w:hint="eastAsia"/>
            <w:sz w:val="22"/>
            <w:szCs w:val="22"/>
            <w:lang w:eastAsia="zh-CN"/>
          </w:rPr>
          <w:t xml:space="preserve">especially for </w:t>
        </w:r>
      </w:ins>
      <w:ins w:id="346" w:author="Zhang  Zihao" w:date="2024-08-27T16:34:00Z" w16du:dateUtc="2024-08-27T14:34:00Z">
        <w:r w:rsidR="00D36035">
          <w:rPr>
            <w:rFonts w:ascii="Arial" w:eastAsiaTheme="minorEastAsia" w:hAnsi="Arial" w:cs="Arial" w:hint="eastAsia"/>
            <w:sz w:val="22"/>
            <w:szCs w:val="22"/>
            <w:lang w:eastAsia="zh-CN"/>
          </w:rPr>
          <w:t>the</w:t>
        </w:r>
        <w:r w:rsidR="00D36035" w:rsidRPr="003F6B75">
          <w:rPr>
            <w:rFonts w:ascii="Arial" w:eastAsiaTheme="minorEastAsia" w:hAnsi="Arial" w:cs="Arial"/>
            <w:sz w:val="22"/>
            <w:szCs w:val="22"/>
            <w:lang w:eastAsia="zh-CN"/>
          </w:rPr>
          <w:t xml:space="preserve"> </w:t>
        </w:r>
        <w:r w:rsidR="00D36035" w:rsidRPr="00CF7E03">
          <w:rPr>
            <w:rFonts w:ascii="Arial" w:eastAsiaTheme="minorEastAsia" w:hAnsi="Arial" w:cs="Arial"/>
            <w:sz w:val="22"/>
            <w:szCs w:val="22"/>
            <w:lang w:eastAsia="zh-CN"/>
          </w:rPr>
          <w:t>CaC</w:t>
        </w:r>
        <w:r w:rsidR="00D36035" w:rsidRPr="00CF7E03">
          <w:rPr>
            <w:rFonts w:ascii="Arial" w:eastAsiaTheme="minorEastAsia" w:hAnsi="Arial" w:cs="Arial"/>
            <w:sz w:val="22"/>
            <w:szCs w:val="22"/>
            <w:vertAlign w:val="subscript"/>
            <w:lang w:eastAsia="zh-CN"/>
          </w:rPr>
          <w:t>2</w:t>
        </w:r>
        <w:r w:rsidR="00D36035">
          <w:rPr>
            <w:rFonts w:ascii="Arial" w:eastAsiaTheme="minorEastAsia" w:hAnsi="Arial" w:cs="Arial" w:hint="eastAsia"/>
            <w:sz w:val="22"/>
            <w:szCs w:val="22"/>
            <w:lang w:eastAsia="zh-CN"/>
          </w:rPr>
          <w:t xml:space="preserve"> route</w:t>
        </w:r>
      </w:ins>
      <w:ins w:id="347" w:author="Zhang  Zihao" w:date="2024-08-27T22:13:00Z" w16du:dateUtc="2024-08-27T20:13:00Z">
        <w:r w:rsidR="004009C4">
          <w:rPr>
            <w:rFonts w:ascii="Arial" w:eastAsiaTheme="minorEastAsia" w:hAnsi="Arial" w:cs="Arial" w:hint="eastAsia"/>
            <w:sz w:val="22"/>
            <w:szCs w:val="22"/>
            <w:lang w:eastAsia="zh-CN"/>
          </w:rPr>
          <w:t>, leading to severe environmental burden</w:t>
        </w:r>
      </w:ins>
      <w:ins w:id="348" w:author="Zhang  Zihao" w:date="2024-08-27T16:43:00Z" w16du:dateUtc="2024-08-27T14:43:00Z">
        <w:r w:rsidR="0077342F">
          <w:rPr>
            <w:rFonts w:ascii="Arial" w:eastAsiaTheme="minorEastAsia" w:hAnsi="Arial" w:cs="Arial" w:hint="eastAsia"/>
            <w:sz w:val="22"/>
            <w:szCs w:val="22"/>
            <w:lang w:eastAsia="zh-CN"/>
          </w:rPr>
          <w:t>.</w:t>
        </w:r>
      </w:ins>
      <w:r w:rsidR="00D7180E" w:rsidRPr="00D7180E">
        <w:rPr>
          <w:rFonts w:ascii="Arial" w:eastAsiaTheme="minorEastAsia" w:hAnsi="Arial" w:cs="Arial"/>
          <w:sz w:val="22"/>
          <w:szCs w:val="22"/>
          <w:vertAlign w:val="superscript"/>
          <w:lang w:eastAsia="zh-CN"/>
        </w:rPr>
        <w:t>13,2</w:t>
      </w:r>
      <w:r w:rsidR="00D7180E">
        <w:rPr>
          <w:rFonts w:ascii="Arial" w:eastAsiaTheme="minorEastAsia" w:hAnsi="Arial" w:cs="Arial"/>
          <w:sz w:val="22"/>
          <w:szCs w:val="22"/>
          <w:vertAlign w:val="superscript"/>
          <w:lang w:eastAsia="zh-CN"/>
        </w:rPr>
        <w:t>6</w:t>
      </w:r>
      <w:r w:rsidR="00D7180E" w:rsidRPr="00D7180E">
        <w:rPr>
          <w:rFonts w:ascii="Arial" w:eastAsiaTheme="minorEastAsia" w:hAnsi="Arial" w:cs="Arial"/>
          <w:sz w:val="22"/>
          <w:szCs w:val="22"/>
          <w:vertAlign w:val="superscript"/>
          <w:lang w:eastAsia="zh-CN"/>
        </w:rPr>
        <w:t>-2</w:t>
      </w:r>
      <w:r w:rsidR="00D7180E">
        <w:rPr>
          <w:rFonts w:ascii="Arial" w:eastAsiaTheme="minorEastAsia" w:hAnsi="Arial" w:cs="Arial"/>
          <w:sz w:val="22"/>
          <w:szCs w:val="22"/>
          <w:vertAlign w:val="superscript"/>
          <w:lang w:eastAsia="zh-CN"/>
        </w:rPr>
        <w:t>8</w:t>
      </w:r>
      <w:ins w:id="349" w:author="Zhang  Zihao" w:date="2024-08-27T22:38:00Z" w16du:dateUtc="2024-08-27T20:38:00Z">
        <w:r w:rsidR="005363AC">
          <w:rPr>
            <w:rFonts w:ascii="Arial" w:eastAsiaTheme="minorEastAsia" w:hAnsi="Arial" w:cs="Arial" w:hint="eastAsia"/>
            <w:sz w:val="22"/>
            <w:szCs w:val="22"/>
            <w:lang w:eastAsia="zh-CN"/>
          </w:rPr>
          <w:t xml:space="preserve"> </w:t>
        </w:r>
      </w:ins>
      <w:ins w:id="350" w:author="Nabera  Abhinandan" w:date="2024-08-30T16:01:00Z" w16du:dateUtc="2024-08-30T14:01:00Z">
        <w:r>
          <w:rPr>
            <w:rFonts w:ascii="Arial" w:eastAsiaTheme="minorEastAsia" w:hAnsi="Arial" w:cs="Arial"/>
            <w:sz w:val="22"/>
            <w:szCs w:val="22"/>
            <w:lang w:eastAsia="zh-CN"/>
          </w:rPr>
          <w:t>Therefore, d</w:t>
        </w:r>
      </w:ins>
      <w:ins w:id="351" w:author="Zhang  Zihao" w:date="2024-08-27T22:38:00Z" w16du:dateUtc="2024-08-27T20:38:00Z">
        <w:del w:id="352" w:author="Nabera  Abhinandan" w:date="2024-08-30T16:01:00Z" w16du:dateUtc="2024-08-30T14:01:00Z">
          <w:r w:rsidR="005363AC" w:rsidDel="003936A5">
            <w:rPr>
              <w:rFonts w:ascii="Arial" w:eastAsiaTheme="minorEastAsia" w:hAnsi="Arial" w:cs="Arial" w:hint="eastAsia"/>
              <w:sz w:val="22"/>
              <w:szCs w:val="22"/>
              <w:lang w:eastAsia="zh-CN"/>
            </w:rPr>
            <w:delText>D</w:delText>
          </w:r>
        </w:del>
        <w:r w:rsidR="005363AC">
          <w:rPr>
            <w:rFonts w:ascii="Arial" w:eastAsiaTheme="minorEastAsia" w:hAnsi="Arial" w:cs="Arial" w:hint="eastAsia"/>
            <w:sz w:val="22"/>
            <w:szCs w:val="22"/>
            <w:lang w:eastAsia="zh-CN"/>
          </w:rPr>
          <w:t xml:space="preserve">eveloping </w:t>
        </w:r>
        <w:r w:rsidR="005363AC" w:rsidRPr="00CF7E03">
          <w:rPr>
            <w:rFonts w:ascii="Arial" w:eastAsiaTheme="minorEastAsia" w:hAnsi="Arial" w:cs="Arial"/>
            <w:sz w:val="22"/>
            <w:szCs w:val="22"/>
            <w:lang w:eastAsia="zh-CN"/>
          </w:rPr>
          <w:t xml:space="preserve">a more sustainable </w:t>
        </w:r>
      </w:ins>
      <w:ins w:id="353" w:author="Zhang  Zihao" w:date="2024-08-27T22:39:00Z" w16du:dateUtc="2024-08-27T20:39:00Z">
        <w:r w:rsidR="005363AC" w:rsidRPr="00CF7E03">
          <w:rPr>
            <w:rFonts w:ascii="Arial" w:hAnsi="Arial" w:cs="Arial"/>
            <w:sz w:val="22"/>
            <w:szCs w:val="22"/>
          </w:rPr>
          <w:t>C</w:t>
        </w:r>
        <w:r w:rsidR="005363AC" w:rsidRPr="00CF7E03">
          <w:rPr>
            <w:rFonts w:ascii="Arial" w:hAnsi="Arial" w:cs="Arial"/>
            <w:sz w:val="22"/>
            <w:szCs w:val="22"/>
            <w:vertAlign w:val="subscript"/>
          </w:rPr>
          <w:t>2</w:t>
        </w:r>
        <w:r w:rsidR="005363AC" w:rsidRPr="00CF7E03">
          <w:rPr>
            <w:rFonts w:ascii="Arial" w:hAnsi="Arial" w:cs="Arial"/>
            <w:sz w:val="22"/>
            <w:szCs w:val="22"/>
          </w:rPr>
          <w:t>H</w:t>
        </w:r>
        <w:r w:rsidR="005363AC" w:rsidRPr="00CF7E03">
          <w:rPr>
            <w:rFonts w:ascii="Arial" w:hAnsi="Arial" w:cs="Arial"/>
            <w:sz w:val="22"/>
            <w:szCs w:val="22"/>
            <w:vertAlign w:val="subscript"/>
          </w:rPr>
          <w:t>2</w:t>
        </w:r>
        <w:r w:rsidR="005363AC" w:rsidRPr="00CF7E03">
          <w:rPr>
            <w:rFonts w:ascii="Arial" w:eastAsiaTheme="minorEastAsia" w:hAnsi="Arial" w:cs="Arial"/>
            <w:sz w:val="22"/>
            <w:szCs w:val="22"/>
            <w:lang w:eastAsia="zh-CN"/>
          </w:rPr>
          <w:t xml:space="preserve"> </w:t>
        </w:r>
        <w:r w:rsidR="005363AC">
          <w:rPr>
            <w:rFonts w:ascii="Arial" w:eastAsiaTheme="minorEastAsia" w:hAnsi="Arial" w:cs="Arial" w:hint="eastAsia"/>
            <w:sz w:val="22"/>
            <w:szCs w:val="22"/>
            <w:lang w:eastAsia="zh-CN"/>
          </w:rPr>
          <w:t>production technology</w:t>
        </w:r>
      </w:ins>
      <w:ins w:id="354" w:author="Zhang  Zihao" w:date="2024-08-27T22:38:00Z" w16du:dateUtc="2024-08-27T20:38:00Z">
        <w:r w:rsidR="005363AC" w:rsidRPr="00CF7E03">
          <w:rPr>
            <w:rFonts w:ascii="Arial" w:eastAsiaTheme="minorEastAsia" w:hAnsi="Arial" w:cs="Arial"/>
            <w:sz w:val="22"/>
            <w:szCs w:val="22"/>
            <w:lang w:eastAsia="zh-CN"/>
          </w:rPr>
          <w:t xml:space="preserve"> based on non-fossil carbon and renewable energy</w:t>
        </w:r>
        <w:r w:rsidR="005363AC" w:rsidDel="00D36035">
          <w:rPr>
            <w:rFonts w:ascii="Arial" w:eastAsiaTheme="minorEastAsia" w:hAnsi="Arial" w:cs="Arial"/>
            <w:sz w:val="22"/>
            <w:szCs w:val="22"/>
            <w:lang w:eastAsia="zh-CN"/>
          </w:rPr>
          <w:t xml:space="preserve"> </w:t>
        </w:r>
      </w:ins>
      <w:ins w:id="355" w:author="Zhang  Zihao" w:date="2024-08-27T22:39:00Z" w16du:dateUtc="2024-08-27T20:39:00Z">
        <w:r w:rsidR="005363AC">
          <w:rPr>
            <w:rFonts w:ascii="Arial" w:eastAsiaTheme="minorEastAsia" w:hAnsi="Arial" w:cs="Arial"/>
            <w:sz w:val="22"/>
            <w:szCs w:val="22"/>
            <w:lang w:eastAsia="zh-CN"/>
          </w:rPr>
          <w:t xml:space="preserve">is </w:t>
        </w:r>
        <w:del w:id="356" w:author="Nabera  Abhinandan" w:date="2024-08-30T16:01:00Z" w16du:dateUtc="2024-08-30T14:01:00Z">
          <w:r w:rsidR="005363AC" w:rsidDel="003936A5">
            <w:rPr>
              <w:rFonts w:ascii="Arial" w:eastAsiaTheme="minorEastAsia" w:hAnsi="Arial" w:cs="Arial"/>
              <w:sz w:val="22"/>
              <w:szCs w:val="22"/>
              <w:lang w:eastAsia="zh-CN"/>
            </w:rPr>
            <w:delText>becoming</w:delText>
          </w:r>
          <w:r w:rsidR="005363AC" w:rsidDel="003936A5">
            <w:rPr>
              <w:rFonts w:ascii="Arial" w:eastAsiaTheme="minorEastAsia" w:hAnsi="Arial" w:cs="Arial" w:hint="eastAsia"/>
              <w:sz w:val="22"/>
              <w:szCs w:val="22"/>
              <w:lang w:eastAsia="zh-CN"/>
            </w:rPr>
            <w:delText xml:space="preserve"> </w:delText>
          </w:r>
        </w:del>
        <w:r w:rsidR="005363AC">
          <w:rPr>
            <w:rFonts w:ascii="Arial" w:eastAsiaTheme="minorEastAsia" w:hAnsi="Arial" w:cs="Arial" w:hint="eastAsia"/>
            <w:sz w:val="22"/>
            <w:szCs w:val="22"/>
            <w:lang w:eastAsia="zh-CN"/>
          </w:rPr>
          <w:t>imminent.</w:t>
        </w:r>
      </w:ins>
      <w:commentRangeStart w:id="357"/>
      <w:commentRangeStart w:id="358"/>
      <w:commentRangeStart w:id="359"/>
      <w:del w:id="360" w:author="Zhang  Zihao" w:date="2024-08-27T16:37:00Z" w16du:dateUtc="2024-08-27T14:37:00Z">
        <w:r w:rsidR="00DA0BE8" w:rsidDel="00D36035">
          <w:rPr>
            <w:rFonts w:ascii="Arial" w:eastAsiaTheme="minorEastAsia" w:hAnsi="Arial" w:cs="Arial"/>
            <w:sz w:val="22"/>
            <w:szCs w:val="22"/>
            <w:lang w:eastAsia="zh-CN"/>
          </w:rPr>
          <w:delText>For</w:delText>
        </w:r>
        <w:r w:rsidR="00DA0BE8" w:rsidRPr="00CF7E03" w:rsidDel="00D36035">
          <w:rPr>
            <w:rFonts w:ascii="Arial" w:eastAsiaTheme="minorEastAsia" w:hAnsi="Arial" w:cs="Arial"/>
            <w:sz w:val="22"/>
            <w:szCs w:val="22"/>
            <w:lang w:eastAsia="zh-CN"/>
          </w:rPr>
          <w:delText xml:space="preserve"> </w:delText>
        </w:r>
        <w:r w:rsidR="00654F30" w:rsidRPr="00CF7E03" w:rsidDel="00D36035">
          <w:rPr>
            <w:rFonts w:ascii="Arial" w:eastAsiaTheme="minorEastAsia" w:hAnsi="Arial" w:cs="Arial"/>
            <w:sz w:val="22"/>
            <w:szCs w:val="22"/>
            <w:lang w:eastAsia="zh-CN"/>
          </w:rPr>
          <w:delText>C</w:delText>
        </w:r>
        <w:r w:rsidR="00654F30" w:rsidRPr="00CF7E03" w:rsidDel="00D36035">
          <w:rPr>
            <w:rFonts w:ascii="Arial" w:eastAsiaTheme="minorEastAsia" w:hAnsi="Arial" w:cs="Arial"/>
            <w:sz w:val="22"/>
            <w:szCs w:val="22"/>
            <w:vertAlign w:val="subscript"/>
            <w:lang w:eastAsia="zh-CN"/>
          </w:rPr>
          <w:delText>2</w:delText>
        </w:r>
        <w:r w:rsidR="00654F30" w:rsidRPr="00CF7E03" w:rsidDel="00D36035">
          <w:rPr>
            <w:rFonts w:ascii="Arial" w:eastAsiaTheme="minorEastAsia" w:hAnsi="Arial" w:cs="Arial"/>
            <w:sz w:val="22"/>
            <w:szCs w:val="22"/>
            <w:lang w:eastAsia="zh-CN"/>
          </w:rPr>
          <w:delText>H</w:delText>
        </w:r>
        <w:r w:rsidR="00654F30" w:rsidRPr="00CF7E03" w:rsidDel="00D36035">
          <w:rPr>
            <w:rFonts w:ascii="Arial" w:eastAsiaTheme="minorEastAsia" w:hAnsi="Arial" w:cs="Arial"/>
            <w:sz w:val="22"/>
            <w:szCs w:val="22"/>
            <w:vertAlign w:val="subscript"/>
            <w:lang w:eastAsia="zh-CN"/>
          </w:rPr>
          <w:delText>4</w:delText>
        </w:r>
        <w:r w:rsidR="00654F30" w:rsidRPr="00CF7E03" w:rsidDel="00D36035">
          <w:rPr>
            <w:rFonts w:ascii="Arial" w:eastAsiaTheme="minorEastAsia" w:hAnsi="Arial" w:cs="Arial"/>
            <w:sz w:val="22"/>
            <w:szCs w:val="22"/>
            <w:lang w:eastAsia="zh-CN"/>
          </w:rPr>
          <w:delText xml:space="preserve"> and C</w:delText>
        </w:r>
        <w:r w:rsidR="00654F30" w:rsidRPr="00CF7E03" w:rsidDel="00D36035">
          <w:rPr>
            <w:rFonts w:ascii="Arial" w:eastAsiaTheme="minorEastAsia" w:hAnsi="Arial" w:cs="Arial"/>
            <w:sz w:val="22"/>
            <w:szCs w:val="22"/>
            <w:vertAlign w:val="subscript"/>
            <w:lang w:eastAsia="zh-CN"/>
          </w:rPr>
          <w:delText>2</w:delText>
        </w:r>
        <w:r w:rsidR="00654F30" w:rsidRPr="00CF7E03" w:rsidDel="00D36035">
          <w:rPr>
            <w:rFonts w:ascii="Arial" w:eastAsiaTheme="minorEastAsia" w:hAnsi="Arial" w:cs="Arial"/>
            <w:sz w:val="22"/>
            <w:szCs w:val="22"/>
            <w:lang w:eastAsia="zh-CN"/>
          </w:rPr>
          <w:delText>H</w:delText>
        </w:r>
        <w:r w:rsidR="00654F30" w:rsidRPr="00CF7E03" w:rsidDel="00D36035">
          <w:rPr>
            <w:rFonts w:ascii="Arial" w:eastAsiaTheme="minorEastAsia" w:hAnsi="Arial" w:cs="Arial"/>
            <w:sz w:val="22"/>
            <w:szCs w:val="22"/>
            <w:vertAlign w:val="subscript"/>
            <w:lang w:eastAsia="zh-CN"/>
          </w:rPr>
          <w:delText>2</w:delText>
        </w:r>
        <w:r w:rsidR="00654F30" w:rsidRPr="00CF7E03" w:rsidDel="00D36035">
          <w:rPr>
            <w:rFonts w:ascii="Arial" w:eastAsiaTheme="minorEastAsia" w:hAnsi="Arial" w:cs="Arial"/>
            <w:sz w:val="22"/>
            <w:szCs w:val="22"/>
            <w:lang w:eastAsia="zh-CN"/>
          </w:rPr>
          <w:delText xml:space="preserve"> production</w:delText>
        </w:r>
        <w:r w:rsidR="00686CAE" w:rsidRPr="00CF7E03" w:rsidDel="00D36035">
          <w:rPr>
            <w:rFonts w:ascii="Arial" w:eastAsiaTheme="minorEastAsia" w:hAnsi="Arial" w:cs="Arial"/>
            <w:sz w:val="22"/>
            <w:szCs w:val="22"/>
            <w:lang w:eastAsia="zh-CN"/>
          </w:rPr>
          <w:delText xml:space="preserve">, producing </w:delText>
        </w:r>
        <w:r w:rsidR="008E5250" w:rsidRPr="00CF7E03" w:rsidDel="00D36035">
          <w:rPr>
            <w:rFonts w:ascii="Arial" w:eastAsiaTheme="minorEastAsia" w:hAnsi="Arial" w:cs="Arial"/>
            <w:sz w:val="22"/>
            <w:szCs w:val="22"/>
            <w:lang w:eastAsia="zh-CN"/>
          </w:rPr>
          <w:delText>1</w:delText>
        </w:r>
        <w:r w:rsidR="00746CA8" w:rsidDel="00D36035">
          <w:rPr>
            <w:rFonts w:ascii="Arial" w:eastAsiaTheme="minorEastAsia" w:hAnsi="Arial" w:cs="Arial"/>
            <w:sz w:val="22"/>
            <w:szCs w:val="22"/>
            <w:lang w:eastAsia="zh-CN"/>
          </w:rPr>
          <w:delText xml:space="preserve"> to </w:delText>
        </w:r>
        <w:r w:rsidR="00800CE3" w:rsidRPr="00CF7E03" w:rsidDel="00D36035">
          <w:rPr>
            <w:rFonts w:ascii="Arial" w:eastAsiaTheme="minorEastAsia" w:hAnsi="Arial" w:cs="Arial"/>
            <w:sz w:val="22"/>
            <w:szCs w:val="22"/>
            <w:lang w:eastAsia="zh-CN"/>
          </w:rPr>
          <w:delText>2</w:delText>
        </w:r>
        <w:r w:rsidR="003A37D0" w:rsidRPr="00CF7E03" w:rsidDel="00D36035">
          <w:rPr>
            <w:rFonts w:ascii="Arial" w:eastAsiaTheme="minorEastAsia" w:hAnsi="Arial" w:cs="Arial"/>
            <w:sz w:val="22"/>
            <w:szCs w:val="22"/>
            <w:lang w:eastAsia="zh-CN"/>
          </w:rPr>
          <w:delText> </w:delText>
        </w:r>
        <w:r w:rsidR="008E5250" w:rsidRPr="00CF7E03" w:rsidDel="00D36035">
          <w:rPr>
            <w:rFonts w:ascii="Arial" w:eastAsiaTheme="minorEastAsia" w:hAnsi="Arial" w:cs="Arial"/>
            <w:sz w:val="22"/>
            <w:szCs w:val="22"/>
            <w:lang w:eastAsia="zh-CN"/>
          </w:rPr>
          <w:delText>t</w:delText>
        </w:r>
        <w:r w:rsidR="002E28FA" w:rsidDel="00D36035">
          <w:rPr>
            <w:rFonts w:ascii="Arial" w:eastAsiaTheme="minorEastAsia" w:hAnsi="Arial" w:cs="Arial"/>
            <w:sz w:val="22"/>
            <w:szCs w:val="22"/>
            <w:lang w:eastAsia="zh-CN"/>
          </w:rPr>
          <w:delText> </w:delText>
        </w:r>
        <w:r w:rsidR="008E5250" w:rsidRPr="00CF7E03" w:rsidDel="00D36035">
          <w:rPr>
            <w:rFonts w:ascii="Arial" w:eastAsiaTheme="minorEastAsia" w:hAnsi="Arial" w:cs="Arial"/>
            <w:sz w:val="22"/>
            <w:szCs w:val="22"/>
            <w:lang w:eastAsia="zh-CN"/>
          </w:rPr>
          <w:delText>CO</w:delText>
        </w:r>
        <w:r w:rsidR="008E5250" w:rsidRPr="00CF7E03" w:rsidDel="00D36035">
          <w:rPr>
            <w:rFonts w:ascii="Arial" w:eastAsiaTheme="minorEastAsia" w:hAnsi="Arial" w:cs="Arial"/>
            <w:sz w:val="22"/>
            <w:szCs w:val="22"/>
            <w:vertAlign w:val="subscript"/>
            <w:lang w:eastAsia="zh-CN"/>
          </w:rPr>
          <w:delText>2</w:delText>
        </w:r>
        <w:r w:rsidR="002E28FA" w:rsidDel="00D36035">
          <w:rPr>
            <w:rFonts w:ascii="Arial" w:eastAsiaTheme="minorEastAsia" w:hAnsi="Arial" w:cs="Arial"/>
            <w:sz w:val="22"/>
            <w:szCs w:val="22"/>
            <w:lang w:eastAsia="zh-CN"/>
          </w:rPr>
          <w:delText> </w:delText>
        </w:r>
        <w:r w:rsidR="008E5250" w:rsidRPr="00CF7E03" w:rsidDel="00D36035">
          <w:rPr>
            <w:rFonts w:ascii="Arial" w:eastAsiaTheme="minorEastAsia" w:hAnsi="Arial" w:cs="Arial"/>
            <w:sz w:val="22"/>
            <w:szCs w:val="22"/>
            <w:lang w:eastAsia="zh-CN"/>
          </w:rPr>
          <w:delText>t</w:delText>
        </w:r>
        <w:r w:rsidR="002E28FA" w:rsidRPr="001017A8" w:rsidDel="00D36035">
          <w:rPr>
            <w:rFonts w:ascii="Arial" w:eastAsiaTheme="minorEastAsia" w:hAnsi="Arial" w:cs="Arial"/>
            <w:sz w:val="22"/>
            <w:szCs w:val="22"/>
            <w:vertAlign w:val="superscript"/>
            <w:lang w:eastAsia="zh-CN"/>
          </w:rPr>
          <w:delText>–1</w:delText>
        </w:r>
        <w:r w:rsidR="002E28FA" w:rsidDel="00D36035">
          <w:rPr>
            <w:rFonts w:ascii="Arial" w:eastAsiaTheme="minorEastAsia" w:hAnsi="Arial" w:cs="Arial"/>
            <w:sz w:val="22"/>
            <w:szCs w:val="22"/>
            <w:lang w:eastAsia="zh-CN"/>
          </w:rPr>
          <w:delText> </w:delText>
        </w:r>
        <w:r w:rsidR="00E46EAC" w:rsidRPr="00CF7E03" w:rsidDel="00D36035">
          <w:rPr>
            <w:rFonts w:ascii="Arial" w:eastAsiaTheme="minorEastAsia" w:hAnsi="Arial" w:cs="Arial"/>
            <w:sz w:val="22"/>
            <w:szCs w:val="22"/>
            <w:lang w:eastAsia="zh-CN"/>
          </w:rPr>
          <w:delText>C</w:delText>
        </w:r>
        <w:r w:rsidR="00E46EAC" w:rsidRPr="00CF7E03" w:rsidDel="00D36035">
          <w:rPr>
            <w:rFonts w:ascii="Arial" w:eastAsiaTheme="minorEastAsia" w:hAnsi="Arial" w:cs="Arial"/>
            <w:sz w:val="22"/>
            <w:szCs w:val="22"/>
            <w:vertAlign w:val="subscript"/>
            <w:lang w:eastAsia="zh-CN"/>
          </w:rPr>
          <w:delText>2</w:delText>
        </w:r>
        <w:r w:rsidR="00E46EAC" w:rsidRPr="00CF7E03" w:rsidDel="00D36035">
          <w:rPr>
            <w:rFonts w:ascii="Arial" w:eastAsiaTheme="minorEastAsia" w:hAnsi="Arial" w:cs="Arial"/>
            <w:sz w:val="22"/>
            <w:szCs w:val="22"/>
            <w:lang w:eastAsia="zh-CN"/>
          </w:rPr>
          <w:delText>H</w:delText>
        </w:r>
        <w:r w:rsidR="008E5250" w:rsidRPr="00CF7E03" w:rsidDel="00D36035">
          <w:rPr>
            <w:rFonts w:ascii="Arial" w:eastAsiaTheme="minorEastAsia" w:hAnsi="Arial" w:cs="Arial"/>
            <w:sz w:val="22"/>
            <w:szCs w:val="22"/>
            <w:vertAlign w:val="subscript"/>
            <w:lang w:eastAsia="zh-CN"/>
          </w:rPr>
          <w:delText>4</w:delText>
        </w:r>
        <w:r w:rsidR="008E5250" w:rsidRPr="00CF7E03" w:rsidDel="00D36035">
          <w:delText xml:space="preserve"> </w:delText>
        </w:r>
        <w:r w:rsidR="008E5250" w:rsidRPr="00CF7E03" w:rsidDel="00D36035">
          <w:rPr>
            <w:rFonts w:ascii="Arial" w:eastAsiaTheme="minorEastAsia" w:hAnsi="Arial" w:cs="Arial"/>
            <w:sz w:val="22"/>
            <w:szCs w:val="22"/>
            <w:lang w:eastAsia="zh-CN"/>
          </w:rPr>
          <w:delText xml:space="preserve">depending on the </w:delText>
        </w:r>
        <w:r w:rsidR="00993F75" w:rsidDel="00D36035">
          <w:rPr>
            <w:rFonts w:ascii="Arial" w:eastAsiaTheme="minorEastAsia" w:hAnsi="Arial" w:cs="Arial"/>
            <w:sz w:val="22"/>
            <w:szCs w:val="22"/>
            <w:lang w:eastAsia="zh-CN"/>
          </w:rPr>
          <w:delText xml:space="preserve">type of </w:delText>
        </w:r>
        <w:r w:rsidR="008E5250" w:rsidRPr="00CF7E03" w:rsidDel="00D36035">
          <w:rPr>
            <w:rFonts w:ascii="Arial" w:eastAsiaTheme="minorEastAsia" w:hAnsi="Arial" w:cs="Arial"/>
            <w:sz w:val="22"/>
            <w:szCs w:val="22"/>
            <w:lang w:eastAsia="zh-CN"/>
          </w:rPr>
          <w:delText>feedstock</w:delText>
        </w:r>
        <w:r w:rsidR="00387818" w:rsidDel="00D36035">
          <w:rPr>
            <w:rFonts w:ascii="Arial" w:eastAsiaTheme="minorEastAsia" w:hAnsi="Arial" w:cs="Arial"/>
            <w:sz w:val="22"/>
            <w:szCs w:val="22"/>
            <w:lang w:eastAsia="zh-CN"/>
          </w:rPr>
          <w:delText>,</w:delText>
        </w:r>
        <w:r w:rsidR="00E46EAC" w:rsidRPr="00CF7E03" w:rsidDel="00D36035">
          <w:rPr>
            <w:rFonts w:ascii="Arial" w:eastAsiaTheme="minorEastAsia" w:hAnsi="Arial" w:cs="Arial"/>
            <w:sz w:val="22"/>
            <w:szCs w:val="22"/>
            <w:lang w:eastAsia="zh-CN"/>
          </w:rPr>
          <w:delText xml:space="preserve"> </w:delText>
        </w:r>
        <w:r w:rsidR="00654F30" w:rsidRPr="00CF7E03" w:rsidDel="00D36035">
          <w:rPr>
            <w:rFonts w:ascii="Arial" w:eastAsiaTheme="minorEastAsia" w:hAnsi="Arial" w:cs="Arial"/>
            <w:sz w:val="22"/>
            <w:szCs w:val="22"/>
            <w:lang w:eastAsia="zh-CN"/>
          </w:rPr>
          <w:delText>and 0.8 and 3.6</w:delText>
        </w:r>
        <w:r w:rsidR="003A37D0" w:rsidRPr="00CF7E03" w:rsidDel="00D36035">
          <w:rPr>
            <w:rFonts w:ascii="Arial" w:eastAsiaTheme="minorEastAsia" w:hAnsi="Arial" w:cs="Arial"/>
            <w:sz w:val="22"/>
            <w:szCs w:val="22"/>
            <w:lang w:eastAsia="zh-CN"/>
          </w:rPr>
          <w:delText> </w:delText>
        </w:r>
        <w:r w:rsidR="00654F30" w:rsidRPr="00CF7E03" w:rsidDel="00D36035">
          <w:rPr>
            <w:rFonts w:ascii="Arial" w:eastAsiaTheme="minorEastAsia" w:hAnsi="Arial" w:cs="Arial"/>
            <w:sz w:val="22"/>
            <w:szCs w:val="22"/>
            <w:lang w:eastAsia="zh-CN"/>
          </w:rPr>
          <w:delText>t</w:delText>
        </w:r>
        <w:r w:rsidR="002E28FA" w:rsidDel="00D36035">
          <w:rPr>
            <w:rFonts w:ascii="Arial" w:eastAsiaTheme="minorEastAsia" w:hAnsi="Arial" w:cs="Arial"/>
            <w:sz w:val="22"/>
            <w:szCs w:val="22"/>
            <w:lang w:eastAsia="zh-CN"/>
          </w:rPr>
          <w:delText> </w:delText>
        </w:r>
        <w:r w:rsidR="00654F30" w:rsidRPr="00CF7E03" w:rsidDel="00D36035">
          <w:rPr>
            <w:rFonts w:ascii="Arial" w:eastAsiaTheme="minorEastAsia" w:hAnsi="Arial" w:cs="Arial"/>
            <w:sz w:val="22"/>
            <w:szCs w:val="22"/>
            <w:lang w:eastAsia="zh-CN"/>
          </w:rPr>
          <w:delText>CO</w:delText>
        </w:r>
        <w:r w:rsidR="00654F30" w:rsidRPr="00CF7E03" w:rsidDel="00D36035">
          <w:rPr>
            <w:rFonts w:ascii="Arial" w:eastAsiaTheme="minorEastAsia" w:hAnsi="Arial" w:cs="Arial"/>
            <w:sz w:val="22"/>
            <w:szCs w:val="22"/>
            <w:vertAlign w:val="subscript"/>
            <w:lang w:eastAsia="zh-CN"/>
          </w:rPr>
          <w:delText>2</w:delText>
        </w:r>
        <w:r w:rsidR="002E28FA" w:rsidDel="00D36035">
          <w:rPr>
            <w:rFonts w:ascii="Arial" w:eastAsiaTheme="minorEastAsia" w:hAnsi="Arial" w:cs="Arial"/>
            <w:sz w:val="22"/>
            <w:szCs w:val="22"/>
            <w:lang w:eastAsia="zh-CN"/>
          </w:rPr>
          <w:delText> </w:delText>
        </w:r>
        <w:r w:rsidR="00F06DFE" w:rsidRPr="00CF7E03" w:rsidDel="00D36035">
          <w:rPr>
            <w:rFonts w:ascii="Arial" w:eastAsiaTheme="minorEastAsia" w:hAnsi="Arial" w:cs="Arial"/>
            <w:sz w:val="22"/>
            <w:szCs w:val="22"/>
            <w:lang w:eastAsia="zh-CN"/>
          </w:rPr>
          <w:delText>t</w:delText>
        </w:r>
        <w:r w:rsidR="002E28FA" w:rsidRPr="001017A8" w:rsidDel="00D36035">
          <w:rPr>
            <w:rFonts w:ascii="Arial" w:eastAsiaTheme="minorEastAsia" w:hAnsi="Arial" w:cs="Arial"/>
            <w:sz w:val="22"/>
            <w:szCs w:val="22"/>
            <w:vertAlign w:val="superscript"/>
            <w:lang w:eastAsia="zh-CN"/>
          </w:rPr>
          <w:delText>–1</w:delText>
        </w:r>
        <w:r w:rsidR="00F06DFE" w:rsidDel="00D36035">
          <w:rPr>
            <w:rFonts w:ascii="Arial" w:eastAsiaTheme="minorEastAsia" w:hAnsi="Arial" w:cs="Arial"/>
            <w:sz w:val="22"/>
            <w:szCs w:val="22"/>
            <w:lang w:eastAsia="zh-CN"/>
          </w:rPr>
          <w:delText> </w:delText>
        </w:r>
        <w:r w:rsidR="00654F30" w:rsidRPr="00CF7E03" w:rsidDel="00D36035">
          <w:rPr>
            <w:rFonts w:ascii="Arial" w:eastAsiaTheme="minorEastAsia" w:hAnsi="Arial" w:cs="Arial"/>
            <w:sz w:val="22"/>
            <w:szCs w:val="22"/>
            <w:lang w:eastAsia="zh-CN"/>
          </w:rPr>
          <w:delText>C</w:delText>
        </w:r>
        <w:r w:rsidR="00654F30" w:rsidRPr="00CF7E03" w:rsidDel="00D36035">
          <w:rPr>
            <w:rFonts w:ascii="Arial" w:eastAsiaTheme="minorEastAsia" w:hAnsi="Arial" w:cs="Arial"/>
            <w:sz w:val="22"/>
            <w:szCs w:val="22"/>
            <w:vertAlign w:val="subscript"/>
            <w:lang w:eastAsia="zh-CN"/>
          </w:rPr>
          <w:delText>2</w:delText>
        </w:r>
        <w:r w:rsidR="00654F30" w:rsidRPr="00CF7E03" w:rsidDel="00D36035">
          <w:rPr>
            <w:rFonts w:ascii="Arial" w:eastAsiaTheme="minorEastAsia" w:hAnsi="Arial" w:cs="Arial"/>
            <w:sz w:val="22"/>
            <w:szCs w:val="22"/>
            <w:lang w:eastAsia="zh-CN"/>
          </w:rPr>
          <w:delText>H</w:delText>
        </w:r>
        <w:r w:rsidR="00654F30" w:rsidRPr="00CF7E03" w:rsidDel="00D36035">
          <w:rPr>
            <w:rFonts w:ascii="Arial" w:eastAsiaTheme="minorEastAsia" w:hAnsi="Arial" w:cs="Arial"/>
            <w:sz w:val="22"/>
            <w:szCs w:val="22"/>
            <w:vertAlign w:val="subscript"/>
            <w:lang w:eastAsia="zh-CN"/>
          </w:rPr>
          <w:delText>2</w:delText>
        </w:r>
        <w:r w:rsidR="00654F30" w:rsidRPr="00CF7E03" w:rsidDel="00D36035">
          <w:rPr>
            <w:rFonts w:ascii="Arial" w:eastAsiaTheme="minorEastAsia" w:hAnsi="Arial" w:cs="Arial"/>
            <w:sz w:val="22"/>
            <w:szCs w:val="22"/>
            <w:lang w:eastAsia="zh-CN"/>
          </w:rPr>
          <w:delText xml:space="preserve"> </w:delText>
        </w:r>
        <w:r w:rsidR="00654F30" w:rsidRPr="00AA2184" w:rsidDel="00D36035">
          <w:rPr>
            <w:rFonts w:ascii="Arial" w:eastAsiaTheme="minorEastAsia" w:hAnsi="Arial" w:cs="Arial"/>
            <w:i/>
            <w:sz w:val="22"/>
            <w:szCs w:val="22"/>
            <w:lang w:eastAsia="zh-CN"/>
          </w:rPr>
          <w:delText>via</w:delText>
        </w:r>
        <w:r w:rsidR="00654F30" w:rsidRPr="00CF7E03" w:rsidDel="00D36035">
          <w:rPr>
            <w:rFonts w:ascii="Arial" w:eastAsiaTheme="minorEastAsia" w:hAnsi="Arial" w:cs="Arial"/>
            <w:sz w:val="22"/>
            <w:szCs w:val="22"/>
            <w:lang w:eastAsia="zh-CN"/>
          </w:rPr>
          <w:delText xml:space="preserve"> </w:delText>
        </w:r>
        <w:r w:rsidR="00763B49" w:rsidDel="00D36035">
          <w:rPr>
            <w:rFonts w:ascii="Arial" w:eastAsiaTheme="minorEastAsia" w:hAnsi="Arial" w:cs="Arial" w:hint="eastAsia"/>
            <w:sz w:val="22"/>
            <w:szCs w:val="22"/>
            <w:lang w:eastAsia="zh-CN"/>
          </w:rPr>
          <w:delText>PC</w:delText>
        </w:r>
        <w:r w:rsidR="00654F30" w:rsidRPr="00CF7E03" w:rsidDel="00D36035">
          <w:rPr>
            <w:rFonts w:ascii="Arial" w:eastAsiaTheme="minorEastAsia" w:hAnsi="Arial" w:cs="Arial"/>
            <w:sz w:val="22"/>
            <w:szCs w:val="22"/>
            <w:lang w:eastAsia="zh-CN"/>
          </w:rPr>
          <w:delText xml:space="preserve"> and CaC</w:delText>
        </w:r>
        <w:r w:rsidR="00654F30" w:rsidRPr="00CF7E03" w:rsidDel="00D36035">
          <w:rPr>
            <w:rFonts w:ascii="Arial" w:eastAsiaTheme="minorEastAsia" w:hAnsi="Arial" w:cs="Arial"/>
            <w:sz w:val="22"/>
            <w:szCs w:val="22"/>
            <w:vertAlign w:val="subscript"/>
            <w:lang w:eastAsia="zh-CN"/>
          </w:rPr>
          <w:delText>2</w:delText>
        </w:r>
        <w:r w:rsidR="00654F30" w:rsidRPr="00CF7E03" w:rsidDel="00D36035">
          <w:rPr>
            <w:rFonts w:ascii="Arial" w:eastAsiaTheme="minorEastAsia" w:hAnsi="Arial" w:cs="Arial"/>
            <w:sz w:val="22"/>
            <w:szCs w:val="22"/>
            <w:lang w:eastAsia="zh-CN"/>
          </w:rPr>
          <w:delText xml:space="preserve"> routes</w:delText>
        </w:r>
        <w:r w:rsidR="008D01A7" w:rsidRPr="00CF7E03" w:rsidDel="00D36035">
          <w:rPr>
            <w:rFonts w:ascii="Arial" w:eastAsiaTheme="minorEastAsia" w:hAnsi="Arial" w:cs="Arial"/>
            <w:sz w:val="22"/>
            <w:szCs w:val="22"/>
            <w:lang w:eastAsia="zh-CN"/>
          </w:rPr>
          <w:delText>,</w:delText>
        </w:r>
        <w:r w:rsidR="000E4D61" w:rsidRPr="00CF7E03" w:rsidDel="00D36035">
          <w:rPr>
            <w:rFonts w:ascii="Arial" w:eastAsiaTheme="minorEastAsia" w:hAnsi="Arial" w:cs="Arial"/>
            <w:sz w:val="22"/>
            <w:szCs w:val="22"/>
            <w:lang w:eastAsia="zh-CN"/>
          </w:rPr>
          <w:delText xml:space="preserve"> respectively</w:delText>
        </w:r>
      </w:del>
      <w:del w:id="361" w:author="Zhang  Zihao" w:date="2024-08-27T16:45:00Z" w16du:dateUtc="2024-08-27T14:45:00Z">
        <w:r w:rsidR="00387818" w:rsidDel="0077342F">
          <w:rPr>
            <w:rFonts w:ascii="Arial" w:eastAsiaTheme="minorEastAsia" w:hAnsi="Arial" w:cs="Arial"/>
            <w:sz w:val="22"/>
            <w:szCs w:val="22"/>
            <w:lang w:eastAsia="zh-CN"/>
          </w:rPr>
          <w:delText>,</w:delText>
        </w:r>
      </w:del>
      <w:r w:rsidR="00BA3524" w:rsidRPr="00BA3524">
        <w:rPr>
          <w:rFonts w:ascii="Arial" w:hAnsi="Arial" w:cs="Arial"/>
          <w:sz w:val="22"/>
          <w:vertAlign w:val="superscript"/>
        </w:rPr>
        <w:t>13</w:t>
      </w:r>
      <w:ins w:id="362" w:author="Zhang  Zihao" w:date="2024-08-27T22:25:00Z" w16du:dateUtc="2024-08-27T20:25:00Z">
        <w:r w:rsidR="00CE09DF">
          <w:rPr>
            <w:rFonts w:ascii="Arial" w:eastAsiaTheme="minorEastAsia" w:hAnsi="Arial" w:cs="Arial" w:hint="eastAsia"/>
            <w:sz w:val="22"/>
            <w:lang w:eastAsia="zh-CN"/>
          </w:rPr>
          <w:t xml:space="preserve"> </w:t>
        </w:r>
      </w:ins>
      <w:del w:id="363" w:author="Zhang  Zihao" w:date="2024-08-27T21:58:00Z" w16du:dateUtc="2024-08-27T19:58:00Z">
        <w:r w:rsidR="00BA3524" w:rsidRPr="00BA3524" w:rsidDel="003D1A1B">
          <w:rPr>
            <w:rFonts w:ascii="Arial" w:hAnsi="Arial" w:cs="Arial"/>
            <w:sz w:val="22"/>
            <w:vertAlign w:val="superscript"/>
          </w:rPr>
          <w:delText>,22–24</w:delText>
        </w:r>
      </w:del>
      <w:del w:id="364" w:author="Zhang  Zihao" w:date="2024-08-27T16:45:00Z" w16du:dateUtc="2024-08-27T14:45:00Z">
        <w:r w:rsidR="003B615E" w:rsidRPr="00CF7E03" w:rsidDel="0077342F">
          <w:rPr>
            <w:rFonts w:ascii="Arial" w:eastAsiaTheme="minorEastAsia" w:hAnsi="Arial" w:cs="Arial"/>
            <w:sz w:val="22"/>
            <w:szCs w:val="22"/>
            <w:lang w:eastAsia="zh-CN"/>
          </w:rPr>
          <w:delText xml:space="preserve"> </w:delText>
        </w:r>
        <w:r w:rsidR="00686CAE" w:rsidRPr="00CF7E03" w:rsidDel="0077342F">
          <w:rPr>
            <w:rFonts w:ascii="Arial" w:eastAsiaTheme="minorEastAsia" w:hAnsi="Arial" w:cs="Arial"/>
            <w:sz w:val="22"/>
            <w:szCs w:val="22"/>
            <w:lang w:eastAsia="zh-CN"/>
          </w:rPr>
          <w:delText>highlights the</w:delText>
        </w:r>
        <w:r w:rsidR="00DA4724" w:rsidRPr="00CF7E03" w:rsidDel="0077342F">
          <w:rPr>
            <w:rFonts w:ascii="Arial" w:eastAsiaTheme="minorEastAsia" w:hAnsi="Arial" w:cs="Arial"/>
            <w:sz w:val="22"/>
            <w:szCs w:val="22"/>
            <w:lang w:eastAsia="zh-CN"/>
          </w:rPr>
          <w:delText xml:space="preserve"> need </w:delText>
        </w:r>
        <w:r w:rsidR="00686CAE" w:rsidRPr="00CF7E03" w:rsidDel="0077342F">
          <w:rPr>
            <w:rFonts w:ascii="Arial" w:eastAsiaTheme="minorEastAsia" w:hAnsi="Arial" w:cs="Arial"/>
            <w:sz w:val="22"/>
            <w:szCs w:val="22"/>
            <w:lang w:eastAsia="zh-CN"/>
          </w:rPr>
          <w:delText>for</w:delText>
        </w:r>
        <w:r w:rsidR="00DA4724" w:rsidRPr="00CF7E03" w:rsidDel="0077342F">
          <w:rPr>
            <w:rFonts w:ascii="Arial" w:eastAsiaTheme="minorEastAsia" w:hAnsi="Arial" w:cs="Arial"/>
            <w:sz w:val="22"/>
            <w:szCs w:val="22"/>
            <w:lang w:eastAsia="zh-CN"/>
          </w:rPr>
          <w:delText xml:space="preserve"> </w:delText>
        </w:r>
        <w:r w:rsidR="00F06DFE" w:rsidDel="0077342F">
          <w:rPr>
            <w:rFonts w:ascii="Arial" w:eastAsiaTheme="minorEastAsia" w:hAnsi="Arial" w:cs="Arial"/>
            <w:sz w:val="22"/>
            <w:szCs w:val="22"/>
            <w:lang w:eastAsia="zh-CN"/>
          </w:rPr>
          <w:delText>greener</w:delText>
        </w:r>
        <w:r w:rsidR="00F06DFE" w:rsidRPr="00CF7E03" w:rsidDel="0077342F">
          <w:rPr>
            <w:rFonts w:ascii="Arial" w:eastAsiaTheme="minorEastAsia" w:hAnsi="Arial" w:cs="Arial"/>
            <w:sz w:val="22"/>
            <w:szCs w:val="22"/>
            <w:lang w:eastAsia="zh-CN"/>
          </w:rPr>
          <w:delText xml:space="preserve"> </w:delText>
        </w:r>
        <w:r w:rsidR="00686CAE" w:rsidRPr="00CF7E03" w:rsidDel="0077342F">
          <w:rPr>
            <w:rFonts w:ascii="Arial" w:eastAsiaTheme="minorEastAsia" w:hAnsi="Arial" w:cs="Arial"/>
            <w:sz w:val="22"/>
            <w:szCs w:val="22"/>
            <w:lang w:eastAsia="zh-CN"/>
          </w:rPr>
          <w:delText xml:space="preserve">production </w:delText>
        </w:r>
        <w:r w:rsidR="00DA4724" w:rsidRPr="00CF7E03" w:rsidDel="0077342F">
          <w:rPr>
            <w:rFonts w:ascii="Arial" w:eastAsiaTheme="minorEastAsia" w:hAnsi="Arial" w:cs="Arial"/>
            <w:sz w:val="22"/>
            <w:szCs w:val="22"/>
            <w:lang w:eastAsia="zh-CN"/>
          </w:rPr>
          <w:delText>routes</w:delText>
        </w:r>
        <w:r w:rsidR="008D01A7" w:rsidRPr="00CF7E03" w:rsidDel="0077342F">
          <w:rPr>
            <w:rFonts w:ascii="Arial" w:eastAsiaTheme="minorEastAsia" w:hAnsi="Arial" w:cs="Arial"/>
            <w:sz w:val="22"/>
            <w:szCs w:val="22"/>
            <w:lang w:eastAsia="zh-CN"/>
          </w:rPr>
          <w:delText xml:space="preserve"> for both </w:delText>
        </w:r>
        <w:r w:rsidR="00F06DFE" w:rsidDel="0077342F">
          <w:rPr>
            <w:rFonts w:ascii="Arial" w:eastAsiaTheme="minorEastAsia" w:hAnsi="Arial" w:cs="Arial"/>
            <w:sz w:val="22"/>
            <w:szCs w:val="22"/>
            <w:lang w:eastAsia="zh-CN"/>
          </w:rPr>
          <w:delText>ethylene and acetylene</w:delText>
        </w:r>
        <w:r w:rsidR="00DA4724" w:rsidRPr="00CF7E03" w:rsidDel="0077342F">
          <w:rPr>
            <w:rFonts w:ascii="Arial" w:eastAsiaTheme="minorEastAsia" w:hAnsi="Arial" w:cs="Arial"/>
            <w:sz w:val="22"/>
            <w:szCs w:val="22"/>
            <w:lang w:eastAsia="zh-CN"/>
          </w:rPr>
          <w:delText>.</w:delText>
        </w:r>
        <w:commentRangeEnd w:id="357"/>
        <w:r w:rsidR="00BE6971" w:rsidDel="0077342F">
          <w:rPr>
            <w:rStyle w:val="CommentReference"/>
          </w:rPr>
          <w:commentReference w:id="357"/>
        </w:r>
        <w:commentRangeEnd w:id="358"/>
        <w:r w:rsidR="002E1401" w:rsidDel="0077342F">
          <w:rPr>
            <w:rStyle w:val="CommentReference"/>
          </w:rPr>
          <w:commentReference w:id="358"/>
        </w:r>
      </w:del>
      <w:commentRangeEnd w:id="359"/>
      <w:r w:rsidR="005363AC">
        <w:rPr>
          <w:rStyle w:val="CommentReference"/>
        </w:rPr>
        <w:commentReference w:id="359"/>
      </w:r>
      <w:del w:id="365" w:author="Zhang  Zihao" w:date="2024-08-27T16:45:00Z" w16du:dateUtc="2024-08-27T14:45:00Z">
        <w:r w:rsidR="00DA4724" w:rsidRPr="00CF7E03" w:rsidDel="0077342F">
          <w:rPr>
            <w:rFonts w:ascii="Arial" w:eastAsiaTheme="minorEastAsia" w:hAnsi="Arial" w:cs="Arial"/>
            <w:sz w:val="22"/>
            <w:szCs w:val="22"/>
            <w:lang w:eastAsia="zh-CN"/>
          </w:rPr>
          <w:delText xml:space="preserve"> </w:delText>
        </w:r>
      </w:del>
      <w:del w:id="366" w:author="Zhang  Zihao" w:date="2024-08-27T17:32:00Z" w16du:dateUtc="2024-08-27T15:32:00Z">
        <w:r w:rsidR="000E4D61" w:rsidRPr="00CF7E03" w:rsidDel="00BE2FFD">
          <w:rPr>
            <w:rFonts w:ascii="Arial" w:eastAsiaTheme="minorEastAsia" w:hAnsi="Arial" w:cs="Arial"/>
            <w:sz w:val="22"/>
            <w:szCs w:val="22"/>
            <w:lang w:eastAsia="zh-CN"/>
          </w:rPr>
          <w:delText xml:space="preserve">While </w:delText>
        </w:r>
        <w:r w:rsidR="00686CAE" w:rsidRPr="00CF7E03" w:rsidDel="00BE2FFD">
          <w:rPr>
            <w:rFonts w:ascii="Arial" w:eastAsiaTheme="minorEastAsia" w:hAnsi="Arial" w:cs="Arial"/>
            <w:sz w:val="22"/>
            <w:szCs w:val="22"/>
            <w:lang w:eastAsia="zh-CN"/>
          </w:rPr>
          <w:delText>a</w:delText>
        </w:r>
      </w:del>
      <w:ins w:id="367" w:author="Zhang  Zihao" w:date="2024-08-27T22:13:00Z" w16du:dateUtc="2024-08-27T20:13:00Z">
        <w:r w:rsidR="004009C4">
          <w:rPr>
            <w:rFonts w:ascii="Arial" w:eastAsiaTheme="minorEastAsia" w:hAnsi="Arial" w:cs="Arial" w:hint="eastAsia"/>
            <w:sz w:val="22"/>
            <w:szCs w:val="22"/>
            <w:lang w:eastAsia="zh-CN"/>
          </w:rPr>
          <w:t xml:space="preserve">However, </w:t>
        </w:r>
        <w:r w:rsidR="004009C4" w:rsidRPr="00CF7E03">
          <w:rPr>
            <w:rFonts w:ascii="Arial" w:eastAsiaTheme="minorEastAsia" w:hAnsi="Arial" w:cs="Arial"/>
            <w:sz w:val="22"/>
            <w:szCs w:val="22"/>
            <w:lang w:eastAsia="zh-CN"/>
          </w:rPr>
          <w:t xml:space="preserve">research on </w:t>
        </w:r>
      </w:ins>
      <w:ins w:id="368" w:author="Zhang  Zihao" w:date="2024-08-27T22:14:00Z" w16du:dateUtc="2024-08-27T20:14:00Z">
        <w:r w:rsidR="004009C4">
          <w:rPr>
            <w:rFonts w:ascii="Arial" w:eastAsiaTheme="minorEastAsia" w:hAnsi="Arial" w:cs="Arial" w:hint="eastAsia"/>
            <w:sz w:val="22"/>
            <w:szCs w:val="22"/>
            <w:lang w:eastAsia="zh-CN"/>
          </w:rPr>
          <w:t xml:space="preserve">alternative </w:t>
        </w:r>
      </w:ins>
      <w:ins w:id="369" w:author="Zhang  Zihao" w:date="2024-08-27T22:13:00Z" w16du:dateUtc="2024-08-27T20:13:00Z">
        <w:r w:rsidR="004009C4" w:rsidRPr="00CF7E03">
          <w:rPr>
            <w:rFonts w:ascii="Arial" w:eastAsiaTheme="minorEastAsia" w:hAnsi="Arial" w:cs="Arial"/>
            <w:sz w:val="22"/>
            <w:szCs w:val="22"/>
            <w:lang w:eastAsia="zh-CN"/>
          </w:rPr>
          <w:t>C</w:t>
        </w:r>
        <w:r w:rsidR="004009C4" w:rsidRPr="00CF7E03">
          <w:rPr>
            <w:rFonts w:ascii="Arial" w:eastAsiaTheme="minorEastAsia" w:hAnsi="Arial" w:cs="Arial"/>
            <w:sz w:val="22"/>
            <w:szCs w:val="22"/>
            <w:vertAlign w:val="subscript"/>
            <w:lang w:eastAsia="zh-CN"/>
          </w:rPr>
          <w:t>2</w:t>
        </w:r>
        <w:r w:rsidR="004009C4" w:rsidRPr="00CF7E03">
          <w:rPr>
            <w:rFonts w:ascii="Arial" w:eastAsiaTheme="minorEastAsia" w:hAnsi="Arial" w:cs="Arial"/>
            <w:sz w:val="22"/>
            <w:szCs w:val="22"/>
            <w:lang w:eastAsia="zh-CN"/>
          </w:rPr>
          <w:t>H</w:t>
        </w:r>
        <w:r w:rsidR="004009C4" w:rsidRPr="00CF7E03">
          <w:rPr>
            <w:rFonts w:ascii="Arial" w:eastAsiaTheme="minorEastAsia" w:hAnsi="Arial" w:cs="Arial"/>
            <w:sz w:val="22"/>
            <w:szCs w:val="22"/>
            <w:vertAlign w:val="subscript"/>
            <w:lang w:eastAsia="zh-CN"/>
          </w:rPr>
          <w:t>2</w:t>
        </w:r>
        <w:r w:rsidR="004009C4" w:rsidRPr="00CF7E03">
          <w:rPr>
            <w:rFonts w:ascii="Arial" w:eastAsiaTheme="minorEastAsia" w:hAnsi="Arial" w:cs="Arial"/>
            <w:sz w:val="22"/>
            <w:szCs w:val="22"/>
            <w:lang w:eastAsia="zh-CN"/>
          </w:rPr>
          <w:t xml:space="preserve"> </w:t>
        </w:r>
      </w:ins>
      <w:ins w:id="370" w:author="Zhang  Zihao" w:date="2024-08-27T22:14:00Z" w16du:dateUtc="2024-08-27T20:14:00Z">
        <w:r w:rsidR="004009C4" w:rsidRPr="00CF7E03">
          <w:rPr>
            <w:rFonts w:ascii="Arial" w:eastAsiaTheme="minorEastAsia" w:hAnsi="Arial" w:cs="Arial"/>
            <w:sz w:val="22"/>
            <w:szCs w:val="22"/>
            <w:lang w:eastAsia="zh-CN"/>
          </w:rPr>
          <w:t>production has lagged</w:t>
        </w:r>
        <w:r w:rsidR="004009C4">
          <w:rPr>
            <w:rFonts w:ascii="Arial" w:eastAsiaTheme="minorEastAsia" w:hAnsi="Arial" w:cs="Arial" w:hint="eastAsia"/>
            <w:sz w:val="22"/>
            <w:szCs w:val="22"/>
            <w:lang w:eastAsia="zh-CN"/>
          </w:rPr>
          <w:t xml:space="preserve"> over the last several decades, with most stud</w:t>
        </w:r>
      </w:ins>
      <w:ins w:id="371" w:author="Zhang  Zihao" w:date="2024-08-27T22:15:00Z" w16du:dateUtc="2024-08-27T20:15:00Z">
        <w:r w:rsidR="004009C4">
          <w:rPr>
            <w:rFonts w:ascii="Arial" w:eastAsiaTheme="minorEastAsia" w:hAnsi="Arial" w:cs="Arial" w:hint="eastAsia"/>
            <w:sz w:val="22"/>
            <w:szCs w:val="22"/>
            <w:lang w:eastAsia="zh-CN"/>
          </w:rPr>
          <w:t xml:space="preserve">ies only focusing on </w:t>
        </w:r>
      </w:ins>
      <w:del w:id="372" w:author="Zhang  Zihao" w:date="2024-08-27T22:16:00Z" w16du:dateUtc="2024-08-27T20:16:00Z">
        <w:r w:rsidR="00686CAE" w:rsidRPr="00CF7E03" w:rsidDel="004009C4">
          <w:rPr>
            <w:rFonts w:ascii="Arial" w:eastAsiaTheme="minorEastAsia" w:hAnsi="Arial" w:cs="Arial"/>
            <w:sz w:val="22"/>
            <w:szCs w:val="22"/>
            <w:lang w:eastAsia="zh-CN"/>
          </w:rPr>
          <w:delText xml:space="preserve">lternative </w:delText>
        </w:r>
      </w:del>
      <w:r w:rsidR="00686CAE" w:rsidRPr="00CF7E03">
        <w:rPr>
          <w:rFonts w:ascii="Arial" w:eastAsiaTheme="minorEastAsia" w:hAnsi="Arial" w:cs="Arial"/>
          <w:sz w:val="22"/>
          <w:szCs w:val="22"/>
          <w:lang w:eastAsia="zh-CN"/>
        </w:rPr>
        <w:t>C</w:t>
      </w:r>
      <w:r w:rsidR="00686CAE" w:rsidRPr="00CF7E03">
        <w:rPr>
          <w:rFonts w:ascii="Arial" w:eastAsiaTheme="minorEastAsia" w:hAnsi="Arial" w:cs="Arial"/>
          <w:sz w:val="22"/>
          <w:szCs w:val="22"/>
          <w:vertAlign w:val="subscript"/>
          <w:lang w:eastAsia="zh-CN"/>
        </w:rPr>
        <w:t>2</w:t>
      </w:r>
      <w:r w:rsidR="00686CAE" w:rsidRPr="00CF7E03">
        <w:rPr>
          <w:rFonts w:ascii="Arial" w:eastAsiaTheme="minorEastAsia" w:hAnsi="Arial" w:cs="Arial"/>
          <w:sz w:val="22"/>
          <w:szCs w:val="22"/>
          <w:lang w:eastAsia="zh-CN"/>
        </w:rPr>
        <w:t>H</w:t>
      </w:r>
      <w:r w:rsidR="00686CAE" w:rsidRPr="00CF7E03">
        <w:rPr>
          <w:rFonts w:ascii="Arial" w:eastAsiaTheme="minorEastAsia" w:hAnsi="Arial" w:cs="Arial"/>
          <w:sz w:val="22"/>
          <w:szCs w:val="22"/>
          <w:vertAlign w:val="subscript"/>
          <w:lang w:eastAsia="zh-CN"/>
        </w:rPr>
        <w:t>4</w:t>
      </w:r>
      <w:r w:rsidR="00686CAE" w:rsidRPr="00CF7E03">
        <w:rPr>
          <w:rFonts w:ascii="Arial" w:eastAsiaTheme="minorEastAsia" w:hAnsi="Arial" w:cs="Arial"/>
          <w:sz w:val="22"/>
          <w:szCs w:val="22"/>
          <w:lang w:eastAsia="zh-CN"/>
        </w:rPr>
        <w:t xml:space="preserve"> production</w:t>
      </w:r>
      <w:del w:id="373" w:author="Zhang  Zihao" w:date="2024-08-27T22:15:00Z" w16du:dateUtc="2024-08-27T20:15:00Z">
        <w:r w:rsidR="00686CAE" w:rsidRPr="00CF7E03" w:rsidDel="004009C4">
          <w:rPr>
            <w:rFonts w:ascii="Arial" w:eastAsiaTheme="minorEastAsia" w:hAnsi="Arial" w:cs="Arial"/>
            <w:sz w:val="22"/>
            <w:szCs w:val="22"/>
            <w:lang w:eastAsia="zh-CN"/>
          </w:rPr>
          <w:delText xml:space="preserve"> </w:delText>
        </w:r>
        <w:r w:rsidR="000A6D4A" w:rsidRPr="00CF7E03" w:rsidDel="004009C4">
          <w:rPr>
            <w:rFonts w:ascii="Arial" w:eastAsiaTheme="minorEastAsia" w:hAnsi="Arial" w:cs="Arial"/>
            <w:sz w:val="22"/>
            <w:szCs w:val="22"/>
            <w:lang w:eastAsia="zh-CN"/>
          </w:rPr>
          <w:delText>has</w:delText>
        </w:r>
        <w:r w:rsidR="00007186" w:rsidRPr="00CF7E03" w:rsidDel="004009C4">
          <w:rPr>
            <w:rFonts w:ascii="Arial" w:eastAsiaTheme="minorEastAsia" w:hAnsi="Arial" w:cs="Arial"/>
            <w:sz w:val="22"/>
            <w:szCs w:val="22"/>
            <w:lang w:eastAsia="zh-CN"/>
          </w:rPr>
          <w:delText xml:space="preserve"> </w:delText>
        </w:r>
        <w:r w:rsidR="00686CAE" w:rsidRPr="00CF7E03" w:rsidDel="004009C4">
          <w:rPr>
            <w:rFonts w:ascii="Arial" w:eastAsiaTheme="minorEastAsia" w:hAnsi="Arial" w:cs="Arial"/>
            <w:sz w:val="22"/>
            <w:szCs w:val="22"/>
            <w:lang w:eastAsia="zh-CN"/>
          </w:rPr>
          <w:delText xml:space="preserve">been </w:delText>
        </w:r>
        <w:r w:rsidR="000E4D61" w:rsidRPr="00CF7E03" w:rsidDel="004009C4">
          <w:rPr>
            <w:rFonts w:ascii="Arial" w:eastAsiaTheme="minorEastAsia" w:hAnsi="Arial" w:cs="Arial"/>
            <w:sz w:val="22"/>
            <w:szCs w:val="22"/>
            <w:lang w:eastAsia="zh-CN"/>
          </w:rPr>
          <w:delText>extensive</w:delText>
        </w:r>
        <w:r w:rsidR="00686CAE" w:rsidRPr="00CF7E03" w:rsidDel="004009C4">
          <w:rPr>
            <w:rFonts w:ascii="Arial" w:eastAsiaTheme="minorEastAsia" w:hAnsi="Arial" w:cs="Arial"/>
            <w:sz w:val="22"/>
            <w:szCs w:val="22"/>
            <w:lang w:eastAsia="zh-CN"/>
          </w:rPr>
          <w:delText>ly</w:delText>
        </w:r>
        <w:r w:rsidR="000E4D61" w:rsidRPr="00CF7E03" w:rsidDel="004009C4">
          <w:rPr>
            <w:rFonts w:ascii="Arial" w:eastAsiaTheme="minorEastAsia" w:hAnsi="Arial" w:cs="Arial"/>
            <w:sz w:val="22"/>
            <w:szCs w:val="22"/>
            <w:lang w:eastAsia="zh-CN"/>
          </w:rPr>
          <w:delText xml:space="preserve"> </w:delText>
        </w:r>
        <w:r w:rsidR="00654F30" w:rsidRPr="00CF7E03" w:rsidDel="004009C4">
          <w:rPr>
            <w:rFonts w:ascii="Arial" w:eastAsiaTheme="minorEastAsia" w:hAnsi="Arial" w:cs="Arial"/>
            <w:sz w:val="22"/>
            <w:szCs w:val="22"/>
            <w:lang w:eastAsia="zh-CN"/>
          </w:rPr>
          <w:delText>studie</w:delText>
        </w:r>
        <w:r w:rsidR="00686CAE" w:rsidRPr="00CF7E03" w:rsidDel="004009C4">
          <w:rPr>
            <w:rFonts w:ascii="Arial" w:eastAsiaTheme="minorEastAsia" w:hAnsi="Arial" w:cs="Arial"/>
            <w:sz w:val="22"/>
            <w:szCs w:val="22"/>
            <w:lang w:eastAsia="zh-CN"/>
          </w:rPr>
          <w:delText>d</w:delText>
        </w:r>
        <w:r w:rsidR="000E4D61" w:rsidRPr="00CF7E03" w:rsidDel="004009C4">
          <w:rPr>
            <w:rFonts w:ascii="Arial" w:eastAsiaTheme="minorEastAsia" w:hAnsi="Arial" w:cs="Arial"/>
            <w:sz w:val="22"/>
            <w:szCs w:val="22"/>
            <w:lang w:eastAsia="zh-CN"/>
          </w:rPr>
          <w:delText>,</w:delText>
        </w:r>
      </w:del>
      <w:ins w:id="374" w:author="Zhang  Zihao" w:date="2024-08-27T22:15:00Z" w16du:dateUtc="2024-08-27T20:15:00Z">
        <w:r w:rsidR="004009C4">
          <w:rPr>
            <w:rFonts w:ascii="Arial" w:eastAsiaTheme="minorEastAsia" w:hAnsi="Arial" w:cs="Arial" w:hint="eastAsia"/>
            <w:sz w:val="22"/>
            <w:szCs w:val="22"/>
            <w:lang w:eastAsia="zh-CN"/>
          </w:rPr>
          <w:t>.</w:t>
        </w:r>
      </w:ins>
      <w:r w:rsidR="00BA3524" w:rsidRPr="00BA3524">
        <w:rPr>
          <w:rFonts w:ascii="Arial" w:hAnsi="Arial" w:cs="Arial"/>
          <w:sz w:val="22"/>
          <w:vertAlign w:val="superscript"/>
        </w:rPr>
        <w:t>2</w:t>
      </w:r>
      <w:r w:rsidR="00D7180E">
        <w:rPr>
          <w:rFonts w:ascii="Arial" w:hAnsi="Arial" w:cs="Arial"/>
          <w:sz w:val="22"/>
          <w:vertAlign w:val="superscript"/>
        </w:rPr>
        <w:t>9</w:t>
      </w:r>
      <w:r w:rsidR="00BA3524" w:rsidRPr="00BA3524">
        <w:rPr>
          <w:rFonts w:ascii="Arial" w:hAnsi="Arial" w:cs="Arial"/>
          <w:sz w:val="22"/>
          <w:vertAlign w:val="superscript"/>
        </w:rPr>
        <w:t>,</w:t>
      </w:r>
      <w:r w:rsidR="00D7180E">
        <w:rPr>
          <w:rFonts w:ascii="Arial" w:hAnsi="Arial" w:cs="Arial"/>
          <w:sz w:val="22"/>
          <w:vertAlign w:val="superscript"/>
        </w:rPr>
        <w:t>30</w:t>
      </w:r>
      <w:del w:id="375" w:author="Zhang  Zihao" w:date="2024-08-27T22:15:00Z" w16du:dateUtc="2024-08-27T20:15:00Z">
        <w:r w:rsidR="00FF242B" w:rsidRPr="00CF7E03" w:rsidDel="004009C4">
          <w:rPr>
            <w:rFonts w:ascii="Arial" w:eastAsiaTheme="minorEastAsia" w:hAnsi="Arial" w:cs="Arial"/>
            <w:sz w:val="22"/>
            <w:szCs w:val="22"/>
            <w:lang w:eastAsia="zh-CN"/>
          </w:rPr>
          <w:delText xml:space="preserve"> </w:delText>
        </w:r>
      </w:del>
      <w:del w:id="376" w:author="Zhang  Zihao" w:date="2024-08-27T22:13:00Z" w16du:dateUtc="2024-08-27T20:13:00Z">
        <w:r w:rsidR="00FF242B" w:rsidRPr="00CF7E03" w:rsidDel="004009C4">
          <w:rPr>
            <w:rFonts w:ascii="Arial" w:eastAsiaTheme="minorEastAsia" w:hAnsi="Arial" w:cs="Arial"/>
            <w:sz w:val="22"/>
            <w:szCs w:val="22"/>
            <w:lang w:eastAsia="zh-CN"/>
          </w:rPr>
          <w:delText>research on C</w:delText>
        </w:r>
        <w:r w:rsidR="00FF242B" w:rsidRPr="00CF7E03" w:rsidDel="004009C4">
          <w:rPr>
            <w:rFonts w:ascii="Arial" w:eastAsiaTheme="minorEastAsia" w:hAnsi="Arial" w:cs="Arial"/>
            <w:sz w:val="22"/>
            <w:szCs w:val="22"/>
            <w:vertAlign w:val="subscript"/>
            <w:lang w:eastAsia="zh-CN"/>
          </w:rPr>
          <w:delText>2</w:delText>
        </w:r>
        <w:r w:rsidR="00FF242B" w:rsidRPr="00CF7E03" w:rsidDel="004009C4">
          <w:rPr>
            <w:rFonts w:ascii="Arial" w:eastAsiaTheme="minorEastAsia" w:hAnsi="Arial" w:cs="Arial"/>
            <w:sz w:val="22"/>
            <w:szCs w:val="22"/>
            <w:lang w:eastAsia="zh-CN"/>
          </w:rPr>
          <w:delText>H</w:delText>
        </w:r>
        <w:r w:rsidR="00FF242B" w:rsidRPr="00CF7E03" w:rsidDel="004009C4">
          <w:rPr>
            <w:rFonts w:ascii="Arial" w:eastAsiaTheme="minorEastAsia" w:hAnsi="Arial" w:cs="Arial"/>
            <w:sz w:val="22"/>
            <w:szCs w:val="22"/>
            <w:vertAlign w:val="subscript"/>
            <w:lang w:eastAsia="zh-CN"/>
          </w:rPr>
          <w:delText>2</w:delText>
        </w:r>
        <w:r w:rsidR="00FF242B" w:rsidRPr="00CF7E03" w:rsidDel="004009C4">
          <w:rPr>
            <w:rFonts w:ascii="Arial" w:eastAsiaTheme="minorEastAsia" w:hAnsi="Arial" w:cs="Arial"/>
            <w:sz w:val="22"/>
            <w:szCs w:val="22"/>
            <w:lang w:eastAsia="zh-CN"/>
          </w:rPr>
          <w:delText xml:space="preserve"> </w:delText>
        </w:r>
      </w:del>
      <w:del w:id="377" w:author="Zhang  Zihao" w:date="2024-08-27T22:14:00Z" w16du:dateUtc="2024-08-27T20:14:00Z">
        <w:r w:rsidR="00800CE3" w:rsidRPr="00CF7E03" w:rsidDel="004009C4">
          <w:rPr>
            <w:rFonts w:ascii="Arial" w:eastAsiaTheme="minorEastAsia" w:hAnsi="Arial" w:cs="Arial"/>
            <w:sz w:val="22"/>
            <w:szCs w:val="22"/>
            <w:lang w:eastAsia="zh-CN"/>
          </w:rPr>
          <w:delText>ha</w:delText>
        </w:r>
        <w:r w:rsidR="000E4D61" w:rsidRPr="00CF7E03" w:rsidDel="004009C4">
          <w:rPr>
            <w:rFonts w:ascii="Arial" w:eastAsiaTheme="minorEastAsia" w:hAnsi="Arial" w:cs="Arial"/>
            <w:sz w:val="22"/>
            <w:szCs w:val="22"/>
            <w:lang w:eastAsia="zh-CN"/>
          </w:rPr>
          <w:delText xml:space="preserve">s </w:delText>
        </w:r>
        <w:r w:rsidR="00C73E25" w:rsidRPr="00CF7E03" w:rsidDel="004009C4">
          <w:rPr>
            <w:rFonts w:ascii="Arial" w:eastAsiaTheme="minorEastAsia" w:hAnsi="Arial" w:cs="Arial"/>
            <w:sz w:val="22"/>
            <w:szCs w:val="22"/>
            <w:lang w:eastAsia="zh-CN"/>
          </w:rPr>
          <w:delText>lagged</w:delText>
        </w:r>
        <w:r w:rsidR="000C7788" w:rsidDel="004009C4">
          <w:rPr>
            <w:rFonts w:ascii="Arial" w:eastAsiaTheme="minorEastAsia" w:hAnsi="Arial" w:cs="Arial" w:hint="eastAsia"/>
            <w:sz w:val="22"/>
            <w:szCs w:val="22"/>
            <w:lang w:eastAsia="zh-CN"/>
          </w:rPr>
          <w:delText xml:space="preserve"> over the last several decades</w:delText>
        </w:r>
      </w:del>
      <w:del w:id="378" w:author="Zhang  Zihao" w:date="2024-08-27T22:15:00Z" w16du:dateUtc="2024-08-27T20:15:00Z">
        <w:r w:rsidR="00FF242B" w:rsidRPr="00CF7E03" w:rsidDel="004009C4">
          <w:rPr>
            <w:rFonts w:ascii="Arial" w:eastAsiaTheme="minorEastAsia" w:hAnsi="Arial" w:cs="Arial"/>
            <w:sz w:val="22"/>
            <w:szCs w:val="22"/>
            <w:lang w:eastAsia="zh-CN"/>
          </w:rPr>
          <w:delText>.</w:delText>
        </w:r>
      </w:del>
      <w:ins w:id="379" w:author="Zhang  Zihao" w:date="2024-08-27T17:29:00Z" w16du:dateUtc="2024-08-27T15:29:00Z">
        <w:r w:rsidR="00BE2FFD">
          <w:rPr>
            <w:rFonts w:ascii="Arial" w:eastAsiaTheme="minorEastAsia" w:hAnsi="Arial" w:cs="Arial" w:hint="eastAsia"/>
            <w:sz w:val="22"/>
            <w:szCs w:val="22"/>
            <w:lang w:eastAsia="zh-CN"/>
          </w:rPr>
          <w:t xml:space="preserve"> </w:t>
        </w:r>
      </w:ins>
    </w:p>
    <w:p w14:paraId="4B303D7A" w14:textId="3DD789AF" w:rsidR="005C5CC7" w:rsidRPr="00CF7E03" w:rsidRDefault="002E1401" w:rsidP="00034557">
      <w:pPr>
        <w:pStyle w:val="ListParagraph"/>
        <w:spacing w:line="360" w:lineRule="auto"/>
        <w:ind w:left="0" w:firstLine="504"/>
        <w:jc w:val="both"/>
        <w:rPr>
          <w:rFonts w:ascii="Arial" w:eastAsiaTheme="minorEastAsia" w:hAnsi="Arial" w:cs="Arial"/>
          <w:sz w:val="22"/>
          <w:szCs w:val="22"/>
          <w:lang w:eastAsia="zh-CN"/>
        </w:rPr>
      </w:pPr>
      <w:del w:id="380" w:author="Zhang  Zihao" w:date="2024-08-27T17:25:00Z" w16du:dateUtc="2024-08-27T15:25:00Z">
        <w:r w:rsidDel="0086016A">
          <w:rPr>
            <w:rFonts w:ascii="Arial" w:eastAsiaTheme="minorEastAsia" w:hAnsi="Arial" w:cs="Arial"/>
            <w:sz w:val="22"/>
            <w:szCs w:val="22"/>
            <w:lang w:eastAsia="zh-CN"/>
          </w:rPr>
          <w:delText>A</w:delText>
        </w:r>
        <w:r w:rsidR="00DC0360" w:rsidDel="0086016A">
          <w:rPr>
            <w:rFonts w:ascii="Arial" w:hAnsi="Arial" w:cs="Arial"/>
            <w:sz w:val="22"/>
            <w:szCs w:val="22"/>
          </w:rPr>
          <w:delText>cetylene</w:delText>
        </w:r>
        <w:r w:rsidR="00DC0360" w:rsidRPr="00CF7E03" w:rsidDel="0086016A">
          <w:rPr>
            <w:rFonts w:ascii="Arial" w:eastAsiaTheme="minorEastAsia" w:hAnsi="Arial" w:cs="Arial"/>
            <w:sz w:val="22"/>
            <w:szCs w:val="22"/>
            <w:lang w:eastAsia="zh-CN"/>
          </w:rPr>
          <w:delText xml:space="preserve"> </w:delText>
        </w:r>
        <w:r w:rsidR="007E7EFE" w:rsidRPr="00CF7E03" w:rsidDel="0086016A">
          <w:rPr>
            <w:rFonts w:ascii="Arial" w:eastAsiaTheme="minorEastAsia" w:hAnsi="Arial" w:cs="Arial"/>
            <w:sz w:val="22"/>
            <w:szCs w:val="22"/>
            <w:lang w:eastAsia="zh-CN"/>
          </w:rPr>
          <w:delText>is more reactive</w:delText>
        </w:r>
        <w:r w:rsidR="000F206A" w:rsidDel="0086016A">
          <w:rPr>
            <w:rFonts w:ascii="Arial" w:eastAsiaTheme="minorEastAsia" w:hAnsi="Arial" w:cs="Arial" w:hint="eastAsia"/>
            <w:sz w:val="22"/>
            <w:szCs w:val="22"/>
            <w:lang w:eastAsia="zh-CN"/>
          </w:rPr>
          <w:delText xml:space="preserve"> than olefins</w:delText>
        </w:r>
        <w:r w:rsidR="000E4D61" w:rsidRPr="00CF7E03" w:rsidDel="0086016A">
          <w:rPr>
            <w:rFonts w:ascii="Arial" w:eastAsiaTheme="minorEastAsia" w:hAnsi="Arial" w:cs="Arial"/>
            <w:sz w:val="22"/>
            <w:szCs w:val="22"/>
            <w:lang w:eastAsia="zh-CN"/>
          </w:rPr>
          <w:delText>,</w:delText>
        </w:r>
        <w:r w:rsidR="007E7EFE" w:rsidRPr="00CF7E03" w:rsidDel="0086016A">
          <w:rPr>
            <w:rFonts w:ascii="Arial" w:eastAsiaTheme="minorEastAsia" w:hAnsi="Arial" w:cs="Arial"/>
            <w:sz w:val="22"/>
            <w:szCs w:val="22"/>
            <w:lang w:eastAsia="zh-CN"/>
          </w:rPr>
          <w:delText xml:space="preserve"> and </w:delText>
        </w:r>
        <w:r w:rsidR="00765351" w:rsidRPr="00CF7E03" w:rsidDel="0086016A">
          <w:rPr>
            <w:rFonts w:ascii="Arial" w:eastAsiaTheme="minorEastAsia" w:hAnsi="Arial" w:cs="Arial"/>
            <w:sz w:val="22"/>
            <w:szCs w:val="22"/>
            <w:lang w:eastAsia="zh-CN"/>
          </w:rPr>
          <w:delText xml:space="preserve">some </w:delText>
        </w:r>
        <w:r w:rsidR="000E4D61" w:rsidRPr="00CF7E03" w:rsidDel="0086016A">
          <w:rPr>
            <w:rFonts w:ascii="Arial" w:eastAsiaTheme="minorEastAsia" w:hAnsi="Arial" w:cs="Arial"/>
            <w:sz w:val="22"/>
            <w:szCs w:val="22"/>
            <w:lang w:eastAsia="zh-CN"/>
          </w:rPr>
          <w:delText xml:space="preserve">applications </w:delText>
        </w:r>
        <w:r w:rsidR="00765351" w:rsidRPr="00CF7E03" w:rsidDel="0086016A">
          <w:rPr>
            <w:rFonts w:ascii="Arial" w:eastAsiaTheme="minorEastAsia" w:hAnsi="Arial" w:cs="Arial"/>
            <w:sz w:val="22"/>
            <w:szCs w:val="22"/>
            <w:lang w:eastAsia="zh-CN"/>
          </w:rPr>
          <w:delText xml:space="preserve">of </w:delText>
        </w:r>
        <w:r w:rsidR="005C5CC7" w:rsidRPr="00CF7E03" w:rsidDel="0086016A">
          <w:rPr>
            <w:rFonts w:ascii="Arial" w:hAnsi="Arial" w:cs="Arial"/>
            <w:sz w:val="22"/>
            <w:szCs w:val="22"/>
          </w:rPr>
          <w:delText>C</w:delText>
        </w:r>
        <w:r w:rsidR="005C5CC7" w:rsidRPr="00CF7E03" w:rsidDel="0086016A">
          <w:rPr>
            <w:rFonts w:ascii="Arial" w:hAnsi="Arial" w:cs="Arial"/>
            <w:sz w:val="22"/>
            <w:szCs w:val="22"/>
            <w:vertAlign w:val="subscript"/>
          </w:rPr>
          <w:delText>2</w:delText>
        </w:r>
        <w:r w:rsidR="005C5CC7" w:rsidRPr="00CF7E03" w:rsidDel="0086016A">
          <w:rPr>
            <w:rFonts w:ascii="Arial" w:hAnsi="Arial" w:cs="Arial"/>
            <w:sz w:val="22"/>
            <w:szCs w:val="22"/>
          </w:rPr>
          <w:delText>H</w:delText>
        </w:r>
        <w:r w:rsidR="005C5CC7" w:rsidRPr="00CF7E03" w:rsidDel="0086016A">
          <w:rPr>
            <w:rFonts w:ascii="Arial" w:hAnsi="Arial" w:cs="Arial"/>
            <w:sz w:val="22"/>
            <w:szCs w:val="22"/>
            <w:vertAlign w:val="subscript"/>
          </w:rPr>
          <w:delText>2</w:delText>
        </w:r>
        <w:r w:rsidR="000E4D61" w:rsidRPr="00CF7E03" w:rsidDel="0086016A">
          <w:rPr>
            <w:rFonts w:ascii="Arial" w:eastAsiaTheme="minorEastAsia" w:hAnsi="Arial" w:cs="Arial"/>
            <w:sz w:val="22"/>
            <w:szCs w:val="22"/>
            <w:lang w:eastAsia="zh-CN"/>
          </w:rPr>
          <w:delText xml:space="preserve">, such as </w:delText>
        </w:r>
        <w:r w:rsidR="005C5CC7" w:rsidRPr="00CF7E03" w:rsidDel="0086016A">
          <w:rPr>
            <w:rFonts w:ascii="Arial" w:eastAsiaTheme="minorEastAsia" w:hAnsi="Arial" w:cs="Arial"/>
            <w:sz w:val="22"/>
            <w:szCs w:val="22"/>
            <w:lang w:eastAsia="zh-CN"/>
          </w:rPr>
          <w:delText xml:space="preserve">oxyacetylene welding and </w:delText>
        </w:r>
        <w:r w:rsidR="000E4D61" w:rsidRPr="00CF7E03" w:rsidDel="0086016A">
          <w:rPr>
            <w:rFonts w:ascii="Arial" w:eastAsiaTheme="minorEastAsia" w:hAnsi="Arial" w:cs="Arial"/>
            <w:sz w:val="22"/>
            <w:szCs w:val="22"/>
            <w:lang w:eastAsia="zh-CN"/>
          </w:rPr>
          <w:delText xml:space="preserve">the </w:delText>
        </w:r>
        <w:r w:rsidR="005C5CC7" w:rsidRPr="00CF7E03" w:rsidDel="0086016A">
          <w:rPr>
            <w:rFonts w:ascii="Arial" w:eastAsiaTheme="minorEastAsia" w:hAnsi="Arial" w:cs="Arial"/>
            <w:sz w:val="22"/>
            <w:szCs w:val="22"/>
            <w:lang w:eastAsia="zh-CN"/>
          </w:rPr>
          <w:delText>production of acetylene black</w:delText>
        </w:r>
        <w:r w:rsidR="00D0199E" w:rsidRPr="00CF7E03" w:rsidDel="0086016A">
          <w:rPr>
            <w:rFonts w:ascii="Arial" w:eastAsiaTheme="minorEastAsia" w:hAnsi="Arial" w:cs="Arial"/>
            <w:sz w:val="22"/>
            <w:szCs w:val="22"/>
            <w:lang w:eastAsia="zh-CN"/>
          </w:rPr>
          <w:delText>, polyacetylene</w:delText>
        </w:r>
        <w:r w:rsidR="00921E46" w:rsidDel="0086016A">
          <w:rPr>
            <w:rFonts w:ascii="Arial" w:eastAsiaTheme="minorEastAsia" w:hAnsi="Arial" w:cs="Arial" w:hint="eastAsia"/>
            <w:sz w:val="22"/>
            <w:szCs w:val="22"/>
            <w:lang w:eastAsia="zh-CN"/>
          </w:rPr>
          <w:delText xml:space="preserve"> (</w:delText>
        </w:r>
        <w:r w:rsidR="00387818" w:rsidDel="0086016A">
          <w:rPr>
            <w:rFonts w:ascii="Arial" w:eastAsiaTheme="minorEastAsia" w:hAnsi="Arial" w:cs="Arial"/>
            <w:sz w:val="22"/>
            <w:szCs w:val="22"/>
            <w:lang w:eastAsia="zh-CN"/>
          </w:rPr>
          <w:delText xml:space="preserve">which led to the </w:delText>
        </w:r>
        <w:r w:rsidR="00921E46" w:rsidDel="0086016A">
          <w:rPr>
            <w:rFonts w:ascii="Arial" w:eastAsiaTheme="minorEastAsia" w:hAnsi="Arial" w:cs="Arial" w:hint="eastAsia"/>
            <w:sz w:val="22"/>
            <w:szCs w:val="22"/>
            <w:lang w:eastAsia="zh-CN"/>
          </w:rPr>
          <w:delText>2000 Nobel Prize in Chemistry)</w:delText>
        </w:r>
        <w:r w:rsidR="00D0199E" w:rsidRPr="00CF7E03" w:rsidDel="0086016A">
          <w:rPr>
            <w:rFonts w:ascii="Arial" w:eastAsiaTheme="minorEastAsia" w:hAnsi="Arial" w:cs="Arial"/>
            <w:sz w:val="22"/>
            <w:szCs w:val="22"/>
            <w:lang w:eastAsia="zh-CN"/>
          </w:rPr>
          <w:delText>,</w:delText>
        </w:r>
        <w:r w:rsidR="00E841AE" w:rsidRPr="00CF7E03" w:rsidDel="0086016A">
          <w:rPr>
            <w:rFonts w:ascii="Arial" w:eastAsiaTheme="minorEastAsia" w:hAnsi="Arial" w:cs="Arial"/>
            <w:sz w:val="22"/>
            <w:szCs w:val="22"/>
            <w:lang w:eastAsia="zh-CN"/>
          </w:rPr>
          <w:delText xml:space="preserve"> and</w:delText>
        </w:r>
        <w:r w:rsidR="000C7572" w:rsidRPr="00CF7E03" w:rsidDel="0086016A">
          <w:rPr>
            <w:rFonts w:ascii="Arial" w:eastAsiaTheme="minorEastAsia" w:hAnsi="Arial" w:cs="Arial"/>
            <w:sz w:val="22"/>
            <w:szCs w:val="22"/>
            <w:lang w:eastAsia="zh-CN"/>
          </w:rPr>
          <w:delText xml:space="preserve"> </w:delText>
        </w:r>
        <w:r w:rsidR="00E841AE" w:rsidRPr="00CF7E03" w:rsidDel="0086016A">
          <w:rPr>
            <w:rFonts w:ascii="Arial" w:eastAsiaTheme="minorEastAsia" w:hAnsi="Arial" w:cs="Arial"/>
            <w:sz w:val="22"/>
            <w:szCs w:val="22"/>
            <w:lang w:eastAsia="zh-CN"/>
          </w:rPr>
          <w:delText xml:space="preserve">Reppe chemicals like </w:delText>
        </w:r>
        <w:r w:rsidR="00087DA0" w:rsidRPr="00CF7E03" w:rsidDel="0086016A">
          <w:rPr>
            <w:rFonts w:ascii="Arial" w:eastAsiaTheme="minorEastAsia" w:hAnsi="Arial" w:cs="Arial"/>
            <w:sz w:val="22"/>
            <w:szCs w:val="22"/>
            <w:lang w:eastAsia="zh-CN"/>
          </w:rPr>
          <w:delText>1</w:delText>
        </w:r>
        <w:r w:rsidR="00087DA0" w:rsidRPr="00CF7E03" w:rsidDel="0086016A">
          <w:rPr>
            <w:rFonts w:ascii="Arial" w:hAnsi="Arial" w:cs="Arial"/>
            <w:sz w:val="22"/>
            <w:szCs w:val="22"/>
          </w:rPr>
          <w:delText>,4-butanediol</w:delText>
        </w:r>
        <w:r w:rsidR="00281101" w:rsidRPr="00CF7E03" w:rsidDel="0086016A">
          <w:rPr>
            <w:rFonts w:ascii="Arial" w:hAnsi="Arial" w:cs="Arial"/>
            <w:sz w:val="22"/>
            <w:szCs w:val="22"/>
          </w:rPr>
          <w:delText>,</w:delText>
        </w:r>
        <w:r w:rsidR="000C7572" w:rsidRPr="00CF7E03" w:rsidDel="0086016A">
          <w:rPr>
            <w:rFonts w:ascii="Arial" w:eastAsiaTheme="minorEastAsia" w:hAnsi="Arial" w:cs="Arial"/>
            <w:sz w:val="22"/>
            <w:szCs w:val="22"/>
            <w:lang w:eastAsia="zh-CN"/>
          </w:rPr>
          <w:delText xml:space="preserve"> </w:delText>
        </w:r>
        <w:r w:rsidR="00765351" w:rsidRPr="00CF7E03" w:rsidDel="0086016A">
          <w:rPr>
            <w:rFonts w:ascii="Arial" w:eastAsiaTheme="minorEastAsia" w:hAnsi="Arial" w:cs="Arial"/>
            <w:sz w:val="22"/>
            <w:szCs w:val="22"/>
            <w:lang w:eastAsia="zh-CN"/>
          </w:rPr>
          <w:delText>are difficult to repla</w:delText>
        </w:r>
        <w:r w:rsidR="00EB63B6" w:rsidRPr="00CF7E03" w:rsidDel="0086016A">
          <w:rPr>
            <w:rFonts w:ascii="Arial" w:eastAsiaTheme="minorEastAsia" w:hAnsi="Arial" w:cs="Arial"/>
            <w:sz w:val="22"/>
            <w:szCs w:val="22"/>
            <w:lang w:eastAsia="zh-CN"/>
          </w:rPr>
          <w:delText>ce</w:delText>
        </w:r>
        <w:r w:rsidR="00765351" w:rsidRPr="00CF7E03" w:rsidDel="0086016A">
          <w:rPr>
            <w:rFonts w:ascii="Arial" w:eastAsiaTheme="minorEastAsia" w:hAnsi="Arial" w:cs="Arial"/>
            <w:sz w:val="22"/>
            <w:szCs w:val="22"/>
            <w:lang w:eastAsia="zh-CN"/>
          </w:rPr>
          <w:delText>.</w:delText>
        </w:r>
        <w:r w:rsidR="00BA3524" w:rsidRPr="00BA3524" w:rsidDel="0086016A">
          <w:rPr>
            <w:rFonts w:ascii="Arial" w:hAnsi="Arial" w:cs="Arial"/>
            <w:sz w:val="22"/>
            <w:vertAlign w:val="superscript"/>
          </w:rPr>
          <w:delText>27–30</w:delText>
        </w:r>
        <w:r w:rsidR="00307EF4" w:rsidRPr="00CF7E03" w:rsidDel="0086016A">
          <w:rPr>
            <w:rFonts w:ascii="Arial" w:eastAsiaTheme="minorEastAsia" w:hAnsi="Arial" w:cs="Arial"/>
            <w:sz w:val="22"/>
            <w:szCs w:val="22"/>
            <w:lang w:eastAsia="zh-CN"/>
          </w:rPr>
          <w:delText xml:space="preserve"> </w:delText>
        </w:r>
      </w:del>
      <w:del w:id="381" w:author="Zhang  Zihao" w:date="2024-08-27T22:27:00Z" w16du:dateUtc="2024-08-27T20:27:00Z">
        <w:r w:rsidR="00CA5D3E" w:rsidRPr="00CF7E03" w:rsidDel="00034557">
          <w:rPr>
            <w:rFonts w:ascii="Arial" w:eastAsiaTheme="minorEastAsia" w:hAnsi="Arial" w:cs="Arial"/>
            <w:sz w:val="22"/>
            <w:szCs w:val="22"/>
            <w:lang w:eastAsia="zh-CN"/>
          </w:rPr>
          <w:delText xml:space="preserve">As we strive for </w:delText>
        </w:r>
        <w:r w:rsidR="00322922" w:rsidRPr="00CF7E03" w:rsidDel="00034557">
          <w:rPr>
            <w:rFonts w:ascii="Arial" w:eastAsiaTheme="minorEastAsia" w:hAnsi="Arial" w:cs="Arial"/>
            <w:sz w:val="22"/>
            <w:szCs w:val="22"/>
            <w:lang w:eastAsia="zh-CN"/>
          </w:rPr>
          <w:delText xml:space="preserve">a </w:delText>
        </w:r>
        <w:r w:rsidR="00CA5D3E" w:rsidRPr="00CF7E03" w:rsidDel="00034557">
          <w:rPr>
            <w:rFonts w:ascii="Arial" w:eastAsiaTheme="minorEastAsia" w:hAnsi="Arial" w:cs="Arial"/>
            <w:sz w:val="22"/>
            <w:szCs w:val="22"/>
            <w:lang w:eastAsia="zh-CN"/>
          </w:rPr>
          <w:delText xml:space="preserve">more </w:delText>
        </w:r>
        <w:r w:rsidR="00322922" w:rsidRPr="00CF7E03" w:rsidDel="00034557">
          <w:rPr>
            <w:rFonts w:ascii="Arial" w:eastAsiaTheme="minorEastAsia" w:hAnsi="Arial" w:cs="Arial"/>
            <w:sz w:val="22"/>
            <w:szCs w:val="22"/>
            <w:lang w:eastAsia="zh-CN"/>
          </w:rPr>
          <w:delText xml:space="preserve">sustainable chemical industry </w:delText>
        </w:r>
        <w:r w:rsidR="00500AD6" w:rsidRPr="00CF7E03" w:rsidDel="00034557">
          <w:rPr>
            <w:rFonts w:ascii="Arial" w:eastAsiaTheme="minorEastAsia" w:hAnsi="Arial" w:cs="Arial"/>
            <w:sz w:val="22"/>
            <w:szCs w:val="22"/>
            <w:lang w:eastAsia="zh-CN"/>
          </w:rPr>
          <w:delText xml:space="preserve">based on </w:delText>
        </w:r>
        <w:r w:rsidR="009B19DD" w:rsidRPr="00CF7E03" w:rsidDel="00034557">
          <w:rPr>
            <w:rFonts w:ascii="Arial" w:eastAsiaTheme="minorEastAsia" w:hAnsi="Arial" w:cs="Arial"/>
            <w:sz w:val="22"/>
            <w:szCs w:val="22"/>
            <w:lang w:eastAsia="zh-CN"/>
          </w:rPr>
          <w:delText>non-fossil carbon</w:delText>
        </w:r>
        <w:r w:rsidR="006E3464" w:rsidRPr="00CF7E03" w:rsidDel="00034557">
          <w:rPr>
            <w:rFonts w:ascii="Arial" w:eastAsiaTheme="minorEastAsia" w:hAnsi="Arial" w:cs="Arial"/>
            <w:sz w:val="22"/>
            <w:szCs w:val="22"/>
            <w:lang w:eastAsia="zh-CN"/>
          </w:rPr>
          <w:delText xml:space="preserve"> </w:delText>
        </w:r>
        <w:r w:rsidR="00322922" w:rsidRPr="00CF7E03" w:rsidDel="00034557">
          <w:rPr>
            <w:rFonts w:ascii="Arial" w:eastAsiaTheme="minorEastAsia" w:hAnsi="Arial" w:cs="Arial"/>
            <w:sz w:val="22"/>
            <w:szCs w:val="22"/>
            <w:lang w:eastAsia="zh-CN"/>
          </w:rPr>
          <w:delText>and</w:delText>
        </w:r>
        <w:r w:rsidR="006E3464" w:rsidRPr="00CF7E03" w:rsidDel="00034557">
          <w:rPr>
            <w:rFonts w:ascii="Arial" w:eastAsiaTheme="minorEastAsia" w:hAnsi="Arial" w:cs="Arial"/>
            <w:sz w:val="22"/>
            <w:szCs w:val="22"/>
            <w:lang w:eastAsia="zh-CN"/>
          </w:rPr>
          <w:delText xml:space="preserve"> renewable energy</w:delText>
        </w:r>
        <w:r w:rsidR="009B19DD" w:rsidRPr="00CF7E03" w:rsidDel="00034557">
          <w:rPr>
            <w:rFonts w:ascii="Arial" w:eastAsiaTheme="minorEastAsia" w:hAnsi="Arial" w:cs="Arial"/>
            <w:sz w:val="22"/>
            <w:szCs w:val="22"/>
            <w:lang w:eastAsia="zh-CN"/>
          </w:rPr>
          <w:delText xml:space="preserve">, </w:delText>
        </w:r>
        <w:r w:rsidR="00734862" w:rsidRPr="00E44E2C" w:rsidDel="00034557">
          <w:rPr>
            <w:rFonts w:ascii="Arial" w:eastAsiaTheme="minorEastAsia" w:hAnsi="Arial" w:cs="Arial"/>
            <w:sz w:val="22"/>
            <w:szCs w:val="22"/>
            <w:highlight w:val="yellow"/>
            <w:lang w:eastAsia="zh-CN"/>
          </w:rPr>
          <w:delText xml:space="preserve">research </w:delText>
        </w:r>
        <w:r w:rsidR="00BA384B" w:rsidRPr="00E44E2C" w:rsidDel="00034557">
          <w:rPr>
            <w:rFonts w:ascii="Arial" w:eastAsiaTheme="minorEastAsia" w:hAnsi="Arial" w:cs="Arial"/>
            <w:sz w:val="22"/>
            <w:szCs w:val="22"/>
            <w:highlight w:val="yellow"/>
            <w:lang w:eastAsia="zh-CN"/>
          </w:rPr>
          <w:delText>on</w:delText>
        </w:r>
        <w:r w:rsidR="00D1094B" w:rsidRPr="00E44E2C" w:rsidDel="00034557">
          <w:rPr>
            <w:rFonts w:ascii="Arial" w:eastAsiaTheme="minorEastAsia" w:hAnsi="Arial" w:cs="Arial"/>
            <w:sz w:val="22"/>
            <w:szCs w:val="22"/>
            <w:highlight w:val="yellow"/>
            <w:lang w:eastAsia="zh-CN"/>
          </w:rPr>
          <w:delText xml:space="preserve"> </w:delText>
        </w:r>
        <w:r w:rsidR="009B19DD" w:rsidRPr="00E44E2C" w:rsidDel="00034557">
          <w:rPr>
            <w:rFonts w:ascii="Arial" w:hAnsi="Arial" w:cs="Arial"/>
            <w:sz w:val="22"/>
            <w:szCs w:val="22"/>
            <w:highlight w:val="yellow"/>
          </w:rPr>
          <w:delText>C</w:delText>
        </w:r>
        <w:r w:rsidR="009B19DD" w:rsidRPr="00E44E2C" w:rsidDel="00034557">
          <w:rPr>
            <w:rFonts w:ascii="Arial" w:hAnsi="Arial" w:cs="Arial"/>
            <w:sz w:val="22"/>
            <w:szCs w:val="22"/>
            <w:highlight w:val="yellow"/>
            <w:vertAlign w:val="subscript"/>
          </w:rPr>
          <w:delText>2</w:delText>
        </w:r>
        <w:r w:rsidR="009B19DD" w:rsidRPr="00E44E2C" w:rsidDel="00034557">
          <w:rPr>
            <w:rFonts w:ascii="Arial" w:hAnsi="Arial" w:cs="Arial"/>
            <w:sz w:val="22"/>
            <w:szCs w:val="22"/>
            <w:highlight w:val="yellow"/>
          </w:rPr>
          <w:delText>H</w:delText>
        </w:r>
        <w:r w:rsidR="000E4D61" w:rsidRPr="00E44E2C" w:rsidDel="00034557">
          <w:rPr>
            <w:rFonts w:ascii="Arial" w:eastAsiaTheme="minorEastAsia" w:hAnsi="Arial" w:cs="Arial"/>
            <w:sz w:val="22"/>
            <w:szCs w:val="22"/>
            <w:highlight w:val="yellow"/>
            <w:vertAlign w:val="subscript"/>
            <w:lang w:eastAsia="zh-CN"/>
          </w:rPr>
          <w:delText>2</w:delText>
        </w:r>
        <w:r w:rsidR="009B19DD" w:rsidRPr="00E44E2C" w:rsidDel="00034557">
          <w:rPr>
            <w:rFonts w:ascii="Arial" w:eastAsiaTheme="minorEastAsia" w:hAnsi="Arial" w:cs="Arial"/>
            <w:sz w:val="22"/>
            <w:szCs w:val="22"/>
            <w:highlight w:val="yellow"/>
            <w:lang w:eastAsia="zh-CN"/>
          </w:rPr>
          <w:delText xml:space="preserve"> </w:delText>
        </w:r>
        <w:r w:rsidR="00734862" w:rsidRPr="00E44E2C" w:rsidDel="00034557">
          <w:rPr>
            <w:rFonts w:ascii="Arial" w:eastAsiaTheme="minorEastAsia" w:hAnsi="Arial" w:cs="Arial"/>
            <w:sz w:val="22"/>
            <w:szCs w:val="22"/>
            <w:highlight w:val="yellow"/>
            <w:lang w:eastAsia="zh-CN"/>
          </w:rPr>
          <w:delText xml:space="preserve">should </w:delText>
        </w:r>
        <w:r w:rsidR="002E4B14" w:rsidRPr="00E44E2C" w:rsidDel="00034557">
          <w:rPr>
            <w:rFonts w:ascii="Arial" w:eastAsiaTheme="minorEastAsia" w:hAnsi="Arial" w:cs="Arial"/>
            <w:sz w:val="22"/>
            <w:szCs w:val="22"/>
            <w:highlight w:val="yellow"/>
            <w:lang w:eastAsia="zh-CN"/>
          </w:rPr>
          <w:delText>be revisited</w:delText>
        </w:r>
        <w:r w:rsidR="009B19DD" w:rsidRPr="00CF7E03" w:rsidDel="00034557">
          <w:rPr>
            <w:rFonts w:ascii="Arial" w:eastAsiaTheme="minorEastAsia" w:hAnsi="Arial" w:cs="Arial"/>
            <w:sz w:val="22"/>
            <w:szCs w:val="22"/>
            <w:lang w:eastAsia="zh-CN"/>
          </w:rPr>
          <w:delText>.</w:delText>
        </w:r>
        <w:r w:rsidR="00BA3524" w:rsidRPr="00BA3524" w:rsidDel="00034557">
          <w:rPr>
            <w:rFonts w:ascii="Arial" w:hAnsi="Arial" w:cs="Arial"/>
            <w:sz w:val="22"/>
            <w:vertAlign w:val="superscript"/>
          </w:rPr>
          <w:delText>31</w:delText>
        </w:r>
        <w:r w:rsidR="00BA384B" w:rsidRPr="00CF7E03" w:rsidDel="00034557">
          <w:rPr>
            <w:rFonts w:ascii="Arial" w:eastAsiaTheme="minorEastAsia" w:hAnsi="Arial" w:cs="Arial"/>
            <w:sz w:val="22"/>
            <w:szCs w:val="22"/>
            <w:lang w:eastAsia="zh-CN"/>
          </w:rPr>
          <w:delText xml:space="preserve"> </w:delText>
        </w:r>
      </w:del>
      <w:r w:rsidR="00BA384B" w:rsidRPr="00CF7E03">
        <w:rPr>
          <w:rFonts w:ascii="Arial" w:eastAsiaTheme="minorEastAsia" w:hAnsi="Arial" w:cs="Arial"/>
          <w:sz w:val="22"/>
          <w:szCs w:val="22"/>
          <w:lang w:eastAsia="zh-CN"/>
        </w:rPr>
        <w:t>For example, methane</w:t>
      </w:r>
      <w:r w:rsidR="002F1287" w:rsidRPr="00CF7E03">
        <w:rPr>
          <w:rFonts w:ascii="Arial" w:eastAsiaTheme="minorEastAsia" w:hAnsi="Arial" w:cs="Arial"/>
          <w:sz w:val="22"/>
          <w:szCs w:val="22"/>
          <w:lang w:eastAsia="zh-CN"/>
        </w:rPr>
        <w:t xml:space="preserve"> (CH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w:t>
      </w:r>
      <w:r w:rsidR="00BA384B"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possibly sourced</w:t>
      </w:r>
      <w:r w:rsidR="00BA384B" w:rsidRPr="00CF7E03">
        <w:rPr>
          <w:rFonts w:ascii="Arial" w:eastAsiaTheme="minorEastAsia" w:hAnsi="Arial" w:cs="Arial"/>
          <w:sz w:val="22"/>
          <w:szCs w:val="22"/>
          <w:lang w:eastAsia="zh-CN"/>
        </w:rPr>
        <w:t xml:space="preserve"> from biogas, </w:t>
      </w:r>
      <w:r w:rsidR="002F1287" w:rsidRPr="00CF7E03">
        <w:rPr>
          <w:rFonts w:ascii="Arial" w:eastAsiaTheme="minorEastAsia" w:hAnsi="Arial" w:cs="Arial"/>
          <w:sz w:val="22"/>
          <w:szCs w:val="22"/>
          <w:lang w:eastAsia="zh-CN"/>
        </w:rPr>
        <w:t>has been</w:t>
      </w:r>
      <w:r w:rsidR="00BA384B" w:rsidRPr="00CF7E03">
        <w:rPr>
          <w:rFonts w:ascii="Arial" w:eastAsiaTheme="minorEastAsia" w:hAnsi="Arial" w:cs="Arial"/>
          <w:sz w:val="22"/>
          <w:szCs w:val="22"/>
          <w:lang w:eastAsia="zh-CN"/>
        </w:rPr>
        <w:t xml:space="preserve"> widely </w:t>
      </w:r>
      <w:r w:rsidR="00471303" w:rsidRPr="00CF7E03">
        <w:rPr>
          <w:rFonts w:ascii="Arial" w:eastAsiaTheme="minorEastAsia" w:hAnsi="Arial" w:cs="Arial"/>
          <w:sz w:val="22"/>
          <w:szCs w:val="22"/>
          <w:lang w:eastAsia="zh-CN"/>
        </w:rPr>
        <w:t>explored</w:t>
      </w:r>
      <w:r w:rsidR="00BA384B" w:rsidRPr="00CF7E03">
        <w:rPr>
          <w:rFonts w:ascii="Arial" w:eastAsiaTheme="minorEastAsia" w:hAnsi="Arial" w:cs="Arial"/>
          <w:sz w:val="22"/>
          <w:szCs w:val="22"/>
          <w:lang w:eastAsia="zh-CN"/>
        </w:rPr>
        <w:t xml:space="preserve"> for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 xml:space="preserve"> </w:t>
      </w:r>
      <w:r w:rsidR="00BA384B" w:rsidRPr="00CF7E03">
        <w:rPr>
          <w:rFonts w:ascii="Arial" w:eastAsiaTheme="minorEastAsia" w:hAnsi="Arial" w:cs="Arial"/>
          <w:sz w:val="22"/>
          <w:szCs w:val="22"/>
          <w:lang w:eastAsia="zh-CN"/>
        </w:rPr>
        <w:t xml:space="preserve">production but </w:t>
      </w:r>
      <w:r w:rsidR="00471303" w:rsidRPr="00CF7E03">
        <w:rPr>
          <w:rFonts w:ascii="Arial" w:eastAsiaTheme="minorEastAsia" w:hAnsi="Arial" w:cs="Arial"/>
          <w:sz w:val="22"/>
          <w:szCs w:val="22"/>
          <w:lang w:eastAsia="zh-CN"/>
        </w:rPr>
        <w:t>remains unindustrialized</w:t>
      </w:r>
      <w:r w:rsidR="00BA384B" w:rsidRPr="00CF7E03">
        <w:rPr>
          <w:rFonts w:ascii="Arial" w:eastAsiaTheme="minorEastAsia" w:hAnsi="Arial" w:cs="Arial"/>
          <w:sz w:val="22"/>
          <w:szCs w:val="22"/>
          <w:lang w:eastAsia="zh-CN"/>
        </w:rPr>
        <w:t>.</w:t>
      </w:r>
      <w:r w:rsidR="00D7180E">
        <w:rPr>
          <w:rFonts w:ascii="Arial" w:hAnsi="Arial" w:cs="Arial"/>
          <w:sz w:val="22"/>
          <w:vertAlign w:val="superscript"/>
        </w:rPr>
        <w:t>30</w:t>
      </w:r>
      <w:r w:rsidR="00BA384B" w:rsidRPr="00CF7E03">
        <w:rPr>
          <w:rFonts w:ascii="Arial" w:eastAsiaTheme="minorEastAsia" w:hAnsi="Arial" w:cs="Arial"/>
          <w:sz w:val="22"/>
          <w:szCs w:val="22"/>
          <w:lang w:eastAsia="zh-CN"/>
        </w:rPr>
        <w:t xml:space="preserve"> In contrast, </w:t>
      </w:r>
      <w:r w:rsidR="002F1287" w:rsidRPr="00CF7E03">
        <w:rPr>
          <w:rFonts w:ascii="Arial" w:eastAsiaTheme="minorEastAsia" w:hAnsi="Arial" w:cs="Arial"/>
          <w:sz w:val="22"/>
          <w:szCs w:val="22"/>
          <w:lang w:eastAsia="zh-CN"/>
        </w:rPr>
        <w:t>CH</w:t>
      </w:r>
      <w:r w:rsidR="002F1287" w:rsidRPr="00CF7E03">
        <w:rPr>
          <w:rFonts w:ascii="Arial" w:eastAsiaTheme="minorEastAsia" w:hAnsi="Arial" w:cs="Arial"/>
          <w:sz w:val="22"/>
          <w:szCs w:val="22"/>
          <w:vertAlign w:val="subscript"/>
          <w:lang w:eastAsia="zh-CN"/>
        </w:rPr>
        <w:t>4</w:t>
      </w:r>
      <w:r w:rsidR="00BA384B" w:rsidRPr="00CF7E03">
        <w:rPr>
          <w:rFonts w:ascii="Arial" w:eastAsiaTheme="minorEastAsia" w:hAnsi="Arial" w:cs="Arial"/>
          <w:sz w:val="22"/>
          <w:szCs w:val="22"/>
          <w:lang w:eastAsia="zh-CN"/>
        </w:rPr>
        <w:t xml:space="preserve"> to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hAnsi="Arial" w:cs="Arial"/>
          <w:sz w:val="22"/>
          <w:szCs w:val="22"/>
          <w:vertAlign w:val="subscript"/>
        </w:rPr>
        <w:t>2</w:t>
      </w:r>
      <w:r w:rsidR="002F1287" w:rsidRPr="00CF7E03">
        <w:rPr>
          <w:rFonts w:ascii="Arial" w:eastAsiaTheme="minorEastAsia" w:hAnsi="Arial" w:cs="Arial"/>
          <w:sz w:val="22"/>
          <w:szCs w:val="22"/>
          <w:lang w:eastAsia="zh-CN"/>
        </w:rPr>
        <w:t xml:space="preserve"> </w:t>
      </w:r>
      <w:r w:rsidR="00BA384B" w:rsidRPr="00AA2184">
        <w:rPr>
          <w:rFonts w:ascii="Arial" w:eastAsiaTheme="minorEastAsia" w:hAnsi="Arial" w:cs="Arial"/>
          <w:i/>
          <w:sz w:val="22"/>
          <w:szCs w:val="22"/>
          <w:lang w:eastAsia="zh-CN"/>
        </w:rPr>
        <w:t>via</w:t>
      </w:r>
      <w:r w:rsidR="00BA384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A384B"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or</w:t>
      </w:r>
      <w:r w:rsidR="00BA384B" w:rsidRPr="00CF7E03">
        <w:rPr>
          <w:rFonts w:ascii="Arial" w:eastAsiaTheme="minorEastAsia" w:hAnsi="Arial" w:cs="Arial"/>
          <w:sz w:val="22"/>
          <w:szCs w:val="22"/>
          <w:lang w:eastAsia="zh-CN"/>
        </w:rPr>
        <w:t xml:space="preserve"> electric arc was commercialized </w:t>
      </w:r>
      <w:r w:rsidR="00471303" w:rsidRPr="00CF7E03">
        <w:rPr>
          <w:rFonts w:ascii="Arial" w:eastAsiaTheme="minorEastAsia" w:hAnsi="Arial" w:cs="Arial"/>
          <w:sz w:val="22"/>
          <w:szCs w:val="22"/>
          <w:lang w:eastAsia="zh-CN"/>
        </w:rPr>
        <w:t>nearly</w:t>
      </w:r>
      <w:r w:rsidR="00BA384B" w:rsidRPr="00CF7E03">
        <w:rPr>
          <w:rFonts w:ascii="Arial" w:eastAsiaTheme="minorEastAsia" w:hAnsi="Arial" w:cs="Arial"/>
          <w:sz w:val="22"/>
          <w:szCs w:val="22"/>
          <w:lang w:eastAsia="zh-CN"/>
        </w:rPr>
        <w:t xml:space="preserve"> 70 years ago</w:t>
      </w:r>
      <w:r w:rsidR="002F1287" w:rsidRPr="00CF7E03">
        <w:rPr>
          <w:rFonts w:ascii="Arial" w:eastAsiaTheme="minorEastAsia" w:hAnsi="Arial" w:cs="Arial"/>
          <w:sz w:val="22"/>
          <w:szCs w:val="22"/>
          <w:lang w:eastAsia="zh-CN"/>
        </w:rPr>
        <w:t xml:space="preserve">, despite </w:t>
      </w:r>
      <w:r w:rsidR="003A062C">
        <w:rPr>
          <w:rFonts w:ascii="Arial" w:eastAsiaTheme="minorEastAsia" w:hAnsi="Arial" w:cs="Arial" w:hint="eastAsia"/>
          <w:sz w:val="22"/>
          <w:szCs w:val="22"/>
          <w:lang w:eastAsia="zh-CN"/>
        </w:rPr>
        <w:t>the</w:t>
      </w:r>
      <w:r w:rsidR="002F1287" w:rsidRPr="00CF7E03">
        <w:rPr>
          <w:rFonts w:ascii="Arial" w:eastAsiaTheme="minorEastAsia" w:hAnsi="Arial" w:cs="Arial"/>
          <w:sz w:val="22"/>
          <w:szCs w:val="22"/>
          <w:lang w:eastAsia="zh-CN"/>
        </w:rPr>
        <w:t xml:space="preserve"> high</w:t>
      </w:r>
      <w:r w:rsidR="00B772FD"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 xml:space="preserve">natural gas </w:t>
      </w:r>
      <w:del w:id="382" w:author="Nabera  Abhinandan" w:date="2024-08-30T16:03:00Z" w16du:dateUtc="2024-08-30T14:03:00Z">
        <w:r w:rsidR="00505C61" w:rsidDel="003936A5">
          <w:rPr>
            <w:rFonts w:ascii="Arial" w:eastAsiaTheme="minorEastAsia" w:hAnsi="Arial" w:cs="Arial" w:hint="eastAsia"/>
            <w:sz w:val="22"/>
            <w:szCs w:val="22"/>
            <w:lang w:eastAsia="zh-CN"/>
          </w:rPr>
          <w:delText>input or high</w:delText>
        </w:r>
      </w:del>
      <w:ins w:id="383" w:author="Nabera  Abhinandan" w:date="2024-08-30T16:03:00Z" w16du:dateUtc="2024-08-30T14:03:00Z">
        <w:r w:rsidR="003936A5">
          <w:rPr>
            <w:rFonts w:ascii="Arial" w:eastAsiaTheme="minorEastAsia" w:hAnsi="Arial" w:cs="Arial"/>
            <w:sz w:val="22"/>
            <w:szCs w:val="22"/>
            <w:lang w:eastAsia="zh-CN"/>
          </w:rPr>
          <w:t>and</w:t>
        </w:r>
      </w:ins>
      <w:r w:rsidR="00505C61">
        <w:rPr>
          <w:rFonts w:ascii="Arial" w:eastAsiaTheme="minorEastAsia" w:hAnsi="Arial" w:cs="Arial" w:hint="eastAsia"/>
          <w:sz w:val="22"/>
          <w:szCs w:val="22"/>
          <w:lang w:eastAsia="zh-CN"/>
        </w:rPr>
        <w:t xml:space="preserve"> </w:t>
      </w:r>
      <w:r w:rsidR="00B772FD" w:rsidRPr="00CF7E03">
        <w:rPr>
          <w:rFonts w:ascii="Arial" w:eastAsiaTheme="minorEastAsia" w:hAnsi="Arial" w:cs="Arial"/>
          <w:sz w:val="22"/>
          <w:szCs w:val="22"/>
          <w:lang w:eastAsia="zh-CN"/>
        </w:rPr>
        <w:t>energy consumption</w:t>
      </w:r>
      <w:r w:rsidR="00BA384B"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BA384B" w:rsidRPr="00CF7E03">
        <w:rPr>
          <w:rFonts w:ascii="Arial" w:eastAsiaTheme="minorEastAsia" w:hAnsi="Arial" w:cs="Arial"/>
          <w:sz w:val="22"/>
          <w:szCs w:val="22"/>
          <w:lang w:eastAsia="zh-CN"/>
        </w:rPr>
        <w:t xml:space="preserve"> </w:t>
      </w:r>
      <w:r w:rsidR="00307EF4" w:rsidRPr="00CF7E03">
        <w:rPr>
          <w:rFonts w:ascii="Arial" w:eastAsiaTheme="minorEastAsia" w:hAnsi="Arial" w:cs="Arial"/>
          <w:sz w:val="22"/>
          <w:szCs w:val="22"/>
          <w:lang w:eastAsia="zh-CN"/>
        </w:rPr>
        <w:t>Therefore, t</w:t>
      </w:r>
      <w:r w:rsidR="006E3464" w:rsidRPr="00CF7E03">
        <w:rPr>
          <w:rFonts w:ascii="Arial" w:eastAsiaTheme="minorEastAsia" w:hAnsi="Arial" w:cs="Arial"/>
          <w:sz w:val="22"/>
          <w:szCs w:val="22"/>
          <w:lang w:eastAsia="zh-CN"/>
        </w:rPr>
        <w:t xml:space="preserve">he </w:t>
      </w:r>
      <w:del w:id="384" w:author="Nabera  Abhinandan" w:date="2024-08-30T16:03:00Z" w16du:dateUtc="2024-08-30T14:03:00Z">
        <w:r w:rsidR="00C07216" w:rsidDel="00D83790">
          <w:rPr>
            <w:rFonts w:ascii="Arial" w:eastAsiaTheme="minorEastAsia" w:hAnsi="Arial" w:cs="Arial"/>
            <w:sz w:val="22"/>
            <w:szCs w:val="22"/>
            <w:lang w:eastAsia="zh-CN"/>
          </w:rPr>
          <w:delText>momentum</w:delText>
        </w:r>
        <w:r w:rsidR="00C07216" w:rsidRPr="00CF7E03" w:rsidDel="00D83790">
          <w:rPr>
            <w:rFonts w:ascii="Arial" w:eastAsiaTheme="minorEastAsia" w:hAnsi="Arial" w:cs="Arial"/>
            <w:sz w:val="22"/>
            <w:szCs w:val="22"/>
            <w:lang w:eastAsia="zh-CN"/>
          </w:rPr>
          <w:delText xml:space="preserve"> </w:delText>
        </w:r>
      </w:del>
      <w:ins w:id="385" w:author="Nabera  Abhinandan" w:date="2024-08-30T16:03:00Z" w16du:dateUtc="2024-08-30T14:03:00Z">
        <w:r w:rsidR="00D83790">
          <w:rPr>
            <w:rFonts w:ascii="Arial" w:eastAsiaTheme="minorEastAsia" w:hAnsi="Arial" w:cs="Arial"/>
            <w:sz w:val="22"/>
            <w:szCs w:val="22"/>
            <w:lang w:eastAsia="zh-CN"/>
          </w:rPr>
          <w:t>grand transition</w:t>
        </w:r>
        <w:r w:rsidR="00D83790" w:rsidRPr="00CF7E03">
          <w:rPr>
            <w:rFonts w:ascii="Arial" w:eastAsiaTheme="minorEastAsia" w:hAnsi="Arial" w:cs="Arial"/>
            <w:sz w:val="22"/>
            <w:szCs w:val="22"/>
            <w:lang w:eastAsia="zh-CN"/>
          </w:rPr>
          <w:t xml:space="preserve"> </w:t>
        </w:r>
      </w:ins>
      <w:r w:rsidR="00471303" w:rsidRPr="00CF7E03">
        <w:rPr>
          <w:rFonts w:ascii="Arial" w:eastAsiaTheme="minorEastAsia" w:hAnsi="Arial" w:cs="Arial"/>
          <w:sz w:val="22"/>
          <w:szCs w:val="22"/>
          <w:lang w:eastAsia="zh-CN"/>
        </w:rPr>
        <w:t>towards sustainability</w:t>
      </w:r>
      <w:r w:rsidR="00C07216">
        <w:rPr>
          <w:rFonts w:ascii="Arial" w:eastAsiaTheme="minorEastAsia" w:hAnsi="Arial" w:cs="Arial"/>
          <w:sz w:val="22"/>
          <w:szCs w:val="22"/>
          <w:lang w:eastAsia="zh-CN"/>
        </w:rPr>
        <w:t xml:space="preserve"> </w:t>
      </w:r>
      <w:r w:rsidR="00387818">
        <w:rPr>
          <w:rFonts w:ascii="Arial" w:eastAsiaTheme="minorEastAsia" w:hAnsi="Arial" w:cs="Arial"/>
          <w:sz w:val="22"/>
          <w:szCs w:val="22"/>
          <w:lang w:eastAsia="zh-CN"/>
        </w:rPr>
        <w:t xml:space="preserve">in </w:t>
      </w:r>
      <w:r w:rsidR="00C07216">
        <w:rPr>
          <w:rFonts w:ascii="Arial" w:eastAsiaTheme="minorEastAsia" w:hAnsi="Arial" w:cs="Arial"/>
          <w:sz w:val="22"/>
          <w:szCs w:val="22"/>
          <w:lang w:eastAsia="zh-CN"/>
        </w:rPr>
        <w:t>the chemicals sector</w:t>
      </w:r>
      <w:r w:rsidR="00471303" w:rsidRPr="00CF7E03">
        <w:rPr>
          <w:rFonts w:ascii="Arial" w:eastAsiaTheme="minorEastAsia" w:hAnsi="Arial" w:cs="Arial"/>
          <w:sz w:val="22"/>
          <w:szCs w:val="22"/>
          <w:lang w:eastAsia="zh-CN"/>
        </w:rPr>
        <w:t xml:space="preserve"> </w:t>
      </w:r>
      <w:commentRangeStart w:id="386"/>
      <w:commentRangeStart w:id="387"/>
      <w:r w:rsidR="00471303" w:rsidRPr="00E44E2C">
        <w:rPr>
          <w:rFonts w:ascii="Arial" w:eastAsiaTheme="minorEastAsia" w:hAnsi="Arial" w:cs="Arial"/>
          <w:sz w:val="22"/>
          <w:szCs w:val="22"/>
          <w:highlight w:val="yellow"/>
          <w:lang w:eastAsia="zh-CN"/>
        </w:rPr>
        <w:t>presents an opportunity for revitalizing C</w:t>
      </w:r>
      <w:r w:rsidR="00471303" w:rsidRPr="00E44E2C">
        <w:rPr>
          <w:rFonts w:ascii="Arial" w:eastAsiaTheme="minorEastAsia" w:hAnsi="Arial" w:cs="Arial"/>
          <w:sz w:val="22"/>
          <w:szCs w:val="22"/>
          <w:highlight w:val="yellow"/>
          <w:vertAlign w:val="subscript"/>
          <w:lang w:eastAsia="zh-CN"/>
        </w:rPr>
        <w:t>2</w:t>
      </w:r>
      <w:r w:rsidR="00471303" w:rsidRPr="00E44E2C">
        <w:rPr>
          <w:rFonts w:ascii="Arial" w:eastAsiaTheme="minorEastAsia" w:hAnsi="Arial" w:cs="Arial"/>
          <w:sz w:val="22"/>
          <w:szCs w:val="22"/>
          <w:highlight w:val="yellow"/>
          <w:lang w:eastAsia="zh-CN"/>
        </w:rPr>
        <w:t>H</w:t>
      </w:r>
      <w:r w:rsidR="00471303" w:rsidRPr="00E44E2C">
        <w:rPr>
          <w:rFonts w:ascii="Arial" w:eastAsiaTheme="minorEastAsia" w:hAnsi="Arial" w:cs="Arial"/>
          <w:sz w:val="22"/>
          <w:szCs w:val="22"/>
          <w:highlight w:val="yellow"/>
          <w:vertAlign w:val="subscript"/>
          <w:lang w:eastAsia="zh-CN"/>
        </w:rPr>
        <w:t>2</w:t>
      </w:r>
      <w:r w:rsidR="00471303" w:rsidRPr="00E44E2C">
        <w:rPr>
          <w:rFonts w:ascii="Arial" w:eastAsiaTheme="minorEastAsia" w:hAnsi="Arial" w:cs="Arial"/>
          <w:sz w:val="22"/>
          <w:szCs w:val="22"/>
          <w:highlight w:val="yellow"/>
          <w:lang w:eastAsia="zh-CN"/>
        </w:rPr>
        <w:t xml:space="preserve"> production</w:t>
      </w:r>
      <w:r w:rsidR="006E5F69" w:rsidRPr="00E44E2C">
        <w:rPr>
          <w:rFonts w:ascii="Arial" w:eastAsiaTheme="minorEastAsia" w:hAnsi="Arial" w:cs="Arial"/>
          <w:sz w:val="22"/>
          <w:szCs w:val="22"/>
          <w:highlight w:val="yellow"/>
          <w:lang w:eastAsia="zh-CN"/>
        </w:rPr>
        <w:t xml:space="preserve">, </w:t>
      </w:r>
      <w:r w:rsidR="00471303" w:rsidRPr="00E44E2C">
        <w:rPr>
          <w:rFonts w:ascii="Arial" w:eastAsiaTheme="minorEastAsia" w:hAnsi="Arial" w:cs="Arial"/>
          <w:sz w:val="22"/>
          <w:szCs w:val="22"/>
          <w:highlight w:val="yellow"/>
          <w:lang w:eastAsia="zh-CN"/>
        </w:rPr>
        <w:t xml:space="preserve">warranting </w:t>
      </w:r>
      <w:r w:rsidR="00E841AE" w:rsidRPr="00E44E2C">
        <w:rPr>
          <w:rFonts w:ascii="Arial" w:eastAsiaTheme="minorEastAsia" w:hAnsi="Arial" w:cs="Arial"/>
          <w:sz w:val="22"/>
          <w:szCs w:val="22"/>
          <w:highlight w:val="yellow"/>
          <w:lang w:eastAsia="zh-CN"/>
        </w:rPr>
        <w:t>increased</w:t>
      </w:r>
      <w:r w:rsidR="00307EF4" w:rsidRPr="00E44E2C">
        <w:rPr>
          <w:rFonts w:ascii="Arial" w:eastAsiaTheme="minorEastAsia" w:hAnsi="Arial" w:cs="Arial"/>
          <w:sz w:val="22"/>
          <w:szCs w:val="22"/>
          <w:highlight w:val="yellow"/>
          <w:lang w:eastAsia="zh-CN"/>
        </w:rPr>
        <w:t xml:space="preserve"> </w:t>
      </w:r>
      <w:r w:rsidR="00C07216" w:rsidRPr="00E44E2C">
        <w:rPr>
          <w:rFonts w:ascii="Arial" w:eastAsiaTheme="minorEastAsia" w:hAnsi="Arial" w:cs="Arial"/>
          <w:sz w:val="22"/>
          <w:szCs w:val="22"/>
          <w:highlight w:val="yellow"/>
          <w:lang w:eastAsia="zh-CN"/>
        </w:rPr>
        <w:t>focus</w:t>
      </w:r>
      <w:commentRangeEnd w:id="386"/>
      <w:r>
        <w:rPr>
          <w:rStyle w:val="CommentReference"/>
        </w:rPr>
        <w:commentReference w:id="386"/>
      </w:r>
      <w:commentRangeEnd w:id="387"/>
      <w:r w:rsidR="005363AC">
        <w:rPr>
          <w:rStyle w:val="CommentReference"/>
        </w:rPr>
        <w:commentReference w:id="387"/>
      </w:r>
      <w:r w:rsidR="006E3464"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 xml:space="preserve">In this review, we provide a holistic summary of </w:t>
      </w:r>
      <w:r w:rsidR="004576CE" w:rsidRPr="00CF7E03">
        <w:rPr>
          <w:rFonts w:ascii="Arial" w:hAnsi="Arial" w:cs="Arial"/>
          <w:sz w:val="22"/>
          <w:szCs w:val="22"/>
        </w:rPr>
        <w:t>C</w:t>
      </w:r>
      <w:r w:rsidR="004576CE" w:rsidRPr="00CF7E03">
        <w:rPr>
          <w:rFonts w:ascii="Arial" w:hAnsi="Arial" w:cs="Arial"/>
          <w:sz w:val="22"/>
          <w:szCs w:val="22"/>
          <w:vertAlign w:val="subscript"/>
        </w:rPr>
        <w:t>2</w:t>
      </w:r>
      <w:r w:rsidR="004576CE" w:rsidRPr="00CF7E03">
        <w:rPr>
          <w:rFonts w:ascii="Arial" w:hAnsi="Arial" w:cs="Arial"/>
          <w:sz w:val="22"/>
          <w:szCs w:val="22"/>
        </w:rPr>
        <w:t>H</w:t>
      </w:r>
      <w:r w:rsidR="004576CE" w:rsidRPr="00CF7E03">
        <w:rPr>
          <w:rFonts w:ascii="Arial" w:hAnsi="Arial" w:cs="Arial"/>
          <w:sz w:val="22"/>
          <w:szCs w:val="22"/>
          <w:vertAlign w:val="subscript"/>
        </w:rPr>
        <w:t>2</w:t>
      </w:r>
      <w:r w:rsidR="004576CE" w:rsidRPr="00CF7E03">
        <w:rPr>
          <w:rFonts w:ascii="Arial" w:eastAsiaTheme="minorEastAsia" w:hAnsi="Arial" w:cs="Arial"/>
          <w:sz w:val="22"/>
          <w:szCs w:val="22"/>
          <w:lang w:eastAsia="zh-CN"/>
        </w:rPr>
        <w:t xml:space="preserve"> production methods</w:t>
      </w:r>
      <w:r w:rsidR="00CB080F">
        <w:rPr>
          <w:rFonts w:ascii="Arial" w:eastAsiaTheme="minorEastAsia" w:hAnsi="Arial" w:cs="Arial" w:hint="eastAsia"/>
          <w:sz w:val="22"/>
          <w:szCs w:val="22"/>
          <w:lang w:eastAsia="zh-CN"/>
        </w:rPr>
        <w:t xml:space="preserve">, </w:t>
      </w:r>
      <w:r w:rsidR="00471303" w:rsidRPr="00CF7E03">
        <w:rPr>
          <w:rFonts w:ascii="Arial" w:eastAsiaTheme="minorEastAsia" w:hAnsi="Arial" w:cs="Arial"/>
          <w:sz w:val="22"/>
          <w:szCs w:val="22"/>
          <w:lang w:eastAsia="zh-CN"/>
        </w:rPr>
        <w:t>sustainable initiatives</w:t>
      </w:r>
      <w:r w:rsidR="004576CE" w:rsidRPr="00CF7E03">
        <w:rPr>
          <w:rFonts w:ascii="Arial" w:eastAsiaTheme="minorEastAsia" w:hAnsi="Arial" w:cs="Arial"/>
          <w:sz w:val="22"/>
          <w:szCs w:val="22"/>
          <w:lang w:eastAsia="zh-CN"/>
        </w:rPr>
        <w:t xml:space="preserve">, </w:t>
      </w:r>
      <w:r w:rsidR="00CB080F">
        <w:rPr>
          <w:rFonts w:ascii="Arial" w:eastAsiaTheme="minorEastAsia" w:hAnsi="Arial" w:cs="Arial" w:hint="eastAsia"/>
          <w:sz w:val="22"/>
          <w:szCs w:val="22"/>
          <w:lang w:eastAsia="zh-CN"/>
        </w:rPr>
        <w:t>and</w:t>
      </w:r>
      <w:r w:rsidR="003D612C" w:rsidRPr="00CF7E03">
        <w:rPr>
          <w:rFonts w:ascii="Arial" w:eastAsiaTheme="minorEastAsia" w:hAnsi="Arial" w:cs="Arial"/>
          <w:sz w:val="22"/>
          <w:szCs w:val="22"/>
          <w:lang w:eastAsia="zh-CN"/>
        </w:rPr>
        <w:t xml:space="preserve"> the</w:t>
      </w:r>
      <w:r w:rsidR="004576CE" w:rsidRPr="00CF7E03">
        <w:rPr>
          <w:rFonts w:ascii="Arial" w:eastAsiaTheme="minorEastAsia" w:hAnsi="Arial" w:cs="Arial"/>
          <w:sz w:val="22"/>
          <w:szCs w:val="22"/>
          <w:lang w:eastAsia="zh-CN"/>
        </w:rPr>
        <w:t xml:space="preserve"> challenges and </w:t>
      </w:r>
      <w:r w:rsidR="006E5F69" w:rsidRPr="00CF7E03">
        <w:rPr>
          <w:rFonts w:ascii="Arial" w:eastAsiaTheme="minorEastAsia" w:hAnsi="Arial" w:cs="Arial"/>
          <w:sz w:val="22"/>
          <w:szCs w:val="22"/>
          <w:lang w:eastAsia="zh-CN"/>
        </w:rPr>
        <w:t>opportunities</w:t>
      </w:r>
      <w:r w:rsidR="003D612C" w:rsidRPr="00CF7E03">
        <w:rPr>
          <w:rFonts w:ascii="Arial" w:eastAsiaTheme="minorEastAsia" w:hAnsi="Arial" w:cs="Arial"/>
          <w:sz w:val="22"/>
          <w:szCs w:val="22"/>
          <w:lang w:eastAsia="zh-CN"/>
        </w:rPr>
        <w:t xml:space="preserve"> presented </w:t>
      </w:r>
      <w:r w:rsidR="00387818">
        <w:rPr>
          <w:rFonts w:ascii="Arial" w:eastAsiaTheme="minorEastAsia" w:hAnsi="Arial" w:cs="Arial"/>
          <w:sz w:val="22"/>
          <w:szCs w:val="22"/>
          <w:lang w:eastAsia="zh-CN"/>
        </w:rPr>
        <w:t>by</w:t>
      </w:r>
      <w:r w:rsidR="00387818" w:rsidRPr="00CF7E03">
        <w:rPr>
          <w:rFonts w:ascii="Arial" w:eastAsiaTheme="minorEastAsia" w:hAnsi="Arial" w:cs="Arial"/>
          <w:sz w:val="22"/>
          <w:szCs w:val="22"/>
          <w:lang w:eastAsia="zh-CN"/>
        </w:rPr>
        <w:t xml:space="preserve"> </w:t>
      </w:r>
      <w:r w:rsidR="003D612C" w:rsidRPr="00CF7E03">
        <w:rPr>
          <w:rFonts w:ascii="Arial" w:eastAsiaTheme="minorEastAsia" w:hAnsi="Arial" w:cs="Arial"/>
          <w:sz w:val="22"/>
          <w:szCs w:val="22"/>
          <w:lang w:eastAsia="zh-CN"/>
        </w:rPr>
        <w:t>this shift</w:t>
      </w:r>
      <w:r w:rsidR="004576CE" w:rsidRPr="00CF7E03">
        <w:rPr>
          <w:rFonts w:ascii="Arial" w:eastAsiaTheme="minorEastAsia" w:hAnsi="Arial" w:cs="Arial"/>
          <w:sz w:val="22"/>
          <w:szCs w:val="22"/>
          <w:lang w:eastAsia="zh-CN"/>
        </w:rPr>
        <w:t xml:space="preserve">. </w:t>
      </w:r>
      <w:del w:id="388" w:author="Nabera  Abhinandan" w:date="2024-08-30T16:04:00Z" w16du:dateUtc="2024-08-30T14:04:00Z">
        <w:r w:rsidR="004576CE" w:rsidRPr="00CF7E03" w:rsidDel="007552DB">
          <w:rPr>
            <w:rFonts w:ascii="Arial" w:eastAsiaTheme="minorEastAsia" w:hAnsi="Arial" w:cs="Arial"/>
            <w:sz w:val="22"/>
            <w:szCs w:val="22"/>
            <w:lang w:eastAsia="zh-CN"/>
          </w:rPr>
          <w:delText xml:space="preserve">Our </w:delText>
        </w:r>
      </w:del>
      <w:ins w:id="389" w:author="Nabera  Abhinandan" w:date="2024-08-30T16:04:00Z" w16du:dateUtc="2024-08-30T14:04:00Z">
        <w:r w:rsidR="007552DB">
          <w:rPr>
            <w:rFonts w:ascii="Arial" w:eastAsiaTheme="minorEastAsia" w:hAnsi="Arial" w:cs="Arial"/>
            <w:sz w:val="22"/>
            <w:szCs w:val="22"/>
            <w:lang w:eastAsia="zh-CN"/>
          </w:rPr>
          <w:t>We</w:t>
        </w:r>
        <w:r w:rsidR="007552DB" w:rsidRPr="00CF7E03">
          <w:rPr>
            <w:rFonts w:ascii="Arial" w:eastAsiaTheme="minorEastAsia" w:hAnsi="Arial" w:cs="Arial"/>
            <w:sz w:val="22"/>
            <w:szCs w:val="22"/>
            <w:lang w:eastAsia="zh-CN"/>
          </w:rPr>
          <w:t xml:space="preserve"> </w:t>
        </w:r>
      </w:ins>
      <w:r w:rsidR="004576CE" w:rsidRPr="00CF7E03">
        <w:rPr>
          <w:rFonts w:ascii="Arial" w:eastAsiaTheme="minorEastAsia" w:hAnsi="Arial" w:cs="Arial"/>
          <w:sz w:val="22"/>
          <w:szCs w:val="22"/>
          <w:lang w:eastAsia="zh-CN"/>
        </w:rPr>
        <w:t xml:space="preserve">aim </w:t>
      </w:r>
      <w:del w:id="390" w:author="Nabera  Abhinandan" w:date="2024-08-30T16:04:00Z" w16du:dateUtc="2024-08-30T14:04:00Z">
        <w:r w:rsidR="004576CE" w:rsidRPr="00CF7E03" w:rsidDel="007552DB">
          <w:rPr>
            <w:rFonts w:ascii="Arial" w:eastAsiaTheme="minorEastAsia" w:hAnsi="Arial" w:cs="Arial"/>
            <w:sz w:val="22"/>
            <w:szCs w:val="22"/>
            <w:lang w:eastAsia="zh-CN"/>
          </w:rPr>
          <w:delText xml:space="preserve">is </w:delText>
        </w:r>
      </w:del>
      <w:r w:rsidR="004576CE" w:rsidRPr="00CF7E03">
        <w:rPr>
          <w:rFonts w:ascii="Arial" w:eastAsiaTheme="minorEastAsia" w:hAnsi="Arial" w:cs="Arial"/>
          <w:sz w:val="22"/>
          <w:szCs w:val="22"/>
          <w:lang w:eastAsia="zh-CN"/>
        </w:rPr>
        <w:t>to</w:t>
      </w:r>
      <w:commentRangeStart w:id="391"/>
      <w:commentRangeStart w:id="392"/>
      <w:r w:rsidR="004576CE"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guide sustainable technology development</w:t>
      </w:r>
      <w:commentRangeEnd w:id="391"/>
      <w:r>
        <w:rPr>
          <w:rStyle w:val="CommentReference"/>
        </w:rPr>
        <w:commentReference w:id="391"/>
      </w:r>
      <w:commentRangeEnd w:id="392"/>
      <w:r w:rsidR="007419F8">
        <w:rPr>
          <w:rStyle w:val="CommentReference"/>
        </w:rPr>
        <w:commentReference w:id="392"/>
      </w:r>
      <w:r w:rsidR="00471303"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and advocat</w:t>
      </w:r>
      <w:r w:rsidR="00471303" w:rsidRPr="00CF7E03">
        <w:rPr>
          <w:rFonts w:ascii="Arial" w:eastAsiaTheme="minorEastAsia" w:hAnsi="Arial" w:cs="Arial"/>
          <w:sz w:val="22"/>
          <w:szCs w:val="22"/>
          <w:lang w:eastAsia="zh-CN"/>
        </w:rPr>
        <w:t>e</w:t>
      </w:r>
      <w:r w:rsidR="004576CE" w:rsidRPr="00CF7E03">
        <w:rPr>
          <w:rFonts w:ascii="Arial" w:eastAsiaTheme="minorEastAsia" w:hAnsi="Arial" w:cs="Arial"/>
          <w:sz w:val="22"/>
          <w:szCs w:val="22"/>
          <w:lang w:eastAsia="zh-CN"/>
        </w:rPr>
        <w:t xml:space="preserve"> for </w:t>
      </w:r>
      <w:r w:rsidR="00634436" w:rsidRPr="00CF7E03">
        <w:rPr>
          <w:rFonts w:ascii="Arial" w:eastAsiaTheme="minorEastAsia" w:hAnsi="Arial" w:cs="Arial"/>
          <w:sz w:val="22"/>
          <w:szCs w:val="22"/>
          <w:lang w:eastAsia="zh-CN"/>
        </w:rPr>
        <w:t>greater</w:t>
      </w:r>
      <w:r w:rsidR="004576CE" w:rsidRPr="00CF7E03">
        <w:rPr>
          <w:rFonts w:ascii="Arial" w:eastAsiaTheme="minorEastAsia" w:hAnsi="Arial" w:cs="Arial"/>
          <w:sz w:val="22"/>
          <w:szCs w:val="22"/>
          <w:lang w:eastAsia="zh-CN"/>
        </w:rPr>
        <w:t xml:space="preserve"> focus on alternative </w:t>
      </w:r>
      <w:r w:rsidR="008F4C01" w:rsidRPr="00CF7E03">
        <w:rPr>
          <w:rFonts w:ascii="Arial" w:hAnsi="Arial" w:cs="Arial"/>
          <w:sz w:val="22"/>
          <w:szCs w:val="22"/>
        </w:rPr>
        <w:t>C</w:t>
      </w:r>
      <w:r w:rsidR="008F4C01" w:rsidRPr="00CF7E03">
        <w:rPr>
          <w:rFonts w:ascii="Arial" w:hAnsi="Arial" w:cs="Arial"/>
          <w:sz w:val="22"/>
          <w:szCs w:val="22"/>
          <w:vertAlign w:val="subscript"/>
        </w:rPr>
        <w:t>2</w:t>
      </w:r>
      <w:r w:rsidR="008F4C01" w:rsidRPr="00CF7E03">
        <w:rPr>
          <w:rFonts w:ascii="Arial" w:hAnsi="Arial" w:cs="Arial"/>
          <w:sz w:val="22"/>
          <w:szCs w:val="22"/>
        </w:rPr>
        <w:t>H</w:t>
      </w:r>
      <w:r w:rsidR="008F4C01" w:rsidRPr="00CF7E03">
        <w:rPr>
          <w:rFonts w:ascii="Arial" w:hAnsi="Arial" w:cs="Arial"/>
          <w:sz w:val="22"/>
          <w:szCs w:val="22"/>
          <w:vertAlign w:val="subscript"/>
        </w:rPr>
        <w:t>2</w:t>
      </w:r>
      <w:r w:rsidR="008F4C01"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routes.</w:t>
      </w:r>
    </w:p>
    <w:p w14:paraId="506BDDE6" w14:textId="2CC9F867" w:rsidR="00E744BE" w:rsidRPr="001017A8" w:rsidRDefault="00C74984"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sidRPr="00736557">
        <w:rPr>
          <w:rFonts w:ascii="Arial" w:hAnsi="Arial" w:cs="Arial"/>
          <w:b/>
          <w:sz w:val="22"/>
          <w:szCs w:val="22"/>
        </w:rPr>
        <w:t xml:space="preserve">Production of </w:t>
      </w:r>
      <w:r w:rsidR="00F96528" w:rsidRPr="00736557">
        <w:rPr>
          <w:rFonts w:ascii="Arial" w:hAnsi="Arial" w:cs="Arial"/>
          <w:b/>
          <w:sz w:val="22"/>
          <w:szCs w:val="22"/>
        </w:rPr>
        <w:t>acetylene</w:t>
      </w:r>
    </w:p>
    <w:p w14:paraId="50B0A43D" w14:textId="2FBB024F" w:rsidR="00C74984" w:rsidRPr="0028492B" w:rsidRDefault="00C74984" w:rsidP="00495801">
      <w:pPr>
        <w:tabs>
          <w:tab w:val="left" w:pos="450"/>
        </w:tabs>
        <w:spacing w:line="360" w:lineRule="auto"/>
        <w:jc w:val="both"/>
        <w:rPr>
          <w:rFonts w:ascii="Arial" w:eastAsiaTheme="minorEastAsia" w:hAnsi="Arial" w:cs="Arial"/>
          <w:sz w:val="22"/>
          <w:szCs w:val="22"/>
          <w:lang w:eastAsia="zh-CN"/>
        </w:rPr>
      </w:pPr>
      <w:commentRangeStart w:id="393"/>
      <w:commentRangeStart w:id="394"/>
      <w:r w:rsidRPr="00CF7E03">
        <w:rPr>
          <w:rFonts w:ascii="Arial" w:eastAsiaTheme="minorEastAsia" w:hAnsi="Arial" w:cs="Arial"/>
          <w:b/>
          <w:sz w:val="22"/>
          <w:szCs w:val="22"/>
          <w:lang w:eastAsia="zh-CN"/>
        </w:rPr>
        <w:t>2.1</w:t>
      </w:r>
      <w:r w:rsidR="0087061B" w:rsidRPr="00CF7E03">
        <w:rPr>
          <w:rFonts w:ascii="Arial" w:eastAsiaTheme="minorEastAsia" w:hAnsi="Arial" w:cs="Arial"/>
          <w:b/>
          <w:sz w:val="22"/>
          <w:szCs w:val="22"/>
          <w:lang w:eastAsia="zh-CN"/>
        </w:rPr>
        <w:t>.</w:t>
      </w:r>
      <w:r w:rsidR="0023424F">
        <w:rPr>
          <w:rFonts w:ascii="Arial" w:eastAsiaTheme="minorEastAsia" w:hAnsi="Arial" w:cs="Arial"/>
          <w:b/>
          <w:sz w:val="22"/>
          <w:szCs w:val="22"/>
          <w:lang w:eastAsia="zh-CN"/>
        </w:rPr>
        <w:t> </w:t>
      </w:r>
      <w:r w:rsidR="00B11253" w:rsidRPr="00CF7E03">
        <w:rPr>
          <w:rFonts w:ascii="Arial" w:eastAsiaTheme="minorEastAsia" w:hAnsi="Arial" w:cs="Arial"/>
          <w:b/>
          <w:sz w:val="22"/>
          <w:szCs w:val="22"/>
          <w:lang w:eastAsia="zh-CN"/>
        </w:rPr>
        <w:t xml:space="preserve">Summary of </w:t>
      </w:r>
      <w:r w:rsidR="00F50D66" w:rsidRPr="00CF7E03">
        <w:rPr>
          <w:rFonts w:ascii="Arial" w:eastAsiaTheme="minorEastAsia" w:hAnsi="Arial" w:cs="Arial"/>
          <w:b/>
          <w:sz w:val="22"/>
          <w:szCs w:val="22"/>
          <w:lang w:eastAsia="zh-CN"/>
        </w:rPr>
        <w:t xml:space="preserve">acetylene </w:t>
      </w:r>
      <w:r w:rsidR="00B11253" w:rsidRPr="00CF7E03">
        <w:rPr>
          <w:rFonts w:ascii="Arial" w:eastAsiaTheme="minorEastAsia" w:hAnsi="Arial" w:cs="Arial"/>
          <w:b/>
          <w:sz w:val="22"/>
          <w:szCs w:val="22"/>
          <w:lang w:eastAsia="zh-CN"/>
        </w:rPr>
        <w:t xml:space="preserve">production routes </w:t>
      </w:r>
      <w:r w:rsidR="00DE70E7" w:rsidRPr="00CF7E03">
        <w:rPr>
          <w:rFonts w:ascii="Arial" w:eastAsiaTheme="minorEastAsia" w:hAnsi="Arial" w:cs="Arial"/>
          <w:b/>
          <w:sz w:val="22"/>
          <w:szCs w:val="22"/>
          <w:lang w:eastAsia="zh-CN"/>
        </w:rPr>
        <w:t>and its applications</w:t>
      </w:r>
      <w:commentRangeEnd w:id="393"/>
      <w:r w:rsidR="009057FF">
        <w:rPr>
          <w:rStyle w:val="CommentReference"/>
        </w:rPr>
        <w:commentReference w:id="393"/>
      </w:r>
      <w:commentRangeEnd w:id="394"/>
      <w:r w:rsidR="00AC2D3A">
        <w:rPr>
          <w:rStyle w:val="CommentReference"/>
        </w:rPr>
        <w:commentReference w:id="394"/>
      </w:r>
    </w:p>
    <w:p w14:paraId="2FDA159B" w14:textId="00DEB5FA" w:rsidR="00B1724A" w:rsidRPr="00A303EC" w:rsidRDefault="008D41A3" w:rsidP="001868AE">
      <w:pPr>
        <w:pStyle w:val="ListParagraph"/>
        <w:spacing w:line="360" w:lineRule="auto"/>
        <w:ind w:left="0"/>
        <w:jc w:val="both"/>
        <w:rPr>
          <w:rFonts w:ascii="Arial" w:eastAsiaTheme="minorEastAsia" w:hAnsi="Arial" w:cs="Arial"/>
          <w:sz w:val="22"/>
          <w:szCs w:val="22"/>
          <w:lang w:eastAsia="zh-CN"/>
        </w:rPr>
      </w:pPr>
      <w:bookmarkStart w:id="395" w:name="_Hlk169718991"/>
      <w:bookmarkStart w:id="396" w:name="_Hlk164260949"/>
      <w:commentRangeStart w:id="397"/>
      <w:commentRangeStart w:id="398"/>
      <w:r w:rsidRPr="00CF7E03">
        <w:rPr>
          <w:rFonts w:ascii="Arial" w:eastAsiaTheme="minorEastAsia" w:hAnsi="Arial" w:cs="Arial"/>
          <w:sz w:val="22"/>
          <w:szCs w:val="22"/>
          <w:lang w:eastAsia="zh-CN"/>
        </w:rPr>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can be produced from fossil-derived feedstocks </w:t>
      </w:r>
      <w:r w:rsidRPr="00CF7E03">
        <w:rPr>
          <w:rFonts w:ascii="Arial" w:eastAsiaTheme="minorEastAsia" w:hAnsi="Arial" w:cs="Arial"/>
          <w:sz w:val="22"/>
          <w:szCs w:val="22"/>
          <w:lang w:eastAsia="zh-CN"/>
        </w:rPr>
        <w:t>such as</w:t>
      </w:r>
      <w:r w:rsidR="0090484D" w:rsidRPr="00CF7E03">
        <w:rPr>
          <w:rFonts w:ascii="Arial" w:eastAsiaTheme="minorEastAsia" w:hAnsi="Arial" w:cs="Arial"/>
          <w:sz w:val="22"/>
          <w:szCs w:val="22"/>
          <w:lang w:eastAsia="zh-CN"/>
        </w:rPr>
        <w:t xml:space="preserve"> coal, natural gas</w:t>
      </w:r>
      <w:r w:rsidR="00355A50"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and oil</w:t>
      </w:r>
      <w:r w:rsidR="00B1724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w:t>
      </w:r>
      <w:bookmarkEnd w:id="395"/>
      <w:r w:rsidRPr="00CF7E03">
        <w:rPr>
          <w:rFonts w:ascii="Arial" w:eastAsiaTheme="minorEastAsia" w:hAnsi="Arial" w:cs="Arial"/>
          <w:sz w:val="22"/>
          <w:szCs w:val="22"/>
          <w:lang w:eastAsia="zh-CN"/>
        </w:rPr>
        <w:t>sing</w:t>
      </w:r>
      <w:r w:rsidR="00B1724A" w:rsidRPr="00CF7E03">
        <w:rPr>
          <w:rFonts w:ascii="Arial" w:eastAsiaTheme="minorEastAsia" w:hAnsi="Arial" w:cs="Arial"/>
          <w:sz w:val="22"/>
          <w:szCs w:val="22"/>
          <w:lang w:eastAsia="zh-CN"/>
        </w:rPr>
        <w:t xml:space="preserve"> four </w:t>
      </w:r>
      <w:r w:rsidRPr="00CF7E03">
        <w:rPr>
          <w:rFonts w:ascii="Arial" w:eastAsiaTheme="minorEastAsia" w:hAnsi="Arial" w:cs="Arial"/>
          <w:sz w:val="22"/>
          <w:szCs w:val="22"/>
          <w:lang w:eastAsia="zh-CN"/>
        </w:rPr>
        <w:t>primary</w:t>
      </w:r>
      <w:r w:rsidR="00B1724A" w:rsidRPr="00CF7E03">
        <w:rPr>
          <w:rFonts w:ascii="Arial" w:eastAsiaTheme="minorEastAsia" w:hAnsi="Arial" w:cs="Arial"/>
          <w:sz w:val="22"/>
          <w:szCs w:val="22"/>
          <w:lang w:eastAsia="zh-CN"/>
        </w:rPr>
        <w:t xml:space="preserve"> technologies</w:t>
      </w:r>
      <w:ins w:id="399" w:author="Zhang  Zihao" w:date="2024-08-28T09:48:00Z" w16du:dateUtc="2024-08-28T07:48:00Z">
        <w:r w:rsidR="00900595">
          <w:rPr>
            <w:rFonts w:ascii="Arial" w:eastAsiaTheme="minorEastAsia" w:hAnsi="Arial" w:cs="Arial" w:hint="eastAsia"/>
            <w:sz w:val="22"/>
            <w:szCs w:val="22"/>
            <w:lang w:eastAsia="zh-CN"/>
          </w:rPr>
          <w:t xml:space="preserve">, as seen in </w:t>
        </w:r>
      </w:ins>
      <w:del w:id="400" w:author="Zhang  Zihao" w:date="2024-08-27T22:54:00Z" w16du:dateUtc="2024-08-27T20:54:00Z">
        <w:r w:rsidR="00F72916" w:rsidRPr="00CF7E03" w:rsidDel="00B72C99">
          <w:rPr>
            <w:rFonts w:ascii="Arial" w:eastAsiaTheme="minorEastAsia" w:hAnsi="Arial" w:cs="Arial"/>
            <w:sz w:val="22"/>
            <w:szCs w:val="22"/>
            <w:lang w:eastAsia="zh-CN"/>
          </w:rPr>
          <w:delText xml:space="preserve">: </w:delText>
        </w:r>
        <w:r w:rsidR="00B1724A" w:rsidRPr="00CF7E03" w:rsidDel="00B72C99">
          <w:rPr>
            <w:rFonts w:ascii="Arial" w:eastAsiaTheme="minorEastAsia" w:hAnsi="Arial" w:cs="Arial"/>
            <w:sz w:val="22"/>
            <w:szCs w:val="22"/>
            <w:lang w:eastAsia="zh-CN"/>
          </w:rPr>
          <w:delText>CaC</w:delText>
        </w:r>
        <w:r w:rsidR="00B1724A" w:rsidRPr="00CF7E03" w:rsidDel="00B72C99">
          <w:rPr>
            <w:rFonts w:ascii="Arial" w:eastAsiaTheme="minorEastAsia" w:hAnsi="Arial" w:cs="Arial"/>
            <w:sz w:val="22"/>
            <w:szCs w:val="22"/>
            <w:vertAlign w:val="subscript"/>
            <w:lang w:eastAsia="zh-CN"/>
          </w:rPr>
          <w:delText>2</w:delText>
        </w:r>
        <w:r w:rsidR="00B1724A" w:rsidRPr="00CF7E03" w:rsidDel="00B72C99">
          <w:rPr>
            <w:rFonts w:ascii="Arial" w:eastAsiaTheme="minorEastAsia" w:hAnsi="Arial" w:cs="Arial"/>
            <w:sz w:val="22"/>
            <w:szCs w:val="22"/>
            <w:lang w:eastAsia="zh-CN"/>
          </w:rPr>
          <w:delText xml:space="preserve">, </w:delText>
        </w:r>
        <w:r w:rsidR="00763B49" w:rsidDel="00B72C99">
          <w:rPr>
            <w:rFonts w:ascii="Arial" w:eastAsiaTheme="minorEastAsia" w:hAnsi="Arial" w:cs="Arial"/>
            <w:sz w:val="22"/>
            <w:szCs w:val="22"/>
            <w:lang w:eastAsia="zh-CN"/>
          </w:rPr>
          <w:delText>PC</w:delText>
        </w:r>
        <w:r w:rsidR="00B1724A" w:rsidRPr="00CF7E03" w:rsidDel="00B72C99">
          <w:rPr>
            <w:rFonts w:ascii="Arial" w:eastAsiaTheme="minorEastAsia" w:hAnsi="Arial" w:cs="Arial"/>
            <w:sz w:val="22"/>
            <w:szCs w:val="22"/>
            <w:lang w:eastAsia="zh-CN"/>
          </w:rPr>
          <w:delText xml:space="preserve">, plasma, and </w:delText>
        </w:r>
        <w:r w:rsidR="00763B49" w:rsidDel="00B72C99">
          <w:rPr>
            <w:rFonts w:ascii="Arial" w:eastAsiaTheme="minorEastAsia" w:hAnsi="Arial" w:cs="Arial"/>
            <w:sz w:val="22"/>
            <w:szCs w:val="22"/>
            <w:lang w:eastAsia="zh-CN"/>
          </w:rPr>
          <w:delText>TP</w:delText>
        </w:r>
        <w:r w:rsidR="00740286" w:rsidDel="00B72C99">
          <w:rPr>
            <w:rFonts w:ascii="Arial" w:eastAsiaTheme="minorEastAsia" w:hAnsi="Arial" w:cs="Arial" w:hint="eastAsia"/>
            <w:sz w:val="22"/>
            <w:szCs w:val="22"/>
            <w:lang w:eastAsia="zh-CN"/>
          </w:rPr>
          <w:delText xml:space="preserve"> </w:delText>
        </w:r>
        <w:r w:rsidR="00B1724A" w:rsidRPr="00CF7E03" w:rsidDel="00B72C99">
          <w:rPr>
            <w:rFonts w:ascii="Arial" w:eastAsiaTheme="minorEastAsia" w:hAnsi="Arial" w:cs="Arial"/>
            <w:sz w:val="22"/>
            <w:szCs w:val="22"/>
            <w:lang w:eastAsia="zh-CN"/>
          </w:rPr>
          <w:delText>routes</w:delText>
        </w:r>
      </w:del>
      <w:r w:rsidR="00725299" w:rsidRPr="00CF7E03">
        <w:rPr>
          <w:rFonts w:ascii="Arial" w:eastAsiaTheme="minorEastAsia" w:hAnsi="Arial" w:cs="Arial"/>
          <w:sz w:val="22"/>
          <w:szCs w:val="22"/>
          <w:lang w:eastAsia="zh-CN"/>
        </w:rPr>
        <w:t xml:space="preserve"> </w:t>
      </w:r>
      <w:del w:id="401" w:author="Zhang  Zihao" w:date="2024-08-28T09:48:00Z" w16du:dateUtc="2024-08-28T07:48:00Z">
        <w:r w:rsidR="00725299" w:rsidRPr="00CF7E03" w:rsidDel="00900595">
          <w:rPr>
            <w:rFonts w:ascii="Arial" w:eastAsiaTheme="minorEastAsia" w:hAnsi="Arial" w:cs="Arial"/>
            <w:sz w:val="22"/>
            <w:szCs w:val="22"/>
            <w:lang w:eastAsia="zh-CN"/>
          </w:rPr>
          <w:delText>(</w:delText>
        </w:r>
      </w:del>
      <w:r w:rsidR="00684B0F"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1A6B70" w:rsidRPr="00CF7E03">
        <w:rPr>
          <w:rFonts w:ascii="Arial" w:eastAsiaTheme="minorEastAsia" w:hAnsi="Arial" w:cs="Arial"/>
          <w:b/>
          <w:bCs/>
          <w:sz w:val="22"/>
          <w:szCs w:val="22"/>
          <w:lang w:eastAsia="zh-CN"/>
        </w:rPr>
        <w:t> </w:t>
      </w:r>
      <w:r w:rsidR="00684B0F" w:rsidRPr="00CF7E03">
        <w:rPr>
          <w:rFonts w:ascii="Arial" w:eastAsiaTheme="minorEastAsia" w:hAnsi="Arial" w:cs="Arial"/>
          <w:b/>
          <w:bCs/>
          <w:sz w:val="22"/>
          <w:szCs w:val="22"/>
          <w:lang w:eastAsia="zh-CN"/>
        </w:rPr>
        <w:t>2</w:t>
      </w:r>
      <w:del w:id="402" w:author="Zhang  Zihao" w:date="2024-08-28T09:48:00Z" w16du:dateUtc="2024-08-28T07:48:00Z">
        <w:r w:rsidR="00725299" w:rsidRPr="00CF7E03" w:rsidDel="00900595">
          <w:rPr>
            <w:rFonts w:ascii="Arial" w:eastAsiaTheme="minorEastAsia" w:hAnsi="Arial" w:cs="Arial"/>
            <w:sz w:val="22"/>
            <w:szCs w:val="22"/>
            <w:lang w:eastAsia="zh-CN"/>
          </w:rPr>
          <w:delText>)</w:delText>
        </w:r>
      </w:del>
      <w:r w:rsidR="00B1724A" w:rsidRPr="00CF7E03">
        <w:rPr>
          <w:rFonts w:ascii="Arial" w:eastAsiaTheme="minorEastAsia" w:hAnsi="Arial" w:cs="Arial"/>
          <w:sz w:val="22"/>
          <w:szCs w:val="22"/>
          <w:lang w:eastAsia="zh-CN"/>
        </w:rPr>
        <w:t xml:space="preserve">. </w:t>
      </w:r>
      <w:commentRangeEnd w:id="397"/>
      <w:r w:rsidR="009057FF">
        <w:rPr>
          <w:rStyle w:val="CommentReference"/>
        </w:rPr>
        <w:commentReference w:id="397"/>
      </w:r>
      <w:commentRangeEnd w:id="398"/>
      <w:r w:rsidR="00B72C99">
        <w:rPr>
          <w:rStyle w:val="CommentReference"/>
        </w:rPr>
        <w:commentReference w:id="398"/>
      </w:r>
      <w:r w:rsidR="00CD53E9" w:rsidRPr="00CF7E03">
        <w:rPr>
          <w:rFonts w:ascii="Arial" w:eastAsiaTheme="minorEastAsia" w:hAnsi="Arial" w:cs="Arial"/>
          <w:sz w:val="22"/>
          <w:szCs w:val="22"/>
          <w:lang w:eastAsia="zh-CN"/>
        </w:rPr>
        <w:t xml:space="preserve">Among </w:t>
      </w:r>
      <w:r w:rsidR="00F72916" w:rsidRPr="00CF7E03">
        <w:rPr>
          <w:rFonts w:ascii="Arial" w:eastAsiaTheme="minorEastAsia" w:hAnsi="Arial" w:cs="Arial"/>
          <w:sz w:val="22"/>
          <w:szCs w:val="22"/>
          <w:lang w:eastAsia="zh-CN"/>
        </w:rPr>
        <w:t>these</w:t>
      </w:r>
      <w:r w:rsidR="00CD53E9" w:rsidRPr="00CF7E03">
        <w:rPr>
          <w:rFonts w:ascii="Arial" w:eastAsiaTheme="minorEastAsia" w:hAnsi="Arial" w:cs="Arial"/>
          <w:sz w:val="22"/>
          <w:szCs w:val="22"/>
          <w:lang w:eastAsia="zh-CN"/>
        </w:rPr>
        <w:t xml:space="preserve">, oil-based routes </w:t>
      </w:r>
      <w:r w:rsidR="00F72916" w:rsidRPr="00CF7E03">
        <w:rPr>
          <w:rFonts w:ascii="Arial" w:eastAsiaTheme="minorEastAsia" w:hAnsi="Arial" w:cs="Arial"/>
          <w:sz w:val="22"/>
          <w:szCs w:val="22"/>
          <w:lang w:eastAsia="zh-CN"/>
        </w:rPr>
        <w:t>have been e</w:t>
      </w:r>
      <w:r w:rsidR="00CD53E9" w:rsidRPr="00CF7E03">
        <w:rPr>
          <w:rFonts w:ascii="Arial" w:eastAsiaTheme="minorEastAsia" w:hAnsi="Arial" w:cs="Arial"/>
          <w:sz w:val="22"/>
          <w:szCs w:val="22"/>
          <w:lang w:eastAsia="zh-CN"/>
        </w:rPr>
        <w:t xml:space="preserve">xplored but never </w:t>
      </w:r>
      <w:r w:rsidR="00F72916" w:rsidRPr="00CF7E03">
        <w:rPr>
          <w:rFonts w:ascii="Arial" w:eastAsiaTheme="minorEastAsia" w:hAnsi="Arial" w:cs="Arial"/>
          <w:sz w:val="22"/>
          <w:szCs w:val="22"/>
          <w:lang w:eastAsia="zh-CN"/>
        </w:rPr>
        <w:t xml:space="preserve">reached </w:t>
      </w:r>
      <w:r w:rsidR="00F57327" w:rsidRPr="00CF7E03">
        <w:rPr>
          <w:rFonts w:ascii="Arial" w:eastAsiaTheme="minorEastAsia" w:hAnsi="Arial" w:cs="Arial"/>
          <w:sz w:val="22"/>
          <w:szCs w:val="22"/>
          <w:lang w:eastAsia="zh-CN"/>
        </w:rPr>
        <w:t>the commercial</w:t>
      </w:r>
      <w:r w:rsidR="00F72916" w:rsidRPr="00CF7E03">
        <w:rPr>
          <w:rFonts w:ascii="Arial" w:eastAsiaTheme="minorEastAsia" w:hAnsi="Arial" w:cs="Arial"/>
          <w:sz w:val="22"/>
          <w:szCs w:val="22"/>
          <w:lang w:eastAsia="zh-CN"/>
        </w:rPr>
        <w:t xml:space="preserve"> </w:t>
      </w:r>
      <w:r w:rsidR="00D73953">
        <w:rPr>
          <w:rFonts w:ascii="Arial" w:eastAsiaTheme="minorEastAsia" w:hAnsi="Arial" w:cs="Arial"/>
          <w:sz w:val="22"/>
          <w:szCs w:val="22"/>
          <w:lang w:eastAsia="zh-CN"/>
        </w:rPr>
        <w:t>stage</w:t>
      </w:r>
      <w:r w:rsidR="00CD53E9" w:rsidRPr="00CF7E03">
        <w:rPr>
          <w:rFonts w:ascii="Arial" w:eastAsiaTheme="minorEastAsia" w:hAnsi="Arial" w:cs="Arial"/>
          <w:sz w:val="22"/>
          <w:szCs w:val="22"/>
          <w:lang w:eastAsia="zh-CN"/>
        </w:rPr>
        <w:t>. Plasma technolog</w:t>
      </w:r>
      <w:ins w:id="403" w:author="Nabera  Abhinandan" w:date="2024-08-30T16:35:00Z" w16du:dateUtc="2024-08-30T14:35:00Z">
        <w:r w:rsidR="00E424C4">
          <w:rPr>
            <w:rFonts w:ascii="Arial" w:eastAsiaTheme="minorEastAsia" w:hAnsi="Arial" w:cs="Arial"/>
            <w:sz w:val="22"/>
            <w:szCs w:val="22"/>
            <w:lang w:eastAsia="zh-CN"/>
          </w:rPr>
          <w:t>ies</w:t>
        </w:r>
      </w:ins>
      <w:del w:id="404" w:author="Nabera  Abhinandan" w:date="2024-08-30T16:35:00Z" w16du:dateUtc="2024-08-30T14:35:00Z">
        <w:r w:rsidR="00CD53E9" w:rsidRPr="00CF7E03" w:rsidDel="00E424C4">
          <w:rPr>
            <w:rFonts w:ascii="Arial" w:eastAsiaTheme="minorEastAsia" w:hAnsi="Arial" w:cs="Arial"/>
            <w:sz w:val="22"/>
            <w:szCs w:val="22"/>
            <w:lang w:eastAsia="zh-CN"/>
          </w:rPr>
          <w:delText>y</w:delText>
        </w:r>
      </w:del>
      <w:r w:rsidR="00D42544" w:rsidRPr="00CF7E03">
        <w:rPr>
          <w:rFonts w:ascii="Arial" w:eastAsiaTheme="minorEastAsia" w:hAnsi="Arial" w:cs="Arial"/>
          <w:sz w:val="22"/>
          <w:szCs w:val="22"/>
          <w:lang w:eastAsia="zh-CN"/>
        </w:rPr>
        <w:t xml:space="preserve"> includes</w:t>
      </w:r>
      <w:r w:rsidR="00CD53E9" w:rsidRPr="00CF7E03">
        <w:rPr>
          <w:rFonts w:ascii="Arial" w:eastAsiaTheme="minorEastAsia" w:hAnsi="Arial" w:cs="Arial"/>
          <w:sz w:val="22"/>
          <w:szCs w:val="22"/>
          <w:lang w:eastAsia="zh-CN"/>
        </w:rPr>
        <w:t xml:space="preserve"> </w:t>
      </w:r>
      <w:r w:rsidR="00CD53E9" w:rsidRPr="007C4319">
        <w:rPr>
          <w:rFonts w:ascii="Arial" w:eastAsiaTheme="minorEastAsia" w:hAnsi="Arial" w:cs="Arial"/>
          <w:sz w:val="22"/>
          <w:szCs w:val="22"/>
          <w:lang w:eastAsia="zh-CN"/>
        </w:rPr>
        <w:t>thermal</w:t>
      </w:r>
      <w:r w:rsidR="00CD53E9" w:rsidRPr="00CF7E03">
        <w:rPr>
          <w:rFonts w:ascii="Arial" w:eastAsiaTheme="minorEastAsia" w:hAnsi="Arial" w:cs="Arial"/>
          <w:sz w:val="22"/>
          <w:szCs w:val="22"/>
          <w:lang w:eastAsia="zh-CN"/>
        </w:rPr>
        <w:t xml:space="preserve">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all generated species reach thermal equilibrium,</w:t>
      </w:r>
      <w:r w:rsidR="00CD53E9" w:rsidRPr="00CF7E03">
        <w:rPr>
          <w:rFonts w:ascii="Arial" w:eastAsiaTheme="minorEastAsia" w:hAnsi="Arial" w:cs="Arial"/>
          <w:sz w:val="22"/>
          <w:szCs w:val="22"/>
          <w:lang w:eastAsia="zh-CN"/>
        </w:rPr>
        <w:t xml:space="preserve"> and </w:t>
      </w:r>
      <w:r w:rsidR="00CD53E9" w:rsidRPr="007C4319">
        <w:rPr>
          <w:rFonts w:ascii="Arial" w:eastAsiaTheme="minorEastAsia" w:hAnsi="Arial" w:cs="Arial"/>
          <w:sz w:val="22"/>
          <w:szCs w:val="22"/>
          <w:lang w:eastAsia="zh-CN"/>
        </w:rPr>
        <w:t>non-thermal</w:t>
      </w:r>
      <w:r w:rsidR="00CD53E9" w:rsidRPr="00CF7E03">
        <w:rPr>
          <w:rFonts w:ascii="Arial" w:eastAsiaTheme="minorEastAsia" w:hAnsi="Arial" w:cs="Arial"/>
          <w:sz w:val="22"/>
          <w:szCs w:val="22"/>
          <w:lang w:eastAsia="zh-CN"/>
        </w:rPr>
        <w:t xml:space="preserve">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energy is preferentially channeled to electrons.</w:t>
      </w:r>
      <w:r w:rsidR="00BA3524" w:rsidRPr="00BA3524">
        <w:rPr>
          <w:rFonts w:ascii="Arial" w:hAnsi="Arial" w:cs="Arial"/>
          <w:sz w:val="22"/>
          <w:vertAlign w:val="superscript"/>
        </w:rPr>
        <w:t>33</w:t>
      </w:r>
      <w:r w:rsidR="00CD53E9"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Thermal plasma, particularly t</w:t>
      </w:r>
      <w:r w:rsidR="008C7989" w:rsidRPr="00CF7E03">
        <w:rPr>
          <w:rFonts w:ascii="Arial" w:eastAsiaTheme="minorEastAsia" w:hAnsi="Arial" w:cs="Arial"/>
          <w:sz w:val="22"/>
          <w:szCs w:val="22"/>
          <w:lang w:eastAsia="zh-CN"/>
        </w:rPr>
        <w:t>he electric arc</w:t>
      </w:r>
      <w:r w:rsidR="00E9268A" w:rsidRPr="00CF7E03">
        <w:rPr>
          <w:rFonts w:ascii="Arial" w:eastAsiaTheme="minorEastAsia" w:hAnsi="Arial" w:cs="Arial"/>
          <w:sz w:val="22"/>
          <w:szCs w:val="22"/>
          <w:lang w:eastAsia="zh-CN"/>
        </w:rPr>
        <w:t xml:space="preserve"> method</w:t>
      </w:r>
      <w:r w:rsidR="00D74F4C" w:rsidRPr="00CF7E03">
        <w:rPr>
          <w:rFonts w:ascii="Arial" w:eastAsiaTheme="minorEastAsia" w:hAnsi="Arial" w:cs="Arial"/>
          <w:sz w:val="22"/>
          <w:szCs w:val="22"/>
          <w:lang w:eastAsia="zh-CN"/>
        </w:rPr>
        <w:t xml:space="preserve">, </w:t>
      </w:r>
      <w:r w:rsidR="008C7989" w:rsidRPr="00CF7E03">
        <w:rPr>
          <w:rFonts w:ascii="Arial" w:eastAsiaTheme="minorEastAsia" w:hAnsi="Arial" w:cs="Arial"/>
          <w:sz w:val="22"/>
          <w:szCs w:val="22"/>
          <w:lang w:eastAsia="zh-CN"/>
        </w:rPr>
        <w:t xml:space="preserve">was first commercialized </w:t>
      </w:r>
      <w:r w:rsidR="00D74F4C" w:rsidRPr="00CF7E03">
        <w:rPr>
          <w:rFonts w:ascii="Arial" w:eastAsiaTheme="minorEastAsia" w:hAnsi="Arial" w:cs="Arial"/>
          <w:sz w:val="22"/>
          <w:szCs w:val="22"/>
          <w:lang w:eastAsia="zh-CN"/>
        </w:rPr>
        <w:t>for</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production </w:t>
      </w:r>
      <w:r w:rsidR="00B26D77" w:rsidRPr="00CF7E03">
        <w:rPr>
          <w:rFonts w:ascii="Arial" w:eastAsiaTheme="minorEastAsia" w:hAnsi="Arial" w:cs="Arial"/>
          <w:sz w:val="22"/>
          <w:szCs w:val="22"/>
          <w:lang w:eastAsia="zh-CN"/>
        </w:rPr>
        <w:t xml:space="preserve">from natural gas </w:t>
      </w:r>
      <w:r w:rsidR="00DE77F1" w:rsidRPr="00CF7E03">
        <w:rPr>
          <w:rFonts w:ascii="Arial" w:eastAsiaTheme="minorEastAsia" w:hAnsi="Arial" w:cs="Arial"/>
          <w:sz w:val="22"/>
          <w:szCs w:val="22"/>
          <w:lang w:eastAsia="zh-CN"/>
        </w:rPr>
        <w:t>by</w:t>
      </w:r>
      <w:r w:rsidR="008C7989" w:rsidRPr="00CF7E03">
        <w:rPr>
          <w:rFonts w:ascii="Arial" w:eastAsiaTheme="minorEastAsia" w:hAnsi="Arial" w:cs="Arial"/>
          <w:sz w:val="22"/>
          <w:szCs w:val="22"/>
          <w:lang w:eastAsia="zh-CN"/>
        </w:rPr>
        <w:t xml:space="preserve"> </w:t>
      </w:r>
      <w:proofErr w:type="spellStart"/>
      <w:r w:rsidR="00CD53E9" w:rsidRPr="00CF7E03">
        <w:rPr>
          <w:rFonts w:ascii="Arial" w:eastAsiaTheme="minorEastAsia" w:hAnsi="Arial" w:cs="Arial"/>
          <w:sz w:val="22"/>
          <w:szCs w:val="22"/>
          <w:lang w:eastAsia="zh-CN"/>
        </w:rPr>
        <w:t>Hüls</w:t>
      </w:r>
      <w:proofErr w:type="spellEnd"/>
      <w:r w:rsidR="002E23D3" w:rsidRPr="00CF7E03">
        <w:rPr>
          <w:rFonts w:ascii="Arial" w:eastAsiaTheme="minorEastAsia" w:hAnsi="Arial" w:cs="Arial"/>
          <w:sz w:val="22"/>
          <w:szCs w:val="22"/>
          <w:lang w:eastAsia="zh-CN"/>
        </w:rPr>
        <w:t xml:space="preserve"> in</w:t>
      </w:r>
      <w:r w:rsidR="008C7989" w:rsidRPr="00CF7E03">
        <w:rPr>
          <w:rFonts w:ascii="Arial" w:eastAsiaTheme="minorEastAsia" w:hAnsi="Arial" w:cs="Arial"/>
          <w:sz w:val="22"/>
          <w:szCs w:val="22"/>
          <w:lang w:eastAsia="zh-CN"/>
        </w:rPr>
        <w:t xml:space="preserve"> Germany</w:t>
      </w:r>
      <w:r w:rsidR="00CD53E9" w:rsidRPr="00CF7E03">
        <w:rPr>
          <w:rFonts w:ascii="Arial" w:eastAsiaTheme="minorEastAsia" w:hAnsi="Arial" w:cs="Arial"/>
          <w:sz w:val="22"/>
          <w:szCs w:val="22"/>
          <w:lang w:eastAsia="zh-CN"/>
        </w:rPr>
        <w:t xml:space="preserve"> in 1940</w:t>
      </w:r>
      <w:r w:rsidR="001A0693" w:rsidRPr="00CF7E03">
        <w:rPr>
          <w:rFonts w:ascii="Arial" w:eastAsiaTheme="minorEastAsia" w:hAnsi="Arial" w:cs="Arial"/>
          <w:sz w:val="22"/>
          <w:szCs w:val="22"/>
          <w:lang w:eastAsia="zh-CN"/>
        </w:rPr>
        <w:t>.</w:t>
      </w:r>
      <w:r w:rsidR="00BA3524" w:rsidRPr="00BA3524">
        <w:rPr>
          <w:rFonts w:ascii="Arial" w:hAnsi="Arial" w:cs="Arial"/>
          <w:sz w:val="22"/>
          <w:vertAlign w:val="superscript"/>
        </w:rPr>
        <w:t>5,34</w:t>
      </w:r>
      <w:r w:rsidR="008C7989" w:rsidRPr="00CF7E03">
        <w:rPr>
          <w:rFonts w:ascii="Arial" w:eastAsiaTheme="minorEastAsia" w:hAnsi="Arial" w:cs="Arial"/>
          <w:sz w:val="22"/>
          <w:szCs w:val="22"/>
          <w:lang w:eastAsia="zh-CN"/>
        </w:rPr>
        <w:t xml:space="preserve"> </w:t>
      </w:r>
      <w:r w:rsidR="003D5A89" w:rsidRPr="00CF7E03">
        <w:rPr>
          <w:rFonts w:ascii="Arial" w:eastAsiaTheme="minorEastAsia" w:hAnsi="Arial" w:cs="Arial"/>
          <w:sz w:val="22"/>
          <w:szCs w:val="22"/>
          <w:lang w:eastAsia="zh-CN"/>
        </w:rPr>
        <w:t xml:space="preserve">However, </w:t>
      </w:r>
      <w:ins w:id="405" w:author="Nabera  Abhinandan" w:date="2024-08-30T16:36:00Z" w16du:dateUtc="2024-08-30T14:36:00Z">
        <w:r w:rsidR="00782CD3" w:rsidRPr="00CF7E03">
          <w:rPr>
            <w:rFonts w:ascii="Arial" w:eastAsiaTheme="minorEastAsia" w:hAnsi="Arial" w:cs="Arial"/>
            <w:sz w:val="22"/>
            <w:szCs w:val="22"/>
            <w:lang w:eastAsia="zh-CN"/>
          </w:rPr>
          <w:t>due to its extremely high energy consumption</w:t>
        </w:r>
        <w:r w:rsidR="00782CD3">
          <w:rPr>
            <w:rFonts w:ascii="Arial" w:eastAsiaTheme="minorEastAsia" w:hAnsi="Arial" w:cs="Arial" w:hint="eastAsia"/>
            <w:sz w:val="22"/>
            <w:szCs w:val="22"/>
            <w:lang w:eastAsia="zh-CN"/>
          </w:rPr>
          <w:t xml:space="preserve"> </w:t>
        </w:r>
        <w:r w:rsidR="00782CD3">
          <w:rPr>
            <w:rFonts w:ascii="Arial" w:eastAsiaTheme="minorEastAsia" w:hAnsi="Arial" w:cs="Arial"/>
            <w:sz w:val="22"/>
            <w:szCs w:val="22"/>
            <w:lang w:eastAsia="zh-CN"/>
          </w:rPr>
          <w:br/>
        </w:r>
        <w:r w:rsidR="00782CD3" w:rsidRPr="00CF7E03">
          <w:rPr>
            <w:rFonts w:ascii="Arial" w:eastAsiaTheme="minorEastAsia" w:hAnsi="Arial" w:cs="Arial"/>
            <w:sz w:val="22"/>
            <w:szCs w:val="22"/>
            <w:lang w:eastAsia="zh-CN"/>
          </w:rPr>
          <w:t>(12.1 kWh kg</w:t>
        </w:r>
        <w:r w:rsidR="00782CD3" w:rsidRPr="00CF7E03">
          <w:rPr>
            <w:rFonts w:ascii="Arial" w:eastAsiaTheme="minorEastAsia" w:hAnsi="Arial" w:cs="Arial"/>
            <w:sz w:val="22"/>
            <w:szCs w:val="22"/>
            <w:vertAlign w:val="superscript"/>
            <w:lang w:eastAsia="zh-CN"/>
          </w:rPr>
          <w:t>–1</w:t>
        </w:r>
        <w:r w:rsidR="00782CD3">
          <w:rPr>
            <w:rFonts w:ascii="Arial" w:eastAsiaTheme="minorEastAsia" w:hAnsi="Arial" w:cs="Arial"/>
            <w:sz w:val="22"/>
            <w:szCs w:val="22"/>
            <w:lang w:eastAsia="zh-CN"/>
          </w:rPr>
          <w:t> </w:t>
        </w:r>
        <w:r w:rsidR="00782CD3" w:rsidRPr="00CF7E03">
          <w:rPr>
            <w:rFonts w:ascii="Arial" w:eastAsiaTheme="minorEastAsia" w:hAnsi="Arial" w:cs="Arial"/>
            <w:sz w:val="22"/>
            <w:szCs w:val="22"/>
            <w:lang w:eastAsia="zh-CN"/>
          </w:rPr>
          <w:t>C</w:t>
        </w:r>
        <w:r w:rsidR="00782CD3" w:rsidRPr="00CF7E03">
          <w:rPr>
            <w:rFonts w:ascii="Arial" w:eastAsiaTheme="minorEastAsia" w:hAnsi="Arial" w:cs="Arial"/>
            <w:sz w:val="22"/>
            <w:szCs w:val="22"/>
            <w:vertAlign w:val="subscript"/>
            <w:lang w:eastAsia="zh-CN"/>
          </w:rPr>
          <w:t>2</w:t>
        </w:r>
        <w:r w:rsidR="00782CD3" w:rsidRPr="00CF7E03">
          <w:rPr>
            <w:rFonts w:ascii="Arial" w:eastAsiaTheme="minorEastAsia" w:hAnsi="Arial" w:cs="Arial"/>
            <w:sz w:val="22"/>
            <w:szCs w:val="22"/>
            <w:lang w:eastAsia="zh-CN"/>
          </w:rPr>
          <w:t>H</w:t>
        </w:r>
        <w:r w:rsidR="00782CD3" w:rsidRPr="00CF7E03">
          <w:rPr>
            <w:rFonts w:ascii="Arial" w:eastAsiaTheme="minorEastAsia" w:hAnsi="Arial" w:cs="Arial"/>
            <w:sz w:val="22"/>
            <w:szCs w:val="22"/>
            <w:vertAlign w:val="subscript"/>
            <w:lang w:eastAsia="zh-CN"/>
          </w:rPr>
          <w:t>2</w:t>
        </w:r>
        <w:r w:rsidR="00782CD3" w:rsidRPr="00CF7E03">
          <w:rPr>
            <w:rFonts w:ascii="Arial" w:eastAsiaTheme="minorEastAsia" w:hAnsi="Arial" w:cs="Arial"/>
            <w:sz w:val="22"/>
            <w:szCs w:val="22"/>
            <w:lang w:eastAsia="zh-CN"/>
          </w:rPr>
          <w:t>)</w:t>
        </w:r>
        <w:r w:rsidR="00782CD3">
          <w:rPr>
            <w:rFonts w:ascii="Arial" w:eastAsiaTheme="minorEastAsia" w:hAnsi="Arial" w:cs="Arial"/>
            <w:sz w:val="22"/>
            <w:szCs w:val="22"/>
            <w:lang w:eastAsia="zh-CN"/>
          </w:rPr>
          <w:t xml:space="preserve">, </w:t>
        </w:r>
      </w:ins>
      <w:r w:rsidR="00877072" w:rsidRPr="00CF7E03">
        <w:rPr>
          <w:rFonts w:ascii="Arial" w:eastAsiaTheme="minorEastAsia" w:hAnsi="Arial" w:cs="Arial"/>
          <w:sz w:val="22"/>
          <w:szCs w:val="22"/>
          <w:lang w:eastAsia="zh-CN"/>
        </w:rPr>
        <w:t xml:space="preserve">the </w:t>
      </w:r>
      <w:r w:rsidR="0046295B">
        <w:rPr>
          <w:rFonts w:ascii="Arial" w:eastAsiaTheme="minorEastAsia" w:hAnsi="Arial" w:cs="Arial" w:hint="eastAsia"/>
          <w:sz w:val="22"/>
          <w:szCs w:val="22"/>
          <w:lang w:eastAsia="zh-CN"/>
        </w:rPr>
        <w:t>t</w:t>
      </w:r>
      <w:r w:rsidR="0046295B" w:rsidRPr="00CF7E03">
        <w:rPr>
          <w:rFonts w:ascii="Arial" w:eastAsiaTheme="minorEastAsia" w:hAnsi="Arial" w:cs="Arial"/>
          <w:sz w:val="22"/>
          <w:szCs w:val="22"/>
          <w:lang w:eastAsia="zh-CN"/>
        </w:rPr>
        <w:t xml:space="preserve">hermal plasma </w:t>
      </w:r>
      <w:r w:rsidR="00206C2C" w:rsidRPr="00CF7E03">
        <w:rPr>
          <w:rFonts w:ascii="Arial" w:eastAsiaTheme="minorEastAsia" w:hAnsi="Arial" w:cs="Arial"/>
          <w:sz w:val="22"/>
          <w:szCs w:val="22"/>
          <w:lang w:eastAsia="zh-CN"/>
        </w:rPr>
        <w:t xml:space="preserve">process was replaced by </w:t>
      </w:r>
      <w:r w:rsidR="00763B49">
        <w:rPr>
          <w:rFonts w:ascii="Arial" w:eastAsiaTheme="minorEastAsia" w:hAnsi="Arial" w:cs="Arial"/>
          <w:sz w:val="22"/>
          <w:szCs w:val="22"/>
          <w:lang w:eastAsia="zh-CN"/>
        </w:rPr>
        <w:t>PC</w:t>
      </w:r>
      <w:ins w:id="406" w:author="Zhang  Zihao" w:date="2024-08-28T15:19:00Z" w16du:dateUtc="2024-08-28T13:19:00Z">
        <w:r w:rsidR="00452C5B">
          <w:rPr>
            <w:rFonts w:ascii="Arial" w:eastAsiaTheme="minorEastAsia" w:hAnsi="Arial" w:cs="Arial" w:hint="eastAsia"/>
            <w:sz w:val="22"/>
            <w:szCs w:val="22"/>
            <w:lang w:eastAsia="zh-CN"/>
          </w:rPr>
          <w:t>, developed by BASF in 1950</w:t>
        </w:r>
        <w:del w:id="407" w:author="Nabera  Abhinandan" w:date="2024-08-30T16:36:00Z" w16du:dateUtc="2024-08-30T14:36:00Z">
          <w:r w:rsidR="00452C5B" w:rsidDel="00782CD3">
            <w:rPr>
              <w:rFonts w:ascii="Arial" w:eastAsiaTheme="minorEastAsia" w:hAnsi="Arial" w:cs="Arial" w:hint="eastAsia"/>
              <w:sz w:val="22"/>
              <w:szCs w:val="22"/>
              <w:lang w:eastAsia="zh-CN"/>
            </w:rPr>
            <w:delText>,</w:delText>
          </w:r>
        </w:del>
      </w:ins>
      <w:del w:id="408" w:author="Nabera  Abhinandan" w:date="2024-08-30T16:36:00Z" w16du:dateUtc="2024-08-30T14:36:00Z">
        <w:r w:rsidR="00206C2C" w:rsidRPr="00CF7E03" w:rsidDel="00782CD3">
          <w:rPr>
            <w:rFonts w:ascii="Arial" w:eastAsiaTheme="minorEastAsia" w:hAnsi="Arial" w:cs="Arial"/>
            <w:sz w:val="22"/>
            <w:szCs w:val="22"/>
            <w:lang w:eastAsia="zh-CN"/>
          </w:rPr>
          <w:delText xml:space="preserve"> due to its extremely high energy consumption</w:delText>
        </w:r>
        <w:r w:rsidR="008A12E3" w:rsidDel="00782CD3">
          <w:rPr>
            <w:rFonts w:ascii="Arial" w:eastAsiaTheme="minorEastAsia" w:hAnsi="Arial" w:cs="Arial" w:hint="eastAsia"/>
            <w:sz w:val="22"/>
            <w:szCs w:val="22"/>
            <w:lang w:eastAsia="zh-CN"/>
          </w:rPr>
          <w:delText xml:space="preserve"> </w:delText>
        </w:r>
        <w:r w:rsidR="00D704CC" w:rsidRPr="00CF7E03" w:rsidDel="00782CD3">
          <w:rPr>
            <w:rFonts w:ascii="Arial" w:eastAsiaTheme="minorEastAsia" w:hAnsi="Arial" w:cs="Arial"/>
            <w:sz w:val="22"/>
            <w:szCs w:val="22"/>
            <w:lang w:eastAsia="zh-CN"/>
          </w:rPr>
          <w:delText>(12.1</w:delText>
        </w:r>
        <w:r w:rsidR="00DD5C40" w:rsidRPr="00CF7E03" w:rsidDel="00782CD3">
          <w:rPr>
            <w:rFonts w:ascii="Arial" w:eastAsiaTheme="minorEastAsia" w:hAnsi="Arial" w:cs="Arial"/>
            <w:sz w:val="22"/>
            <w:szCs w:val="22"/>
            <w:lang w:eastAsia="zh-CN"/>
          </w:rPr>
          <w:delText> </w:delText>
        </w:r>
        <w:r w:rsidR="00D704CC" w:rsidRPr="00CF7E03" w:rsidDel="00782CD3">
          <w:rPr>
            <w:rFonts w:ascii="Arial" w:eastAsiaTheme="minorEastAsia" w:hAnsi="Arial" w:cs="Arial"/>
            <w:sz w:val="22"/>
            <w:szCs w:val="22"/>
            <w:lang w:eastAsia="zh-CN"/>
          </w:rPr>
          <w:delText>kWh</w:delText>
        </w:r>
        <w:r w:rsidR="00DD5C40" w:rsidRPr="00CF7E03" w:rsidDel="00782CD3">
          <w:rPr>
            <w:rFonts w:ascii="Arial" w:eastAsiaTheme="minorEastAsia" w:hAnsi="Arial" w:cs="Arial"/>
            <w:sz w:val="22"/>
            <w:szCs w:val="22"/>
            <w:lang w:eastAsia="zh-CN"/>
          </w:rPr>
          <w:delText> </w:delText>
        </w:r>
        <w:r w:rsidR="00D704CC" w:rsidRPr="00CF7E03" w:rsidDel="00782CD3">
          <w:rPr>
            <w:rFonts w:ascii="Arial" w:eastAsiaTheme="minorEastAsia" w:hAnsi="Arial" w:cs="Arial"/>
            <w:sz w:val="22"/>
            <w:szCs w:val="22"/>
            <w:lang w:eastAsia="zh-CN"/>
          </w:rPr>
          <w:delText>kg</w:delText>
        </w:r>
        <w:r w:rsidR="004D4EA9" w:rsidRPr="00CF7E03" w:rsidDel="00782CD3">
          <w:rPr>
            <w:rFonts w:ascii="Arial" w:eastAsiaTheme="minorEastAsia" w:hAnsi="Arial" w:cs="Arial"/>
            <w:sz w:val="22"/>
            <w:szCs w:val="22"/>
            <w:vertAlign w:val="superscript"/>
            <w:lang w:eastAsia="zh-CN"/>
          </w:rPr>
          <w:delText>–</w:delText>
        </w:r>
        <w:r w:rsidR="00D704CC" w:rsidRPr="00CF7E03" w:rsidDel="00782CD3">
          <w:rPr>
            <w:rFonts w:ascii="Arial" w:eastAsiaTheme="minorEastAsia" w:hAnsi="Arial" w:cs="Arial"/>
            <w:sz w:val="22"/>
            <w:szCs w:val="22"/>
            <w:vertAlign w:val="superscript"/>
            <w:lang w:eastAsia="zh-CN"/>
          </w:rPr>
          <w:delText>1</w:delText>
        </w:r>
        <w:r w:rsidR="00190602" w:rsidDel="00782CD3">
          <w:rPr>
            <w:rFonts w:ascii="Arial" w:eastAsiaTheme="minorEastAsia" w:hAnsi="Arial" w:cs="Arial"/>
            <w:sz w:val="22"/>
            <w:szCs w:val="22"/>
            <w:lang w:eastAsia="zh-CN"/>
          </w:rPr>
          <w:delText> </w:delText>
        </w:r>
        <w:r w:rsidR="00D704CC" w:rsidRPr="00CF7E03" w:rsidDel="00782CD3">
          <w:rPr>
            <w:rFonts w:ascii="Arial" w:eastAsiaTheme="minorEastAsia" w:hAnsi="Arial" w:cs="Arial"/>
            <w:sz w:val="22"/>
            <w:szCs w:val="22"/>
            <w:lang w:eastAsia="zh-CN"/>
          </w:rPr>
          <w:delText>C</w:delText>
        </w:r>
        <w:r w:rsidR="00D704CC" w:rsidRPr="00CF7E03" w:rsidDel="00782CD3">
          <w:rPr>
            <w:rFonts w:ascii="Arial" w:eastAsiaTheme="minorEastAsia" w:hAnsi="Arial" w:cs="Arial"/>
            <w:sz w:val="22"/>
            <w:szCs w:val="22"/>
            <w:vertAlign w:val="subscript"/>
            <w:lang w:eastAsia="zh-CN"/>
          </w:rPr>
          <w:delText>2</w:delText>
        </w:r>
        <w:r w:rsidR="00D704CC" w:rsidRPr="00CF7E03" w:rsidDel="00782CD3">
          <w:rPr>
            <w:rFonts w:ascii="Arial" w:eastAsiaTheme="minorEastAsia" w:hAnsi="Arial" w:cs="Arial"/>
            <w:sz w:val="22"/>
            <w:szCs w:val="22"/>
            <w:lang w:eastAsia="zh-CN"/>
          </w:rPr>
          <w:delText>H</w:delText>
        </w:r>
        <w:r w:rsidR="00D704CC" w:rsidRPr="00CF7E03" w:rsidDel="00782CD3">
          <w:rPr>
            <w:rFonts w:ascii="Arial" w:eastAsiaTheme="minorEastAsia" w:hAnsi="Arial" w:cs="Arial"/>
            <w:sz w:val="22"/>
            <w:szCs w:val="22"/>
            <w:vertAlign w:val="subscript"/>
            <w:lang w:eastAsia="zh-CN"/>
          </w:rPr>
          <w:delText>2</w:delText>
        </w:r>
        <w:r w:rsidR="00D704CC" w:rsidRPr="00CF7E03" w:rsidDel="00782CD3">
          <w:rPr>
            <w:rFonts w:ascii="Arial" w:eastAsiaTheme="minorEastAsia" w:hAnsi="Arial" w:cs="Arial"/>
            <w:sz w:val="22"/>
            <w:szCs w:val="22"/>
            <w:lang w:eastAsia="zh-CN"/>
          </w:rPr>
          <w:delText>)</w:delText>
        </w:r>
      </w:del>
      <w:r w:rsidR="00206C2C" w:rsidRPr="00CF7E03">
        <w:rPr>
          <w:rFonts w:ascii="Arial" w:eastAsiaTheme="minorEastAsia" w:hAnsi="Arial" w:cs="Arial"/>
          <w:sz w:val="22"/>
          <w:szCs w:val="22"/>
          <w:lang w:eastAsia="zh-CN"/>
        </w:rPr>
        <w:t>.</w:t>
      </w:r>
      <w:r w:rsidR="00F24CE8" w:rsidRPr="00F24CE8">
        <w:rPr>
          <w:rFonts w:ascii="Arial" w:hAnsi="Arial" w:cs="Arial"/>
          <w:sz w:val="22"/>
          <w:vertAlign w:val="superscript"/>
        </w:rPr>
        <w:t>5</w:t>
      </w:r>
      <w:r w:rsidR="00206C2C" w:rsidRPr="00CF7E03">
        <w:rPr>
          <w:rFonts w:ascii="Arial" w:eastAsiaTheme="minorEastAsia" w:hAnsi="Arial" w:cs="Arial"/>
          <w:sz w:val="22"/>
          <w:szCs w:val="22"/>
          <w:lang w:eastAsia="zh-CN"/>
        </w:rPr>
        <w:t xml:space="preserve"> </w:t>
      </w:r>
      <w:r w:rsidR="00EE463C" w:rsidRPr="00CF7E03">
        <w:rPr>
          <w:rFonts w:ascii="Arial" w:eastAsiaTheme="minorEastAsia" w:hAnsi="Arial" w:cs="Arial"/>
          <w:sz w:val="22"/>
          <w:szCs w:val="22"/>
          <w:lang w:eastAsia="zh-CN"/>
        </w:rPr>
        <w:t>P</w:t>
      </w:r>
      <w:r w:rsidR="00D74F4C" w:rsidRPr="00CF7E03">
        <w:rPr>
          <w:rFonts w:ascii="Arial" w:eastAsiaTheme="minorEastAsia" w:hAnsi="Arial" w:cs="Arial"/>
          <w:sz w:val="22"/>
          <w:szCs w:val="22"/>
          <w:lang w:eastAsia="zh-CN"/>
        </w:rPr>
        <w:t xml:space="preserve">lasma </w:t>
      </w:r>
      <w:r w:rsidR="00E23314" w:rsidRPr="00CF7E03">
        <w:rPr>
          <w:rFonts w:ascii="Arial" w:eastAsiaTheme="minorEastAsia" w:hAnsi="Arial" w:cs="Arial"/>
          <w:sz w:val="22"/>
          <w:szCs w:val="22"/>
          <w:lang w:eastAsia="zh-CN"/>
        </w:rPr>
        <w:t>technolog</w:t>
      </w:r>
      <w:ins w:id="409" w:author="Nabera  Abhinandan" w:date="2024-08-30T16:37:00Z" w16du:dateUtc="2024-08-30T14:37:00Z">
        <w:r w:rsidR="00782CD3">
          <w:rPr>
            <w:rFonts w:ascii="Arial" w:eastAsiaTheme="minorEastAsia" w:hAnsi="Arial" w:cs="Arial"/>
            <w:sz w:val="22"/>
            <w:szCs w:val="22"/>
            <w:lang w:eastAsia="zh-CN"/>
          </w:rPr>
          <w:t>ies</w:t>
        </w:r>
      </w:ins>
      <w:del w:id="410" w:author="Nabera  Abhinandan" w:date="2024-08-30T16:37:00Z" w16du:dateUtc="2024-08-30T14:37:00Z">
        <w:r w:rsidR="00E23314" w:rsidRPr="00CF7E03" w:rsidDel="00782CD3">
          <w:rPr>
            <w:rFonts w:ascii="Arial" w:eastAsiaTheme="minorEastAsia" w:hAnsi="Arial" w:cs="Arial"/>
            <w:sz w:val="22"/>
            <w:szCs w:val="22"/>
            <w:lang w:eastAsia="zh-CN"/>
          </w:rPr>
          <w:delText>y</w:delText>
        </w:r>
      </w:del>
      <w:r w:rsidR="00E23314" w:rsidRPr="00CF7E03">
        <w:rPr>
          <w:rFonts w:ascii="Arial" w:eastAsiaTheme="minorEastAsia" w:hAnsi="Arial" w:cs="Arial"/>
          <w:sz w:val="22"/>
          <w:szCs w:val="22"/>
          <w:lang w:eastAsia="zh-CN"/>
        </w:rPr>
        <w:t xml:space="preserve"> </w:t>
      </w:r>
      <w:r w:rsidR="00D74F4C" w:rsidRPr="00CF7E03">
        <w:rPr>
          <w:rFonts w:ascii="Arial" w:eastAsiaTheme="minorEastAsia" w:hAnsi="Arial" w:cs="Arial"/>
          <w:sz w:val="22"/>
          <w:szCs w:val="22"/>
          <w:lang w:eastAsia="zh-CN"/>
        </w:rPr>
        <w:t xml:space="preserve">for </w:t>
      </w:r>
      <w:r w:rsidR="00930B4C" w:rsidRPr="00CF7E03">
        <w:rPr>
          <w:rFonts w:ascii="Arial" w:eastAsiaTheme="minorEastAsia" w:hAnsi="Arial" w:cs="Arial"/>
          <w:sz w:val="22"/>
          <w:szCs w:val="22"/>
          <w:lang w:eastAsia="zh-CN"/>
        </w:rPr>
        <w:t xml:space="preserve">converting </w:t>
      </w:r>
      <w:r w:rsidR="001C7D77" w:rsidRPr="00CF7E03">
        <w:rPr>
          <w:rFonts w:ascii="Arial" w:eastAsiaTheme="minorEastAsia" w:hAnsi="Arial" w:cs="Arial"/>
          <w:sz w:val="22"/>
          <w:szCs w:val="22"/>
          <w:lang w:eastAsia="zh-CN"/>
        </w:rPr>
        <w:t>natural gas</w:t>
      </w:r>
      <w:r w:rsidR="002B7C7A">
        <w:rPr>
          <w:rFonts w:ascii="Arial" w:eastAsiaTheme="minorEastAsia" w:hAnsi="Arial" w:cs="Arial" w:hint="eastAsia"/>
          <w:sz w:val="22"/>
          <w:szCs w:val="22"/>
          <w:lang w:eastAsia="zh-CN"/>
        </w:rPr>
        <w:t xml:space="preserve"> and coal</w:t>
      </w:r>
      <w:r w:rsidR="00D74F4C" w:rsidRPr="00CF7E03">
        <w:rPr>
          <w:rFonts w:ascii="Arial" w:eastAsiaTheme="minorEastAsia" w:hAnsi="Arial" w:cs="Arial"/>
          <w:sz w:val="22"/>
          <w:szCs w:val="22"/>
          <w:lang w:eastAsia="zh-CN"/>
        </w:rPr>
        <w:t xml:space="preserve"> to</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w:t>
      </w:r>
      <w:r w:rsidR="00D704CC" w:rsidRPr="00CF7E03">
        <w:rPr>
          <w:rFonts w:ascii="Arial" w:eastAsiaTheme="minorEastAsia" w:hAnsi="Arial" w:cs="Arial"/>
          <w:sz w:val="22"/>
          <w:szCs w:val="22"/>
          <w:lang w:eastAsia="zh-CN"/>
        </w:rPr>
        <w:t>continues</w:t>
      </w:r>
      <w:r w:rsidR="00D74F4C"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at the</w:t>
      </w:r>
      <w:r w:rsidR="00D74F4C" w:rsidRPr="00CF7E03">
        <w:rPr>
          <w:rFonts w:ascii="Arial" w:eastAsiaTheme="minorEastAsia" w:hAnsi="Arial" w:cs="Arial"/>
          <w:sz w:val="22"/>
          <w:szCs w:val="22"/>
          <w:lang w:eastAsia="zh-CN"/>
        </w:rPr>
        <w:t xml:space="preserve"> pilot</w:t>
      </w:r>
      <w:r w:rsidR="00AE78EB" w:rsidRPr="00CF7E03">
        <w:rPr>
          <w:rFonts w:ascii="Arial" w:eastAsiaTheme="minorEastAsia" w:hAnsi="Arial" w:cs="Arial"/>
          <w:sz w:val="22"/>
          <w:szCs w:val="22"/>
          <w:lang w:eastAsia="zh-CN"/>
        </w:rPr>
        <w:t xml:space="preserve"> </w:t>
      </w:r>
      <w:r w:rsidR="00D74F4C" w:rsidRPr="00CF7E03">
        <w:rPr>
          <w:rFonts w:ascii="Arial" w:eastAsiaTheme="minorEastAsia" w:hAnsi="Arial" w:cs="Arial"/>
          <w:sz w:val="22"/>
          <w:szCs w:val="22"/>
          <w:lang w:eastAsia="zh-CN"/>
        </w:rPr>
        <w:t>scale</w:t>
      </w:r>
      <w:r w:rsidR="00D704CC" w:rsidRPr="00CF7E03">
        <w:rPr>
          <w:rFonts w:ascii="Arial" w:eastAsiaTheme="minorEastAsia" w:hAnsi="Arial" w:cs="Arial"/>
          <w:sz w:val="22"/>
          <w:szCs w:val="22"/>
          <w:lang w:eastAsia="zh-CN"/>
        </w:rPr>
        <w:t xml:space="preserve"> in China</w:t>
      </w:r>
      <w:r w:rsidR="00D74F4C" w:rsidRPr="00CF7E03">
        <w:rPr>
          <w:rFonts w:ascii="Arial" w:eastAsiaTheme="minorEastAsia" w:hAnsi="Arial" w:cs="Arial"/>
          <w:sz w:val="22"/>
          <w:szCs w:val="22"/>
          <w:lang w:eastAsia="zh-CN"/>
        </w:rPr>
        <w:t>.</w:t>
      </w:r>
      <w:r w:rsidR="00BA3524" w:rsidRPr="00BA3524">
        <w:rPr>
          <w:rFonts w:ascii="Arial" w:hAnsi="Arial" w:cs="Arial"/>
          <w:sz w:val="22"/>
          <w:vertAlign w:val="superscript"/>
        </w:rPr>
        <w:t>13,35</w:t>
      </w:r>
      <w:r w:rsidR="00D74F4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1D16AC">
        <w:rPr>
          <w:rFonts w:ascii="Arial" w:eastAsiaTheme="minorEastAsia" w:hAnsi="Arial" w:cs="Arial" w:hint="eastAsia"/>
          <w:sz w:val="22"/>
          <w:szCs w:val="22"/>
          <w:lang w:eastAsia="zh-CN"/>
        </w:rPr>
        <w:t xml:space="preserve"> </w:t>
      </w:r>
      <w:r w:rsidR="00DB6E9B" w:rsidRPr="00CF7E03">
        <w:rPr>
          <w:rFonts w:ascii="Arial" w:eastAsiaTheme="minorEastAsia" w:hAnsi="Arial" w:cs="Arial"/>
          <w:sz w:val="22"/>
          <w:szCs w:val="22"/>
          <w:lang w:eastAsia="zh-CN"/>
        </w:rPr>
        <w:t xml:space="preserve">of hydrocarbons </w:t>
      </w:r>
      <w:r w:rsidR="00B26D77" w:rsidRPr="00CF7E03">
        <w:rPr>
          <w:rFonts w:ascii="Arial" w:eastAsiaTheme="minorEastAsia" w:hAnsi="Arial" w:cs="Arial"/>
          <w:sz w:val="22"/>
          <w:szCs w:val="22"/>
          <w:lang w:eastAsia="zh-CN"/>
        </w:rPr>
        <w:t xml:space="preserve">was commercialized by </w:t>
      </w:r>
      <w:r w:rsidR="00DB6E9B" w:rsidRPr="00CF7E03">
        <w:rPr>
          <w:rFonts w:ascii="Arial" w:eastAsiaTheme="minorEastAsia" w:hAnsi="Arial" w:cs="Arial"/>
          <w:sz w:val="22"/>
          <w:szCs w:val="22"/>
          <w:lang w:eastAsia="zh-CN"/>
        </w:rPr>
        <w:t xml:space="preserve">the Wulff process in </w:t>
      </w:r>
      <w:r w:rsidR="00792B4E">
        <w:rPr>
          <w:rFonts w:ascii="Arial" w:eastAsiaTheme="minorEastAsia" w:hAnsi="Arial" w:cs="Arial"/>
          <w:sz w:val="22"/>
          <w:szCs w:val="22"/>
          <w:lang w:eastAsia="zh-CN"/>
        </w:rPr>
        <w:t xml:space="preserve">the </w:t>
      </w:r>
      <w:r w:rsidR="00DB6E9B" w:rsidRPr="00CF7E03">
        <w:rPr>
          <w:rFonts w:ascii="Arial" w:eastAsiaTheme="minorEastAsia" w:hAnsi="Arial" w:cs="Arial"/>
          <w:sz w:val="22"/>
          <w:szCs w:val="22"/>
          <w:lang w:eastAsia="zh-CN"/>
        </w:rPr>
        <w:t>1950</w:t>
      </w:r>
      <w:r w:rsidR="00800D8E">
        <w:rPr>
          <w:rFonts w:ascii="Arial" w:eastAsiaTheme="minorEastAsia" w:hAnsi="Arial" w:cs="Arial"/>
          <w:sz w:val="22"/>
          <w:szCs w:val="22"/>
          <w:lang w:eastAsia="zh-CN"/>
        </w:rPr>
        <w:t>s</w:t>
      </w:r>
      <w:r w:rsidR="00DB6E9B" w:rsidRPr="00CF7E03">
        <w:rPr>
          <w:rFonts w:ascii="Arial" w:eastAsiaTheme="minorEastAsia" w:hAnsi="Arial" w:cs="Arial"/>
          <w:sz w:val="22"/>
          <w:szCs w:val="22"/>
          <w:lang w:eastAsia="zh-CN"/>
        </w:rPr>
        <w:t>,</w:t>
      </w:r>
      <w:r w:rsidR="00605E10" w:rsidRPr="00CF7E03">
        <w:rPr>
          <w:rFonts w:ascii="Arial" w:eastAsiaTheme="minorEastAsia" w:hAnsi="Arial" w:cs="Arial"/>
          <w:sz w:val="22"/>
          <w:szCs w:val="22"/>
          <w:lang w:eastAsia="zh-CN"/>
        </w:rPr>
        <w:t xml:space="preserve"> which </w:t>
      </w:r>
      <w:r w:rsidR="000535A9" w:rsidRPr="00CF7E03">
        <w:rPr>
          <w:rFonts w:ascii="Arial" w:eastAsiaTheme="minorEastAsia" w:hAnsi="Arial" w:cs="Arial"/>
          <w:sz w:val="22"/>
          <w:szCs w:val="22"/>
          <w:lang w:eastAsia="zh-CN"/>
        </w:rPr>
        <w:t>involved</w:t>
      </w:r>
      <w:r w:rsidR="00605E10" w:rsidRPr="00CF7E03">
        <w:rPr>
          <w:rFonts w:ascii="Arial" w:eastAsiaTheme="minorEastAsia" w:hAnsi="Arial" w:cs="Arial"/>
          <w:sz w:val="22"/>
          <w:szCs w:val="22"/>
          <w:lang w:eastAsia="zh-CN"/>
        </w:rPr>
        <w:t xml:space="preserve"> preheating bricks to 1300</w:t>
      </w:r>
      <w:r w:rsidR="00553FB5" w:rsidRPr="00CF7E03">
        <w:rPr>
          <w:rFonts w:ascii="Arial" w:eastAsiaTheme="minorEastAsia" w:hAnsi="Arial" w:cs="Arial"/>
          <w:sz w:val="22"/>
          <w:szCs w:val="22"/>
          <w:lang w:eastAsia="zh-CN"/>
        </w:rPr>
        <w:t> </w:t>
      </w:r>
      <w:r w:rsidR="00605E10" w:rsidRPr="00CF7E03">
        <w:rPr>
          <w:rFonts w:ascii="Arial" w:eastAsiaTheme="minorEastAsia" w:hAnsi="Arial" w:cs="Arial"/>
          <w:sz w:val="22"/>
          <w:szCs w:val="22"/>
          <w:lang w:eastAsia="zh-CN"/>
        </w:rPr>
        <w:t xml:space="preserve">°C followed by feeding </w:t>
      </w:r>
      <w:r w:rsidR="000535A9" w:rsidRPr="00CF7E03">
        <w:rPr>
          <w:rFonts w:ascii="Arial" w:eastAsiaTheme="minorEastAsia" w:hAnsi="Arial" w:cs="Arial"/>
          <w:sz w:val="22"/>
          <w:szCs w:val="22"/>
          <w:lang w:eastAsia="zh-CN"/>
        </w:rPr>
        <w:t xml:space="preserve">hydrocarbons for </w:t>
      </w:r>
      <w:r w:rsidR="00605E10" w:rsidRPr="00CF7E03">
        <w:rPr>
          <w:rFonts w:ascii="Arial" w:eastAsiaTheme="minorEastAsia" w:hAnsi="Arial" w:cs="Arial"/>
          <w:sz w:val="22"/>
          <w:szCs w:val="22"/>
          <w:lang w:eastAsia="zh-CN"/>
        </w:rPr>
        <w:t xml:space="preserve">cracking to </w:t>
      </w:r>
      <w:r w:rsidR="001839BF" w:rsidRPr="00CF7E03">
        <w:rPr>
          <w:rFonts w:ascii="Arial" w:eastAsiaTheme="minorEastAsia" w:hAnsi="Arial" w:cs="Arial"/>
          <w:sz w:val="22"/>
          <w:szCs w:val="22"/>
          <w:lang w:eastAsia="zh-CN"/>
        </w:rPr>
        <w:t xml:space="preserve">produce </w:t>
      </w:r>
      <w:r w:rsidR="00605E10" w:rsidRPr="00CF7E03">
        <w:rPr>
          <w:rFonts w:ascii="Arial" w:hAnsi="Arial" w:cs="Arial"/>
          <w:sz w:val="22"/>
          <w:szCs w:val="22"/>
        </w:rPr>
        <w:t>C</w:t>
      </w:r>
      <w:r w:rsidR="00605E10" w:rsidRPr="00CF7E03">
        <w:rPr>
          <w:rFonts w:ascii="Arial" w:hAnsi="Arial" w:cs="Arial"/>
          <w:sz w:val="22"/>
          <w:szCs w:val="22"/>
          <w:vertAlign w:val="subscript"/>
        </w:rPr>
        <w:t>2</w:t>
      </w:r>
      <w:r w:rsidR="00605E10" w:rsidRPr="00CF7E03">
        <w:rPr>
          <w:rFonts w:ascii="Arial" w:hAnsi="Arial" w:cs="Arial"/>
          <w:sz w:val="22"/>
          <w:szCs w:val="22"/>
        </w:rPr>
        <w:t>H</w:t>
      </w:r>
      <w:r w:rsidR="00605E10" w:rsidRPr="00CF7E03">
        <w:rPr>
          <w:rFonts w:ascii="Arial" w:hAnsi="Arial" w:cs="Arial"/>
          <w:sz w:val="22"/>
          <w:szCs w:val="22"/>
          <w:vertAlign w:val="subscript"/>
        </w:rPr>
        <w:t>2</w:t>
      </w:r>
      <w:r w:rsidR="00605E10" w:rsidRPr="00CF7E03">
        <w:rPr>
          <w:rFonts w:ascii="Arial" w:eastAsiaTheme="minorEastAsia" w:hAnsi="Arial" w:cs="Arial"/>
          <w:sz w:val="22"/>
          <w:szCs w:val="22"/>
          <w:lang w:eastAsia="zh-CN"/>
        </w:rPr>
        <w:t>.</w:t>
      </w:r>
      <w:r w:rsidR="00F24CE8" w:rsidRPr="00F24CE8">
        <w:rPr>
          <w:rFonts w:ascii="Arial" w:hAnsi="Arial" w:cs="Arial"/>
          <w:sz w:val="22"/>
          <w:vertAlign w:val="superscript"/>
        </w:rPr>
        <w:t>6</w:t>
      </w:r>
      <w:r w:rsidR="00DB6E9B"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However, d</w:t>
      </w:r>
      <w:r w:rsidR="00605E10" w:rsidRPr="00CF7E03">
        <w:rPr>
          <w:rFonts w:ascii="Arial" w:eastAsiaTheme="minorEastAsia" w:hAnsi="Arial" w:cs="Arial"/>
          <w:sz w:val="22"/>
          <w:szCs w:val="22"/>
          <w:lang w:eastAsia="zh-CN"/>
        </w:rPr>
        <w:t xml:space="preserve">ue to </w:t>
      </w:r>
      <w:r w:rsidR="00792B4E">
        <w:rPr>
          <w:rFonts w:ascii="Arial" w:eastAsiaTheme="minorEastAsia" w:hAnsi="Arial" w:cs="Arial"/>
          <w:sz w:val="22"/>
          <w:szCs w:val="22"/>
          <w:lang w:eastAsia="zh-CN"/>
        </w:rPr>
        <w:t xml:space="preserve">a </w:t>
      </w:r>
      <w:r w:rsidR="001129E5">
        <w:rPr>
          <w:rFonts w:ascii="Arial" w:eastAsiaTheme="minorEastAsia" w:hAnsi="Arial" w:cs="Arial" w:hint="eastAsia"/>
          <w:sz w:val="22"/>
          <w:szCs w:val="22"/>
          <w:lang w:eastAsia="zh-CN"/>
        </w:rPr>
        <w:t xml:space="preserve">low </w:t>
      </w:r>
      <w:r w:rsidR="008D17FD">
        <w:rPr>
          <w:rFonts w:ascii="Arial" w:eastAsiaTheme="minorEastAsia" w:hAnsi="Arial" w:cs="Arial" w:hint="eastAsia"/>
          <w:sz w:val="22"/>
          <w:szCs w:val="22"/>
          <w:lang w:eastAsia="zh-CN"/>
        </w:rPr>
        <w:t>heating rate</w:t>
      </w:r>
      <w:r w:rsidR="001129E5">
        <w:rPr>
          <w:rFonts w:ascii="Arial" w:eastAsiaTheme="minorEastAsia" w:hAnsi="Arial" w:cs="Arial" w:hint="eastAsia"/>
          <w:sz w:val="22"/>
          <w:szCs w:val="22"/>
          <w:lang w:eastAsia="zh-CN"/>
        </w:rPr>
        <w:t xml:space="preserve"> </w:t>
      </w:r>
      <w:r w:rsidR="008D17FD">
        <w:rPr>
          <w:rFonts w:ascii="Arial" w:eastAsiaTheme="minorEastAsia" w:hAnsi="Arial" w:cs="Arial" w:hint="eastAsia"/>
          <w:sz w:val="22"/>
          <w:szCs w:val="22"/>
          <w:lang w:eastAsia="zh-CN"/>
        </w:rPr>
        <w:t xml:space="preserve">and </w:t>
      </w:r>
      <w:r w:rsidR="008D17FD" w:rsidRPr="00CF7E03">
        <w:rPr>
          <w:rFonts w:ascii="Arial" w:eastAsiaTheme="minorEastAsia" w:hAnsi="Arial" w:cs="Arial"/>
          <w:sz w:val="22"/>
          <w:szCs w:val="22"/>
          <w:lang w:eastAsia="zh-CN"/>
        </w:rPr>
        <w:t>significant soot formation</w:t>
      </w:r>
      <w:r w:rsidR="008D17FD">
        <w:rPr>
          <w:rFonts w:ascii="Arial" w:eastAsiaTheme="minorEastAsia" w:hAnsi="Arial" w:cs="Arial" w:hint="eastAsia"/>
          <w:sz w:val="22"/>
          <w:szCs w:val="22"/>
          <w:lang w:eastAsia="zh-CN"/>
        </w:rPr>
        <w:t xml:space="preserve"> </w:t>
      </w:r>
      <w:r w:rsidR="001129E5">
        <w:rPr>
          <w:rFonts w:ascii="Arial" w:eastAsiaTheme="minorEastAsia" w:hAnsi="Arial" w:cs="Arial" w:hint="eastAsia"/>
          <w:sz w:val="22"/>
          <w:szCs w:val="22"/>
          <w:lang w:eastAsia="zh-CN"/>
        </w:rPr>
        <w:t>compared to PC</w:t>
      </w:r>
      <w:r w:rsidR="00605E10" w:rsidRPr="00CF7E03">
        <w:rPr>
          <w:rFonts w:ascii="Arial" w:eastAsiaTheme="minorEastAsia" w:hAnsi="Arial" w:cs="Arial"/>
          <w:sz w:val="22"/>
          <w:szCs w:val="22"/>
          <w:lang w:eastAsia="zh-CN"/>
        </w:rPr>
        <w:t xml:space="preserve">, Wulff </w:t>
      </w:r>
      <w:r w:rsidR="00B31C03" w:rsidRPr="00CF7E03">
        <w:rPr>
          <w:rFonts w:ascii="Arial" w:eastAsiaTheme="minorEastAsia" w:hAnsi="Arial" w:cs="Arial"/>
          <w:sz w:val="22"/>
          <w:szCs w:val="22"/>
          <w:lang w:eastAsia="zh-CN"/>
        </w:rPr>
        <w:t>plant</w:t>
      </w:r>
      <w:r w:rsidR="000535A9" w:rsidRPr="00CF7E03">
        <w:rPr>
          <w:rFonts w:ascii="Arial" w:eastAsiaTheme="minorEastAsia" w:hAnsi="Arial" w:cs="Arial"/>
          <w:sz w:val="22"/>
          <w:szCs w:val="22"/>
          <w:lang w:eastAsia="zh-CN"/>
        </w:rPr>
        <w:t>s</w:t>
      </w:r>
      <w:r w:rsidR="00605E10" w:rsidRPr="00CF7E03">
        <w:rPr>
          <w:rFonts w:ascii="Arial" w:eastAsiaTheme="minorEastAsia" w:hAnsi="Arial" w:cs="Arial"/>
          <w:sz w:val="22"/>
          <w:szCs w:val="22"/>
          <w:lang w:eastAsia="zh-CN"/>
        </w:rPr>
        <w:t xml:space="preserve"> </w:t>
      </w:r>
      <w:r w:rsidR="000535A9" w:rsidRPr="00CF7E03">
        <w:rPr>
          <w:rFonts w:ascii="Arial" w:eastAsiaTheme="minorEastAsia" w:hAnsi="Arial" w:cs="Arial"/>
          <w:sz w:val="22"/>
          <w:szCs w:val="22"/>
          <w:lang w:eastAsia="zh-CN"/>
        </w:rPr>
        <w:t>have been</w:t>
      </w:r>
      <w:r w:rsidR="00605E10" w:rsidRPr="00CF7E03">
        <w:rPr>
          <w:rFonts w:ascii="Arial" w:eastAsiaTheme="minorEastAsia" w:hAnsi="Arial" w:cs="Arial"/>
          <w:sz w:val="22"/>
          <w:szCs w:val="22"/>
          <w:lang w:eastAsia="zh-CN"/>
        </w:rPr>
        <w:t xml:space="preserve"> </w:t>
      </w:r>
      <w:r w:rsidR="00D73953">
        <w:rPr>
          <w:rFonts w:ascii="Arial" w:eastAsiaTheme="minorEastAsia" w:hAnsi="Arial" w:cs="Arial"/>
          <w:sz w:val="22"/>
          <w:szCs w:val="22"/>
          <w:lang w:eastAsia="zh-CN"/>
        </w:rPr>
        <w:t>shut down</w:t>
      </w:r>
      <w:r w:rsidR="00605E10" w:rsidRPr="00CF7E03">
        <w:rPr>
          <w:rFonts w:ascii="Arial" w:eastAsiaTheme="minorEastAsia" w:hAnsi="Arial" w:cs="Arial"/>
          <w:sz w:val="22"/>
          <w:szCs w:val="22"/>
          <w:lang w:eastAsia="zh-CN"/>
        </w:rPr>
        <w:t>.</w:t>
      </w:r>
      <w:r w:rsidR="00F24CE8" w:rsidRPr="00F24CE8">
        <w:rPr>
          <w:rFonts w:ascii="Arial" w:hAnsi="Arial" w:cs="Arial"/>
          <w:sz w:val="22"/>
          <w:vertAlign w:val="superscript"/>
        </w:rPr>
        <w:t>9</w:t>
      </w:r>
      <w:r w:rsidR="00D74F4C" w:rsidRPr="00CF7E03">
        <w:rPr>
          <w:rFonts w:ascii="Arial" w:eastAsiaTheme="minorEastAsia" w:hAnsi="Arial" w:cs="Arial"/>
          <w:sz w:val="22"/>
          <w:szCs w:val="22"/>
          <w:lang w:eastAsia="zh-CN"/>
        </w:rPr>
        <w:t xml:space="preserve"> </w:t>
      </w:r>
      <w:r w:rsidR="00605E10" w:rsidRPr="00CF7E03">
        <w:rPr>
          <w:rFonts w:ascii="Arial" w:eastAsiaTheme="minorEastAsia" w:hAnsi="Arial" w:cs="Arial"/>
          <w:sz w:val="22"/>
          <w:szCs w:val="22"/>
          <w:lang w:eastAsia="zh-CN"/>
        </w:rPr>
        <w:t>Currently,</w:t>
      </w:r>
      <w:commentRangeStart w:id="411"/>
      <w:commentRangeStart w:id="412"/>
      <w:r w:rsidR="00605E10" w:rsidRPr="00CF7E03">
        <w:rPr>
          <w:rFonts w:ascii="Arial" w:eastAsiaTheme="minorEastAsia" w:hAnsi="Arial" w:cs="Arial"/>
          <w:sz w:val="22"/>
          <w:szCs w:val="22"/>
          <w:lang w:eastAsia="zh-CN"/>
        </w:rPr>
        <w:t xml:space="preserve"> c</w:t>
      </w:r>
      <w:r w:rsidR="00CD53E9" w:rsidRPr="00CF7E03">
        <w:rPr>
          <w:rFonts w:ascii="Arial" w:eastAsiaTheme="minorEastAsia" w:hAnsi="Arial" w:cs="Arial"/>
          <w:sz w:val="22"/>
          <w:szCs w:val="22"/>
          <w:lang w:eastAsia="zh-CN"/>
        </w:rPr>
        <w:t>oal-derived CaC</w:t>
      </w:r>
      <w:r w:rsidR="00CD53E9" w:rsidRPr="00CF7E03">
        <w:rPr>
          <w:rFonts w:ascii="Arial" w:eastAsiaTheme="minorEastAsia" w:hAnsi="Arial" w:cs="Arial"/>
          <w:sz w:val="22"/>
          <w:szCs w:val="22"/>
          <w:vertAlign w:val="subscript"/>
          <w:lang w:eastAsia="zh-CN"/>
        </w:rPr>
        <w:t>2</w:t>
      </w:r>
      <w:commentRangeEnd w:id="411"/>
      <w:r w:rsidR="005E42E5">
        <w:rPr>
          <w:rStyle w:val="CommentReference"/>
        </w:rPr>
        <w:commentReference w:id="411"/>
      </w:r>
      <w:commentRangeEnd w:id="412"/>
      <w:r w:rsidR="00B72C99">
        <w:rPr>
          <w:rStyle w:val="CommentReference"/>
        </w:rPr>
        <w:commentReference w:id="412"/>
      </w:r>
      <w:r w:rsidR="00CD53E9" w:rsidRPr="00CF7E03">
        <w:rPr>
          <w:rFonts w:ascii="Arial" w:eastAsiaTheme="minorEastAsia" w:hAnsi="Arial" w:cs="Arial"/>
          <w:sz w:val="22"/>
          <w:szCs w:val="22"/>
          <w:lang w:eastAsia="zh-CN"/>
        </w:rPr>
        <w:t xml:space="preserve"> and natural gas-derived </w:t>
      </w:r>
      <w:r w:rsidR="00763B49">
        <w:rPr>
          <w:rFonts w:ascii="Arial" w:eastAsiaTheme="minorEastAsia" w:hAnsi="Arial" w:cs="Arial"/>
          <w:sz w:val="22"/>
          <w:szCs w:val="22"/>
          <w:lang w:eastAsia="zh-CN"/>
        </w:rPr>
        <w:t>PC</w:t>
      </w:r>
      <w:r w:rsidR="00CD53E9" w:rsidRPr="00CF7E03">
        <w:rPr>
          <w:rFonts w:ascii="Arial" w:eastAsiaTheme="minorEastAsia" w:hAnsi="Arial" w:cs="Arial"/>
          <w:sz w:val="22"/>
          <w:szCs w:val="22"/>
          <w:lang w:eastAsia="zh-CN"/>
        </w:rPr>
        <w:t xml:space="preserve"> technologies </w:t>
      </w:r>
      <w:r w:rsidR="000535A9" w:rsidRPr="00CF7E03">
        <w:rPr>
          <w:rFonts w:ascii="Arial" w:eastAsiaTheme="minorEastAsia" w:hAnsi="Arial" w:cs="Arial"/>
          <w:sz w:val="22"/>
          <w:szCs w:val="22"/>
          <w:lang w:eastAsia="zh-CN"/>
        </w:rPr>
        <w:t>dominate</w:t>
      </w:r>
      <w:r w:rsidR="00CD53E9" w:rsidRPr="00CF7E03">
        <w:rPr>
          <w:rFonts w:ascii="Arial" w:hAnsi="Arial" w:cs="Arial"/>
          <w:sz w:val="22"/>
          <w:szCs w:val="22"/>
        </w:rPr>
        <w:t xml:space="preserve"> C</w:t>
      </w:r>
      <w:r w:rsidR="00CD53E9" w:rsidRPr="00CF7E03">
        <w:rPr>
          <w:rFonts w:ascii="Arial" w:hAnsi="Arial" w:cs="Arial"/>
          <w:sz w:val="22"/>
          <w:szCs w:val="22"/>
          <w:vertAlign w:val="subscript"/>
        </w:rPr>
        <w:t>2</w:t>
      </w:r>
      <w:r w:rsidR="00CD53E9" w:rsidRPr="00CF7E03">
        <w:rPr>
          <w:rFonts w:ascii="Arial" w:hAnsi="Arial" w:cs="Arial"/>
          <w:sz w:val="22"/>
          <w:szCs w:val="22"/>
        </w:rPr>
        <w:t>H</w:t>
      </w:r>
      <w:r w:rsidR="00CD53E9" w:rsidRPr="00CF7E03">
        <w:rPr>
          <w:rFonts w:ascii="Arial" w:hAnsi="Arial" w:cs="Arial"/>
          <w:sz w:val="22"/>
          <w:szCs w:val="22"/>
          <w:vertAlign w:val="subscript"/>
        </w:rPr>
        <w:t>2</w:t>
      </w:r>
      <w:r w:rsidR="00CD53E9" w:rsidRPr="00CF7E03">
        <w:rPr>
          <w:rFonts w:ascii="Arial" w:eastAsiaTheme="minorEastAsia" w:hAnsi="Arial" w:cs="Arial"/>
          <w:sz w:val="22"/>
          <w:szCs w:val="22"/>
          <w:lang w:eastAsia="zh-CN"/>
        </w:rPr>
        <w:t xml:space="preserve"> production.</w:t>
      </w:r>
      <w:r w:rsidR="00605E10" w:rsidRPr="00CF7E03">
        <w:rPr>
          <w:rFonts w:ascii="Arial" w:eastAsiaTheme="minorEastAsia" w:hAnsi="Arial" w:cs="Arial"/>
          <w:sz w:val="22"/>
          <w:szCs w:val="22"/>
          <w:lang w:eastAsia="zh-CN"/>
        </w:rPr>
        <w:t xml:space="preserve"> </w:t>
      </w:r>
      <w:r w:rsidR="00BE0B08">
        <w:rPr>
          <w:rFonts w:ascii="Arial" w:eastAsiaTheme="minorEastAsia" w:hAnsi="Arial" w:cs="Arial"/>
          <w:sz w:val="22"/>
          <w:szCs w:val="22"/>
          <w:lang w:eastAsia="zh-CN"/>
        </w:rPr>
        <w:t>Notably</w:t>
      </w:r>
      <w:r w:rsidR="00BE0B08">
        <w:rPr>
          <w:rFonts w:ascii="Arial" w:eastAsiaTheme="minorEastAsia" w:hAnsi="Arial" w:cs="Arial" w:hint="eastAsia"/>
          <w:sz w:val="22"/>
          <w:szCs w:val="22"/>
          <w:lang w:eastAsia="zh-CN"/>
        </w:rPr>
        <w:t>,</w:t>
      </w:r>
      <w:r w:rsidR="00E454E3" w:rsidRPr="00E454E3">
        <w:rPr>
          <w:rFonts w:ascii="Arial" w:hAnsi="Arial" w:cs="Arial"/>
          <w:sz w:val="22"/>
          <w:szCs w:val="22"/>
        </w:rPr>
        <w:t xml:space="preserve"> </w:t>
      </w:r>
      <w:r w:rsidR="00E454E3" w:rsidRPr="00CF7E03">
        <w:rPr>
          <w:rFonts w:ascii="Arial" w:hAnsi="Arial" w:cs="Arial"/>
          <w:sz w:val="22"/>
          <w:szCs w:val="22"/>
        </w:rPr>
        <w:t>C</w:t>
      </w:r>
      <w:r w:rsidR="00E454E3" w:rsidRPr="00CF7E03">
        <w:rPr>
          <w:rFonts w:ascii="Arial" w:hAnsi="Arial" w:cs="Arial"/>
          <w:sz w:val="22"/>
          <w:szCs w:val="22"/>
          <w:vertAlign w:val="subscript"/>
        </w:rPr>
        <w:t>2</w:t>
      </w:r>
      <w:r w:rsidR="00E454E3" w:rsidRPr="00CF7E03">
        <w:rPr>
          <w:rFonts w:ascii="Arial" w:hAnsi="Arial" w:cs="Arial"/>
          <w:sz w:val="22"/>
          <w:szCs w:val="22"/>
        </w:rPr>
        <w:t>H</w:t>
      </w:r>
      <w:r w:rsidR="00E454E3" w:rsidRPr="00CF7E03">
        <w:rPr>
          <w:rFonts w:ascii="Arial" w:hAnsi="Arial" w:cs="Arial"/>
          <w:sz w:val="22"/>
          <w:szCs w:val="22"/>
          <w:vertAlign w:val="subscript"/>
        </w:rPr>
        <w:t>2</w:t>
      </w:r>
      <w:r w:rsidR="00BE0B08">
        <w:rPr>
          <w:rFonts w:ascii="Arial" w:eastAsiaTheme="minorEastAsia" w:hAnsi="Arial" w:cs="Arial" w:hint="eastAsia"/>
          <w:sz w:val="22"/>
          <w:szCs w:val="22"/>
          <w:lang w:eastAsia="zh-CN"/>
        </w:rPr>
        <w:t xml:space="preserve"> p</w:t>
      </w:r>
      <w:r w:rsidR="00B843D8" w:rsidRPr="00CF7E03">
        <w:rPr>
          <w:rFonts w:ascii="Arial" w:eastAsiaTheme="minorEastAsia" w:hAnsi="Arial" w:cs="Arial"/>
          <w:sz w:val="22"/>
          <w:szCs w:val="22"/>
          <w:lang w:eastAsia="zh-CN"/>
        </w:rPr>
        <w:t>roduction is region</w:t>
      </w:r>
      <w:ins w:id="413" w:author="Nabera  Abhinandan" w:date="2024-08-30T16:37:00Z" w16du:dateUtc="2024-08-30T14:37:00Z">
        <w:r w:rsidR="00782CD3">
          <w:rPr>
            <w:rFonts w:ascii="Arial" w:eastAsiaTheme="minorEastAsia" w:hAnsi="Arial" w:cs="Arial"/>
            <w:sz w:val="22"/>
            <w:szCs w:val="22"/>
            <w:lang w:eastAsia="zh-CN"/>
          </w:rPr>
          <w:noBreakHyphen/>
        </w:r>
      </w:ins>
      <w:del w:id="414" w:author="Nabera  Abhinandan" w:date="2024-08-30T16:37:00Z" w16du:dateUtc="2024-08-30T14:37:00Z">
        <w:r w:rsidR="00B843D8" w:rsidRPr="00CF7E03" w:rsidDel="00782CD3">
          <w:rPr>
            <w:rFonts w:ascii="Arial" w:eastAsiaTheme="minorEastAsia" w:hAnsi="Arial" w:cs="Arial"/>
            <w:sz w:val="22"/>
            <w:szCs w:val="22"/>
            <w:lang w:eastAsia="zh-CN"/>
          </w:rPr>
          <w:delText>-</w:delText>
        </w:r>
      </w:del>
      <w:r w:rsidR="00B843D8" w:rsidRPr="00CF7E03">
        <w:rPr>
          <w:rFonts w:ascii="Arial" w:eastAsiaTheme="minorEastAsia" w:hAnsi="Arial" w:cs="Arial"/>
          <w:sz w:val="22"/>
          <w:szCs w:val="22"/>
          <w:lang w:eastAsia="zh-CN"/>
        </w:rPr>
        <w:t xml:space="preserve">dependent, </w:t>
      </w:r>
      <w:r w:rsidR="00AA0627" w:rsidRPr="00CF7E03">
        <w:rPr>
          <w:rFonts w:ascii="Arial" w:eastAsiaTheme="minorEastAsia" w:hAnsi="Arial" w:cs="Arial"/>
          <w:sz w:val="22"/>
          <w:szCs w:val="22"/>
          <w:lang w:eastAsia="zh-CN"/>
        </w:rPr>
        <w:t>with China producing over</w:t>
      </w:r>
      <w:r w:rsidR="00B843D8" w:rsidRPr="00CF7E03">
        <w:rPr>
          <w:rFonts w:ascii="Arial" w:eastAsiaTheme="minorEastAsia" w:hAnsi="Arial" w:cs="Arial"/>
          <w:sz w:val="22"/>
          <w:szCs w:val="22"/>
          <w:lang w:eastAsia="zh-CN"/>
        </w:rPr>
        <w:t xml:space="preserve"> 8</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82D9B"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B843D8"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primarily </w:t>
      </w:r>
      <w:r w:rsidR="00B31C03" w:rsidRPr="00CF7E03">
        <w:rPr>
          <w:rFonts w:ascii="Arial" w:eastAsiaTheme="minorEastAsia" w:hAnsi="Arial" w:cs="Arial"/>
          <w:sz w:val="22"/>
          <w:szCs w:val="22"/>
          <w:lang w:eastAsia="zh-CN"/>
        </w:rPr>
        <w:t xml:space="preserve">from </w:t>
      </w:r>
      <w:r w:rsidR="00AA0627" w:rsidRPr="00CF7E03">
        <w:rPr>
          <w:rFonts w:ascii="Arial" w:eastAsiaTheme="minorEastAsia" w:hAnsi="Arial" w:cs="Arial"/>
          <w:sz w:val="22"/>
          <w:szCs w:val="22"/>
          <w:lang w:eastAsia="zh-CN"/>
        </w:rPr>
        <w:t xml:space="preserve">the </w:t>
      </w:r>
      <w:r w:rsidR="00B31C03" w:rsidRPr="00CF7E03">
        <w:rPr>
          <w:rFonts w:ascii="Arial" w:eastAsiaTheme="minorEastAsia" w:hAnsi="Arial" w:cs="Arial"/>
          <w:sz w:val="22"/>
          <w:szCs w:val="22"/>
          <w:lang w:eastAsia="zh-CN"/>
        </w:rPr>
        <w:t>CaC</w:t>
      </w:r>
      <w:r w:rsidR="00B31C03" w:rsidRPr="00CF7E03">
        <w:rPr>
          <w:rFonts w:ascii="Arial" w:eastAsiaTheme="minorEastAsia" w:hAnsi="Arial" w:cs="Arial"/>
          <w:sz w:val="22"/>
          <w:szCs w:val="22"/>
          <w:vertAlign w:val="subscript"/>
          <w:lang w:eastAsia="zh-CN"/>
        </w:rPr>
        <w:t>2</w:t>
      </w:r>
      <w:r w:rsidR="00B31C03" w:rsidRPr="00CF7E03">
        <w:rPr>
          <w:rFonts w:ascii="Arial" w:eastAsiaTheme="minorEastAsia" w:hAnsi="Arial" w:cs="Arial"/>
          <w:sz w:val="22"/>
          <w:szCs w:val="22"/>
          <w:lang w:eastAsia="zh-CN"/>
        </w:rPr>
        <w:t xml:space="preserve"> route </w:t>
      </w:r>
      <w:r w:rsidR="007A6C96" w:rsidRPr="00CF7E03">
        <w:rPr>
          <w:rFonts w:ascii="Arial" w:eastAsiaTheme="minorEastAsia" w:hAnsi="Arial" w:cs="Arial"/>
          <w:sz w:val="22"/>
          <w:szCs w:val="22"/>
          <w:lang w:eastAsia="zh-CN"/>
        </w:rPr>
        <w:t xml:space="preserve">(~90%) </w:t>
      </w:r>
      <w:r w:rsidR="009B0B0E" w:rsidRPr="00CF7E03">
        <w:rPr>
          <w:rFonts w:ascii="Arial" w:eastAsiaTheme="minorEastAsia" w:hAnsi="Arial" w:cs="Arial"/>
          <w:sz w:val="22"/>
          <w:szCs w:val="22"/>
          <w:lang w:eastAsia="zh-CN"/>
        </w:rPr>
        <w:t>due to its large coal reserve</w:t>
      </w:r>
      <w:r w:rsidR="00AA0627" w:rsidRPr="00CF7E03">
        <w:rPr>
          <w:rFonts w:ascii="Arial" w:eastAsiaTheme="minorEastAsia" w:hAnsi="Arial" w:cs="Arial"/>
          <w:sz w:val="22"/>
          <w:szCs w:val="22"/>
          <w:lang w:eastAsia="zh-CN"/>
        </w:rPr>
        <w:t>s</w:t>
      </w:r>
      <w:r w:rsidR="00B31C03"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while </w:t>
      </w:r>
      <w:r w:rsidR="000B13DC" w:rsidRPr="00CF7E03">
        <w:rPr>
          <w:rFonts w:ascii="Arial" w:eastAsiaTheme="minorEastAsia" w:hAnsi="Arial" w:cs="Arial"/>
          <w:sz w:val="22"/>
          <w:szCs w:val="22"/>
          <w:lang w:eastAsia="zh-CN"/>
        </w:rPr>
        <w:t>other countries</w:t>
      </w:r>
      <w:r w:rsidR="000B13DC">
        <w:rPr>
          <w:rFonts w:ascii="Arial" w:eastAsiaTheme="minorEastAsia" w:hAnsi="Arial" w:cs="Arial" w:hint="eastAsia"/>
          <w:sz w:val="22"/>
          <w:szCs w:val="22"/>
          <w:lang w:eastAsia="zh-CN"/>
        </w:rPr>
        <w:t xml:space="preserve"> </w:t>
      </w:r>
      <w:r w:rsidR="000B13DC">
        <w:rPr>
          <w:rFonts w:ascii="Arial" w:eastAsiaTheme="minorEastAsia" w:hAnsi="Arial" w:cs="Arial"/>
          <w:sz w:val="22"/>
          <w:szCs w:val="22"/>
          <w:lang w:eastAsia="zh-CN"/>
        </w:rPr>
        <w:t>produce</w:t>
      </w:r>
      <w:r w:rsidR="000B13DC">
        <w:rPr>
          <w:rFonts w:ascii="Arial" w:eastAsiaTheme="minorEastAsia" w:hAnsi="Arial" w:cs="Arial" w:hint="eastAsia"/>
          <w:sz w:val="22"/>
          <w:szCs w:val="22"/>
          <w:lang w:eastAsia="zh-CN"/>
        </w:rPr>
        <w:t xml:space="preserve"> less than</w:t>
      </w:r>
      <w:r w:rsidR="000B13DC" w:rsidRPr="00CF7E03">
        <w:rPr>
          <w:rFonts w:ascii="Arial" w:eastAsiaTheme="minorEastAsia" w:hAnsi="Arial" w:cs="Arial"/>
          <w:sz w:val="22"/>
          <w:szCs w:val="22"/>
          <w:lang w:eastAsia="zh-CN"/>
        </w:rPr>
        <w:t xml:space="preserve"> </w:t>
      </w:r>
      <w:r w:rsidR="00B843D8" w:rsidRPr="00CF7E03">
        <w:rPr>
          <w:rFonts w:ascii="Arial" w:eastAsiaTheme="minorEastAsia" w:hAnsi="Arial" w:cs="Arial"/>
          <w:sz w:val="22"/>
          <w:szCs w:val="22"/>
          <w:lang w:eastAsia="zh-CN"/>
        </w:rPr>
        <w:t>3</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D11B6"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AA0627" w:rsidRPr="00CF7E03">
        <w:rPr>
          <w:rFonts w:ascii="Arial" w:eastAsiaTheme="minorEastAsia" w:hAnsi="Arial" w:cs="Arial"/>
          <w:sz w:val="22"/>
          <w:szCs w:val="22"/>
          <w:lang w:eastAsia="zh-CN"/>
        </w:rPr>
        <w:t xml:space="preserve">, mainly via </w:t>
      </w:r>
      <w:r w:rsidR="00763B49">
        <w:rPr>
          <w:rFonts w:ascii="Arial" w:eastAsiaTheme="minorEastAsia" w:hAnsi="Arial" w:cs="Arial"/>
          <w:sz w:val="22"/>
          <w:szCs w:val="22"/>
          <w:lang w:eastAsia="zh-CN"/>
        </w:rPr>
        <w:t>PC</w:t>
      </w:r>
      <w:r w:rsidR="00B843D8" w:rsidRPr="00CF7E03">
        <w:rPr>
          <w:rFonts w:ascii="Arial" w:eastAsiaTheme="minorEastAsia" w:hAnsi="Arial" w:cs="Arial"/>
          <w:sz w:val="22"/>
          <w:szCs w:val="22"/>
          <w:lang w:eastAsia="zh-CN"/>
        </w:rPr>
        <w:t>.</w:t>
      </w:r>
      <w:r w:rsidR="00F24CE8" w:rsidRPr="00F24CE8">
        <w:rPr>
          <w:rFonts w:ascii="Arial" w:hAnsi="Arial" w:cs="Arial"/>
          <w:sz w:val="22"/>
          <w:vertAlign w:val="superscript"/>
        </w:rPr>
        <w:t>9,13</w:t>
      </w:r>
      <w:r w:rsidR="000E3931">
        <w:rPr>
          <w:rFonts w:ascii="Arial" w:eastAsiaTheme="minorEastAsia" w:hAnsi="Arial" w:cs="Arial"/>
          <w:sz w:val="22"/>
          <w:szCs w:val="22"/>
          <w:lang w:eastAsia="zh-CN"/>
        </w:rPr>
        <w:t xml:space="preserve"> </w:t>
      </w:r>
      <w:commentRangeStart w:id="415"/>
      <w:commentRangeStart w:id="416"/>
      <w:r w:rsidR="000E3931" w:rsidRPr="00CF7E03">
        <w:rPr>
          <w:rFonts w:ascii="Arial" w:eastAsiaTheme="minorEastAsia" w:hAnsi="Arial" w:cs="Arial"/>
          <w:sz w:val="22"/>
          <w:szCs w:val="22"/>
          <w:lang w:eastAsia="zh-CN"/>
        </w:rPr>
        <w:t>Additionally, C</w:t>
      </w:r>
      <w:r w:rsidR="000E3931" w:rsidRPr="00CF7E03">
        <w:rPr>
          <w:rFonts w:ascii="Arial" w:eastAsiaTheme="minorEastAsia" w:hAnsi="Arial" w:cs="Arial"/>
          <w:sz w:val="22"/>
          <w:szCs w:val="22"/>
          <w:vertAlign w:val="subscript"/>
          <w:lang w:eastAsia="zh-CN"/>
        </w:rPr>
        <w:t>2</w:t>
      </w:r>
      <w:r w:rsidR="000E3931" w:rsidRPr="00CF7E03">
        <w:rPr>
          <w:rFonts w:ascii="Arial" w:eastAsiaTheme="minorEastAsia" w:hAnsi="Arial" w:cs="Arial"/>
          <w:sz w:val="22"/>
          <w:szCs w:val="22"/>
          <w:lang w:eastAsia="zh-CN"/>
        </w:rPr>
        <w:t>H</w:t>
      </w:r>
      <w:r w:rsidR="000E3931" w:rsidRPr="00CF7E03">
        <w:rPr>
          <w:rFonts w:ascii="Arial" w:eastAsiaTheme="minorEastAsia" w:hAnsi="Arial" w:cs="Arial"/>
          <w:sz w:val="22"/>
          <w:szCs w:val="22"/>
          <w:vertAlign w:val="subscript"/>
          <w:lang w:eastAsia="zh-CN"/>
        </w:rPr>
        <w:t>2</w:t>
      </w:r>
      <w:r w:rsidR="000E3931" w:rsidRPr="00CF7E03">
        <w:rPr>
          <w:rFonts w:ascii="Arial" w:eastAsiaTheme="minorEastAsia" w:hAnsi="Arial" w:cs="Arial"/>
          <w:sz w:val="22"/>
          <w:szCs w:val="22"/>
          <w:lang w:eastAsia="zh-CN"/>
        </w:rPr>
        <w:t xml:space="preserve"> </w:t>
      </w:r>
      <w:r w:rsidR="00041450">
        <w:rPr>
          <w:rFonts w:ascii="Arial" w:eastAsiaTheme="minorEastAsia" w:hAnsi="Arial" w:cs="Arial" w:hint="eastAsia"/>
          <w:sz w:val="22"/>
          <w:szCs w:val="22"/>
          <w:lang w:eastAsia="zh-CN"/>
        </w:rPr>
        <w:t xml:space="preserve">can </w:t>
      </w:r>
      <w:r w:rsidR="00792B4E">
        <w:rPr>
          <w:rFonts w:ascii="Arial" w:eastAsiaTheme="minorEastAsia" w:hAnsi="Arial" w:cs="Arial"/>
          <w:sz w:val="22"/>
          <w:szCs w:val="22"/>
          <w:lang w:eastAsia="zh-CN"/>
        </w:rPr>
        <w:t xml:space="preserve">be </w:t>
      </w:r>
      <w:r w:rsidR="000E3931" w:rsidRPr="00CF7E03">
        <w:rPr>
          <w:rFonts w:ascii="Arial" w:eastAsiaTheme="minorEastAsia" w:hAnsi="Arial" w:cs="Arial"/>
          <w:sz w:val="22"/>
          <w:szCs w:val="22"/>
          <w:lang w:eastAsia="zh-CN"/>
        </w:rPr>
        <w:t>produce</w:t>
      </w:r>
      <w:r w:rsidR="002F3D1F">
        <w:rPr>
          <w:rFonts w:ascii="Arial" w:eastAsiaTheme="minorEastAsia" w:hAnsi="Arial" w:cs="Arial" w:hint="eastAsia"/>
          <w:sz w:val="22"/>
          <w:szCs w:val="22"/>
          <w:lang w:eastAsia="zh-CN"/>
        </w:rPr>
        <w:t>d</w:t>
      </w:r>
      <w:r w:rsidR="000E3931" w:rsidRPr="00CF7E03">
        <w:rPr>
          <w:rFonts w:ascii="Arial" w:eastAsiaTheme="minorEastAsia" w:hAnsi="Arial" w:cs="Arial"/>
          <w:sz w:val="22"/>
          <w:szCs w:val="22"/>
          <w:lang w:eastAsia="zh-CN"/>
        </w:rPr>
        <w:t xml:space="preserve"> as an impurity in the steam cracking of hydrocarbons to olefins, typically removed by catalytic selective hydrogenation or solvent extraction.</w:t>
      </w:r>
      <w:r w:rsidR="00BA3524" w:rsidRPr="00BA3524">
        <w:rPr>
          <w:rFonts w:ascii="Arial" w:hAnsi="Arial" w:cs="Arial"/>
          <w:sz w:val="22"/>
          <w:vertAlign w:val="superscript"/>
        </w:rPr>
        <w:t>2</w:t>
      </w:r>
      <w:commentRangeEnd w:id="415"/>
      <w:r w:rsidR="009057FF">
        <w:rPr>
          <w:rStyle w:val="CommentReference"/>
        </w:rPr>
        <w:commentReference w:id="415"/>
      </w:r>
      <w:commentRangeEnd w:id="416"/>
      <w:r w:rsidR="00F33CC8">
        <w:rPr>
          <w:rStyle w:val="CommentReference"/>
        </w:rPr>
        <w:commentReference w:id="416"/>
      </w:r>
      <w:r w:rsidR="00A303EC">
        <w:rPr>
          <w:rFonts w:ascii="Arial" w:eastAsiaTheme="minorEastAsia" w:hAnsi="Arial" w:cs="Arial" w:hint="eastAsia"/>
          <w:sz w:val="22"/>
          <w:vertAlign w:val="superscript"/>
          <w:lang w:eastAsia="zh-CN"/>
        </w:rPr>
        <w:t>8</w:t>
      </w:r>
    </w:p>
    <w:p w14:paraId="788280BB" w14:textId="49C46D9A" w:rsidR="00C602F2" w:rsidDel="00E94F08" w:rsidRDefault="00B577B5" w:rsidP="00495801">
      <w:pPr>
        <w:pStyle w:val="ListParagraph"/>
        <w:spacing w:line="360" w:lineRule="auto"/>
        <w:ind w:left="0" w:firstLine="504"/>
        <w:jc w:val="both"/>
        <w:rPr>
          <w:del w:id="417" w:author="Zhang  Zihao" w:date="2024-08-28T10:52:00Z" w16du:dateUtc="2024-08-28T08:52:00Z"/>
          <w:rFonts w:ascii="Arial" w:eastAsiaTheme="minorEastAsia" w:hAnsi="Arial" w:cs="Arial"/>
          <w:sz w:val="22"/>
          <w:szCs w:val="22"/>
          <w:lang w:eastAsia="zh-CN"/>
        </w:rPr>
      </w:pPr>
      <w:commentRangeStart w:id="418"/>
      <w:commentRangeStart w:id="419"/>
      <w:r w:rsidRPr="00CF7E03">
        <w:rPr>
          <w:rFonts w:ascii="Arial" w:eastAsiaTheme="minorEastAsia" w:hAnsi="Arial" w:cs="Arial"/>
          <w:sz w:val="22"/>
          <w:szCs w:val="22"/>
          <w:lang w:eastAsia="zh-CN"/>
        </w:rPr>
        <w:lastRenderedPageBreak/>
        <w:t xml:space="preserve">The </w:t>
      </w:r>
      <w:r w:rsidR="0087056B" w:rsidRPr="00CF7E03">
        <w:rPr>
          <w:rFonts w:ascii="Arial" w:eastAsiaTheme="minorEastAsia" w:hAnsi="Arial" w:cs="Arial"/>
          <w:sz w:val="22"/>
          <w:szCs w:val="22"/>
          <w:lang w:eastAsia="zh-CN"/>
        </w:rPr>
        <w:t>first</w:t>
      </w:r>
      <w:r w:rsidRPr="00CF7E03">
        <w:rPr>
          <w:rFonts w:ascii="Arial" w:eastAsiaTheme="minorEastAsia" w:hAnsi="Arial" w:cs="Arial"/>
          <w:sz w:val="22"/>
          <w:szCs w:val="22"/>
          <w:lang w:eastAsia="zh-CN"/>
        </w:rPr>
        <w:t xml:space="preserve"> </w:t>
      </w:r>
      <w:r w:rsidR="005D1F5D" w:rsidRPr="00CF7E03">
        <w:rPr>
          <w:rFonts w:ascii="Arial" w:eastAsiaTheme="minorEastAsia" w:hAnsi="Arial" w:cs="Arial"/>
          <w:sz w:val="22"/>
          <w:szCs w:val="22"/>
          <w:lang w:eastAsia="zh-CN"/>
        </w:rPr>
        <w:t xml:space="preserve">commercial </w:t>
      </w:r>
      <w:r w:rsidRPr="00CF7E03">
        <w:rPr>
          <w:rFonts w:ascii="Arial" w:eastAsiaTheme="minorEastAsia" w:hAnsi="Arial" w:cs="Arial"/>
          <w:sz w:val="22"/>
          <w:szCs w:val="22"/>
          <w:lang w:eastAsia="zh-CN"/>
        </w:rPr>
        <w:t>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526EDB" w:rsidRPr="00CF7E03">
        <w:rPr>
          <w:rFonts w:ascii="Arial" w:eastAsiaTheme="minorEastAsia" w:hAnsi="Arial" w:cs="Arial"/>
          <w:sz w:val="22"/>
          <w:szCs w:val="22"/>
          <w:lang w:eastAsia="zh-CN"/>
        </w:rPr>
        <w:t>after</w:t>
      </w:r>
      <w:r w:rsidRPr="00CF7E03">
        <w:rPr>
          <w:rFonts w:ascii="Arial" w:eastAsiaTheme="minorEastAsia" w:hAnsi="Arial" w:cs="Arial"/>
          <w:sz w:val="22"/>
          <w:szCs w:val="22"/>
          <w:lang w:eastAsia="zh-CN"/>
        </w:rPr>
        <w:t xml:space="preserve"> 1894 was for lighting</w:t>
      </w:r>
      <w:ins w:id="420" w:author="Zhang  Zihao" w:date="2024-08-28T10:04:00Z" w16du:dateUtc="2024-08-28T08:04:00Z">
        <w:r w:rsidR="0055166A">
          <w:rPr>
            <w:rFonts w:ascii="Arial" w:eastAsiaTheme="minorEastAsia" w:hAnsi="Arial" w:cs="Arial" w:hint="eastAsia"/>
            <w:sz w:val="22"/>
            <w:szCs w:val="22"/>
            <w:lang w:eastAsia="zh-CN"/>
          </w:rPr>
          <w:t xml:space="preserve">, which </w:t>
        </w:r>
      </w:ins>
      <w:ins w:id="421" w:author="Zhang  Zihao" w:date="2024-08-28T10:18:00Z" w16du:dateUtc="2024-08-28T08:18:00Z">
        <w:r w:rsidR="00D23C84">
          <w:rPr>
            <w:rFonts w:ascii="Arial" w:eastAsiaTheme="minorEastAsia" w:hAnsi="Arial" w:cs="Arial" w:hint="eastAsia"/>
            <w:sz w:val="22"/>
            <w:szCs w:val="22"/>
            <w:lang w:eastAsia="zh-CN"/>
          </w:rPr>
          <w:t>was later</w:t>
        </w:r>
      </w:ins>
      <w:ins w:id="422" w:author="Zhang  Zihao" w:date="2024-08-28T10:04:00Z" w16du:dateUtc="2024-08-28T08:04:00Z">
        <w:r w:rsidR="0055166A">
          <w:rPr>
            <w:rFonts w:ascii="Arial" w:eastAsiaTheme="minorEastAsia" w:hAnsi="Arial" w:cs="Arial" w:hint="eastAsia"/>
            <w:sz w:val="22"/>
            <w:szCs w:val="22"/>
            <w:lang w:eastAsia="zh-CN"/>
          </w:rPr>
          <w:t xml:space="preserve"> replaced by electric lighting</w:t>
        </w:r>
      </w:ins>
      <w:ins w:id="423" w:author="Zhang  Zihao" w:date="2024-08-28T10:18:00Z" w16du:dateUtc="2024-08-28T08:18:00Z">
        <w:r w:rsidR="00D23C84">
          <w:rPr>
            <w:rFonts w:ascii="Arial" w:eastAsiaTheme="minorEastAsia" w:hAnsi="Arial" w:cs="Arial" w:hint="eastAsia"/>
            <w:sz w:val="22"/>
            <w:szCs w:val="22"/>
            <w:lang w:eastAsia="zh-CN"/>
          </w:rPr>
          <w:t xml:space="preserve">. However, </w:t>
        </w:r>
      </w:ins>
      <w:ins w:id="424" w:author="Zhang  Zihao" w:date="2024-08-28T10:19:00Z" w16du:dateUtc="2024-08-28T08:19:00Z">
        <w:r w:rsidR="00D23C84">
          <w:rPr>
            <w:rFonts w:ascii="Arial" w:eastAsiaTheme="minorEastAsia" w:hAnsi="Arial" w:cs="Arial" w:hint="eastAsia"/>
            <w:sz w:val="22"/>
            <w:szCs w:val="22"/>
            <w:lang w:eastAsia="zh-CN"/>
          </w:rPr>
          <w:t xml:space="preserve">its use in </w:t>
        </w:r>
      </w:ins>
      <w:del w:id="425" w:author="Zhang  Zihao" w:date="2024-08-28T10:02:00Z" w16du:dateUtc="2024-08-28T08:02:00Z">
        <w:r w:rsidR="0087056B" w:rsidRPr="00CF7E03" w:rsidDel="00F33CC8">
          <w:rPr>
            <w:rFonts w:ascii="Arial" w:eastAsiaTheme="minorEastAsia" w:hAnsi="Arial" w:cs="Arial"/>
            <w:sz w:val="22"/>
            <w:szCs w:val="22"/>
            <w:lang w:eastAsia="zh-CN"/>
          </w:rPr>
          <w:delText xml:space="preserve">, followed by </w:delText>
        </w:r>
        <w:r w:rsidR="006D5B75" w:rsidRPr="00CF7E03" w:rsidDel="00F33CC8">
          <w:rPr>
            <w:rFonts w:ascii="Arial" w:eastAsiaTheme="minorEastAsia" w:hAnsi="Arial" w:cs="Arial"/>
            <w:sz w:val="22"/>
            <w:szCs w:val="22"/>
            <w:lang w:eastAsia="zh-CN"/>
          </w:rPr>
          <w:delText>its use in</w:delText>
        </w:r>
      </w:del>
      <w:del w:id="426" w:author="Zhang  Zihao" w:date="2024-08-28T10:12:00Z" w16du:dateUtc="2024-08-28T08:12:00Z">
        <w:r w:rsidR="006D5B75" w:rsidRPr="00CF7E03" w:rsidDel="0055166A">
          <w:rPr>
            <w:rFonts w:ascii="Arial" w:eastAsiaTheme="minorEastAsia" w:hAnsi="Arial" w:cs="Arial"/>
            <w:sz w:val="22"/>
            <w:szCs w:val="22"/>
            <w:lang w:eastAsia="zh-CN"/>
          </w:rPr>
          <w:delText xml:space="preserve"> </w:delText>
        </w:r>
      </w:del>
      <w:r w:rsidR="0087056B" w:rsidRPr="00CF7E03">
        <w:rPr>
          <w:rFonts w:ascii="Arial" w:eastAsiaTheme="minorEastAsia" w:hAnsi="Arial" w:cs="Arial"/>
          <w:sz w:val="22"/>
          <w:szCs w:val="22"/>
          <w:lang w:eastAsia="zh-CN"/>
        </w:rPr>
        <w:t>oxyacetylene welding and cutting</w:t>
      </w:r>
      <w:ins w:id="427" w:author="Zhang  Zihao" w:date="2024-08-28T10:22:00Z" w16du:dateUtc="2024-08-28T08:22:00Z">
        <w:r w:rsidR="00D23C84">
          <w:rPr>
            <w:rFonts w:ascii="Arial" w:eastAsiaTheme="minorEastAsia" w:hAnsi="Arial" w:cs="Arial" w:hint="eastAsia"/>
            <w:sz w:val="22"/>
            <w:szCs w:val="22"/>
            <w:lang w:eastAsia="zh-CN"/>
          </w:rPr>
          <w:t>, introduced in</w:t>
        </w:r>
      </w:ins>
      <w:ins w:id="428" w:author="Zhang  Zihao" w:date="2024-08-28T10:19:00Z" w16du:dateUtc="2024-08-28T08:19:00Z">
        <w:r w:rsidR="00D23C84">
          <w:rPr>
            <w:rFonts w:ascii="Arial" w:eastAsiaTheme="minorEastAsia" w:hAnsi="Arial" w:cs="Arial" w:hint="eastAsia"/>
            <w:sz w:val="22"/>
            <w:szCs w:val="22"/>
            <w:lang w:eastAsia="zh-CN"/>
          </w:rPr>
          <w:t xml:space="preserve"> 19</w:t>
        </w:r>
      </w:ins>
      <w:ins w:id="429" w:author="Zhang  Zihao" w:date="2024-08-28T10:20:00Z" w16du:dateUtc="2024-08-28T08:20:00Z">
        <w:r w:rsidR="00D23C84">
          <w:rPr>
            <w:rFonts w:ascii="Arial" w:eastAsiaTheme="minorEastAsia" w:hAnsi="Arial" w:cs="Arial" w:hint="eastAsia"/>
            <w:sz w:val="22"/>
            <w:szCs w:val="22"/>
            <w:lang w:eastAsia="zh-CN"/>
          </w:rPr>
          <w:t>03</w:t>
        </w:r>
      </w:ins>
      <w:ins w:id="430" w:author="Zhang  Zihao" w:date="2024-08-28T10:22:00Z" w16du:dateUtc="2024-08-28T08:22:00Z">
        <w:r w:rsidR="00D23C84">
          <w:rPr>
            <w:rFonts w:ascii="Arial" w:eastAsiaTheme="minorEastAsia" w:hAnsi="Arial" w:cs="Arial" w:hint="eastAsia"/>
            <w:sz w:val="22"/>
            <w:szCs w:val="22"/>
            <w:lang w:eastAsia="zh-CN"/>
          </w:rPr>
          <w:t>,</w:t>
        </w:r>
      </w:ins>
      <w:ins w:id="431" w:author="Zhang  Zihao" w:date="2024-08-28T10:04:00Z" w16du:dateUtc="2024-08-28T08:04:00Z">
        <w:r w:rsidR="0055166A">
          <w:rPr>
            <w:rFonts w:ascii="Arial" w:eastAsiaTheme="minorEastAsia" w:hAnsi="Arial" w:cs="Arial" w:hint="eastAsia"/>
            <w:sz w:val="22"/>
            <w:szCs w:val="22"/>
            <w:lang w:eastAsia="zh-CN"/>
          </w:rPr>
          <w:t xml:space="preserve"> </w:t>
        </w:r>
      </w:ins>
      <w:del w:id="432" w:author="Zhang  Zihao" w:date="2024-08-28T10:02:00Z" w16du:dateUtc="2024-08-28T08:02:00Z">
        <w:r w:rsidR="00792B4E" w:rsidDel="00F33CC8">
          <w:rPr>
            <w:rFonts w:ascii="Arial" w:eastAsiaTheme="minorEastAsia" w:hAnsi="Arial" w:cs="Arial"/>
            <w:sz w:val="22"/>
            <w:szCs w:val="22"/>
            <w:lang w:eastAsia="zh-CN"/>
          </w:rPr>
          <w:delText>, which was</w:delText>
        </w:r>
        <w:r w:rsidR="0087056B" w:rsidRPr="00CF7E03" w:rsidDel="00F33CC8">
          <w:rPr>
            <w:rFonts w:ascii="Arial" w:eastAsiaTheme="minorEastAsia" w:hAnsi="Arial" w:cs="Arial"/>
            <w:sz w:val="22"/>
            <w:szCs w:val="22"/>
            <w:lang w:eastAsia="zh-CN"/>
          </w:rPr>
          <w:delText xml:space="preserve"> developed in 1903</w:delText>
        </w:r>
        <w:r w:rsidRPr="00CF7E03" w:rsidDel="00F33CC8">
          <w:rPr>
            <w:rFonts w:ascii="Arial" w:eastAsiaTheme="minorEastAsia" w:hAnsi="Arial" w:cs="Arial"/>
            <w:sz w:val="22"/>
            <w:szCs w:val="22"/>
            <w:lang w:eastAsia="zh-CN"/>
          </w:rPr>
          <w:delText>.</w:delText>
        </w:r>
        <w:r w:rsidR="0087056B" w:rsidRPr="00CF7E03" w:rsidDel="00F33CC8">
          <w:rPr>
            <w:rFonts w:ascii="Arial" w:hAnsi="Arial" w:cs="Arial"/>
            <w:sz w:val="22"/>
            <w:vertAlign w:val="superscript"/>
          </w:rPr>
          <w:delText>2</w:delText>
        </w:r>
        <w:r w:rsidR="0087056B" w:rsidRPr="00CF7E03" w:rsidDel="00F33CC8">
          <w:rPr>
            <w:rFonts w:ascii="Arial" w:eastAsiaTheme="minorEastAsia" w:hAnsi="Arial" w:cs="Arial"/>
            <w:sz w:val="22"/>
            <w:szCs w:val="22"/>
            <w:lang w:eastAsia="zh-CN"/>
          </w:rPr>
          <w:delText xml:space="preserve"> </w:delText>
        </w:r>
        <w:r w:rsidR="008079DA" w:rsidRPr="00CF7E03" w:rsidDel="00F33CC8">
          <w:rPr>
            <w:rFonts w:ascii="Arial" w:eastAsiaTheme="minorEastAsia" w:hAnsi="Arial" w:cs="Arial"/>
            <w:sz w:val="22"/>
            <w:szCs w:val="22"/>
            <w:lang w:eastAsia="zh-CN"/>
          </w:rPr>
          <w:delText>In the late 19</w:delText>
        </w:r>
        <w:r w:rsidR="008079DA" w:rsidRPr="00CF7E03" w:rsidDel="00F33CC8">
          <w:rPr>
            <w:rFonts w:ascii="Arial" w:eastAsiaTheme="minorEastAsia" w:hAnsi="Arial" w:cs="Arial"/>
            <w:sz w:val="22"/>
            <w:szCs w:val="22"/>
            <w:vertAlign w:val="superscript"/>
            <w:lang w:eastAsia="zh-CN"/>
          </w:rPr>
          <w:delText>th</w:delText>
        </w:r>
        <w:r w:rsidR="008079DA" w:rsidRPr="00CF7E03" w:rsidDel="00F33CC8">
          <w:rPr>
            <w:rFonts w:ascii="Arial" w:eastAsiaTheme="minorEastAsia" w:hAnsi="Arial" w:cs="Arial"/>
            <w:sz w:val="22"/>
            <w:szCs w:val="22"/>
            <w:lang w:eastAsia="zh-CN"/>
          </w:rPr>
          <w:delText xml:space="preserve"> and early 20</w:delText>
        </w:r>
        <w:r w:rsidR="008079DA" w:rsidRPr="00CF7E03" w:rsidDel="00F33CC8">
          <w:rPr>
            <w:rFonts w:ascii="Arial" w:eastAsiaTheme="minorEastAsia" w:hAnsi="Arial" w:cs="Arial"/>
            <w:sz w:val="22"/>
            <w:szCs w:val="22"/>
            <w:vertAlign w:val="superscript"/>
            <w:lang w:eastAsia="zh-CN"/>
          </w:rPr>
          <w:delText>th</w:delText>
        </w:r>
        <w:r w:rsidR="008079DA" w:rsidRPr="00CF7E03" w:rsidDel="00F33CC8">
          <w:rPr>
            <w:rFonts w:ascii="Arial" w:eastAsiaTheme="minorEastAsia" w:hAnsi="Arial" w:cs="Arial"/>
            <w:sz w:val="22"/>
            <w:szCs w:val="22"/>
            <w:lang w:eastAsia="zh-CN"/>
          </w:rPr>
          <w:delText xml:space="preserve"> centuries</w:delText>
        </w:r>
        <w:r w:rsidR="00BB55AA" w:rsidRPr="00CF7E03" w:rsidDel="00F33CC8">
          <w:rPr>
            <w:rFonts w:ascii="Arial" w:eastAsiaTheme="minorEastAsia" w:hAnsi="Arial" w:cs="Arial"/>
            <w:sz w:val="22"/>
            <w:szCs w:val="22"/>
            <w:lang w:eastAsia="zh-CN"/>
          </w:rPr>
          <w:delText xml:space="preserve">, acetylene </w:delText>
        </w:r>
        <w:r w:rsidR="00A12931" w:rsidRPr="00CF7E03" w:rsidDel="00F33CC8">
          <w:rPr>
            <w:rFonts w:ascii="Arial" w:eastAsiaTheme="minorEastAsia" w:hAnsi="Arial" w:cs="Arial"/>
            <w:sz w:val="22"/>
            <w:szCs w:val="22"/>
            <w:lang w:eastAsia="zh-CN"/>
          </w:rPr>
          <w:delText>light</w:delText>
        </w:r>
        <w:r w:rsidR="0003785D" w:rsidRPr="00CF7E03" w:rsidDel="00F33CC8">
          <w:rPr>
            <w:rFonts w:ascii="Arial" w:eastAsiaTheme="minorEastAsia" w:hAnsi="Arial" w:cs="Arial"/>
            <w:sz w:val="22"/>
            <w:szCs w:val="22"/>
            <w:lang w:eastAsia="zh-CN"/>
          </w:rPr>
          <w:delText>ing</w:delText>
        </w:r>
        <w:r w:rsidR="00AC2B4B" w:rsidRPr="00CF7E03" w:rsidDel="00F33CC8">
          <w:rPr>
            <w:rFonts w:ascii="Arial" w:eastAsiaTheme="minorEastAsia" w:hAnsi="Arial" w:cs="Arial"/>
            <w:sz w:val="22"/>
            <w:szCs w:val="22"/>
            <w:lang w:eastAsia="zh-CN"/>
          </w:rPr>
          <w:delText xml:space="preserve"> </w:delText>
        </w:r>
        <w:r w:rsidR="00BB55AA" w:rsidRPr="00CF7E03" w:rsidDel="00F33CC8">
          <w:rPr>
            <w:rFonts w:ascii="Arial" w:eastAsiaTheme="minorEastAsia" w:hAnsi="Arial" w:cs="Arial"/>
            <w:sz w:val="22"/>
            <w:szCs w:val="22"/>
            <w:lang w:eastAsia="zh-CN"/>
          </w:rPr>
          <w:delText>was widely used for illumination</w:delText>
        </w:r>
        <w:r w:rsidR="0003785D" w:rsidRPr="00CF7E03" w:rsidDel="00F33CC8">
          <w:rPr>
            <w:rFonts w:ascii="Arial" w:eastAsiaTheme="minorEastAsia" w:hAnsi="Arial" w:cs="Arial"/>
            <w:sz w:val="22"/>
            <w:szCs w:val="22"/>
            <w:lang w:eastAsia="zh-CN"/>
          </w:rPr>
          <w:delText xml:space="preserve"> in</w:delText>
        </w:r>
        <w:r w:rsidR="00BB55AA" w:rsidRPr="00CF7E03" w:rsidDel="00F33CC8">
          <w:rPr>
            <w:rFonts w:ascii="Arial" w:eastAsiaTheme="minorEastAsia" w:hAnsi="Arial" w:cs="Arial"/>
            <w:sz w:val="22"/>
            <w:szCs w:val="22"/>
            <w:lang w:eastAsia="zh-CN"/>
          </w:rPr>
          <w:delText xml:space="preserve"> mining, </w:delText>
        </w:r>
        <w:r w:rsidR="001E495B" w:rsidRPr="00CF7E03" w:rsidDel="00F33CC8">
          <w:rPr>
            <w:rFonts w:ascii="Arial" w:eastAsiaTheme="minorEastAsia" w:hAnsi="Arial" w:cs="Arial"/>
            <w:sz w:val="22"/>
            <w:szCs w:val="22"/>
            <w:lang w:eastAsia="zh-CN"/>
          </w:rPr>
          <w:delText xml:space="preserve">vehicles, </w:delText>
        </w:r>
        <w:r w:rsidR="008079DA" w:rsidRPr="00CF7E03" w:rsidDel="00F33CC8">
          <w:rPr>
            <w:rFonts w:ascii="Arial" w:eastAsiaTheme="minorEastAsia" w:hAnsi="Arial" w:cs="Arial"/>
            <w:sz w:val="22"/>
            <w:szCs w:val="22"/>
            <w:lang w:eastAsia="zh-CN"/>
          </w:rPr>
          <w:delText xml:space="preserve">street lighting, </w:delText>
        </w:r>
        <w:r w:rsidR="00BB55AA" w:rsidRPr="00CF7E03" w:rsidDel="00F33CC8">
          <w:rPr>
            <w:rFonts w:ascii="Arial" w:eastAsiaTheme="minorEastAsia" w:hAnsi="Arial" w:cs="Arial"/>
            <w:sz w:val="22"/>
            <w:szCs w:val="22"/>
            <w:lang w:eastAsia="zh-CN"/>
          </w:rPr>
          <w:delText>lighthouses,</w:delText>
        </w:r>
        <w:r w:rsidR="00635B9A" w:rsidRPr="00CF7E03" w:rsidDel="00F33CC8">
          <w:rPr>
            <w:rFonts w:ascii="Arial" w:eastAsiaTheme="minorEastAsia" w:hAnsi="Arial" w:cs="Arial"/>
            <w:sz w:val="22"/>
            <w:szCs w:val="22"/>
            <w:lang w:eastAsia="zh-CN"/>
          </w:rPr>
          <w:delText xml:space="preserve"> and</w:delText>
        </w:r>
        <w:r w:rsidR="00BB55AA" w:rsidRPr="00CF7E03" w:rsidDel="00F33CC8">
          <w:rPr>
            <w:rFonts w:ascii="Arial" w:eastAsiaTheme="minorEastAsia" w:hAnsi="Arial" w:cs="Arial"/>
            <w:sz w:val="22"/>
            <w:szCs w:val="22"/>
            <w:lang w:eastAsia="zh-CN"/>
          </w:rPr>
          <w:delText xml:space="preserve"> </w:delText>
        </w:r>
        <w:r w:rsidR="0003785D" w:rsidRPr="00CF7E03" w:rsidDel="00F33CC8">
          <w:rPr>
            <w:rFonts w:ascii="Arial" w:eastAsiaTheme="minorEastAsia" w:hAnsi="Arial" w:cs="Arial"/>
            <w:sz w:val="22"/>
            <w:szCs w:val="22"/>
            <w:lang w:eastAsia="zh-CN"/>
          </w:rPr>
          <w:delText xml:space="preserve">aviation </w:delText>
        </w:r>
        <w:r w:rsidR="00BB55AA" w:rsidRPr="00CF7E03" w:rsidDel="00F33CC8">
          <w:rPr>
            <w:rFonts w:ascii="Arial" w:eastAsiaTheme="minorEastAsia" w:hAnsi="Arial" w:cs="Arial"/>
            <w:sz w:val="22"/>
            <w:szCs w:val="22"/>
            <w:lang w:eastAsia="zh-CN"/>
          </w:rPr>
          <w:delText>beacons</w:delText>
        </w:r>
      </w:del>
      <w:del w:id="433" w:author="Zhang  Zihao" w:date="2024-08-28T10:03:00Z" w16du:dateUtc="2024-08-28T08:03:00Z">
        <w:r w:rsidR="001E495B" w:rsidRPr="00CF7E03" w:rsidDel="0055166A">
          <w:rPr>
            <w:rFonts w:ascii="Arial" w:eastAsiaTheme="minorEastAsia" w:hAnsi="Arial" w:cs="Arial"/>
            <w:sz w:val="22"/>
            <w:szCs w:val="22"/>
            <w:lang w:eastAsia="zh-CN"/>
          </w:rPr>
          <w:delText xml:space="preserve">, </w:delText>
        </w:r>
        <w:r w:rsidR="00A12931" w:rsidRPr="00CF7E03" w:rsidDel="0055166A">
          <w:rPr>
            <w:rFonts w:ascii="Arial" w:eastAsiaTheme="minorEastAsia" w:hAnsi="Arial" w:cs="Arial"/>
            <w:sz w:val="22"/>
            <w:szCs w:val="22"/>
            <w:lang w:eastAsia="zh-CN"/>
          </w:rPr>
          <w:delText>but</w:delText>
        </w:r>
        <w:r w:rsidR="001E495B" w:rsidRPr="00CF7E03" w:rsidDel="0055166A">
          <w:rPr>
            <w:rFonts w:ascii="Arial" w:eastAsiaTheme="minorEastAsia" w:hAnsi="Arial" w:cs="Arial"/>
            <w:sz w:val="22"/>
            <w:szCs w:val="22"/>
            <w:lang w:eastAsia="zh-CN"/>
          </w:rPr>
          <w:delText xml:space="preserve"> it </w:delText>
        </w:r>
        <w:r w:rsidR="00474E15" w:rsidRPr="00CF7E03" w:rsidDel="0055166A">
          <w:rPr>
            <w:rFonts w:ascii="Arial" w:eastAsiaTheme="minorEastAsia" w:hAnsi="Arial" w:cs="Arial"/>
            <w:sz w:val="22"/>
            <w:szCs w:val="22"/>
            <w:lang w:eastAsia="zh-CN"/>
          </w:rPr>
          <w:delText>was</w:delText>
        </w:r>
        <w:r w:rsidR="001E495B" w:rsidRPr="00CF7E03" w:rsidDel="0055166A">
          <w:rPr>
            <w:rFonts w:ascii="Arial" w:eastAsiaTheme="minorEastAsia" w:hAnsi="Arial" w:cs="Arial"/>
            <w:sz w:val="22"/>
            <w:szCs w:val="22"/>
            <w:lang w:eastAsia="zh-CN"/>
          </w:rPr>
          <w:delText xml:space="preserve"> </w:delText>
        </w:r>
        <w:r w:rsidR="00666E0B" w:rsidRPr="00CF7E03" w:rsidDel="0055166A">
          <w:rPr>
            <w:rFonts w:ascii="Arial" w:eastAsiaTheme="minorEastAsia" w:hAnsi="Arial" w:cs="Arial"/>
            <w:sz w:val="22"/>
            <w:szCs w:val="22"/>
            <w:lang w:eastAsia="zh-CN"/>
          </w:rPr>
          <w:delText xml:space="preserve">gradually </w:delText>
        </w:r>
        <w:r w:rsidR="001E495B" w:rsidRPr="00CF7E03" w:rsidDel="0055166A">
          <w:rPr>
            <w:rFonts w:ascii="Arial" w:eastAsiaTheme="minorEastAsia" w:hAnsi="Arial" w:cs="Arial"/>
            <w:sz w:val="22"/>
            <w:szCs w:val="22"/>
            <w:lang w:eastAsia="zh-CN"/>
          </w:rPr>
          <w:delText xml:space="preserve">replaced by </w:delText>
        </w:r>
        <w:r w:rsidR="00AC2B4B" w:rsidRPr="00CF7E03" w:rsidDel="0055166A">
          <w:rPr>
            <w:rFonts w:ascii="Arial" w:eastAsiaTheme="minorEastAsia" w:hAnsi="Arial" w:cs="Arial"/>
            <w:sz w:val="22"/>
            <w:szCs w:val="22"/>
            <w:lang w:eastAsia="zh-CN"/>
          </w:rPr>
          <w:delText>electric lighting</w:delText>
        </w:r>
        <w:r w:rsidR="002F41BB" w:rsidRPr="00CF7E03" w:rsidDel="0055166A">
          <w:rPr>
            <w:rFonts w:ascii="Arial" w:eastAsiaTheme="minorEastAsia" w:hAnsi="Arial" w:cs="Arial"/>
            <w:sz w:val="22"/>
            <w:szCs w:val="22"/>
            <w:lang w:eastAsia="zh-CN"/>
          </w:rPr>
          <w:delText xml:space="preserve"> </w:delText>
        </w:r>
        <w:r w:rsidR="00F22492" w:rsidRPr="00CF7E03" w:rsidDel="0055166A">
          <w:rPr>
            <w:rFonts w:ascii="Arial" w:eastAsiaTheme="minorEastAsia" w:hAnsi="Arial" w:cs="Arial"/>
            <w:sz w:val="22"/>
            <w:szCs w:val="22"/>
            <w:lang w:eastAsia="zh-CN"/>
          </w:rPr>
          <w:delText xml:space="preserve">after </w:delText>
        </w:r>
        <w:r w:rsidR="001B4B11" w:rsidDel="0055166A">
          <w:rPr>
            <w:rFonts w:ascii="Arial" w:eastAsiaTheme="minorEastAsia" w:hAnsi="Arial" w:cs="Arial" w:hint="eastAsia"/>
            <w:sz w:val="22"/>
            <w:szCs w:val="22"/>
            <w:lang w:eastAsia="zh-CN"/>
          </w:rPr>
          <w:delText xml:space="preserve">the </w:delText>
        </w:r>
        <w:r w:rsidR="00F22492" w:rsidRPr="00CF7E03" w:rsidDel="0055166A">
          <w:rPr>
            <w:rFonts w:ascii="Arial" w:eastAsiaTheme="minorEastAsia" w:hAnsi="Arial" w:cs="Arial"/>
            <w:sz w:val="22"/>
            <w:szCs w:val="22"/>
            <w:lang w:eastAsia="zh-CN"/>
          </w:rPr>
          <w:delText>1920</w:delText>
        </w:r>
        <w:r w:rsidR="005C4F05" w:rsidDel="0055166A">
          <w:rPr>
            <w:rFonts w:ascii="Arial" w:eastAsiaTheme="minorEastAsia" w:hAnsi="Arial" w:cs="Arial" w:hint="eastAsia"/>
            <w:sz w:val="22"/>
            <w:szCs w:val="22"/>
            <w:lang w:eastAsia="zh-CN"/>
          </w:rPr>
          <w:delText>s</w:delText>
        </w:r>
        <w:r w:rsidR="001E495B" w:rsidRPr="00CF7E03" w:rsidDel="0055166A">
          <w:rPr>
            <w:rFonts w:ascii="Arial" w:eastAsiaTheme="minorEastAsia" w:hAnsi="Arial" w:cs="Arial"/>
            <w:sz w:val="22"/>
            <w:szCs w:val="22"/>
            <w:lang w:eastAsia="zh-CN"/>
          </w:rPr>
          <w:delText>.</w:delText>
        </w:r>
        <w:r w:rsidR="00F24CE8" w:rsidRPr="00F24CE8" w:rsidDel="0055166A">
          <w:rPr>
            <w:rFonts w:ascii="Arial" w:hAnsi="Arial" w:cs="Arial"/>
            <w:sz w:val="22"/>
            <w:vertAlign w:val="superscript"/>
          </w:rPr>
          <w:delText>9</w:delText>
        </w:r>
        <w:r w:rsidR="005F66C0" w:rsidRPr="00CF7E03" w:rsidDel="0055166A">
          <w:rPr>
            <w:rFonts w:ascii="Arial" w:eastAsiaTheme="minorEastAsia" w:hAnsi="Arial" w:cs="Arial"/>
            <w:sz w:val="22"/>
            <w:szCs w:val="22"/>
            <w:lang w:eastAsia="zh-CN"/>
          </w:rPr>
          <w:delText xml:space="preserve"> </w:delText>
        </w:r>
      </w:del>
      <w:del w:id="434" w:author="Zhang  Zihao" w:date="2024-08-28T10:04:00Z" w16du:dateUtc="2024-08-28T08:04:00Z">
        <w:r w:rsidR="009E4F60" w:rsidRPr="00CF7E03" w:rsidDel="0055166A">
          <w:rPr>
            <w:rFonts w:ascii="Arial" w:eastAsiaTheme="minorEastAsia" w:hAnsi="Arial" w:cs="Arial"/>
            <w:sz w:val="22"/>
            <w:szCs w:val="22"/>
            <w:lang w:eastAsia="zh-CN"/>
          </w:rPr>
          <w:delText xml:space="preserve">Oxyacetylene welding and cutting </w:delText>
        </w:r>
      </w:del>
      <w:r w:rsidR="0090564F" w:rsidRPr="00CF7E03">
        <w:rPr>
          <w:rFonts w:ascii="Arial" w:eastAsiaTheme="minorEastAsia" w:hAnsi="Arial" w:cs="Arial"/>
          <w:sz w:val="22"/>
          <w:szCs w:val="22"/>
          <w:lang w:eastAsia="zh-CN"/>
        </w:rPr>
        <w:t>remain</w:t>
      </w:r>
      <w:ins w:id="435" w:author="Zhang  Zihao" w:date="2024-08-28T10:19:00Z" w16du:dateUtc="2024-08-28T08:19:00Z">
        <w:r w:rsidR="00D23C84">
          <w:rPr>
            <w:rFonts w:ascii="Arial" w:eastAsiaTheme="minorEastAsia" w:hAnsi="Arial" w:cs="Arial" w:hint="eastAsia"/>
            <w:sz w:val="22"/>
            <w:szCs w:val="22"/>
            <w:lang w:eastAsia="zh-CN"/>
          </w:rPr>
          <w:t>s</w:t>
        </w:r>
      </w:ins>
      <w:r w:rsidR="0090564F"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wide</w:t>
      </w:r>
      <w:ins w:id="436" w:author="Zhang  Zihao" w:date="2024-08-28T10:19:00Z" w16du:dateUtc="2024-08-28T08:19:00Z">
        <w:r w:rsidR="00D23C84">
          <w:rPr>
            <w:rFonts w:ascii="Arial" w:eastAsiaTheme="minorEastAsia" w:hAnsi="Arial" w:cs="Arial" w:hint="eastAsia"/>
            <w:sz w:val="22"/>
            <w:szCs w:val="22"/>
            <w:lang w:eastAsia="zh-CN"/>
          </w:rPr>
          <w:t>spread</w:t>
        </w:r>
      </w:ins>
      <w:del w:id="437" w:author="Zhang  Zihao" w:date="2024-08-28T10:19:00Z" w16du:dateUtc="2024-08-28T08:19:00Z">
        <w:r w:rsidR="00160759" w:rsidRPr="00CF7E03" w:rsidDel="00D23C84">
          <w:rPr>
            <w:rFonts w:ascii="Arial" w:eastAsiaTheme="minorEastAsia" w:hAnsi="Arial" w:cs="Arial"/>
            <w:sz w:val="22"/>
            <w:szCs w:val="22"/>
            <w:lang w:eastAsia="zh-CN"/>
          </w:rPr>
          <w:delText>ly use</w:delText>
        </w:r>
      </w:del>
      <w:ins w:id="438" w:author="Zhang  Zihao" w:date="2024-08-28T10:22:00Z" w16du:dateUtc="2024-08-28T08:22:00Z">
        <w:r w:rsidR="00D23C84">
          <w:rPr>
            <w:rFonts w:ascii="Arial" w:eastAsiaTheme="minorEastAsia" w:hAnsi="Arial" w:cs="Arial" w:hint="eastAsia"/>
            <w:sz w:val="22"/>
            <w:szCs w:val="22"/>
            <w:lang w:eastAsia="zh-CN"/>
          </w:rPr>
          <w:t xml:space="preserve"> due to </w:t>
        </w:r>
      </w:ins>
      <w:del w:id="439" w:author="Zhang  Zihao" w:date="2024-08-28T10:19:00Z" w16du:dateUtc="2024-08-28T08:19:00Z">
        <w:r w:rsidR="00160759" w:rsidRPr="00CF7E03" w:rsidDel="00D23C84">
          <w:rPr>
            <w:rFonts w:ascii="Arial" w:eastAsiaTheme="minorEastAsia" w:hAnsi="Arial" w:cs="Arial"/>
            <w:sz w:val="22"/>
            <w:szCs w:val="22"/>
            <w:lang w:eastAsia="zh-CN"/>
          </w:rPr>
          <w:delText>d</w:delText>
        </w:r>
        <w:r w:rsidR="00C179C0" w:rsidRPr="00CF7E03" w:rsidDel="00D23C84">
          <w:rPr>
            <w:rFonts w:ascii="Arial" w:eastAsiaTheme="minorEastAsia" w:hAnsi="Arial" w:cs="Arial"/>
            <w:sz w:val="22"/>
            <w:szCs w:val="22"/>
            <w:lang w:eastAsia="zh-CN"/>
          </w:rPr>
          <w:delText>,</w:delText>
        </w:r>
      </w:del>
      <w:del w:id="440" w:author="Zhang  Zihao" w:date="2024-08-28T10:22:00Z" w16du:dateUtc="2024-08-28T08:22:00Z">
        <w:r w:rsidR="00C179C0" w:rsidRPr="00CF7E03" w:rsidDel="00D23C84">
          <w:rPr>
            <w:rFonts w:ascii="Arial" w:eastAsiaTheme="minorEastAsia" w:hAnsi="Arial" w:cs="Arial"/>
            <w:sz w:val="22"/>
            <w:szCs w:val="22"/>
            <w:lang w:eastAsia="zh-CN"/>
          </w:rPr>
          <w:delText xml:space="preserve"> offering a</w:delText>
        </w:r>
      </w:del>
      <w:ins w:id="441" w:author="Zhang  Zihao" w:date="2024-08-28T10:22:00Z" w16du:dateUtc="2024-08-28T08:22:00Z">
        <w:r w:rsidR="00D23C84">
          <w:rPr>
            <w:rFonts w:ascii="Arial" w:eastAsiaTheme="minorEastAsia" w:hAnsi="Arial" w:cs="Arial" w:hint="eastAsia"/>
            <w:sz w:val="22"/>
            <w:szCs w:val="22"/>
            <w:lang w:eastAsia="zh-CN"/>
          </w:rPr>
          <w:t>the</w:t>
        </w:r>
      </w:ins>
      <w:r w:rsidR="00C179C0"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 xml:space="preserve">flame temperature of </w:t>
      </w:r>
      <w:r w:rsidR="00C179C0" w:rsidRPr="00CF7E03">
        <w:rPr>
          <w:rFonts w:ascii="Arial" w:eastAsiaTheme="minorEastAsia" w:hAnsi="Arial" w:cs="Arial"/>
          <w:sz w:val="22"/>
          <w:szCs w:val="22"/>
          <w:lang w:eastAsia="zh-CN"/>
        </w:rPr>
        <w:t>approximate</w:t>
      </w:r>
      <w:r w:rsidR="00FC4558" w:rsidRPr="00CF7E03">
        <w:rPr>
          <w:rFonts w:ascii="Arial" w:eastAsiaTheme="minorEastAsia" w:hAnsi="Arial" w:cs="Arial"/>
          <w:sz w:val="22"/>
          <w:szCs w:val="22"/>
          <w:lang w:eastAsia="zh-CN"/>
        </w:rPr>
        <w:t>ly</w:t>
      </w:r>
      <w:r w:rsidR="00C179C0"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3150</w:t>
      </w:r>
      <w:r w:rsidR="00062FFD" w:rsidRPr="00CF7E03">
        <w:rPr>
          <w:rFonts w:ascii="Arial" w:eastAsiaTheme="minorEastAsia" w:hAnsi="Arial" w:cs="Arial"/>
          <w:sz w:val="22"/>
          <w:szCs w:val="22"/>
          <w:lang w:eastAsia="zh-CN"/>
        </w:rPr>
        <w:t> </w:t>
      </w:r>
      <w:r w:rsidR="00160759" w:rsidRPr="00CF7E03">
        <w:rPr>
          <w:rFonts w:ascii="Arial" w:eastAsiaTheme="minorEastAsia" w:hAnsi="Arial" w:cs="Arial"/>
          <w:sz w:val="22"/>
          <w:szCs w:val="22"/>
          <w:lang w:eastAsia="zh-CN"/>
        </w:rPr>
        <w:t xml:space="preserve">°C, </w:t>
      </w:r>
      <w:ins w:id="442" w:author="Zhang  Zihao" w:date="2024-08-28T10:22:00Z" w16du:dateUtc="2024-08-28T08:22:00Z">
        <w:r w:rsidR="00D23C84">
          <w:rPr>
            <w:rFonts w:ascii="Arial" w:eastAsiaTheme="minorEastAsia" w:hAnsi="Arial" w:cs="Arial" w:hint="eastAsia"/>
            <w:sz w:val="22"/>
            <w:szCs w:val="22"/>
            <w:lang w:eastAsia="zh-CN"/>
          </w:rPr>
          <w:t xml:space="preserve">making </w:t>
        </w:r>
      </w:ins>
      <w:del w:id="443" w:author="Zhang  Zihao" w:date="2024-08-28T10:22:00Z" w16du:dateUtc="2024-08-28T08:22:00Z">
        <w:r w:rsidR="00160759" w:rsidRPr="00CF7E03" w:rsidDel="00D23C84">
          <w:rPr>
            <w:rFonts w:ascii="Arial" w:eastAsiaTheme="minorEastAsia" w:hAnsi="Arial" w:cs="Arial"/>
            <w:sz w:val="22"/>
            <w:szCs w:val="22"/>
            <w:lang w:eastAsia="zh-CN"/>
          </w:rPr>
          <w:delText xml:space="preserve">and </w:delText>
        </w:r>
      </w:del>
      <w:r w:rsidR="00160759" w:rsidRPr="00CF7E03">
        <w:rPr>
          <w:rFonts w:ascii="Arial" w:eastAsiaTheme="minorEastAsia" w:hAnsi="Arial" w:cs="Arial"/>
          <w:sz w:val="22"/>
          <w:szCs w:val="22"/>
          <w:lang w:eastAsia="zh-CN"/>
        </w:rPr>
        <w:t xml:space="preserve">it </w:t>
      </w:r>
      <w:del w:id="444" w:author="Zhang  Zihao" w:date="2024-08-28T10:22:00Z" w16du:dateUtc="2024-08-28T08:22:00Z">
        <w:r w:rsidR="00160759" w:rsidRPr="00CF7E03" w:rsidDel="00D23C84">
          <w:rPr>
            <w:rFonts w:ascii="Arial" w:eastAsiaTheme="minorEastAsia" w:hAnsi="Arial" w:cs="Arial"/>
            <w:sz w:val="22"/>
            <w:szCs w:val="22"/>
            <w:lang w:eastAsia="zh-CN"/>
          </w:rPr>
          <w:delText xml:space="preserve">is </w:delText>
        </w:r>
        <w:r w:rsidR="00FB027C" w:rsidDel="00D23C84">
          <w:rPr>
            <w:rFonts w:ascii="Arial" w:eastAsiaTheme="minorEastAsia" w:hAnsi="Arial" w:cs="Arial" w:hint="eastAsia"/>
            <w:sz w:val="22"/>
            <w:szCs w:val="22"/>
            <w:lang w:eastAsia="zh-CN"/>
          </w:rPr>
          <w:delText xml:space="preserve">still </w:delText>
        </w:r>
      </w:del>
      <w:r w:rsidR="00160759" w:rsidRPr="00CF7E03">
        <w:rPr>
          <w:rFonts w:ascii="Arial" w:eastAsiaTheme="minorEastAsia" w:hAnsi="Arial" w:cs="Arial"/>
          <w:sz w:val="22"/>
          <w:szCs w:val="22"/>
          <w:lang w:eastAsia="zh-CN"/>
        </w:rPr>
        <w:t>one of the cheapest</w:t>
      </w:r>
      <w:r w:rsidR="00C179C0" w:rsidRPr="00CF7E03">
        <w:rPr>
          <w:rFonts w:ascii="Arial" w:eastAsiaTheme="minorEastAsia" w:hAnsi="Arial" w:cs="Arial"/>
          <w:sz w:val="22"/>
          <w:szCs w:val="22"/>
          <w:lang w:eastAsia="zh-CN"/>
        </w:rPr>
        <w:t xml:space="preserve"> and most accessible</w:t>
      </w:r>
      <w:r w:rsidR="00160759" w:rsidRPr="00CF7E03">
        <w:rPr>
          <w:rFonts w:ascii="Arial" w:eastAsiaTheme="minorEastAsia" w:hAnsi="Arial" w:cs="Arial"/>
          <w:sz w:val="22"/>
          <w:szCs w:val="22"/>
          <w:lang w:eastAsia="zh-CN"/>
        </w:rPr>
        <w:t xml:space="preserve"> methods </w:t>
      </w:r>
      <w:r w:rsidR="00780029" w:rsidRPr="00CF7E03">
        <w:rPr>
          <w:rFonts w:ascii="Arial" w:eastAsiaTheme="minorEastAsia" w:hAnsi="Arial" w:cs="Arial"/>
          <w:sz w:val="22"/>
          <w:szCs w:val="22"/>
          <w:lang w:eastAsia="zh-CN"/>
        </w:rPr>
        <w:t>for metal</w:t>
      </w:r>
      <w:r w:rsidR="00160759" w:rsidRPr="00CF7E03">
        <w:rPr>
          <w:rFonts w:ascii="Arial" w:eastAsiaTheme="minorEastAsia" w:hAnsi="Arial" w:cs="Arial"/>
          <w:sz w:val="22"/>
          <w:szCs w:val="22"/>
          <w:lang w:eastAsia="zh-CN"/>
        </w:rPr>
        <w:t>working.</w:t>
      </w:r>
      <w:r w:rsidR="00BA3524" w:rsidRPr="00BA3524">
        <w:rPr>
          <w:rFonts w:ascii="Arial" w:hAnsi="Arial" w:cs="Arial"/>
          <w:sz w:val="22"/>
          <w:vertAlign w:val="superscript"/>
        </w:rPr>
        <w:t>2</w:t>
      </w:r>
      <w:r w:rsidR="00A303EC">
        <w:rPr>
          <w:rFonts w:ascii="Arial" w:eastAsiaTheme="minorEastAsia" w:hAnsi="Arial" w:cs="Arial" w:hint="eastAsia"/>
          <w:sz w:val="22"/>
          <w:vertAlign w:val="superscript"/>
          <w:lang w:eastAsia="zh-CN"/>
        </w:rPr>
        <w:t>2</w:t>
      </w:r>
      <w:r w:rsidR="00160759" w:rsidRPr="00CF7E03">
        <w:rPr>
          <w:rFonts w:ascii="Arial" w:eastAsiaTheme="minorEastAsia" w:hAnsi="Arial" w:cs="Arial"/>
          <w:sz w:val="22"/>
          <w:szCs w:val="22"/>
          <w:lang w:eastAsia="zh-CN"/>
        </w:rPr>
        <w:t xml:space="preserve"> </w:t>
      </w:r>
      <w:commentRangeEnd w:id="418"/>
      <w:r w:rsidR="009057FF">
        <w:rPr>
          <w:rStyle w:val="CommentReference"/>
        </w:rPr>
        <w:commentReference w:id="418"/>
      </w:r>
      <w:commentRangeEnd w:id="419"/>
      <w:r w:rsidR="009E134B">
        <w:rPr>
          <w:rStyle w:val="CommentReference"/>
        </w:rPr>
        <w:commentReference w:id="419"/>
      </w:r>
      <w:r w:rsidR="00E214F2" w:rsidRPr="00CF7E03">
        <w:rPr>
          <w:rFonts w:ascii="Arial" w:eastAsiaTheme="minorEastAsia" w:hAnsi="Arial" w:cs="Arial"/>
          <w:sz w:val="22"/>
          <w:szCs w:val="22"/>
          <w:lang w:eastAsia="zh-CN"/>
        </w:rPr>
        <w:t xml:space="preserve">The most </w:t>
      </w:r>
      <w:r w:rsidR="00766462" w:rsidRPr="00CF7E03">
        <w:rPr>
          <w:rFonts w:ascii="Arial" w:eastAsiaTheme="minorEastAsia" w:hAnsi="Arial" w:cs="Arial"/>
          <w:sz w:val="22"/>
          <w:szCs w:val="22"/>
          <w:lang w:eastAsia="zh-CN"/>
        </w:rPr>
        <w:t>significant</w:t>
      </w:r>
      <w:r w:rsidR="00E214F2" w:rsidRPr="00CF7E03">
        <w:rPr>
          <w:rFonts w:ascii="Arial" w:eastAsiaTheme="minorEastAsia" w:hAnsi="Arial" w:cs="Arial"/>
          <w:sz w:val="22"/>
          <w:szCs w:val="22"/>
          <w:lang w:eastAsia="zh-CN"/>
        </w:rPr>
        <w:t xml:space="preserve"> application of C</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H</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 xml:space="preserve"> is as </w:t>
      </w:r>
      <w:r w:rsidR="0087056B" w:rsidRPr="00CF7E03">
        <w:rPr>
          <w:rFonts w:ascii="Arial" w:eastAsiaTheme="minorEastAsia" w:hAnsi="Arial" w:cs="Arial"/>
          <w:sz w:val="22"/>
          <w:szCs w:val="22"/>
          <w:lang w:eastAsia="zh-CN"/>
        </w:rPr>
        <w:t xml:space="preserve">a feedstock in </w:t>
      </w:r>
      <w:r w:rsidR="009D2A73"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 xml:space="preserve">chemical </w:t>
      </w:r>
      <w:r w:rsidR="00E214F2" w:rsidRPr="00CF7E03">
        <w:rPr>
          <w:rFonts w:ascii="Arial" w:eastAsiaTheme="minorEastAsia" w:hAnsi="Arial" w:cs="Arial"/>
          <w:sz w:val="22"/>
          <w:szCs w:val="22"/>
          <w:lang w:eastAsia="zh-CN"/>
        </w:rPr>
        <w:t>industry</w:t>
      </w:r>
      <w:r w:rsidR="009C289A" w:rsidRPr="00CF7E03">
        <w:rPr>
          <w:rFonts w:ascii="Arial" w:eastAsiaTheme="minorEastAsia" w:hAnsi="Arial" w:cs="Arial"/>
          <w:sz w:val="22"/>
          <w:szCs w:val="22"/>
          <w:lang w:eastAsia="zh-CN"/>
        </w:rPr>
        <w:t>,</w:t>
      </w:r>
      <w:r w:rsidR="00BA3524" w:rsidRPr="00BA3524">
        <w:rPr>
          <w:rFonts w:ascii="Arial" w:hAnsi="Arial" w:cs="Arial"/>
          <w:sz w:val="22"/>
          <w:vertAlign w:val="superscript"/>
        </w:rPr>
        <w:t>31</w:t>
      </w:r>
      <w:r w:rsidR="009C289A" w:rsidRPr="00CF7E03">
        <w:rPr>
          <w:rFonts w:ascii="Arial" w:eastAsiaTheme="minorEastAsia" w:hAnsi="Arial" w:cs="Arial"/>
          <w:sz w:val="22"/>
          <w:szCs w:val="22"/>
          <w:lang w:eastAsia="zh-CN"/>
        </w:rPr>
        <w:t xml:space="preserve"> </w:t>
      </w:r>
      <w:r w:rsidR="00766462" w:rsidRPr="00CF7E03">
        <w:rPr>
          <w:rFonts w:ascii="Arial" w:eastAsiaTheme="minorEastAsia" w:hAnsi="Arial" w:cs="Arial"/>
          <w:sz w:val="22"/>
          <w:szCs w:val="22"/>
          <w:lang w:eastAsia="zh-CN"/>
        </w:rPr>
        <w:t xml:space="preserve">with key </w:t>
      </w:r>
      <w:r w:rsidR="009C289A" w:rsidRPr="00CF7E03">
        <w:rPr>
          <w:rFonts w:ascii="Arial" w:eastAsiaTheme="minorEastAsia" w:hAnsi="Arial" w:cs="Arial"/>
          <w:sz w:val="22"/>
          <w:szCs w:val="22"/>
          <w:lang w:eastAsia="zh-CN"/>
        </w:rPr>
        <w:t>downstream</w:t>
      </w:r>
      <w:r w:rsidR="00E214F2" w:rsidRPr="00CF7E03">
        <w:rPr>
          <w:rFonts w:ascii="Arial" w:eastAsiaTheme="minorEastAsia" w:hAnsi="Arial" w:cs="Arial"/>
          <w:sz w:val="22"/>
          <w:szCs w:val="22"/>
          <w:lang w:eastAsia="zh-CN"/>
        </w:rPr>
        <w:t xml:space="preserve"> products summarized in </w:t>
      </w:r>
      <w:r w:rsidR="00E214F2"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FC4558" w:rsidRPr="00CF7E03">
        <w:rPr>
          <w:rFonts w:ascii="Arial" w:eastAsiaTheme="minorEastAsia" w:hAnsi="Arial" w:cs="Arial"/>
          <w:b/>
          <w:bCs/>
          <w:sz w:val="22"/>
          <w:szCs w:val="22"/>
          <w:lang w:eastAsia="zh-CN"/>
        </w:rPr>
        <w:t> </w:t>
      </w:r>
      <w:r w:rsidR="00E214F2" w:rsidRPr="00CF7E03">
        <w:rPr>
          <w:rFonts w:ascii="Arial" w:eastAsiaTheme="minorEastAsia" w:hAnsi="Arial" w:cs="Arial"/>
          <w:b/>
          <w:bCs/>
          <w:sz w:val="22"/>
          <w:szCs w:val="22"/>
          <w:lang w:eastAsia="zh-CN"/>
        </w:rPr>
        <w:t>2</w:t>
      </w:r>
      <w:r w:rsidR="00E214F2" w:rsidRPr="00CF7E03">
        <w:rPr>
          <w:rFonts w:ascii="Arial" w:eastAsiaTheme="minorEastAsia" w:hAnsi="Arial" w:cs="Arial"/>
          <w:sz w:val="22"/>
          <w:szCs w:val="22"/>
          <w:lang w:eastAsia="zh-CN"/>
        </w:rPr>
        <w:t>.</w:t>
      </w:r>
      <w:r w:rsidR="00F22492" w:rsidRPr="00CF7E03">
        <w:rPr>
          <w:rFonts w:ascii="Arial" w:eastAsiaTheme="minorEastAsia" w:hAnsi="Arial" w:cs="Arial"/>
          <w:sz w:val="22"/>
          <w:szCs w:val="22"/>
          <w:lang w:eastAsia="zh-CN"/>
        </w:rPr>
        <w:t xml:space="preserve"> </w:t>
      </w:r>
      <w:del w:id="445" w:author="Zhang  Zihao" w:date="2024-08-28T10:50:00Z" w16du:dateUtc="2024-08-28T08:50:00Z">
        <w:r w:rsidR="00F22492" w:rsidRPr="00CF7E03" w:rsidDel="00E94F08">
          <w:rPr>
            <w:rFonts w:ascii="Arial" w:eastAsiaTheme="minorEastAsia" w:hAnsi="Arial" w:cs="Arial"/>
            <w:sz w:val="22"/>
            <w:szCs w:val="22"/>
            <w:lang w:eastAsia="zh-CN"/>
          </w:rPr>
          <w:delText xml:space="preserve">The industrial production of </w:delText>
        </w:r>
        <w:r w:rsidR="000F2C1D" w:rsidRPr="00CF7E03" w:rsidDel="00E94F08">
          <w:rPr>
            <w:rFonts w:ascii="Arial" w:eastAsiaTheme="minorEastAsia" w:hAnsi="Arial" w:cs="Arial"/>
            <w:sz w:val="22"/>
            <w:szCs w:val="22"/>
            <w:lang w:eastAsia="zh-CN"/>
          </w:rPr>
          <w:delText xml:space="preserve">vinyl acetate, </w:delText>
        </w:r>
        <w:r w:rsidR="00F22492" w:rsidRPr="00CF7E03" w:rsidDel="00E94F08">
          <w:rPr>
            <w:rFonts w:ascii="Arial" w:eastAsiaTheme="minorEastAsia" w:hAnsi="Arial" w:cs="Arial"/>
            <w:sz w:val="22"/>
            <w:szCs w:val="22"/>
            <w:lang w:eastAsia="zh-CN"/>
          </w:rPr>
          <w:delText>acetaldehyde, acetic acid, acrylic acid, and acrylonitrile from C</w:delText>
        </w:r>
        <w:r w:rsidR="00F22492" w:rsidRPr="00CF7E03" w:rsidDel="00E94F08">
          <w:rPr>
            <w:rFonts w:ascii="Arial" w:eastAsiaTheme="minorEastAsia" w:hAnsi="Arial" w:cs="Arial"/>
            <w:sz w:val="22"/>
            <w:szCs w:val="22"/>
            <w:vertAlign w:val="subscript"/>
            <w:lang w:eastAsia="zh-CN"/>
          </w:rPr>
          <w:delText>2</w:delText>
        </w:r>
        <w:r w:rsidR="00F22492" w:rsidRPr="00CF7E03" w:rsidDel="00E94F08">
          <w:rPr>
            <w:rFonts w:ascii="Arial" w:eastAsiaTheme="minorEastAsia" w:hAnsi="Arial" w:cs="Arial"/>
            <w:sz w:val="22"/>
            <w:szCs w:val="22"/>
            <w:lang w:eastAsia="zh-CN"/>
          </w:rPr>
          <w:delText>H</w:delText>
        </w:r>
        <w:r w:rsidR="00F22492" w:rsidRPr="00CF7E03" w:rsidDel="00E94F08">
          <w:rPr>
            <w:rFonts w:ascii="Arial" w:eastAsiaTheme="minorEastAsia" w:hAnsi="Arial" w:cs="Arial"/>
            <w:sz w:val="22"/>
            <w:szCs w:val="22"/>
            <w:vertAlign w:val="subscript"/>
            <w:lang w:eastAsia="zh-CN"/>
          </w:rPr>
          <w:delText>2</w:delText>
        </w:r>
        <w:r w:rsidR="00F22492" w:rsidRPr="00CF7E03" w:rsidDel="00E94F08">
          <w:rPr>
            <w:rFonts w:ascii="Arial" w:eastAsiaTheme="minorEastAsia" w:hAnsi="Arial" w:cs="Arial"/>
            <w:sz w:val="22"/>
            <w:szCs w:val="22"/>
            <w:lang w:eastAsia="zh-CN"/>
          </w:rPr>
          <w:delText xml:space="preserve"> has been </w:delText>
        </w:r>
        <w:r w:rsidR="00522B3F" w:rsidDel="00E94F08">
          <w:rPr>
            <w:rFonts w:ascii="Arial" w:eastAsiaTheme="minorEastAsia" w:hAnsi="Arial" w:cs="Arial" w:hint="eastAsia"/>
            <w:sz w:val="22"/>
            <w:szCs w:val="22"/>
            <w:lang w:eastAsia="zh-CN"/>
          </w:rPr>
          <w:delText xml:space="preserve">largely </w:delText>
        </w:r>
        <w:r w:rsidR="00F22492" w:rsidRPr="00CF7E03" w:rsidDel="00E94F08">
          <w:rPr>
            <w:rFonts w:ascii="Arial" w:eastAsiaTheme="minorEastAsia" w:hAnsi="Arial" w:cs="Arial"/>
            <w:sz w:val="22"/>
            <w:szCs w:val="22"/>
            <w:lang w:eastAsia="zh-CN"/>
          </w:rPr>
          <w:delText xml:space="preserve">replaced by routes </w:delText>
        </w:r>
        <w:r w:rsidR="00EA19FB" w:rsidRPr="00CF7E03" w:rsidDel="00E94F08">
          <w:rPr>
            <w:rFonts w:ascii="Arial" w:eastAsiaTheme="minorEastAsia" w:hAnsi="Arial" w:cs="Arial"/>
            <w:sz w:val="22"/>
            <w:szCs w:val="22"/>
            <w:lang w:eastAsia="zh-CN"/>
          </w:rPr>
          <w:delText>using</w:delText>
        </w:r>
        <w:r w:rsidR="00F22492" w:rsidRPr="00CF7E03" w:rsidDel="00E94F08">
          <w:rPr>
            <w:rFonts w:ascii="Arial" w:eastAsiaTheme="minorEastAsia" w:hAnsi="Arial" w:cs="Arial"/>
            <w:sz w:val="22"/>
            <w:szCs w:val="22"/>
            <w:lang w:eastAsia="zh-CN"/>
          </w:rPr>
          <w:delText xml:space="preserve"> C</w:delText>
        </w:r>
        <w:r w:rsidR="00F22492" w:rsidRPr="00CF7E03" w:rsidDel="00E94F08">
          <w:rPr>
            <w:rFonts w:ascii="Arial" w:eastAsiaTheme="minorEastAsia" w:hAnsi="Arial" w:cs="Arial"/>
            <w:sz w:val="22"/>
            <w:szCs w:val="22"/>
            <w:vertAlign w:val="subscript"/>
            <w:lang w:eastAsia="zh-CN"/>
          </w:rPr>
          <w:delText>2</w:delText>
        </w:r>
        <w:r w:rsidR="00F22492" w:rsidRPr="00CF7E03" w:rsidDel="00E94F08">
          <w:rPr>
            <w:rFonts w:ascii="Arial" w:eastAsiaTheme="minorEastAsia" w:hAnsi="Arial" w:cs="Arial"/>
            <w:sz w:val="22"/>
            <w:szCs w:val="22"/>
            <w:lang w:eastAsia="zh-CN"/>
          </w:rPr>
          <w:delText>H</w:delText>
        </w:r>
        <w:r w:rsidR="00F22492" w:rsidRPr="00CF7E03" w:rsidDel="00E94F08">
          <w:rPr>
            <w:rFonts w:ascii="Arial" w:eastAsiaTheme="minorEastAsia" w:hAnsi="Arial" w:cs="Arial"/>
            <w:sz w:val="22"/>
            <w:szCs w:val="22"/>
            <w:vertAlign w:val="subscript"/>
            <w:lang w:eastAsia="zh-CN"/>
          </w:rPr>
          <w:delText>4</w:delText>
        </w:r>
        <w:r w:rsidR="00F22492" w:rsidRPr="00CF7E03" w:rsidDel="00E94F08">
          <w:rPr>
            <w:rFonts w:ascii="Arial" w:eastAsiaTheme="minorEastAsia" w:hAnsi="Arial" w:cs="Arial"/>
            <w:sz w:val="22"/>
            <w:szCs w:val="22"/>
            <w:lang w:eastAsia="zh-CN"/>
          </w:rPr>
          <w:delText>, C</w:delText>
        </w:r>
        <w:r w:rsidR="00F22492" w:rsidRPr="00CF7E03" w:rsidDel="00E94F08">
          <w:rPr>
            <w:rFonts w:ascii="Arial" w:eastAsiaTheme="minorEastAsia" w:hAnsi="Arial" w:cs="Arial"/>
            <w:sz w:val="22"/>
            <w:szCs w:val="22"/>
            <w:vertAlign w:val="subscript"/>
            <w:lang w:eastAsia="zh-CN"/>
          </w:rPr>
          <w:delText>3</w:delText>
        </w:r>
        <w:r w:rsidR="00F22492" w:rsidRPr="00CF7E03" w:rsidDel="00E94F08">
          <w:rPr>
            <w:rFonts w:ascii="Arial" w:eastAsiaTheme="minorEastAsia" w:hAnsi="Arial" w:cs="Arial"/>
            <w:sz w:val="22"/>
            <w:szCs w:val="22"/>
            <w:lang w:eastAsia="zh-CN"/>
          </w:rPr>
          <w:delText>H</w:delText>
        </w:r>
        <w:r w:rsidR="00F22492" w:rsidRPr="00CF7E03" w:rsidDel="00E94F08">
          <w:rPr>
            <w:rFonts w:ascii="Arial" w:eastAsiaTheme="minorEastAsia" w:hAnsi="Arial" w:cs="Arial"/>
            <w:sz w:val="22"/>
            <w:szCs w:val="22"/>
            <w:vertAlign w:val="subscript"/>
            <w:lang w:eastAsia="zh-CN"/>
          </w:rPr>
          <w:delText>6</w:delText>
        </w:r>
        <w:r w:rsidR="00F22492" w:rsidRPr="00CF7E03" w:rsidDel="00E94F08">
          <w:rPr>
            <w:rFonts w:ascii="Arial" w:eastAsiaTheme="minorEastAsia" w:hAnsi="Arial" w:cs="Arial"/>
            <w:sz w:val="22"/>
            <w:szCs w:val="22"/>
            <w:lang w:eastAsia="zh-CN"/>
          </w:rPr>
          <w:delText>, and methanol.</w:delText>
        </w:r>
        <w:r w:rsidR="004830A3" w:rsidRPr="00CF7E03" w:rsidDel="00E94F08">
          <w:rPr>
            <w:rFonts w:ascii="Arial" w:eastAsiaTheme="minorEastAsia" w:hAnsi="Arial" w:cs="Arial"/>
            <w:sz w:val="22"/>
            <w:szCs w:val="22"/>
            <w:lang w:eastAsia="zh-CN"/>
          </w:rPr>
          <w:delText xml:space="preserve"> </w:delText>
        </w:r>
      </w:del>
      <w:moveFromRangeStart w:id="446" w:author="Zhang  Zihao" w:date="2024-08-28T10:50:00Z" w:name="move175734641"/>
      <w:moveFrom w:id="447" w:author="Zhang  Zihao" w:date="2024-08-28T10:50:00Z" w16du:dateUtc="2024-08-28T08:50:00Z">
        <w:del w:id="448" w:author="Zhang  Zihao" w:date="2024-08-28T10:50:00Z" w16du:dateUtc="2024-08-28T08:50:00Z">
          <w:r w:rsidR="00D00CA1" w:rsidRPr="00CF7E03" w:rsidDel="00E94F08">
            <w:rPr>
              <w:rFonts w:ascii="Arial" w:eastAsiaTheme="minorEastAsia" w:hAnsi="Arial" w:cs="Arial"/>
              <w:sz w:val="22"/>
              <w:szCs w:val="22"/>
              <w:lang w:eastAsia="zh-CN"/>
            </w:rPr>
            <w:delText>A</w:delText>
          </w:r>
          <w:r w:rsidR="00F3724B" w:rsidRPr="00CF7E03" w:rsidDel="00E94F08">
            <w:rPr>
              <w:rFonts w:ascii="Arial" w:eastAsiaTheme="minorEastAsia" w:hAnsi="Arial" w:cs="Arial"/>
              <w:sz w:val="22"/>
              <w:szCs w:val="22"/>
              <w:lang w:eastAsia="zh-CN"/>
            </w:rPr>
            <w:delText>cetaldehyde and vinyl acetate</w:delText>
          </w:r>
          <w:r w:rsidR="00CE4221" w:rsidRPr="00CF7E03" w:rsidDel="00E94F08">
            <w:rPr>
              <w:rFonts w:ascii="Arial" w:eastAsiaTheme="minorEastAsia" w:hAnsi="Arial" w:cs="Arial"/>
              <w:sz w:val="22"/>
              <w:szCs w:val="22"/>
              <w:lang w:eastAsia="zh-CN"/>
            </w:rPr>
            <w:delText xml:space="preserve"> </w:delText>
          </w:r>
          <w:r w:rsidR="00B745BF" w:rsidRPr="00CF7E03" w:rsidDel="00E94F08">
            <w:rPr>
              <w:rFonts w:ascii="Arial" w:eastAsiaTheme="minorEastAsia" w:hAnsi="Arial" w:cs="Arial"/>
              <w:sz w:val="22"/>
              <w:szCs w:val="22"/>
              <w:lang w:eastAsia="zh-CN"/>
            </w:rPr>
            <w:delText xml:space="preserve">are </w:delText>
          </w:r>
          <w:r w:rsidR="004830A3" w:rsidRPr="00CF7E03" w:rsidDel="00E94F08">
            <w:rPr>
              <w:rFonts w:ascii="Arial" w:eastAsiaTheme="minorEastAsia" w:hAnsi="Arial" w:cs="Arial"/>
              <w:sz w:val="22"/>
              <w:szCs w:val="22"/>
              <w:lang w:eastAsia="zh-CN"/>
            </w:rPr>
            <w:delText xml:space="preserve">primarily </w:delText>
          </w:r>
          <w:r w:rsidR="00B745BF" w:rsidRPr="00CF7E03" w:rsidDel="00E94F08">
            <w:rPr>
              <w:rFonts w:ascii="Arial" w:eastAsiaTheme="minorEastAsia" w:hAnsi="Arial" w:cs="Arial"/>
              <w:sz w:val="22"/>
              <w:szCs w:val="22"/>
              <w:lang w:eastAsia="zh-CN"/>
            </w:rPr>
            <w:delText xml:space="preserve">produced </w:delText>
          </w:r>
          <w:r w:rsidR="00D3251F" w:rsidRPr="00CF7E03" w:rsidDel="00E94F08">
            <w:rPr>
              <w:rFonts w:ascii="Arial" w:eastAsiaTheme="minorEastAsia" w:hAnsi="Arial" w:cs="Arial"/>
              <w:sz w:val="22"/>
              <w:szCs w:val="22"/>
              <w:lang w:eastAsia="zh-CN"/>
            </w:rPr>
            <w:delText>from</w:delText>
          </w:r>
          <w:r w:rsidR="00CE4221" w:rsidRPr="00CF7E03" w:rsidDel="00E94F08">
            <w:rPr>
              <w:rFonts w:ascii="Arial" w:eastAsiaTheme="minorEastAsia" w:hAnsi="Arial" w:cs="Arial"/>
              <w:sz w:val="22"/>
              <w:szCs w:val="22"/>
              <w:lang w:eastAsia="zh-CN"/>
            </w:rPr>
            <w:delText xml:space="preserve"> C</w:delText>
          </w:r>
          <w:r w:rsidR="00CE4221" w:rsidRPr="00CF7E03" w:rsidDel="00E94F08">
            <w:rPr>
              <w:rFonts w:ascii="Arial" w:eastAsiaTheme="minorEastAsia" w:hAnsi="Arial" w:cs="Arial"/>
              <w:sz w:val="22"/>
              <w:szCs w:val="22"/>
              <w:vertAlign w:val="subscript"/>
              <w:lang w:eastAsia="zh-CN"/>
            </w:rPr>
            <w:delText>2</w:delText>
          </w:r>
          <w:r w:rsidR="00CE4221" w:rsidRPr="00CF7E03" w:rsidDel="00E94F08">
            <w:rPr>
              <w:rFonts w:ascii="Arial" w:eastAsiaTheme="minorEastAsia" w:hAnsi="Arial" w:cs="Arial"/>
              <w:sz w:val="22"/>
              <w:szCs w:val="22"/>
              <w:lang w:eastAsia="zh-CN"/>
            </w:rPr>
            <w:delText>H</w:delText>
          </w:r>
          <w:r w:rsidR="00CE4221" w:rsidRPr="00CF7E03" w:rsidDel="00E94F08">
            <w:rPr>
              <w:rFonts w:ascii="Arial" w:eastAsiaTheme="minorEastAsia" w:hAnsi="Arial" w:cs="Arial"/>
              <w:sz w:val="22"/>
              <w:szCs w:val="22"/>
              <w:vertAlign w:val="subscript"/>
              <w:lang w:eastAsia="zh-CN"/>
            </w:rPr>
            <w:delText>4</w:delText>
          </w:r>
          <w:r w:rsidR="0088637B" w:rsidDel="00E94F08">
            <w:rPr>
              <w:rFonts w:ascii="Arial" w:eastAsiaTheme="minorEastAsia" w:hAnsi="Arial" w:cs="Arial" w:hint="eastAsia"/>
              <w:sz w:val="22"/>
              <w:szCs w:val="22"/>
              <w:lang w:eastAsia="zh-CN"/>
            </w:rPr>
            <w:delText xml:space="preserve"> globally</w:delText>
          </w:r>
          <w:r w:rsidR="0088637B" w:rsidRPr="00CF7E03" w:rsidDel="00E94F08">
            <w:rPr>
              <w:rFonts w:ascii="Arial" w:eastAsiaTheme="minorEastAsia" w:hAnsi="Arial" w:cs="Arial"/>
              <w:sz w:val="22"/>
              <w:szCs w:val="22"/>
              <w:lang w:eastAsia="zh-CN"/>
            </w:rPr>
            <w:delText>,</w:delText>
          </w:r>
          <w:r w:rsidR="0088637B" w:rsidDel="00E94F08">
            <w:rPr>
              <w:rFonts w:ascii="Arial" w:eastAsiaTheme="minorEastAsia" w:hAnsi="Arial" w:cs="Arial" w:hint="eastAsia"/>
              <w:sz w:val="22"/>
              <w:szCs w:val="22"/>
              <w:lang w:eastAsia="zh-CN"/>
            </w:rPr>
            <w:delText xml:space="preserve"> </w:delText>
          </w:r>
          <w:r w:rsidR="00B745BF" w:rsidRPr="00CF7E03" w:rsidDel="00E94F08">
            <w:rPr>
              <w:rFonts w:ascii="Arial" w:eastAsiaTheme="minorEastAsia" w:hAnsi="Arial" w:cs="Arial"/>
              <w:sz w:val="22"/>
              <w:szCs w:val="22"/>
              <w:lang w:eastAsia="zh-CN"/>
            </w:rPr>
            <w:delText>with annual production</w:delText>
          </w:r>
          <w:r w:rsidR="00B5638C" w:rsidRPr="00CF7E03" w:rsidDel="00E94F08">
            <w:rPr>
              <w:rFonts w:ascii="Arial" w:eastAsiaTheme="minorEastAsia" w:hAnsi="Arial" w:cs="Arial"/>
              <w:sz w:val="22"/>
              <w:szCs w:val="22"/>
              <w:lang w:eastAsia="zh-CN"/>
            </w:rPr>
            <w:delText>s</w:delText>
          </w:r>
          <w:r w:rsidR="00B745BF" w:rsidRPr="00CF7E03" w:rsidDel="00E94F08">
            <w:rPr>
              <w:rFonts w:ascii="Arial" w:eastAsiaTheme="minorEastAsia" w:hAnsi="Arial" w:cs="Arial"/>
              <w:sz w:val="22"/>
              <w:szCs w:val="22"/>
              <w:lang w:eastAsia="zh-CN"/>
            </w:rPr>
            <w:delText xml:space="preserve"> of 1.5 and 6.2</w:delText>
          </w:r>
          <w:r w:rsidR="00FC4558" w:rsidRPr="00CF7E03" w:rsidDel="00E94F08">
            <w:rPr>
              <w:rFonts w:ascii="Arial" w:eastAsiaTheme="minorEastAsia" w:hAnsi="Arial" w:cs="Arial"/>
              <w:sz w:val="22"/>
              <w:szCs w:val="22"/>
              <w:lang w:eastAsia="zh-CN"/>
            </w:rPr>
            <w:delText> </w:delText>
          </w:r>
          <w:r w:rsidR="00B745BF" w:rsidRPr="00CF7E03" w:rsidDel="00E94F08">
            <w:rPr>
              <w:rFonts w:ascii="Arial" w:eastAsiaTheme="minorEastAsia" w:hAnsi="Arial" w:cs="Arial"/>
              <w:sz w:val="22"/>
              <w:szCs w:val="22"/>
              <w:lang w:eastAsia="zh-CN"/>
            </w:rPr>
            <w:delText>Mt</w:delText>
          </w:r>
          <w:r w:rsidR="00B5638C" w:rsidRPr="00CF7E03" w:rsidDel="00E94F08">
            <w:rPr>
              <w:rFonts w:ascii="Arial" w:eastAsiaTheme="minorEastAsia" w:hAnsi="Arial" w:cs="Arial"/>
              <w:sz w:val="22"/>
              <w:szCs w:val="22"/>
              <w:lang w:eastAsia="zh-CN"/>
            </w:rPr>
            <w:delText>, respectively</w:delText>
          </w:r>
          <w:r w:rsidR="006C4732" w:rsidRPr="00CF7E03" w:rsidDel="00E94F08">
            <w:rPr>
              <w:rFonts w:ascii="Arial" w:eastAsiaTheme="minorEastAsia" w:hAnsi="Arial" w:cs="Arial"/>
              <w:sz w:val="22"/>
              <w:szCs w:val="22"/>
              <w:lang w:eastAsia="zh-CN"/>
            </w:rPr>
            <w:delText>.</w:delText>
          </w:r>
          <w:r w:rsidR="00BA3524" w:rsidRPr="00BA3524" w:rsidDel="00E94F08">
            <w:rPr>
              <w:rFonts w:ascii="Arial" w:hAnsi="Arial" w:cs="Arial"/>
              <w:sz w:val="22"/>
              <w:vertAlign w:val="superscript"/>
            </w:rPr>
            <w:delText>36,37</w:delText>
          </w:r>
          <w:r w:rsidR="004830A3" w:rsidRPr="00CF7E03" w:rsidDel="00E94F08">
            <w:rPr>
              <w:rFonts w:ascii="Arial" w:eastAsiaTheme="minorEastAsia" w:hAnsi="Arial" w:cs="Arial"/>
              <w:sz w:val="22"/>
              <w:szCs w:val="22"/>
              <w:lang w:eastAsia="zh-CN"/>
            </w:rPr>
            <w:delText xml:space="preserve"> </w:delText>
          </w:r>
          <w:r w:rsidR="00D06CBD" w:rsidRPr="00CF7E03" w:rsidDel="00E94F08">
            <w:rPr>
              <w:rFonts w:ascii="Arial" w:eastAsiaTheme="minorEastAsia" w:hAnsi="Arial" w:cs="Arial"/>
              <w:sz w:val="22"/>
              <w:szCs w:val="22"/>
              <w:lang w:eastAsia="zh-CN"/>
            </w:rPr>
            <w:delText xml:space="preserve">Notably, vinyl acetate production in China </w:delText>
          </w:r>
          <w:r w:rsidR="00D06CBD" w:rsidDel="00E94F08">
            <w:rPr>
              <w:rFonts w:ascii="Arial" w:eastAsiaTheme="minorEastAsia" w:hAnsi="Arial" w:cs="Arial" w:hint="eastAsia"/>
              <w:sz w:val="22"/>
              <w:szCs w:val="22"/>
              <w:lang w:eastAsia="zh-CN"/>
            </w:rPr>
            <w:delText xml:space="preserve">still </w:delText>
          </w:r>
          <w:r w:rsidR="00D06CBD" w:rsidRPr="00CF7E03" w:rsidDel="00E94F08">
            <w:rPr>
              <w:rFonts w:ascii="Arial" w:eastAsiaTheme="minorEastAsia" w:hAnsi="Arial" w:cs="Arial"/>
              <w:sz w:val="22"/>
              <w:szCs w:val="22"/>
              <w:lang w:eastAsia="zh-CN"/>
            </w:rPr>
            <w:delText>primarily relies on the C</w:delText>
          </w:r>
          <w:r w:rsidR="00D06CBD" w:rsidRPr="00CF7E03" w:rsidDel="00E94F08">
            <w:rPr>
              <w:rFonts w:ascii="Arial" w:eastAsiaTheme="minorEastAsia" w:hAnsi="Arial" w:cs="Arial"/>
              <w:sz w:val="22"/>
              <w:szCs w:val="22"/>
              <w:vertAlign w:val="subscript"/>
              <w:lang w:eastAsia="zh-CN"/>
            </w:rPr>
            <w:delText>2</w:delText>
          </w:r>
          <w:r w:rsidR="00D06CBD" w:rsidRPr="00CF7E03" w:rsidDel="00E94F08">
            <w:rPr>
              <w:rFonts w:ascii="Arial" w:eastAsiaTheme="minorEastAsia" w:hAnsi="Arial" w:cs="Arial"/>
              <w:sz w:val="22"/>
              <w:szCs w:val="22"/>
              <w:lang w:eastAsia="zh-CN"/>
            </w:rPr>
            <w:delText>H</w:delText>
          </w:r>
          <w:r w:rsidR="00D06CBD" w:rsidRPr="00CF7E03" w:rsidDel="00E94F08">
            <w:rPr>
              <w:rFonts w:ascii="Arial" w:eastAsiaTheme="minorEastAsia" w:hAnsi="Arial" w:cs="Arial"/>
              <w:sz w:val="22"/>
              <w:szCs w:val="22"/>
              <w:vertAlign w:val="subscript"/>
              <w:lang w:eastAsia="zh-CN"/>
            </w:rPr>
            <w:delText>2</w:delText>
          </w:r>
          <w:r w:rsidR="00D06CBD" w:rsidRPr="00CF7E03" w:rsidDel="00E94F08">
            <w:rPr>
              <w:rFonts w:ascii="Arial" w:eastAsiaTheme="minorEastAsia" w:hAnsi="Arial" w:cs="Arial"/>
              <w:sz w:val="22"/>
              <w:szCs w:val="22"/>
              <w:lang w:eastAsia="zh-CN"/>
            </w:rPr>
            <w:delText xml:space="preserve"> route to date. </w:delText>
          </w:r>
          <w:r w:rsidR="00B745BF" w:rsidRPr="00CF7E03" w:rsidDel="00E94F08">
            <w:rPr>
              <w:rFonts w:ascii="Arial" w:eastAsiaTheme="minorEastAsia" w:hAnsi="Arial" w:cs="Arial"/>
              <w:sz w:val="22"/>
              <w:szCs w:val="22"/>
              <w:lang w:eastAsia="zh-CN"/>
            </w:rPr>
            <w:delText xml:space="preserve">Acrylic acid and acrylonitrile are produced </w:delText>
          </w:r>
          <w:r w:rsidR="00B5638C" w:rsidRPr="00CF7E03" w:rsidDel="00E94F08">
            <w:rPr>
              <w:rFonts w:ascii="Arial" w:eastAsiaTheme="minorEastAsia" w:hAnsi="Arial" w:cs="Arial"/>
              <w:sz w:val="22"/>
              <w:szCs w:val="22"/>
              <w:lang w:eastAsia="zh-CN"/>
            </w:rPr>
            <w:delText xml:space="preserve">from </w:delText>
          </w:r>
          <w:r w:rsidR="00B745BF" w:rsidRPr="00CF7E03" w:rsidDel="00E94F08">
            <w:rPr>
              <w:rFonts w:ascii="Arial" w:eastAsiaTheme="minorEastAsia" w:hAnsi="Arial" w:cs="Arial"/>
              <w:sz w:val="22"/>
              <w:szCs w:val="22"/>
              <w:lang w:eastAsia="zh-CN"/>
            </w:rPr>
            <w:delText>C</w:delText>
          </w:r>
          <w:r w:rsidR="00B745BF" w:rsidRPr="00CF7E03" w:rsidDel="00E94F08">
            <w:rPr>
              <w:rFonts w:ascii="Arial" w:eastAsiaTheme="minorEastAsia" w:hAnsi="Arial" w:cs="Arial"/>
              <w:sz w:val="22"/>
              <w:szCs w:val="22"/>
              <w:vertAlign w:val="subscript"/>
              <w:lang w:eastAsia="zh-CN"/>
            </w:rPr>
            <w:delText>3</w:delText>
          </w:r>
          <w:r w:rsidR="00B745BF" w:rsidRPr="00CF7E03" w:rsidDel="00E94F08">
            <w:rPr>
              <w:rFonts w:ascii="Arial" w:eastAsiaTheme="minorEastAsia" w:hAnsi="Arial" w:cs="Arial"/>
              <w:sz w:val="22"/>
              <w:szCs w:val="22"/>
              <w:lang w:eastAsia="zh-CN"/>
            </w:rPr>
            <w:delText>H</w:delText>
          </w:r>
          <w:r w:rsidR="00B745BF" w:rsidRPr="00CF7E03" w:rsidDel="00E94F08">
            <w:rPr>
              <w:rFonts w:ascii="Arial" w:eastAsiaTheme="minorEastAsia" w:hAnsi="Arial" w:cs="Arial"/>
              <w:sz w:val="22"/>
              <w:szCs w:val="22"/>
              <w:vertAlign w:val="subscript"/>
              <w:lang w:eastAsia="zh-CN"/>
            </w:rPr>
            <w:delText>6</w:delText>
          </w:r>
          <w:r w:rsidR="00B745BF" w:rsidRPr="00CF7E03" w:rsidDel="00E94F08">
            <w:rPr>
              <w:rFonts w:ascii="Arial" w:eastAsiaTheme="minorEastAsia" w:hAnsi="Arial" w:cs="Arial"/>
              <w:sz w:val="22"/>
              <w:szCs w:val="22"/>
              <w:lang w:eastAsia="zh-CN"/>
            </w:rPr>
            <w:delText>, with annual production</w:delText>
          </w:r>
          <w:r w:rsidR="00B5638C" w:rsidRPr="00CF7E03" w:rsidDel="00E94F08">
            <w:rPr>
              <w:rFonts w:ascii="Arial" w:eastAsiaTheme="minorEastAsia" w:hAnsi="Arial" w:cs="Arial"/>
              <w:sz w:val="22"/>
              <w:szCs w:val="22"/>
              <w:lang w:eastAsia="zh-CN"/>
            </w:rPr>
            <w:delText>s</w:delText>
          </w:r>
          <w:r w:rsidR="00B745BF" w:rsidRPr="00CF7E03" w:rsidDel="00E94F08">
            <w:rPr>
              <w:rFonts w:ascii="Arial" w:eastAsiaTheme="minorEastAsia" w:hAnsi="Arial" w:cs="Arial"/>
              <w:sz w:val="22"/>
              <w:szCs w:val="22"/>
              <w:lang w:eastAsia="zh-CN"/>
            </w:rPr>
            <w:delText xml:space="preserve"> of</w:delText>
          </w:r>
          <w:r w:rsidR="00D00CA1" w:rsidRPr="00CF7E03" w:rsidDel="00E94F08">
            <w:rPr>
              <w:rFonts w:ascii="Arial" w:eastAsiaTheme="minorEastAsia" w:hAnsi="Arial" w:cs="Arial"/>
              <w:sz w:val="22"/>
              <w:szCs w:val="22"/>
              <w:lang w:eastAsia="zh-CN"/>
            </w:rPr>
            <w:delText xml:space="preserve"> 8.8 and 7</w:delText>
          </w:r>
          <w:r w:rsidR="00FC4558" w:rsidRPr="00CF7E03" w:rsidDel="00E94F08">
            <w:rPr>
              <w:rFonts w:ascii="Arial" w:eastAsiaTheme="minorEastAsia" w:hAnsi="Arial" w:cs="Arial"/>
              <w:sz w:val="22"/>
              <w:szCs w:val="22"/>
              <w:lang w:eastAsia="zh-CN"/>
            </w:rPr>
            <w:delText>.0</w:delText>
          </w:r>
          <w:r w:rsidR="00FC4558" w:rsidRPr="00CF7E03" w:rsidDel="00E94F08">
            <w:delText> </w:delText>
          </w:r>
          <w:r w:rsidR="00D00CA1" w:rsidRPr="00CF7E03" w:rsidDel="00E94F08">
            <w:rPr>
              <w:rFonts w:ascii="Arial" w:eastAsiaTheme="minorEastAsia" w:hAnsi="Arial" w:cs="Arial"/>
              <w:sz w:val="22"/>
              <w:szCs w:val="22"/>
              <w:lang w:eastAsia="zh-CN"/>
            </w:rPr>
            <w:delText>Mt</w:delText>
          </w:r>
          <w:r w:rsidR="00B5638C" w:rsidRPr="00CF7E03" w:rsidDel="00E94F08">
            <w:rPr>
              <w:rFonts w:ascii="Arial" w:eastAsiaTheme="minorEastAsia" w:hAnsi="Arial" w:cs="Arial"/>
              <w:sz w:val="22"/>
              <w:szCs w:val="22"/>
              <w:lang w:eastAsia="zh-CN"/>
            </w:rPr>
            <w:delText>, respectively</w:delText>
          </w:r>
          <w:r w:rsidR="00B745BF" w:rsidRPr="00CF7E03" w:rsidDel="00E94F08">
            <w:rPr>
              <w:rFonts w:ascii="Arial" w:eastAsiaTheme="minorEastAsia" w:hAnsi="Arial" w:cs="Arial"/>
              <w:sz w:val="22"/>
              <w:szCs w:val="22"/>
              <w:lang w:eastAsia="zh-CN"/>
            </w:rPr>
            <w:delText>.</w:delText>
          </w:r>
          <w:r w:rsidR="00BA3524" w:rsidRPr="00BA3524" w:rsidDel="00E94F08">
            <w:rPr>
              <w:rFonts w:ascii="Arial" w:hAnsi="Arial" w:cs="Arial"/>
              <w:sz w:val="22"/>
              <w:vertAlign w:val="superscript"/>
            </w:rPr>
            <w:delText>38–40</w:delText>
          </w:r>
          <w:r w:rsidR="00B745BF" w:rsidRPr="00CF7E03" w:rsidDel="00E94F08">
            <w:rPr>
              <w:rFonts w:ascii="Arial" w:eastAsiaTheme="minorEastAsia" w:hAnsi="Arial" w:cs="Arial"/>
              <w:sz w:val="22"/>
              <w:szCs w:val="22"/>
              <w:lang w:eastAsia="zh-CN"/>
            </w:rPr>
            <w:delText xml:space="preserve"> </w:delText>
          </w:r>
          <w:r w:rsidR="00B5638C" w:rsidRPr="00CF7E03" w:rsidDel="00E94F08">
            <w:rPr>
              <w:rFonts w:ascii="Arial" w:eastAsiaTheme="minorEastAsia" w:hAnsi="Arial" w:cs="Arial"/>
              <w:sz w:val="22"/>
              <w:szCs w:val="22"/>
              <w:lang w:eastAsia="zh-CN"/>
            </w:rPr>
            <w:delText>A</w:delText>
          </w:r>
          <w:r w:rsidR="00D00CA1" w:rsidRPr="00CF7E03" w:rsidDel="00E94F08">
            <w:rPr>
              <w:rFonts w:ascii="Arial" w:eastAsiaTheme="minorEastAsia" w:hAnsi="Arial" w:cs="Arial"/>
              <w:sz w:val="22"/>
              <w:szCs w:val="22"/>
              <w:lang w:eastAsia="zh-CN"/>
            </w:rPr>
            <w:delText xml:space="preserve">crylic acid </w:delText>
          </w:r>
          <w:r w:rsidR="00B5638C" w:rsidRPr="00CF7E03" w:rsidDel="00E94F08">
            <w:rPr>
              <w:rFonts w:ascii="Arial" w:eastAsiaTheme="minorEastAsia" w:hAnsi="Arial" w:cs="Arial"/>
              <w:sz w:val="22"/>
              <w:szCs w:val="22"/>
              <w:lang w:eastAsia="zh-CN"/>
            </w:rPr>
            <w:delText>has</w:delText>
          </w:r>
          <w:r w:rsidR="00D00CA1" w:rsidRPr="00CF7E03" w:rsidDel="00E94F08">
            <w:rPr>
              <w:rFonts w:ascii="Arial" w:eastAsiaTheme="minorEastAsia" w:hAnsi="Arial" w:cs="Arial"/>
              <w:sz w:val="22"/>
              <w:szCs w:val="22"/>
              <w:lang w:eastAsia="zh-CN"/>
            </w:rPr>
            <w:delText xml:space="preserve"> </w:delText>
          </w:r>
          <w:r w:rsidR="00B5638C" w:rsidRPr="00CF7E03" w:rsidDel="00E94F08">
            <w:rPr>
              <w:rFonts w:ascii="Arial" w:eastAsiaTheme="minorEastAsia" w:hAnsi="Arial" w:cs="Arial"/>
              <w:sz w:val="22"/>
              <w:szCs w:val="22"/>
              <w:lang w:eastAsia="zh-CN"/>
            </w:rPr>
            <w:delText xml:space="preserve">the </w:delText>
          </w:r>
          <w:r w:rsidR="00D00CA1" w:rsidRPr="00CF7E03" w:rsidDel="00E94F08">
            <w:rPr>
              <w:rFonts w:ascii="Arial" w:eastAsiaTheme="minorEastAsia" w:hAnsi="Arial" w:cs="Arial"/>
              <w:sz w:val="22"/>
              <w:szCs w:val="22"/>
              <w:lang w:eastAsia="zh-CN"/>
            </w:rPr>
            <w:delText xml:space="preserve">highest </w:delText>
          </w:r>
          <w:r w:rsidR="00262739" w:rsidRPr="00CF7E03" w:rsidDel="00E94F08">
            <w:rPr>
              <w:rFonts w:ascii="Arial" w:eastAsiaTheme="minorEastAsia" w:hAnsi="Arial" w:cs="Arial"/>
              <w:sz w:val="22"/>
              <w:szCs w:val="22"/>
              <w:lang w:eastAsia="zh-CN"/>
            </w:rPr>
            <w:delText xml:space="preserve">annual </w:delText>
          </w:r>
          <w:r w:rsidR="00D00CA1" w:rsidRPr="00CF7E03" w:rsidDel="00E94F08">
            <w:rPr>
              <w:rFonts w:ascii="Arial" w:eastAsiaTheme="minorEastAsia" w:hAnsi="Arial" w:cs="Arial"/>
              <w:sz w:val="22"/>
              <w:szCs w:val="22"/>
              <w:lang w:eastAsia="zh-CN"/>
            </w:rPr>
            <w:delText xml:space="preserve">global </w:delText>
          </w:r>
        </w:del>
        <w:r w:rsidR="00D00CA1" w:rsidRPr="00CF7E03" w:rsidDel="00E94F08">
          <w:rPr>
            <w:rFonts w:ascii="Arial" w:eastAsiaTheme="minorEastAsia" w:hAnsi="Arial" w:cs="Arial"/>
            <w:sz w:val="22"/>
            <w:szCs w:val="22"/>
            <w:lang w:eastAsia="zh-CN"/>
          </w:rPr>
          <w:t xml:space="preserve">market size </w:t>
        </w:r>
        <w:r w:rsidR="00673401" w:rsidRPr="00CF7E03" w:rsidDel="00E94F08">
          <w:rPr>
            <w:rFonts w:ascii="Arial" w:eastAsiaTheme="minorEastAsia" w:hAnsi="Arial" w:cs="Arial"/>
            <w:sz w:val="22"/>
            <w:szCs w:val="22"/>
            <w:lang w:eastAsia="zh-CN"/>
          </w:rPr>
          <w:t>at</w:t>
        </w:r>
        <w:r w:rsidR="00D00CA1" w:rsidRPr="00CF7E03" w:rsidDel="00E94F08">
          <w:rPr>
            <w:rFonts w:ascii="Arial" w:eastAsiaTheme="minorEastAsia" w:hAnsi="Arial" w:cs="Arial"/>
            <w:sz w:val="22"/>
            <w:szCs w:val="22"/>
            <w:lang w:eastAsia="zh-CN"/>
          </w:rPr>
          <w:t xml:space="preserve"> approximately </w:t>
        </w:r>
        <w:r w:rsidR="00FF7445" w:rsidRPr="00CF7E03" w:rsidDel="00E94F08">
          <w:rPr>
            <w:rFonts w:ascii="Arial" w:eastAsiaTheme="minorEastAsia" w:hAnsi="Arial" w:cs="Arial"/>
            <w:sz w:val="22"/>
            <w:szCs w:val="22"/>
            <w:lang w:eastAsia="zh-CN"/>
          </w:rPr>
          <w:t>USD </w:t>
        </w:r>
        <w:r w:rsidR="00E24ECA" w:rsidDel="00E94F08">
          <w:rPr>
            <w:rFonts w:ascii="Arial" w:eastAsiaTheme="minorEastAsia" w:hAnsi="Arial" w:cs="Arial" w:hint="eastAsia"/>
            <w:sz w:val="22"/>
            <w:szCs w:val="22"/>
            <w:lang w:eastAsia="zh-CN"/>
          </w:rPr>
          <w:t>23</w:t>
        </w:r>
        <w:r w:rsidR="00FF7445" w:rsidRPr="00CF7E03" w:rsidDel="00E94F08">
          <w:rPr>
            <w:rFonts w:ascii="Arial" w:eastAsiaTheme="minorEastAsia" w:hAnsi="Arial" w:cs="Arial"/>
            <w:sz w:val="22"/>
            <w:szCs w:val="22"/>
            <w:lang w:eastAsia="zh-CN"/>
          </w:rPr>
          <w:t> </w:t>
        </w:r>
        <w:r w:rsidR="00D00CA1" w:rsidRPr="00CF7E03" w:rsidDel="00E94F08">
          <w:rPr>
            <w:rFonts w:ascii="Arial" w:eastAsiaTheme="minorEastAsia" w:hAnsi="Arial" w:cs="Arial"/>
            <w:sz w:val="22"/>
            <w:szCs w:val="22"/>
            <w:lang w:eastAsia="zh-CN"/>
          </w:rPr>
          <w:t>billion,</w:t>
        </w:r>
        <w:r w:rsidR="00BA3524" w:rsidRPr="00BA3524" w:rsidDel="00E94F08">
          <w:rPr>
            <w:rFonts w:ascii="Arial" w:hAnsi="Arial" w:cs="Arial"/>
            <w:sz w:val="22"/>
            <w:vertAlign w:val="superscript"/>
          </w:rPr>
          <w:t>38</w:t>
        </w:r>
        <w:r w:rsidR="00D00CA1" w:rsidRPr="00CF7E03" w:rsidDel="00E94F08">
          <w:rPr>
            <w:rFonts w:ascii="Arial" w:eastAsiaTheme="minorEastAsia" w:hAnsi="Arial" w:cs="Arial"/>
            <w:sz w:val="22"/>
            <w:szCs w:val="22"/>
            <w:lang w:eastAsia="zh-CN"/>
          </w:rPr>
          <w:t xml:space="preserve"> </w:t>
        </w:r>
        <w:r w:rsidR="0023217F" w:rsidRPr="00CF7E03" w:rsidDel="00E94F08">
          <w:rPr>
            <w:rFonts w:ascii="Arial" w:eastAsiaTheme="minorEastAsia" w:hAnsi="Arial" w:cs="Arial"/>
            <w:sz w:val="22"/>
            <w:szCs w:val="22"/>
            <w:lang w:eastAsia="zh-CN"/>
          </w:rPr>
          <w:t xml:space="preserve">while </w:t>
        </w:r>
        <w:r w:rsidR="00D00CA1" w:rsidRPr="00CF7E03" w:rsidDel="00E94F08">
          <w:rPr>
            <w:rFonts w:ascii="Arial" w:eastAsiaTheme="minorEastAsia" w:hAnsi="Arial" w:cs="Arial"/>
            <w:sz w:val="22"/>
            <w:szCs w:val="22"/>
            <w:lang w:eastAsia="zh-CN"/>
          </w:rPr>
          <w:t xml:space="preserve">acetaldehyde </w:t>
        </w:r>
        <w:r w:rsidR="0023217F" w:rsidRPr="00CF7E03" w:rsidDel="00E94F08">
          <w:rPr>
            <w:rFonts w:ascii="Arial" w:eastAsiaTheme="minorEastAsia" w:hAnsi="Arial" w:cs="Arial"/>
            <w:sz w:val="22"/>
            <w:szCs w:val="22"/>
            <w:lang w:eastAsia="zh-CN"/>
          </w:rPr>
          <w:t xml:space="preserve">has the lowest at around </w:t>
        </w:r>
        <w:r w:rsidR="00FF7445" w:rsidRPr="00CF7E03" w:rsidDel="00E94F08">
          <w:rPr>
            <w:rFonts w:ascii="Arial" w:eastAsiaTheme="minorEastAsia" w:hAnsi="Arial" w:cs="Arial"/>
            <w:sz w:val="22"/>
            <w:szCs w:val="22"/>
            <w:lang w:eastAsia="zh-CN"/>
          </w:rPr>
          <w:t>USD </w:t>
        </w:r>
        <w:r w:rsidR="00D00CA1" w:rsidRPr="00CF7E03" w:rsidDel="00E94F08">
          <w:rPr>
            <w:rFonts w:ascii="Arial" w:eastAsiaTheme="minorEastAsia" w:hAnsi="Arial" w:cs="Arial"/>
            <w:sz w:val="22"/>
            <w:szCs w:val="22"/>
            <w:lang w:eastAsia="zh-CN"/>
          </w:rPr>
          <w:t>1.</w:t>
        </w:r>
        <w:r w:rsidR="0088637B" w:rsidDel="00E94F08">
          <w:rPr>
            <w:rFonts w:ascii="Arial" w:eastAsiaTheme="minorEastAsia" w:hAnsi="Arial" w:cs="Arial" w:hint="eastAsia"/>
            <w:sz w:val="22"/>
            <w:szCs w:val="22"/>
            <w:lang w:eastAsia="zh-CN"/>
          </w:rPr>
          <w:t>9</w:t>
        </w:r>
        <w:r w:rsidR="00FF7445" w:rsidRPr="00CF7E03" w:rsidDel="00E94F08">
          <w:rPr>
            <w:rFonts w:ascii="Arial" w:eastAsiaTheme="minorEastAsia" w:hAnsi="Arial" w:cs="Arial"/>
            <w:sz w:val="22"/>
            <w:szCs w:val="22"/>
            <w:lang w:eastAsia="zh-CN"/>
          </w:rPr>
          <w:t> </w:t>
        </w:r>
        <w:r w:rsidR="00D00CA1" w:rsidRPr="00CF7E03" w:rsidDel="00E94F08">
          <w:rPr>
            <w:rFonts w:ascii="Arial" w:eastAsiaTheme="minorEastAsia" w:hAnsi="Arial" w:cs="Arial"/>
            <w:sz w:val="22"/>
            <w:szCs w:val="22"/>
            <w:lang w:eastAsia="zh-CN"/>
          </w:rPr>
          <w:t xml:space="preserve">billion. </w:t>
        </w:r>
        <w:r w:rsidR="00D93D77" w:rsidRPr="00CF7E03" w:rsidDel="00E94F08">
          <w:rPr>
            <w:rFonts w:ascii="Arial" w:eastAsiaTheme="minorEastAsia" w:hAnsi="Arial" w:cs="Arial"/>
            <w:sz w:val="22"/>
            <w:szCs w:val="22"/>
            <w:lang w:eastAsia="zh-CN"/>
          </w:rPr>
          <w:t>A</w:t>
        </w:r>
        <w:r w:rsidR="00395E30" w:rsidRPr="00CF7E03" w:rsidDel="00E94F08">
          <w:rPr>
            <w:rFonts w:ascii="Arial" w:eastAsiaTheme="minorEastAsia" w:hAnsi="Arial" w:cs="Arial"/>
            <w:sz w:val="22"/>
            <w:szCs w:val="22"/>
            <w:lang w:eastAsia="zh-CN"/>
          </w:rPr>
          <w:t>cetic acid</w:t>
        </w:r>
        <w:r w:rsidR="00D93D77" w:rsidRPr="00CF7E03" w:rsidDel="00E94F08">
          <w:rPr>
            <w:rFonts w:ascii="Arial" w:eastAsiaTheme="minorEastAsia" w:hAnsi="Arial" w:cs="Arial"/>
            <w:sz w:val="22"/>
            <w:szCs w:val="22"/>
            <w:lang w:eastAsia="zh-CN"/>
          </w:rPr>
          <w:t xml:space="preserve">, previously </w:t>
        </w:r>
        <w:r w:rsidR="006A1770" w:rsidRPr="00CF7E03" w:rsidDel="00E94F08">
          <w:rPr>
            <w:rFonts w:ascii="Arial" w:eastAsiaTheme="minorEastAsia" w:hAnsi="Arial" w:cs="Arial"/>
            <w:sz w:val="22"/>
            <w:szCs w:val="22"/>
            <w:lang w:eastAsia="zh-CN"/>
          </w:rPr>
          <w:t xml:space="preserve">produced </w:t>
        </w:r>
        <w:r w:rsidR="00D93D77" w:rsidRPr="00685B8B" w:rsidDel="00E94F08">
          <w:rPr>
            <w:rFonts w:ascii="Arial" w:eastAsiaTheme="minorEastAsia" w:hAnsi="Arial" w:cs="Arial"/>
            <w:i/>
            <w:sz w:val="22"/>
            <w:szCs w:val="22"/>
            <w:lang w:eastAsia="zh-CN"/>
          </w:rPr>
          <w:t>via</w:t>
        </w:r>
        <w:r w:rsidR="006A1770" w:rsidRPr="00CF7E03" w:rsidDel="00E94F08">
          <w:rPr>
            <w:rFonts w:ascii="Arial" w:eastAsiaTheme="minorEastAsia" w:hAnsi="Arial" w:cs="Arial"/>
            <w:sz w:val="22"/>
            <w:szCs w:val="22"/>
            <w:lang w:eastAsia="zh-CN"/>
          </w:rPr>
          <w:t xml:space="preserve"> </w:t>
        </w:r>
        <w:r w:rsidR="002F7B55" w:rsidRPr="00CF7E03" w:rsidDel="00E94F08">
          <w:rPr>
            <w:rFonts w:ascii="Arial" w:eastAsiaTheme="minorEastAsia" w:hAnsi="Arial" w:cs="Arial"/>
            <w:sz w:val="22"/>
            <w:szCs w:val="22"/>
            <w:lang w:eastAsia="zh-CN"/>
          </w:rPr>
          <w:t>C</w:t>
        </w:r>
        <w:r w:rsidR="002F7B55" w:rsidRPr="00CF7E03" w:rsidDel="00E94F08">
          <w:rPr>
            <w:rFonts w:ascii="Arial" w:eastAsiaTheme="minorEastAsia" w:hAnsi="Arial" w:cs="Arial"/>
            <w:sz w:val="22"/>
            <w:szCs w:val="22"/>
            <w:vertAlign w:val="subscript"/>
            <w:lang w:eastAsia="zh-CN"/>
          </w:rPr>
          <w:t>2</w:t>
        </w:r>
        <w:r w:rsidR="002F7B55" w:rsidRPr="00CF7E03" w:rsidDel="00E94F08">
          <w:rPr>
            <w:rFonts w:ascii="Arial" w:eastAsiaTheme="minorEastAsia" w:hAnsi="Arial" w:cs="Arial"/>
            <w:sz w:val="22"/>
            <w:szCs w:val="22"/>
            <w:lang w:eastAsia="zh-CN"/>
          </w:rPr>
          <w:t>H</w:t>
        </w:r>
        <w:r w:rsidR="002F7B55" w:rsidDel="00E94F08">
          <w:rPr>
            <w:rFonts w:ascii="Arial" w:eastAsiaTheme="minorEastAsia" w:hAnsi="Arial" w:cs="Arial" w:hint="eastAsia"/>
            <w:sz w:val="22"/>
            <w:szCs w:val="22"/>
            <w:vertAlign w:val="subscript"/>
            <w:lang w:eastAsia="zh-CN"/>
          </w:rPr>
          <w:t>2</w:t>
        </w:r>
        <w:r w:rsidR="002F7B55" w:rsidRPr="00CF7E03" w:rsidDel="00E94F08">
          <w:rPr>
            <w:rFonts w:ascii="Arial" w:eastAsiaTheme="minorEastAsia" w:hAnsi="Arial" w:cs="Arial"/>
            <w:sz w:val="22"/>
            <w:szCs w:val="22"/>
            <w:lang w:eastAsia="zh-CN"/>
          </w:rPr>
          <w:t>-</w:t>
        </w:r>
        <w:r w:rsidR="002F7B55" w:rsidDel="00E94F08">
          <w:rPr>
            <w:rFonts w:ascii="Arial" w:eastAsiaTheme="minorEastAsia" w:hAnsi="Arial" w:cs="Arial" w:hint="eastAsia"/>
            <w:sz w:val="22"/>
            <w:szCs w:val="22"/>
            <w:lang w:eastAsia="zh-CN"/>
          </w:rPr>
          <w:t>derived</w:t>
        </w:r>
        <w:r w:rsidR="002F7B55" w:rsidRPr="00CF7E03" w:rsidDel="00E94F08">
          <w:rPr>
            <w:rFonts w:ascii="Arial" w:eastAsiaTheme="minorEastAsia" w:hAnsi="Arial" w:cs="Arial"/>
            <w:sz w:val="22"/>
            <w:szCs w:val="22"/>
            <w:lang w:eastAsia="zh-CN"/>
          </w:rPr>
          <w:t xml:space="preserve"> </w:t>
        </w:r>
        <w:r w:rsidR="006A1770" w:rsidRPr="00CF7E03" w:rsidDel="00E94F08">
          <w:rPr>
            <w:rFonts w:ascii="Arial" w:eastAsiaTheme="minorEastAsia" w:hAnsi="Arial" w:cs="Arial"/>
            <w:sz w:val="22"/>
            <w:szCs w:val="22"/>
            <w:lang w:eastAsia="zh-CN"/>
          </w:rPr>
          <w:t xml:space="preserve">acetaldehyde oxidation, is </w:t>
        </w:r>
        <w:r w:rsidR="00262739" w:rsidRPr="00CF7E03" w:rsidDel="00E94F08">
          <w:rPr>
            <w:rFonts w:ascii="Arial" w:eastAsiaTheme="minorEastAsia" w:hAnsi="Arial" w:cs="Arial"/>
            <w:sz w:val="22"/>
            <w:szCs w:val="22"/>
            <w:lang w:eastAsia="zh-CN"/>
          </w:rPr>
          <w:t>now mainly</w:t>
        </w:r>
        <w:r w:rsidR="006A1770" w:rsidRPr="00CF7E03" w:rsidDel="00E94F08">
          <w:rPr>
            <w:rFonts w:ascii="Arial" w:eastAsiaTheme="minorEastAsia" w:hAnsi="Arial" w:cs="Arial"/>
            <w:sz w:val="22"/>
            <w:szCs w:val="22"/>
            <w:lang w:eastAsia="zh-CN"/>
          </w:rPr>
          <w:t xml:space="preserve"> produced </w:t>
        </w:r>
        <w:r w:rsidR="007D1791" w:rsidRPr="00CF7E03" w:rsidDel="00E94F08">
          <w:rPr>
            <w:rFonts w:ascii="Arial" w:eastAsiaTheme="minorEastAsia" w:hAnsi="Arial" w:cs="Arial"/>
            <w:sz w:val="22"/>
            <w:szCs w:val="22"/>
            <w:lang w:eastAsia="zh-CN"/>
          </w:rPr>
          <w:t xml:space="preserve">by </w:t>
        </w:r>
        <w:r w:rsidR="00C878B1" w:rsidRPr="00CF7E03" w:rsidDel="00E94F08">
          <w:rPr>
            <w:rFonts w:ascii="Arial" w:eastAsiaTheme="minorEastAsia" w:hAnsi="Arial" w:cs="Arial"/>
            <w:sz w:val="22"/>
            <w:szCs w:val="22"/>
            <w:lang w:eastAsia="zh-CN"/>
          </w:rPr>
          <w:t>methanol carbonylation</w:t>
        </w:r>
        <w:r w:rsidR="00262739" w:rsidRPr="00CF7E03" w:rsidDel="00E94F08">
          <w:rPr>
            <w:rFonts w:ascii="Arial" w:eastAsiaTheme="minorEastAsia" w:hAnsi="Arial" w:cs="Arial"/>
            <w:sz w:val="22"/>
            <w:szCs w:val="22"/>
            <w:lang w:eastAsia="zh-CN"/>
          </w:rPr>
          <w:t>, with a high production of 18</w:t>
        </w:r>
        <w:r w:rsidR="00E31296" w:rsidRPr="00CF7E03" w:rsidDel="00E94F08">
          <w:rPr>
            <w:rFonts w:ascii="Arial" w:eastAsiaTheme="minorEastAsia" w:hAnsi="Arial" w:cs="Arial"/>
            <w:sz w:val="22"/>
            <w:szCs w:val="22"/>
            <w:lang w:eastAsia="zh-CN"/>
          </w:rPr>
          <w:t> </w:t>
        </w:r>
        <w:r w:rsidR="00262739" w:rsidRPr="00CF7E03" w:rsidDel="00E94F08">
          <w:rPr>
            <w:rFonts w:ascii="Arial" w:eastAsiaTheme="minorEastAsia" w:hAnsi="Arial" w:cs="Arial"/>
            <w:sz w:val="22"/>
            <w:szCs w:val="22"/>
            <w:lang w:eastAsia="zh-CN"/>
          </w:rPr>
          <w:t>Mt</w:t>
        </w:r>
        <w:r w:rsidR="00E31296" w:rsidRPr="00CF7E03" w:rsidDel="00E94F08">
          <w:rPr>
            <w:rFonts w:ascii="Arial" w:eastAsiaTheme="minorEastAsia" w:hAnsi="Arial" w:cs="Arial"/>
            <w:sz w:val="22"/>
            <w:szCs w:val="22"/>
            <w:lang w:eastAsia="zh-CN"/>
          </w:rPr>
          <w:t> </w:t>
        </w:r>
        <w:r w:rsidR="00262739" w:rsidRPr="00CF7E03" w:rsidDel="00E94F08">
          <w:rPr>
            <w:rFonts w:ascii="Arial" w:eastAsiaTheme="minorEastAsia" w:hAnsi="Arial" w:cs="Arial"/>
            <w:sz w:val="22"/>
            <w:szCs w:val="22"/>
            <w:lang w:eastAsia="zh-CN"/>
          </w:rPr>
          <w:t>y</w:t>
        </w:r>
        <w:r w:rsidR="00E31296" w:rsidRPr="00CF7E03" w:rsidDel="00E94F08">
          <w:rPr>
            <w:rFonts w:ascii="Arial" w:eastAsiaTheme="minorEastAsia" w:hAnsi="Arial" w:cs="Arial"/>
            <w:sz w:val="22"/>
            <w:szCs w:val="22"/>
            <w:vertAlign w:val="superscript"/>
            <w:lang w:eastAsia="zh-CN"/>
          </w:rPr>
          <w:t>–</w:t>
        </w:r>
        <w:r w:rsidR="00262739" w:rsidRPr="00CF7E03" w:rsidDel="00E94F08">
          <w:rPr>
            <w:rFonts w:ascii="Arial" w:eastAsiaTheme="minorEastAsia" w:hAnsi="Arial" w:cs="Arial"/>
            <w:sz w:val="22"/>
            <w:szCs w:val="22"/>
            <w:vertAlign w:val="superscript"/>
            <w:lang w:eastAsia="zh-CN"/>
          </w:rPr>
          <w:t>1</w:t>
        </w:r>
        <w:r w:rsidR="00262739" w:rsidRPr="00CF7E03" w:rsidDel="00E94F08">
          <w:rPr>
            <w:rFonts w:ascii="Arial" w:eastAsiaTheme="minorEastAsia" w:hAnsi="Arial" w:cs="Arial"/>
            <w:sz w:val="22"/>
            <w:szCs w:val="22"/>
            <w:lang w:eastAsia="zh-CN"/>
          </w:rPr>
          <w:t xml:space="preserve"> and a global annual market size of</w:t>
        </w:r>
        <w:r w:rsidR="002C3EA5" w:rsidRPr="00CF7E03" w:rsidDel="00E94F08">
          <w:rPr>
            <w:rFonts w:ascii="Arial" w:eastAsiaTheme="minorEastAsia" w:hAnsi="Arial" w:cs="Arial"/>
            <w:sz w:val="22"/>
            <w:szCs w:val="22"/>
            <w:lang w:eastAsia="zh-CN"/>
          </w:rPr>
          <w:t xml:space="preserve"> about</w:t>
        </w:r>
        <w:r w:rsidR="00262739" w:rsidRPr="00CF7E03" w:rsidDel="00E94F08">
          <w:rPr>
            <w:rFonts w:ascii="Arial" w:eastAsiaTheme="minorEastAsia" w:hAnsi="Arial" w:cs="Arial"/>
            <w:sz w:val="22"/>
            <w:szCs w:val="22"/>
            <w:lang w:eastAsia="zh-CN"/>
          </w:rPr>
          <w:t xml:space="preserve"> </w:t>
        </w:r>
        <w:r w:rsidR="0079530F" w:rsidRPr="00CF7E03" w:rsidDel="00E94F08">
          <w:rPr>
            <w:rFonts w:ascii="Arial" w:eastAsiaTheme="minorEastAsia" w:hAnsi="Arial" w:cs="Arial"/>
            <w:sz w:val="22"/>
            <w:szCs w:val="22"/>
            <w:lang w:eastAsia="zh-CN"/>
          </w:rPr>
          <w:t>USD </w:t>
        </w:r>
        <w:r w:rsidR="00262739" w:rsidRPr="00CF7E03" w:rsidDel="00E94F08">
          <w:rPr>
            <w:rFonts w:ascii="Arial" w:eastAsiaTheme="minorEastAsia" w:hAnsi="Arial" w:cs="Arial"/>
            <w:sz w:val="22"/>
            <w:szCs w:val="22"/>
            <w:lang w:eastAsia="zh-CN"/>
          </w:rPr>
          <w:t>15</w:t>
        </w:r>
        <w:r w:rsidR="0079530F" w:rsidRPr="00CF7E03" w:rsidDel="00E94F08">
          <w:rPr>
            <w:rFonts w:ascii="Arial" w:eastAsiaTheme="minorEastAsia" w:hAnsi="Arial" w:cs="Arial"/>
            <w:sz w:val="22"/>
            <w:szCs w:val="22"/>
            <w:lang w:eastAsia="zh-CN"/>
          </w:rPr>
          <w:t> </w:t>
        </w:r>
        <w:r w:rsidR="00262739" w:rsidRPr="00CF7E03" w:rsidDel="00E94F08">
          <w:rPr>
            <w:rFonts w:ascii="Arial" w:eastAsiaTheme="minorEastAsia" w:hAnsi="Arial" w:cs="Arial"/>
            <w:sz w:val="22"/>
            <w:szCs w:val="22"/>
            <w:lang w:eastAsia="zh-CN"/>
          </w:rPr>
          <w:t>billion</w:t>
        </w:r>
        <w:r w:rsidR="00C878B1" w:rsidRPr="00CF7E03" w:rsidDel="00E94F08">
          <w:rPr>
            <w:rFonts w:ascii="Arial" w:eastAsiaTheme="minorEastAsia" w:hAnsi="Arial" w:cs="Arial"/>
            <w:sz w:val="22"/>
            <w:szCs w:val="22"/>
            <w:lang w:eastAsia="zh-CN"/>
          </w:rPr>
          <w:t>.</w:t>
        </w:r>
        <w:r w:rsidR="00BA3524" w:rsidRPr="00BA3524" w:rsidDel="00E94F08">
          <w:rPr>
            <w:rFonts w:ascii="Arial" w:hAnsi="Arial" w:cs="Arial"/>
            <w:sz w:val="22"/>
            <w:vertAlign w:val="superscript"/>
          </w:rPr>
          <w:t>41,42</w:t>
        </w:r>
      </w:moveFrom>
      <w:moveFromRangeEnd w:id="446"/>
    </w:p>
    <w:p w14:paraId="7C90E670" w14:textId="0F2B8A1F" w:rsidR="00726117" w:rsidRPr="00CF7E03" w:rsidRDefault="00644FF3"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Currently, major applications of</w:t>
      </w:r>
      <w:r w:rsidRPr="00CF7E03">
        <w:rPr>
          <w:rFonts w:ascii="Arial" w:hAnsi="Arial" w:cs="Arial"/>
          <w:sz w:val="22"/>
          <w:szCs w:val="22"/>
        </w:rPr>
        <w:t xml:space="preserve"> 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in chemical synthesis </w:t>
      </w:r>
      <w:r w:rsidR="008A2E6C" w:rsidRPr="00CF7E03">
        <w:rPr>
          <w:rFonts w:ascii="Arial" w:eastAsiaTheme="minorEastAsia" w:hAnsi="Arial" w:cs="Arial"/>
          <w:sz w:val="22"/>
          <w:szCs w:val="22"/>
          <w:lang w:eastAsia="zh-CN"/>
        </w:rPr>
        <w:t xml:space="preserve">include </w:t>
      </w:r>
      <w:r w:rsidR="00C72A40" w:rsidRPr="00CF7E03">
        <w:rPr>
          <w:rFonts w:ascii="Arial" w:eastAsiaTheme="minorEastAsia" w:hAnsi="Arial" w:cs="Arial"/>
          <w:sz w:val="22"/>
          <w:szCs w:val="22"/>
          <w:lang w:eastAsia="zh-CN"/>
        </w:rPr>
        <w:t>the production of</w:t>
      </w:r>
      <w:r w:rsidRPr="00CF7E03">
        <w:rPr>
          <w:rFonts w:ascii="Arial" w:eastAsiaTheme="minorEastAsia" w:hAnsi="Arial" w:cs="Arial"/>
          <w:sz w:val="22"/>
          <w:szCs w:val="22"/>
          <w:lang w:eastAsia="zh-CN"/>
        </w:rPr>
        <w:t xml:space="preserve"> vinyl chloride, 1,4</w:t>
      </w:r>
      <w:r w:rsidR="00D7364E"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butanediol, </w:t>
      </w:r>
      <w:r w:rsidR="00872A3A" w:rsidRPr="00CF7E03">
        <w:rPr>
          <w:rFonts w:ascii="Arial" w:eastAsiaTheme="minorEastAsia" w:hAnsi="Arial" w:cs="Arial"/>
          <w:sz w:val="22"/>
          <w:szCs w:val="22"/>
          <w:lang w:eastAsia="zh-CN"/>
        </w:rPr>
        <w:t>acetylene black</w:t>
      </w:r>
      <w:r w:rsidR="00521815"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and</w:t>
      </w:r>
      <w:r w:rsidR="00872A3A" w:rsidRPr="00872A3A">
        <w:rPr>
          <w:rFonts w:ascii="Arial" w:eastAsiaTheme="minorEastAsia" w:hAnsi="Arial" w:cs="Arial"/>
          <w:sz w:val="22"/>
          <w:szCs w:val="22"/>
          <w:lang w:eastAsia="zh-CN"/>
        </w:rPr>
        <w:t xml:space="preserve"> </w:t>
      </w:r>
      <w:r w:rsidR="00872A3A" w:rsidRPr="00CF7E03">
        <w:rPr>
          <w:rFonts w:ascii="Arial" w:eastAsiaTheme="minorEastAsia" w:hAnsi="Arial" w:cs="Arial"/>
          <w:sz w:val="22"/>
          <w:szCs w:val="22"/>
          <w:lang w:eastAsia="zh-CN"/>
        </w:rPr>
        <w:t>vinyl acetate</w:t>
      </w:r>
      <w:r w:rsidRPr="00CF7E03">
        <w:rPr>
          <w:rFonts w:ascii="Arial" w:eastAsiaTheme="minorEastAsia" w:hAnsi="Arial" w:cs="Arial"/>
          <w:sz w:val="22"/>
          <w:szCs w:val="22"/>
          <w:lang w:eastAsia="zh-CN"/>
        </w:rPr>
        <w:t xml:space="preserve">. </w:t>
      </w:r>
      <w:r w:rsidR="00C72A40" w:rsidRPr="00CF7E03">
        <w:rPr>
          <w:rFonts w:ascii="Arial" w:eastAsiaTheme="minorEastAsia" w:hAnsi="Arial" w:cs="Arial"/>
          <w:sz w:val="22"/>
          <w:szCs w:val="22"/>
          <w:lang w:eastAsia="zh-CN"/>
        </w:rPr>
        <w:t>V</w:t>
      </w:r>
      <w:r w:rsidR="00BB3F84" w:rsidRPr="00CF7E03">
        <w:rPr>
          <w:rFonts w:ascii="Arial" w:eastAsiaTheme="minorEastAsia" w:hAnsi="Arial" w:cs="Arial"/>
          <w:sz w:val="22"/>
          <w:szCs w:val="22"/>
          <w:lang w:eastAsia="zh-CN"/>
        </w:rPr>
        <w:t xml:space="preserve">inyl chloride </w:t>
      </w:r>
      <w:r w:rsidR="008A2E6C" w:rsidRPr="00CF7E03">
        <w:rPr>
          <w:rFonts w:ascii="Arial" w:eastAsiaTheme="minorEastAsia" w:hAnsi="Arial" w:cs="Arial"/>
          <w:sz w:val="22"/>
          <w:szCs w:val="22"/>
          <w:lang w:eastAsia="zh-CN"/>
        </w:rPr>
        <w:t xml:space="preserve">has the highest </w:t>
      </w:r>
      <w:r w:rsidR="00BB3F84" w:rsidRPr="00CF7E03">
        <w:rPr>
          <w:rFonts w:ascii="Arial" w:eastAsiaTheme="minorEastAsia" w:hAnsi="Arial" w:cs="Arial"/>
          <w:sz w:val="22"/>
          <w:szCs w:val="22"/>
          <w:lang w:eastAsia="zh-CN"/>
        </w:rPr>
        <w:t xml:space="preserve">production </w:t>
      </w:r>
      <w:r w:rsidR="00C72A40" w:rsidRPr="00CF7E03">
        <w:rPr>
          <w:rFonts w:ascii="Arial" w:eastAsiaTheme="minorEastAsia" w:hAnsi="Arial" w:cs="Arial"/>
          <w:sz w:val="22"/>
          <w:szCs w:val="22"/>
          <w:lang w:eastAsia="zh-CN"/>
        </w:rPr>
        <w:t xml:space="preserve">volume, reaching approximately </w:t>
      </w:r>
      <w:r w:rsidR="00911CFB" w:rsidRPr="00CF7E03">
        <w:rPr>
          <w:rFonts w:ascii="Arial" w:eastAsiaTheme="minorEastAsia" w:hAnsi="Arial" w:cs="Arial"/>
          <w:sz w:val="22"/>
          <w:szCs w:val="22"/>
          <w:lang w:eastAsia="zh-CN"/>
        </w:rPr>
        <w:t>50</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Mt</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y</w:t>
      </w:r>
      <w:r w:rsidR="00D7364E" w:rsidRPr="00CF7E03">
        <w:rPr>
          <w:rFonts w:ascii="Arial" w:eastAsiaTheme="minorEastAsia" w:hAnsi="Arial" w:cs="Arial"/>
          <w:sz w:val="22"/>
          <w:szCs w:val="22"/>
          <w:vertAlign w:val="superscript"/>
          <w:lang w:eastAsia="zh-CN"/>
        </w:rPr>
        <w:t>–</w:t>
      </w:r>
      <w:r w:rsidR="00911CFB" w:rsidRPr="00CF7E03">
        <w:rPr>
          <w:rFonts w:ascii="Arial" w:eastAsiaTheme="minorEastAsia" w:hAnsi="Arial" w:cs="Arial"/>
          <w:sz w:val="22"/>
          <w:szCs w:val="22"/>
          <w:vertAlign w:val="superscript"/>
          <w:lang w:eastAsia="zh-CN"/>
        </w:rPr>
        <w:t>1</w:t>
      </w:r>
      <w:r w:rsidR="00EF63EB" w:rsidRPr="00CF7E03">
        <w:rPr>
          <w:rFonts w:ascii="Arial" w:eastAsiaTheme="minorEastAsia" w:hAnsi="Arial" w:cs="Arial"/>
          <w:sz w:val="22"/>
          <w:szCs w:val="22"/>
          <w:lang w:eastAsia="zh-CN"/>
        </w:rPr>
        <w:t>,</w:t>
      </w:r>
      <w:r w:rsidR="00BA3524" w:rsidRPr="00BA3524">
        <w:rPr>
          <w:rFonts w:ascii="Arial" w:hAnsi="Arial" w:cs="Arial"/>
          <w:sz w:val="22"/>
          <w:vertAlign w:val="superscript"/>
        </w:rPr>
        <w:t>43</w:t>
      </w:r>
      <w:r w:rsidR="00911CFB" w:rsidRPr="00CF7E03">
        <w:rPr>
          <w:rFonts w:ascii="Arial" w:eastAsiaTheme="minorEastAsia" w:hAnsi="Arial" w:cs="Arial"/>
          <w:sz w:val="22"/>
          <w:szCs w:val="22"/>
          <w:lang w:eastAsia="zh-CN"/>
        </w:rPr>
        <w:t xml:space="preserve"> </w:t>
      </w:r>
      <w:r w:rsidR="004F5355" w:rsidRPr="00CF7E03">
        <w:rPr>
          <w:rFonts w:ascii="Arial" w:eastAsiaTheme="minorEastAsia" w:hAnsi="Arial" w:cs="Arial"/>
          <w:sz w:val="22"/>
          <w:szCs w:val="22"/>
          <w:lang w:eastAsia="zh-CN"/>
        </w:rPr>
        <w:t xml:space="preserve">predominantly used to produce </w:t>
      </w:r>
      <w:r w:rsidR="009B0B0E" w:rsidRPr="00CF7E03">
        <w:rPr>
          <w:rFonts w:ascii="Arial" w:eastAsiaTheme="minorEastAsia" w:hAnsi="Arial" w:cs="Arial"/>
          <w:sz w:val="22"/>
          <w:szCs w:val="22"/>
          <w:lang w:eastAsia="zh-CN"/>
        </w:rPr>
        <w:t>PVC</w:t>
      </w:r>
      <w:r w:rsidR="005E52B3" w:rsidRPr="00CF7E03">
        <w:rPr>
          <w:rFonts w:ascii="Arial" w:eastAsiaTheme="minorEastAsia" w:hAnsi="Arial" w:cs="Arial"/>
          <w:sz w:val="22"/>
          <w:szCs w:val="22"/>
          <w:lang w:eastAsia="zh-CN"/>
        </w:rPr>
        <w:t>. While the</w:t>
      </w:r>
      <w:r w:rsidR="009B0B0E" w:rsidRPr="00CF7E03">
        <w:rPr>
          <w:rFonts w:ascii="Arial" w:eastAsiaTheme="minorEastAsia" w:hAnsi="Arial" w:cs="Arial"/>
          <w:sz w:val="22"/>
          <w:szCs w:val="22"/>
          <w:lang w:eastAsia="zh-CN"/>
        </w:rPr>
        <w:t xml:space="preserve"> 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4</w:t>
      </w:r>
      <w:r w:rsidR="00AC6934" w:rsidRPr="00CF7E03">
        <w:rPr>
          <w:rFonts w:ascii="Arial" w:eastAsiaTheme="minorEastAsia" w:hAnsi="Arial" w:cs="Arial"/>
          <w:sz w:val="22"/>
          <w:szCs w:val="22"/>
          <w:lang w:eastAsia="zh-CN"/>
        </w:rPr>
        <w:noBreakHyphen/>
      </w:r>
      <w:r w:rsidR="00C145EE" w:rsidRPr="00CF7E03">
        <w:rPr>
          <w:rFonts w:ascii="Arial" w:eastAsiaTheme="minorEastAsia" w:hAnsi="Arial" w:cs="Arial"/>
          <w:sz w:val="22"/>
          <w:szCs w:val="22"/>
          <w:lang w:eastAsia="zh-CN"/>
        </w:rPr>
        <w:t xml:space="preserve">based PVC </w:t>
      </w:r>
      <w:r w:rsidR="009B0B0E" w:rsidRPr="00CF7E03">
        <w:rPr>
          <w:rFonts w:ascii="Arial" w:eastAsiaTheme="minorEastAsia" w:hAnsi="Arial" w:cs="Arial"/>
          <w:sz w:val="22"/>
          <w:szCs w:val="22"/>
          <w:lang w:eastAsia="zh-CN"/>
        </w:rPr>
        <w:t xml:space="preserve">route </w:t>
      </w:r>
      <w:r w:rsidR="003D6AEF" w:rsidRPr="00CF7E03">
        <w:rPr>
          <w:rFonts w:ascii="Arial" w:eastAsiaTheme="minorEastAsia" w:hAnsi="Arial" w:cs="Arial"/>
          <w:sz w:val="22"/>
          <w:szCs w:val="22"/>
          <w:lang w:eastAsia="zh-CN"/>
        </w:rPr>
        <w:t>dominates</w:t>
      </w:r>
      <w:r w:rsidR="005E52B3" w:rsidRPr="00CF7E03">
        <w:rPr>
          <w:rFonts w:ascii="Arial" w:eastAsiaTheme="minorEastAsia" w:hAnsi="Arial" w:cs="Arial"/>
          <w:sz w:val="22"/>
          <w:szCs w:val="22"/>
          <w:lang w:eastAsia="zh-CN"/>
        </w:rPr>
        <w:t xml:space="preserve"> globally</w:t>
      </w:r>
      <w:r w:rsidR="007D62EA" w:rsidRPr="00CF7E03">
        <w:rPr>
          <w:rFonts w:ascii="Arial" w:eastAsiaTheme="minorEastAsia" w:hAnsi="Arial" w:cs="Arial"/>
          <w:sz w:val="22"/>
          <w:szCs w:val="22"/>
          <w:lang w:eastAsia="zh-CN"/>
        </w:rPr>
        <w:t xml:space="preserve">, </w:t>
      </w:r>
      <w:r w:rsidR="004B5749" w:rsidRPr="00CF7E03">
        <w:rPr>
          <w:rFonts w:ascii="Arial" w:eastAsiaTheme="minorEastAsia" w:hAnsi="Arial" w:cs="Arial"/>
          <w:sz w:val="22"/>
          <w:szCs w:val="22"/>
          <w:lang w:eastAsia="zh-CN"/>
        </w:rPr>
        <w:t xml:space="preserve">accounting for </w:t>
      </w:r>
      <w:r w:rsidR="007D62EA" w:rsidRPr="00CF7E03">
        <w:rPr>
          <w:rFonts w:ascii="Arial" w:eastAsiaTheme="minorEastAsia" w:hAnsi="Arial" w:cs="Arial"/>
          <w:sz w:val="22"/>
          <w:szCs w:val="22"/>
          <w:lang w:eastAsia="zh-CN"/>
        </w:rPr>
        <w:t>about 65%</w:t>
      </w:r>
      <w:r w:rsidR="005E52B3" w:rsidRPr="00CF7E03">
        <w:rPr>
          <w:rFonts w:ascii="Arial" w:eastAsiaTheme="minorEastAsia" w:hAnsi="Arial" w:cs="Arial"/>
          <w:sz w:val="22"/>
          <w:szCs w:val="22"/>
          <w:lang w:eastAsia="zh-CN"/>
        </w:rPr>
        <w:t xml:space="preserve"> of</w:t>
      </w:r>
      <w:r w:rsidR="007D62EA"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PVC</w:t>
      </w:r>
      <w:r w:rsidR="007D62EA" w:rsidRPr="00CF7E03">
        <w:rPr>
          <w:rFonts w:ascii="Arial" w:eastAsiaTheme="minorEastAsia" w:hAnsi="Arial" w:cs="Arial"/>
          <w:sz w:val="22"/>
          <w:szCs w:val="22"/>
          <w:lang w:eastAsia="zh-CN"/>
        </w:rPr>
        <w:t xml:space="preserve"> </w:t>
      </w:r>
      <w:r w:rsidR="00911CFB" w:rsidRPr="00CF7E03">
        <w:rPr>
          <w:rFonts w:ascii="Arial" w:eastAsiaTheme="minorEastAsia" w:hAnsi="Arial" w:cs="Arial"/>
          <w:sz w:val="22"/>
          <w:szCs w:val="22"/>
          <w:lang w:eastAsia="zh-CN"/>
        </w:rPr>
        <w:t>output</w:t>
      </w:r>
      <w:r w:rsidR="009D2F7D" w:rsidRPr="00CF7E03">
        <w:rPr>
          <w:rFonts w:ascii="Arial" w:eastAsiaTheme="minorEastAsia" w:hAnsi="Arial" w:cs="Arial"/>
          <w:sz w:val="22"/>
          <w:szCs w:val="22"/>
          <w:lang w:eastAsia="zh-CN"/>
        </w:rPr>
        <w:t>,</w:t>
      </w:r>
      <w:r w:rsidR="00BA3524" w:rsidRPr="00BA3524">
        <w:rPr>
          <w:rFonts w:ascii="Arial" w:hAnsi="Arial" w:cs="Arial"/>
          <w:sz w:val="22"/>
          <w:vertAlign w:val="superscript"/>
        </w:rPr>
        <w:t>44</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approximately</w:t>
      </w:r>
      <w:r w:rsidR="00C145EE" w:rsidRPr="00CF7E03">
        <w:rPr>
          <w:rFonts w:ascii="Arial" w:eastAsiaTheme="minorEastAsia" w:hAnsi="Arial" w:cs="Arial"/>
          <w:sz w:val="22"/>
          <w:szCs w:val="22"/>
          <w:lang w:eastAsia="zh-CN"/>
        </w:rPr>
        <w:t xml:space="preserve"> </w:t>
      </w:r>
      <w:r w:rsidR="002A4C34" w:rsidRPr="00CF7E03">
        <w:rPr>
          <w:rFonts w:ascii="Arial" w:eastAsiaTheme="minorEastAsia" w:hAnsi="Arial" w:cs="Arial"/>
          <w:sz w:val="22"/>
          <w:szCs w:val="22"/>
          <w:lang w:eastAsia="zh-CN"/>
        </w:rPr>
        <w:t>78</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 xml:space="preserve">of </w:t>
      </w:r>
      <w:r w:rsidR="00C145EE" w:rsidRPr="00CF7E03">
        <w:rPr>
          <w:rFonts w:ascii="Arial" w:eastAsiaTheme="minorEastAsia" w:hAnsi="Arial" w:cs="Arial"/>
          <w:sz w:val="22"/>
          <w:szCs w:val="22"/>
          <w:lang w:eastAsia="zh-CN"/>
        </w:rPr>
        <w:t xml:space="preserve">PVC production </w:t>
      </w:r>
      <w:r w:rsidR="00811675" w:rsidRPr="00CF7E03">
        <w:rPr>
          <w:rFonts w:ascii="Arial" w:eastAsiaTheme="minorEastAsia" w:hAnsi="Arial" w:cs="Arial"/>
          <w:sz w:val="22"/>
          <w:szCs w:val="22"/>
          <w:lang w:eastAsia="zh-CN"/>
        </w:rPr>
        <w:t xml:space="preserve">in China </w:t>
      </w:r>
      <w:r w:rsidR="009D2F7D" w:rsidRPr="00CF7E03">
        <w:rPr>
          <w:rFonts w:ascii="Arial" w:eastAsiaTheme="minorEastAsia" w:hAnsi="Arial" w:cs="Arial"/>
          <w:sz w:val="22"/>
          <w:szCs w:val="22"/>
          <w:lang w:eastAsia="zh-CN"/>
        </w:rPr>
        <w:t>uses</w:t>
      </w:r>
      <w:r w:rsidR="00C145EE" w:rsidRPr="00CF7E03">
        <w:rPr>
          <w:rFonts w:ascii="Arial" w:eastAsiaTheme="minorEastAsia" w:hAnsi="Arial" w:cs="Arial"/>
          <w:sz w:val="22"/>
          <w:szCs w:val="22"/>
          <w:lang w:eastAsia="zh-CN"/>
        </w:rPr>
        <w:t xml:space="preserve"> </w:t>
      </w:r>
      <w:r w:rsidR="00811675" w:rsidRPr="00CF7E03">
        <w:rPr>
          <w:rFonts w:ascii="Arial" w:eastAsiaTheme="minorEastAsia" w:hAnsi="Arial" w:cs="Arial"/>
          <w:sz w:val="22"/>
          <w:szCs w:val="22"/>
          <w:lang w:eastAsia="zh-CN"/>
        </w:rPr>
        <w:t xml:space="preserve">the </w:t>
      </w:r>
      <w:r w:rsidR="009B0B0E" w:rsidRPr="00CF7E03">
        <w:rPr>
          <w:rFonts w:ascii="Arial" w:eastAsiaTheme="minorEastAsia" w:hAnsi="Arial" w:cs="Arial"/>
          <w:sz w:val="22"/>
          <w:szCs w:val="22"/>
          <w:lang w:eastAsia="zh-CN"/>
        </w:rPr>
        <w:t>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route</w:t>
      </w:r>
      <w:r w:rsidR="00811675" w:rsidRPr="00CF7E03">
        <w:rPr>
          <w:rFonts w:ascii="Arial" w:eastAsiaTheme="minorEastAsia" w:hAnsi="Arial" w:cs="Arial"/>
          <w:sz w:val="22"/>
          <w:szCs w:val="22"/>
          <w:lang w:eastAsia="zh-CN"/>
        </w:rPr>
        <w:t xml:space="preserve">, with the </w:t>
      </w:r>
      <w:r w:rsidR="008A2E6C" w:rsidRPr="00CF7E03">
        <w:rPr>
          <w:rFonts w:ascii="Arial" w:eastAsiaTheme="minorEastAsia" w:hAnsi="Arial" w:cs="Arial"/>
          <w:sz w:val="22"/>
          <w:szCs w:val="22"/>
          <w:lang w:eastAsia="zh-CN"/>
        </w:rPr>
        <w:t xml:space="preserve">remainder </w:t>
      </w:r>
      <w:r w:rsidR="009D2F7D" w:rsidRPr="00CF7E03">
        <w:rPr>
          <w:rFonts w:ascii="Arial" w:eastAsiaTheme="minorEastAsia" w:hAnsi="Arial" w:cs="Arial"/>
          <w:sz w:val="22"/>
          <w:szCs w:val="22"/>
          <w:lang w:eastAsia="zh-CN"/>
        </w:rPr>
        <w:t>us</w:t>
      </w:r>
      <w:r w:rsidR="00811675" w:rsidRPr="00CF7E03">
        <w:rPr>
          <w:rFonts w:ascii="Arial" w:eastAsiaTheme="minorEastAsia" w:hAnsi="Arial" w:cs="Arial"/>
          <w:sz w:val="22"/>
          <w:szCs w:val="22"/>
          <w:lang w:eastAsia="zh-CN"/>
        </w:rPr>
        <w:t>ing the</w:t>
      </w:r>
      <w:r w:rsidR="009D2F7D" w:rsidRPr="00CF7E03">
        <w:rPr>
          <w:rFonts w:ascii="Arial" w:eastAsiaTheme="minorEastAsia" w:hAnsi="Arial" w:cs="Arial"/>
          <w:sz w:val="22"/>
          <w:szCs w:val="22"/>
          <w:lang w:eastAsia="zh-CN"/>
        </w:rPr>
        <w:t xml:space="preserve"> C</w:t>
      </w:r>
      <w:r w:rsidR="009D2F7D" w:rsidRPr="00CF7E03">
        <w:rPr>
          <w:rFonts w:ascii="Arial" w:eastAsiaTheme="minorEastAsia" w:hAnsi="Arial" w:cs="Arial"/>
          <w:sz w:val="22"/>
          <w:szCs w:val="22"/>
          <w:vertAlign w:val="subscript"/>
          <w:lang w:eastAsia="zh-CN"/>
        </w:rPr>
        <w:t>2</w:t>
      </w:r>
      <w:r w:rsidR="009D2F7D" w:rsidRPr="00CF7E03">
        <w:rPr>
          <w:rFonts w:ascii="Arial" w:eastAsiaTheme="minorEastAsia" w:hAnsi="Arial" w:cs="Arial"/>
          <w:sz w:val="22"/>
          <w:szCs w:val="22"/>
          <w:lang w:eastAsia="zh-CN"/>
        </w:rPr>
        <w:t>H</w:t>
      </w:r>
      <w:r w:rsidR="009D2F7D" w:rsidRPr="00CF7E03">
        <w:rPr>
          <w:rFonts w:ascii="Arial" w:eastAsiaTheme="minorEastAsia" w:hAnsi="Arial" w:cs="Arial"/>
          <w:sz w:val="22"/>
          <w:szCs w:val="22"/>
          <w:vertAlign w:val="subscript"/>
          <w:lang w:eastAsia="zh-CN"/>
        </w:rPr>
        <w:t>4</w:t>
      </w:r>
      <w:r w:rsidR="009D2F7D" w:rsidRPr="00CF7E03">
        <w:rPr>
          <w:rFonts w:ascii="Arial" w:eastAsiaTheme="minorEastAsia" w:hAnsi="Arial" w:cs="Arial"/>
          <w:sz w:val="22"/>
          <w:szCs w:val="22"/>
          <w:lang w:eastAsia="zh-CN"/>
        </w:rPr>
        <w:t xml:space="preserve"> route.</w:t>
      </w:r>
      <w:r w:rsidR="00BA3524" w:rsidRPr="00BA3524">
        <w:rPr>
          <w:rFonts w:ascii="Arial" w:hAnsi="Arial" w:cs="Arial"/>
          <w:sz w:val="22"/>
          <w:vertAlign w:val="superscript"/>
        </w:rPr>
        <w:t>21</w:t>
      </w:r>
      <w:r w:rsidR="00BB3F84"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 xml:space="preserve">This significant production </w:t>
      </w:r>
      <w:r w:rsidR="00F216BC" w:rsidRPr="00CF7E03">
        <w:rPr>
          <w:rFonts w:ascii="Arial" w:eastAsiaTheme="minorEastAsia" w:hAnsi="Arial" w:cs="Arial"/>
          <w:sz w:val="22"/>
          <w:szCs w:val="22"/>
          <w:lang w:eastAsia="zh-CN"/>
        </w:rPr>
        <w:t>from</w:t>
      </w:r>
      <w:r w:rsidR="00F216BC" w:rsidRPr="00CF7E03">
        <w:rPr>
          <w:rFonts w:ascii="Arial" w:hAnsi="Arial" w:cs="Arial"/>
          <w:sz w:val="22"/>
          <w:szCs w:val="22"/>
        </w:rPr>
        <w:t xml:space="preserve"> 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2</w:t>
      </w:r>
      <w:r w:rsidR="00F216BC" w:rsidRPr="00CF7E03">
        <w:rPr>
          <w:rFonts w:ascii="Arial" w:eastAsiaTheme="minorEastAsia" w:hAnsi="Arial" w:cs="Arial"/>
          <w:sz w:val="22"/>
          <w:szCs w:val="22"/>
          <w:lang w:eastAsia="zh-CN"/>
        </w:rPr>
        <w:t xml:space="preserve"> and </w:t>
      </w:r>
      <w:r w:rsidR="00F216BC" w:rsidRPr="00CF7E03">
        <w:rPr>
          <w:rFonts w:ascii="Arial" w:hAnsi="Arial" w:cs="Arial"/>
          <w:sz w:val="22"/>
          <w:szCs w:val="22"/>
        </w:rPr>
        <w:t>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4</w:t>
      </w:r>
      <w:r w:rsidR="00F216BC"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co</w:t>
      </w:r>
      <w:r w:rsidR="0074641E" w:rsidRPr="00CF7E03">
        <w:rPr>
          <w:rFonts w:ascii="Arial" w:eastAsiaTheme="minorEastAsia" w:hAnsi="Arial" w:cs="Arial"/>
          <w:sz w:val="22"/>
          <w:szCs w:val="22"/>
          <w:lang w:eastAsia="zh-CN"/>
        </w:rPr>
        <w:t xml:space="preserve">ntributes to a global </w:t>
      </w:r>
      <w:r w:rsidR="008748EE" w:rsidRPr="00CF7E03">
        <w:rPr>
          <w:rFonts w:ascii="Arial" w:eastAsiaTheme="minorEastAsia" w:hAnsi="Arial" w:cs="Arial"/>
          <w:sz w:val="22"/>
          <w:szCs w:val="22"/>
          <w:lang w:eastAsia="zh-CN"/>
        </w:rPr>
        <w:t xml:space="preserve">PVC </w:t>
      </w:r>
      <w:r w:rsidR="0074641E" w:rsidRPr="00CF7E03">
        <w:rPr>
          <w:rFonts w:ascii="Arial" w:eastAsiaTheme="minorEastAsia" w:hAnsi="Arial" w:cs="Arial"/>
          <w:sz w:val="22"/>
          <w:szCs w:val="22"/>
          <w:lang w:eastAsia="zh-CN"/>
        </w:rPr>
        <w:t xml:space="preserve">market size of </w:t>
      </w:r>
      <w:r w:rsidR="00AC6934" w:rsidRPr="00CF7E03">
        <w:rPr>
          <w:rFonts w:ascii="Arial" w:eastAsiaTheme="minorEastAsia" w:hAnsi="Arial" w:cs="Arial"/>
          <w:sz w:val="22"/>
          <w:szCs w:val="22"/>
          <w:lang w:eastAsia="zh-CN"/>
        </w:rPr>
        <w:t>USD </w:t>
      </w:r>
      <w:r w:rsidR="0074641E" w:rsidRPr="00CF7E03">
        <w:rPr>
          <w:rFonts w:ascii="Arial" w:eastAsiaTheme="minorEastAsia" w:hAnsi="Arial" w:cs="Arial"/>
          <w:sz w:val="22"/>
          <w:szCs w:val="22"/>
          <w:lang w:eastAsia="zh-CN"/>
        </w:rPr>
        <w:t>68</w:t>
      </w:r>
      <w:r w:rsidR="00AC6934" w:rsidRPr="00CF7E03">
        <w:rPr>
          <w:rFonts w:ascii="Arial" w:eastAsiaTheme="minorEastAsia" w:hAnsi="Arial" w:cs="Arial"/>
          <w:sz w:val="22"/>
          <w:szCs w:val="22"/>
          <w:lang w:eastAsia="zh-CN"/>
        </w:rPr>
        <w:t> </w:t>
      </w:r>
      <w:r w:rsidR="0074641E" w:rsidRPr="00CF7E03">
        <w:rPr>
          <w:rFonts w:ascii="Arial" w:eastAsiaTheme="minorEastAsia" w:hAnsi="Arial" w:cs="Arial"/>
          <w:sz w:val="22"/>
          <w:szCs w:val="22"/>
          <w:lang w:eastAsia="zh-CN"/>
        </w:rPr>
        <w:t>billion.</w:t>
      </w:r>
      <w:r w:rsidR="000E2E77" w:rsidRPr="00CF7E03">
        <w:rPr>
          <w:rFonts w:ascii="Arial" w:eastAsiaTheme="minorEastAsia" w:hAnsi="Arial" w:cs="Arial"/>
          <w:sz w:val="22"/>
          <w:szCs w:val="22"/>
          <w:lang w:eastAsia="zh-CN"/>
        </w:rPr>
        <w:t xml:space="preserve"> </w:t>
      </w:r>
      <w:r w:rsidR="008E3D45" w:rsidRPr="00CF7E03">
        <w:rPr>
          <w:rFonts w:ascii="Arial" w:eastAsiaTheme="minorEastAsia" w:hAnsi="Arial" w:cs="Arial"/>
          <w:sz w:val="22"/>
          <w:szCs w:val="22"/>
          <w:lang w:eastAsia="zh-CN"/>
        </w:rPr>
        <w:t xml:space="preserve">In contrast, acetylene black has </w:t>
      </w:r>
      <w:r w:rsidR="009112E9" w:rsidRPr="00CF7E03">
        <w:rPr>
          <w:rFonts w:ascii="Arial" w:eastAsiaTheme="minorEastAsia" w:hAnsi="Arial" w:cs="Arial"/>
          <w:sz w:val="22"/>
          <w:szCs w:val="22"/>
          <w:lang w:eastAsia="zh-CN"/>
        </w:rPr>
        <w:t>the</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smallest</w:t>
      </w:r>
      <w:r w:rsidR="008E3D45" w:rsidRPr="00CF7E03">
        <w:rPr>
          <w:rFonts w:ascii="Arial" w:eastAsiaTheme="minorEastAsia" w:hAnsi="Arial" w:cs="Arial"/>
          <w:sz w:val="22"/>
          <w:szCs w:val="22"/>
          <w:lang w:eastAsia="zh-CN"/>
        </w:rPr>
        <w:t xml:space="preserve"> market size</w:t>
      </w:r>
      <w:r w:rsidR="0061567A">
        <w:rPr>
          <w:rFonts w:ascii="Arial" w:eastAsiaTheme="minorEastAsia" w:hAnsi="Arial" w:cs="Arial"/>
          <w:sz w:val="22"/>
          <w:szCs w:val="22"/>
          <w:lang w:eastAsia="zh-CN"/>
        </w:rPr>
        <w:t xml:space="preserve"> of</w:t>
      </w:r>
      <w:r w:rsidR="00C8682D" w:rsidRPr="00CF7E03">
        <w:rPr>
          <w:rFonts w:ascii="Arial" w:eastAsiaTheme="minorEastAsia" w:hAnsi="Arial" w:cs="Arial"/>
          <w:sz w:val="22"/>
          <w:szCs w:val="22"/>
          <w:lang w:eastAsia="zh-CN"/>
        </w:rPr>
        <w:t xml:space="preserve"> approximately </w:t>
      </w:r>
      <w:r w:rsidR="00AC6934" w:rsidRPr="00CF7E03">
        <w:rPr>
          <w:rFonts w:ascii="Arial" w:eastAsiaTheme="minorEastAsia" w:hAnsi="Arial" w:cs="Arial"/>
          <w:sz w:val="22"/>
          <w:szCs w:val="22"/>
          <w:lang w:eastAsia="zh-CN"/>
        </w:rPr>
        <w:t>USD </w:t>
      </w:r>
      <w:r w:rsidR="00C8682D" w:rsidRPr="00CF7E03">
        <w:rPr>
          <w:rFonts w:ascii="Arial" w:eastAsiaTheme="minorEastAsia" w:hAnsi="Arial" w:cs="Arial"/>
          <w:sz w:val="22"/>
          <w:szCs w:val="22"/>
          <w:lang w:eastAsia="zh-CN"/>
        </w:rPr>
        <w:t>0.3</w:t>
      </w:r>
      <w:r w:rsidR="00AC6934" w:rsidRPr="00CF7E03">
        <w:rPr>
          <w:rFonts w:ascii="Arial" w:eastAsiaTheme="minorEastAsia" w:hAnsi="Arial" w:cs="Arial"/>
          <w:sz w:val="22"/>
          <w:szCs w:val="22"/>
          <w:lang w:eastAsia="zh-CN"/>
        </w:rPr>
        <w:t> </w:t>
      </w:r>
      <w:r w:rsidR="00C8682D" w:rsidRPr="00CF7E03">
        <w:rPr>
          <w:rFonts w:ascii="Arial" w:eastAsiaTheme="minorEastAsia" w:hAnsi="Arial" w:cs="Arial"/>
          <w:sz w:val="22"/>
          <w:szCs w:val="22"/>
          <w:lang w:eastAsia="zh-CN"/>
        </w:rPr>
        <w:t>billion</w:t>
      </w:r>
      <w:r w:rsidR="009112E9" w:rsidRPr="00CF7E03">
        <w:rPr>
          <w:rFonts w:ascii="Arial" w:eastAsiaTheme="minorEastAsia" w:hAnsi="Arial" w:cs="Arial"/>
          <w:sz w:val="22"/>
          <w:szCs w:val="22"/>
          <w:lang w:eastAsia="zh-CN"/>
        </w:rPr>
        <w:t>.</w:t>
      </w:r>
      <w:r w:rsidR="00BA3524" w:rsidRPr="00BA3524">
        <w:rPr>
          <w:rFonts w:ascii="Arial" w:hAnsi="Arial" w:cs="Arial"/>
          <w:sz w:val="22"/>
          <w:vertAlign w:val="superscript"/>
        </w:rPr>
        <w:t>45</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It</w:t>
      </w:r>
      <w:r w:rsidR="008E3D45" w:rsidRPr="00CF7E03">
        <w:rPr>
          <w:rFonts w:ascii="Arial" w:eastAsiaTheme="minorEastAsia" w:hAnsi="Arial" w:cs="Arial"/>
          <w:sz w:val="22"/>
          <w:szCs w:val="22"/>
          <w:lang w:eastAsia="zh-CN"/>
        </w:rPr>
        <w:t xml:space="preserve"> is a high</w:t>
      </w:r>
      <w:r w:rsidR="00D40087" w:rsidRPr="00CF7E03">
        <w:rPr>
          <w:rFonts w:ascii="Arial" w:eastAsiaTheme="minorEastAsia" w:hAnsi="Arial" w:cs="Arial"/>
          <w:sz w:val="22"/>
          <w:szCs w:val="22"/>
          <w:lang w:eastAsia="zh-CN"/>
        </w:rPr>
        <w:noBreakHyphen/>
      </w:r>
      <w:r w:rsidR="008E3D45" w:rsidRPr="00CF7E03">
        <w:rPr>
          <w:rFonts w:ascii="Arial" w:eastAsiaTheme="minorEastAsia" w:hAnsi="Arial" w:cs="Arial"/>
          <w:sz w:val="22"/>
          <w:szCs w:val="22"/>
          <w:lang w:eastAsia="zh-CN"/>
        </w:rPr>
        <w:t>purity</w:t>
      </w:r>
      <w:r w:rsidR="00D40087" w:rsidRPr="00CF7E03">
        <w:rPr>
          <w:rFonts w:ascii="Arial" w:eastAsiaTheme="minorEastAsia" w:hAnsi="Arial" w:cs="Arial"/>
          <w:sz w:val="22"/>
          <w:szCs w:val="22"/>
          <w:lang w:eastAsia="zh-CN"/>
        </w:rPr>
        <w:t xml:space="preserve">, highly crystalline form </w:t>
      </w:r>
      <w:r w:rsidR="008E3D45" w:rsidRPr="00CF7E03">
        <w:rPr>
          <w:rFonts w:ascii="Arial" w:eastAsiaTheme="minorEastAsia" w:hAnsi="Arial" w:cs="Arial"/>
          <w:sz w:val="22"/>
          <w:szCs w:val="22"/>
          <w:lang w:eastAsia="zh-CN"/>
        </w:rPr>
        <w:t>of carbon black produced from</w:t>
      </w:r>
      <w:r w:rsidR="007C33F9" w:rsidRPr="00CF7E03">
        <w:rPr>
          <w:rFonts w:ascii="Arial" w:eastAsiaTheme="minorEastAsia" w:hAnsi="Arial" w:cs="Arial"/>
          <w:sz w:val="22"/>
          <w:szCs w:val="22"/>
          <w:lang w:eastAsia="zh-CN"/>
        </w:rPr>
        <w:t xml:space="preserve"> the</w:t>
      </w:r>
      <w:r w:rsidR="008E3D45" w:rsidRPr="00CF7E03">
        <w:rPr>
          <w:rFonts w:ascii="Arial" w:eastAsiaTheme="minorEastAsia" w:hAnsi="Arial" w:cs="Arial"/>
          <w:sz w:val="22"/>
          <w:szCs w:val="22"/>
          <w:lang w:eastAsia="zh-CN"/>
        </w:rPr>
        <w:t xml:space="preserve"> thermal decomposition of C</w:t>
      </w:r>
      <w:r w:rsidR="008E3D45" w:rsidRPr="00CF7E03">
        <w:rPr>
          <w:rFonts w:ascii="Arial" w:eastAsiaTheme="minorEastAsia" w:hAnsi="Arial" w:cs="Arial"/>
          <w:sz w:val="22"/>
          <w:szCs w:val="22"/>
          <w:vertAlign w:val="subscript"/>
          <w:lang w:eastAsia="zh-CN"/>
        </w:rPr>
        <w:t>2</w:t>
      </w:r>
      <w:r w:rsidR="008E3D45" w:rsidRPr="00CF7E03">
        <w:rPr>
          <w:rFonts w:ascii="Arial" w:eastAsiaTheme="minorEastAsia" w:hAnsi="Arial" w:cs="Arial"/>
          <w:sz w:val="22"/>
          <w:szCs w:val="22"/>
          <w:lang w:eastAsia="zh-CN"/>
        </w:rPr>
        <w:t>H</w:t>
      </w:r>
      <w:r w:rsidR="008E3D45" w:rsidRPr="00CF7E03">
        <w:rPr>
          <w:rFonts w:ascii="Arial" w:eastAsiaTheme="minorEastAsia" w:hAnsi="Arial" w:cs="Arial"/>
          <w:sz w:val="22"/>
          <w:szCs w:val="22"/>
          <w:vertAlign w:val="subscript"/>
          <w:lang w:eastAsia="zh-CN"/>
        </w:rPr>
        <w:t>2</w:t>
      </w:r>
      <w:r w:rsidR="00F047CF" w:rsidRPr="00CF7E03">
        <w:rPr>
          <w:rFonts w:ascii="Arial" w:eastAsiaTheme="minorEastAsia" w:hAnsi="Arial" w:cs="Arial"/>
          <w:sz w:val="22"/>
          <w:szCs w:val="22"/>
          <w:lang w:eastAsia="zh-CN"/>
        </w:rPr>
        <w:t xml:space="preserve">, with a unique structure </w:t>
      </w:r>
      <w:r w:rsidR="00926B77" w:rsidRPr="00CF7E03">
        <w:rPr>
          <w:rFonts w:ascii="Arial" w:eastAsiaTheme="minorEastAsia" w:hAnsi="Arial" w:cs="Arial"/>
          <w:sz w:val="22"/>
          <w:szCs w:val="22"/>
          <w:lang w:eastAsia="zh-CN"/>
        </w:rPr>
        <w:t xml:space="preserve">that makes </w:t>
      </w:r>
      <w:r w:rsidR="00F047CF" w:rsidRPr="00CF7E03">
        <w:rPr>
          <w:rFonts w:ascii="Arial" w:eastAsiaTheme="minorEastAsia" w:hAnsi="Arial" w:cs="Arial"/>
          <w:sz w:val="22"/>
          <w:szCs w:val="22"/>
          <w:lang w:eastAsia="zh-CN"/>
        </w:rPr>
        <w:t>it an excellent conductive additive for electrodes.</w:t>
      </w:r>
      <w:r w:rsidR="00BA3524" w:rsidRPr="00BA3524">
        <w:rPr>
          <w:rFonts w:ascii="Arial" w:hAnsi="Arial" w:cs="Arial"/>
          <w:sz w:val="22"/>
          <w:vertAlign w:val="superscript"/>
        </w:rPr>
        <w:t>9,45</w:t>
      </w:r>
      <w:r w:rsidR="008E3D45" w:rsidRPr="00CF7E03">
        <w:rPr>
          <w:rFonts w:ascii="Arial" w:eastAsiaTheme="minorEastAsia" w:hAnsi="Arial" w:cs="Arial"/>
          <w:sz w:val="22"/>
          <w:szCs w:val="22"/>
          <w:lang w:eastAsia="zh-CN"/>
        </w:rPr>
        <w:t xml:space="preserve"> </w:t>
      </w:r>
      <w:r w:rsidR="00E71C45" w:rsidRPr="00CF7E03">
        <w:rPr>
          <w:rFonts w:ascii="Arial" w:eastAsiaTheme="minorEastAsia" w:hAnsi="Arial" w:cs="Arial"/>
          <w:sz w:val="22"/>
          <w:szCs w:val="22"/>
          <w:lang w:eastAsia="zh-CN"/>
        </w:rPr>
        <w:t>Therefore, t</w:t>
      </w:r>
      <w:r w:rsidR="001B4FC7" w:rsidRPr="00CF7E03">
        <w:rPr>
          <w:rFonts w:ascii="Arial" w:eastAsiaTheme="minorEastAsia" w:hAnsi="Arial" w:cs="Arial"/>
          <w:sz w:val="22"/>
          <w:szCs w:val="22"/>
          <w:lang w:eastAsia="zh-CN"/>
        </w:rPr>
        <w:t xml:space="preserve">he </w:t>
      </w:r>
      <w:r w:rsidR="00655A89" w:rsidRPr="00CF7E03">
        <w:rPr>
          <w:rFonts w:ascii="Arial" w:eastAsiaTheme="minorEastAsia" w:hAnsi="Arial" w:cs="Arial"/>
          <w:sz w:val="22"/>
          <w:szCs w:val="22"/>
          <w:lang w:eastAsia="zh-CN"/>
        </w:rPr>
        <w:t>market for</w:t>
      </w:r>
      <w:r w:rsidR="001B4FC7" w:rsidRPr="00CF7E03">
        <w:rPr>
          <w:rFonts w:ascii="Arial" w:eastAsiaTheme="minorEastAsia" w:hAnsi="Arial" w:cs="Arial"/>
          <w:sz w:val="22"/>
          <w:szCs w:val="22"/>
          <w:lang w:eastAsia="zh-CN"/>
        </w:rPr>
        <w:t xml:space="preserve"> acetylene black </w:t>
      </w:r>
      <w:r w:rsidR="000F4327" w:rsidRPr="00CF7E03">
        <w:rPr>
          <w:rFonts w:ascii="Arial" w:eastAsiaTheme="minorEastAsia" w:hAnsi="Arial" w:cs="Arial"/>
          <w:sz w:val="22"/>
          <w:szCs w:val="22"/>
          <w:lang w:eastAsia="zh-CN"/>
        </w:rPr>
        <w:t>is expected to grow with the global shift towards electric</w:t>
      </w:r>
      <w:r w:rsidR="00F14830">
        <w:rPr>
          <w:rFonts w:ascii="Arial" w:eastAsiaTheme="minorEastAsia" w:hAnsi="Arial" w:cs="Arial"/>
          <w:sz w:val="22"/>
          <w:szCs w:val="22"/>
          <w:lang w:eastAsia="zh-CN"/>
        </w:rPr>
        <w:t xml:space="preserve"> </w:t>
      </w:r>
      <w:r w:rsidR="000F4327" w:rsidRPr="00CF7E03">
        <w:rPr>
          <w:rFonts w:ascii="Arial" w:eastAsiaTheme="minorEastAsia" w:hAnsi="Arial" w:cs="Arial"/>
          <w:sz w:val="22"/>
          <w:szCs w:val="22"/>
          <w:lang w:eastAsia="zh-CN"/>
        </w:rPr>
        <w:t>vehicles.</w:t>
      </w:r>
      <w:r w:rsidR="00BA3524" w:rsidRPr="00BA3524">
        <w:rPr>
          <w:rFonts w:ascii="Arial" w:hAnsi="Arial" w:cs="Arial"/>
          <w:sz w:val="22"/>
          <w:vertAlign w:val="superscript"/>
        </w:rPr>
        <w:t>45</w:t>
      </w:r>
    </w:p>
    <w:bookmarkEnd w:id="396"/>
    <w:p w14:paraId="18B09E17" w14:textId="6BBA34FA" w:rsidR="00AD1EE9" w:rsidRDefault="002C61DB" w:rsidP="004241C5">
      <w:pPr>
        <w:pStyle w:val="ListParagraph"/>
        <w:spacing w:after="240" w:line="360" w:lineRule="auto"/>
        <w:ind w:left="0" w:firstLine="504"/>
        <w:jc w:val="both"/>
        <w:rPr>
          <w:ins w:id="449" w:author="Zhang  Zihao" w:date="2024-08-28T10:50:00Z" w16du:dateUtc="2024-08-28T08:50:00Z"/>
          <w:rFonts w:ascii="Arial" w:eastAsiaTheme="minorEastAsia" w:hAnsi="Arial" w:cs="Arial"/>
          <w:sz w:val="22"/>
          <w:szCs w:val="22"/>
          <w:lang w:eastAsia="zh-CN"/>
        </w:rPr>
      </w:pPr>
      <w:r w:rsidRPr="00CF7E03">
        <w:rPr>
          <w:rFonts w:ascii="Arial" w:eastAsiaTheme="minorEastAsia" w:hAnsi="Arial" w:cs="Arial"/>
          <w:sz w:val="22"/>
          <w:szCs w:val="22"/>
          <w:lang w:eastAsia="zh-CN"/>
        </w:rPr>
        <w:t>Another critical 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the production of 1,4-butanediol </w:t>
      </w:r>
      <w:r w:rsidRPr="001868AE">
        <w:rPr>
          <w:rFonts w:ascii="Arial" w:eastAsiaTheme="minorEastAsia" w:hAnsi="Arial" w:cs="Arial"/>
          <w:i/>
          <w:sz w:val="22"/>
          <w:szCs w:val="22"/>
          <w:lang w:eastAsia="zh-CN"/>
        </w:rPr>
        <w:t>via</w:t>
      </w:r>
      <w:r w:rsidRPr="00CF7E03">
        <w:rPr>
          <w:rFonts w:ascii="Arial" w:eastAsiaTheme="minorEastAsia" w:hAnsi="Arial" w:cs="Arial"/>
          <w:sz w:val="22"/>
          <w:szCs w:val="22"/>
          <w:lang w:eastAsia="zh-CN"/>
        </w:rPr>
        <w:t xml:space="preserve"> the classical Reppe process, </w:t>
      </w:r>
      <w:r w:rsidR="00CC6AAA" w:rsidRPr="00CF7E03">
        <w:rPr>
          <w:rFonts w:ascii="Arial" w:eastAsiaTheme="minorEastAsia" w:hAnsi="Arial" w:cs="Arial"/>
          <w:sz w:val="22"/>
          <w:szCs w:val="22"/>
          <w:lang w:eastAsia="zh-CN"/>
        </w:rPr>
        <w:t xml:space="preserve">which involves </w:t>
      </w:r>
      <w:r w:rsidRPr="00CF7E03">
        <w:rPr>
          <w:rFonts w:ascii="Arial" w:eastAsiaTheme="minorEastAsia" w:hAnsi="Arial" w:cs="Arial"/>
          <w:sz w:val="22"/>
          <w:szCs w:val="22"/>
          <w:lang w:eastAsia="zh-CN"/>
        </w:rPr>
        <w:t xml:space="preserve">the reaction of </w:t>
      </w:r>
      <w:r w:rsidR="00F14830">
        <w:rPr>
          <w:rFonts w:ascii="Arial" w:eastAsiaTheme="minorEastAsia" w:hAnsi="Arial" w:cs="Arial"/>
          <w:sz w:val="22"/>
          <w:szCs w:val="22"/>
          <w:lang w:eastAsia="zh-CN"/>
        </w:rPr>
        <w:t>acetylene</w:t>
      </w:r>
      <w:r w:rsidR="00F14830"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with formaldehyde. This process still dominates, accounting for 40% of total production (</w:t>
      </w:r>
      <w:r w:rsidRPr="00534E86">
        <w:rPr>
          <w:rFonts w:ascii="Arial" w:eastAsiaTheme="minorEastAsia" w:hAnsi="Arial" w:cs="Arial"/>
          <w:sz w:val="22"/>
          <w:szCs w:val="22"/>
          <w:lang w:eastAsia="zh-CN"/>
        </w:rPr>
        <w:t>2</w:t>
      </w:r>
      <w:r w:rsidR="002D6558" w:rsidRPr="00534E86">
        <w:rPr>
          <w:rFonts w:ascii="Arial" w:eastAsiaTheme="minorEastAsia" w:hAnsi="Arial" w:cs="Arial"/>
          <w:sz w:val="22"/>
          <w:szCs w:val="22"/>
          <w:lang w:eastAsia="zh-CN"/>
        </w:rPr>
        <w:t>–</w:t>
      </w:r>
      <w:r w:rsidRPr="00534E86">
        <w:rPr>
          <w:rFonts w:ascii="Arial" w:eastAsiaTheme="minorEastAsia" w:hAnsi="Arial" w:cs="Arial"/>
          <w:sz w:val="22"/>
          <w:szCs w:val="22"/>
          <w:lang w:eastAsia="zh-CN"/>
        </w:rPr>
        <w:t>2.5</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Mt</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y</w:t>
      </w:r>
      <w:r w:rsidR="00B427FA" w:rsidRPr="00CF7E03">
        <w:rPr>
          <w:rFonts w:ascii="Arial" w:eastAsiaTheme="minorEastAsia" w:hAnsi="Arial" w:cs="Arial"/>
          <w:sz w:val="22"/>
          <w:szCs w:val="22"/>
          <w:vertAlign w:val="superscript"/>
          <w:lang w:eastAsia="zh-CN"/>
        </w:rPr>
        <w:t>–</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46,47</w:t>
      </w:r>
      <w:r w:rsidRPr="00CF7E03">
        <w:rPr>
          <w:rFonts w:ascii="Arial" w:eastAsiaTheme="minorEastAsia" w:hAnsi="Arial" w:cs="Arial"/>
          <w:sz w:val="22"/>
          <w:szCs w:val="22"/>
          <w:lang w:eastAsia="zh-CN"/>
        </w:rPr>
        <w:t xml:space="preserve"> Despite its advantages, several complex and multi-step alternative routes have been developed to address the scarcity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in some regions</w:t>
      </w:r>
      <w:r w:rsidR="0069262F" w:rsidRPr="00CF7E03">
        <w:rPr>
          <w:rFonts w:ascii="Arial" w:eastAsiaTheme="minorEastAsia" w:hAnsi="Arial" w:cs="Arial"/>
          <w:sz w:val="22"/>
          <w:szCs w:val="22"/>
          <w:lang w:eastAsia="zh-CN"/>
        </w:rPr>
        <w:t>. Th</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s</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 xml:space="preserve"> include</w:t>
      </w:r>
      <w:r w:rsidRPr="00CF7E03">
        <w:rPr>
          <w:rFonts w:ascii="Arial" w:eastAsiaTheme="minorEastAsia" w:hAnsi="Arial" w:cs="Arial"/>
          <w:sz w:val="22"/>
          <w:szCs w:val="22"/>
          <w:lang w:eastAsia="zh-CN"/>
        </w:rPr>
        <w:t xml:space="preserve"> 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production of maleic anhydride from benzene or n</w:t>
      </w:r>
      <w:r w:rsidR="00CD524A"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butane oxidation, followed by esterification and hydrogenolysis, 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reaction of butadiene with acetic acid to form 1,4</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2</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butene, followed by hydrogenation and hydrolysis</w:t>
      </w:r>
      <w:r w:rsidR="000B145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and iii)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chlorination of butadiene and subsequent reaction with sodium acetate to give 1,4</w:t>
      </w:r>
      <w:r w:rsidR="00B947CB"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w:t>
      </w:r>
      <w:r w:rsidR="00057DD5">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2</w:t>
      </w:r>
      <w:r w:rsidR="00057DD5">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butene, followed by hydrogenation and hydrolysis.</w:t>
      </w:r>
      <w:r w:rsidR="00BA3524" w:rsidRPr="00BA3524">
        <w:rPr>
          <w:rFonts w:ascii="Arial" w:hAnsi="Arial" w:cs="Arial"/>
          <w:sz w:val="22"/>
          <w:vertAlign w:val="superscript"/>
        </w:rPr>
        <w:t>46</w:t>
      </w:r>
      <w:r w:rsidRPr="00CF7E03">
        <w:rPr>
          <w:rFonts w:ascii="Arial" w:eastAsiaTheme="minorEastAsia" w:hAnsi="Arial" w:cs="Arial"/>
          <w:sz w:val="22"/>
          <w:szCs w:val="22"/>
          <w:lang w:eastAsia="zh-CN"/>
        </w:rPr>
        <w:t xml:space="preserve"> </w:t>
      </w:r>
      <w:r w:rsidR="00E359CE" w:rsidRPr="00CF7E03">
        <w:rPr>
          <w:rFonts w:ascii="Arial" w:eastAsiaTheme="minorEastAsia" w:hAnsi="Arial" w:cs="Arial"/>
          <w:sz w:val="22"/>
          <w:szCs w:val="22"/>
          <w:lang w:eastAsia="zh-CN"/>
        </w:rPr>
        <w:t xml:space="preserve">The production of </w:t>
      </w:r>
      <w:r w:rsidRPr="00CF7E03">
        <w:rPr>
          <w:rFonts w:ascii="Arial" w:eastAsiaTheme="minorEastAsia" w:hAnsi="Arial" w:cs="Arial"/>
          <w:sz w:val="22"/>
          <w:szCs w:val="22"/>
          <w:lang w:eastAsia="zh-CN"/>
        </w:rPr>
        <w:t>1,4</w:t>
      </w:r>
      <w:r w:rsidR="00EB2276">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butanediol exemplifies the </w:t>
      </w:r>
      <w:r w:rsidR="00F14830">
        <w:rPr>
          <w:rFonts w:ascii="Arial" w:eastAsiaTheme="minorEastAsia" w:hAnsi="Arial" w:cs="Arial"/>
          <w:sz w:val="22"/>
          <w:szCs w:val="22"/>
          <w:lang w:eastAsia="zh-CN"/>
        </w:rPr>
        <w:t xml:space="preserve">unique </w:t>
      </w:r>
      <w:r w:rsidRPr="00CF7E03">
        <w:rPr>
          <w:rFonts w:ascii="Arial" w:eastAsiaTheme="minorEastAsia" w:hAnsi="Arial" w:cs="Arial"/>
          <w:sz w:val="22"/>
          <w:szCs w:val="22"/>
          <w:lang w:eastAsia="zh-CN"/>
        </w:rPr>
        <w:t>advantage</w:t>
      </w:r>
      <w:r w:rsidR="00F14830">
        <w:rPr>
          <w:rFonts w:ascii="Arial" w:eastAsiaTheme="minorEastAsia" w:hAnsi="Arial" w:cs="Arial"/>
          <w:sz w:val="22"/>
          <w:szCs w:val="22"/>
          <w:lang w:eastAsia="zh-CN"/>
        </w:rPr>
        <w:t>s</w:t>
      </w:r>
      <w:r w:rsidRPr="00CF7E03">
        <w:rPr>
          <w:rFonts w:ascii="Arial" w:eastAsiaTheme="minorEastAsia" w:hAnsi="Arial" w:cs="Arial"/>
          <w:sz w:val="22"/>
          <w:szCs w:val="22"/>
          <w:lang w:eastAsia="zh-CN"/>
        </w:rPr>
        <w:t xml:space="preserve">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as</w:t>
      </w:r>
      <w:r w:rsidR="00DC42A0">
        <w:rPr>
          <w:rFonts w:ascii="Arial" w:eastAsiaTheme="minorEastAsia" w:hAnsi="Arial" w:cs="Arial" w:hint="eastAsia"/>
          <w:sz w:val="22"/>
          <w:szCs w:val="22"/>
          <w:lang w:eastAsia="zh-CN"/>
        </w:rPr>
        <w:t xml:space="preserve"> the </w:t>
      </w:r>
      <w:r w:rsidR="00DC42A0" w:rsidRPr="00CF7E03">
        <w:rPr>
          <w:rFonts w:ascii="Arial" w:eastAsiaTheme="minorEastAsia" w:hAnsi="Arial" w:cs="Arial"/>
          <w:sz w:val="22"/>
          <w:szCs w:val="22"/>
          <w:lang w:eastAsia="zh-CN"/>
        </w:rPr>
        <w:t>feedstock</w:t>
      </w:r>
      <w:r w:rsidR="00DC42A0">
        <w:rPr>
          <w:rFonts w:ascii="Arial" w:eastAsiaTheme="minorEastAsia" w:hAnsi="Arial" w:cs="Arial" w:hint="eastAsia"/>
          <w:sz w:val="22"/>
          <w:szCs w:val="22"/>
          <w:lang w:eastAsia="zh-CN"/>
        </w:rPr>
        <w:t xml:space="preserve"> in </w:t>
      </w:r>
      <w:r w:rsidRPr="00CF7E03">
        <w:rPr>
          <w:rFonts w:ascii="Arial" w:eastAsiaTheme="minorEastAsia" w:hAnsi="Arial" w:cs="Arial"/>
          <w:sz w:val="22"/>
          <w:szCs w:val="22"/>
          <w:lang w:eastAsia="zh-CN"/>
        </w:rPr>
        <w:t xml:space="preserve">chemical synthesis. However, research on </w:t>
      </w:r>
      <w:r w:rsidR="002331E6">
        <w:rPr>
          <w:rFonts w:ascii="Arial" w:eastAsiaTheme="minorEastAsia" w:hAnsi="Arial" w:cs="Arial" w:hint="eastAsia"/>
          <w:sz w:val="22"/>
          <w:szCs w:val="22"/>
          <w:lang w:eastAsia="zh-CN"/>
        </w:rPr>
        <w:t xml:space="preserve">producing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-based chemicals has not attracted sufficient attention since being largely replaced by olefin routes.</w:t>
      </w:r>
    </w:p>
    <w:p w14:paraId="5E94A0E6" w14:textId="3AF8BCC1" w:rsidR="00E94F08" w:rsidRDefault="00E94F08" w:rsidP="00FE1182">
      <w:pPr>
        <w:pStyle w:val="ListParagraph"/>
        <w:spacing w:line="360" w:lineRule="auto"/>
        <w:ind w:left="0" w:firstLine="504"/>
        <w:jc w:val="both"/>
        <w:rPr>
          <w:rFonts w:ascii="Arial" w:eastAsiaTheme="minorEastAsia" w:hAnsi="Arial" w:cs="Arial"/>
          <w:sz w:val="22"/>
          <w:szCs w:val="22"/>
          <w:lang w:eastAsia="zh-CN"/>
        </w:rPr>
      </w:pPr>
      <w:commentRangeStart w:id="450"/>
      <w:commentRangeStart w:id="451"/>
      <w:ins w:id="452" w:author="Zhang  Zihao" w:date="2024-08-28T10:50:00Z" w16du:dateUtc="2024-08-28T08:50:00Z">
        <w:r w:rsidRPr="00CF7E03">
          <w:rPr>
            <w:rFonts w:ascii="Arial" w:eastAsiaTheme="minorEastAsia" w:hAnsi="Arial" w:cs="Arial"/>
            <w:sz w:val="22"/>
            <w:szCs w:val="22"/>
            <w:lang w:eastAsia="zh-CN"/>
          </w:rPr>
          <w:t>The industrial production of vinyl acetate, acetaldehyde, acetic acid, acrylic acid, and acrylonitrile from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has been </w:t>
        </w:r>
        <w:r>
          <w:rPr>
            <w:rFonts w:ascii="Arial" w:eastAsiaTheme="minorEastAsia" w:hAnsi="Arial" w:cs="Arial" w:hint="eastAsia"/>
            <w:sz w:val="22"/>
            <w:szCs w:val="22"/>
            <w:lang w:eastAsia="zh-CN"/>
          </w:rPr>
          <w:t xml:space="preserve">largely </w:t>
        </w:r>
        <w:r w:rsidRPr="00CF7E03">
          <w:rPr>
            <w:rFonts w:ascii="Arial" w:eastAsiaTheme="minorEastAsia" w:hAnsi="Arial" w:cs="Arial"/>
            <w:sz w:val="22"/>
            <w:szCs w:val="22"/>
            <w:lang w:eastAsia="zh-CN"/>
          </w:rPr>
          <w:t>replaced by routes using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C</w:t>
        </w:r>
        <w:r w:rsidRPr="00CF7E03">
          <w:rPr>
            <w:rFonts w:ascii="Arial" w:eastAsiaTheme="minorEastAsia" w:hAnsi="Arial" w:cs="Arial"/>
            <w:sz w:val="22"/>
            <w:szCs w:val="22"/>
            <w:vertAlign w:val="subscript"/>
            <w:lang w:eastAsia="zh-CN"/>
          </w:rPr>
          <w:t>3</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6</w:t>
        </w:r>
        <w:r w:rsidRPr="00CF7E03">
          <w:rPr>
            <w:rFonts w:ascii="Arial" w:eastAsiaTheme="minorEastAsia" w:hAnsi="Arial" w:cs="Arial"/>
            <w:sz w:val="22"/>
            <w:szCs w:val="22"/>
            <w:lang w:eastAsia="zh-CN"/>
          </w:rPr>
          <w:t xml:space="preserve">, and methanol. </w:t>
        </w:r>
        <w:commentRangeEnd w:id="450"/>
        <w:r>
          <w:rPr>
            <w:rStyle w:val="CommentReference"/>
          </w:rPr>
          <w:commentReference w:id="450"/>
        </w:r>
        <w:commentRangeEnd w:id="451"/>
        <w:r>
          <w:rPr>
            <w:rStyle w:val="CommentReference"/>
          </w:rPr>
          <w:commentReference w:id="451"/>
        </w:r>
        <w:r w:rsidRPr="00E94F08">
          <w:rPr>
            <w:rFonts w:ascii="Arial" w:eastAsiaTheme="minorEastAsia" w:hAnsi="Arial" w:cs="Arial"/>
            <w:sz w:val="22"/>
            <w:szCs w:val="22"/>
            <w:lang w:eastAsia="zh-CN"/>
          </w:rPr>
          <w:t xml:space="preserve"> </w:t>
        </w:r>
      </w:ins>
      <w:moveToRangeStart w:id="453" w:author="Zhang  Zihao" w:date="2024-08-28T10:50:00Z" w:name="move175734641"/>
      <w:moveTo w:id="454" w:author="Zhang  Zihao" w:date="2024-08-28T10:50:00Z" w16du:dateUtc="2024-08-28T08:50:00Z">
        <w:r w:rsidRPr="00CF7E03">
          <w:rPr>
            <w:rFonts w:ascii="Arial" w:eastAsiaTheme="minorEastAsia" w:hAnsi="Arial" w:cs="Arial"/>
            <w:sz w:val="22"/>
            <w:szCs w:val="22"/>
            <w:lang w:eastAsia="zh-CN"/>
          </w:rPr>
          <w:t>Acetaldehyde and vinyl acetate are primarily produced from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4</w:t>
        </w:r>
        <w:r>
          <w:rPr>
            <w:rFonts w:ascii="Arial" w:eastAsiaTheme="minorEastAsia" w:hAnsi="Arial" w:cs="Arial" w:hint="eastAsia"/>
            <w:sz w:val="22"/>
            <w:szCs w:val="22"/>
            <w:lang w:eastAsia="zh-CN"/>
          </w:rPr>
          <w:t xml:space="preserve"> globally</w:t>
        </w:r>
        <w:r w:rsidRPr="00CF7E03">
          <w:rPr>
            <w:rFonts w:ascii="Arial" w:eastAsiaTheme="minorEastAsia" w:hAnsi="Arial" w:cs="Arial"/>
            <w:sz w:val="22"/>
            <w:szCs w:val="22"/>
            <w:lang w:eastAsia="zh-CN"/>
          </w:rPr>
          <w:t>,</w:t>
        </w:r>
        <w:r>
          <w:rPr>
            <w:rFonts w:ascii="Arial" w:eastAsiaTheme="minorEastAsia" w:hAnsi="Arial" w:cs="Arial" w:hint="eastAsia"/>
            <w:sz w:val="22"/>
            <w:szCs w:val="22"/>
            <w:lang w:eastAsia="zh-CN"/>
          </w:rPr>
          <w:t xml:space="preserve"> </w:t>
        </w:r>
        <w:r w:rsidRPr="00CF7E03">
          <w:rPr>
            <w:rFonts w:ascii="Arial" w:eastAsiaTheme="minorEastAsia" w:hAnsi="Arial" w:cs="Arial"/>
            <w:sz w:val="22"/>
            <w:szCs w:val="22"/>
            <w:lang w:eastAsia="zh-CN"/>
          </w:rPr>
          <w:t>with annual productions of 1.5 and 6.2 Mt, respectively.</w:t>
        </w:r>
        <w:r w:rsidRPr="00BA3524">
          <w:rPr>
            <w:rFonts w:ascii="Arial" w:hAnsi="Arial" w:cs="Arial"/>
            <w:sz w:val="22"/>
            <w:vertAlign w:val="superscript"/>
          </w:rPr>
          <w:t>36,37</w:t>
        </w:r>
        <w:r w:rsidRPr="00CF7E03">
          <w:rPr>
            <w:rFonts w:ascii="Arial" w:eastAsiaTheme="minorEastAsia" w:hAnsi="Arial" w:cs="Arial"/>
            <w:sz w:val="22"/>
            <w:szCs w:val="22"/>
            <w:lang w:eastAsia="zh-CN"/>
          </w:rPr>
          <w:t xml:space="preserve"> Notably, vinyl acetate production in China </w:t>
        </w:r>
        <w:r>
          <w:rPr>
            <w:rFonts w:ascii="Arial" w:eastAsiaTheme="minorEastAsia" w:hAnsi="Arial" w:cs="Arial" w:hint="eastAsia"/>
            <w:sz w:val="22"/>
            <w:szCs w:val="22"/>
            <w:lang w:eastAsia="zh-CN"/>
          </w:rPr>
          <w:t xml:space="preserve">still </w:t>
        </w:r>
        <w:r w:rsidRPr="00CF7E03">
          <w:rPr>
            <w:rFonts w:ascii="Arial" w:eastAsiaTheme="minorEastAsia" w:hAnsi="Arial" w:cs="Arial"/>
            <w:sz w:val="22"/>
            <w:szCs w:val="22"/>
            <w:lang w:eastAsia="zh-CN"/>
          </w:rPr>
          <w:t>primarily relies on the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 to date. Acrylic acid and acrylonitrile are produced from C</w:t>
        </w:r>
        <w:r w:rsidRPr="00CF7E03">
          <w:rPr>
            <w:rFonts w:ascii="Arial" w:eastAsiaTheme="minorEastAsia" w:hAnsi="Arial" w:cs="Arial"/>
            <w:sz w:val="22"/>
            <w:szCs w:val="22"/>
            <w:vertAlign w:val="subscript"/>
            <w:lang w:eastAsia="zh-CN"/>
          </w:rPr>
          <w:t>3</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6</w:t>
        </w:r>
        <w:r w:rsidRPr="00CF7E03">
          <w:rPr>
            <w:rFonts w:ascii="Arial" w:eastAsiaTheme="minorEastAsia" w:hAnsi="Arial" w:cs="Arial"/>
            <w:sz w:val="22"/>
            <w:szCs w:val="22"/>
            <w:lang w:eastAsia="zh-CN"/>
          </w:rPr>
          <w:t>, with annual productions of 8.8 and 7.0</w:t>
        </w:r>
        <w:r w:rsidRPr="00CF7E03">
          <w:t> </w:t>
        </w:r>
        <w:r w:rsidRPr="00CF7E03">
          <w:rPr>
            <w:rFonts w:ascii="Arial" w:eastAsiaTheme="minorEastAsia" w:hAnsi="Arial" w:cs="Arial"/>
            <w:sz w:val="22"/>
            <w:szCs w:val="22"/>
            <w:lang w:eastAsia="zh-CN"/>
          </w:rPr>
          <w:t>Mt, respectively.</w:t>
        </w:r>
        <w:r w:rsidRPr="00BA3524">
          <w:rPr>
            <w:rFonts w:ascii="Arial" w:hAnsi="Arial" w:cs="Arial"/>
            <w:sz w:val="22"/>
            <w:vertAlign w:val="superscript"/>
          </w:rPr>
          <w:t>38–40</w:t>
        </w:r>
        <w:r w:rsidRPr="00CF7E03">
          <w:rPr>
            <w:rFonts w:ascii="Arial" w:eastAsiaTheme="minorEastAsia" w:hAnsi="Arial" w:cs="Arial"/>
            <w:sz w:val="22"/>
            <w:szCs w:val="22"/>
            <w:lang w:eastAsia="zh-CN"/>
          </w:rPr>
          <w:t xml:space="preserve"> Acrylic acid has the highest annual global market size at approximately USD </w:t>
        </w:r>
        <w:r>
          <w:rPr>
            <w:rFonts w:ascii="Arial" w:eastAsiaTheme="minorEastAsia" w:hAnsi="Arial" w:cs="Arial" w:hint="eastAsia"/>
            <w:sz w:val="22"/>
            <w:szCs w:val="22"/>
            <w:lang w:eastAsia="zh-CN"/>
          </w:rPr>
          <w:t>23</w:t>
        </w:r>
        <w:r w:rsidRPr="00CF7E03">
          <w:rPr>
            <w:rFonts w:ascii="Arial" w:eastAsiaTheme="minorEastAsia" w:hAnsi="Arial" w:cs="Arial"/>
            <w:sz w:val="22"/>
            <w:szCs w:val="22"/>
            <w:lang w:eastAsia="zh-CN"/>
          </w:rPr>
          <w:t> billion,</w:t>
        </w:r>
        <w:r w:rsidRPr="00BA3524">
          <w:rPr>
            <w:rFonts w:ascii="Arial" w:hAnsi="Arial" w:cs="Arial"/>
            <w:sz w:val="22"/>
            <w:vertAlign w:val="superscript"/>
          </w:rPr>
          <w:t>38</w:t>
        </w:r>
        <w:r w:rsidRPr="00CF7E03">
          <w:rPr>
            <w:rFonts w:ascii="Arial" w:eastAsiaTheme="minorEastAsia" w:hAnsi="Arial" w:cs="Arial"/>
            <w:sz w:val="22"/>
            <w:szCs w:val="22"/>
            <w:lang w:eastAsia="zh-CN"/>
          </w:rPr>
          <w:t xml:space="preserve"> while acetaldehyde has the lowest at around USD 1.</w:t>
        </w:r>
        <w:r>
          <w:rPr>
            <w:rFonts w:ascii="Arial" w:eastAsiaTheme="minorEastAsia" w:hAnsi="Arial" w:cs="Arial" w:hint="eastAsia"/>
            <w:sz w:val="22"/>
            <w:szCs w:val="22"/>
            <w:lang w:eastAsia="zh-CN"/>
          </w:rPr>
          <w:t>9</w:t>
        </w:r>
        <w:r w:rsidRPr="00CF7E03">
          <w:rPr>
            <w:rFonts w:ascii="Arial" w:eastAsiaTheme="minorEastAsia" w:hAnsi="Arial" w:cs="Arial"/>
            <w:sz w:val="22"/>
            <w:szCs w:val="22"/>
            <w:lang w:eastAsia="zh-CN"/>
          </w:rPr>
          <w:t xml:space="preserve"> billion. Acetic acid, previously produced </w:t>
        </w:r>
        <w:r w:rsidRPr="00685B8B">
          <w:rPr>
            <w:rFonts w:ascii="Arial" w:eastAsiaTheme="minorEastAsia" w:hAnsi="Arial" w:cs="Arial"/>
            <w:i/>
            <w:sz w:val="22"/>
            <w:szCs w:val="22"/>
            <w:lang w:eastAsia="zh-CN"/>
          </w:rPr>
          <w:t>via</w:t>
        </w:r>
        <w:r w:rsidRPr="00CF7E03">
          <w:rPr>
            <w:rFonts w:ascii="Arial" w:eastAsiaTheme="minorEastAsia" w:hAnsi="Arial" w:cs="Arial"/>
            <w:sz w:val="22"/>
            <w:szCs w:val="22"/>
            <w:lang w:eastAsia="zh-CN"/>
          </w:rPr>
          <w:t xml:space="preserv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Pr>
            <w:rFonts w:ascii="Arial" w:eastAsiaTheme="minorEastAsia" w:hAnsi="Arial" w:cs="Arial" w:hint="eastAsia"/>
            <w:sz w:val="22"/>
            <w:szCs w:val="22"/>
            <w:vertAlign w:val="subscript"/>
            <w:lang w:eastAsia="zh-CN"/>
          </w:rPr>
          <w:t>2</w:t>
        </w:r>
        <w:r w:rsidRPr="00CF7E03">
          <w:rPr>
            <w:rFonts w:ascii="Arial" w:eastAsiaTheme="minorEastAsia" w:hAnsi="Arial" w:cs="Arial"/>
            <w:sz w:val="22"/>
            <w:szCs w:val="22"/>
            <w:lang w:eastAsia="zh-CN"/>
          </w:rPr>
          <w:t>-</w:t>
        </w:r>
        <w:r>
          <w:rPr>
            <w:rFonts w:ascii="Arial" w:eastAsiaTheme="minorEastAsia" w:hAnsi="Arial" w:cs="Arial" w:hint="eastAsia"/>
            <w:sz w:val="22"/>
            <w:szCs w:val="22"/>
            <w:lang w:eastAsia="zh-CN"/>
          </w:rPr>
          <w:t>derived</w:t>
        </w:r>
        <w:r w:rsidRPr="00CF7E03">
          <w:rPr>
            <w:rFonts w:ascii="Arial" w:eastAsiaTheme="minorEastAsia" w:hAnsi="Arial" w:cs="Arial"/>
            <w:sz w:val="22"/>
            <w:szCs w:val="22"/>
            <w:lang w:eastAsia="zh-CN"/>
          </w:rPr>
          <w:t xml:space="preserve"> acetaldehyde </w:t>
        </w:r>
        <w:r w:rsidRPr="00CF7E03">
          <w:rPr>
            <w:rFonts w:ascii="Arial" w:eastAsiaTheme="minorEastAsia" w:hAnsi="Arial" w:cs="Arial"/>
            <w:sz w:val="22"/>
            <w:szCs w:val="22"/>
            <w:lang w:eastAsia="zh-CN"/>
          </w:rPr>
          <w:lastRenderedPageBreak/>
          <w:t>oxidation, is now mainly produced by methanol carbonylation, with a high production of 18 Mt y</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xml:space="preserve"> and a global annual market size of about USD 15 billion.</w:t>
        </w:r>
        <w:r w:rsidRPr="00BA3524">
          <w:rPr>
            <w:rFonts w:ascii="Arial" w:hAnsi="Arial" w:cs="Arial"/>
            <w:sz w:val="22"/>
            <w:vertAlign w:val="superscript"/>
          </w:rPr>
          <w:t>41,42</w:t>
        </w:r>
      </w:moveTo>
      <w:moveToRangeEnd w:id="453"/>
    </w:p>
    <w:p w14:paraId="578E9404" w14:textId="2A671A94" w:rsidR="001B35EF" w:rsidRPr="004F33F9" w:rsidRDefault="001B35EF" w:rsidP="00FE1182">
      <w:pPr>
        <w:tabs>
          <w:tab w:val="left" w:pos="450"/>
        </w:tabs>
        <w:snapToGrid w:val="0"/>
        <w:spacing w:before="240" w:line="360" w:lineRule="auto"/>
        <w:jc w:val="both"/>
        <w:rPr>
          <w:rFonts w:ascii="Arial" w:eastAsiaTheme="minorEastAsia" w:hAnsi="Arial" w:cs="Arial"/>
          <w:sz w:val="22"/>
          <w:szCs w:val="22"/>
          <w:lang w:eastAsia="zh-CN"/>
        </w:rPr>
      </w:pPr>
      <w:commentRangeStart w:id="455"/>
      <w:commentRangeStart w:id="456"/>
      <w:r w:rsidRPr="00CF7E03">
        <w:rPr>
          <w:rFonts w:ascii="Arial" w:eastAsiaTheme="minorEastAsia" w:hAnsi="Arial" w:cs="Arial"/>
          <w:b/>
          <w:sz w:val="22"/>
          <w:szCs w:val="22"/>
          <w:lang w:eastAsia="zh-CN"/>
        </w:rPr>
        <w:t>2.</w:t>
      </w:r>
      <w:r w:rsidR="00C74984" w:rsidRPr="00CF7E03">
        <w:rPr>
          <w:rFonts w:ascii="Arial" w:eastAsiaTheme="minorEastAsia" w:hAnsi="Arial" w:cs="Arial"/>
          <w:b/>
          <w:sz w:val="22"/>
          <w:szCs w:val="22"/>
          <w:lang w:eastAsia="zh-CN"/>
        </w:rPr>
        <w:t>2</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Pr="00CF7E03">
        <w:rPr>
          <w:rFonts w:ascii="Arial" w:eastAsiaTheme="minorEastAsia" w:hAnsi="Arial" w:cs="Arial"/>
          <w:b/>
          <w:sz w:val="22"/>
          <w:szCs w:val="22"/>
          <w:lang w:eastAsia="zh-CN"/>
        </w:rPr>
        <w:t>Indirect</w:t>
      </w:r>
      <w:r w:rsidR="002E18C6" w:rsidRPr="00CF7E03">
        <w:rPr>
          <w:rFonts w:ascii="Arial" w:eastAsiaTheme="minorEastAsia" w:hAnsi="Arial" w:cs="Arial"/>
          <w:b/>
          <w:sz w:val="22"/>
          <w:szCs w:val="22"/>
          <w:lang w:eastAsia="zh-CN"/>
        </w:rPr>
        <w:t xml:space="preserve"> acetylene production</w:t>
      </w:r>
      <w:r w:rsidRPr="00CF7E03">
        <w:rPr>
          <w:rFonts w:ascii="Arial" w:eastAsiaTheme="minorEastAsia" w:hAnsi="Arial" w:cs="Arial"/>
          <w:b/>
          <w:sz w:val="22"/>
          <w:szCs w:val="22"/>
          <w:lang w:eastAsia="zh-CN"/>
        </w:rPr>
        <w:t xml:space="preserve"> route </w:t>
      </w:r>
      <w:r w:rsidRPr="00CF7E03">
        <w:rPr>
          <w:rFonts w:ascii="Arial" w:eastAsiaTheme="minorEastAsia" w:hAnsi="Arial" w:cs="Arial"/>
          <w:b/>
          <w:i/>
          <w:iCs/>
          <w:sz w:val="22"/>
          <w:szCs w:val="22"/>
          <w:lang w:eastAsia="zh-CN"/>
        </w:rPr>
        <w:t>via</w:t>
      </w:r>
      <w:r w:rsidRPr="00CF7E03">
        <w:rPr>
          <w:rFonts w:ascii="Arial" w:eastAsiaTheme="minorEastAsia" w:hAnsi="Arial" w:cs="Arial"/>
          <w:b/>
          <w:sz w:val="22"/>
          <w:szCs w:val="22"/>
          <w:lang w:eastAsia="zh-CN"/>
        </w:rPr>
        <w:t xml:space="preserve"> calcium carbide</w:t>
      </w:r>
      <w:commentRangeEnd w:id="455"/>
      <w:r w:rsidR="005E42E5">
        <w:rPr>
          <w:rStyle w:val="CommentReference"/>
        </w:rPr>
        <w:commentReference w:id="455"/>
      </w:r>
      <w:commentRangeEnd w:id="456"/>
      <w:r w:rsidR="00A70BB7">
        <w:rPr>
          <w:rStyle w:val="CommentReference"/>
        </w:rPr>
        <w:commentReference w:id="456"/>
      </w:r>
    </w:p>
    <w:p w14:paraId="621003DB" w14:textId="030CC7B1" w:rsidR="00021469" w:rsidRPr="00CF7E03" w:rsidRDefault="005F66A8" w:rsidP="003965AE">
      <w:pPr>
        <w:pStyle w:val="ListParagraph"/>
        <w:spacing w:line="360" w:lineRule="auto"/>
        <w:ind w:left="0"/>
        <w:jc w:val="both"/>
        <w:rPr>
          <w:rFonts w:ascii="Arial" w:eastAsiaTheme="minorEastAsia" w:hAnsi="Arial" w:cs="Arial"/>
          <w:sz w:val="22"/>
          <w:szCs w:val="22"/>
          <w:lang w:eastAsia="zh-CN"/>
        </w:rPr>
      </w:pPr>
      <w:ins w:id="457" w:author="Nabera  Abhinandan" w:date="2024-08-30T16:42:00Z" w16du:dateUtc="2024-08-30T14:42:00Z">
        <w:r>
          <w:rPr>
            <w:rFonts w:ascii="Arial" w:eastAsiaTheme="minorEastAsia" w:hAnsi="Arial" w:cs="Arial"/>
            <w:sz w:val="22"/>
            <w:szCs w:val="22"/>
            <w:lang w:eastAsia="zh-CN"/>
          </w:rPr>
          <w:t>In t</w:t>
        </w:r>
      </w:ins>
      <w:ins w:id="458" w:author="Zhang  Zihao" w:date="2024-08-28T11:46:00Z" w16du:dateUtc="2024-08-28T09:46:00Z">
        <w:del w:id="459" w:author="Nabera  Abhinandan" w:date="2024-08-30T16:42:00Z" w16du:dateUtc="2024-08-30T14:42:00Z">
          <w:r w:rsidR="00A574D1" w:rsidDel="005F66A8">
            <w:rPr>
              <w:rFonts w:ascii="Arial" w:eastAsiaTheme="minorEastAsia" w:hAnsi="Arial" w:cs="Arial" w:hint="eastAsia"/>
              <w:sz w:val="22"/>
              <w:szCs w:val="22"/>
              <w:lang w:eastAsia="zh-CN"/>
            </w:rPr>
            <w:delText>T</w:delText>
          </w:r>
        </w:del>
        <w:r w:rsidR="00A574D1">
          <w:rPr>
            <w:rFonts w:ascii="Arial" w:eastAsiaTheme="minorEastAsia" w:hAnsi="Arial" w:cs="Arial" w:hint="eastAsia"/>
            <w:sz w:val="22"/>
            <w:szCs w:val="22"/>
            <w:lang w:eastAsia="zh-CN"/>
          </w:rPr>
          <w:t>he calcium carbide</w:t>
        </w:r>
      </w:ins>
      <w:ins w:id="460" w:author="Zhang  Zihao" w:date="2024-08-28T11:48:00Z" w16du:dateUtc="2024-08-28T09:48:00Z">
        <w:r w:rsidR="00A574D1">
          <w:rPr>
            <w:rFonts w:ascii="Arial" w:eastAsiaTheme="minorEastAsia" w:hAnsi="Arial" w:cs="Arial" w:hint="eastAsia"/>
            <w:sz w:val="22"/>
            <w:szCs w:val="22"/>
            <w:lang w:eastAsia="zh-CN"/>
          </w:rPr>
          <w:t xml:space="preserve"> (</w:t>
        </w:r>
        <w:r w:rsidR="00A574D1" w:rsidRPr="00CF7E03">
          <w:rPr>
            <w:rFonts w:ascii="Arial" w:eastAsiaTheme="minorEastAsia" w:hAnsi="Arial" w:cs="Arial"/>
            <w:sz w:val="22"/>
            <w:szCs w:val="22"/>
            <w:lang w:eastAsia="zh-CN"/>
          </w:rPr>
          <w:t>CaC</w:t>
        </w:r>
        <w:r w:rsidR="00A574D1" w:rsidRPr="00CF7E03">
          <w:rPr>
            <w:rFonts w:ascii="Arial" w:eastAsiaTheme="minorEastAsia" w:hAnsi="Arial" w:cs="Arial"/>
            <w:sz w:val="22"/>
            <w:szCs w:val="22"/>
            <w:vertAlign w:val="subscript"/>
            <w:lang w:eastAsia="zh-CN"/>
          </w:rPr>
          <w:t>2</w:t>
        </w:r>
        <w:r w:rsidR="00A574D1">
          <w:rPr>
            <w:rFonts w:ascii="Arial" w:eastAsiaTheme="minorEastAsia" w:hAnsi="Arial" w:cs="Arial" w:hint="eastAsia"/>
            <w:sz w:val="22"/>
            <w:szCs w:val="22"/>
            <w:lang w:eastAsia="zh-CN"/>
          </w:rPr>
          <w:t>)</w:t>
        </w:r>
      </w:ins>
      <w:ins w:id="461" w:author="Zhang  Zihao" w:date="2024-08-28T11:46:00Z" w16du:dateUtc="2024-08-28T09:46:00Z">
        <w:r w:rsidR="00A574D1">
          <w:rPr>
            <w:rFonts w:ascii="Arial" w:eastAsiaTheme="minorEastAsia" w:hAnsi="Arial" w:cs="Arial" w:hint="eastAsia"/>
            <w:sz w:val="22"/>
            <w:szCs w:val="22"/>
            <w:lang w:eastAsia="zh-CN"/>
          </w:rPr>
          <w:t xml:space="preserve"> route</w:t>
        </w:r>
        <w:del w:id="462" w:author="Nabera  Abhinandan" w:date="2024-08-30T16:42:00Z" w16du:dateUtc="2024-08-30T14:42:00Z">
          <w:r w:rsidR="00A574D1" w:rsidDel="005F66A8">
            <w:rPr>
              <w:rFonts w:ascii="Arial" w:eastAsiaTheme="minorEastAsia" w:hAnsi="Arial" w:cs="Arial" w:hint="eastAsia"/>
              <w:sz w:val="22"/>
              <w:szCs w:val="22"/>
              <w:lang w:eastAsia="zh-CN"/>
            </w:rPr>
            <w:delText xml:space="preserve"> is </w:delText>
          </w:r>
        </w:del>
      </w:ins>
      <w:ins w:id="463" w:author="Zhang  Zihao" w:date="2024-08-28T11:48:00Z" w16du:dateUtc="2024-08-28T09:48:00Z">
        <w:del w:id="464" w:author="Nabera  Abhinandan" w:date="2024-08-30T16:42:00Z" w16du:dateUtc="2024-08-30T14:42:00Z">
          <w:r w:rsidR="00A574D1" w:rsidDel="005F66A8">
            <w:rPr>
              <w:rFonts w:ascii="Arial" w:eastAsiaTheme="minorEastAsia" w:hAnsi="Arial" w:cs="Arial" w:hint="eastAsia"/>
              <w:sz w:val="22"/>
              <w:szCs w:val="22"/>
              <w:lang w:eastAsia="zh-CN"/>
            </w:rPr>
            <w:delText>described</w:delText>
          </w:r>
        </w:del>
      </w:ins>
      <w:ins w:id="465" w:author="Zhang  Zihao" w:date="2024-08-28T11:46:00Z" w16du:dateUtc="2024-08-28T09:46:00Z">
        <w:del w:id="466" w:author="Nabera  Abhinandan" w:date="2024-08-30T16:42:00Z" w16du:dateUtc="2024-08-30T14:42:00Z">
          <w:r w:rsidR="00A574D1" w:rsidDel="005F66A8">
            <w:rPr>
              <w:rFonts w:ascii="Arial" w:eastAsiaTheme="minorEastAsia" w:hAnsi="Arial" w:cs="Arial" w:hint="eastAsia"/>
              <w:sz w:val="22"/>
              <w:szCs w:val="22"/>
              <w:lang w:eastAsia="zh-CN"/>
            </w:rPr>
            <w:delText xml:space="preserve"> first </w:delText>
          </w:r>
        </w:del>
      </w:ins>
      <w:ins w:id="467" w:author="Zhang  Zihao" w:date="2024-08-28T11:56:00Z" w16du:dateUtc="2024-08-28T09:56:00Z">
        <w:del w:id="468" w:author="Nabera  Abhinandan" w:date="2024-08-30T16:42:00Z" w16du:dateUtc="2024-08-30T14:42:00Z">
          <w:r w:rsidR="00A574D1" w:rsidDel="005F66A8">
            <w:rPr>
              <w:rFonts w:ascii="Arial" w:eastAsiaTheme="minorEastAsia" w:hAnsi="Arial" w:cs="Arial"/>
              <w:sz w:val="22"/>
              <w:szCs w:val="22"/>
              <w:lang w:eastAsia="zh-CN"/>
            </w:rPr>
            <w:delText>because</w:delText>
          </w:r>
        </w:del>
        <w:r w:rsidR="00A574D1">
          <w:rPr>
            <w:rFonts w:ascii="Arial" w:eastAsiaTheme="minorEastAsia" w:hAnsi="Arial" w:cs="Arial" w:hint="eastAsia"/>
            <w:sz w:val="22"/>
            <w:szCs w:val="22"/>
            <w:lang w:eastAsia="zh-CN"/>
          </w:rPr>
          <w:t xml:space="preserve">, unlike other methods, </w:t>
        </w:r>
      </w:ins>
      <w:ins w:id="469" w:author="Zhang  Zihao" w:date="2024-08-28T12:14:00Z" w16du:dateUtc="2024-08-28T10:14:00Z">
        <w:r w:rsidR="00346A4C" w:rsidRPr="00CF7E03">
          <w:rPr>
            <w:rFonts w:ascii="Arial" w:eastAsiaTheme="minorEastAsia" w:hAnsi="Arial" w:cs="Arial"/>
            <w:sz w:val="22"/>
            <w:szCs w:val="22"/>
            <w:lang w:eastAsia="zh-CN"/>
          </w:rPr>
          <w:t>C</w:t>
        </w:r>
        <w:r w:rsidR="00346A4C" w:rsidRPr="00CF7E03">
          <w:rPr>
            <w:rFonts w:ascii="Arial" w:eastAsiaTheme="minorEastAsia" w:hAnsi="Arial" w:cs="Arial"/>
            <w:sz w:val="22"/>
            <w:szCs w:val="22"/>
            <w:vertAlign w:val="subscript"/>
            <w:lang w:eastAsia="zh-CN"/>
          </w:rPr>
          <w:t>2</w:t>
        </w:r>
        <w:r w:rsidR="00346A4C" w:rsidRPr="00CF7E03">
          <w:rPr>
            <w:rFonts w:ascii="Arial" w:eastAsiaTheme="minorEastAsia" w:hAnsi="Arial" w:cs="Arial"/>
            <w:sz w:val="22"/>
            <w:szCs w:val="22"/>
            <w:lang w:eastAsia="zh-CN"/>
          </w:rPr>
          <w:t>H</w:t>
        </w:r>
        <w:r w:rsidR="00346A4C" w:rsidRPr="00CF7E03">
          <w:rPr>
            <w:rFonts w:ascii="Arial" w:eastAsiaTheme="minorEastAsia" w:hAnsi="Arial" w:cs="Arial"/>
            <w:sz w:val="22"/>
            <w:szCs w:val="22"/>
            <w:vertAlign w:val="subscript"/>
            <w:lang w:eastAsia="zh-CN"/>
          </w:rPr>
          <w:t>2</w:t>
        </w:r>
        <w:r w:rsidR="00346A4C">
          <w:rPr>
            <w:rFonts w:ascii="Arial" w:eastAsiaTheme="minorEastAsia" w:hAnsi="Arial" w:cs="Arial" w:hint="eastAsia"/>
            <w:sz w:val="22"/>
            <w:szCs w:val="22"/>
            <w:lang w:eastAsia="zh-CN"/>
          </w:rPr>
          <w:t xml:space="preserve"> production occurs at room temperature without thermodynamic limitation, while </w:t>
        </w:r>
      </w:ins>
      <w:ins w:id="470" w:author="Zhang  Zihao" w:date="2024-08-28T12:00:00Z" w16du:dateUtc="2024-08-28T10:00:00Z">
        <w:r w:rsidR="00A70BB7">
          <w:rPr>
            <w:rFonts w:ascii="Arial" w:eastAsiaTheme="minorEastAsia" w:hAnsi="Arial" w:cs="Arial" w:hint="eastAsia"/>
            <w:sz w:val="22"/>
            <w:szCs w:val="22"/>
            <w:lang w:eastAsia="zh-CN"/>
          </w:rPr>
          <w:t xml:space="preserve">the </w:t>
        </w:r>
      </w:ins>
      <w:ins w:id="471" w:author="Zhang  Zihao" w:date="2024-08-28T11:59:00Z" w16du:dateUtc="2024-08-28T09:59:00Z">
        <w:r w:rsidR="00A70BB7">
          <w:rPr>
            <w:rFonts w:ascii="Arial" w:eastAsiaTheme="minorEastAsia" w:hAnsi="Arial" w:cs="Arial" w:hint="eastAsia"/>
            <w:sz w:val="22"/>
            <w:szCs w:val="22"/>
            <w:lang w:eastAsia="zh-CN"/>
          </w:rPr>
          <w:t xml:space="preserve">high temperature process is </w:t>
        </w:r>
      </w:ins>
      <w:ins w:id="472" w:author="Zhang  Zihao" w:date="2024-08-28T12:00:00Z" w16du:dateUtc="2024-08-28T10:00:00Z">
        <w:r w:rsidR="00A70BB7">
          <w:rPr>
            <w:rFonts w:ascii="Arial" w:eastAsiaTheme="minorEastAsia" w:hAnsi="Arial" w:cs="Arial" w:hint="eastAsia"/>
            <w:sz w:val="22"/>
            <w:szCs w:val="22"/>
            <w:lang w:eastAsia="zh-CN"/>
          </w:rPr>
          <w:t xml:space="preserve">used only </w:t>
        </w:r>
      </w:ins>
      <w:ins w:id="473" w:author="Zhang  Zihao" w:date="2024-08-28T11:59:00Z" w16du:dateUtc="2024-08-28T09:59:00Z">
        <w:r w:rsidR="00A70BB7">
          <w:rPr>
            <w:rFonts w:ascii="Arial" w:eastAsiaTheme="minorEastAsia" w:hAnsi="Arial" w:cs="Arial" w:hint="eastAsia"/>
            <w:sz w:val="22"/>
            <w:szCs w:val="22"/>
            <w:lang w:eastAsia="zh-CN"/>
          </w:rPr>
          <w:t>for</w:t>
        </w:r>
        <w:r w:rsidR="00A70BB7" w:rsidRPr="00A70BB7">
          <w:rPr>
            <w:rFonts w:ascii="Arial" w:eastAsiaTheme="minorEastAsia" w:hAnsi="Arial" w:cs="Arial"/>
            <w:sz w:val="22"/>
            <w:szCs w:val="22"/>
            <w:lang w:eastAsia="zh-CN"/>
          </w:rPr>
          <w:t xml:space="preserve"> </w:t>
        </w:r>
        <w:r w:rsidR="00A70BB7" w:rsidRPr="00CF7E03">
          <w:rPr>
            <w:rFonts w:ascii="Arial" w:eastAsiaTheme="minorEastAsia" w:hAnsi="Arial" w:cs="Arial"/>
            <w:sz w:val="22"/>
            <w:szCs w:val="22"/>
            <w:lang w:eastAsia="zh-CN"/>
          </w:rPr>
          <w:t>CaC</w:t>
        </w:r>
        <w:r w:rsidR="00A70BB7" w:rsidRPr="00CF7E03">
          <w:rPr>
            <w:rFonts w:ascii="Arial" w:eastAsiaTheme="minorEastAsia" w:hAnsi="Arial" w:cs="Arial"/>
            <w:sz w:val="22"/>
            <w:szCs w:val="22"/>
            <w:vertAlign w:val="subscript"/>
            <w:lang w:eastAsia="zh-CN"/>
          </w:rPr>
          <w:t>2</w:t>
        </w:r>
        <w:r w:rsidR="00A70BB7">
          <w:rPr>
            <w:rFonts w:ascii="Arial" w:eastAsiaTheme="minorEastAsia" w:hAnsi="Arial" w:cs="Arial" w:hint="eastAsia"/>
            <w:sz w:val="22"/>
            <w:szCs w:val="22"/>
            <w:lang w:eastAsia="zh-CN"/>
          </w:rPr>
          <w:t xml:space="preserve"> production</w:t>
        </w:r>
      </w:ins>
      <w:ins w:id="474" w:author="Zhang  Zihao" w:date="2024-08-28T11:46:00Z" w16du:dateUtc="2024-08-28T09:46:00Z">
        <w:r w:rsidR="00A574D1">
          <w:rPr>
            <w:rFonts w:ascii="Arial" w:eastAsiaTheme="minorEastAsia" w:hAnsi="Arial" w:cs="Arial" w:hint="eastAsia"/>
            <w:sz w:val="22"/>
            <w:szCs w:val="22"/>
            <w:lang w:eastAsia="zh-CN"/>
          </w:rPr>
          <w:t xml:space="preserve">. </w:t>
        </w:r>
      </w:ins>
      <w:r w:rsidR="00F44265" w:rsidRPr="00CF7E03">
        <w:rPr>
          <w:rFonts w:ascii="Arial" w:eastAsiaTheme="minorEastAsia" w:hAnsi="Arial" w:cs="Arial"/>
          <w:sz w:val="22"/>
          <w:szCs w:val="22"/>
          <w:lang w:eastAsia="zh-CN"/>
        </w:rPr>
        <w:t>CaC</w:t>
      </w:r>
      <w:r w:rsidR="00F44265" w:rsidRPr="00CF7E03">
        <w:rPr>
          <w:rFonts w:ascii="Arial" w:eastAsiaTheme="minorEastAsia" w:hAnsi="Arial" w:cs="Arial"/>
          <w:sz w:val="22"/>
          <w:szCs w:val="22"/>
          <w:vertAlign w:val="subscript"/>
          <w:lang w:eastAsia="zh-CN"/>
        </w:rPr>
        <w:t>2</w:t>
      </w:r>
      <w:r w:rsidR="00A16EF6" w:rsidRPr="00CF7E03">
        <w:rPr>
          <w:rFonts w:ascii="Arial" w:eastAsiaTheme="minorEastAsia" w:hAnsi="Arial" w:cs="Arial"/>
          <w:sz w:val="22"/>
          <w:szCs w:val="22"/>
          <w:lang w:eastAsia="zh-CN"/>
        </w:rPr>
        <w:t>, also known as calcium acetylide</w:t>
      </w:r>
      <w:r w:rsidR="00F44265" w:rsidRPr="00CF7E03">
        <w:rPr>
          <w:rFonts w:ascii="Arial" w:eastAsiaTheme="minorEastAsia" w:hAnsi="Arial" w:cs="Arial"/>
          <w:sz w:val="22"/>
          <w:szCs w:val="22"/>
          <w:lang w:eastAsia="zh-CN"/>
        </w:rPr>
        <w:t xml:space="preserve">, is </w:t>
      </w:r>
      <w:r w:rsidR="00C51323" w:rsidRPr="00CF7E03">
        <w:rPr>
          <w:rFonts w:ascii="Arial" w:eastAsiaTheme="minorEastAsia" w:hAnsi="Arial" w:cs="Arial"/>
          <w:sz w:val="22"/>
          <w:szCs w:val="22"/>
          <w:lang w:eastAsia="zh-CN"/>
        </w:rPr>
        <w:t>a salt of the C</w:t>
      </w:r>
      <w:r w:rsidR="00C51323" w:rsidRPr="00CF7E03">
        <w:rPr>
          <w:rFonts w:ascii="Arial" w:eastAsiaTheme="minorEastAsia" w:hAnsi="Arial" w:cs="Arial"/>
          <w:sz w:val="22"/>
          <w:szCs w:val="22"/>
          <w:vertAlign w:val="subscript"/>
          <w:lang w:eastAsia="zh-CN"/>
        </w:rPr>
        <w:t>2</w:t>
      </w:r>
      <w:r w:rsidR="00C51323" w:rsidRPr="00CF7E03">
        <w:rPr>
          <w:rFonts w:ascii="Arial" w:eastAsiaTheme="minorEastAsia" w:hAnsi="Arial" w:cs="Arial"/>
          <w:sz w:val="22"/>
          <w:szCs w:val="22"/>
          <w:vertAlign w:val="superscript"/>
          <w:lang w:eastAsia="zh-CN"/>
        </w:rPr>
        <w:t>2−</w:t>
      </w:r>
      <w:r w:rsidR="00C51323" w:rsidRPr="00CF7E03">
        <w:rPr>
          <w:rFonts w:ascii="Arial" w:eastAsiaTheme="minorEastAsia" w:hAnsi="Arial" w:cs="Arial"/>
          <w:sz w:val="22"/>
          <w:szCs w:val="22"/>
          <w:lang w:eastAsia="zh-CN"/>
        </w:rPr>
        <w:t xml:space="preserve"> anio</w:t>
      </w:r>
      <w:r w:rsidR="00F44265" w:rsidRPr="00CF7E03">
        <w:rPr>
          <w:rFonts w:ascii="Arial" w:eastAsiaTheme="minorEastAsia" w:hAnsi="Arial" w:cs="Arial"/>
          <w:sz w:val="22"/>
          <w:szCs w:val="22"/>
          <w:lang w:eastAsia="zh-CN"/>
        </w:rPr>
        <w:t>n</w:t>
      </w:r>
      <w:r w:rsidR="00C51323" w:rsidRPr="00CF7E03">
        <w:rPr>
          <w:rFonts w:ascii="Arial" w:eastAsiaTheme="minorEastAsia" w:hAnsi="Arial" w:cs="Arial"/>
          <w:sz w:val="22"/>
          <w:szCs w:val="22"/>
          <w:lang w:eastAsia="zh-CN"/>
        </w:rPr>
        <w:t>.</w:t>
      </w:r>
      <w:r w:rsidR="00EC1EBC"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Unique a</w:t>
      </w:r>
      <w:r w:rsidR="00AE2765" w:rsidRPr="00CF7E03">
        <w:rPr>
          <w:rFonts w:ascii="Arial" w:eastAsiaTheme="minorEastAsia" w:hAnsi="Arial" w:cs="Arial"/>
          <w:sz w:val="22"/>
          <w:szCs w:val="22"/>
          <w:lang w:eastAsia="zh-CN"/>
        </w:rPr>
        <w:t>mong all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synthesis routes, </w:t>
      </w:r>
      <w:r w:rsidR="00021469"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method allows </w:t>
      </w:r>
      <w:r w:rsidR="006B715D">
        <w:rPr>
          <w:rFonts w:ascii="Arial" w:eastAsiaTheme="minorEastAsia" w:hAnsi="Arial" w:cs="Arial"/>
          <w:sz w:val="22"/>
          <w:szCs w:val="22"/>
          <w:lang w:eastAsia="zh-CN"/>
        </w:rPr>
        <w:t xml:space="preserve">for </w:t>
      </w:r>
      <w:r w:rsidR="0029193E" w:rsidRPr="00CF7E03">
        <w:rPr>
          <w:rFonts w:ascii="Arial" w:eastAsiaTheme="minorEastAsia" w:hAnsi="Arial" w:cs="Arial"/>
          <w:sz w:val="22"/>
          <w:szCs w:val="22"/>
          <w:lang w:eastAsia="zh-CN"/>
        </w:rPr>
        <w:t xml:space="preserve">an </w:t>
      </w:r>
      <w:r w:rsidR="00021469" w:rsidRPr="00CF7E03">
        <w:rPr>
          <w:rFonts w:ascii="Arial" w:eastAsiaTheme="minorEastAsia" w:hAnsi="Arial" w:cs="Arial"/>
          <w:sz w:val="22"/>
          <w:szCs w:val="22"/>
          <w:lang w:eastAsia="zh-CN"/>
        </w:rPr>
        <w:t xml:space="preserve">easy </w:t>
      </w:r>
      <w:r w:rsidR="00AE2765" w:rsidRPr="00CF7E03">
        <w:rPr>
          <w:rFonts w:ascii="Arial" w:eastAsiaTheme="minorEastAsia" w:hAnsi="Arial" w:cs="Arial"/>
          <w:sz w:val="22"/>
          <w:szCs w:val="22"/>
          <w:lang w:eastAsia="zh-CN"/>
        </w:rPr>
        <w:t>react</w:t>
      </w:r>
      <w:r w:rsidR="00021469" w:rsidRPr="00CF7E03">
        <w:rPr>
          <w:rFonts w:ascii="Arial" w:eastAsiaTheme="minorEastAsia" w:hAnsi="Arial" w:cs="Arial"/>
          <w:sz w:val="22"/>
          <w:szCs w:val="22"/>
          <w:lang w:eastAsia="zh-CN"/>
        </w:rPr>
        <w:t>ion</w:t>
      </w:r>
      <w:r w:rsidR="00AE2765" w:rsidRPr="00CF7E03">
        <w:rPr>
          <w:rFonts w:ascii="Arial" w:eastAsiaTheme="minorEastAsia" w:hAnsi="Arial" w:cs="Arial"/>
          <w:sz w:val="22"/>
          <w:szCs w:val="22"/>
          <w:lang w:eastAsia="zh-CN"/>
        </w:rPr>
        <w:t xml:space="preserve"> with water at room temperature to release the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vertAlign w:val="superscript"/>
          <w:lang w:eastAsia="zh-CN"/>
        </w:rPr>
        <w:t>2−</w:t>
      </w:r>
      <w:r w:rsidR="00AE2765" w:rsidRPr="00CF7E03">
        <w:rPr>
          <w:rFonts w:ascii="Arial" w:eastAsiaTheme="minorEastAsia" w:hAnsi="Arial" w:cs="Arial"/>
          <w:sz w:val="22"/>
          <w:szCs w:val="22"/>
          <w:lang w:eastAsia="zh-CN"/>
        </w:rPr>
        <w:t xml:space="preserve"> anion as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The </w:t>
      </w:r>
      <w:r w:rsidR="007E4456" w:rsidRPr="00CF7E03">
        <w:rPr>
          <w:rFonts w:ascii="Arial" w:eastAsiaTheme="minorEastAsia" w:hAnsi="Arial" w:cs="Arial"/>
          <w:sz w:val="22"/>
          <w:szCs w:val="22"/>
          <w:lang w:eastAsia="zh-CN"/>
        </w:rPr>
        <w:t xml:space="preserve">production </w:t>
      </w:r>
      <w:r w:rsidR="00AE2765" w:rsidRPr="00CF7E03">
        <w:rPr>
          <w:rFonts w:ascii="Arial" w:eastAsiaTheme="minorEastAsia" w:hAnsi="Arial" w:cs="Arial"/>
          <w:sz w:val="22"/>
          <w:szCs w:val="22"/>
          <w:lang w:eastAsia="zh-CN"/>
        </w:rPr>
        <w:t xml:space="preserve">process </w:t>
      </w:r>
      <w:r w:rsidR="007E4456" w:rsidRPr="00CF7E03">
        <w:rPr>
          <w:rFonts w:ascii="Arial" w:eastAsiaTheme="minorEastAsia" w:hAnsi="Arial" w:cs="Arial"/>
          <w:sz w:val="22"/>
          <w:szCs w:val="22"/>
          <w:lang w:eastAsia="zh-CN"/>
        </w:rPr>
        <w:t>of C</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H</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w:t>
      </w:r>
      <w:r w:rsidR="007E4456" w:rsidRPr="003965AE">
        <w:rPr>
          <w:rFonts w:ascii="Arial" w:eastAsiaTheme="minorEastAsia" w:hAnsi="Arial" w:cs="Arial"/>
          <w:i/>
          <w:sz w:val="22"/>
          <w:szCs w:val="22"/>
          <w:lang w:eastAsia="zh-CN"/>
        </w:rPr>
        <w:t>via</w:t>
      </w:r>
      <w:r w:rsidR="007E4456" w:rsidRPr="00CF7E03">
        <w:rPr>
          <w:rFonts w:ascii="Arial" w:eastAsiaTheme="minorEastAsia" w:hAnsi="Arial" w:cs="Arial"/>
          <w:sz w:val="22"/>
          <w:szCs w:val="22"/>
          <w:lang w:eastAsia="zh-CN"/>
        </w:rPr>
        <w:t xml:space="preserve"> </w:t>
      </w:r>
      <w:r w:rsidR="0029193E"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route </w:t>
      </w:r>
      <w:r w:rsidR="00021469" w:rsidRPr="00CF7E03">
        <w:rPr>
          <w:rFonts w:ascii="Arial" w:eastAsiaTheme="minorEastAsia" w:hAnsi="Arial" w:cs="Arial"/>
          <w:sz w:val="22"/>
          <w:szCs w:val="22"/>
          <w:lang w:eastAsia="zh-CN"/>
        </w:rPr>
        <w:t>involves</w:t>
      </w:r>
      <w:r w:rsidR="00AE2765" w:rsidRPr="00CF7E03">
        <w:rPr>
          <w:rFonts w:ascii="Arial" w:eastAsiaTheme="minorEastAsia" w:hAnsi="Arial" w:cs="Arial"/>
          <w:sz w:val="22"/>
          <w:szCs w:val="22"/>
          <w:lang w:eastAsia="zh-CN"/>
        </w:rPr>
        <w:t xml:space="preserve"> two</w:t>
      </w:r>
      <w:r w:rsidR="00F44265" w:rsidRPr="00CF7E03">
        <w:rPr>
          <w:rFonts w:ascii="Arial" w:eastAsiaTheme="minorEastAsia" w:hAnsi="Arial" w:cs="Arial"/>
          <w:sz w:val="22"/>
          <w:szCs w:val="22"/>
          <w:lang w:eastAsia="zh-CN"/>
        </w:rPr>
        <w:t xml:space="preserve"> </w:t>
      </w:r>
      <w:r w:rsidR="00AE2765" w:rsidRPr="00CF7E03">
        <w:rPr>
          <w:rFonts w:ascii="Arial" w:eastAsiaTheme="minorEastAsia" w:hAnsi="Arial" w:cs="Arial"/>
          <w:sz w:val="22"/>
          <w:szCs w:val="22"/>
          <w:lang w:eastAsia="zh-CN"/>
        </w:rPr>
        <w:t>reaction</w:t>
      </w:r>
      <w:r w:rsidR="00134575" w:rsidRPr="00CF7E03">
        <w:rPr>
          <w:rFonts w:ascii="Arial" w:eastAsiaTheme="minorEastAsia" w:hAnsi="Arial" w:cs="Arial"/>
          <w:sz w:val="22"/>
          <w:szCs w:val="22"/>
          <w:lang w:eastAsia="zh-CN"/>
        </w:rPr>
        <w:t xml:space="preserve"> steps</w:t>
      </w:r>
      <w:r w:rsidR="00021469" w:rsidRPr="00CF7E03">
        <w:rPr>
          <w:rFonts w:ascii="Arial" w:eastAsiaTheme="minorEastAsia" w:hAnsi="Arial" w:cs="Arial"/>
          <w:sz w:val="22"/>
          <w:szCs w:val="22"/>
          <w:lang w:eastAsia="zh-CN"/>
        </w:rPr>
        <w:t>:</w:t>
      </w:r>
    </w:p>
    <w:p w14:paraId="7CE77651" w14:textId="50737482" w:rsidR="00100441"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3</w:t>
      </w:r>
      <w:r w:rsidR="00100441" w:rsidRPr="00CF7E03">
        <w:rPr>
          <w:rFonts w:ascii="Cambria Math" w:eastAsiaTheme="minorEastAsia" w:hAnsi="Cambria Math" w:cs="Arial"/>
          <w:iCs/>
          <w:sz w:val="22"/>
          <w:szCs w:val="22"/>
          <w:lang w:eastAsia="zh-CN"/>
        </w:rPr>
        <w:t xml:space="preserve">C + </w:t>
      </w:r>
      <w:proofErr w:type="spellStart"/>
      <w:r w:rsidR="00100441" w:rsidRPr="00CF7E03">
        <w:rPr>
          <w:rFonts w:ascii="Cambria Math" w:eastAsiaTheme="minorEastAsia" w:hAnsi="Cambria Math" w:cs="Arial"/>
          <w:iCs/>
          <w:sz w:val="22"/>
          <w:szCs w:val="22"/>
          <w:lang w:eastAsia="zh-CN"/>
        </w:rPr>
        <w:t>CaO</w:t>
      </w:r>
      <w:proofErr w:type="spellEnd"/>
      <w:r w:rsidR="00100441" w:rsidRPr="00CF7E03">
        <w:rPr>
          <w:rFonts w:ascii="Cambria Math" w:eastAsiaTheme="minorEastAsia" w:hAnsi="Cambria Math" w:cs="Arial"/>
          <w:iCs/>
          <w:sz w:val="22"/>
          <w:szCs w:val="22"/>
          <w:lang w:eastAsia="zh-CN"/>
        </w:rPr>
        <w:t xml:space="preserve"> →</w:t>
      </w:r>
      <w:r w:rsidR="004223DD"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CaC</w:t>
      </w:r>
      <w:r w:rsidR="00100441" w:rsidRPr="00CF7E03">
        <w:rPr>
          <w:rFonts w:ascii="Cambria Math" w:eastAsiaTheme="minorEastAsia" w:hAnsi="Cambria Math" w:cs="Arial"/>
          <w:iCs/>
          <w:sz w:val="22"/>
          <w:szCs w:val="22"/>
          <w:vertAlign w:val="subscript"/>
          <w:lang w:eastAsia="zh-CN"/>
        </w:rPr>
        <w:t>2</w:t>
      </w:r>
      <w:r w:rsidR="00100441" w:rsidRPr="00CF7E03">
        <w:rPr>
          <w:rFonts w:ascii="Cambria Math" w:eastAsiaTheme="minorEastAsia" w:hAnsi="Cambria Math" w:cs="Arial"/>
          <w:iCs/>
          <w:sz w:val="22"/>
          <w:szCs w:val="22"/>
          <w:lang w:eastAsia="zh-CN"/>
        </w:rPr>
        <w:t xml:space="preserve"> + </w:t>
      </w:r>
      <w:r w:rsidRPr="00CF7E03">
        <w:rPr>
          <w:rFonts w:ascii="Cambria Math" w:eastAsiaTheme="minorEastAsia" w:hAnsi="Cambria Math" w:cs="Arial"/>
          <w:iCs/>
          <w:sz w:val="22"/>
          <w:szCs w:val="22"/>
          <w:lang w:eastAsia="zh-CN"/>
        </w:rPr>
        <w:t>CO</w:t>
      </w:r>
      <w:r w:rsidR="00100441"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00100441" w:rsidRPr="00CF7E03">
        <w:rPr>
          <w:rFonts w:ascii="Cambria Math" w:eastAsiaTheme="minorEastAsia" w:hAnsi="Cambria Math" w:cs="Arial"/>
          <w:iCs/>
          <w:sz w:val="22"/>
          <w:szCs w:val="22"/>
          <w:lang w:eastAsia="zh-CN"/>
        </w:rPr>
        <w:t>Δ</w:t>
      </w:r>
      <w:r w:rsidR="00100441" w:rsidRPr="00CF7E03">
        <w:rPr>
          <w:rFonts w:ascii="Cambria Math" w:eastAsiaTheme="minorEastAsia" w:hAnsi="Cambria Math" w:cs="Arial"/>
          <w:i/>
          <w:sz w:val="22"/>
          <w:szCs w:val="22"/>
          <w:lang w:eastAsia="zh-CN"/>
        </w:rPr>
        <w:t xml:space="preserve">H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465</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mol</w:t>
      </w:r>
      <w:r w:rsidR="00336072">
        <w:rPr>
          <w:rFonts w:ascii="Cambria Math" w:eastAsiaTheme="minorEastAsia" w:hAnsi="Cambria Math" w:cs="Arial"/>
          <w:iCs/>
          <w:sz w:val="22"/>
          <w:szCs w:val="22"/>
          <w:vertAlign w:val="superscript"/>
          <w:lang w:eastAsia="zh-CN"/>
        </w:rPr>
        <w:t>–</w:t>
      </w:r>
      <w:r w:rsidR="00100441" w:rsidRPr="00CF7E03">
        <w:rPr>
          <w:rFonts w:ascii="Cambria Math" w:eastAsiaTheme="minorEastAsia" w:hAnsi="Cambria Math" w:cs="Arial"/>
          <w:iCs/>
          <w:sz w:val="22"/>
          <w:szCs w:val="22"/>
          <w:vertAlign w:val="superscript"/>
          <w:lang w:eastAsia="zh-CN"/>
        </w:rPr>
        <w:t>1</w:t>
      </w:r>
    </w:p>
    <w:p w14:paraId="5ED4156E" w14:textId="784989C5" w:rsidR="005462F2"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CaC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O →</w:t>
      </w:r>
      <w:r w:rsidR="004223DD"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Ca(OH)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xml:space="preserve">= </w:t>
      </w:r>
      <w:r w:rsidR="00272404" w:rsidRPr="00CF7E03">
        <w:rPr>
          <w:rFonts w:ascii="Arial" w:eastAsiaTheme="minorEastAsia" w:hAnsi="Arial" w:cs="Arial"/>
          <w:sz w:val="22"/>
          <w:szCs w:val="22"/>
          <w:lang w:eastAsia="zh-CN"/>
        </w:rPr>
        <w:t>–</w:t>
      </w:r>
      <w:r w:rsidR="00290307" w:rsidRPr="00CF7E03">
        <w:rPr>
          <w:rFonts w:ascii="Cambria Math" w:eastAsiaTheme="minorEastAsia" w:hAnsi="Cambria Math" w:cs="Arial"/>
          <w:iCs/>
          <w:sz w:val="22"/>
          <w:szCs w:val="22"/>
          <w:lang w:eastAsia="zh-CN"/>
        </w:rPr>
        <w:t>127</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336072">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74737D4A" w14:textId="0A4E69F7" w:rsidR="00F24CE8" w:rsidRPr="00F24CE8" w:rsidRDefault="000619E5" w:rsidP="00F24CE8">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formation</w:t>
      </w:r>
      <w:r w:rsidR="00021469" w:rsidRPr="00CF7E03">
        <w:rPr>
          <w:rFonts w:ascii="Arial" w:eastAsiaTheme="minorEastAsia" w:hAnsi="Arial" w:cs="Arial"/>
          <w:sz w:val="22"/>
          <w:szCs w:val="22"/>
          <w:lang w:eastAsia="zh-CN"/>
        </w:rPr>
        <w:t xml:space="preserve"> of CaC</w:t>
      </w:r>
      <w:r w:rsidR="00021469"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highly endothermic, </w:t>
      </w:r>
      <w:r w:rsidR="001F1EDE" w:rsidRPr="00CF7E03">
        <w:rPr>
          <w:rFonts w:ascii="Arial" w:eastAsiaTheme="minorEastAsia" w:hAnsi="Arial" w:cs="Arial"/>
          <w:sz w:val="22"/>
          <w:szCs w:val="22"/>
          <w:lang w:eastAsia="zh-CN"/>
        </w:rPr>
        <w:t xml:space="preserve">while </w:t>
      </w:r>
      <w:r w:rsidR="00021469" w:rsidRPr="00CF7E03">
        <w:rPr>
          <w:rFonts w:ascii="Arial" w:eastAsiaTheme="minorEastAsia" w:hAnsi="Arial" w:cs="Arial"/>
          <w:sz w:val="22"/>
          <w:szCs w:val="22"/>
          <w:lang w:eastAsia="zh-CN"/>
        </w:rPr>
        <w:t>the conversion of CaC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 xml:space="preserve"> to </w:t>
      </w:r>
      <w:r w:rsidR="00134575" w:rsidRPr="00CF7E03">
        <w:rPr>
          <w:rFonts w:ascii="Arial" w:eastAsiaTheme="minorEastAsia" w:hAnsi="Arial" w:cs="Arial"/>
          <w:sz w:val="22"/>
          <w:szCs w:val="22"/>
          <w:lang w:eastAsia="zh-CN"/>
        </w:rPr>
        <w:t>C</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H</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 xml:space="preserve"> </w:t>
      </w:r>
      <w:r w:rsidR="001F1EDE" w:rsidRPr="00CF7E03">
        <w:rPr>
          <w:rFonts w:ascii="Arial" w:eastAsiaTheme="minorEastAsia" w:hAnsi="Arial" w:cs="Arial"/>
          <w:sz w:val="22"/>
          <w:szCs w:val="22"/>
          <w:lang w:eastAsia="zh-CN"/>
        </w:rPr>
        <w:t>is highly exothermic</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48</w:t>
      </w:r>
      <w:r w:rsidR="002A3B8A"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Due to</w:t>
      </w:r>
      <w:r w:rsidR="009F7AD7"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its simplicity and </w:t>
      </w:r>
      <w:r w:rsidR="00A97DB8" w:rsidRPr="00CF7E03">
        <w:rPr>
          <w:rFonts w:ascii="Arial" w:eastAsiaTheme="minorEastAsia" w:hAnsi="Arial" w:cs="Arial"/>
          <w:sz w:val="22"/>
          <w:szCs w:val="22"/>
          <w:lang w:eastAsia="zh-CN"/>
        </w:rPr>
        <w:t xml:space="preserve">high selectivity </w:t>
      </w:r>
      <w:r w:rsidR="00B10835" w:rsidRPr="00CF7E03">
        <w:rPr>
          <w:rFonts w:ascii="Arial" w:eastAsiaTheme="minorEastAsia" w:hAnsi="Arial" w:cs="Arial"/>
          <w:sz w:val="22"/>
          <w:szCs w:val="22"/>
          <w:lang w:eastAsia="zh-CN"/>
        </w:rPr>
        <w:t xml:space="preserve">for </w:t>
      </w:r>
      <w:r w:rsidR="00A97DB8" w:rsidRPr="00CF7E03">
        <w:rPr>
          <w:rFonts w:ascii="Arial" w:eastAsiaTheme="minorEastAsia" w:hAnsi="Arial" w:cs="Arial"/>
          <w:sz w:val="22"/>
          <w:szCs w:val="22"/>
          <w:lang w:eastAsia="zh-CN"/>
        </w:rPr>
        <w:t>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H</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the </w:t>
      </w:r>
      <w:r w:rsidR="00A97DB8" w:rsidRPr="00CF7E03">
        <w:rPr>
          <w:rFonts w:ascii="Arial" w:eastAsiaTheme="minorEastAsia" w:hAnsi="Arial" w:cs="Arial"/>
          <w:sz w:val="22"/>
          <w:szCs w:val="22"/>
          <w:lang w:eastAsia="zh-CN"/>
        </w:rPr>
        <w:t>CaC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route </w:t>
      </w:r>
      <w:r w:rsidR="00C36F77">
        <w:rPr>
          <w:rFonts w:ascii="Arial" w:eastAsiaTheme="minorEastAsia" w:hAnsi="Arial" w:cs="Arial" w:hint="eastAsia"/>
          <w:sz w:val="22"/>
          <w:szCs w:val="22"/>
          <w:lang w:eastAsia="zh-CN"/>
        </w:rPr>
        <w:t>s</w:t>
      </w:r>
      <w:r w:rsidR="00133316">
        <w:rPr>
          <w:rFonts w:ascii="Arial" w:eastAsiaTheme="minorEastAsia" w:hAnsi="Arial" w:cs="Arial" w:hint="eastAsia"/>
          <w:sz w:val="22"/>
          <w:szCs w:val="22"/>
          <w:lang w:eastAsia="zh-CN"/>
        </w:rPr>
        <w:t>till play</w:t>
      </w:r>
      <w:r w:rsidR="005B5B38">
        <w:rPr>
          <w:rFonts w:ascii="Arial" w:eastAsiaTheme="minorEastAsia" w:hAnsi="Arial" w:cs="Arial" w:hint="eastAsia"/>
          <w:sz w:val="22"/>
          <w:szCs w:val="22"/>
          <w:lang w:eastAsia="zh-CN"/>
        </w:rPr>
        <w:t>s</w:t>
      </w:r>
      <w:r w:rsidR="00133316">
        <w:rPr>
          <w:rFonts w:ascii="Arial" w:eastAsiaTheme="minorEastAsia" w:hAnsi="Arial" w:cs="Arial" w:hint="eastAsia"/>
          <w:sz w:val="22"/>
          <w:szCs w:val="22"/>
          <w:lang w:eastAsia="zh-CN"/>
        </w:rPr>
        <w:t xml:space="preserve"> </w:t>
      </w:r>
      <w:r w:rsidR="00A52246">
        <w:rPr>
          <w:rFonts w:ascii="Arial" w:eastAsiaTheme="minorEastAsia" w:hAnsi="Arial" w:cs="Arial"/>
          <w:sz w:val="22"/>
          <w:szCs w:val="22"/>
          <w:lang w:eastAsia="zh-CN"/>
        </w:rPr>
        <w:t>a dominant</w:t>
      </w:r>
      <w:r w:rsidR="00A52246">
        <w:rPr>
          <w:rFonts w:ascii="Arial" w:eastAsiaTheme="minorEastAsia" w:hAnsi="Arial" w:cs="Arial" w:hint="eastAsia"/>
          <w:sz w:val="22"/>
          <w:szCs w:val="22"/>
          <w:lang w:eastAsia="zh-CN"/>
        </w:rPr>
        <w:t xml:space="preserve"> </w:t>
      </w:r>
      <w:r w:rsidR="00133316">
        <w:rPr>
          <w:rFonts w:ascii="Arial" w:eastAsiaTheme="minorEastAsia" w:hAnsi="Arial" w:cs="Arial" w:hint="eastAsia"/>
          <w:sz w:val="22"/>
          <w:szCs w:val="22"/>
          <w:lang w:eastAsia="zh-CN"/>
        </w:rPr>
        <w:t>role in</w:t>
      </w:r>
      <w:r w:rsidR="005B5B38" w:rsidRPr="005B5B38">
        <w:rPr>
          <w:rFonts w:ascii="Arial" w:eastAsiaTheme="minorEastAsia" w:hAnsi="Arial" w:cs="Arial"/>
          <w:sz w:val="22"/>
          <w:szCs w:val="22"/>
          <w:lang w:eastAsia="zh-CN"/>
        </w:rPr>
        <w:t xml:space="preserve"> </w:t>
      </w:r>
      <w:r w:rsidR="005B5B38" w:rsidRPr="00CF7E03">
        <w:rPr>
          <w:rFonts w:ascii="Arial" w:eastAsiaTheme="minorEastAsia" w:hAnsi="Arial" w:cs="Arial"/>
          <w:sz w:val="22"/>
          <w:szCs w:val="22"/>
          <w:lang w:eastAsia="zh-CN"/>
        </w:rPr>
        <w:t>C</w:t>
      </w:r>
      <w:r w:rsidR="005B5B38" w:rsidRPr="00CF7E03">
        <w:rPr>
          <w:rFonts w:ascii="Arial" w:eastAsiaTheme="minorEastAsia" w:hAnsi="Arial" w:cs="Arial"/>
          <w:sz w:val="22"/>
          <w:szCs w:val="22"/>
          <w:vertAlign w:val="subscript"/>
          <w:lang w:eastAsia="zh-CN"/>
        </w:rPr>
        <w:t>2</w:t>
      </w:r>
      <w:r w:rsidR="005B5B38" w:rsidRPr="00CF7E03">
        <w:rPr>
          <w:rFonts w:ascii="Arial" w:eastAsiaTheme="minorEastAsia" w:hAnsi="Arial" w:cs="Arial"/>
          <w:sz w:val="22"/>
          <w:szCs w:val="22"/>
          <w:lang w:eastAsia="zh-CN"/>
        </w:rPr>
        <w:t>H</w:t>
      </w:r>
      <w:r w:rsidR="005B5B38" w:rsidRPr="00CF7E03">
        <w:rPr>
          <w:rFonts w:ascii="Arial" w:eastAsiaTheme="minorEastAsia" w:hAnsi="Arial" w:cs="Arial"/>
          <w:sz w:val="22"/>
          <w:szCs w:val="22"/>
          <w:vertAlign w:val="subscript"/>
          <w:lang w:eastAsia="zh-CN"/>
        </w:rPr>
        <w:t>2</w:t>
      </w:r>
      <w:r w:rsidR="00133316">
        <w:rPr>
          <w:rFonts w:ascii="Arial" w:eastAsiaTheme="minorEastAsia" w:hAnsi="Arial" w:cs="Arial" w:hint="eastAsia"/>
          <w:sz w:val="22"/>
          <w:szCs w:val="22"/>
          <w:lang w:eastAsia="zh-CN"/>
        </w:rPr>
        <w:t xml:space="preserve"> </w:t>
      </w:r>
      <w:r w:rsidR="005B5B38">
        <w:rPr>
          <w:rFonts w:ascii="Arial" w:eastAsiaTheme="minorEastAsia" w:hAnsi="Arial" w:cs="Arial" w:hint="eastAsia"/>
          <w:sz w:val="22"/>
          <w:szCs w:val="22"/>
          <w:lang w:eastAsia="zh-CN"/>
        </w:rPr>
        <w:t>production</w:t>
      </w:r>
      <w:r w:rsidR="00EE6E17" w:rsidRPr="00CF7E03">
        <w:rPr>
          <w:rFonts w:ascii="Arial" w:eastAsiaTheme="minorEastAsia" w:hAnsi="Arial" w:cs="Arial"/>
          <w:sz w:val="22"/>
          <w:szCs w:val="22"/>
          <w:lang w:eastAsia="zh-CN"/>
        </w:rPr>
        <w:t xml:space="preserve">. </w:t>
      </w:r>
      <w:r w:rsidR="00C66DCF" w:rsidRPr="00CF7E03">
        <w:rPr>
          <w:rFonts w:ascii="Arial" w:eastAsiaTheme="minorEastAsia" w:hAnsi="Arial" w:cs="Arial"/>
          <w:bCs/>
          <w:sz w:val="22"/>
          <w:szCs w:val="22"/>
          <w:lang w:eastAsia="zh-CN"/>
        </w:rPr>
        <w:t>Th</w:t>
      </w:r>
      <w:r w:rsidR="00021469" w:rsidRPr="00CF7E03">
        <w:rPr>
          <w:rFonts w:ascii="Arial" w:eastAsiaTheme="minorEastAsia" w:hAnsi="Arial" w:cs="Arial"/>
          <w:bCs/>
          <w:sz w:val="22"/>
          <w:szCs w:val="22"/>
          <w:lang w:eastAsia="zh-CN"/>
        </w:rPr>
        <w:t>is</w:t>
      </w:r>
      <w:r w:rsidR="00021469"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H</w:t>
      </w:r>
      <w:r w:rsidR="00021469" w:rsidRPr="00CF7E03">
        <w:rPr>
          <w:rFonts w:ascii="Arial" w:eastAsiaTheme="minorEastAsia" w:hAnsi="Arial" w:cs="Arial"/>
          <w:sz w:val="22"/>
          <w:szCs w:val="22"/>
          <w:vertAlign w:val="subscript"/>
          <w:lang w:eastAsia="zh-CN"/>
        </w:rPr>
        <w:t>2</w:t>
      </w:r>
      <w:r w:rsidR="00C66DCF" w:rsidRPr="00CF7E03">
        <w:rPr>
          <w:rFonts w:ascii="Arial" w:eastAsiaTheme="minorEastAsia" w:hAnsi="Arial" w:cs="Arial"/>
          <w:bCs/>
          <w:sz w:val="22"/>
          <w:szCs w:val="22"/>
          <w:lang w:eastAsia="zh-CN"/>
        </w:rPr>
        <w:t xml:space="preserve"> </w:t>
      </w:r>
      <w:r w:rsidR="00021469" w:rsidRPr="00CF7E03">
        <w:rPr>
          <w:rFonts w:ascii="Arial" w:eastAsiaTheme="minorEastAsia" w:hAnsi="Arial" w:cs="Arial"/>
          <w:bCs/>
          <w:sz w:val="22"/>
          <w:szCs w:val="22"/>
          <w:lang w:eastAsia="zh-CN"/>
        </w:rPr>
        <w:t xml:space="preserve">manufacturing </w:t>
      </w:r>
      <w:r w:rsidR="00C66DCF" w:rsidRPr="00CF7E03">
        <w:rPr>
          <w:rFonts w:ascii="Arial" w:eastAsiaTheme="minorEastAsia" w:hAnsi="Arial" w:cs="Arial"/>
          <w:bCs/>
          <w:sz w:val="22"/>
          <w:szCs w:val="22"/>
          <w:lang w:eastAsia="zh-CN"/>
        </w:rPr>
        <w:t xml:space="preserve">process </w:t>
      </w:r>
      <w:r w:rsidR="00975ADE" w:rsidRPr="00CF7E03">
        <w:rPr>
          <w:rFonts w:ascii="Arial" w:eastAsiaTheme="minorEastAsia" w:hAnsi="Arial" w:cs="Arial"/>
          <w:bCs/>
          <w:sz w:val="22"/>
          <w:szCs w:val="22"/>
          <w:lang w:eastAsia="zh-CN"/>
        </w:rPr>
        <w:t>(</w:t>
      </w:r>
      <w:r w:rsidR="00975ADE"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 </w:t>
      </w:r>
      <w:r w:rsidR="00975ADE" w:rsidRPr="00CF7E03">
        <w:rPr>
          <w:rFonts w:ascii="Arial" w:eastAsiaTheme="minorEastAsia" w:hAnsi="Arial" w:cs="Arial"/>
          <w:b/>
          <w:bCs/>
          <w:sz w:val="22"/>
          <w:szCs w:val="22"/>
          <w:lang w:eastAsia="zh-CN"/>
        </w:rPr>
        <w:t>3a</w:t>
      </w:r>
      <w:r w:rsidR="00975ADE" w:rsidRPr="00CF7E03">
        <w:rPr>
          <w:rFonts w:ascii="Arial" w:eastAsiaTheme="minorEastAsia" w:hAnsi="Arial" w:cs="Arial"/>
          <w:bCs/>
          <w:sz w:val="22"/>
          <w:szCs w:val="22"/>
          <w:lang w:eastAsia="zh-CN"/>
        </w:rPr>
        <w:t>)</w:t>
      </w:r>
      <w:r w:rsidR="00C66DCF" w:rsidRPr="00CF7E03">
        <w:rPr>
          <w:rFonts w:ascii="Arial" w:eastAsiaTheme="minorEastAsia" w:hAnsi="Arial" w:cs="Arial"/>
          <w:sz w:val="22"/>
          <w:szCs w:val="22"/>
          <w:lang w:eastAsia="zh-CN"/>
        </w:rPr>
        <w:t xml:space="preserve"> </w:t>
      </w:r>
      <w:r w:rsidR="00695D22" w:rsidRPr="00CF7E03">
        <w:rPr>
          <w:rFonts w:ascii="Arial" w:eastAsiaTheme="minorEastAsia" w:hAnsi="Arial" w:cs="Arial"/>
          <w:sz w:val="22"/>
          <w:szCs w:val="22"/>
          <w:lang w:eastAsia="zh-CN"/>
        </w:rPr>
        <w:t>has low equipment investment</w:t>
      </w:r>
      <w:r w:rsidR="00021469" w:rsidRPr="00CF7E03">
        <w:rPr>
          <w:rFonts w:ascii="Arial" w:eastAsiaTheme="minorEastAsia" w:hAnsi="Arial" w:cs="Arial"/>
          <w:sz w:val="22"/>
          <w:szCs w:val="22"/>
          <w:lang w:eastAsia="zh-CN"/>
        </w:rPr>
        <w:t xml:space="preserve"> but</w:t>
      </w:r>
      <w:r w:rsidR="00695D22" w:rsidRPr="00CF7E03">
        <w:rPr>
          <w:rFonts w:ascii="Arial" w:eastAsiaTheme="minorEastAsia" w:hAnsi="Arial" w:cs="Arial"/>
          <w:sz w:val="22"/>
          <w:szCs w:val="22"/>
          <w:lang w:eastAsia="zh-CN"/>
        </w:rPr>
        <w:t xml:space="preserve"> several disadvantages</w:t>
      </w:r>
      <w:r w:rsidR="006303D8" w:rsidRPr="00CF7E03">
        <w:rPr>
          <w:rFonts w:ascii="Arial" w:eastAsiaTheme="minorEastAsia" w:hAnsi="Arial" w:cs="Arial"/>
          <w:sz w:val="22"/>
          <w:szCs w:val="22"/>
          <w:lang w:eastAsia="zh-CN"/>
        </w:rPr>
        <w:t>:</w:t>
      </w:r>
      <w:r w:rsidR="00BA3524" w:rsidRPr="00BA3524">
        <w:rPr>
          <w:rFonts w:ascii="Arial" w:hAnsi="Arial" w:cs="Arial"/>
          <w:sz w:val="22"/>
          <w:vertAlign w:val="superscript"/>
        </w:rPr>
        <w:t>49</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w:t>
      </w:r>
      <w:r w:rsidR="008B092E" w:rsidRPr="00CF7E03">
        <w:rPr>
          <w:rFonts w:ascii="Arial" w:eastAsiaTheme="minorEastAsia" w:hAnsi="Arial" w:cs="Arial"/>
          <w:sz w:val="22"/>
          <w:szCs w:val="22"/>
          <w:lang w:eastAsia="zh-CN"/>
        </w:rPr>
        <w:t>i</w:t>
      </w:r>
      <w:r w:rsidR="006303D8"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D62847">
        <w:rPr>
          <w:rFonts w:ascii="Arial" w:eastAsiaTheme="minorEastAsia" w:hAnsi="Arial" w:cs="Arial"/>
          <w:sz w:val="22"/>
          <w:szCs w:val="22"/>
          <w:lang w:eastAsia="zh-CN"/>
        </w:rPr>
        <w:t>t</w:t>
      </w:r>
      <w:r w:rsidR="00021469" w:rsidRPr="00CF7E03">
        <w:rPr>
          <w:rFonts w:ascii="Arial" w:eastAsiaTheme="minorEastAsia" w:hAnsi="Arial" w:cs="Arial"/>
          <w:sz w:val="22"/>
          <w:szCs w:val="22"/>
          <w:lang w:eastAsia="zh-CN"/>
        </w:rPr>
        <w:t xml:space="preserve">he </w:t>
      </w:r>
      <w:r w:rsidR="006303D8" w:rsidRPr="00CF7E03">
        <w:rPr>
          <w:rFonts w:ascii="Arial" w:eastAsiaTheme="minorEastAsia" w:hAnsi="Arial" w:cs="Arial"/>
          <w:sz w:val="22"/>
          <w:szCs w:val="22"/>
          <w:lang w:eastAsia="zh-CN"/>
        </w:rPr>
        <w:t>CaC</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formation reaction </w:t>
      </w:r>
      <w:r w:rsidR="00021469" w:rsidRPr="00CF7E03">
        <w:rPr>
          <w:rFonts w:ascii="Arial" w:eastAsiaTheme="minorEastAsia" w:hAnsi="Arial" w:cs="Arial"/>
          <w:sz w:val="22"/>
          <w:szCs w:val="22"/>
          <w:lang w:eastAsia="zh-CN"/>
        </w:rPr>
        <w:t xml:space="preserve">requires temperatures of </w:t>
      </w:r>
      <w:r w:rsidR="006303D8" w:rsidRPr="00CF7E03">
        <w:rPr>
          <w:rFonts w:ascii="Arial" w:eastAsiaTheme="minorEastAsia" w:hAnsi="Arial" w:cs="Arial"/>
          <w:sz w:val="22"/>
          <w:szCs w:val="22"/>
          <w:lang w:eastAsia="zh-CN"/>
        </w:rPr>
        <w:t>2000</w:t>
      </w:r>
      <w:r w:rsidR="00EF597E">
        <w:rPr>
          <w:rFonts w:ascii="Arial" w:eastAsiaTheme="minorEastAsia" w:hAnsi="Arial" w:cs="Arial"/>
          <w:sz w:val="22"/>
          <w:szCs w:val="22"/>
          <w:lang w:eastAsia="zh-CN"/>
        </w:rPr>
        <w:t xml:space="preserve"> to </w:t>
      </w:r>
      <w:r w:rsidR="006303D8" w:rsidRPr="00CF7E03">
        <w:rPr>
          <w:rFonts w:ascii="Arial" w:eastAsiaTheme="minorEastAsia" w:hAnsi="Arial" w:cs="Arial"/>
          <w:sz w:val="22"/>
          <w:szCs w:val="22"/>
          <w:lang w:eastAsia="zh-CN"/>
        </w:rPr>
        <w:t>2300</w:t>
      </w:r>
      <w:r w:rsidR="00EF597E">
        <w:rPr>
          <w:rFonts w:ascii="Arial" w:eastAsiaTheme="minorEastAsia" w:hAnsi="Arial" w:cs="Arial"/>
          <w:sz w:val="22"/>
          <w:szCs w:val="22"/>
          <w:lang w:eastAsia="zh-CN"/>
        </w:rPr>
        <w:t> </w:t>
      </w:r>
      <w:r w:rsidR="006303D8" w:rsidRPr="00CF7E03">
        <w:rPr>
          <w:rFonts w:ascii="Arial" w:eastAsiaTheme="minorEastAsia" w:hAnsi="Arial" w:cs="Arial"/>
          <w:sz w:val="22"/>
          <w:szCs w:val="22"/>
          <w:lang w:eastAsia="zh-CN"/>
        </w:rPr>
        <w:t>°C</w:t>
      </w:r>
      <w:r w:rsidR="006303D8" w:rsidRPr="00CF7E03">
        <w:t xml:space="preserve"> </w:t>
      </w:r>
      <w:r w:rsidR="006303D8" w:rsidRPr="00CF7E03">
        <w:rPr>
          <w:rFonts w:ascii="Arial" w:eastAsiaTheme="minorEastAsia" w:hAnsi="Arial" w:cs="Arial"/>
          <w:sz w:val="22"/>
          <w:szCs w:val="22"/>
          <w:lang w:eastAsia="zh-CN"/>
        </w:rPr>
        <w:t xml:space="preserve">in an arc furnace to overcome the </w:t>
      </w:r>
      <w:r w:rsidR="00021469" w:rsidRPr="00CF7E03">
        <w:rPr>
          <w:rFonts w:ascii="Arial" w:eastAsiaTheme="minorEastAsia" w:hAnsi="Arial" w:cs="Arial"/>
          <w:sz w:val="22"/>
          <w:szCs w:val="22"/>
          <w:lang w:eastAsia="zh-CN"/>
        </w:rPr>
        <w:t xml:space="preserve">high </w:t>
      </w:r>
      <w:r w:rsidR="006303D8" w:rsidRPr="00CF7E03">
        <w:rPr>
          <w:rFonts w:ascii="Arial" w:eastAsiaTheme="minorEastAsia" w:hAnsi="Arial" w:cs="Arial"/>
          <w:sz w:val="22"/>
          <w:szCs w:val="22"/>
          <w:lang w:eastAsia="zh-CN"/>
        </w:rPr>
        <w:t>endothermic</w:t>
      </w:r>
      <w:r w:rsidR="00021469" w:rsidRPr="00CF7E03">
        <w:rPr>
          <w:rFonts w:ascii="Arial" w:eastAsiaTheme="minorEastAsia" w:hAnsi="Arial" w:cs="Arial"/>
          <w:sz w:val="22"/>
          <w:szCs w:val="22"/>
          <w:lang w:eastAsia="zh-CN"/>
        </w:rPr>
        <w:t>ity</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(ii</w:t>
      </w:r>
      <w:r w:rsidR="00663FD3"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663FD3" w:rsidRPr="00CF7E03">
        <w:rPr>
          <w:rFonts w:ascii="Arial" w:eastAsiaTheme="minorEastAsia" w:hAnsi="Arial" w:cs="Arial"/>
          <w:sz w:val="22"/>
          <w:szCs w:val="22"/>
          <w:lang w:eastAsia="zh-CN"/>
        </w:rPr>
        <w:t>large amount</w:t>
      </w:r>
      <w:r w:rsidR="00021469" w:rsidRPr="00CF7E03">
        <w:rPr>
          <w:rFonts w:ascii="Arial" w:eastAsiaTheme="minorEastAsia" w:hAnsi="Arial" w:cs="Arial"/>
          <w:sz w:val="22"/>
          <w:szCs w:val="22"/>
          <w:lang w:eastAsia="zh-CN"/>
        </w:rPr>
        <w:t>s</w:t>
      </w:r>
      <w:r w:rsidR="00663FD3" w:rsidRPr="00CF7E03">
        <w:rPr>
          <w:rFonts w:ascii="Arial" w:eastAsiaTheme="minorEastAsia" w:hAnsi="Arial" w:cs="Arial"/>
          <w:sz w:val="22"/>
          <w:szCs w:val="22"/>
          <w:lang w:eastAsia="zh-CN"/>
        </w:rPr>
        <w:t xml:space="preserve"> of coal </w:t>
      </w:r>
      <w:r w:rsidR="00021469" w:rsidRPr="00CF7E03">
        <w:rPr>
          <w:rFonts w:ascii="Arial" w:eastAsiaTheme="minorEastAsia" w:hAnsi="Arial" w:cs="Arial"/>
          <w:sz w:val="22"/>
          <w:szCs w:val="22"/>
          <w:lang w:eastAsia="zh-CN"/>
        </w:rPr>
        <w:t>are consumed, with</w:t>
      </w:r>
      <w:r w:rsidR="00926BCC" w:rsidRPr="00CF7E03">
        <w:rPr>
          <w:rFonts w:ascii="Arial" w:eastAsiaTheme="minorEastAsia" w:hAnsi="Arial" w:cs="Arial"/>
          <w:sz w:val="22"/>
          <w:szCs w:val="22"/>
          <w:lang w:eastAsia="zh-CN"/>
        </w:rPr>
        <w:t xml:space="preserve"> one</w:t>
      </w:r>
      <w:r w:rsidR="00021469" w:rsidRPr="00CF7E03">
        <w:rPr>
          <w:rFonts w:ascii="Arial" w:eastAsiaTheme="minorEastAsia" w:hAnsi="Arial" w:cs="Arial"/>
          <w:sz w:val="22"/>
          <w:szCs w:val="22"/>
          <w:lang w:eastAsia="zh-CN"/>
        </w:rPr>
        <w:t>-</w:t>
      </w:r>
      <w:r w:rsidR="00926BCC" w:rsidRPr="00CF7E03">
        <w:rPr>
          <w:rFonts w:ascii="Arial" w:eastAsiaTheme="minorEastAsia" w:hAnsi="Arial" w:cs="Arial"/>
          <w:sz w:val="22"/>
          <w:szCs w:val="22"/>
          <w:lang w:eastAsia="zh-CN"/>
        </w:rPr>
        <w:t xml:space="preserve">third </w:t>
      </w:r>
      <w:r w:rsidR="00021469" w:rsidRPr="00CF7E03">
        <w:rPr>
          <w:rFonts w:ascii="Arial" w:eastAsiaTheme="minorEastAsia" w:hAnsi="Arial" w:cs="Arial"/>
          <w:sz w:val="22"/>
          <w:szCs w:val="22"/>
          <w:lang w:eastAsia="zh-CN"/>
        </w:rPr>
        <w:t xml:space="preserve">of </w:t>
      </w:r>
      <w:r w:rsidR="00926BCC" w:rsidRPr="00CF7E03">
        <w:rPr>
          <w:rFonts w:ascii="Arial" w:eastAsiaTheme="minorEastAsia" w:hAnsi="Arial" w:cs="Arial"/>
          <w:sz w:val="22"/>
          <w:szCs w:val="22"/>
          <w:lang w:eastAsia="zh-CN"/>
        </w:rPr>
        <w:t xml:space="preserve">carbon resources </w:t>
      </w:r>
      <w:r w:rsidR="00021469" w:rsidRPr="00CF7E03">
        <w:rPr>
          <w:rFonts w:ascii="Arial" w:eastAsiaTheme="minorEastAsia" w:hAnsi="Arial" w:cs="Arial"/>
          <w:sz w:val="22"/>
          <w:szCs w:val="22"/>
          <w:lang w:eastAsia="zh-CN"/>
        </w:rPr>
        <w:t>converted</w:t>
      </w:r>
      <w:r w:rsidR="00926BCC" w:rsidRPr="00CF7E03">
        <w:rPr>
          <w:rFonts w:ascii="Arial" w:eastAsiaTheme="minorEastAsia" w:hAnsi="Arial" w:cs="Arial"/>
          <w:sz w:val="22"/>
          <w:szCs w:val="22"/>
          <w:lang w:eastAsia="zh-CN"/>
        </w:rPr>
        <w:t xml:space="preserve"> to CO</w:t>
      </w:r>
      <w:r w:rsidR="00663FD3"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(iii</w:t>
      </w:r>
      <w:r w:rsidR="006303D8" w:rsidRPr="00CF7E03">
        <w:rPr>
          <w:rFonts w:ascii="Arial" w:eastAsiaTheme="minorEastAsia" w:hAnsi="Arial" w:cs="Arial"/>
          <w:sz w:val="22"/>
          <w:szCs w:val="22"/>
          <w:lang w:eastAsia="zh-CN"/>
        </w:rPr>
        <w:t>)</w:t>
      </w:r>
      <w:ins w:id="475" w:author="Nabera  Abhinandan" w:date="2024-08-30T16:43:00Z" w16du:dateUtc="2024-08-30T14:43:00Z">
        <w:r w:rsidR="005F66A8">
          <w:rPr>
            <w:rFonts w:ascii="Arial" w:eastAsiaTheme="minorEastAsia" w:hAnsi="Arial" w:cs="Arial"/>
            <w:sz w:val="22"/>
            <w:szCs w:val="22"/>
            <w:lang w:eastAsia="zh-CN"/>
          </w:rPr>
          <w:t> </w:t>
        </w:r>
      </w:ins>
      <w:del w:id="476" w:author="Nabera  Abhinandan" w:date="2024-08-30T16:43:00Z" w16du:dateUtc="2024-08-30T14:43:00Z">
        <w:r w:rsidR="006303D8" w:rsidRPr="00CF7E03" w:rsidDel="005F66A8">
          <w:rPr>
            <w:rFonts w:ascii="Arial" w:eastAsiaTheme="minorEastAsia" w:hAnsi="Arial" w:cs="Arial"/>
            <w:sz w:val="22"/>
            <w:szCs w:val="22"/>
            <w:lang w:eastAsia="zh-CN"/>
          </w:rPr>
          <w:delText xml:space="preserve"> </w:delText>
        </w:r>
      </w:del>
      <w:r w:rsidR="00021469" w:rsidRPr="00CF7E03">
        <w:rPr>
          <w:rFonts w:ascii="Arial" w:eastAsiaTheme="minorEastAsia" w:hAnsi="Arial" w:cs="Arial"/>
          <w:sz w:val="22"/>
          <w:szCs w:val="22"/>
          <w:lang w:eastAsia="zh-CN"/>
        </w:rPr>
        <w:t>significant</w:t>
      </w:r>
      <w:r w:rsidR="006303D8" w:rsidRPr="00CF7E03">
        <w:rPr>
          <w:rFonts w:ascii="Arial" w:eastAsiaTheme="minorEastAsia" w:hAnsi="Arial" w:cs="Arial"/>
          <w:sz w:val="22"/>
          <w:szCs w:val="22"/>
          <w:lang w:eastAsia="zh-CN"/>
        </w:rPr>
        <w:t xml:space="preserve"> CO</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emission</w:t>
      </w:r>
      <w:r w:rsidR="00021469" w:rsidRPr="00CF7E03">
        <w:rPr>
          <w:rFonts w:ascii="Arial" w:eastAsiaTheme="minorEastAsia" w:hAnsi="Arial" w:cs="Arial"/>
          <w:sz w:val="22"/>
          <w:szCs w:val="22"/>
          <w:lang w:eastAsia="zh-CN"/>
        </w:rPr>
        <w:t>s</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result</w:t>
      </w:r>
      <w:r w:rsidR="00ED28A4" w:rsidRPr="00CF7E03">
        <w:rPr>
          <w:rFonts w:ascii="Arial" w:eastAsiaTheme="minorEastAsia" w:hAnsi="Arial" w:cs="Arial"/>
          <w:sz w:val="22"/>
          <w:szCs w:val="22"/>
          <w:lang w:eastAsia="zh-CN"/>
        </w:rPr>
        <w:t xml:space="preserve"> from </w:t>
      </w:r>
      <w:r w:rsidR="009B3A21" w:rsidRPr="00CF7E03">
        <w:rPr>
          <w:rFonts w:ascii="Arial" w:eastAsiaTheme="minorEastAsia" w:hAnsi="Arial" w:cs="Arial"/>
          <w:sz w:val="22"/>
          <w:szCs w:val="22"/>
          <w:lang w:eastAsia="zh-CN"/>
        </w:rPr>
        <w:t xml:space="preserve">the </w:t>
      </w:r>
      <w:r w:rsidR="00ED28A4" w:rsidRPr="00CF7E03">
        <w:rPr>
          <w:rFonts w:ascii="Arial" w:eastAsiaTheme="minorEastAsia" w:hAnsi="Arial" w:cs="Arial"/>
          <w:sz w:val="22"/>
          <w:szCs w:val="22"/>
          <w:lang w:eastAsia="zh-CN"/>
        </w:rPr>
        <w:t>decomposition of limestone (CaCO</w:t>
      </w:r>
      <w:r w:rsidR="00ED28A4" w:rsidRPr="00CF7E03">
        <w:rPr>
          <w:rFonts w:ascii="Arial" w:eastAsiaTheme="minorEastAsia" w:hAnsi="Arial" w:cs="Arial"/>
          <w:sz w:val="22"/>
          <w:szCs w:val="22"/>
          <w:vertAlign w:val="subscript"/>
          <w:lang w:eastAsia="zh-CN"/>
        </w:rPr>
        <w:t>3</w:t>
      </w:r>
      <w:r w:rsidR="00ED28A4" w:rsidRPr="00CF7E03">
        <w:rPr>
          <w:rFonts w:ascii="Arial" w:eastAsiaTheme="minorEastAsia" w:hAnsi="Arial" w:cs="Arial"/>
          <w:sz w:val="22"/>
          <w:szCs w:val="22"/>
          <w:lang w:eastAsia="zh-CN"/>
        </w:rPr>
        <w:t>)</w:t>
      </w:r>
      <w:r w:rsidR="00CE74B5" w:rsidRPr="00CF7E03">
        <w:rPr>
          <w:rFonts w:ascii="Arial" w:eastAsiaTheme="minorEastAsia" w:hAnsi="Arial" w:cs="Arial"/>
          <w:sz w:val="22"/>
          <w:szCs w:val="22"/>
          <w:lang w:eastAsia="zh-CN"/>
        </w:rPr>
        <w:t xml:space="preserve"> and </w:t>
      </w:r>
      <w:r w:rsidR="009B3A21" w:rsidRPr="00CF7E03">
        <w:rPr>
          <w:rFonts w:ascii="Arial" w:eastAsiaTheme="minorEastAsia" w:hAnsi="Arial" w:cs="Arial"/>
          <w:sz w:val="22"/>
          <w:szCs w:val="22"/>
          <w:lang w:eastAsia="zh-CN"/>
        </w:rPr>
        <w:t xml:space="preserve">the </w:t>
      </w:r>
      <w:r w:rsidR="00CE74B5" w:rsidRPr="00CF7E03">
        <w:rPr>
          <w:rFonts w:ascii="Arial" w:eastAsiaTheme="minorEastAsia" w:hAnsi="Arial" w:cs="Arial"/>
          <w:sz w:val="22"/>
          <w:szCs w:val="22"/>
          <w:lang w:eastAsia="zh-CN"/>
        </w:rPr>
        <w:t>combustion of byproduct CO to provide heat for the arc furnace</w:t>
      </w:r>
      <w:r w:rsidR="00ED28A4"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(iv</w:t>
      </w:r>
      <w:r w:rsidR="00ED28A4" w:rsidRPr="00CF7E03">
        <w:rPr>
          <w:rFonts w:ascii="Arial" w:eastAsiaTheme="minorEastAsia" w:hAnsi="Arial" w:cs="Arial"/>
          <w:sz w:val="22"/>
          <w:szCs w:val="22"/>
          <w:lang w:eastAsia="zh-CN"/>
        </w:rPr>
        <w:t xml:space="preserve">) </w:t>
      </w:r>
      <w:r w:rsidR="00651E12" w:rsidRPr="00CF7E03">
        <w:rPr>
          <w:rFonts w:ascii="Arial" w:eastAsiaTheme="minorEastAsia" w:hAnsi="Arial" w:cs="Arial"/>
          <w:sz w:val="22"/>
          <w:szCs w:val="22"/>
          <w:lang w:eastAsia="zh-CN"/>
        </w:rPr>
        <w:t>large amounts of</w:t>
      </w:r>
      <w:r w:rsidR="00CE74B5" w:rsidRPr="00CF7E03">
        <w:rPr>
          <w:rFonts w:ascii="Arial" w:eastAsiaTheme="minorEastAsia" w:hAnsi="Arial" w:cs="Arial"/>
          <w:sz w:val="22"/>
          <w:szCs w:val="22"/>
          <w:lang w:eastAsia="zh-CN"/>
        </w:rPr>
        <w:t xml:space="preserve"> solid</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slag waste</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mostly </w:t>
      </w:r>
      <w:r w:rsidR="007947EE" w:rsidRPr="00CF7E03">
        <w:rPr>
          <w:rFonts w:ascii="Arial" w:eastAsiaTheme="minorEastAsia" w:hAnsi="Arial" w:cs="Arial"/>
          <w:sz w:val="22"/>
          <w:szCs w:val="22"/>
          <w:lang w:eastAsia="zh-CN"/>
        </w:rPr>
        <w:t>Ca(OH)</w:t>
      </w:r>
      <w:r w:rsidR="007947EE" w:rsidRPr="00CF7E03">
        <w:rPr>
          <w:rFonts w:ascii="Arial" w:eastAsiaTheme="minorEastAsia" w:hAnsi="Arial" w:cs="Arial"/>
          <w:sz w:val="22"/>
          <w:szCs w:val="22"/>
          <w:vertAlign w:val="subscript"/>
          <w:lang w:eastAsia="zh-CN"/>
        </w:rPr>
        <w:t>2</w:t>
      </w:r>
      <w:r w:rsidR="007947EE" w:rsidRPr="00CF7E03">
        <w:rPr>
          <w:rFonts w:ascii="Arial" w:eastAsiaTheme="minorEastAsia" w:hAnsi="Arial" w:cs="Arial"/>
          <w:sz w:val="22"/>
          <w:szCs w:val="22"/>
          <w:lang w:eastAsia="zh-CN"/>
        </w:rPr>
        <w:t>, are produced</w:t>
      </w:r>
      <w:r w:rsidR="0061617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t xml:space="preserve"> </w:t>
      </w:r>
      <w:r w:rsidR="004B7328" w:rsidRPr="00CF7E03">
        <w:rPr>
          <w:rFonts w:ascii="Arial" w:eastAsiaTheme="minorEastAsia" w:hAnsi="Arial" w:cs="Arial"/>
          <w:sz w:val="22"/>
          <w:szCs w:val="22"/>
          <w:lang w:eastAsia="zh-CN"/>
        </w:rPr>
        <w:t>Due to these disadvantages and</w:t>
      </w:r>
      <w:r w:rsidR="00616178"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the </w:t>
      </w:r>
      <w:r w:rsidR="00616178" w:rsidRPr="00CF7E03">
        <w:rPr>
          <w:rFonts w:ascii="Arial" w:eastAsiaTheme="minorEastAsia" w:hAnsi="Arial" w:cs="Arial"/>
          <w:sz w:val="22"/>
          <w:szCs w:val="22"/>
          <w:lang w:eastAsia="zh-CN"/>
        </w:rPr>
        <w:t>transition of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 xml:space="preserve"> to </w:t>
      </w:r>
      <w:r w:rsidR="005D5F56">
        <w:rPr>
          <w:rFonts w:ascii="Arial" w:eastAsiaTheme="minorEastAsia" w:hAnsi="Arial" w:cs="Arial" w:hint="eastAsia"/>
          <w:sz w:val="22"/>
          <w:szCs w:val="22"/>
          <w:lang w:eastAsia="zh-CN"/>
        </w:rPr>
        <w:t>olefins</w:t>
      </w:r>
      <w:r w:rsidR="004B7328" w:rsidRPr="00CF7E03">
        <w:rPr>
          <w:rFonts w:ascii="Arial" w:eastAsiaTheme="minorEastAsia" w:hAnsi="Arial" w:cs="Arial"/>
          <w:sz w:val="22"/>
          <w:szCs w:val="22"/>
          <w:lang w:eastAsia="zh-CN"/>
        </w:rPr>
        <w:t xml:space="preserve">, </w:t>
      </w:r>
      <w:r w:rsidR="00616178" w:rsidRPr="00CF7E03">
        <w:rPr>
          <w:rFonts w:ascii="Arial" w:eastAsiaTheme="minorEastAsia" w:hAnsi="Arial" w:cs="Arial"/>
          <w:sz w:val="22"/>
          <w:szCs w:val="22"/>
          <w:lang w:eastAsia="zh-CN"/>
        </w:rPr>
        <w:t xml:space="preserve">most </w:t>
      </w:r>
      <w:r w:rsidR="004B7328" w:rsidRPr="00CF7E03">
        <w:rPr>
          <w:rFonts w:ascii="Arial" w:eastAsiaTheme="minorEastAsia" w:hAnsi="Arial" w:cs="Arial"/>
          <w:sz w:val="22"/>
          <w:szCs w:val="22"/>
          <w:lang w:eastAsia="zh-CN"/>
        </w:rPr>
        <w:t>CaC</w:t>
      </w:r>
      <w:r w:rsidR="004B7328" w:rsidRPr="00CF7E03">
        <w:rPr>
          <w:rFonts w:ascii="Arial" w:eastAsiaTheme="minorEastAsia" w:hAnsi="Arial" w:cs="Arial"/>
          <w:sz w:val="22"/>
          <w:szCs w:val="22"/>
          <w:vertAlign w:val="subscript"/>
          <w:lang w:eastAsia="zh-CN"/>
        </w:rPr>
        <w:t>2</w:t>
      </w:r>
      <w:r w:rsidR="004B7328" w:rsidRPr="00CF7E03">
        <w:rPr>
          <w:rFonts w:ascii="Arial" w:eastAsiaTheme="minorEastAsia" w:hAnsi="Arial" w:cs="Arial"/>
          <w:sz w:val="22"/>
          <w:szCs w:val="22"/>
          <w:lang w:eastAsia="zh-CN"/>
        </w:rPr>
        <w:t xml:space="preserve"> plants </w:t>
      </w:r>
      <w:r w:rsidR="00663FD3" w:rsidRPr="00CF7E03">
        <w:rPr>
          <w:rFonts w:ascii="Arial" w:eastAsiaTheme="minorEastAsia" w:hAnsi="Arial" w:cs="Arial"/>
          <w:sz w:val="22"/>
          <w:szCs w:val="22"/>
          <w:lang w:eastAsia="zh-CN"/>
        </w:rPr>
        <w:t xml:space="preserve">in </w:t>
      </w:r>
      <w:r w:rsidR="009B3A21" w:rsidRPr="00CF7E03">
        <w:rPr>
          <w:rFonts w:ascii="Arial" w:eastAsiaTheme="minorEastAsia" w:hAnsi="Arial" w:cs="Arial"/>
          <w:sz w:val="22"/>
          <w:szCs w:val="22"/>
          <w:lang w:eastAsia="zh-CN"/>
        </w:rPr>
        <w:t>W</w:t>
      </w:r>
      <w:r w:rsidR="00663FD3" w:rsidRPr="00CF7E03">
        <w:rPr>
          <w:rFonts w:ascii="Arial" w:eastAsiaTheme="minorEastAsia" w:hAnsi="Arial" w:cs="Arial"/>
          <w:sz w:val="22"/>
          <w:szCs w:val="22"/>
          <w:lang w:eastAsia="zh-CN"/>
        </w:rPr>
        <w:t>estern countries</w:t>
      </w:r>
      <w:r w:rsidR="0061094B" w:rsidRPr="00CF7E03">
        <w:rPr>
          <w:rFonts w:ascii="Arial" w:eastAsiaTheme="minorEastAsia" w:hAnsi="Arial" w:cs="Arial"/>
          <w:sz w:val="22"/>
          <w:szCs w:val="22"/>
          <w:lang w:eastAsia="zh-CN"/>
        </w:rPr>
        <w:t xml:space="preserve"> have </w:t>
      </w:r>
      <w:r w:rsidR="009B3A21" w:rsidRPr="00CF7E03">
        <w:rPr>
          <w:rFonts w:ascii="Arial" w:eastAsiaTheme="minorEastAsia" w:hAnsi="Arial" w:cs="Arial"/>
          <w:sz w:val="22"/>
          <w:szCs w:val="22"/>
          <w:lang w:eastAsia="zh-CN"/>
        </w:rPr>
        <w:t>shut</w:t>
      </w:r>
      <w:r w:rsidR="00F10FD5">
        <w:rPr>
          <w:rFonts w:ascii="Arial" w:eastAsiaTheme="minorEastAsia" w:hAnsi="Arial" w:cs="Arial" w:hint="eastAsia"/>
          <w:sz w:val="22"/>
          <w:szCs w:val="22"/>
          <w:lang w:eastAsia="zh-CN"/>
        </w:rPr>
        <w:t xml:space="preserve"> </w:t>
      </w:r>
      <w:r w:rsidR="009B3A21" w:rsidRPr="00CF7E03">
        <w:rPr>
          <w:rFonts w:ascii="Arial" w:eastAsiaTheme="minorEastAsia" w:hAnsi="Arial" w:cs="Arial"/>
          <w:sz w:val="22"/>
          <w:szCs w:val="22"/>
          <w:lang w:eastAsia="zh-CN"/>
        </w:rPr>
        <w:t>down</w:t>
      </w:r>
      <w:r w:rsidR="004B7328" w:rsidRPr="00CF7E03">
        <w:rPr>
          <w:rFonts w:ascii="Arial" w:eastAsiaTheme="minorEastAsia" w:hAnsi="Arial" w:cs="Arial"/>
          <w:sz w:val="22"/>
          <w:szCs w:val="22"/>
          <w:lang w:eastAsia="zh-CN"/>
        </w:rPr>
        <w:t>.</w:t>
      </w:r>
      <w:r w:rsidR="00F31814"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However, in China, where </w:t>
      </w:r>
      <w:r w:rsidR="00F31814" w:rsidRPr="00CF7E03">
        <w:rPr>
          <w:rFonts w:ascii="Arial" w:eastAsiaTheme="minorEastAsia" w:hAnsi="Arial" w:cs="Arial"/>
          <w:sz w:val="22"/>
          <w:szCs w:val="22"/>
          <w:lang w:eastAsia="zh-CN"/>
        </w:rPr>
        <w:t>coal reserve</w:t>
      </w:r>
      <w:r w:rsidR="0061094B" w:rsidRPr="00CF7E03">
        <w:rPr>
          <w:rFonts w:ascii="Arial" w:eastAsiaTheme="minorEastAsia" w:hAnsi="Arial" w:cs="Arial"/>
          <w:sz w:val="22"/>
          <w:szCs w:val="22"/>
          <w:lang w:eastAsia="zh-CN"/>
        </w:rPr>
        <w:t xml:space="preserve">s are abundant </w:t>
      </w:r>
      <w:r w:rsidR="00F31814" w:rsidRPr="00CF7E03">
        <w:rPr>
          <w:rFonts w:ascii="Arial" w:eastAsiaTheme="minorEastAsia" w:hAnsi="Arial" w:cs="Arial"/>
          <w:sz w:val="22"/>
          <w:szCs w:val="22"/>
          <w:lang w:eastAsia="zh-CN"/>
        </w:rPr>
        <w:t xml:space="preserve">and imported oil for olefin production </w:t>
      </w:r>
      <w:r w:rsidR="0061094B" w:rsidRPr="00CF7E03">
        <w:rPr>
          <w:rFonts w:ascii="Arial" w:eastAsiaTheme="minorEastAsia" w:hAnsi="Arial" w:cs="Arial"/>
          <w:sz w:val="22"/>
          <w:szCs w:val="22"/>
          <w:lang w:eastAsia="zh-CN"/>
        </w:rPr>
        <w:t>is costly</w:t>
      </w:r>
      <w:r w:rsidR="00F31814" w:rsidRPr="00CF7E03">
        <w:rPr>
          <w:rFonts w:ascii="Arial" w:eastAsiaTheme="minorEastAsia" w:hAnsi="Arial" w:cs="Arial"/>
          <w:sz w:val="22"/>
          <w:szCs w:val="22"/>
          <w:lang w:eastAsia="zh-CN"/>
        </w:rPr>
        <w:t>, CaC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-based 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H</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 xml:space="preserve"> production </w:t>
      </w:r>
      <w:r w:rsidR="0061094B" w:rsidRPr="00CF7E03">
        <w:rPr>
          <w:rFonts w:ascii="Arial" w:eastAsiaTheme="minorEastAsia" w:hAnsi="Arial" w:cs="Arial"/>
          <w:sz w:val="22"/>
          <w:szCs w:val="22"/>
          <w:lang w:eastAsia="zh-CN"/>
        </w:rPr>
        <w:t>remains</w:t>
      </w:r>
      <w:r w:rsidR="00F31814" w:rsidRPr="00CF7E03">
        <w:rPr>
          <w:rFonts w:ascii="Arial" w:eastAsiaTheme="minorEastAsia" w:hAnsi="Arial" w:cs="Arial"/>
          <w:sz w:val="22"/>
          <w:szCs w:val="22"/>
          <w:lang w:eastAsia="zh-CN"/>
        </w:rPr>
        <w:t xml:space="preserve"> significant</w:t>
      </w:r>
      <w:r w:rsidR="0061094B"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 xml:space="preserve">After rapid growth in </w:t>
      </w:r>
      <w:r w:rsidR="009B3A21" w:rsidRPr="00CF7E03">
        <w:rPr>
          <w:rFonts w:ascii="Arial" w:eastAsiaTheme="minorEastAsia" w:hAnsi="Arial" w:cs="Arial"/>
          <w:sz w:val="22"/>
          <w:szCs w:val="22"/>
          <w:lang w:eastAsia="zh-CN"/>
        </w:rPr>
        <w:t xml:space="preserve">the </w:t>
      </w:r>
      <w:r w:rsidR="0074783A" w:rsidRPr="00CF7E03">
        <w:rPr>
          <w:rFonts w:ascii="Arial" w:eastAsiaTheme="minorEastAsia" w:hAnsi="Arial" w:cs="Arial"/>
          <w:sz w:val="22"/>
          <w:szCs w:val="22"/>
          <w:lang w:eastAsia="zh-CN"/>
        </w:rPr>
        <w:t>21</w:t>
      </w:r>
      <w:r w:rsidR="0074783A" w:rsidRPr="00CF7E03">
        <w:rPr>
          <w:rFonts w:ascii="Arial" w:eastAsiaTheme="minorEastAsia" w:hAnsi="Arial" w:cs="Arial"/>
          <w:sz w:val="22"/>
          <w:szCs w:val="22"/>
          <w:vertAlign w:val="superscript"/>
          <w:lang w:eastAsia="zh-CN"/>
        </w:rPr>
        <w:t>st</w:t>
      </w:r>
      <w:r w:rsidR="0074783A" w:rsidRPr="00CF7E03">
        <w:rPr>
          <w:rFonts w:ascii="Arial" w:eastAsiaTheme="minorEastAsia" w:hAnsi="Arial" w:cs="Arial"/>
          <w:sz w:val="22"/>
          <w:szCs w:val="22"/>
          <w:lang w:eastAsia="zh-CN"/>
        </w:rPr>
        <w:t xml:space="preserve"> century</w:t>
      </w:r>
      <w:r w:rsidR="001969B9" w:rsidRPr="00CF7E03">
        <w:rPr>
          <w:rFonts w:ascii="Arial" w:eastAsiaTheme="minorEastAsia" w:hAnsi="Arial" w:cs="Arial"/>
          <w:sz w:val="22"/>
          <w:szCs w:val="22"/>
          <w:lang w:eastAsia="zh-CN"/>
        </w:rPr>
        <w:t xml:space="preserve"> </w:t>
      </w:r>
      <w:r w:rsidR="001741B9" w:rsidRPr="00CF7E03">
        <w:rPr>
          <w:rFonts w:ascii="Arial" w:eastAsiaTheme="minorEastAsia" w:hAnsi="Arial" w:cs="Arial"/>
          <w:sz w:val="22"/>
          <w:szCs w:val="22"/>
          <w:lang w:eastAsia="zh-CN"/>
        </w:rPr>
        <w:t>(</w:t>
      </w:r>
      <w:r w:rsidR="001741B9" w:rsidRPr="00CF7E03">
        <w:rPr>
          <w:rFonts w:ascii="Arial" w:eastAsiaTheme="minorEastAsia" w:hAnsi="Arial" w:cs="Arial"/>
          <w:b/>
          <w:bCs/>
          <w:sz w:val="22"/>
          <w:szCs w:val="22"/>
          <w:lang w:eastAsia="zh-CN"/>
        </w:rPr>
        <w:t>Fig</w:t>
      </w:r>
      <w:r w:rsidR="00F548F7" w:rsidRPr="00CF7E03">
        <w:rPr>
          <w:rFonts w:ascii="Arial" w:eastAsiaTheme="minorEastAsia" w:hAnsi="Arial" w:cs="Arial"/>
          <w:b/>
          <w:bCs/>
          <w:sz w:val="22"/>
          <w:szCs w:val="22"/>
          <w:lang w:eastAsia="zh-CN"/>
        </w:rPr>
        <w:t>. </w:t>
      </w:r>
      <w:r w:rsidR="001741B9" w:rsidRPr="00CF7E03">
        <w:rPr>
          <w:rFonts w:ascii="Arial" w:eastAsiaTheme="minorEastAsia" w:hAnsi="Arial" w:cs="Arial"/>
          <w:b/>
          <w:bCs/>
          <w:sz w:val="22"/>
          <w:szCs w:val="22"/>
          <w:lang w:eastAsia="zh-CN"/>
        </w:rPr>
        <w:t>3b</w:t>
      </w:r>
      <w:r w:rsidR="001741B9"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w:t>
      </w:r>
      <w:r w:rsidR="00F24CE8" w:rsidRPr="00F24CE8">
        <w:rPr>
          <w:rFonts w:ascii="Arial" w:hAnsi="Arial" w:cs="Arial"/>
          <w:sz w:val="22"/>
          <w:vertAlign w:val="superscript"/>
        </w:rPr>
        <w:t>15</w:t>
      </w:r>
      <w:r w:rsidR="001741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CaC</w:t>
      </w:r>
      <w:r w:rsidR="0074783A" w:rsidRPr="00CF7E03">
        <w:rPr>
          <w:rFonts w:ascii="Arial" w:eastAsiaTheme="minorEastAsia" w:hAnsi="Arial" w:cs="Arial"/>
          <w:sz w:val="22"/>
          <w:szCs w:val="22"/>
          <w:vertAlign w:val="subscript"/>
          <w:lang w:eastAsia="zh-CN"/>
        </w:rPr>
        <w:t>2</w:t>
      </w:r>
      <w:r w:rsidR="0074783A" w:rsidRPr="00CF7E03">
        <w:rPr>
          <w:rFonts w:ascii="Arial" w:eastAsiaTheme="minorEastAsia" w:hAnsi="Arial" w:cs="Arial"/>
          <w:sz w:val="22"/>
          <w:szCs w:val="22"/>
          <w:lang w:eastAsia="zh-CN"/>
        </w:rPr>
        <w:t xml:space="preserve"> production reached approximately 28</w:t>
      </w:r>
      <w:r w:rsidR="00F548F7" w:rsidRPr="00CF7E03">
        <w:rPr>
          <w:rFonts w:ascii="Arial" w:eastAsiaTheme="minorEastAsia" w:hAnsi="Arial" w:cs="Arial"/>
          <w:sz w:val="22"/>
          <w:szCs w:val="22"/>
          <w:lang w:eastAsia="zh-CN"/>
        </w:rPr>
        <w:t> </w:t>
      </w:r>
      <w:r w:rsidR="0074783A" w:rsidRPr="00CF7E03">
        <w:rPr>
          <w:rFonts w:ascii="Arial" w:eastAsiaTheme="minorEastAsia" w:hAnsi="Arial" w:cs="Arial"/>
          <w:sz w:val="22"/>
          <w:szCs w:val="22"/>
          <w:lang w:eastAsia="zh-CN"/>
        </w:rPr>
        <w:t>Mt</w:t>
      </w:r>
      <w:r w:rsidR="00711947" w:rsidRPr="00711947">
        <w:rPr>
          <w:rFonts w:ascii="Arial" w:eastAsiaTheme="minorEastAsia" w:hAnsi="Arial" w:cs="Arial"/>
          <w:sz w:val="22"/>
          <w:szCs w:val="22"/>
          <w:lang w:eastAsia="zh-CN"/>
        </w:rPr>
        <w:t xml:space="preserve"> </w:t>
      </w:r>
      <w:r w:rsidR="00711947" w:rsidRPr="00CF7E03">
        <w:rPr>
          <w:rFonts w:ascii="Arial" w:eastAsiaTheme="minorEastAsia" w:hAnsi="Arial" w:cs="Arial"/>
          <w:sz w:val="22"/>
          <w:szCs w:val="22"/>
          <w:lang w:eastAsia="zh-CN"/>
        </w:rPr>
        <w:t>y</w:t>
      </w:r>
      <w:r w:rsidR="00711947" w:rsidRPr="00CF7E03">
        <w:rPr>
          <w:rFonts w:ascii="Arial" w:eastAsiaTheme="minorEastAsia" w:hAnsi="Arial" w:cs="Arial"/>
          <w:sz w:val="22"/>
          <w:szCs w:val="22"/>
          <w:vertAlign w:val="superscript"/>
          <w:lang w:eastAsia="zh-CN"/>
        </w:rPr>
        <w:t>–1</w:t>
      </w:r>
      <w:r w:rsidR="0074783A"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1969B9" w:rsidRPr="00D12D6B">
        <w:rPr>
          <w:rFonts w:ascii="Arial" w:eastAsiaTheme="minorEastAsia" w:hAnsi="Arial" w:cs="Arial"/>
          <w:sz w:val="22"/>
          <w:szCs w:val="22"/>
          <w:lang w:eastAsia="zh-CN"/>
        </w:rPr>
        <w:t>accounting for more than 96% of the world</w:t>
      </w:r>
      <w:r w:rsidR="0074783A" w:rsidRPr="00D12D6B">
        <w:rPr>
          <w:rFonts w:ascii="Arial" w:eastAsiaTheme="minorEastAsia" w:hAnsi="Arial" w:cs="Arial"/>
          <w:sz w:val="22"/>
          <w:szCs w:val="22"/>
          <w:lang w:eastAsia="zh-CN"/>
        </w:rPr>
        <w:t>’s</w:t>
      </w:r>
      <w:r w:rsidR="001969B9" w:rsidRPr="00D12D6B">
        <w:rPr>
          <w:rFonts w:ascii="Arial" w:eastAsiaTheme="minorEastAsia" w:hAnsi="Arial" w:cs="Arial"/>
          <w:sz w:val="22"/>
          <w:szCs w:val="22"/>
          <w:lang w:eastAsia="zh-CN"/>
        </w:rPr>
        <w:t xml:space="preserve"> production</w:t>
      </w:r>
      <w:r w:rsidR="001969B9" w:rsidRPr="00CF7E03">
        <w:rPr>
          <w:rFonts w:ascii="Arial" w:eastAsiaTheme="minorEastAsia" w:hAnsi="Arial" w:cs="Arial"/>
          <w:sz w:val="22"/>
          <w:szCs w:val="22"/>
          <w:lang w:eastAsia="zh-CN"/>
        </w:rPr>
        <w:t>.</w:t>
      </w:r>
      <w:r w:rsidR="00BA3524" w:rsidRPr="00BA3524">
        <w:rPr>
          <w:rFonts w:ascii="Arial" w:hAnsi="Arial" w:cs="Arial"/>
          <w:sz w:val="22"/>
          <w:vertAlign w:val="superscript"/>
        </w:rPr>
        <w:t>50</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Besides</w:t>
      </w:r>
      <w:r w:rsidR="009337DC" w:rsidRPr="00CF7E03">
        <w:rPr>
          <w:rFonts w:ascii="Arial" w:eastAsiaTheme="minorEastAsia" w:hAnsi="Arial" w:cs="Arial"/>
          <w:sz w:val="22"/>
          <w:szCs w:val="22"/>
          <w:lang w:eastAsia="zh-CN"/>
        </w:rPr>
        <w:t xml:space="preserve"> 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H</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production, CaC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is</w:t>
      </w:r>
      <w:r w:rsidR="009337DC" w:rsidRPr="00CF7E03">
        <w:rPr>
          <w:rFonts w:ascii="Arial" w:eastAsiaTheme="minorEastAsia" w:hAnsi="Arial" w:cs="Arial"/>
          <w:sz w:val="22"/>
          <w:szCs w:val="22"/>
          <w:lang w:eastAsia="zh-CN"/>
        </w:rPr>
        <w:t xml:space="preserve"> also used </w:t>
      </w:r>
      <w:r w:rsidR="0074783A" w:rsidRPr="00CF7E03">
        <w:rPr>
          <w:rFonts w:ascii="Arial" w:eastAsiaTheme="minorEastAsia" w:hAnsi="Arial" w:cs="Arial"/>
          <w:sz w:val="22"/>
          <w:szCs w:val="22"/>
          <w:lang w:eastAsia="zh-CN"/>
        </w:rPr>
        <w:t>to produce</w:t>
      </w:r>
      <w:r w:rsidR="00785B38" w:rsidRPr="00CF7E03">
        <w:rPr>
          <w:rFonts w:ascii="Arial" w:eastAsiaTheme="minorEastAsia" w:hAnsi="Arial" w:cs="Arial"/>
          <w:sz w:val="22"/>
          <w:szCs w:val="22"/>
          <w:lang w:eastAsia="zh-CN"/>
        </w:rPr>
        <w:t xml:space="preserve"> </w:t>
      </w:r>
      <w:r w:rsidR="009337DC" w:rsidRPr="00CF7E03">
        <w:rPr>
          <w:rFonts w:ascii="Arial" w:eastAsiaTheme="minorEastAsia" w:hAnsi="Arial" w:cs="Arial"/>
          <w:sz w:val="22"/>
          <w:szCs w:val="22"/>
          <w:lang w:eastAsia="zh-CN"/>
        </w:rPr>
        <w:t>calcium cyanamide.</w:t>
      </w:r>
    </w:p>
    <w:p w14:paraId="12ADEABA" w14:textId="625E131F" w:rsidR="00477613" w:rsidRPr="00CF7E03" w:rsidRDefault="00E0320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the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w:t>
      </w:r>
      <w:r w:rsidR="00CD6F13" w:rsidRPr="00CF7E03">
        <w:rPr>
          <w:rFonts w:ascii="Arial" w:eastAsiaTheme="minorEastAsia" w:hAnsi="Arial" w:cs="Arial"/>
          <w:sz w:val="22"/>
          <w:szCs w:val="22"/>
          <w:lang w:eastAsia="zh-CN"/>
        </w:rPr>
        <w:t xml:space="preserve"> (</w:t>
      </w:r>
      <w:r w:rsidR="00CD6F13" w:rsidRPr="00CF7E03">
        <w:rPr>
          <w:rFonts w:ascii="Arial" w:eastAsiaTheme="minorEastAsia" w:hAnsi="Arial" w:cs="Arial"/>
          <w:b/>
          <w:bCs/>
          <w:sz w:val="22"/>
          <w:szCs w:val="22"/>
          <w:lang w:eastAsia="zh-CN"/>
        </w:rPr>
        <w:t>Fig</w:t>
      </w:r>
      <w:r w:rsidR="00803E0F" w:rsidRPr="00CF7E03">
        <w:rPr>
          <w:rFonts w:ascii="Arial" w:eastAsiaTheme="minorEastAsia" w:hAnsi="Arial" w:cs="Arial"/>
          <w:b/>
          <w:bCs/>
          <w:sz w:val="22"/>
          <w:szCs w:val="22"/>
          <w:lang w:eastAsia="zh-CN"/>
        </w:rPr>
        <w:t>. </w:t>
      </w:r>
      <w:r w:rsidR="00CD6F13" w:rsidRPr="00CF7E03">
        <w:rPr>
          <w:rFonts w:ascii="Arial" w:eastAsiaTheme="minorEastAsia" w:hAnsi="Arial" w:cs="Arial"/>
          <w:b/>
          <w:bCs/>
          <w:sz w:val="22"/>
          <w:szCs w:val="22"/>
          <w:lang w:eastAsia="zh-CN"/>
        </w:rPr>
        <w:t>3a,</w:t>
      </w:r>
      <w:r w:rsidR="00803E0F" w:rsidRPr="00CF7E03">
        <w:rPr>
          <w:rFonts w:ascii="Arial" w:eastAsiaTheme="minorEastAsia" w:hAnsi="Arial" w:cs="Arial"/>
          <w:b/>
          <w:bCs/>
          <w:sz w:val="22"/>
          <w:szCs w:val="22"/>
          <w:lang w:eastAsia="zh-CN"/>
        </w:rPr>
        <w:t xml:space="preserve"> </w:t>
      </w:r>
      <w:r w:rsidR="00CD6F13" w:rsidRPr="00CF7E03">
        <w:rPr>
          <w:rFonts w:ascii="Arial" w:eastAsiaTheme="minorEastAsia" w:hAnsi="Arial" w:cs="Arial"/>
          <w:b/>
          <w:bCs/>
          <w:sz w:val="22"/>
          <w:szCs w:val="22"/>
          <w:lang w:eastAsia="zh-CN"/>
        </w:rPr>
        <w:t>3c</w:t>
      </w:r>
      <w:r w:rsidR="00CD6F1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produc</w:t>
      </w:r>
      <w:r w:rsidR="002D5EAB" w:rsidRPr="00CF7E03">
        <w:rPr>
          <w:rFonts w:ascii="Arial" w:eastAsiaTheme="minorEastAsia" w:hAnsi="Arial" w:cs="Arial"/>
          <w:sz w:val="22"/>
          <w:szCs w:val="22"/>
          <w:lang w:eastAsia="zh-CN"/>
        </w:rPr>
        <w:t>ing</w:t>
      </w:r>
      <w:r w:rsidRPr="00CF7E03">
        <w:rPr>
          <w:rFonts w:ascii="Arial" w:eastAsiaTheme="minorEastAsia" w:hAnsi="Arial" w:cs="Arial"/>
          <w:sz w:val="22"/>
          <w:szCs w:val="22"/>
          <w:lang w:eastAsia="zh-CN"/>
        </w:rPr>
        <w:t xml:space="preserve"> 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consumes </w:t>
      </w:r>
      <w:r w:rsidR="000C3A2D" w:rsidRPr="00CF7E03">
        <w:rPr>
          <w:rFonts w:ascii="Arial" w:eastAsiaTheme="minorEastAsia" w:hAnsi="Arial" w:cs="Arial"/>
          <w:sz w:val="22"/>
          <w:szCs w:val="22"/>
          <w:lang w:eastAsia="zh-CN"/>
        </w:rPr>
        <w:t>approximate</w:t>
      </w:r>
      <w:r w:rsidR="002D5EAB" w:rsidRPr="00CF7E03">
        <w:rPr>
          <w:rFonts w:ascii="Arial" w:eastAsiaTheme="minorEastAsia" w:hAnsi="Arial" w:cs="Arial"/>
          <w:sz w:val="22"/>
          <w:szCs w:val="22"/>
          <w:lang w:eastAsia="zh-CN"/>
        </w:rPr>
        <w:t>ly</w:t>
      </w:r>
      <w:r w:rsidRPr="00CF7E03">
        <w:rPr>
          <w:rFonts w:ascii="Arial" w:eastAsiaTheme="minorEastAsia" w:hAnsi="Arial" w:cs="Arial"/>
          <w:sz w:val="22"/>
          <w:szCs w:val="22"/>
          <w:lang w:eastAsia="zh-CN"/>
        </w:rPr>
        <w:t xml:space="preserve"> </w:t>
      </w:r>
      <w:commentRangeStart w:id="477"/>
      <w:r w:rsidRPr="00CF7E03">
        <w:rPr>
          <w:rFonts w:ascii="Arial" w:eastAsiaTheme="minorEastAsia" w:hAnsi="Arial" w:cs="Arial"/>
          <w:sz w:val="22"/>
          <w:szCs w:val="22"/>
          <w:lang w:eastAsia="zh-CN"/>
        </w:rPr>
        <w:t>3.1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kg of 80</w:t>
      </w:r>
      <w:r w:rsidR="008A28D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pure </w:t>
      </w:r>
      <w:r w:rsidR="008A28DA" w:rsidRPr="00CF7E03">
        <w:rPr>
          <w:rFonts w:ascii="Arial" w:eastAsiaTheme="minorEastAsia" w:hAnsi="Arial" w:cs="Arial"/>
          <w:sz w:val="22"/>
          <w:szCs w:val="22"/>
          <w:lang w:eastAsia="zh-CN"/>
        </w:rPr>
        <w:t>CaC</w:t>
      </w:r>
      <w:r w:rsidR="008A28DA" w:rsidRPr="00CF7E03">
        <w:rPr>
          <w:rFonts w:ascii="Arial" w:eastAsiaTheme="minorEastAsia" w:hAnsi="Arial" w:cs="Arial"/>
          <w:sz w:val="22"/>
          <w:szCs w:val="22"/>
          <w:vertAlign w:val="subscript"/>
          <w:lang w:eastAsia="zh-CN"/>
        </w:rPr>
        <w:t>2</w:t>
      </w:r>
      <w:r w:rsidR="008A28DA"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and 2</w:t>
      </w:r>
      <w:r w:rsidR="00803E0F" w:rsidRPr="00CF7E03">
        <w:rPr>
          <w:rFonts w:ascii="Arial" w:eastAsiaTheme="minorEastAsia" w:hAnsi="Arial" w:cs="Arial"/>
          <w:sz w:val="22"/>
          <w:szCs w:val="22"/>
          <w:lang w:eastAsia="zh-CN"/>
        </w:rPr>
        <w:t> </w:t>
      </w:r>
      <w:r w:rsidR="007D22C4"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7D22C4" w:rsidRPr="00CF7E03">
        <w:rPr>
          <w:rFonts w:ascii="Arial" w:eastAsiaTheme="minorEastAsia" w:hAnsi="Arial" w:cs="Arial"/>
          <w:sz w:val="22"/>
          <w:szCs w:val="22"/>
          <w:lang w:eastAsia="zh-CN"/>
        </w:rPr>
        <w:t xml:space="preserve"> coal,</w:t>
      </w:r>
      <w:commentRangeEnd w:id="477"/>
      <w:r w:rsidR="00591501">
        <w:rPr>
          <w:rStyle w:val="CommentReference"/>
        </w:rPr>
        <w:commentReference w:id="477"/>
      </w:r>
      <w:r w:rsidR="000C3A2D"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while generating </w:t>
      </w:r>
      <w:r w:rsidR="000C3A2D" w:rsidRPr="00CF7E03">
        <w:rPr>
          <w:rFonts w:ascii="Arial" w:eastAsiaTheme="minorEastAsia" w:hAnsi="Arial" w:cs="Arial"/>
          <w:sz w:val="22"/>
          <w:szCs w:val="22"/>
          <w:lang w:eastAsia="zh-CN"/>
        </w:rPr>
        <w:t>2.8</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000C3A2D" w:rsidRPr="00CF7E03">
        <w:rPr>
          <w:rFonts w:ascii="Arial" w:eastAsiaTheme="minorEastAsia" w:hAnsi="Arial" w:cs="Arial"/>
          <w:sz w:val="22"/>
          <w:szCs w:val="22"/>
          <w:lang w:eastAsia="zh-CN"/>
        </w:rPr>
        <w:t>Ca(OH)</w:t>
      </w:r>
      <w:r w:rsidR="000C3A2D" w:rsidRPr="00CF7E03">
        <w:rPr>
          <w:rFonts w:ascii="Arial" w:eastAsiaTheme="minorEastAsia" w:hAnsi="Arial" w:cs="Arial"/>
          <w:sz w:val="22"/>
          <w:szCs w:val="22"/>
          <w:vertAlign w:val="subscript"/>
          <w:lang w:eastAsia="zh-CN"/>
        </w:rPr>
        <w:t>2</w:t>
      </w:r>
      <w:r w:rsidR="002D5EAB" w:rsidRPr="00CF7E03">
        <w:rPr>
          <w:rFonts w:ascii="Arial" w:eastAsiaTheme="minorEastAsia" w:hAnsi="Arial" w:cs="Arial"/>
          <w:sz w:val="22"/>
          <w:szCs w:val="22"/>
          <w:lang w:eastAsia="zh-CN"/>
        </w:rPr>
        <w:t xml:space="preserve"> slag waste</w:t>
      </w:r>
      <w:r w:rsidR="000C3A2D" w:rsidRPr="00CF7E03">
        <w:rPr>
          <w:rFonts w:ascii="Arial" w:eastAsiaTheme="minorEastAsia" w:hAnsi="Arial" w:cs="Arial"/>
          <w:sz w:val="22"/>
          <w:szCs w:val="22"/>
          <w:lang w:eastAsia="zh-CN"/>
        </w:rPr>
        <w:t xml:space="preserve"> and 3.6</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0C3A2D" w:rsidRPr="00CF7E03">
        <w:rPr>
          <w:rFonts w:ascii="Arial" w:eastAsiaTheme="minorEastAsia" w:hAnsi="Arial" w:cs="Arial"/>
          <w:sz w:val="22"/>
          <w:szCs w:val="22"/>
          <w:lang w:eastAsia="zh-CN"/>
        </w:rPr>
        <w:t xml:space="preserve"> CO</w:t>
      </w:r>
      <w:r w:rsidR="000C3A2D" w:rsidRPr="00CF7E03">
        <w:rPr>
          <w:rFonts w:ascii="Arial" w:eastAsiaTheme="minorEastAsia" w:hAnsi="Arial" w:cs="Arial"/>
          <w:sz w:val="22"/>
          <w:szCs w:val="22"/>
          <w:vertAlign w:val="subscript"/>
          <w:lang w:eastAsia="zh-CN"/>
        </w:rPr>
        <w:t>2</w:t>
      </w:r>
      <w:r w:rsidR="000C3A2D" w:rsidRPr="00CF7E03">
        <w:rPr>
          <w:rFonts w:ascii="Arial" w:eastAsiaTheme="minorEastAsia" w:hAnsi="Arial" w:cs="Arial"/>
          <w:sz w:val="22"/>
          <w:szCs w:val="22"/>
          <w:lang w:eastAsia="zh-CN"/>
        </w:rPr>
        <w:t>.</w:t>
      </w:r>
      <w:r w:rsidR="00F24CE8" w:rsidRPr="00F24CE8">
        <w:rPr>
          <w:rFonts w:ascii="Arial" w:hAnsi="Arial" w:cs="Arial"/>
          <w:sz w:val="22"/>
          <w:vertAlign w:val="superscript"/>
        </w:rPr>
        <w:t>9,13</w:t>
      </w:r>
      <w:r w:rsidR="000C3A2D"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 xml:space="preserve">Electricity consumption </w:t>
      </w:r>
      <w:r w:rsidR="00F629C4" w:rsidRPr="00CF7E03">
        <w:rPr>
          <w:rFonts w:ascii="Arial" w:eastAsiaTheme="minorEastAsia" w:hAnsi="Arial" w:cs="Arial"/>
          <w:sz w:val="22"/>
          <w:szCs w:val="22"/>
          <w:lang w:eastAsia="zh-CN"/>
        </w:rPr>
        <w:t xml:space="preserve">is </w:t>
      </w:r>
      <w:r w:rsidR="00387189" w:rsidRPr="00CF7E03">
        <w:rPr>
          <w:rFonts w:ascii="Arial" w:eastAsiaTheme="minorEastAsia" w:hAnsi="Arial" w:cs="Arial"/>
          <w:sz w:val="22"/>
          <w:szCs w:val="22"/>
          <w:lang w:eastAsia="zh-CN"/>
        </w:rPr>
        <w:t xml:space="preserve">primarily </w:t>
      </w:r>
      <w:r w:rsidR="00F629C4" w:rsidRPr="00CF7E03">
        <w:rPr>
          <w:rFonts w:ascii="Arial" w:eastAsiaTheme="minorEastAsia" w:hAnsi="Arial" w:cs="Arial"/>
          <w:sz w:val="22"/>
          <w:szCs w:val="22"/>
          <w:lang w:eastAsia="zh-CN"/>
        </w:rPr>
        <w:t xml:space="preserve">associated with </w:t>
      </w:r>
      <w:r w:rsidR="00387189" w:rsidRPr="00CF7E03">
        <w:rPr>
          <w:rFonts w:ascii="Arial" w:eastAsiaTheme="minorEastAsia" w:hAnsi="Arial" w:cs="Arial"/>
          <w:sz w:val="22"/>
          <w:szCs w:val="22"/>
          <w:lang w:eastAsia="zh-CN"/>
        </w:rPr>
        <w:t>the 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 xml:space="preserve"> production process, </w:t>
      </w:r>
      <w:r w:rsidR="00F629C4" w:rsidRPr="00CF7E03">
        <w:rPr>
          <w:rFonts w:ascii="Arial" w:eastAsiaTheme="minorEastAsia" w:hAnsi="Arial" w:cs="Arial"/>
          <w:sz w:val="22"/>
          <w:szCs w:val="22"/>
          <w:lang w:eastAsia="zh-CN"/>
        </w:rPr>
        <w:t>requiring about</w:t>
      </w:r>
      <w:r w:rsidR="00387189" w:rsidRPr="00CF7E03">
        <w:rPr>
          <w:rFonts w:ascii="Arial" w:eastAsiaTheme="minorEastAsia" w:hAnsi="Arial" w:cs="Arial"/>
          <w:sz w:val="22"/>
          <w:szCs w:val="22"/>
          <w:lang w:eastAsia="zh-CN"/>
        </w:rPr>
        <w:t xml:space="preserve"> 3</w:t>
      </w:r>
      <w:r w:rsidR="00F629C4" w:rsidRPr="00CF7E03">
        <w:rPr>
          <w:rFonts w:ascii="Arial" w:eastAsiaTheme="minorEastAsia" w:hAnsi="Arial" w:cs="Arial"/>
          <w:sz w:val="22"/>
          <w:szCs w:val="22"/>
          <w:lang w:eastAsia="zh-CN"/>
        </w:rPr>
        <w:t xml:space="preserve"> to </w:t>
      </w:r>
      <w:r w:rsidR="00387189" w:rsidRPr="00CF7E03">
        <w:rPr>
          <w:rFonts w:ascii="Arial" w:eastAsiaTheme="minorEastAsia" w:hAnsi="Arial" w:cs="Arial"/>
          <w:sz w:val="22"/>
          <w:szCs w:val="22"/>
          <w:lang w:eastAsia="zh-CN"/>
        </w:rPr>
        <w:t>3.5</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4853BE"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BA3524" w:rsidRPr="00BA3524">
        <w:rPr>
          <w:rFonts w:ascii="Arial" w:hAnsi="Arial" w:cs="Arial"/>
          <w:sz w:val="22"/>
          <w:vertAlign w:val="superscript"/>
        </w:rPr>
        <w:t>51</w:t>
      </w:r>
      <w:r w:rsidR="00387189" w:rsidRPr="00CF7E03">
        <w:rPr>
          <w:rFonts w:ascii="Arial" w:eastAsiaTheme="minorEastAsia" w:hAnsi="Arial" w:cs="Arial"/>
          <w:sz w:val="22"/>
          <w:szCs w:val="22"/>
          <w:lang w:eastAsia="zh-CN"/>
        </w:rPr>
        <w:t xml:space="preserve"> </w:t>
      </w:r>
      <w:r w:rsidR="007E4511" w:rsidRPr="00CF7E03">
        <w:rPr>
          <w:rFonts w:ascii="Arial" w:eastAsiaTheme="minorEastAsia" w:hAnsi="Arial" w:cs="Arial"/>
          <w:sz w:val="22"/>
          <w:szCs w:val="22"/>
          <w:lang w:eastAsia="zh-CN"/>
        </w:rPr>
        <w:t>and</w:t>
      </w:r>
      <w:r w:rsidR="00F629C4" w:rsidRPr="00CF7E03">
        <w:rPr>
          <w:rFonts w:ascii="Arial" w:eastAsiaTheme="minorEastAsia" w:hAnsi="Arial" w:cs="Arial"/>
          <w:sz w:val="22"/>
          <w:szCs w:val="22"/>
          <w:lang w:eastAsia="zh-CN"/>
        </w:rPr>
        <w:t xml:space="preserve"> </w:t>
      </w:r>
      <w:r w:rsidR="00FB4552" w:rsidRPr="00CF7E03">
        <w:rPr>
          <w:rFonts w:ascii="Arial" w:eastAsiaTheme="minorEastAsia" w:hAnsi="Arial" w:cs="Arial"/>
          <w:sz w:val="22"/>
          <w:szCs w:val="22"/>
          <w:lang w:eastAsia="zh-CN"/>
        </w:rPr>
        <w:t xml:space="preserve">a </w:t>
      </w:r>
      <w:r w:rsidR="00387189" w:rsidRPr="00CF7E03">
        <w:rPr>
          <w:rFonts w:ascii="Arial" w:eastAsiaTheme="minorEastAsia" w:hAnsi="Arial" w:cs="Arial"/>
          <w:sz w:val="22"/>
          <w:szCs w:val="22"/>
          <w:lang w:eastAsia="zh-CN"/>
        </w:rPr>
        <w:t xml:space="preserve">total electricity consumption </w:t>
      </w:r>
      <w:r w:rsidR="00F629C4" w:rsidRPr="00CF7E03">
        <w:rPr>
          <w:rFonts w:ascii="Arial" w:eastAsiaTheme="minorEastAsia" w:hAnsi="Arial" w:cs="Arial"/>
          <w:sz w:val="22"/>
          <w:szCs w:val="22"/>
          <w:lang w:eastAsia="zh-CN"/>
        </w:rPr>
        <w:t xml:space="preserve">of </w:t>
      </w:r>
      <w:r w:rsidR="007E4511" w:rsidRPr="00CF7E03">
        <w:rPr>
          <w:rFonts w:ascii="Arial" w:eastAsiaTheme="minorEastAsia" w:hAnsi="Arial" w:cs="Arial"/>
          <w:sz w:val="22"/>
          <w:szCs w:val="22"/>
          <w:lang w:eastAsia="zh-CN"/>
        </w:rPr>
        <w:t>about 10</w:t>
      </w:r>
      <w:r w:rsidR="009C05B0" w:rsidRPr="00CF7E03">
        <w:rPr>
          <w:rFonts w:ascii="Arial" w:eastAsiaTheme="minorEastAsia" w:hAnsi="Arial" w:cs="Arial"/>
          <w:sz w:val="22"/>
          <w:szCs w:val="22"/>
          <w:lang w:eastAsia="zh-CN"/>
        </w:rPr>
        <w:t>.6</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1242ED"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H</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F24CE8" w:rsidRPr="00F24CE8">
        <w:rPr>
          <w:rFonts w:ascii="Arial" w:hAnsi="Arial" w:cs="Arial"/>
          <w:sz w:val="22"/>
          <w:vertAlign w:val="superscript"/>
        </w:rPr>
        <w:t>11</w:t>
      </w:r>
      <w:r w:rsidR="0097783A" w:rsidRPr="00CF7E03">
        <w:rPr>
          <w:rFonts w:ascii="Arial" w:eastAsiaTheme="minorEastAsia" w:hAnsi="Arial" w:cs="Arial"/>
          <w:sz w:val="22"/>
          <w:szCs w:val="22"/>
          <w:lang w:eastAsia="zh-CN"/>
        </w:rPr>
        <w:t xml:space="preserve"> </w:t>
      </w:r>
      <w:r w:rsidR="00F629C4" w:rsidRPr="00CF7E03">
        <w:rPr>
          <w:rFonts w:ascii="Arial" w:eastAsiaTheme="minorEastAsia" w:hAnsi="Arial" w:cs="Arial"/>
          <w:sz w:val="22"/>
          <w:szCs w:val="22"/>
          <w:lang w:eastAsia="zh-CN"/>
        </w:rPr>
        <w:t>Several</w:t>
      </w:r>
      <w:r w:rsidR="008B7FC6" w:rsidRPr="00CF7E03">
        <w:rPr>
          <w:rFonts w:ascii="Arial" w:eastAsiaTheme="minorEastAsia" w:hAnsi="Arial" w:cs="Arial"/>
          <w:sz w:val="22"/>
          <w:szCs w:val="22"/>
          <w:lang w:eastAsia="zh-CN"/>
        </w:rPr>
        <w:t xml:space="preserve"> process improvement</w:t>
      </w:r>
      <w:r w:rsidR="00F629C4" w:rsidRPr="00CF7E03">
        <w:rPr>
          <w:rFonts w:ascii="Arial" w:eastAsiaTheme="minorEastAsia" w:hAnsi="Arial" w:cs="Arial"/>
          <w:sz w:val="22"/>
          <w:szCs w:val="22"/>
          <w:lang w:eastAsia="zh-CN"/>
        </w:rPr>
        <w:t>s</w:t>
      </w:r>
      <w:r w:rsidR="008B7FC6" w:rsidRPr="00CF7E03">
        <w:rPr>
          <w:rFonts w:ascii="Arial" w:eastAsiaTheme="minorEastAsia" w:hAnsi="Arial" w:cs="Arial"/>
          <w:sz w:val="22"/>
          <w:szCs w:val="22"/>
          <w:lang w:eastAsia="zh-CN"/>
        </w:rPr>
        <w:t xml:space="preserve"> have been </w:t>
      </w:r>
      <w:r w:rsidR="00A24D68" w:rsidRPr="00CF7E03">
        <w:rPr>
          <w:rFonts w:ascii="Arial" w:eastAsiaTheme="minorEastAsia" w:hAnsi="Arial" w:cs="Arial"/>
          <w:sz w:val="22"/>
          <w:szCs w:val="22"/>
          <w:lang w:eastAsia="zh-CN"/>
        </w:rPr>
        <w:t>proposed</w:t>
      </w:r>
      <w:r w:rsidR="00F629C4" w:rsidRPr="00CF7E03">
        <w:rPr>
          <w:rFonts w:ascii="Arial" w:eastAsiaTheme="minorEastAsia" w:hAnsi="Arial" w:cs="Arial"/>
          <w:sz w:val="22"/>
          <w:szCs w:val="22"/>
          <w:lang w:eastAsia="zh-CN"/>
        </w:rPr>
        <w:t xml:space="preserve"> over the years</w:t>
      </w:r>
      <w:r w:rsidR="008B7FC6" w:rsidRPr="00CF7E03">
        <w:rPr>
          <w:rFonts w:ascii="Arial" w:eastAsiaTheme="minorEastAsia" w:hAnsi="Arial" w:cs="Arial"/>
          <w:sz w:val="22"/>
          <w:szCs w:val="22"/>
          <w:lang w:eastAsia="zh-CN"/>
        </w:rPr>
        <w:t xml:space="preserve">, such as </w:t>
      </w:r>
      <w:r w:rsidR="00F629C4" w:rsidRPr="00CF7E03">
        <w:rPr>
          <w:rFonts w:ascii="Arial" w:eastAsiaTheme="minorEastAsia" w:hAnsi="Arial" w:cs="Arial"/>
          <w:sz w:val="22"/>
          <w:szCs w:val="22"/>
          <w:lang w:eastAsia="zh-CN"/>
        </w:rPr>
        <w:t>reusing</w:t>
      </w:r>
      <w:r w:rsidR="002C61DB" w:rsidRPr="00CF7E03">
        <w:rPr>
          <w:rFonts w:ascii="Arial" w:eastAsiaTheme="minorEastAsia" w:hAnsi="Arial" w:cs="Arial"/>
          <w:sz w:val="22"/>
          <w:szCs w:val="22"/>
          <w:lang w:eastAsia="zh-CN"/>
        </w:rPr>
        <w:t xml:space="preserve"> Ca(OH)</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slag waste</w:t>
      </w:r>
      <w:r w:rsidR="003225DE"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as building material</w:t>
      </w:r>
      <w:r w:rsidR="00621513">
        <w:rPr>
          <w:rFonts w:ascii="Arial" w:eastAsiaTheme="minorEastAsia" w:hAnsi="Arial" w:cs="Arial" w:hint="eastAsia"/>
          <w:sz w:val="22"/>
          <w:szCs w:val="22"/>
          <w:lang w:eastAsia="zh-CN"/>
        </w:rPr>
        <w:t>s</w:t>
      </w:r>
      <w:r w:rsidR="003225DE" w:rsidRPr="00CF7E03">
        <w:rPr>
          <w:rFonts w:ascii="Arial" w:eastAsiaTheme="minorEastAsia" w:hAnsi="Arial" w:cs="Arial"/>
          <w:sz w:val="22"/>
          <w:szCs w:val="22"/>
          <w:lang w:eastAsia="zh-CN"/>
        </w:rPr>
        <w:t xml:space="preserve"> or </w:t>
      </w:r>
      <w:r w:rsidR="002C61DB" w:rsidRPr="00CF7E03">
        <w:rPr>
          <w:rFonts w:ascii="Arial" w:eastAsiaTheme="minorEastAsia" w:hAnsi="Arial" w:cs="Arial"/>
          <w:sz w:val="22"/>
          <w:szCs w:val="22"/>
          <w:lang w:eastAsia="zh-CN"/>
        </w:rPr>
        <w:t>for</w:t>
      </w:r>
      <w:r w:rsidR="00A24D68" w:rsidRPr="00CF7E03">
        <w:rPr>
          <w:rFonts w:ascii="Arial" w:eastAsiaTheme="minorEastAsia" w:hAnsi="Arial" w:cs="Arial"/>
          <w:sz w:val="22"/>
          <w:szCs w:val="22"/>
          <w:lang w:eastAsia="zh-CN"/>
        </w:rPr>
        <w:t xml:space="preserve"> </w:t>
      </w:r>
      <w:r w:rsidR="00864E7D" w:rsidRPr="00CF7E03">
        <w:rPr>
          <w:rFonts w:ascii="Arial" w:eastAsiaTheme="minorEastAsia" w:hAnsi="Arial" w:cs="Arial"/>
          <w:sz w:val="22"/>
          <w:szCs w:val="22"/>
          <w:lang w:eastAsia="zh-CN"/>
        </w:rPr>
        <w:t>lime</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production </w:t>
      </w:r>
      <w:r w:rsidR="00864E7D" w:rsidRPr="00CF7E03">
        <w:rPr>
          <w:rFonts w:ascii="Arial" w:eastAsiaTheme="minorEastAsia" w:hAnsi="Arial" w:cs="Arial"/>
          <w:sz w:val="22"/>
          <w:szCs w:val="22"/>
          <w:lang w:eastAsia="zh-CN"/>
        </w:rPr>
        <w:t>via dehydration</w:t>
      </w:r>
      <w:r w:rsidR="004B0F8C" w:rsidRPr="00CF7E03">
        <w:rPr>
          <w:rFonts w:ascii="Arial" w:eastAsiaTheme="minorEastAsia" w:hAnsi="Arial" w:cs="Arial"/>
          <w:sz w:val="22"/>
          <w:szCs w:val="22"/>
          <w:lang w:eastAsia="zh-CN"/>
        </w:rPr>
        <w:t>,</w:t>
      </w:r>
      <w:r w:rsidR="00BA3524" w:rsidRPr="00BA3524">
        <w:rPr>
          <w:rFonts w:ascii="Arial" w:hAnsi="Arial" w:cs="Arial"/>
          <w:sz w:val="22"/>
          <w:vertAlign w:val="superscript"/>
        </w:rPr>
        <w:t>18,52,53</w:t>
      </w:r>
      <w:r w:rsidR="00864E7D" w:rsidRPr="00CF7E03">
        <w:rPr>
          <w:rFonts w:ascii="Arial" w:eastAsiaTheme="minorEastAsia" w:hAnsi="Arial" w:cs="Arial"/>
          <w:sz w:val="22"/>
          <w:szCs w:val="22"/>
          <w:lang w:eastAsia="zh-CN"/>
        </w:rPr>
        <w:t xml:space="preserve"> CO</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capture by Ca(OH)</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to form limestone </w:t>
      </w:r>
      <w:r w:rsidR="002C61DB" w:rsidRPr="00CF7E03">
        <w:rPr>
          <w:rFonts w:ascii="Arial" w:eastAsiaTheme="minorEastAsia" w:hAnsi="Arial" w:cs="Arial"/>
          <w:sz w:val="22"/>
          <w:szCs w:val="22"/>
          <w:lang w:eastAsia="zh-CN"/>
        </w:rPr>
        <w:t xml:space="preserve">through </w:t>
      </w:r>
      <w:r w:rsidR="00864E7D" w:rsidRPr="00CF7E03">
        <w:rPr>
          <w:rFonts w:ascii="Arial" w:eastAsiaTheme="minorEastAsia" w:hAnsi="Arial" w:cs="Arial"/>
          <w:sz w:val="22"/>
          <w:szCs w:val="22"/>
          <w:lang w:eastAsia="zh-CN"/>
        </w:rPr>
        <w:t>mineralization,</w:t>
      </w:r>
      <w:r w:rsidR="00BA3524" w:rsidRPr="00BA3524">
        <w:rPr>
          <w:rFonts w:ascii="Arial" w:hAnsi="Arial" w:cs="Arial"/>
          <w:sz w:val="22"/>
          <w:vertAlign w:val="superscript"/>
        </w:rPr>
        <w:t>48</w:t>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 </w:t>
      </w:r>
      <w:r w:rsidR="00A24D68" w:rsidRPr="00CF7E03">
        <w:rPr>
          <w:rFonts w:ascii="Arial" w:eastAsiaTheme="minorEastAsia" w:hAnsi="Arial" w:cs="Arial"/>
          <w:sz w:val="22"/>
          <w:szCs w:val="22"/>
          <w:lang w:eastAsia="zh-CN"/>
        </w:rPr>
        <w:t>recovery,</w:t>
      </w:r>
      <w:r w:rsidR="00F24CE8" w:rsidRPr="00F24CE8">
        <w:rPr>
          <w:rFonts w:ascii="Arial" w:hAnsi="Arial" w:cs="Arial"/>
          <w:sz w:val="22"/>
          <w:vertAlign w:val="superscript"/>
        </w:rPr>
        <w:t>9</w:t>
      </w:r>
      <w:r w:rsidR="00A24D68" w:rsidRPr="00CF7E03">
        <w:rPr>
          <w:rFonts w:ascii="Arial" w:eastAsiaTheme="minorEastAsia" w:hAnsi="Arial" w:cs="Arial"/>
          <w:sz w:val="22"/>
          <w:szCs w:val="22"/>
          <w:lang w:eastAsia="zh-CN"/>
        </w:rPr>
        <w:t xml:space="preserve"> the use of </w:t>
      </w:r>
      <w:r w:rsidR="00864E7D" w:rsidRPr="00CF7E03">
        <w:rPr>
          <w:rFonts w:ascii="Arial" w:eastAsiaTheme="minorEastAsia" w:hAnsi="Arial" w:cs="Arial"/>
          <w:sz w:val="22"/>
          <w:szCs w:val="22"/>
          <w:lang w:eastAsia="zh-CN"/>
        </w:rPr>
        <w:t>renewable electricity</w:t>
      </w:r>
      <w:r w:rsidR="002C61DB" w:rsidRPr="00CF7E03">
        <w:rPr>
          <w:rFonts w:ascii="Arial" w:eastAsiaTheme="minorEastAsia" w:hAnsi="Arial" w:cs="Arial"/>
          <w:sz w:val="22"/>
          <w:szCs w:val="22"/>
          <w:lang w:eastAsia="zh-CN"/>
        </w:rPr>
        <w:t>,</w:t>
      </w:r>
      <w:r w:rsidR="00BA3524" w:rsidRPr="00BA3524">
        <w:rPr>
          <w:rFonts w:ascii="Arial" w:hAnsi="Arial" w:cs="Arial"/>
          <w:sz w:val="22"/>
          <w:vertAlign w:val="superscript"/>
        </w:rPr>
        <w:t>54</w:t>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 the use of</w:t>
      </w:r>
      <w:r w:rsidR="00864E7D"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biochar to replace coal</w:t>
      </w:r>
      <w:r w:rsidR="008B7FC6" w:rsidRPr="00CF7E03">
        <w:rPr>
          <w:rFonts w:ascii="Arial" w:eastAsiaTheme="minorEastAsia" w:hAnsi="Arial" w:cs="Arial"/>
          <w:sz w:val="22"/>
          <w:szCs w:val="22"/>
          <w:lang w:eastAsia="zh-CN"/>
        </w:rPr>
        <w:t>.</w:t>
      </w:r>
      <w:r w:rsidR="00BA3524" w:rsidRPr="00BA3524">
        <w:rPr>
          <w:rFonts w:ascii="Arial" w:hAnsi="Arial" w:cs="Arial"/>
          <w:sz w:val="22"/>
          <w:vertAlign w:val="superscript"/>
        </w:rPr>
        <w:t>14,53,55,56</w:t>
      </w:r>
      <w:r w:rsidR="008B7FC6"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Th</w:t>
      </w:r>
      <w:r w:rsidR="002C61DB" w:rsidRPr="00CF7E03">
        <w:rPr>
          <w:rFonts w:ascii="Arial" w:eastAsiaTheme="minorEastAsia" w:hAnsi="Arial" w:cs="Arial"/>
          <w:sz w:val="22"/>
          <w:szCs w:val="22"/>
          <w:lang w:eastAsia="zh-CN"/>
        </w:rPr>
        <w:t>ese</w:t>
      </w:r>
      <w:r w:rsidR="00A24D68" w:rsidRPr="00CF7E03">
        <w:rPr>
          <w:rFonts w:ascii="Arial" w:eastAsiaTheme="minorEastAsia" w:hAnsi="Arial" w:cs="Arial"/>
          <w:sz w:val="22"/>
          <w:szCs w:val="22"/>
          <w:lang w:eastAsia="zh-CN"/>
        </w:rPr>
        <w:t xml:space="preserve"> methods could reduce slag waste</w:t>
      </w:r>
      <w:r w:rsidR="002C61DB"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xml:space="preserve"> CO</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emission</w:t>
      </w:r>
      <w:r w:rsidR="00FB4552"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coal </w:t>
      </w:r>
      <w:r w:rsidR="00A24D68" w:rsidRPr="00CF7E03">
        <w:rPr>
          <w:rFonts w:ascii="Arial" w:eastAsiaTheme="minorEastAsia" w:hAnsi="Arial" w:cs="Arial"/>
          <w:sz w:val="22"/>
          <w:szCs w:val="22"/>
          <w:lang w:eastAsia="zh-CN"/>
        </w:rPr>
        <w:t>consumption to some extent</w:t>
      </w:r>
      <w:r w:rsidR="00C11CAF" w:rsidRPr="00CF7E03">
        <w:rPr>
          <w:rFonts w:ascii="Arial" w:eastAsiaTheme="minorEastAsia" w:hAnsi="Arial" w:cs="Arial"/>
          <w:sz w:val="22"/>
          <w:szCs w:val="22"/>
          <w:lang w:eastAsia="zh-CN"/>
        </w:rPr>
        <w:t xml:space="preserve"> (</w:t>
      </w:r>
      <w:r w:rsidR="00C11CAF" w:rsidRPr="00CF7E03">
        <w:rPr>
          <w:rFonts w:ascii="Arial" w:eastAsiaTheme="minorEastAsia" w:hAnsi="Arial" w:cs="Arial"/>
          <w:b/>
          <w:bCs/>
          <w:sz w:val="22"/>
          <w:szCs w:val="22"/>
          <w:lang w:eastAsia="zh-CN"/>
        </w:rPr>
        <w:t>Fig</w:t>
      </w:r>
      <w:r w:rsidR="001242ED" w:rsidRPr="00CF7E03">
        <w:rPr>
          <w:rFonts w:ascii="Arial" w:eastAsiaTheme="minorEastAsia" w:hAnsi="Arial" w:cs="Arial"/>
          <w:b/>
          <w:bCs/>
          <w:sz w:val="22"/>
          <w:szCs w:val="22"/>
          <w:lang w:eastAsia="zh-CN"/>
        </w:rPr>
        <w:t>. </w:t>
      </w:r>
      <w:r w:rsidR="00C11CAF" w:rsidRPr="00CF7E03">
        <w:rPr>
          <w:rFonts w:ascii="Arial" w:eastAsiaTheme="minorEastAsia" w:hAnsi="Arial" w:cs="Arial"/>
          <w:b/>
          <w:bCs/>
          <w:sz w:val="22"/>
          <w:szCs w:val="22"/>
          <w:lang w:eastAsia="zh-CN"/>
        </w:rPr>
        <w:t>3c</w:t>
      </w:r>
      <w:r w:rsidR="00C11CAF"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Nevertheless, high</w:t>
      </w:r>
      <w:r w:rsidR="00CC2354" w:rsidRPr="00CF7E03">
        <w:rPr>
          <w:rFonts w:ascii="Arial" w:eastAsiaTheme="minorEastAsia" w:hAnsi="Arial" w:cs="Arial"/>
          <w:sz w:val="22"/>
          <w:szCs w:val="22"/>
          <w:lang w:eastAsia="zh-CN"/>
        </w:rPr>
        <w:t xml:space="preserve"> </w:t>
      </w:r>
      <w:r w:rsidR="00785B38" w:rsidRPr="00CF7E03">
        <w:rPr>
          <w:rFonts w:ascii="Arial" w:eastAsiaTheme="minorEastAsia" w:hAnsi="Arial" w:cs="Arial"/>
          <w:sz w:val="22"/>
          <w:szCs w:val="22"/>
          <w:lang w:eastAsia="zh-CN"/>
        </w:rPr>
        <w:t xml:space="preserve">electricity consumption </w:t>
      </w:r>
      <w:r w:rsidR="002C61DB" w:rsidRPr="00CF7E03">
        <w:rPr>
          <w:rFonts w:ascii="Arial" w:eastAsiaTheme="minorEastAsia" w:hAnsi="Arial" w:cs="Arial"/>
          <w:sz w:val="22"/>
          <w:szCs w:val="22"/>
          <w:lang w:eastAsia="zh-CN"/>
        </w:rPr>
        <w:t>remains</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inevitable</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due to</w:t>
      </w:r>
      <w:r w:rsidR="00785B38" w:rsidRPr="00CF7E03">
        <w:rPr>
          <w:rFonts w:ascii="Arial" w:eastAsiaTheme="minorEastAsia" w:hAnsi="Arial" w:cs="Arial"/>
          <w:sz w:val="22"/>
          <w:szCs w:val="22"/>
          <w:lang w:eastAsia="zh-CN"/>
        </w:rPr>
        <w:t xml:space="preserve"> the endothermic nature of </w:t>
      </w:r>
      <w:r w:rsidR="00FB4552" w:rsidRPr="00CF7E03">
        <w:rPr>
          <w:rFonts w:ascii="Arial" w:eastAsiaTheme="minorEastAsia" w:hAnsi="Arial" w:cs="Arial"/>
          <w:sz w:val="22"/>
          <w:szCs w:val="22"/>
          <w:lang w:eastAsia="zh-CN"/>
        </w:rPr>
        <w:t xml:space="preserve">the </w:t>
      </w:r>
      <w:r w:rsidR="00CC2354" w:rsidRPr="00CF7E03">
        <w:rPr>
          <w:rFonts w:ascii="Arial" w:eastAsiaTheme="minorEastAsia" w:hAnsi="Arial" w:cs="Arial"/>
          <w:sz w:val="22"/>
          <w:szCs w:val="22"/>
          <w:lang w:eastAsia="zh-CN"/>
        </w:rPr>
        <w:t>CaC</w:t>
      </w:r>
      <w:r w:rsidR="00CC2354" w:rsidRPr="00CF7E03">
        <w:rPr>
          <w:rFonts w:ascii="Arial" w:eastAsiaTheme="minorEastAsia" w:hAnsi="Arial" w:cs="Arial"/>
          <w:sz w:val="22"/>
          <w:szCs w:val="22"/>
          <w:vertAlign w:val="subscript"/>
          <w:lang w:eastAsia="zh-CN"/>
        </w:rPr>
        <w:t>2</w:t>
      </w:r>
      <w:r w:rsidR="00CC2354" w:rsidRPr="00CF7E03">
        <w:rPr>
          <w:rFonts w:ascii="Arial" w:eastAsiaTheme="minorEastAsia" w:hAnsi="Arial" w:cs="Arial"/>
          <w:sz w:val="22"/>
          <w:szCs w:val="22"/>
          <w:lang w:eastAsia="zh-CN"/>
        </w:rPr>
        <w:t xml:space="preserve"> formation reaction</w:t>
      </w:r>
      <w:r w:rsidR="00941200" w:rsidRPr="00CF7E03">
        <w:rPr>
          <w:rFonts w:ascii="Arial" w:eastAsiaTheme="minorEastAsia" w:hAnsi="Arial" w:cs="Arial"/>
          <w:sz w:val="22"/>
          <w:szCs w:val="22"/>
          <w:lang w:eastAsia="zh-CN"/>
        </w:rPr>
        <w:t>,</w:t>
      </w:r>
      <w:r w:rsidR="00CC2354"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so CaC</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plant</w:t>
      </w:r>
      <w:r w:rsidR="002C61DB"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are </w:t>
      </w:r>
      <w:r w:rsidR="001242ED" w:rsidRPr="00CF7E03">
        <w:rPr>
          <w:rFonts w:ascii="Arial" w:eastAsiaTheme="minorEastAsia" w:hAnsi="Arial" w:cs="Arial"/>
          <w:sz w:val="22"/>
          <w:szCs w:val="22"/>
          <w:lang w:eastAsia="zh-CN"/>
        </w:rPr>
        <w:t xml:space="preserve">strategically placed in </w:t>
      </w:r>
      <w:r w:rsidR="001242ED" w:rsidRPr="00CF7E03">
        <w:rPr>
          <w:rFonts w:ascii="Arial" w:eastAsiaTheme="minorEastAsia" w:hAnsi="Arial" w:cs="Arial"/>
          <w:sz w:val="22"/>
          <w:szCs w:val="22"/>
          <w:lang w:eastAsia="zh-CN"/>
        </w:rPr>
        <w:lastRenderedPageBreak/>
        <w:t>regions with cheap</w:t>
      </w:r>
      <w:r w:rsidR="00A24D68" w:rsidRPr="00CF7E03">
        <w:rPr>
          <w:rFonts w:ascii="Arial" w:eastAsiaTheme="minorEastAsia" w:hAnsi="Arial" w:cs="Arial"/>
          <w:sz w:val="22"/>
          <w:szCs w:val="22"/>
          <w:lang w:eastAsia="zh-CN"/>
        </w:rPr>
        <w:t xml:space="preserve"> electricity</w:t>
      </w:r>
      <w:r w:rsidR="00941200" w:rsidRPr="00CF7E03">
        <w:rPr>
          <w:rFonts w:ascii="Arial" w:eastAsiaTheme="minorEastAsia" w:hAnsi="Arial" w:cs="Arial"/>
          <w:sz w:val="22"/>
          <w:szCs w:val="22"/>
          <w:lang w:eastAsia="zh-CN"/>
        </w:rPr>
        <w:t xml:space="preserve">. </w:t>
      </w:r>
      <w:r w:rsidR="000B53E7" w:rsidRPr="00CF7E03">
        <w:rPr>
          <w:rFonts w:ascii="Arial" w:eastAsiaTheme="minorEastAsia" w:hAnsi="Arial" w:cs="Arial"/>
          <w:sz w:val="22"/>
          <w:szCs w:val="22"/>
          <w:lang w:eastAsia="zh-CN"/>
        </w:rPr>
        <w:t xml:space="preserve">An </w:t>
      </w:r>
      <w:proofErr w:type="spellStart"/>
      <w:r w:rsidR="000B53E7" w:rsidRPr="00CF7E03">
        <w:rPr>
          <w:rFonts w:ascii="Arial" w:eastAsiaTheme="minorEastAsia" w:hAnsi="Arial" w:cs="Arial"/>
          <w:sz w:val="22"/>
          <w:szCs w:val="22"/>
          <w:lang w:eastAsia="zh-CN"/>
        </w:rPr>
        <w:t>oxythermal</w:t>
      </w:r>
      <w:proofErr w:type="spellEnd"/>
      <w:r w:rsidR="000B53E7" w:rsidRPr="00CF7E03">
        <w:rPr>
          <w:rFonts w:ascii="Arial" w:eastAsiaTheme="minorEastAsia" w:hAnsi="Arial" w:cs="Arial"/>
          <w:sz w:val="22"/>
          <w:szCs w:val="22"/>
          <w:lang w:eastAsia="zh-CN"/>
        </w:rPr>
        <w:t xml:space="preserve"> method, </w:t>
      </w:r>
      <w:r w:rsidR="002C61DB" w:rsidRPr="00CF7E03">
        <w:rPr>
          <w:rFonts w:ascii="Arial" w:eastAsiaTheme="minorEastAsia" w:hAnsi="Arial" w:cs="Arial"/>
          <w:sz w:val="22"/>
          <w:szCs w:val="22"/>
          <w:lang w:eastAsia="zh-CN"/>
        </w:rPr>
        <w:t>which heats a</w:t>
      </w:r>
      <w:r w:rsidR="000B53E7" w:rsidRPr="00CF7E03">
        <w:rPr>
          <w:rFonts w:ascii="Arial" w:eastAsiaTheme="minorEastAsia" w:hAnsi="Arial" w:cs="Arial"/>
          <w:sz w:val="22"/>
          <w:szCs w:val="22"/>
          <w:lang w:eastAsia="zh-CN"/>
        </w:rPr>
        <w:t xml:space="preserve"> mixture of </w:t>
      </w:r>
      <w:proofErr w:type="spellStart"/>
      <w:r w:rsidR="000B53E7" w:rsidRPr="00CF7E03">
        <w:rPr>
          <w:rFonts w:ascii="Arial" w:eastAsiaTheme="minorEastAsia" w:hAnsi="Arial" w:cs="Arial"/>
          <w:sz w:val="22"/>
          <w:szCs w:val="22"/>
          <w:lang w:eastAsia="zh-CN"/>
        </w:rPr>
        <w:t>CaO</w:t>
      </w:r>
      <w:proofErr w:type="spellEnd"/>
      <w:r w:rsidR="000B53E7" w:rsidRPr="00CF7E03">
        <w:rPr>
          <w:rFonts w:ascii="Arial" w:eastAsiaTheme="minorEastAsia" w:hAnsi="Arial" w:cs="Arial"/>
          <w:sz w:val="22"/>
          <w:szCs w:val="22"/>
          <w:lang w:eastAsia="zh-CN"/>
        </w:rPr>
        <w:t>, coke, and O</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w:t>
      </w:r>
      <w:r w:rsidR="000B53E7" w:rsidRPr="00CF7E03">
        <w:rPr>
          <w:rFonts w:ascii="Arial" w:eastAsiaTheme="minorEastAsia" w:hAnsi="Arial" w:cs="Arial"/>
          <w:sz w:val="22"/>
          <w:szCs w:val="22"/>
          <w:lang w:eastAsia="zh-CN"/>
        </w:rPr>
        <w:t xml:space="preserve"> produce CaC</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with a </w:t>
      </w:r>
      <w:r w:rsidR="002C61DB" w:rsidRPr="00CF7E03">
        <w:rPr>
          <w:rFonts w:ascii="Arial" w:eastAsiaTheme="minorEastAsia" w:hAnsi="Arial" w:cs="Arial"/>
          <w:sz w:val="22"/>
          <w:szCs w:val="22"/>
          <w:lang w:eastAsia="zh-CN"/>
        </w:rPr>
        <w:t>lower</w:t>
      </w:r>
      <w:r w:rsidR="000B53E7" w:rsidRPr="00CF7E03">
        <w:rPr>
          <w:rFonts w:ascii="Arial" w:eastAsiaTheme="minorEastAsia" w:hAnsi="Arial" w:cs="Arial"/>
          <w:sz w:val="22"/>
          <w:szCs w:val="22"/>
          <w:lang w:eastAsia="zh-CN"/>
        </w:rPr>
        <w:t xml:space="preserve"> energy requirement</w:t>
      </w:r>
      <w:r w:rsidR="00C85A21" w:rsidRPr="00CF7E03">
        <w:rPr>
          <w:rFonts w:ascii="Arial" w:eastAsiaTheme="minorEastAsia" w:hAnsi="Arial" w:cs="Arial"/>
          <w:sz w:val="22"/>
          <w:szCs w:val="22"/>
          <w:lang w:eastAsia="zh-CN"/>
        </w:rPr>
        <w:t>.</w:t>
      </w:r>
      <w:r w:rsidR="00BA3524" w:rsidRPr="00BA3524">
        <w:rPr>
          <w:rFonts w:ascii="Arial" w:hAnsi="Arial" w:cs="Arial"/>
          <w:sz w:val="22"/>
          <w:vertAlign w:val="superscript"/>
        </w:rPr>
        <w:t>48</w:t>
      </w:r>
      <w:r w:rsidR="000B53E7" w:rsidRPr="00CF7E03">
        <w:rPr>
          <w:rFonts w:ascii="Arial" w:eastAsiaTheme="minorEastAsia" w:hAnsi="Arial" w:cs="Arial"/>
          <w:sz w:val="22"/>
          <w:szCs w:val="22"/>
          <w:lang w:eastAsia="zh-CN"/>
        </w:rPr>
        <w:t xml:space="preserve"> However, significant energy consumption is still </w:t>
      </w:r>
      <w:r w:rsidR="002C61DB" w:rsidRPr="00CF7E03">
        <w:rPr>
          <w:rFonts w:ascii="Arial" w:eastAsiaTheme="minorEastAsia" w:hAnsi="Arial" w:cs="Arial"/>
          <w:sz w:val="22"/>
          <w:szCs w:val="22"/>
          <w:lang w:eastAsia="zh-CN"/>
        </w:rPr>
        <w:t>necessary, provide</w:t>
      </w:r>
      <w:r w:rsidR="000B53E7" w:rsidRPr="00CF7E03">
        <w:rPr>
          <w:rFonts w:ascii="Arial" w:eastAsiaTheme="minorEastAsia" w:hAnsi="Arial" w:cs="Arial"/>
          <w:sz w:val="22"/>
          <w:szCs w:val="22"/>
          <w:lang w:eastAsia="zh-CN"/>
        </w:rPr>
        <w:t xml:space="preserve">d by </w:t>
      </w:r>
      <w:r w:rsidR="001242ED" w:rsidRPr="00CF7E03">
        <w:rPr>
          <w:rFonts w:ascii="Arial" w:eastAsiaTheme="minorEastAsia" w:hAnsi="Arial" w:cs="Arial"/>
          <w:sz w:val="22"/>
          <w:szCs w:val="22"/>
          <w:lang w:eastAsia="zh-CN"/>
        </w:rPr>
        <w:t xml:space="preserve">the </w:t>
      </w:r>
      <w:r w:rsidR="000B53E7" w:rsidRPr="00CF7E03">
        <w:rPr>
          <w:rFonts w:ascii="Arial" w:eastAsiaTheme="minorEastAsia" w:hAnsi="Arial" w:cs="Arial"/>
          <w:sz w:val="22"/>
          <w:szCs w:val="22"/>
          <w:lang w:eastAsia="zh-CN"/>
        </w:rPr>
        <w:t>combustion</w:t>
      </w:r>
      <w:r w:rsidR="001242ED" w:rsidRPr="00CF7E03">
        <w:rPr>
          <w:rFonts w:ascii="Arial" w:eastAsiaTheme="minorEastAsia" w:hAnsi="Arial" w:cs="Arial"/>
          <w:sz w:val="22"/>
          <w:szCs w:val="22"/>
          <w:lang w:eastAsia="zh-CN"/>
        </w:rPr>
        <w:t xml:space="preserve"> of coke</w:t>
      </w:r>
      <w:r w:rsidR="000B53E7" w:rsidRPr="00CF7E03">
        <w:rPr>
          <w:rFonts w:ascii="Arial" w:eastAsiaTheme="minorEastAsia" w:hAnsi="Arial" w:cs="Arial"/>
          <w:sz w:val="22"/>
          <w:szCs w:val="22"/>
          <w:lang w:eastAsia="zh-CN"/>
        </w:rPr>
        <w:t xml:space="preserve">. </w:t>
      </w:r>
      <w:r w:rsidR="00BC1CDD">
        <w:rPr>
          <w:rFonts w:ascii="Arial" w:eastAsiaTheme="minorEastAsia" w:hAnsi="Arial" w:cs="Arial" w:hint="eastAsia"/>
          <w:sz w:val="22"/>
          <w:szCs w:val="22"/>
          <w:lang w:eastAsia="zh-CN"/>
        </w:rPr>
        <w:t>O</w:t>
      </w:r>
      <w:r w:rsidR="002A510A" w:rsidRPr="00CF7E03">
        <w:rPr>
          <w:rFonts w:ascii="Arial" w:eastAsiaTheme="minorEastAsia" w:hAnsi="Arial" w:cs="Arial"/>
          <w:sz w:val="22"/>
          <w:szCs w:val="22"/>
          <w:lang w:eastAsia="zh-CN"/>
        </w:rPr>
        <w:t>ther metal carbides (</w:t>
      </w:r>
      <w:r w:rsidR="002A510A" w:rsidRPr="003965AE">
        <w:rPr>
          <w:rFonts w:ascii="Arial" w:eastAsiaTheme="minorEastAsia" w:hAnsi="Arial" w:cs="Arial"/>
          <w:i/>
          <w:sz w:val="22"/>
          <w:szCs w:val="22"/>
          <w:lang w:eastAsia="zh-CN"/>
        </w:rPr>
        <w:t>e.g.</w:t>
      </w:r>
      <w:r w:rsidR="002A510A" w:rsidRPr="00CF7E03">
        <w:rPr>
          <w:rFonts w:ascii="Arial" w:eastAsiaTheme="minorEastAsia" w:hAnsi="Arial" w:cs="Arial"/>
          <w:sz w:val="22"/>
          <w:szCs w:val="22"/>
          <w:lang w:eastAsia="zh-CN"/>
        </w:rPr>
        <w:t>, BaC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and Li</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 be</w:t>
      </w:r>
      <w:r w:rsidR="00C160BD" w:rsidRPr="00CF7E03">
        <w:rPr>
          <w:rFonts w:ascii="Arial" w:eastAsiaTheme="minorEastAsia" w:hAnsi="Arial" w:cs="Arial"/>
          <w:sz w:val="22"/>
          <w:szCs w:val="22"/>
          <w:lang w:eastAsia="zh-CN"/>
        </w:rPr>
        <w:t xml:space="preserve"> produced at relatively lower reaction temperature</w:t>
      </w:r>
      <w:r w:rsidR="002C61DB" w:rsidRPr="00CF7E03">
        <w:rPr>
          <w:rFonts w:ascii="Arial" w:eastAsiaTheme="minorEastAsia" w:hAnsi="Arial" w:cs="Arial"/>
          <w:sz w:val="22"/>
          <w:szCs w:val="22"/>
          <w:lang w:eastAsia="zh-CN"/>
        </w:rPr>
        <w:t>s</w:t>
      </w:r>
      <w:r w:rsidR="00C160BD" w:rsidRPr="00CF7E03">
        <w:rPr>
          <w:rFonts w:ascii="Arial" w:eastAsiaTheme="minorEastAsia" w:hAnsi="Arial" w:cs="Arial"/>
          <w:sz w:val="22"/>
          <w:szCs w:val="22"/>
          <w:lang w:eastAsia="zh-CN"/>
        </w:rPr>
        <w:t>,</w:t>
      </w:r>
      <w:r w:rsidR="008B7FC6" w:rsidRPr="00CF7E03">
        <w:rPr>
          <w:rFonts w:ascii="Arial" w:eastAsiaTheme="minorEastAsia" w:hAnsi="Arial" w:cs="Arial"/>
          <w:sz w:val="22"/>
          <w:szCs w:val="22"/>
          <w:lang w:eastAsia="zh-CN"/>
        </w:rPr>
        <w:t xml:space="preserve"> </w:t>
      </w:r>
      <w:r w:rsidR="00BC1CDD">
        <w:rPr>
          <w:rFonts w:ascii="Arial" w:eastAsiaTheme="minorEastAsia" w:hAnsi="Arial" w:cs="Arial" w:hint="eastAsia"/>
          <w:sz w:val="22"/>
          <w:szCs w:val="22"/>
          <w:lang w:eastAsia="zh-CN"/>
        </w:rPr>
        <w:t xml:space="preserve">but </w:t>
      </w:r>
      <w:r w:rsidR="008B7FC6" w:rsidRPr="00CF7E03">
        <w:rPr>
          <w:rFonts w:ascii="Arial" w:eastAsiaTheme="minorEastAsia" w:hAnsi="Arial" w:cs="Arial"/>
          <w:sz w:val="22"/>
          <w:szCs w:val="22"/>
          <w:lang w:eastAsia="zh-CN"/>
        </w:rPr>
        <w:t xml:space="preserve">they </w:t>
      </w:r>
      <w:r w:rsidR="00B31587" w:rsidRPr="00CF7E03">
        <w:rPr>
          <w:rFonts w:ascii="Arial" w:eastAsiaTheme="minorEastAsia" w:hAnsi="Arial" w:cs="Arial"/>
          <w:sz w:val="22"/>
          <w:szCs w:val="22"/>
          <w:lang w:eastAsia="zh-CN"/>
        </w:rPr>
        <w:t>are yet to be</w:t>
      </w:r>
      <w:r w:rsidR="008B7FC6" w:rsidRPr="00CF7E03">
        <w:rPr>
          <w:rFonts w:ascii="Arial" w:eastAsiaTheme="minorEastAsia" w:hAnsi="Arial" w:cs="Arial"/>
          <w:sz w:val="22"/>
          <w:szCs w:val="22"/>
          <w:lang w:eastAsia="zh-CN"/>
        </w:rPr>
        <w:t xml:space="preserve"> commercialized due to </w:t>
      </w:r>
      <w:r w:rsidR="00BC1CDD">
        <w:rPr>
          <w:rFonts w:ascii="Arial" w:eastAsiaTheme="minorEastAsia" w:hAnsi="Arial" w:cs="Arial" w:hint="eastAsia"/>
          <w:sz w:val="22"/>
          <w:szCs w:val="22"/>
          <w:lang w:eastAsia="zh-CN"/>
        </w:rPr>
        <w:t xml:space="preserve">more </w:t>
      </w:r>
      <w:r w:rsidR="008B7FC6" w:rsidRPr="00CF7E03">
        <w:rPr>
          <w:rFonts w:ascii="Arial" w:eastAsiaTheme="minorEastAsia" w:hAnsi="Arial" w:cs="Arial"/>
          <w:sz w:val="22"/>
          <w:szCs w:val="22"/>
          <w:lang w:eastAsia="zh-CN"/>
        </w:rPr>
        <w:t>complex reaction</w:t>
      </w:r>
      <w:r w:rsidR="00B31587" w:rsidRPr="00CF7E03">
        <w:rPr>
          <w:rFonts w:ascii="Arial" w:eastAsiaTheme="minorEastAsia" w:hAnsi="Arial" w:cs="Arial"/>
          <w:sz w:val="22"/>
          <w:szCs w:val="22"/>
          <w:lang w:eastAsia="zh-CN"/>
        </w:rPr>
        <w:t xml:space="preserve"> pathways </w:t>
      </w:r>
      <w:r w:rsidR="002C61DB" w:rsidRPr="00CF7E03">
        <w:rPr>
          <w:rFonts w:ascii="Arial" w:eastAsiaTheme="minorEastAsia" w:hAnsi="Arial" w:cs="Arial"/>
          <w:sz w:val="22"/>
          <w:szCs w:val="22"/>
          <w:lang w:eastAsia="zh-CN"/>
        </w:rPr>
        <w:t>compared to the CaC</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route</w:t>
      </w:r>
      <w:r w:rsidR="008B7FC6" w:rsidRPr="00CF7E03">
        <w:rPr>
          <w:rFonts w:ascii="Arial" w:eastAsiaTheme="minorEastAsia" w:hAnsi="Arial" w:cs="Arial"/>
          <w:sz w:val="22"/>
          <w:szCs w:val="22"/>
          <w:lang w:eastAsia="zh-CN"/>
        </w:rPr>
        <w:t>.</w:t>
      </w:r>
      <w:r w:rsidR="00BA3524" w:rsidRPr="00BA3524">
        <w:rPr>
          <w:rFonts w:ascii="Arial" w:hAnsi="Arial" w:cs="Arial"/>
          <w:sz w:val="22"/>
          <w:vertAlign w:val="superscript"/>
        </w:rPr>
        <w:t>49,57</w:t>
      </w:r>
    </w:p>
    <w:p w14:paraId="52F89ABA" w14:textId="4798960F" w:rsidR="00C74984" w:rsidRPr="00586FAF" w:rsidRDefault="00C74984" w:rsidP="00FE1182">
      <w:pPr>
        <w:tabs>
          <w:tab w:val="left" w:pos="450"/>
        </w:tabs>
        <w:spacing w:before="240" w:line="360" w:lineRule="auto"/>
        <w:jc w:val="both"/>
        <w:rPr>
          <w:rFonts w:ascii="Arial" w:eastAsiaTheme="minorEastAsia" w:hAnsi="Arial" w:cs="Arial"/>
          <w:sz w:val="22"/>
          <w:szCs w:val="22"/>
          <w:lang w:eastAsia="zh-CN"/>
        </w:rPr>
      </w:pPr>
      <w:r w:rsidRPr="00586FAF">
        <w:rPr>
          <w:rFonts w:ascii="Arial" w:eastAsiaTheme="minorEastAsia" w:hAnsi="Arial" w:cs="Arial"/>
          <w:b/>
          <w:sz w:val="22"/>
          <w:szCs w:val="22"/>
          <w:lang w:eastAsia="zh-CN"/>
        </w:rPr>
        <w:t>2.</w:t>
      </w:r>
      <w:r w:rsidR="00311E70" w:rsidRPr="00586FAF">
        <w:rPr>
          <w:rFonts w:ascii="Arial" w:eastAsiaTheme="minorEastAsia" w:hAnsi="Arial" w:cs="Arial"/>
          <w:b/>
          <w:sz w:val="22"/>
          <w:szCs w:val="22"/>
          <w:lang w:eastAsia="zh-CN"/>
        </w:rPr>
        <w:t>3</w:t>
      </w:r>
      <w:r w:rsidR="0087061B" w:rsidRPr="00586FAF">
        <w:rPr>
          <w:rFonts w:ascii="Arial" w:eastAsiaTheme="minorEastAsia" w:hAnsi="Arial" w:cs="Arial"/>
          <w:b/>
          <w:sz w:val="22"/>
          <w:szCs w:val="22"/>
          <w:lang w:eastAsia="zh-CN"/>
        </w:rPr>
        <w:t>.</w:t>
      </w:r>
      <w:r w:rsidR="0087061B" w:rsidRPr="00586FAF">
        <w:rPr>
          <w:rFonts w:ascii="Arial" w:eastAsiaTheme="minorEastAsia" w:hAnsi="Arial" w:cs="Arial"/>
          <w:b/>
          <w:sz w:val="22"/>
          <w:szCs w:val="22"/>
          <w:lang w:eastAsia="zh-CN"/>
        </w:rPr>
        <w:tab/>
      </w:r>
      <w:r w:rsidR="0073576F" w:rsidRPr="00586FAF">
        <w:rPr>
          <w:rFonts w:ascii="Arial" w:eastAsiaTheme="minorEastAsia" w:hAnsi="Arial" w:cs="Arial"/>
          <w:b/>
          <w:sz w:val="22"/>
          <w:szCs w:val="22"/>
          <w:lang w:eastAsia="zh-CN"/>
        </w:rPr>
        <w:t>D</w:t>
      </w:r>
      <w:r w:rsidRPr="00586FAF">
        <w:rPr>
          <w:rFonts w:ascii="Arial" w:eastAsiaTheme="minorEastAsia" w:hAnsi="Arial" w:cs="Arial"/>
          <w:b/>
          <w:sz w:val="22"/>
          <w:szCs w:val="22"/>
          <w:lang w:eastAsia="zh-CN"/>
        </w:rPr>
        <w:t xml:space="preserve">irect </w:t>
      </w:r>
      <w:ins w:id="478" w:author="Zhang  Zihao" w:date="2024-08-28T16:04:00Z" w16du:dateUtc="2024-08-28T14:04:00Z">
        <w:r w:rsidR="00D81603" w:rsidRPr="00586FAF">
          <w:rPr>
            <w:rFonts w:ascii="Arial" w:eastAsiaTheme="minorEastAsia" w:hAnsi="Arial" w:cs="Arial" w:hint="eastAsia"/>
            <w:b/>
            <w:sz w:val="22"/>
            <w:szCs w:val="22"/>
            <w:lang w:eastAsia="zh-CN"/>
          </w:rPr>
          <w:t xml:space="preserve">commercial </w:t>
        </w:r>
      </w:ins>
      <w:r w:rsidR="0073576F" w:rsidRPr="00586FAF">
        <w:rPr>
          <w:rFonts w:ascii="Arial" w:eastAsiaTheme="minorEastAsia" w:hAnsi="Arial" w:cs="Arial"/>
          <w:b/>
          <w:sz w:val="22"/>
          <w:szCs w:val="22"/>
          <w:lang w:eastAsia="zh-CN"/>
        </w:rPr>
        <w:t xml:space="preserve">acetylene </w:t>
      </w:r>
      <w:r w:rsidR="004369B0" w:rsidRPr="00586FAF">
        <w:rPr>
          <w:rFonts w:ascii="Arial" w:eastAsiaTheme="minorEastAsia" w:hAnsi="Arial" w:cs="Arial"/>
          <w:b/>
          <w:sz w:val="22"/>
          <w:szCs w:val="22"/>
          <w:lang w:eastAsia="zh-CN"/>
        </w:rPr>
        <w:t>production</w:t>
      </w:r>
      <w:r w:rsidR="0073576F" w:rsidRPr="00586FAF">
        <w:rPr>
          <w:rFonts w:ascii="Arial" w:eastAsiaTheme="minorEastAsia" w:hAnsi="Arial" w:cs="Arial"/>
          <w:b/>
          <w:sz w:val="22"/>
          <w:szCs w:val="22"/>
          <w:lang w:eastAsia="zh-CN"/>
        </w:rPr>
        <w:t xml:space="preserve"> route</w:t>
      </w:r>
      <w:r w:rsidR="009D2C77" w:rsidRPr="00586FAF">
        <w:rPr>
          <w:rFonts w:ascii="Arial" w:eastAsiaTheme="minorEastAsia" w:hAnsi="Arial" w:cs="Arial"/>
          <w:b/>
          <w:sz w:val="22"/>
          <w:szCs w:val="22"/>
          <w:lang w:eastAsia="zh-CN"/>
        </w:rPr>
        <w:t>s</w:t>
      </w:r>
    </w:p>
    <w:p w14:paraId="24F0F732" w14:textId="7EB70644" w:rsidR="00100441" w:rsidRPr="00CF7E03" w:rsidRDefault="002D7EC0"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Direct </w:t>
      </w:r>
      <w:r w:rsidR="00F07BE2" w:rsidRPr="00CF7E03">
        <w:rPr>
          <w:rFonts w:ascii="Arial" w:eastAsiaTheme="minorEastAsia" w:hAnsi="Arial" w:cs="Arial"/>
          <w:sz w:val="22"/>
          <w:szCs w:val="22"/>
          <w:lang w:eastAsia="zh-CN"/>
        </w:rPr>
        <w:t>conversion of CH</w:t>
      </w:r>
      <w:r w:rsidR="00F07BE2" w:rsidRPr="00CF7E03">
        <w:rPr>
          <w:rFonts w:ascii="Arial" w:eastAsiaTheme="minorEastAsia" w:hAnsi="Arial" w:cs="Arial"/>
          <w:sz w:val="22"/>
          <w:szCs w:val="22"/>
          <w:vertAlign w:val="subscript"/>
          <w:lang w:eastAsia="zh-CN"/>
        </w:rPr>
        <w:t>4</w:t>
      </w:r>
      <w:r w:rsidR="00F07BE2" w:rsidRPr="00CF7E03">
        <w:rPr>
          <w:rFonts w:ascii="Arial" w:eastAsiaTheme="minorEastAsia" w:hAnsi="Arial" w:cs="Arial"/>
          <w:sz w:val="22"/>
          <w:szCs w:val="22"/>
          <w:lang w:eastAsia="zh-CN"/>
        </w:rPr>
        <w:t xml:space="preserve"> to</w:t>
      </w:r>
      <w:r w:rsidR="00CF4B17" w:rsidRPr="00CF7E03">
        <w:rPr>
          <w:rFonts w:ascii="Arial" w:eastAsiaTheme="minorEastAsia" w:hAnsi="Arial" w:cs="Arial"/>
          <w:sz w:val="22"/>
          <w:szCs w:val="22"/>
          <w:lang w:eastAsia="zh-CN"/>
        </w:rPr>
        <w:t xml:space="preserve"> </w:t>
      </w:r>
      <w:r w:rsidR="003D316D" w:rsidRPr="00CF7E03">
        <w:rPr>
          <w:rFonts w:ascii="Arial" w:eastAsiaTheme="minorEastAsia" w:hAnsi="Arial" w:cs="Arial"/>
          <w:sz w:val="22"/>
          <w:szCs w:val="22"/>
          <w:lang w:eastAsia="zh-CN"/>
        </w:rPr>
        <w:t>C</w:t>
      </w:r>
      <w:r w:rsidR="003D316D" w:rsidRPr="00CF7E03">
        <w:rPr>
          <w:rFonts w:ascii="Arial" w:eastAsiaTheme="minorEastAsia" w:hAnsi="Arial" w:cs="Arial"/>
          <w:sz w:val="22"/>
          <w:szCs w:val="22"/>
          <w:vertAlign w:val="subscript"/>
          <w:lang w:eastAsia="zh-CN"/>
        </w:rPr>
        <w:t>2</w:t>
      </w:r>
      <w:r w:rsidR="003D316D" w:rsidRPr="00CF7E03">
        <w:rPr>
          <w:rFonts w:ascii="Arial" w:eastAsiaTheme="minorEastAsia" w:hAnsi="Arial" w:cs="Arial"/>
          <w:sz w:val="22"/>
          <w:szCs w:val="22"/>
          <w:lang w:eastAsia="zh-CN"/>
        </w:rPr>
        <w:t xml:space="preserve"> </w:t>
      </w:r>
      <w:r w:rsidR="00F07BE2" w:rsidRPr="00CF7E03">
        <w:rPr>
          <w:rFonts w:ascii="Arial" w:eastAsiaTheme="minorEastAsia" w:hAnsi="Arial" w:cs="Arial"/>
          <w:sz w:val="22"/>
          <w:szCs w:val="22"/>
          <w:lang w:eastAsia="zh-CN"/>
        </w:rPr>
        <w:t xml:space="preserve">hydrocarbons </w:t>
      </w:r>
      <w:r w:rsidR="00186695" w:rsidRPr="00CF7E03">
        <w:rPr>
          <w:rFonts w:ascii="Arial" w:eastAsiaTheme="minorEastAsia" w:hAnsi="Arial" w:cs="Arial"/>
          <w:sz w:val="22"/>
          <w:szCs w:val="22"/>
          <w:lang w:eastAsia="zh-CN"/>
        </w:rPr>
        <w:t>(C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4</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6</w:t>
      </w:r>
      <w:r w:rsidR="00186695" w:rsidRPr="00CF7E03">
        <w:rPr>
          <w:rFonts w:ascii="Arial" w:eastAsiaTheme="minorEastAsia" w:hAnsi="Arial" w:cs="Arial"/>
          <w:sz w:val="22"/>
          <w:szCs w:val="22"/>
          <w:lang w:eastAsia="zh-CN"/>
        </w:rPr>
        <w:t xml:space="preserve">) </w:t>
      </w:r>
      <w:r w:rsidR="009035FB" w:rsidRPr="00CF7E03">
        <w:rPr>
          <w:rFonts w:ascii="Arial" w:eastAsiaTheme="minorEastAsia" w:hAnsi="Arial" w:cs="Arial"/>
          <w:sz w:val="22"/>
          <w:szCs w:val="22"/>
          <w:lang w:eastAsia="zh-CN"/>
        </w:rPr>
        <w:t xml:space="preserve">is </w:t>
      </w:r>
      <w:r w:rsidR="00F07BE2" w:rsidRPr="00CF7E03">
        <w:rPr>
          <w:rFonts w:ascii="Arial" w:eastAsiaTheme="minorEastAsia" w:hAnsi="Arial" w:cs="Arial"/>
          <w:sz w:val="22"/>
          <w:szCs w:val="22"/>
          <w:lang w:eastAsia="zh-CN"/>
        </w:rPr>
        <w:t>highly endothermic</w:t>
      </w:r>
      <w:r w:rsidR="00186695" w:rsidRPr="00CF7E03">
        <w:rPr>
          <w:rFonts w:ascii="Arial" w:eastAsiaTheme="minorEastAsia" w:hAnsi="Arial" w:cs="Arial"/>
          <w:sz w:val="22"/>
          <w:szCs w:val="22"/>
          <w:lang w:eastAsia="zh-CN"/>
        </w:rPr>
        <w:t xml:space="preserve">, with </w:t>
      </w:r>
      <w:r w:rsidR="005C1835" w:rsidRPr="00CF7E03">
        <w:rPr>
          <w:rFonts w:ascii="Arial" w:eastAsiaTheme="minorEastAsia" w:hAnsi="Arial" w:cs="Arial"/>
          <w:sz w:val="22"/>
          <w:szCs w:val="22"/>
          <w:lang w:eastAsia="zh-CN"/>
        </w:rPr>
        <w:t xml:space="preserve">the </w:t>
      </w:r>
      <w:r w:rsidR="001C6B72" w:rsidRPr="00CF7E03">
        <w:rPr>
          <w:rFonts w:ascii="Arial" w:eastAsiaTheme="minorEastAsia" w:hAnsi="Arial" w:cs="Arial"/>
          <w:sz w:val="22"/>
          <w:szCs w:val="22"/>
          <w:lang w:eastAsia="zh-CN"/>
        </w:rPr>
        <w:t>CH</w:t>
      </w:r>
      <w:r w:rsidR="001C6B72" w:rsidRPr="00CF7E03">
        <w:rPr>
          <w:rFonts w:ascii="Arial" w:eastAsiaTheme="minorEastAsia" w:hAnsi="Arial" w:cs="Arial"/>
          <w:sz w:val="22"/>
          <w:szCs w:val="22"/>
          <w:vertAlign w:val="subscript"/>
          <w:lang w:eastAsia="zh-CN"/>
        </w:rPr>
        <w:t>4</w:t>
      </w:r>
      <w:r w:rsidR="001C6B72" w:rsidRPr="00CF7E03">
        <w:rPr>
          <w:rFonts w:ascii="Arial" w:eastAsiaTheme="minorEastAsia" w:hAnsi="Arial" w:cs="Arial"/>
          <w:sz w:val="22"/>
          <w:szCs w:val="22"/>
          <w:lang w:eastAsia="zh-CN"/>
        </w:rPr>
        <w:t xml:space="preserve"> to C</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H</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 xml:space="preserve">reaction </w:t>
      </w:r>
      <w:r w:rsidR="00DE5901" w:rsidRPr="00CF7E03">
        <w:rPr>
          <w:rFonts w:ascii="Arial" w:eastAsiaTheme="minorEastAsia" w:hAnsi="Arial" w:cs="Arial"/>
          <w:sz w:val="22"/>
          <w:szCs w:val="22"/>
          <w:lang w:eastAsia="zh-CN"/>
        </w:rPr>
        <w:t xml:space="preserve">being </w:t>
      </w:r>
      <w:r w:rsidR="00186695" w:rsidRPr="00CF7E03">
        <w:rPr>
          <w:rFonts w:ascii="Arial" w:eastAsiaTheme="minorEastAsia" w:hAnsi="Arial" w:cs="Arial"/>
          <w:sz w:val="22"/>
          <w:szCs w:val="22"/>
          <w:lang w:eastAsia="zh-CN"/>
        </w:rPr>
        <w:t>the most</w:t>
      </w:r>
      <w:r w:rsidR="001A410D" w:rsidRPr="00CF7E03">
        <w:rPr>
          <w:rFonts w:ascii="Arial" w:eastAsiaTheme="minorEastAsia" w:hAnsi="Arial" w:cs="Arial"/>
          <w:sz w:val="22"/>
          <w:szCs w:val="22"/>
          <w:lang w:eastAsia="zh-CN"/>
        </w:rPr>
        <w:t xml:space="preserve"> endothermic</w:t>
      </w:r>
      <w:r w:rsidR="005C1835" w:rsidRPr="00CF7E03">
        <w:rPr>
          <w:rFonts w:ascii="Arial" w:eastAsiaTheme="minorEastAsia" w:hAnsi="Arial" w:cs="Arial"/>
          <w:sz w:val="22"/>
          <w:szCs w:val="22"/>
          <w:lang w:eastAsia="zh-CN"/>
        </w:rPr>
        <w:t>,</w:t>
      </w:r>
      <w:r w:rsidR="001A410D"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having</w:t>
      </w:r>
      <w:r w:rsidR="001A410D"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a </w:t>
      </w:r>
      <w:r w:rsidR="001A410D" w:rsidRPr="00CF7E03">
        <w:rPr>
          <w:rFonts w:ascii="Arial" w:eastAsiaTheme="minorEastAsia" w:hAnsi="Arial" w:cs="Arial"/>
          <w:sz w:val="22"/>
          <w:szCs w:val="22"/>
          <w:lang w:eastAsia="zh-CN"/>
        </w:rPr>
        <w:t xml:space="preserve">standard enthalpy </w:t>
      </w:r>
      <w:r w:rsidR="00B55AE2" w:rsidRPr="00CF7E03">
        <w:rPr>
          <w:rFonts w:ascii="Arial" w:eastAsiaTheme="minorEastAsia" w:hAnsi="Arial" w:cs="Arial"/>
          <w:sz w:val="22"/>
          <w:szCs w:val="22"/>
          <w:lang w:eastAsia="zh-CN"/>
        </w:rPr>
        <w:t>of 376</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kJ</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mol</w:t>
      </w:r>
      <w:r w:rsidR="00DE5901" w:rsidRPr="00CF7E03">
        <w:rPr>
          <w:rFonts w:ascii="Arial" w:eastAsiaTheme="minorEastAsia" w:hAnsi="Arial" w:cs="Arial"/>
          <w:sz w:val="22"/>
          <w:szCs w:val="22"/>
          <w:vertAlign w:val="superscript"/>
          <w:lang w:eastAsia="zh-CN"/>
        </w:rPr>
        <w:t>–</w:t>
      </w:r>
      <w:r w:rsidR="00B55AE2" w:rsidRPr="00CF7E03">
        <w:rPr>
          <w:rFonts w:ascii="Arial" w:eastAsiaTheme="minorEastAsia" w:hAnsi="Arial" w:cs="Arial"/>
          <w:sz w:val="22"/>
          <w:szCs w:val="22"/>
          <w:vertAlign w:val="superscript"/>
          <w:lang w:eastAsia="zh-CN"/>
        </w:rPr>
        <w:t>1</w:t>
      </w:r>
      <w:r w:rsidR="001A410D"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p>
    <w:p w14:paraId="0AB7E1E4" w14:textId="4E7852C4" w:rsidR="001A410D" w:rsidRPr="00B34115" w:rsidRDefault="001A410D"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3H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376</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F73949">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018DCFF5" w14:textId="790C10FA"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202</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F73949">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3AF91B01" w14:textId="5EF4369D"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6</w:t>
      </w:r>
      <w:r w:rsidRPr="00CF7E03">
        <w:rPr>
          <w:rFonts w:ascii="Cambria Math" w:eastAsiaTheme="minorEastAsia" w:hAnsi="Cambria Math" w:cs="Arial"/>
          <w:iCs/>
          <w:sz w:val="22"/>
          <w:szCs w:val="22"/>
          <w:lang w:eastAsia="zh-CN"/>
        </w:rPr>
        <w:t xml:space="preserve"> + 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65</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F73949">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230BA47A" w14:textId="74465144" w:rsidR="003D316D" w:rsidRPr="00CF7E03" w:rsidRDefault="00207363" w:rsidP="0023471F">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For the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to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process, the theoretical limit for energy input is </w:t>
      </w:r>
      <w:del w:id="479" w:author="Nabera  Abhinandan" w:date="2024-08-30T16:46:00Z" w16du:dateUtc="2024-08-30T14:46:00Z">
        <w:r w:rsidRPr="00CF7E03" w:rsidDel="00591501">
          <w:rPr>
            <w:rFonts w:ascii="Arial" w:eastAsiaTheme="minorEastAsia" w:hAnsi="Arial" w:cs="Arial"/>
            <w:sz w:val="22"/>
            <w:szCs w:val="22"/>
            <w:lang w:eastAsia="zh-CN"/>
          </w:rPr>
          <w:br/>
        </w:r>
      </w:del>
      <w:r w:rsidRPr="00CF7E03">
        <w:rPr>
          <w:rFonts w:ascii="Arial" w:eastAsiaTheme="minorEastAsia" w:hAnsi="Arial" w:cs="Arial"/>
          <w:sz w:val="22"/>
          <w:szCs w:val="22"/>
          <w:lang w:eastAsia="zh-CN"/>
        </w:rPr>
        <w:t>189 kJ mol</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and the energy required is 4.0 kWh kg</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58,59</w:t>
      </w:r>
      <w:r>
        <w:rPr>
          <w:rFonts w:ascii="Arial" w:eastAsiaTheme="minorEastAsia" w:hAnsi="Arial" w:cs="Arial" w:hint="eastAsia"/>
          <w:sz w:val="22"/>
          <w:szCs w:val="22"/>
          <w:lang w:eastAsia="zh-CN"/>
        </w:rPr>
        <w:t xml:space="preserve"> </w:t>
      </w:r>
      <w:r w:rsidR="00B15E08" w:rsidRPr="00CF7E03">
        <w:rPr>
          <w:rFonts w:ascii="Arial" w:eastAsiaTheme="minorEastAsia" w:hAnsi="Arial" w:cs="Arial"/>
          <w:sz w:val="22"/>
          <w:szCs w:val="22"/>
          <w:lang w:eastAsia="zh-CN"/>
        </w:rPr>
        <w:t xml:space="preserve">Thermodynamic data show that </w:t>
      </w:r>
      <w:r w:rsidR="00E3700F" w:rsidRPr="00CF7E03">
        <w:rPr>
          <w:rFonts w:ascii="Arial" w:eastAsiaTheme="minorEastAsia" w:hAnsi="Arial" w:cs="Arial"/>
          <w:sz w:val="22"/>
          <w:szCs w:val="22"/>
          <w:lang w:eastAsia="zh-CN"/>
        </w:rPr>
        <w:t>CH</w:t>
      </w:r>
      <w:r w:rsidR="00E3700F" w:rsidRPr="00CF7E03">
        <w:rPr>
          <w:rFonts w:ascii="Arial" w:eastAsiaTheme="minorEastAsia" w:hAnsi="Arial" w:cs="Arial"/>
          <w:sz w:val="22"/>
          <w:szCs w:val="22"/>
          <w:vertAlign w:val="subscript"/>
          <w:lang w:eastAsia="zh-CN"/>
        </w:rPr>
        <w:t>4</w:t>
      </w:r>
      <w:r w:rsidR="00E3700F"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is the most stable hydrocarbon at normal temperatures, while </w:t>
      </w:r>
      <w:r w:rsidR="00B15E08" w:rsidRPr="00CF7E03">
        <w:rPr>
          <w:rFonts w:ascii="Arial" w:eastAsiaTheme="minorEastAsia" w:hAnsi="Arial" w:cs="Arial"/>
          <w:sz w:val="22"/>
          <w:szCs w:val="22"/>
          <w:lang w:eastAsia="zh-CN"/>
        </w:rPr>
        <w:t>C</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H</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 xml:space="preserve"> is </w:t>
      </w:r>
      <w:r w:rsidR="00CC0365" w:rsidRPr="00CF7E03">
        <w:rPr>
          <w:rFonts w:ascii="Arial" w:eastAsiaTheme="minorEastAsia" w:hAnsi="Arial" w:cs="Arial"/>
          <w:sz w:val="22"/>
          <w:szCs w:val="22"/>
          <w:lang w:eastAsia="zh-CN"/>
        </w:rPr>
        <w:t xml:space="preserve">the </w:t>
      </w:r>
      <w:r w:rsidR="00B55AE2" w:rsidRPr="00CF7E03">
        <w:rPr>
          <w:rFonts w:ascii="Arial" w:eastAsiaTheme="minorEastAsia" w:hAnsi="Arial" w:cs="Arial"/>
          <w:sz w:val="22"/>
          <w:szCs w:val="22"/>
          <w:lang w:eastAsia="zh-CN"/>
        </w:rPr>
        <w:t>least</w:t>
      </w:r>
      <w:r w:rsidR="00B15E08" w:rsidRPr="00CF7E03">
        <w:rPr>
          <w:rFonts w:ascii="Arial" w:eastAsiaTheme="minorEastAsia" w:hAnsi="Arial" w:cs="Arial"/>
          <w:sz w:val="22"/>
          <w:szCs w:val="22"/>
          <w:lang w:eastAsia="zh-CN"/>
        </w:rPr>
        <w:t xml:space="preserve"> </w:t>
      </w:r>
      <w:r w:rsidR="00E3700F" w:rsidRPr="00CF7E03">
        <w:rPr>
          <w:rFonts w:ascii="Arial" w:eastAsiaTheme="minorEastAsia" w:hAnsi="Arial" w:cs="Arial"/>
          <w:sz w:val="22"/>
          <w:szCs w:val="22"/>
          <w:lang w:eastAsia="zh-CN"/>
        </w:rPr>
        <w:t xml:space="preserve">stable </w:t>
      </w:r>
      <w:r w:rsidR="00B55AE2" w:rsidRPr="00CF7E03">
        <w:rPr>
          <w:rFonts w:ascii="Arial" w:eastAsiaTheme="minorEastAsia" w:hAnsi="Arial" w:cs="Arial"/>
          <w:sz w:val="22"/>
          <w:szCs w:val="22"/>
          <w:lang w:eastAsia="zh-CN"/>
        </w:rPr>
        <w:t>(</w:t>
      </w:r>
      <w:r w:rsidR="00B55AE2"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B55AE2" w:rsidRPr="00CF7E03">
        <w:rPr>
          <w:rFonts w:ascii="Arial" w:eastAsiaTheme="minorEastAsia" w:hAnsi="Arial" w:cs="Arial"/>
          <w:b/>
          <w:bCs/>
          <w:sz w:val="22"/>
          <w:szCs w:val="22"/>
          <w:lang w:eastAsia="zh-CN"/>
        </w:rPr>
        <w:t>4a</w:t>
      </w:r>
      <w:r w:rsidR="00B55AE2" w:rsidRPr="00CF7E03">
        <w:rPr>
          <w:rFonts w:ascii="Arial" w:eastAsiaTheme="minorEastAsia" w:hAnsi="Arial" w:cs="Arial"/>
          <w:sz w:val="22"/>
          <w:szCs w:val="22"/>
          <w:lang w:eastAsia="zh-CN"/>
        </w:rPr>
        <w:t>)</w:t>
      </w:r>
      <w:r w:rsidR="001B47A0"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316FAF" w:rsidRPr="00CF7E03">
        <w:rPr>
          <w:rFonts w:ascii="Arial" w:eastAsiaTheme="minorEastAsia" w:hAnsi="Arial" w:cs="Arial"/>
          <w:sz w:val="22"/>
          <w:szCs w:val="22"/>
          <w:lang w:eastAsia="zh-CN"/>
        </w:rPr>
        <w:t xml:space="preserve"> </w:t>
      </w:r>
      <w:r w:rsidR="00CC0365" w:rsidRPr="00CF7E03">
        <w:rPr>
          <w:rFonts w:ascii="Arial" w:eastAsiaTheme="minorEastAsia" w:hAnsi="Arial" w:cs="Arial"/>
          <w:sz w:val="22"/>
          <w:szCs w:val="22"/>
          <w:lang w:eastAsia="zh-CN"/>
        </w:rPr>
        <w:t>With increasing temperature</w:t>
      </w:r>
      <w:r w:rsidR="00316FAF" w:rsidRPr="00CF7E03">
        <w:rPr>
          <w:rFonts w:ascii="Arial" w:eastAsiaTheme="minorEastAsia" w:hAnsi="Arial" w:cs="Arial"/>
          <w:sz w:val="22"/>
          <w:szCs w:val="22"/>
          <w:lang w:eastAsia="zh-CN"/>
        </w:rPr>
        <w:t xml:space="preserve">, </w:t>
      </w:r>
      <w:r w:rsidR="00EF1D0C" w:rsidRPr="00CF7E03">
        <w:rPr>
          <w:rFonts w:ascii="Arial" w:eastAsiaTheme="minorEastAsia" w:hAnsi="Arial" w:cs="Arial"/>
          <w:sz w:val="22"/>
          <w:szCs w:val="22"/>
          <w:lang w:eastAsia="zh-CN"/>
        </w:rPr>
        <w:t xml:space="preserve">the </w:t>
      </w:r>
      <w:r w:rsidR="00316FAF" w:rsidRPr="00CF7E03">
        <w:rPr>
          <w:rFonts w:ascii="Arial" w:eastAsiaTheme="minorEastAsia" w:hAnsi="Arial" w:cs="Arial"/>
          <w:sz w:val="22"/>
          <w:szCs w:val="22"/>
          <w:lang w:eastAsia="zh-CN"/>
        </w:rPr>
        <w:t>free energy of C</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H</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 xml:space="preserve"> decrease</w:t>
      </w:r>
      <w:r w:rsidR="00CC0365" w:rsidRPr="00CF7E03">
        <w:rPr>
          <w:rFonts w:ascii="Arial" w:eastAsiaTheme="minorEastAsia" w:hAnsi="Arial" w:cs="Arial"/>
          <w:sz w:val="22"/>
          <w:szCs w:val="22"/>
          <w:lang w:eastAsia="zh-CN"/>
        </w:rPr>
        <w:t>s</w:t>
      </w:r>
      <w:r w:rsidR="00316FAF"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making its formation more favorable </w:t>
      </w:r>
      <w:r w:rsidR="007032D2">
        <w:rPr>
          <w:rFonts w:ascii="Arial" w:eastAsiaTheme="minorEastAsia" w:hAnsi="Arial" w:cs="Arial"/>
          <w:sz w:val="22"/>
          <w:szCs w:val="22"/>
          <w:lang w:eastAsia="zh-CN"/>
        </w:rPr>
        <w:t>than</w:t>
      </w:r>
      <w:r w:rsidR="007032D2" w:rsidRPr="007032D2">
        <w:rPr>
          <w:rFonts w:ascii="Arial" w:eastAsiaTheme="minorEastAsia" w:hAnsi="Arial" w:cs="Arial"/>
          <w:sz w:val="22"/>
          <w:szCs w:val="22"/>
          <w:lang w:eastAsia="zh-CN"/>
        </w:rPr>
        <w:t xml:space="preserve"> </w:t>
      </w:r>
      <w:r w:rsidR="007032D2" w:rsidRPr="00CF7E03">
        <w:rPr>
          <w:rFonts w:ascii="Arial" w:eastAsiaTheme="minorEastAsia" w:hAnsi="Arial" w:cs="Arial"/>
          <w:sz w:val="22"/>
          <w:szCs w:val="22"/>
          <w:lang w:eastAsia="zh-CN"/>
        </w:rPr>
        <w:t>other hydrocarbons</w:t>
      </w:r>
      <w:r w:rsidR="007032D2">
        <w:rPr>
          <w:rFonts w:ascii="Arial" w:eastAsiaTheme="minorEastAsia" w:hAnsi="Arial" w:cs="Arial"/>
          <w:sz w:val="22"/>
          <w:szCs w:val="22"/>
          <w:lang w:eastAsia="zh-CN"/>
        </w:rPr>
        <w:t xml:space="preserve"> </w:t>
      </w:r>
      <w:r w:rsidR="00EF1D0C" w:rsidRPr="00CF7E03">
        <w:rPr>
          <w:rFonts w:ascii="Arial" w:eastAsiaTheme="minorEastAsia" w:hAnsi="Arial" w:cs="Arial"/>
          <w:sz w:val="22"/>
          <w:szCs w:val="22"/>
          <w:lang w:eastAsia="zh-CN"/>
        </w:rPr>
        <w:t xml:space="preserve">above </w:t>
      </w:r>
      <w:r w:rsidR="00E3700F" w:rsidRPr="00CF7E03">
        <w:rPr>
          <w:rFonts w:ascii="Arial" w:eastAsiaTheme="minorEastAsia" w:hAnsi="Arial" w:cs="Arial"/>
          <w:sz w:val="22"/>
          <w:szCs w:val="22"/>
          <w:lang w:eastAsia="zh-CN"/>
        </w:rPr>
        <w:t>12</w:t>
      </w:r>
      <w:r w:rsidR="00F0165E" w:rsidRPr="00CF7E03">
        <w:rPr>
          <w:rFonts w:ascii="Arial" w:eastAsiaTheme="minorEastAsia" w:hAnsi="Arial" w:cs="Arial"/>
          <w:sz w:val="22"/>
          <w:szCs w:val="22"/>
          <w:lang w:eastAsia="zh-CN"/>
        </w:rPr>
        <w:t>3</w:t>
      </w:r>
      <w:r w:rsidR="00E3700F" w:rsidRPr="00CF7E03">
        <w:rPr>
          <w:rFonts w:ascii="Arial" w:eastAsiaTheme="minorEastAsia" w:hAnsi="Arial" w:cs="Arial"/>
          <w:sz w:val="22"/>
          <w:szCs w:val="22"/>
          <w:lang w:eastAsia="zh-CN"/>
        </w:rPr>
        <w:t>0</w:t>
      </w:r>
      <w:r w:rsidR="00CC0365" w:rsidRPr="00CF7E03">
        <w:rPr>
          <w:rFonts w:ascii="Arial" w:eastAsiaTheme="minorEastAsia" w:hAnsi="Arial" w:cs="Arial"/>
          <w:sz w:val="22"/>
          <w:szCs w:val="22"/>
          <w:lang w:eastAsia="zh-CN"/>
        </w:rPr>
        <w:t> </w:t>
      </w:r>
      <w:r w:rsidR="00E3700F" w:rsidRPr="00CF7E03">
        <w:rPr>
          <w:rFonts w:ascii="Arial" w:eastAsiaTheme="minorEastAsia" w:hAnsi="Arial" w:cs="Arial"/>
          <w:sz w:val="22"/>
          <w:szCs w:val="22"/>
          <w:lang w:eastAsia="zh-CN"/>
        </w:rPr>
        <w:t>°C</w:t>
      </w:r>
      <w:r w:rsidR="004369B0" w:rsidRPr="00CF7E03">
        <w:rPr>
          <w:rFonts w:ascii="Arial" w:eastAsiaTheme="minorEastAsia" w:hAnsi="Arial" w:cs="Arial"/>
          <w:sz w:val="22"/>
          <w:szCs w:val="22"/>
          <w:lang w:eastAsia="zh-CN"/>
        </w:rPr>
        <w:t>.</w:t>
      </w:r>
      <w:r w:rsidR="00BA3524" w:rsidRPr="00BA3524">
        <w:rPr>
          <w:rFonts w:ascii="Arial" w:hAnsi="Arial" w:cs="Arial"/>
          <w:sz w:val="22"/>
          <w:vertAlign w:val="superscript"/>
        </w:rPr>
        <w:t>32,60</w:t>
      </w:r>
      <w:r w:rsidR="00E3700F"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 xml:space="preserve">Among </w:t>
      </w:r>
      <w:r w:rsidR="000C4E16" w:rsidRPr="00CF7E03">
        <w:rPr>
          <w:rFonts w:ascii="Arial" w:eastAsiaTheme="minorEastAsia" w:hAnsi="Arial" w:cs="Arial"/>
          <w:sz w:val="22"/>
          <w:szCs w:val="22"/>
          <w:lang w:eastAsia="zh-CN"/>
        </w:rPr>
        <w:t>various hydrocarbons</w:t>
      </w:r>
      <w:r w:rsidR="00081245">
        <w:rPr>
          <w:rFonts w:ascii="Arial" w:eastAsiaTheme="minorEastAsia" w:hAnsi="Arial" w:cs="Arial"/>
          <w:sz w:val="22"/>
          <w:szCs w:val="22"/>
          <w:lang w:eastAsia="zh-CN"/>
        </w:rPr>
        <w:t xml:space="preserve"> used</w:t>
      </w:r>
      <w:r w:rsidR="00404857">
        <w:rPr>
          <w:rFonts w:ascii="Arial" w:eastAsiaTheme="minorEastAsia" w:hAnsi="Arial" w:cs="Arial" w:hint="eastAsia"/>
          <w:sz w:val="22"/>
          <w:szCs w:val="22"/>
          <w:lang w:eastAsia="zh-CN"/>
        </w:rPr>
        <w:t xml:space="preserve"> as feedstocks</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producing </w:t>
      </w:r>
      <w:r w:rsidR="00F0165E" w:rsidRPr="00CF7E03">
        <w:rPr>
          <w:rFonts w:ascii="Arial" w:eastAsiaTheme="minorEastAsia" w:hAnsi="Arial" w:cs="Arial"/>
          <w:sz w:val="22"/>
          <w:szCs w:val="22"/>
          <w:lang w:eastAsia="zh-CN"/>
        </w:rPr>
        <w:t>C</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H</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 xml:space="preserve"> from CH</w:t>
      </w:r>
      <w:r w:rsidR="00F0165E"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requires higher temperatures (</w:t>
      </w:r>
      <w:r w:rsidR="00F0165E"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F0165E" w:rsidRPr="00CF7E03">
        <w:rPr>
          <w:rFonts w:ascii="Arial" w:eastAsiaTheme="minorEastAsia" w:hAnsi="Arial" w:cs="Arial"/>
          <w:b/>
          <w:bCs/>
          <w:sz w:val="22"/>
          <w:szCs w:val="22"/>
          <w:lang w:eastAsia="zh-CN"/>
        </w:rPr>
        <w:t>4a</w:t>
      </w:r>
      <w:r w:rsidR="00F0165E" w:rsidRPr="00CF7E03">
        <w:rPr>
          <w:rFonts w:ascii="Arial" w:eastAsiaTheme="minorEastAsia" w:hAnsi="Arial" w:cs="Arial"/>
          <w:sz w:val="22"/>
          <w:szCs w:val="22"/>
          <w:lang w:eastAsia="zh-CN"/>
        </w:rPr>
        <w:t>).</w:t>
      </w:r>
      <w:r w:rsidR="00BA3524" w:rsidRPr="00BA3524">
        <w:rPr>
          <w:rFonts w:ascii="Arial" w:hAnsi="Arial" w:cs="Arial"/>
          <w:sz w:val="22"/>
          <w:vertAlign w:val="superscript"/>
        </w:rPr>
        <w:t>32,60</w:t>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As seen in </w:t>
      </w:r>
      <w:r w:rsidR="006A0938"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6A0938" w:rsidRPr="00CF7E03">
        <w:rPr>
          <w:rFonts w:ascii="Arial" w:eastAsiaTheme="minorEastAsia" w:hAnsi="Arial" w:cs="Arial"/>
          <w:b/>
          <w:bCs/>
          <w:sz w:val="22"/>
          <w:szCs w:val="22"/>
          <w:lang w:eastAsia="zh-CN"/>
        </w:rPr>
        <w:t>4b</w:t>
      </w:r>
      <w:r w:rsidR="006A0938" w:rsidRPr="00CF7E03">
        <w:rPr>
          <w:rFonts w:ascii="Arial" w:eastAsiaTheme="minorEastAsia" w:hAnsi="Arial" w:cs="Arial"/>
          <w:sz w:val="22"/>
          <w:szCs w:val="22"/>
          <w:lang w:eastAsia="zh-CN"/>
        </w:rPr>
        <w:t>, CH</w:t>
      </w:r>
      <w:r w:rsidR="006A0938"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conversion </w:t>
      </w:r>
      <w:r w:rsidR="006A0938" w:rsidRPr="00CF7E03">
        <w:rPr>
          <w:rFonts w:ascii="Arial" w:eastAsiaTheme="minorEastAsia" w:hAnsi="Arial" w:cs="Arial"/>
          <w:sz w:val="22"/>
          <w:szCs w:val="22"/>
          <w:lang w:eastAsia="zh-CN"/>
        </w:rPr>
        <w:t>to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 xml:space="preserve"> and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4</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is</w:t>
      </w:r>
      <w:r w:rsidR="006A0938"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thermodynamical</w:t>
      </w:r>
      <w:r w:rsidR="006A0938" w:rsidRPr="00CF7E03">
        <w:rPr>
          <w:rFonts w:ascii="Arial" w:eastAsiaTheme="minorEastAsia" w:hAnsi="Arial" w:cs="Arial"/>
          <w:sz w:val="22"/>
          <w:szCs w:val="22"/>
          <w:lang w:eastAsia="zh-CN"/>
        </w:rPr>
        <w:t>ly limited</w:t>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at </w:t>
      </w:r>
      <w:r w:rsidR="00D25B4B">
        <w:rPr>
          <w:rFonts w:ascii="Arial" w:eastAsiaTheme="minorEastAsia" w:hAnsi="Arial" w:cs="Arial" w:hint="eastAsia"/>
          <w:sz w:val="22"/>
          <w:szCs w:val="22"/>
          <w:lang w:eastAsia="zh-CN"/>
        </w:rPr>
        <w:t>600</w:t>
      </w:r>
      <w:r w:rsidR="003D2784">
        <w:rPr>
          <w:rFonts w:ascii="Arial" w:eastAsiaTheme="minorEastAsia" w:hAnsi="Arial" w:cs="Arial"/>
          <w:sz w:val="22"/>
          <w:szCs w:val="22"/>
          <w:lang w:eastAsia="zh-CN"/>
        </w:rPr>
        <w:t> </w:t>
      </w:r>
      <w:r w:rsidR="00D25B4B" w:rsidRPr="00CF7E03">
        <w:rPr>
          <w:rFonts w:ascii="Arial" w:eastAsiaTheme="minorEastAsia" w:hAnsi="Arial" w:cs="Arial"/>
          <w:sz w:val="22"/>
          <w:szCs w:val="22"/>
          <w:lang w:eastAsia="zh-CN"/>
        </w:rPr>
        <w:t>°C</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but</w:t>
      </w:r>
      <w:r w:rsidR="006A0938" w:rsidRPr="00CF7E03">
        <w:rPr>
          <w:rFonts w:ascii="Arial" w:eastAsiaTheme="minorEastAsia" w:hAnsi="Arial" w:cs="Arial"/>
          <w:sz w:val="22"/>
          <w:szCs w:val="22"/>
          <w:lang w:eastAsia="zh-CN"/>
        </w:rPr>
        <w:t xml:space="preserve"> these limitations can be alleviated </w:t>
      </w:r>
      <w:r w:rsidR="00FB1A02" w:rsidRPr="00CF7E03">
        <w:rPr>
          <w:rFonts w:ascii="Arial" w:eastAsiaTheme="minorEastAsia" w:hAnsi="Arial" w:cs="Arial"/>
          <w:sz w:val="22"/>
          <w:szCs w:val="22"/>
          <w:lang w:eastAsia="zh-CN"/>
        </w:rPr>
        <w:t>at</w:t>
      </w:r>
      <w:r w:rsidR="006A0938" w:rsidRPr="00CF7E03">
        <w:rPr>
          <w:rFonts w:ascii="Arial" w:eastAsiaTheme="minorEastAsia" w:hAnsi="Arial" w:cs="Arial"/>
          <w:sz w:val="22"/>
          <w:szCs w:val="22"/>
          <w:lang w:eastAsia="zh-CN"/>
        </w:rPr>
        <w:t xml:space="preserve"> </w:t>
      </w:r>
      <w:r w:rsidR="00D25B4B" w:rsidRPr="00CF7E03">
        <w:rPr>
          <w:rFonts w:ascii="Arial" w:eastAsiaTheme="minorEastAsia" w:hAnsi="Arial" w:cs="Arial"/>
          <w:sz w:val="22"/>
          <w:szCs w:val="22"/>
          <w:lang w:eastAsia="zh-CN"/>
        </w:rPr>
        <w:t>12</w:t>
      </w:r>
      <w:r w:rsidR="00D25B4B">
        <w:rPr>
          <w:rFonts w:ascii="Arial" w:eastAsiaTheme="minorEastAsia" w:hAnsi="Arial" w:cs="Arial" w:hint="eastAsia"/>
          <w:sz w:val="22"/>
          <w:szCs w:val="22"/>
          <w:lang w:eastAsia="zh-CN"/>
        </w:rPr>
        <w:t>00</w:t>
      </w:r>
      <w:r w:rsidR="00D25B4B" w:rsidRPr="00CF7E03">
        <w:rPr>
          <w:rFonts w:ascii="Arial" w:eastAsiaTheme="minorEastAsia" w:hAnsi="Arial" w:cs="Arial"/>
          <w:sz w:val="22"/>
          <w:szCs w:val="22"/>
          <w:lang w:eastAsia="zh-CN"/>
        </w:rPr>
        <w:t> °C</w:t>
      </w:r>
      <w:r w:rsidR="006A0938" w:rsidRPr="00CF7E03">
        <w:rPr>
          <w:rFonts w:ascii="Arial" w:eastAsiaTheme="minorEastAsia" w:hAnsi="Arial" w:cs="Arial"/>
          <w:sz w:val="22"/>
          <w:szCs w:val="22"/>
          <w:lang w:eastAsia="zh-CN"/>
        </w:rPr>
        <w:t>.</w:t>
      </w:r>
      <w:r w:rsidR="00A303EC">
        <w:rPr>
          <w:rFonts w:ascii="Arial" w:eastAsiaTheme="minorEastAsia" w:hAnsi="Arial" w:cs="Arial" w:hint="eastAsia"/>
          <w:sz w:val="22"/>
          <w:vertAlign w:val="superscript"/>
          <w:lang w:eastAsia="zh-CN"/>
        </w:rPr>
        <w:t>30</w:t>
      </w:r>
      <w:r w:rsidR="000C4E16" w:rsidRPr="00CF7E03">
        <w:rPr>
          <w:rFonts w:ascii="Arial" w:eastAsiaTheme="minorEastAsia" w:hAnsi="Arial" w:cs="Arial"/>
          <w:sz w:val="22"/>
          <w:szCs w:val="22"/>
          <w:lang w:eastAsia="zh-CN"/>
        </w:rPr>
        <w:t xml:space="preserv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production becomes more thermodynamically favorable </w:t>
      </w:r>
      <w:r w:rsidR="00081245">
        <w:rPr>
          <w:rFonts w:ascii="Arial" w:eastAsiaTheme="minorEastAsia" w:hAnsi="Arial" w:cs="Arial"/>
          <w:sz w:val="22"/>
          <w:szCs w:val="22"/>
          <w:lang w:eastAsia="zh-CN"/>
        </w:rPr>
        <w:t>at</w:t>
      </w:r>
      <w:r w:rsidR="00081245"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high temperatures</w:t>
      </w:r>
      <w:r w:rsidR="00081245">
        <w:rPr>
          <w:rFonts w:ascii="Arial" w:eastAsiaTheme="minorEastAsia" w:hAnsi="Arial" w:cs="Arial"/>
          <w:sz w:val="22"/>
          <w:szCs w:val="22"/>
          <w:lang w:eastAsia="zh-CN"/>
        </w:rPr>
        <w:t>;</w:t>
      </w:r>
      <w:r w:rsidR="000C4E16" w:rsidRPr="00CF7E03">
        <w:rPr>
          <w:rFonts w:ascii="Arial" w:eastAsiaTheme="minorEastAsia" w:hAnsi="Arial" w:cs="Arial"/>
          <w:sz w:val="22"/>
          <w:szCs w:val="22"/>
          <w:lang w:eastAsia="zh-CN"/>
        </w:rPr>
        <w:t xml:space="preserve"> </w:t>
      </w:r>
      <w:r w:rsidR="007C3475">
        <w:rPr>
          <w:rFonts w:ascii="Arial" w:eastAsiaTheme="minorEastAsia" w:hAnsi="Arial" w:cs="Arial" w:hint="eastAsia"/>
          <w:sz w:val="22"/>
          <w:szCs w:val="22"/>
          <w:lang w:eastAsia="zh-CN"/>
        </w:rPr>
        <w:t>however,</w:t>
      </w:r>
      <w:r w:rsidR="00CC0365" w:rsidRPr="00CF7E03">
        <w:rPr>
          <w:rFonts w:ascii="Arial" w:eastAsiaTheme="minorEastAsia" w:hAnsi="Arial" w:cs="Arial"/>
          <w:sz w:val="22"/>
          <w:szCs w:val="22"/>
          <w:lang w:eastAsia="zh-CN"/>
        </w:rPr>
        <w:t xml:space="preserve"> </w:t>
      </w:r>
      <w:r w:rsidR="00081245">
        <w:rPr>
          <w:rFonts w:ascii="Arial" w:eastAsiaTheme="minorEastAsia" w:hAnsi="Arial" w:cs="Arial"/>
          <w:sz w:val="22"/>
          <w:szCs w:val="22"/>
          <w:lang w:eastAsia="zh-CN"/>
        </w:rPr>
        <w:t xml:space="preserve">these conditions </w:t>
      </w:r>
      <w:r w:rsidR="000C4E16" w:rsidRPr="00CF7E03">
        <w:rPr>
          <w:rFonts w:ascii="Arial" w:eastAsiaTheme="minorEastAsia" w:hAnsi="Arial" w:cs="Arial"/>
          <w:sz w:val="22"/>
          <w:szCs w:val="22"/>
          <w:lang w:eastAsia="zh-CN"/>
        </w:rPr>
        <w:t>also promote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decomposition</w:t>
      </w:r>
      <w:r w:rsidR="003E18D7">
        <w:rPr>
          <w:rFonts w:ascii="Arial" w:eastAsiaTheme="minorEastAsia" w:hAnsi="Arial" w:cs="Arial" w:hint="eastAsia"/>
          <w:sz w:val="22"/>
          <w:szCs w:val="22"/>
          <w:lang w:eastAsia="zh-CN"/>
        </w:rPr>
        <w:t xml:space="preserve"> (</w:t>
      </w:r>
      <w:r w:rsidR="003E18D7" w:rsidRPr="00CF7E03">
        <w:rPr>
          <w:rFonts w:ascii="Arial" w:eastAsiaTheme="minorEastAsia" w:hAnsi="Arial" w:cs="Arial"/>
          <w:b/>
          <w:bCs/>
          <w:sz w:val="22"/>
          <w:szCs w:val="22"/>
          <w:lang w:eastAsia="zh-CN"/>
        </w:rPr>
        <w:t>Fig. 4a</w:t>
      </w:r>
      <w:r w:rsidR="003E18D7">
        <w:rPr>
          <w:rFonts w:ascii="Arial" w:eastAsiaTheme="minorEastAsia" w:hAnsi="Arial" w:cs="Arial" w:hint="eastAsia"/>
          <w:sz w:val="22"/>
          <w:szCs w:val="22"/>
          <w:lang w:eastAsia="zh-CN"/>
        </w:rPr>
        <w:t>)</w:t>
      </w:r>
      <w:r w:rsidR="000C4E16" w:rsidRPr="00CF7E03">
        <w:rPr>
          <w:rFonts w:ascii="Arial" w:eastAsiaTheme="minorEastAsia" w:hAnsi="Arial" w:cs="Arial"/>
          <w:sz w:val="22"/>
          <w:szCs w:val="22"/>
          <w:lang w:eastAsia="zh-CN"/>
        </w:rPr>
        <w:t>. Thus</w:t>
      </w:r>
      <w:r w:rsidR="000960A4"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achieving</w:t>
      </w:r>
      <w:r w:rsidR="00C7767F" w:rsidRPr="00CF7E03">
        <w:rPr>
          <w:rFonts w:ascii="Arial" w:eastAsiaTheme="minorEastAsia" w:hAnsi="Arial" w:cs="Arial"/>
          <w:sz w:val="22"/>
          <w:szCs w:val="22"/>
          <w:lang w:eastAsia="zh-CN"/>
        </w:rPr>
        <w:t xml:space="preserve"> reasonable 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yield</w:t>
      </w:r>
      <w:r w:rsidR="00334DCC" w:rsidRPr="00CF7E03">
        <w:rPr>
          <w:rFonts w:ascii="Arial" w:eastAsiaTheme="minorEastAsia" w:hAnsi="Arial" w:cs="Arial"/>
          <w:sz w:val="22"/>
          <w:szCs w:val="22"/>
          <w:lang w:eastAsia="zh-CN"/>
        </w:rPr>
        <w:t>s</w:t>
      </w:r>
      <w:r w:rsidR="00577E7E" w:rsidRPr="00CF7E03">
        <w:rPr>
          <w:rFonts w:ascii="Arial" w:eastAsiaTheme="minorEastAsia" w:hAnsi="Arial" w:cs="Arial"/>
          <w:sz w:val="22"/>
          <w:szCs w:val="22"/>
          <w:lang w:eastAsia="zh-CN"/>
        </w:rPr>
        <w:t xml:space="preserve"> from CH</w:t>
      </w:r>
      <w:r w:rsidR="00577E7E" w:rsidRPr="00CF7E03">
        <w:rPr>
          <w:rFonts w:ascii="Arial" w:eastAsiaTheme="minorEastAsia" w:hAnsi="Arial" w:cs="Arial"/>
          <w:sz w:val="22"/>
          <w:szCs w:val="22"/>
          <w:vertAlign w:val="subscript"/>
          <w:lang w:eastAsia="zh-CN"/>
        </w:rPr>
        <w:t>4</w:t>
      </w:r>
      <w:r w:rsidR="00C7767F" w:rsidRPr="00CF7E03">
        <w:rPr>
          <w:rFonts w:ascii="Arial" w:eastAsiaTheme="minorEastAsia" w:hAnsi="Arial" w:cs="Arial"/>
          <w:sz w:val="22"/>
          <w:szCs w:val="22"/>
          <w:lang w:eastAsia="zh-CN"/>
        </w:rPr>
        <w:t xml:space="preserve"> </w:t>
      </w:r>
      <w:r w:rsidR="00334DCC" w:rsidRPr="00CF7E03">
        <w:rPr>
          <w:rFonts w:ascii="Arial" w:eastAsiaTheme="minorEastAsia" w:hAnsi="Arial" w:cs="Arial"/>
          <w:sz w:val="22"/>
          <w:szCs w:val="22"/>
          <w:lang w:eastAsia="zh-CN"/>
        </w:rPr>
        <w:t xml:space="preserve">necessitates </w:t>
      </w:r>
      <w:r w:rsidR="000960A4" w:rsidRPr="00CF7E03">
        <w:rPr>
          <w:rFonts w:ascii="Arial" w:eastAsiaTheme="minorEastAsia" w:hAnsi="Arial" w:cs="Arial"/>
          <w:sz w:val="22"/>
          <w:szCs w:val="22"/>
          <w:lang w:eastAsia="zh-CN"/>
        </w:rPr>
        <w:t>high reaction temperature</w:t>
      </w:r>
      <w:r w:rsidR="00334DCC" w:rsidRPr="00CF7E03">
        <w:rPr>
          <w:rFonts w:ascii="Arial" w:eastAsiaTheme="minorEastAsia" w:hAnsi="Arial" w:cs="Arial"/>
          <w:sz w:val="22"/>
          <w:szCs w:val="22"/>
          <w:lang w:eastAsia="zh-CN"/>
        </w:rPr>
        <w:t>s</w:t>
      </w:r>
      <w:r w:rsidR="000960A4" w:rsidRPr="00CF7E03">
        <w:rPr>
          <w:rFonts w:ascii="Arial" w:eastAsiaTheme="minorEastAsia" w:hAnsi="Arial" w:cs="Arial"/>
          <w:sz w:val="22"/>
          <w:szCs w:val="22"/>
          <w:lang w:eastAsia="zh-CN"/>
        </w:rPr>
        <w:t xml:space="preserve"> and </w:t>
      </w:r>
      <w:r w:rsidR="00C7767F" w:rsidRPr="00CF7E03">
        <w:rPr>
          <w:rFonts w:ascii="Arial" w:eastAsiaTheme="minorEastAsia" w:hAnsi="Arial" w:cs="Arial"/>
          <w:sz w:val="22"/>
          <w:szCs w:val="22"/>
          <w:lang w:eastAsia="zh-CN"/>
        </w:rPr>
        <w:t xml:space="preserve">rapid quenching of </w:t>
      </w:r>
      <w:r w:rsidR="00334DCC" w:rsidRPr="00CF7E03">
        <w:rPr>
          <w:rFonts w:ascii="Arial" w:eastAsiaTheme="minorEastAsia" w:hAnsi="Arial" w:cs="Arial"/>
          <w:sz w:val="22"/>
          <w:szCs w:val="22"/>
          <w:lang w:eastAsia="zh-CN"/>
        </w:rPr>
        <w:t xml:space="preserve">the </w:t>
      </w:r>
      <w:r w:rsidR="00C7767F" w:rsidRPr="00CF7E03">
        <w:rPr>
          <w:rFonts w:ascii="Arial" w:eastAsiaTheme="minorEastAsia" w:hAnsi="Arial" w:cs="Arial"/>
          <w:sz w:val="22"/>
          <w:szCs w:val="22"/>
          <w:lang w:eastAsia="zh-CN"/>
        </w:rPr>
        <w:t>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stream.</w:t>
      </w:r>
    </w:p>
    <w:p w14:paraId="482A9A56" w14:textId="5916427C" w:rsidR="00F5052C" w:rsidRPr="00CF7E03" w:rsidRDefault="00992736" w:rsidP="005C1756">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w:t>
      </w:r>
      <w:r w:rsidR="005E5377" w:rsidRPr="00CF7E03">
        <w:rPr>
          <w:rFonts w:ascii="Arial" w:eastAsiaTheme="minorEastAsia" w:hAnsi="Arial" w:cs="Arial"/>
          <w:sz w:val="22"/>
          <w:szCs w:val="22"/>
          <w:lang w:eastAsia="zh-CN"/>
        </w:rPr>
        <w:t>wo primary commercial technologies for direct C</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H</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 xml:space="preserve"> production a</w:t>
      </w:r>
      <w:commentRangeStart w:id="480"/>
      <w:commentRangeStart w:id="481"/>
      <w:r w:rsidR="005E5377" w:rsidRPr="00CF7E03">
        <w:rPr>
          <w:rFonts w:ascii="Arial" w:eastAsiaTheme="minorEastAsia" w:hAnsi="Arial" w:cs="Arial"/>
          <w:sz w:val="22"/>
          <w:szCs w:val="22"/>
          <w:lang w:eastAsia="zh-CN"/>
        </w:rPr>
        <w:t xml:space="preserve">re </w:t>
      </w:r>
      <w:r w:rsidR="00081245">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ins w:id="482" w:author="Zhang  Zihao" w:date="2024-08-28T15:19:00Z" w16du:dateUtc="2024-08-28T13:19:00Z">
        <w:r w:rsidR="00452C5B">
          <w:rPr>
            <w:rFonts w:ascii="Arial" w:eastAsiaTheme="minorEastAsia" w:hAnsi="Arial" w:cs="Arial" w:hint="eastAsia"/>
            <w:sz w:val="22"/>
            <w:szCs w:val="22"/>
            <w:lang w:eastAsia="zh-CN"/>
          </w:rPr>
          <w:t xml:space="preserve"> </w:t>
        </w:r>
      </w:ins>
      <w:del w:id="483" w:author="Zhang  Zihao" w:date="2024-08-28T15:19:00Z" w16du:dateUtc="2024-08-28T13:19:00Z">
        <w:r w:rsidR="005E5377" w:rsidRPr="00CF7E03" w:rsidDel="00452C5B">
          <w:rPr>
            <w:rFonts w:ascii="Arial" w:eastAsiaTheme="minorEastAsia" w:hAnsi="Arial" w:cs="Arial"/>
            <w:sz w:val="22"/>
            <w:szCs w:val="22"/>
            <w:lang w:eastAsia="zh-CN"/>
          </w:rPr>
          <w:delText>,</w:delText>
        </w:r>
        <w:r w:rsidR="00FD0743" w:rsidRPr="00CF7E03" w:rsidDel="00452C5B">
          <w:rPr>
            <w:rFonts w:ascii="Arial" w:eastAsiaTheme="minorEastAsia" w:hAnsi="Arial" w:cs="Arial"/>
            <w:sz w:val="22"/>
            <w:szCs w:val="22"/>
            <w:lang w:eastAsia="zh-CN"/>
          </w:rPr>
          <w:delText xml:space="preserve"> developed by BASF</w:delText>
        </w:r>
        <w:r w:rsidR="00DE77F1" w:rsidRPr="00CF7E03" w:rsidDel="00452C5B">
          <w:rPr>
            <w:rFonts w:ascii="Arial" w:eastAsiaTheme="minorEastAsia" w:hAnsi="Arial" w:cs="Arial"/>
            <w:sz w:val="22"/>
            <w:szCs w:val="22"/>
            <w:lang w:eastAsia="zh-CN"/>
          </w:rPr>
          <w:delText xml:space="preserve"> in 1950</w:delText>
        </w:r>
        <w:r w:rsidR="005E5377" w:rsidRPr="00CF7E03" w:rsidDel="00452C5B">
          <w:rPr>
            <w:rFonts w:ascii="Arial" w:eastAsiaTheme="minorEastAsia" w:hAnsi="Arial" w:cs="Arial"/>
            <w:sz w:val="22"/>
            <w:szCs w:val="22"/>
            <w:lang w:eastAsia="zh-CN"/>
          </w:rPr>
          <w:delText>,</w:delText>
        </w:r>
        <w:r w:rsidR="00DE77F1" w:rsidRPr="00CF7E03" w:rsidDel="00452C5B">
          <w:rPr>
            <w:rFonts w:ascii="Arial" w:eastAsiaTheme="minorEastAsia" w:hAnsi="Arial" w:cs="Arial"/>
            <w:sz w:val="22"/>
            <w:szCs w:val="22"/>
            <w:lang w:eastAsia="zh-CN"/>
          </w:rPr>
          <w:delText xml:space="preserve"> </w:delText>
        </w:r>
      </w:del>
      <w:r w:rsidR="00DE77F1" w:rsidRPr="00CF7E03">
        <w:rPr>
          <w:rFonts w:ascii="Arial" w:eastAsiaTheme="minorEastAsia" w:hAnsi="Arial" w:cs="Arial"/>
          <w:sz w:val="22"/>
          <w:szCs w:val="22"/>
          <w:lang w:eastAsia="zh-CN"/>
        </w:rPr>
        <w:t xml:space="preserve">and </w:t>
      </w:r>
      <w:del w:id="484" w:author="Zhang  Zihao" w:date="2024-08-28T15:19:00Z" w16du:dateUtc="2024-08-28T13:19:00Z">
        <w:r w:rsidR="005E5377" w:rsidRPr="00CF7E03" w:rsidDel="00452C5B">
          <w:rPr>
            <w:rFonts w:ascii="Arial" w:eastAsiaTheme="minorEastAsia" w:hAnsi="Arial" w:cs="Arial"/>
            <w:sz w:val="22"/>
            <w:szCs w:val="22"/>
            <w:lang w:eastAsia="zh-CN"/>
          </w:rPr>
          <w:delText xml:space="preserve">the </w:delText>
        </w:r>
      </w:del>
      <w:del w:id="485" w:author="Zhang  Zihao" w:date="2024-08-28T15:18:00Z" w16du:dateUtc="2024-08-28T13:18:00Z">
        <w:r w:rsidR="00DE77F1" w:rsidRPr="00CF7E03" w:rsidDel="00452C5B">
          <w:rPr>
            <w:rFonts w:ascii="Arial" w:eastAsiaTheme="minorEastAsia" w:hAnsi="Arial" w:cs="Arial"/>
            <w:sz w:val="22"/>
            <w:szCs w:val="22"/>
            <w:lang w:eastAsia="zh-CN"/>
          </w:rPr>
          <w:delText>electric arc</w:delText>
        </w:r>
        <w:r w:rsidR="001945A5" w:rsidRPr="00CF7E03" w:rsidDel="00452C5B">
          <w:rPr>
            <w:rFonts w:ascii="Arial" w:eastAsiaTheme="minorEastAsia" w:hAnsi="Arial" w:cs="Arial"/>
            <w:sz w:val="22"/>
            <w:szCs w:val="22"/>
            <w:lang w:eastAsia="zh-CN"/>
          </w:rPr>
          <w:delText xml:space="preserve"> (</w:delText>
        </w:r>
        <w:r w:rsidR="005E5377" w:rsidRPr="00CF7E03" w:rsidDel="00452C5B">
          <w:rPr>
            <w:rFonts w:ascii="Arial" w:eastAsiaTheme="minorEastAsia" w:hAnsi="Arial" w:cs="Arial"/>
            <w:sz w:val="22"/>
            <w:szCs w:val="22"/>
            <w:lang w:eastAsia="zh-CN"/>
          </w:rPr>
          <w:delText>known as</w:delText>
        </w:r>
        <w:r w:rsidR="001945A5" w:rsidRPr="00CF7E03" w:rsidDel="00452C5B">
          <w:rPr>
            <w:rFonts w:ascii="Arial" w:eastAsiaTheme="minorEastAsia" w:hAnsi="Arial" w:cs="Arial"/>
            <w:sz w:val="22"/>
            <w:szCs w:val="22"/>
            <w:lang w:eastAsia="zh-CN"/>
          </w:rPr>
          <w:delText xml:space="preserve"> </w:delText>
        </w:r>
      </w:del>
      <w:r w:rsidR="001945A5" w:rsidRPr="00CF7E03">
        <w:rPr>
          <w:rFonts w:ascii="Arial" w:eastAsiaTheme="minorEastAsia" w:hAnsi="Arial" w:cs="Arial"/>
          <w:sz w:val="22"/>
          <w:szCs w:val="22"/>
          <w:lang w:eastAsia="zh-CN"/>
        </w:rPr>
        <w:t>thermal plasma</w:t>
      </w:r>
      <w:del w:id="486" w:author="Zhang  Zihao" w:date="2024-08-28T15:18:00Z" w16du:dateUtc="2024-08-28T13:18:00Z">
        <w:r w:rsidR="001945A5" w:rsidRPr="00CF7E03" w:rsidDel="00452C5B">
          <w:rPr>
            <w:rFonts w:ascii="Arial" w:eastAsiaTheme="minorEastAsia" w:hAnsi="Arial" w:cs="Arial"/>
            <w:sz w:val="22"/>
            <w:szCs w:val="22"/>
            <w:lang w:eastAsia="zh-CN"/>
          </w:rPr>
          <w:delText>)</w:delText>
        </w:r>
        <w:r w:rsidR="005E5377" w:rsidRPr="00CF7E03" w:rsidDel="00452C5B">
          <w:rPr>
            <w:rFonts w:ascii="Arial" w:eastAsiaTheme="minorEastAsia" w:hAnsi="Arial" w:cs="Arial"/>
            <w:sz w:val="22"/>
            <w:szCs w:val="22"/>
            <w:lang w:eastAsia="zh-CN"/>
          </w:rPr>
          <w:delText>,</w:delText>
        </w:r>
        <w:r w:rsidR="001945A5" w:rsidRPr="00CF7E03" w:rsidDel="00452C5B">
          <w:rPr>
            <w:rFonts w:ascii="Arial" w:eastAsiaTheme="minorEastAsia" w:hAnsi="Arial" w:cs="Arial"/>
            <w:sz w:val="22"/>
            <w:szCs w:val="22"/>
            <w:lang w:eastAsia="zh-CN"/>
          </w:rPr>
          <w:delText xml:space="preserve"> </w:delText>
        </w:r>
        <w:r w:rsidR="00DE77F1" w:rsidRPr="00CF7E03" w:rsidDel="00452C5B">
          <w:rPr>
            <w:rFonts w:ascii="Arial" w:eastAsiaTheme="minorEastAsia" w:hAnsi="Arial" w:cs="Arial"/>
            <w:sz w:val="22"/>
            <w:szCs w:val="22"/>
            <w:lang w:eastAsia="zh-CN"/>
          </w:rPr>
          <w:delText>developed by Hüls in 1940</w:delText>
        </w:r>
      </w:del>
      <w:r w:rsidR="00DE77F1" w:rsidRPr="00CF7E03">
        <w:rPr>
          <w:rFonts w:ascii="Arial" w:eastAsiaTheme="minorEastAsia" w:hAnsi="Arial" w:cs="Arial"/>
          <w:sz w:val="22"/>
          <w:szCs w:val="22"/>
          <w:lang w:eastAsia="zh-CN"/>
        </w:rPr>
        <w:t xml:space="preserve">. </w:t>
      </w:r>
      <w:commentRangeEnd w:id="480"/>
      <w:r w:rsidR="00E7674C">
        <w:rPr>
          <w:rStyle w:val="CommentReference"/>
        </w:rPr>
        <w:commentReference w:id="480"/>
      </w:r>
      <w:commentRangeEnd w:id="481"/>
      <w:r w:rsidR="00452C5B">
        <w:rPr>
          <w:rStyle w:val="CommentReference"/>
        </w:rPr>
        <w:commentReference w:id="481"/>
      </w:r>
      <w:r w:rsidR="006C7FA0" w:rsidRPr="00CF7E03">
        <w:rPr>
          <w:rFonts w:ascii="Arial" w:eastAsiaTheme="minorEastAsia" w:hAnsi="Arial" w:cs="Arial"/>
          <w:sz w:val="22"/>
          <w:szCs w:val="22"/>
          <w:lang w:eastAsia="zh-CN"/>
        </w:rPr>
        <w:t xml:space="preserve">These technologies have explored various carbon </w:t>
      </w:r>
      <w:r w:rsidR="00551D1E" w:rsidRPr="00CF7E03">
        <w:rPr>
          <w:rFonts w:ascii="Arial" w:eastAsiaTheme="minorEastAsia" w:hAnsi="Arial" w:cs="Arial"/>
          <w:sz w:val="22"/>
          <w:szCs w:val="22"/>
          <w:lang w:eastAsia="zh-CN"/>
        </w:rPr>
        <w:t>resources</w:t>
      </w:r>
      <w:r w:rsidR="006C7FA0" w:rsidRPr="00CF7E03">
        <w:rPr>
          <w:rFonts w:ascii="Arial" w:eastAsiaTheme="minorEastAsia" w:hAnsi="Arial" w:cs="Arial"/>
          <w:sz w:val="22"/>
          <w:szCs w:val="22"/>
          <w:lang w:eastAsia="zh-CN"/>
        </w:rPr>
        <w:t xml:space="preserve">, </w:t>
      </w:r>
      <w:r w:rsidR="00551D1E" w:rsidRPr="00CF7E03">
        <w:rPr>
          <w:rFonts w:ascii="Arial" w:eastAsiaTheme="minorEastAsia" w:hAnsi="Arial" w:cs="Arial"/>
          <w:sz w:val="22"/>
          <w:szCs w:val="22"/>
          <w:lang w:eastAsia="zh-CN"/>
        </w:rPr>
        <w:t xml:space="preserve">including </w:t>
      </w:r>
      <w:r w:rsidR="00A87C2A" w:rsidRPr="00CF7E03">
        <w:rPr>
          <w:rFonts w:ascii="Arial" w:eastAsiaTheme="minorEastAsia" w:hAnsi="Arial" w:cs="Arial"/>
          <w:sz w:val="22"/>
          <w:szCs w:val="22"/>
          <w:lang w:eastAsia="zh-CN"/>
        </w:rPr>
        <w:t>crude oil,</w:t>
      </w:r>
      <w:r w:rsidR="00551D1E" w:rsidRPr="00CF7E03">
        <w:rPr>
          <w:rFonts w:ascii="Arial" w:eastAsiaTheme="minorEastAsia" w:hAnsi="Arial" w:cs="Arial"/>
          <w:sz w:val="22"/>
          <w:szCs w:val="22"/>
          <w:lang w:eastAsia="zh-CN"/>
        </w:rPr>
        <w:t xml:space="preserve"> naphtha</w:t>
      </w:r>
      <w:r w:rsidR="006C7FA0" w:rsidRPr="00CF7E03">
        <w:rPr>
          <w:rFonts w:ascii="Arial" w:eastAsiaTheme="minorEastAsia" w:hAnsi="Arial" w:cs="Arial"/>
          <w:sz w:val="22"/>
          <w:szCs w:val="22"/>
          <w:lang w:eastAsia="zh-CN"/>
        </w:rPr>
        <w:t>, and</w:t>
      </w:r>
      <w:r w:rsidR="00551D1E" w:rsidRPr="00CF7E03">
        <w:rPr>
          <w:rFonts w:ascii="Arial" w:eastAsiaTheme="minorEastAsia" w:hAnsi="Arial" w:cs="Arial"/>
          <w:sz w:val="22"/>
          <w:szCs w:val="22"/>
          <w:lang w:eastAsia="zh-CN"/>
        </w:rPr>
        <w:t xml:space="preserve"> coal</w:t>
      </w:r>
      <w:r w:rsidR="006C7FA0" w:rsidRPr="00CF7E03">
        <w:rPr>
          <w:rFonts w:ascii="Arial" w:eastAsiaTheme="minorEastAsia" w:hAnsi="Arial" w:cs="Arial"/>
          <w:sz w:val="22"/>
          <w:szCs w:val="22"/>
          <w:lang w:eastAsia="zh-CN"/>
        </w:rPr>
        <w:t>, but</w:t>
      </w:r>
      <w:r w:rsidR="00A87C2A" w:rsidRPr="00CF7E03">
        <w:rPr>
          <w:rFonts w:ascii="Arial" w:eastAsiaTheme="minorEastAsia" w:hAnsi="Arial" w:cs="Arial"/>
          <w:sz w:val="22"/>
          <w:szCs w:val="22"/>
          <w:lang w:eastAsia="zh-CN"/>
        </w:rPr>
        <w:t xml:space="preserve"> natural gas </w:t>
      </w:r>
      <w:r w:rsidR="006C7FA0" w:rsidRPr="00CF7E03">
        <w:rPr>
          <w:rFonts w:ascii="Arial" w:eastAsiaTheme="minorEastAsia" w:hAnsi="Arial" w:cs="Arial"/>
          <w:sz w:val="22"/>
          <w:szCs w:val="22"/>
          <w:lang w:eastAsia="zh-CN"/>
        </w:rPr>
        <w:t xml:space="preserve">remains the only feedstock </w:t>
      </w:r>
      <w:r w:rsidR="00C92833" w:rsidRPr="00CF7E03">
        <w:rPr>
          <w:rFonts w:ascii="Arial" w:eastAsiaTheme="minorEastAsia" w:hAnsi="Arial" w:cs="Arial"/>
          <w:sz w:val="22"/>
          <w:szCs w:val="22"/>
          <w:lang w:eastAsia="zh-CN"/>
        </w:rPr>
        <w:t>currently used</w:t>
      </w:r>
      <w:r w:rsidR="001B565E" w:rsidRPr="001B565E">
        <w:rPr>
          <w:rFonts w:ascii="Arial" w:eastAsiaTheme="minorEastAsia" w:hAnsi="Arial" w:cs="Arial"/>
          <w:sz w:val="22"/>
          <w:szCs w:val="22"/>
          <w:lang w:eastAsia="zh-CN"/>
        </w:rPr>
        <w:t xml:space="preserve"> </w:t>
      </w:r>
      <w:r w:rsidR="001B565E" w:rsidRPr="00CF7E03">
        <w:rPr>
          <w:rFonts w:ascii="Arial" w:eastAsiaTheme="minorEastAsia" w:hAnsi="Arial" w:cs="Arial"/>
          <w:sz w:val="22"/>
          <w:szCs w:val="22"/>
          <w:lang w:eastAsia="zh-CN"/>
        </w:rPr>
        <w:t>industrial</w:t>
      </w:r>
      <w:r w:rsidR="001B565E">
        <w:rPr>
          <w:rFonts w:ascii="Arial" w:eastAsiaTheme="minorEastAsia" w:hAnsi="Arial" w:cs="Arial"/>
          <w:sz w:val="22"/>
          <w:szCs w:val="22"/>
          <w:lang w:eastAsia="zh-CN"/>
        </w:rPr>
        <w:t>ly</w:t>
      </w:r>
      <w:r w:rsidR="00A87C2A"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 xml:space="preserve">The reactor </w:t>
      </w:r>
      <w:r w:rsidR="00E7674C">
        <w:rPr>
          <w:rFonts w:ascii="Arial" w:eastAsiaTheme="minorEastAsia" w:hAnsi="Arial" w:cs="Arial"/>
          <w:sz w:val="22"/>
          <w:szCs w:val="22"/>
          <w:lang w:eastAsia="zh-CN"/>
        </w:rPr>
        <w:t>concepts</w:t>
      </w:r>
      <w:r w:rsidR="00E7674C" w:rsidRPr="00CF7E03">
        <w:rPr>
          <w:rFonts w:ascii="Arial" w:eastAsiaTheme="minorEastAsia" w:hAnsi="Arial" w:cs="Arial"/>
          <w:sz w:val="22"/>
          <w:szCs w:val="22"/>
          <w:lang w:eastAsia="zh-CN"/>
        </w:rPr>
        <w:t xml:space="preserve"> </w:t>
      </w:r>
      <w:r w:rsidR="00DE6F7F" w:rsidRPr="00CF7E03">
        <w:rPr>
          <w:rFonts w:ascii="Arial" w:eastAsiaTheme="minorEastAsia" w:hAnsi="Arial" w:cs="Arial"/>
          <w:sz w:val="22"/>
          <w:szCs w:val="22"/>
          <w:lang w:eastAsia="zh-CN"/>
        </w:rPr>
        <w:t>are illustrated</w:t>
      </w:r>
      <w:r w:rsidR="00B33336" w:rsidRPr="00CF7E03">
        <w:rPr>
          <w:rFonts w:ascii="Arial" w:eastAsiaTheme="minorEastAsia" w:hAnsi="Arial" w:cs="Arial"/>
          <w:sz w:val="22"/>
          <w:szCs w:val="22"/>
          <w:lang w:eastAsia="zh-CN"/>
        </w:rPr>
        <w:t xml:space="preserve"> in </w:t>
      </w:r>
      <w:r w:rsidR="00B33336"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33336" w:rsidRPr="00CF7E03">
        <w:rPr>
          <w:rFonts w:ascii="Arial" w:eastAsiaTheme="minorEastAsia" w:hAnsi="Arial" w:cs="Arial"/>
          <w:b/>
          <w:bCs/>
          <w:sz w:val="22"/>
          <w:szCs w:val="22"/>
          <w:lang w:eastAsia="zh-CN"/>
        </w:rPr>
        <w:t>4c</w:t>
      </w:r>
      <w:r w:rsidR="00685FC0" w:rsidRPr="00CF7E03">
        <w:rPr>
          <w:rFonts w:ascii="Arial" w:eastAsiaTheme="minorEastAsia" w:hAnsi="Arial" w:cs="Arial"/>
          <w:sz w:val="22"/>
          <w:szCs w:val="22"/>
          <w:lang w:eastAsia="zh-CN"/>
        </w:rPr>
        <w:t>.</w:t>
      </w:r>
      <w:r w:rsidR="00B33336" w:rsidRPr="00CF7E03">
        <w:rPr>
          <w:rFonts w:ascii="Arial" w:eastAsiaTheme="minorEastAsia" w:hAnsi="Arial" w:cs="Arial"/>
          <w:sz w:val="22"/>
          <w:szCs w:val="22"/>
          <w:lang w:eastAsia="zh-CN"/>
        </w:rPr>
        <w:t xml:space="preserve"> In </w:t>
      </w:r>
      <w:r w:rsidR="00947C06"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A87C2A" w:rsidRPr="00CF7E03">
        <w:rPr>
          <w:rFonts w:ascii="Arial" w:eastAsiaTheme="minorEastAsia" w:hAnsi="Arial" w:cs="Arial"/>
          <w:sz w:val="22"/>
          <w:szCs w:val="22"/>
          <w:lang w:eastAsia="zh-CN"/>
        </w:rPr>
        <w:t xml:space="preserve"> process</w:t>
      </w:r>
      <w:r w:rsidR="00B33336" w:rsidRPr="00CF7E03">
        <w:rPr>
          <w:rFonts w:ascii="Arial" w:eastAsiaTheme="minorEastAsia" w:hAnsi="Arial" w:cs="Arial"/>
          <w:sz w:val="22"/>
          <w:szCs w:val="22"/>
          <w:lang w:eastAsia="zh-CN"/>
        </w:rPr>
        <w:t>, natural gas and O</w:t>
      </w:r>
      <w:r w:rsidR="00B33336" w:rsidRPr="00CF7E03">
        <w:rPr>
          <w:rFonts w:ascii="Arial" w:eastAsiaTheme="minorEastAsia" w:hAnsi="Arial" w:cs="Arial"/>
          <w:sz w:val="22"/>
          <w:szCs w:val="22"/>
          <w:vertAlign w:val="subscript"/>
          <w:lang w:eastAsia="zh-CN"/>
        </w:rPr>
        <w:t>2</w:t>
      </w:r>
      <w:r w:rsidR="00B33336" w:rsidRPr="00CF7E03">
        <w:rPr>
          <w:rFonts w:ascii="Arial" w:eastAsiaTheme="minorEastAsia" w:hAnsi="Arial" w:cs="Arial"/>
          <w:sz w:val="22"/>
          <w:szCs w:val="22"/>
          <w:lang w:eastAsia="zh-CN"/>
        </w:rPr>
        <w:t xml:space="preserve"> are preheated separately (to 600</w:t>
      </w:r>
      <w:r w:rsidR="005C1756" w:rsidRPr="00CF7E03">
        <w:rPr>
          <w:rFonts w:ascii="Arial" w:eastAsiaTheme="minorEastAsia" w:hAnsi="Arial" w:cs="Arial"/>
          <w:sz w:val="22"/>
          <w:szCs w:val="22"/>
          <w:lang w:eastAsia="zh-CN"/>
        </w:rPr>
        <w:t> </w:t>
      </w:r>
      <w:r w:rsidR="00B33336" w:rsidRPr="00CF7E03">
        <w:rPr>
          <w:rFonts w:ascii="Arial" w:eastAsiaTheme="minorEastAsia" w:hAnsi="Arial" w:cs="Arial"/>
          <w:sz w:val="22"/>
          <w:szCs w:val="22"/>
          <w:lang w:eastAsia="zh-CN"/>
        </w:rPr>
        <w:t>°C when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is used) </w:t>
      </w:r>
      <w:r w:rsidR="006B3129" w:rsidRPr="00CF7E03">
        <w:rPr>
          <w:rFonts w:ascii="Arial" w:eastAsiaTheme="minorEastAsia" w:hAnsi="Arial" w:cs="Arial"/>
          <w:sz w:val="22"/>
          <w:szCs w:val="22"/>
          <w:lang w:eastAsia="zh-CN"/>
        </w:rPr>
        <w:t>before</w:t>
      </w:r>
      <w:r w:rsidR="00B33336" w:rsidRPr="00CF7E03">
        <w:rPr>
          <w:rFonts w:ascii="Arial" w:eastAsiaTheme="minorEastAsia" w:hAnsi="Arial" w:cs="Arial"/>
          <w:sz w:val="22"/>
          <w:szCs w:val="22"/>
          <w:lang w:eastAsia="zh-CN"/>
        </w:rPr>
        <w:t xml:space="preserve"> </w:t>
      </w:r>
      <w:r w:rsidR="007A42A8" w:rsidRPr="00CF7E03">
        <w:rPr>
          <w:rFonts w:ascii="Arial" w:eastAsiaTheme="minorEastAsia" w:hAnsi="Arial" w:cs="Arial"/>
          <w:sz w:val="22"/>
          <w:szCs w:val="22"/>
          <w:lang w:eastAsia="zh-CN"/>
        </w:rPr>
        <w:t>mixing</w:t>
      </w:r>
      <w:r w:rsidR="00B33336" w:rsidRPr="00CF7E03">
        <w:rPr>
          <w:rFonts w:ascii="Arial" w:eastAsiaTheme="minorEastAsia" w:hAnsi="Arial" w:cs="Arial"/>
          <w:sz w:val="22"/>
          <w:szCs w:val="22"/>
          <w:lang w:eastAsia="zh-CN"/>
        </w:rPr>
        <w:t xml:space="preserve"> in the diffuser</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 xml:space="preserve">and </w:t>
      </w:r>
      <w:r w:rsidR="007A42A8" w:rsidRPr="00CF7E03">
        <w:rPr>
          <w:rFonts w:ascii="Arial" w:eastAsiaTheme="minorEastAsia" w:hAnsi="Arial" w:cs="Arial"/>
          <w:sz w:val="22"/>
          <w:szCs w:val="22"/>
          <w:lang w:eastAsia="zh-CN"/>
        </w:rPr>
        <w:t>passing through the burner and reaction chamber.</w:t>
      </w:r>
      <w:r w:rsidR="00F24CE8" w:rsidRPr="00F24CE8">
        <w:rPr>
          <w:rFonts w:ascii="Arial" w:hAnsi="Arial" w:cs="Arial"/>
          <w:sz w:val="22"/>
          <w:vertAlign w:val="superscript"/>
        </w:rPr>
        <w:t>5</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Approximately</w:t>
      </w:r>
      <w:r w:rsidR="00D15E82" w:rsidRPr="00CF7E03">
        <w:rPr>
          <w:rFonts w:ascii="Arial" w:eastAsiaTheme="minorEastAsia" w:hAnsi="Arial" w:cs="Arial"/>
          <w:sz w:val="22"/>
          <w:szCs w:val="22"/>
          <w:lang w:eastAsia="zh-CN"/>
        </w:rPr>
        <w:t xml:space="preserve"> 60% of </w:t>
      </w:r>
      <w:r w:rsidR="001062DA">
        <w:rPr>
          <w:rFonts w:ascii="Arial" w:eastAsiaTheme="minorEastAsia" w:hAnsi="Arial" w:cs="Arial"/>
          <w:sz w:val="22"/>
          <w:szCs w:val="22"/>
          <w:lang w:eastAsia="zh-CN"/>
        </w:rPr>
        <w:t xml:space="preserve">the </w:t>
      </w:r>
      <w:r w:rsidR="00D15E82" w:rsidRPr="00CF7E03">
        <w:rPr>
          <w:rFonts w:ascii="Arial" w:eastAsiaTheme="minorEastAsia" w:hAnsi="Arial" w:cs="Arial"/>
          <w:sz w:val="22"/>
          <w:szCs w:val="22"/>
          <w:lang w:eastAsia="zh-CN"/>
        </w:rPr>
        <w:t>CH</w:t>
      </w:r>
      <w:r w:rsidR="00D15E82" w:rsidRPr="00CF7E03">
        <w:rPr>
          <w:rFonts w:ascii="Arial" w:eastAsiaTheme="minorEastAsia" w:hAnsi="Arial" w:cs="Arial"/>
          <w:sz w:val="22"/>
          <w:szCs w:val="22"/>
          <w:vertAlign w:val="subscript"/>
          <w:lang w:eastAsia="zh-CN"/>
        </w:rPr>
        <w:t>4</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combust</w:t>
      </w:r>
      <w:r w:rsidR="003C6AEA" w:rsidRPr="00CF7E03">
        <w:rPr>
          <w:rFonts w:ascii="Arial" w:eastAsiaTheme="minorEastAsia" w:hAnsi="Arial" w:cs="Arial"/>
          <w:sz w:val="22"/>
          <w:szCs w:val="22"/>
          <w:lang w:eastAsia="zh-CN"/>
        </w:rPr>
        <w:t>s</w:t>
      </w:r>
      <w:r w:rsidR="00D15E82"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with</w:t>
      </w:r>
      <w:r w:rsidR="00D15E82" w:rsidRPr="00CF7E03">
        <w:rPr>
          <w:rFonts w:ascii="Arial" w:eastAsiaTheme="minorEastAsia" w:hAnsi="Arial" w:cs="Arial"/>
          <w:sz w:val="22"/>
          <w:szCs w:val="22"/>
          <w:lang w:eastAsia="zh-CN"/>
        </w:rPr>
        <w:t xml:space="preserve"> O</w:t>
      </w:r>
      <w:r w:rsidR="00D15E82" w:rsidRPr="00CF7E03">
        <w:rPr>
          <w:rFonts w:ascii="Arial" w:eastAsiaTheme="minorEastAsia" w:hAnsi="Arial" w:cs="Arial"/>
          <w:sz w:val="22"/>
          <w:szCs w:val="22"/>
          <w:vertAlign w:val="subscript"/>
          <w:lang w:eastAsia="zh-CN"/>
        </w:rPr>
        <w:t>2</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 xml:space="preserve">in the burner </w:t>
      </w:r>
      <w:r w:rsidR="00D15E82" w:rsidRPr="00CF7E03">
        <w:rPr>
          <w:rFonts w:ascii="Arial" w:eastAsiaTheme="minorEastAsia" w:hAnsi="Arial" w:cs="Arial"/>
          <w:sz w:val="22"/>
          <w:szCs w:val="22"/>
          <w:lang w:eastAsia="zh-CN"/>
        </w:rPr>
        <w:t xml:space="preserve">to </w:t>
      </w:r>
      <w:r w:rsidR="00A33326" w:rsidRPr="00CF7E03">
        <w:rPr>
          <w:rFonts w:ascii="Arial" w:eastAsiaTheme="minorEastAsia" w:hAnsi="Arial" w:cs="Arial"/>
          <w:sz w:val="22"/>
          <w:szCs w:val="22"/>
          <w:lang w:eastAsia="zh-CN"/>
        </w:rPr>
        <w:t>stabilize</w:t>
      </w:r>
      <w:r w:rsidR="00D15E82" w:rsidRPr="00CF7E03">
        <w:rPr>
          <w:rFonts w:ascii="Arial" w:eastAsiaTheme="minorEastAsia" w:hAnsi="Arial" w:cs="Arial"/>
          <w:sz w:val="22"/>
          <w:szCs w:val="22"/>
          <w:lang w:eastAsia="zh-CN"/>
        </w:rPr>
        <w:t xml:space="preserve"> the </w:t>
      </w:r>
      <w:r w:rsidR="00740EE0" w:rsidRPr="00CF7E03">
        <w:rPr>
          <w:rFonts w:ascii="Arial" w:eastAsiaTheme="minorEastAsia" w:hAnsi="Arial" w:cs="Arial"/>
          <w:sz w:val="22"/>
          <w:szCs w:val="22"/>
          <w:lang w:eastAsia="zh-CN"/>
        </w:rPr>
        <w:t xml:space="preserve">flame </w:t>
      </w:r>
      <w:r w:rsidR="003C6AEA" w:rsidRPr="00CF7E03">
        <w:rPr>
          <w:rFonts w:ascii="Arial" w:eastAsiaTheme="minorEastAsia" w:hAnsi="Arial" w:cs="Arial"/>
          <w:sz w:val="22"/>
          <w:szCs w:val="22"/>
          <w:lang w:eastAsia="zh-CN"/>
        </w:rPr>
        <w:t>at</w:t>
      </w:r>
      <w:r w:rsidR="00740EE0" w:rsidRPr="00CF7E03">
        <w:rPr>
          <w:rFonts w:ascii="Arial" w:eastAsiaTheme="minorEastAsia" w:hAnsi="Arial" w:cs="Arial"/>
          <w:sz w:val="22"/>
          <w:szCs w:val="22"/>
          <w:lang w:eastAsia="zh-CN"/>
        </w:rPr>
        <w:t xml:space="preserve"> </w:t>
      </w:r>
      <w:r w:rsidR="005C1756" w:rsidRPr="00CF7E03">
        <w:rPr>
          <w:rFonts w:ascii="Arial" w:eastAsiaTheme="minorEastAsia" w:hAnsi="Arial" w:cs="Arial"/>
          <w:sz w:val="22"/>
          <w:szCs w:val="22"/>
          <w:lang w:eastAsia="zh-CN"/>
        </w:rPr>
        <w:t xml:space="preserve">a </w:t>
      </w:r>
      <w:r w:rsidR="00740EE0" w:rsidRPr="00CF7E03">
        <w:rPr>
          <w:rFonts w:ascii="Arial" w:eastAsiaTheme="minorEastAsia" w:hAnsi="Arial" w:cs="Arial"/>
          <w:sz w:val="22"/>
          <w:szCs w:val="22"/>
          <w:lang w:eastAsia="zh-CN"/>
        </w:rPr>
        <w:t xml:space="preserve">temperature above </w:t>
      </w:r>
      <w:r w:rsidR="00A810E5" w:rsidRPr="00CF7E03">
        <w:rPr>
          <w:rFonts w:ascii="Arial" w:eastAsiaTheme="minorEastAsia" w:hAnsi="Arial" w:cs="Arial"/>
          <w:sz w:val="22"/>
          <w:szCs w:val="22"/>
          <w:lang w:eastAsia="zh-CN"/>
        </w:rPr>
        <w:t>1500</w:t>
      </w:r>
      <w:r w:rsidR="00A810E5">
        <w:rPr>
          <w:rFonts w:ascii="Arial" w:eastAsiaTheme="minorEastAsia" w:hAnsi="Arial" w:cs="Arial"/>
          <w:sz w:val="22"/>
          <w:szCs w:val="22"/>
          <w:lang w:eastAsia="zh-CN"/>
        </w:rPr>
        <w:t> </w:t>
      </w:r>
      <w:r w:rsidR="00740EE0" w:rsidRPr="00CF7E03">
        <w:rPr>
          <w:rFonts w:ascii="Arial" w:eastAsiaTheme="minorEastAsia" w:hAnsi="Arial" w:cs="Arial"/>
          <w:sz w:val="22"/>
          <w:szCs w:val="22"/>
          <w:lang w:eastAsia="zh-CN"/>
        </w:rPr>
        <w:t xml:space="preserve">°C, </w:t>
      </w:r>
      <w:r w:rsidR="003C6AEA" w:rsidRPr="00CF7E03">
        <w:rPr>
          <w:rFonts w:ascii="Arial" w:eastAsiaTheme="minorEastAsia" w:hAnsi="Arial" w:cs="Arial"/>
          <w:sz w:val="22"/>
          <w:szCs w:val="22"/>
          <w:lang w:eastAsia="zh-CN"/>
        </w:rPr>
        <w:t xml:space="preserve">facilitating </w:t>
      </w:r>
      <w:r w:rsidR="00740EE0" w:rsidRPr="00CF7E03">
        <w:rPr>
          <w:rFonts w:ascii="Arial" w:eastAsiaTheme="minorEastAsia" w:hAnsi="Arial" w:cs="Arial"/>
          <w:sz w:val="22"/>
          <w:szCs w:val="22"/>
          <w:lang w:eastAsia="zh-CN"/>
        </w:rPr>
        <w:t>the conversion of the remaining CH</w:t>
      </w:r>
      <w:r w:rsidR="00740EE0" w:rsidRPr="00CF7E03">
        <w:rPr>
          <w:rFonts w:ascii="Arial" w:eastAsiaTheme="minorEastAsia" w:hAnsi="Arial" w:cs="Arial"/>
          <w:sz w:val="22"/>
          <w:szCs w:val="22"/>
          <w:vertAlign w:val="subscript"/>
          <w:lang w:eastAsia="zh-CN"/>
        </w:rPr>
        <w:t>4</w:t>
      </w:r>
      <w:r w:rsidR="00740EE0"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2F21C4" w:rsidRPr="00CF7E03">
        <w:rPr>
          <w:rFonts w:ascii="Arial" w:eastAsiaTheme="minorEastAsia" w:hAnsi="Arial" w:cs="Arial"/>
          <w:sz w:val="22"/>
          <w:szCs w:val="22"/>
          <w:lang w:eastAsia="zh-CN"/>
        </w:rPr>
        <w:t xml:space="preserve"> </w:t>
      </w:r>
      <w:r w:rsidR="008610D1" w:rsidRPr="00CF7E03">
        <w:rPr>
          <w:rFonts w:ascii="Arial" w:eastAsiaTheme="minorEastAsia" w:hAnsi="Arial" w:cs="Arial"/>
          <w:sz w:val="22"/>
          <w:szCs w:val="22"/>
          <w:lang w:eastAsia="zh-CN"/>
        </w:rPr>
        <w:t>T</w:t>
      </w:r>
      <w:r w:rsidR="00A33326" w:rsidRPr="00CF7E03">
        <w:rPr>
          <w:rFonts w:ascii="Arial" w:eastAsiaTheme="minorEastAsia" w:hAnsi="Arial" w:cs="Arial"/>
          <w:sz w:val="22"/>
          <w:szCs w:val="22"/>
          <w:lang w:eastAsia="zh-CN"/>
        </w:rPr>
        <w:t xml:space="preserve">he </w:t>
      </w:r>
      <w:r w:rsidR="008610D1" w:rsidRPr="00CF7E03">
        <w:rPr>
          <w:rFonts w:ascii="Arial" w:eastAsiaTheme="minorEastAsia" w:hAnsi="Arial" w:cs="Arial"/>
          <w:sz w:val="22"/>
          <w:szCs w:val="22"/>
          <w:lang w:eastAsia="zh-CN"/>
        </w:rPr>
        <w:t>reaction</w:t>
      </w:r>
      <w:r w:rsidR="00A33326" w:rsidRPr="00CF7E03">
        <w:rPr>
          <w:rFonts w:ascii="Arial" w:eastAsiaTheme="minorEastAsia" w:hAnsi="Arial" w:cs="Arial"/>
          <w:sz w:val="22"/>
          <w:szCs w:val="22"/>
          <w:lang w:eastAsia="zh-CN"/>
        </w:rPr>
        <w:t xml:space="preserve"> gas</w:t>
      </w:r>
      <w:r w:rsidR="008610D1"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 xml:space="preserve">exits </w:t>
      </w:r>
      <w:r w:rsidR="008610D1" w:rsidRPr="00CF7E03">
        <w:rPr>
          <w:rFonts w:ascii="Arial" w:eastAsiaTheme="minorEastAsia" w:hAnsi="Arial" w:cs="Arial"/>
          <w:sz w:val="22"/>
          <w:szCs w:val="22"/>
          <w:lang w:eastAsia="zh-CN"/>
        </w:rPr>
        <w:t xml:space="preserve">the </w:t>
      </w:r>
      <w:r w:rsidR="001B565E">
        <w:rPr>
          <w:rFonts w:ascii="Arial" w:eastAsiaTheme="minorEastAsia" w:hAnsi="Arial" w:cs="Arial"/>
          <w:sz w:val="22"/>
          <w:szCs w:val="22"/>
          <w:lang w:eastAsia="zh-CN"/>
        </w:rPr>
        <w:t>reactor</w:t>
      </w:r>
      <w:r w:rsidR="008610D1" w:rsidRPr="00CF7E03">
        <w:rPr>
          <w:rFonts w:ascii="Arial" w:eastAsiaTheme="minorEastAsia" w:hAnsi="Arial" w:cs="Arial"/>
          <w:sz w:val="22"/>
          <w:szCs w:val="22"/>
          <w:lang w:eastAsia="zh-CN"/>
        </w:rPr>
        <w:t xml:space="preserve"> </w:t>
      </w:r>
      <w:r w:rsidR="008F76B4" w:rsidRPr="00CF7E03">
        <w:rPr>
          <w:rFonts w:ascii="Arial" w:eastAsiaTheme="minorEastAsia" w:hAnsi="Arial" w:cs="Arial"/>
          <w:sz w:val="22"/>
          <w:szCs w:val="22"/>
          <w:lang w:eastAsia="zh-CN"/>
        </w:rPr>
        <w:t>within</w:t>
      </w:r>
      <w:r w:rsidR="008610D1" w:rsidRPr="00CF7E03">
        <w:rPr>
          <w:rFonts w:ascii="Arial" w:eastAsiaTheme="minorEastAsia" w:hAnsi="Arial" w:cs="Arial"/>
          <w:sz w:val="22"/>
          <w:szCs w:val="22"/>
          <w:lang w:eastAsia="zh-CN"/>
        </w:rPr>
        <w:t xml:space="preserve"> milliseconds</w:t>
      </w:r>
      <w:r w:rsidR="008F76B4" w:rsidRPr="00CF7E03">
        <w:rPr>
          <w:rFonts w:ascii="Arial" w:eastAsiaTheme="minorEastAsia" w:hAnsi="Arial" w:cs="Arial"/>
          <w:sz w:val="22"/>
          <w:szCs w:val="22"/>
          <w:lang w:eastAsia="zh-CN"/>
        </w:rPr>
        <w:t xml:space="preserve">, followed by rapid quenching </w:t>
      </w:r>
      <w:r w:rsidR="003C6AEA" w:rsidRPr="00CF7E03">
        <w:rPr>
          <w:rFonts w:ascii="Arial" w:eastAsiaTheme="minorEastAsia" w:hAnsi="Arial" w:cs="Arial"/>
          <w:sz w:val="22"/>
          <w:szCs w:val="22"/>
          <w:lang w:eastAsia="zh-CN"/>
        </w:rPr>
        <w:t xml:space="preserve">with </w:t>
      </w:r>
      <w:r w:rsidR="008610D1" w:rsidRPr="00CF7E03">
        <w:rPr>
          <w:rFonts w:ascii="Arial" w:eastAsiaTheme="minorEastAsia" w:hAnsi="Arial" w:cs="Arial"/>
          <w:sz w:val="22"/>
          <w:szCs w:val="22"/>
          <w:lang w:eastAsia="zh-CN"/>
        </w:rPr>
        <w:t>water or oi</w:t>
      </w:r>
      <w:r w:rsidR="005D7224" w:rsidRPr="00CF7E03">
        <w:rPr>
          <w:rFonts w:ascii="Arial" w:eastAsiaTheme="minorEastAsia" w:hAnsi="Arial" w:cs="Arial"/>
          <w:sz w:val="22"/>
          <w:szCs w:val="22"/>
          <w:lang w:eastAsia="zh-CN"/>
        </w:rPr>
        <w:t>l</w:t>
      </w:r>
      <w:r w:rsidR="003C6AEA" w:rsidRPr="00CF7E03">
        <w:rPr>
          <w:rFonts w:ascii="Arial" w:eastAsiaTheme="minorEastAsia" w:hAnsi="Arial" w:cs="Arial"/>
          <w:sz w:val="22"/>
          <w:szCs w:val="22"/>
          <w:lang w:eastAsia="zh-CN"/>
        </w:rPr>
        <w:t xml:space="preserve"> sprays</w:t>
      </w:r>
      <w:r w:rsidR="005D7224" w:rsidRPr="00CF7E03">
        <w:rPr>
          <w:rFonts w:ascii="Arial" w:eastAsiaTheme="minorEastAsia" w:hAnsi="Arial" w:cs="Arial"/>
          <w:sz w:val="22"/>
          <w:szCs w:val="22"/>
          <w:lang w:eastAsia="zh-CN"/>
        </w:rPr>
        <w:t xml:space="preserve">. </w:t>
      </w:r>
      <w:r w:rsidR="008C7EF9" w:rsidRPr="00CF7E03">
        <w:rPr>
          <w:rFonts w:ascii="Arial" w:eastAsiaTheme="minorEastAsia" w:hAnsi="Arial" w:cs="Arial"/>
          <w:sz w:val="22"/>
          <w:szCs w:val="22"/>
          <w:lang w:eastAsia="zh-CN"/>
        </w:rPr>
        <w:t>Th</w:t>
      </w:r>
      <w:r w:rsidR="003C6AEA" w:rsidRPr="00CF7E03">
        <w:rPr>
          <w:rFonts w:ascii="Arial" w:eastAsiaTheme="minorEastAsia" w:hAnsi="Arial" w:cs="Arial"/>
          <w:sz w:val="22"/>
          <w:szCs w:val="22"/>
          <w:lang w:eastAsia="zh-CN"/>
        </w:rPr>
        <w:t>is process results in a C</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H</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 xml:space="preserve"> concentration of around </w:t>
      </w:r>
      <w:r w:rsidR="00892EEF" w:rsidRPr="00CF7E03">
        <w:rPr>
          <w:rFonts w:ascii="Arial" w:eastAsiaTheme="minorEastAsia" w:hAnsi="Arial" w:cs="Arial"/>
          <w:sz w:val="22"/>
          <w:szCs w:val="22"/>
          <w:lang w:eastAsia="zh-CN"/>
        </w:rPr>
        <w:t>8</w:t>
      </w:r>
      <w:r w:rsidR="00892EEF">
        <w:rPr>
          <w:rFonts w:ascii="Arial" w:eastAsiaTheme="minorEastAsia" w:hAnsi="Arial" w:cs="Arial"/>
          <w:sz w:val="22"/>
          <w:szCs w:val="22"/>
          <w:lang w:eastAsia="zh-CN"/>
        </w:rPr>
        <w:t> </w:t>
      </w:r>
      <w:r w:rsidR="003C6AEA" w:rsidRPr="00CF7E03">
        <w:rPr>
          <w:rFonts w:ascii="Arial" w:eastAsiaTheme="minorEastAsia" w:hAnsi="Arial" w:cs="Arial"/>
          <w:sz w:val="22"/>
          <w:szCs w:val="22"/>
          <w:lang w:eastAsia="zh-CN"/>
        </w:rPr>
        <w:t xml:space="preserve">vol.% </w:t>
      </w:r>
      <w:r w:rsidR="008C7EF9" w:rsidRPr="00CF7E03">
        <w:rPr>
          <w:rFonts w:ascii="Arial" w:eastAsiaTheme="minorEastAsia" w:hAnsi="Arial" w:cs="Arial"/>
          <w:sz w:val="22"/>
          <w:szCs w:val="22"/>
          <w:lang w:eastAsia="zh-CN"/>
        </w:rPr>
        <w:t>in the cracked gas</w:t>
      </w:r>
      <w:r w:rsidR="003C6AEA"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8C7EF9" w:rsidRPr="00CF7E03">
        <w:rPr>
          <w:rFonts w:ascii="Arial" w:eastAsiaTheme="minorEastAsia" w:hAnsi="Arial" w:cs="Arial"/>
          <w:sz w:val="22"/>
          <w:szCs w:val="22"/>
          <w:lang w:eastAsia="zh-CN"/>
        </w:rPr>
        <w:t xml:space="preserve"> </w:t>
      </w:r>
      <w:r w:rsidR="009C062A">
        <w:rPr>
          <w:rFonts w:ascii="Arial" w:eastAsiaTheme="minorEastAsia" w:hAnsi="Arial" w:cs="Arial" w:hint="eastAsia"/>
          <w:sz w:val="22"/>
          <w:szCs w:val="22"/>
          <w:lang w:eastAsia="zh-CN"/>
        </w:rPr>
        <w:t>T</w:t>
      </w:r>
      <w:r w:rsidR="00452E6B" w:rsidRPr="00CF7E03">
        <w:rPr>
          <w:rFonts w:ascii="Arial" w:eastAsiaTheme="minorEastAsia" w:hAnsi="Arial" w:cs="Arial"/>
          <w:sz w:val="22"/>
          <w:szCs w:val="22"/>
          <w:lang w:eastAsia="zh-CN"/>
        </w:rPr>
        <w:t>hermal plasma</w:t>
      </w:r>
      <w:r w:rsidR="009C062A">
        <w:rPr>
          <w:rFonts w:ascii="Arial" w:eastAsiaTheme="minorEastAsia" w:hAnsi="Arial" w:cs="Arial" w:hint="eastAsia"/>
          <w:sz w:val="22"/>
          <w:szCs w:val="22"/>
          <w:lang w:eastAsia="zh-CN"/>
        </w:rPr>
        <w:t>, in contrast, uses an electric arc for direct heating</w:t>
      </w:r>
      <w:r w:rsidR="004647EE">
        <w:rPr>
          <w:rFonts w:ascii="Arial" w:eastAsiaTheme="minorEastAsia" w:hAnsi="Arial" w:cs="Arial" w:hint="eastAsia"/>
          <w:sz w:val="22"/>
          <w:szCs w:val="22"/>
          <w:lang w:eastAsia="zh-CN"/>
        </w:rPr>
        <w:t>,</w:t>
      </w:r>
      <w:r w:rsidR="00BA3524" w:rsidRPr="00BA3524">
        <w:rPr>
          <w:rFonts w:ascii="Arial" w:hAnsi="Arial" w:cs="Arial"/>
          <w:sz w:val="22"/>
          <w:vertAlign w:val="superscript"/>
        </w:rPr>
        <w:t>61</w:t>
      </w:r>
      <w:r w:rsidR="005709A4" w:rsidRPr="00CF7E03">
        <w:rPr>
          <w:rFonts w:ascii="Arial" w:eastAsiaTheme="minorEastAsia" w:hAnsi="Arial" w:cs="Arial"/>
          <w:sz w:val="22"/>
          <w:szCs w:val="22"/>
          <w:lang w:eastAsia="zh-CN"/>
        </w:rPr>
        <w:t xml:space="preserve"> </w:t>
      </w:r>
      <w:r w:rsidR="004647EE">
        <w:rPr>
          <w:rFonts w:ascii="Arial" w:eastAsiaTheme="minorEastAsia" w:hAnsi="Arial" w:cs="Arial" w:hint="eastAsia"/>
          <w:sz w:val="22"/>
          <w:szCs w:val="22"/>
          <w:lang w:eastAsia="zh-CN"/>
        </w:rPr>
        <w:t>achieving</w:t>
      </w:r>
      <w:r w:rsidR="00A05878" w:rsidRPr="00CF7E03">
        <w:rPr>
          <w:rFonts w:ascii="Arial" w:eastAsiaTheme="minorEastAsia" w:hAnsi="Arial" w:cs="Arial"/>
          <w:sz w:val="22"/>
          <w:szCs w:val="22"/>
          <w:lang w:eastAsia="zh-CN"/>
        </w:rPr>
        <w:t xml:space="preserve"> </w:t>
      </w:r>
      <w:r w:rsidR="005C2E6F" w:rsidRPr="00CF7E03">
        <w:rPr>
          <w:rFonts w:ascii="Arial" w:eastAsiaTheme="minorEastAsia" w:hAnsi="Arial" w:cs="Arial"/>
          <w:sz w:val="22"/>
          <w:szCs w:val="22"/>
          <w:lang w:eastAsia="zh-CN"/>
        </w:rPr>
        <w:t>temperature</w:t>
      </w:r>
      <w:r w:rsidR="001062DA">
        <w:rPr>
          <w:rFonts w:ascii="Arial" w:eastAsiaTheme="minorEastAsia" w:hAnsi="Arial" w:cs="Arial"/>
          <w:sz w:val="22"/>
          <w:szCs w:val="22"/>
          <w:lang w:eastAsia="zh-CN"/>
        </w:rPr>
        <w:t>s</w:t>
      </w:r>
      <w:r w:rsidR="005C2E6F" w:rsidRPr="00CF7E03">
        <w:rPr>
          <w:rFonts w:ascii="Arial" w:eastAsiaTheme="minorEastAsia" w:hAnsi="Arial" w:cs="Arial"/>
          <w:sz w:val="22"/>
          <w:szCs w:val="22"/>
          <w:lang w:eastAsia="zh-CN"/>
        </w:rPr>
        <w:t xml:space="preserve"> </w:t>
      </w:r>
      <w:r w:rsidR="009C062A">
        <w:rPr>
          <w:rFonts w:ascii="Arial" w:eastAsiaTheme="minorEastAsia" w:hAnsi="Arial" w:cs="Arial" w:hint="eastAsia"/>
          <w:sz w:val="22"/>
          <w:szCs w:val="22"/>
          <w:lang w:eastAsia="zh-CN"/>
        </w:rPr>
        <w:t xml:space="preserve">up to </w:t>
      </w:r>
      <w:r w:rsidR="005C2E6F" w:rsidRPr="00CF7E03">
        <w:rPr>
          <w:rFonts w:ascii="Arial" w:eastAsiaTheme="minorEastAsia" w:hAnsi="Arial" w:cs="Arial"/>
          <w:sz w:val="22"/>
          <w:szCs w:val="22"/>
          <w:lang w:eastAsia="zh-CN"/>
        </w:rPr>
        <w:t>20</w:t>
      </w:r>
      <w:r w:rsidR="001062DA">
        <w:rPr>
          <w:rFonts w:ascii="Arial" w:eastAsiaTheme="minorEastAsia" w:hAnsi="Arial" w:cs="Arial"/>
          <w:sz w:val="22"/>
          <w:szCs w:val="22"/>
          <w:lang w:eastAsia="zh-CN"/>
        </w:rPr>
        <w:t>,</w:t>
      </w:r>
      <w:r w:rsidR="005C2E6F" w:rsidRPr="00CF7E03">
        <w:rPr>
          <w:rFonts w:ascii="Arial" w:eastAsiaTheme="minorEastAsia" w:hAnsi="Arial" w:cs="Arial"/>
          <w:sz w:val="22"/>
          <w:szCs w:val="22"/>
          <w:lang w:eastAsia="zh-CN"/>
        </w:rPr>
        <w:t>000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r w:rsidR="009C062A">
        <w:rPr>
          <w:rFonts w:ascii="Arial" w:eastAsiaTheme="minorEastAsia" w:hAnsi="Arial" w:cs="Arial" w:hint="eastAsia"/>
          <w:sz w:val="22"/>
          <w:szCs w:val="22"/>
          <w:lang w:eastAsia="zh-CN"/>
        </w:rPr>
        <w:t xml:space="preserve"> at the </w:t>
      </w:r>
      <w:r w:rsidR="004647EE">
        <w:rPr>
          <w:rFonts w:ascii="Arial" w:eastAsiaTheme="minorEastAsia" w:hAnsi="Arial" w:cs="Arial" w:hint="eastAsia"/>
          <w:sz w:val="22"/>
          <w:szCs w:val="22"/>
          <w:lang w:eastAsia="zh-CN"/>
        </w:rPr>
        <w:t xml:space="preserve">arc </w:t>
      </w:r>
      <w:r w:rsidR="009C062A">
        <w:rPr>
          <w:rFonts w:ascii="Arial" w:eastAsiaTheme="minorEastAsia" w:hAnsi="Arial" w:cs="Arial" w:hint="eastAsia"/>
          <w:sz w:val="22"/>
          <w:szCs w:val="22"/>
          <w:lang w:eastAsia="zh-CN"/>
        </w:rPr>
        <w:t>center</w:t>
      </w:r>
      <w:r w:rsidR="005C2E6F" w:rsidRPr="00CF7E03">
        <w:rPr>
          <w:rFonts w:ascii="Arial" w:eastAsiaTheme="minorEastAsia" w:hAnsi="Arial" w:cs="Arial"/>
          <w:sz w:val="22"/>
          <w:szCs w:val="22"/>
          <w:lang w:eastAsia="zh-CN"/>
        </w:rPr>
        <w:t xml:space="preserve">, while the </w:t>
      </w:r>
      <w:r w:rsidR="00A111CB" w:rsidRPr="00CF7E03">
        <w:rPr>
          <w:rFonts w:ascii="Arial" w:eastAsiaTheme="minorEastAsia" w:hAnsi="Arial" w:cs="Arial"/>
          <w:sz w:val="22"/>
          <w:szCs w:val="22"/>
          <w:lang w:eastAsia="zh-CN"/>
        </w:rPr>
        <w:t xml:space="preserve">electrode walls </w:t>
      </w:r>
      <w:r w:rsidR="004505A5">
        <w:rPr>
          <w:rFonts w:ascii="Arial" w:eastAsiaTheme="minorEastAsia" w:hAnsi="Arial" w:cs="Arial"/>
          <w:sz w:val="22"/>
          <w:szCs w:val="22"/>
          <w:lang w:eastAsia="zh-CN"/>
        </w:rPr>
        <w:t>remain</w:t>
      </w:r>
      <w:r w:rsidR="009C062A">
        <w:rPr>
          <w:rFonts w:ascii="Arial" w:eastAsiaTheme="minorEastAsia" w:hAnsi="Arial" w:cs="Arial" w:hint="eastAsia"/>
          <w:sz w:val="22"/>
          <w:szCs w:val="22"/>
          <w:lang w:eastAsia="zh-CN"/>
        </w:rPr>
        <w:t xml:space="preserve"> </w:t>
      </w:r>
      <w:r w:rsidR="00A111CB" w:rsidRPr="00CF7E03">
        <w:rPr>
          <w:rFonts w:ascii="Arial" w:eastAsiaTheme="minorEastAsia" w:hAnsi="Arial" w:cs="Arial"/>
          <w:sz w:val="22"/>
          <w:szCs w:val="22"/>
          <w:lang w:eastAsia="zh-CN"/>
        </w:rPr>
        <w:t>around</w:t>
      </w:r>
      <w:r w:rsidR="005C2E6F" w:rsidRPr="00CF7E03">
        <w:rPr>
          <w:rFonts w:ascii="Arial" w:eastAsiaTheme="minorEastAsia" w:hAnsi="Arial" w:cs="Arial"/>
          <w:sz w:val="22"/>
          <w:szCs w:val="22"/>
          <w:lang w:eastAsia="zh-CN"/>
        </w:rPr>
        <w:t xml:space="preserve"> 600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r w:rsidR="00F24CE8" w:rsidRPr="00F24CE8">
        <w:rPr>
          <w:rFonts w:ascii="Arial" w:hAnsi="Arial" w:cs="Arial"/>
          <w:sz w:val="22"/>
          <w:vertAlign w:val="superscript"/>
        </w:rPr>
        <w:t>5</w:t>
      </w:r>
      <w:r w:rsidR="008B381E" w:rsidRPr="00CF7E03">
        <w:rPr>
          <w:rFonts w:ascii="Arial" w:eastAsiaTheme="minorEastAsia" w:hAnsi="Arial" w:cs="Arial"/>
          <w:sz w:val="22"/>
          <w:szCs w:val="22"/>
          <w:lang w:eastAsia="zh-CN"/>
        </w:rPr>
        <w:t xml:space="preserve"> </w:t>
      </w:r>
      <w:r w:rsidR="009C062A">
        <w:rPr>
          <w:rFonts w:ascii="Arial" w:eastAsiaTheme="minorEastAsia" w:hAnsi="Arial" w:cs="Arial" w:hint="eastAsia"/>
          <w:sz w:val="22"/>
          <w:szCs w:val="22"/>
          <w:lang w:eastAsia="zh-CN"/>
        </w:rPr>
        <w:t>A</w:t>
      </w:r>
      <w:r w:rsidR="009C062A" w:rsidRPr="00CF7E03">
        <w:rPr>
          <w:rFonts w:ascii="Arial" w:eastAsiaTheme="minorEastAsia" w:hAnsi="Arial" w:cs="Arial"/>
          <w:sz w:val="22"/>
          <w:szCs w:val="22"/>
          <w:lang w:eastAsia="zh-CN"/>
        </w:rPr>
        <w:t xml:space="preserve"> vortex chamber </w:t>
      </w:r>
      <w:r w:rsidR="009C062A">
        <w:rPr>
          <w:rFonts w:ascii="Arial" w:eastAsiaTheme="minorEastAsia" w:hAnsi="Arial" w:cs="Arial"/>
          <w:sz w:val="22"/>
          <w:szCs w:val="22"/>
          <w:lang w:eastAsia="zh-CN"/>
        </w:rPr>
        <w:t>stabilizes</w:t>
      </w:r>
      <w:r w:rsidR="009C062A">
        <w:rPr>
          <w:rFonts w:ascii="Arial" w:eastAsiaTheme="minorEastAsia" w:hAnsi="Arial" w:cs="Arial" w:hint="eastAsia"/>
          <w:sz w:val="22"/>
          <w:szCs w:val="22"/>
          <w:lang w:eastAsia="zh-CN"/>
        </w:rPr>
        <w:t xml:space="preserve"> the arc </w:t>
      </w:r>
      <w:r w:rsidR="009C062A" w:rsidRPr="00CF7E03">
        <w:rPr>
          <w:rFonts w:ascii="Arial" w:eastAsiaTheme="minorEastAsia" w:hAnsi="Arial" w:cs="Arial"/>
          <w:sz w:val="22"/>
          <w:szCs w:val="22"/>
          <w:lang w:eastAsia="zh-CN"/>
        </w:rPr>
        <w:t>between the cathode and anode by injecting gas tangentially</w:t>
      </w:r>
      <w:r w:rsidR="009C062A">
        <w:rPr>
          <w:rFonts w:ascii="Arial" w:eastAsiaTheme="minorEastAsia" w:hAnsi="Arial" w:cs="Arial" w:hint="eastAsia"/>
          <w:sz w:val="22"/>
          <w:szCs w:val="22"/>
          <w:lang w:eastAsia="zh-CN"/>
        </w:rPr>
        <w:t xml:space="preserve">. </w:t>
      </w:r>
      <w:r w:rsidR="00A11ED1" w:rsidRPr="00CF7E03">
        <w:rPr>
          <w:rFonts w:ascii="Arial" w:eastAsiaTheme="minorEastAsia" w:hAnsi="Arial" w:cs="Arial"/>
          <w:b/>
          <w:bCs/>
          <w:sz w:val="22"/>
          <w:szCs w:val="22"/>
          <w:lang w:eastAsia="zh-CN"/>
        </w:rPr>
        <w:t>Fig. 4c</w:t>
      </w:r>
      <w:r w:rsidR="00A11ED1">
        <w:rPr>
          <w:rFonts w:ascii="Arial" w:eastAsiaTheme="minorEastAsia" w:hAnsi="Arial" w:cs="Arial" w:hint="eastAsia"/>
          <w:sz w:val="22"/>
          <w:szCs w:val="22"/>
          <w:lang w:eastAsia="zh-CN"/>
        </w:rPr>
        <w:t xml:space="preserve"> highlights the critical role of reactor and process </w:t>
      </w:r>
      <w:r w:rsidR="00527CB5">
        <w:rPr>
          <w:rFonts w:ascii="Arial" w:eastAsiaTheme="minorEastAsia" w:hAnsi="Arial" w:cs="Arial" w:hint="eastAsia"/>
          <w:sz w:val="22"/>
          <w:szCs w:val="22"/>
          <w:lang w:eastAsia="zh-CN"/>
        </w:rPr>
        <w:t xml:space="preserve">design </w:t>
      </w:r>
      <w:r w:rsidR="00A11ED1">
        <w:rPr>
          <w:rFonts w:ascii="Arial" w:eastAsiaTheme="minorEastAsia" w:hAnsi="Arial" w:cs="Arial" w:hint="eastAsia"/>
          <w:sz w:val="22"/>
          <w:szCs w:val="22"/>
          <w:lang w:eastAsia="zh-CN"/>
        </w:rPr>
        <w:lastRenderedPageBreak/>
        <w:t xml:space="preserve">in the </w:t>
      </w:r>
      <w:r w:rsidR="00A11ED1">
        <w:rPr>
          <w:rFonts w:ascii="Arial" w:eastAsiaTheme="minorEastAsia" w:hAnsi="Arial" w:cs="Arial"/>
          <w:sz w:val="22"/>
          <w:szCs w:val="22"/>
          <w:lang w:eastAsia="zh-CN"/>
        </w:rPr>
        <w:t>industrialization</w:t>
      </w:r>
      <w:r w:rsidR="00A11ED1">
        <w:rPr>
          <w:rFonts w:ascii="Arial" w:eastAsiaTheme="minorEastAsia" w:hAnsi="Arial" w:cs="Arial" w:hint="eastAsia"/>
          <w:sz w:val="22"/>
          <w:szCs w:val="22"/>
          <w:lang w:eastAsia="zh-CN"/>
        </w:rPr>
        <w:t xml:space="preserve"> of </w:t>
      </w:r>
      <w:r w:rsidR="00A11ED1" w:rsidRPr="00CF7E03">
        <w:rPr>
          <w:rFonts w:ascii="Arial" w:eastAsiaTheme="minorEastAsia" w:hAnsi="Arial" w:cs="Arial"/>
          <w:sz w:val="22"/>
          <w:szCs w:val="22"/>
          <w:lang w:eastAsia="zh-CN"/>
        </w:rPr>
        <w:t>C</w:t>
      </w:r>
      <w:r w:rsidR="00A11ED1" w:rsidRPr="00CF7E03">
        <w:rPr>
          <w:rFonts w:ascii="Arial" w:eastAsiaTheme="minorEastAsia" w:hAnsi="Arial" w:cs="Arial"/>
          <w:sz w:val="22"/>
          <w:szCs w:val="22"/>
          <w:vertAlign w:val="subscript"/>
          <w:lang w:eastAsia="zh-CN"/>
        </w:rPr>
        <w:t>2</w:t>
      </w:r>
      <w:r w:rsidR="00A11ED1" w:rsidRPr="00CF7E03">
        <w:rPr>
          <w:rFonts w:ascii="Arial" w:eastAsiaTheme="minorEastAsia" w:hAnsi="Arial" w:cs="Arial"/>
          <w:sz w:val="22"/>
          <w:szCs w:val="22"/>
          <w:lang w:eastAsia="zh-CN"/>
        </w:rPr>
        <w:t>H</w:t>
      </w:r>
      <w:r w:rsidR="00A11ED1" w:rsidRPr="00CF7E03">
        <w:rPr>
          <w:rFonts w:ascii="Arial" w:eastAsiaTheme="minorEastAsia" w:hAnsi="Arial" w:cs="Arial"/>
          <w:sz w:val="22"/>
          <w:szCs w:val="22"/>
          <w:vertAlign w:val="subscript"/>
          <w:lang w:eastAsia="zh-CN"/>
        </w:rPr>
        <w:t>2</w:t>
      </w:r>
      <w:r w:rsidR="00A11ED1" w:rsidRPr="00CF7E03">
        <w:rPr>
          <w:rFonts w:ascii="Arial" w:eastAsiaTheme="minorEastAsia" w:hAnsi="Arial" w:cs="Arial"/>
          <w:sz w:val="22"/>
          <w:szCs w:val="22"/>
          <w:lang w:eastAsia="zh-CN"/>
        </w:rPr>
        <w:t xml:space="preserve"> production</w:t>
      </w:r>
      <w:r w:rsidR="00A11ED1">
        <w:rPr>
          <w:rFonts w:ascii="Arial" w:eastAsiaTheme="minorEastAsia" w:hAnsi="Arial" w:cs="Arial" w:hint="eastAsia"/>
          <w:sz w:val="22"/>
          <w:szCs w:val="22"/>
          <w:lang w:eastAsia="zh-CN"/>
        </w:rPr>
        <w:t xml:space="preserve"> </w:t>
      </w:r>
      <w:r w:rsidR="00A11ED1" w:rsidRPr="00176515">
        <w:rPr>
          <w:rFonts w:ascii="Arial" w:eastAsiaTheme="minorEastAsia" w:hAnsi="Arial" w:cs="Arial" w:hint="eastAsia"/>
          <w:i/>
          <w:iCs/>
          <w:sz w:val="22"/>
          <w:szCs w:val="22"/>
          <w:lang w:eastAsia="zh-CN"/>
        </w:rPr>
        <w:t>via</w:t>
      </w:r>
      <w:r w:rsidR="00A11ED1">
        <w:rPr>
          <w:rFonts w:ascii="Arial" w:eastAsiaTheme="minorEastAsia" w:hAnsi="Arial" w:cs="Arial" w:hint="eastAsia"/>
          <w:sz w:val="22"/>
          <w:szCs w:val="22"/>
          <w:lang w:eastAsia="zh-CN"/>
        </w:rPr>
        <w:t xml:space="preserve"> PC and thermal plasma</w:t>
      </w:r>
      <w:r w:rsidR="00257C8A" w:rsidRPr="00CF7E03">
        <w:rPr>
          <w:rFonts w:ascii="Arial" w:eastAsiaTheme="minorEastAsia" w:hAnsi="Arial" w:cs="Arial"/>
          <w:sz w:val="22"/>
          <w:szCs w:val="22"/>
          <w:lang w:eastAsia="zh-CN"/>
        </w:rPr>
        <w:t xml:space="preserve">. </w:t>
      </w:r>
      <w:r w:rsidR="0098759F"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98759F" w:rsidRPr="00CF7E03">
        <w:rPr>
          <w:rFonts w:ascii="Arial" w:eastAsiaTheme="minorEastAsia" w:hAnsi="Arial" w:cs="Arial"/>
          <w:b/>
          <w:bCs/>
          <w:sz w:val="22"/>
          <w:szCs w:val="22"/>
          <w:lang w:eastAsia="zh-CN"/>
        </w:rPr>
        <w:t>4d</w:t>
      </w:r>
      <w:r w:rsidR="0098759F" w:rsidRPr="00CF7E03">
        <w:rPr>
          <w:rFonts w:ascii="Arial" w:eastAsiaTheme="minorEastAsia" w:hAnsi="Arial" w:cs="Arial"/>
          <w:sz w:val="22"/>
          <w:szCs w:val="22"/>
          <w:lang w:eastAsia="zh-CN"/>
        </w:rPr>
        <w:t xml:space="preserve"> </w:t>
      </w:r>
      <w:r w:rsidR="0041103D" w:rsidRPr="00CF7E03">
        <w:rPr>
          <w:rFonts w:ascii="Arial" w:eastAsiaTheme="minorEastAsia" w:hAnsi="Arial" w:cs="Arial"/>
          <w:sz w:val="22"/>
          <w:szCs w:val="22"/>
          <w:lang w:eastAsia="zh-CN"/>
        </w:rPr>
        <w:t>compar</w:t>
      </w:r>
      <w:r w:rsidR="0098759F" w:rsidRPr="00CF7E03">
        <w:rPr>
          <w:rFonts w:ascii="Arial" w:eastAsiaTheme="minorEastAsia" w:hAnsi="Arial" w:cs="Arial"/>
          <w:sz w:val="22"/>
          <w:szCs w:val="22"/>
          <w:lang w:eastAsia="zh-CN"/>
        </w:rPr>
        <w:t xml:space="preserve">es </w:t>
      </w:r>
      <w:r w:rsidR="006065A8">
        <w:rPr>
          <w:rFonts w:ascii="Arial" w:eastAsiaTheme="minorEastAsia" w:hAnsi="Arial" w:cs="Arial" w:hint="eastAsia"/>
          <w:sz w:val="22"/>
          <w:szCs w:val="22"/>
          <w:lang w:eastAsia="zh-CN"/>
        </w:rPr>
        <w:t xml:space="preserve">these </w:t>
      </w:r>
      <w:r w:rsidR="0041103D" w:rsidRPr="00CF7E03">
        <w:rPr>
          <w:rFonts w:ascii="Arial" w:eastAsiaTheme="minorEastAsia" w:hAnsi="Arial" w:cs="Arial"/>
          <w:sz w:val="22"/>
          <w:szCs w:val="22"/>
          <w:lang w:eastAsia="zh-CN"/>
        </w:rPr>
        <w:t>two technologies</w:t>
      </w:r>
      <w:r w:rsidR="0098759F" w:rsidRPr="00CF7E03">
        <w:rPr>
          <w:rFonts w:ascii="Arial" w:eastAsiaTheme="minorEastAsia" w:hAnsi="Arial" w:cs="Arial"/>
          <w:sz w:val="22"/>
          <w:szCs w:val="22"/>
          <w:lang w:eastAsia="zh-CN"/>
        </w:rPr>
        <w:t>.</w:t>
      </w:r>
      <w:r w:rsidR="00BA3524" w:rsidRPr="00BA3524">
        <w:rPr>
          <w:rFonts w:ascii="Arial" w:hAnsi="Arial" w:cs="Arial"/>
          <w:sz w:val="22"/>
          <w:vertAlign w:val="superscript"/>
        </w:rPr>
        <w:t>5,9,13,32</w:t>
      </w:r>
      <w:r w:rsidR="00452E6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The thermal plasma method yields </w:t>
      </w:r>
      <w:r w:rsidR="00452E6B" w:rsidRPr="00CF7E03">
        <w:rPr>
          <w:rFonts w:ascii="Arial" w:eastAsiaTheme="minorEastAsia" w:hAnsi="Arial" w:cs="Arial"/>
          <w:sz w:val="22"/>
          <w:szCs w:val="22"/>
          <w:lang w:eastAsia="zh-CN"/>
        </w:rPr>
        <w:t>higher C</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H</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 xml:space="preserve"> concentration in the cracked gas, l</w:t>
      </w:r>
      <w:r w:rsidR="0098759F" w:rsidRPr="00CF7E03">
        <w:rPr>
          <w:rFonts w:ascii="Arial" w:eastAsiaTheme="minorEastAsia" w:hAnsi="Arial" w:cs="Arial"/>
          <w:sz w:val="22"/>
          <w:szCs w:val="22"/>
          <w:lang w:eastAsia="zh-CN"/>
        </w:rPr>
        <w:t>ower</w:t>
      </w:r>
      <w:r w:rsidR="00452E6B" w:rsidRPr="00CF7E03">
        <w:rPr>
          <w:rFonts w:ascii="Arial" w:eastAsiaTheme="minorEastAsia" w:hAnsi="Arial" w:cs="Arial"/>
          <w:sz w:val="22"/>
          <w:szCs w:val="22"/>
          <w:lang w:eastAsia="zh-CN"/>
        </w:rPr>
        <w:t xml:space="preserve"> natural gas</w:t>
      </w:r>
      <w:r w:rsidR="00D06B7B" w:rsidRPr="00CF7E03">
        <w:rPr>
          <w:rFonts w:ascii="Arial" w:eastAsiaTheme="minorEastAsia" w:hAnsi="Arial" w:cs="Arial"/>
          <w:sz w:val="22"/>
          <w:szCs w:val="22"/>
          <w:lang w:eastAsia="zh-CN"/>
        </w:rPr>
        <w:t xml:space="preserve"> consumption, and </w:t>
      </w:r>
      <w:r w:rsidR="0098759F" w:rsidRPr="00CF7E03">
        <w:rPr>
          <w:rFonts w:ascii="Arial" w:eastAsiaTheme="minorEastAsia" w:hAnsi="Arial" w:cs="Arial"/>
          <w:sz w:val="22"/>
          <w:szCs w:val="22"/>
          <w:lang w:eastAsia="zh-CN"/>
        </w:rPr>
        <w:t>reduced</w:t>
      </w:r>
      <w:r w:rsidR="00D06B7B" w:rsidRPr="00CF7E03">
        <w:rPr>
          <w:rFonts w:ascii="Arial" w:eastAsiaTheme="minorEastAsia" w:hAnsi="Arial" w:cs="Arial"/>
          <w:sz w:val="22"/>
          <w:szCs w:val="22"/>
          <w:lang w:eastAsia="zh-CN"/>
        </w:rPr>
        <w:t xml:space="preserve"> </w:t>
      </w:r>
      <w:r w:rsidR="003A00FE">
        <w:rPr>
          <w:rFonts w:ascii="Arial" w:eastAsiaTheme="minorEastAsia" w:hAnsi="Arial" w:cs="Arial"/>
          <w:sz w:val="22"/>
          <w:szCs w:val="22"/>
          <w:lang w:eastAsia="zh-CN"/>
        </w:rPr>
        <w:t xml:space="preserve">direct </w:t>
      </w:r>
      <w:r w:rsidR="00D06B7B" w:rsidRPr="00CF7E03">
        <w:rPr>
          <w:rFonts w:ascii="Arial" w:eastAsiaTheme="minorEastAsia" w:hAnsi="Arial" w:cs="Arial"/>
          <w:sz w:val="22"/>
          <w:szCs w:val="22"/>
          <w:lang w:eastAsia="zh-CN"/>
        </w:rPr>
        <w:t>CO</w:t>
      </w:r>
      <w:r w:rsidR="00D06B7B" w:rsidRPr="00CF7E03">
        <w:rPr>
          <w:rFonts w:ascii="Arial" w:eastAsiaTheme="minorEastAsia" w:hAnsi="Arial" w:cs="Arial"/>
          <w:sz w:val="22"/>
          <w:szCs w:val="22"/>
          <w:vertAlign w:val="subscript"/>
          <w:lang w:eastAsia="zh-CN"/>
        </w:rPr>
        <w:t>2</w:t>
      </w:r>
      <w:r w:rsidR="00D06B7B" w:rsidRPr="00CF7E03">
        <w:rPr>
          <w:rFonts w:ascii="Arial" w:eastAsiaTheme="minorEastAsia" w:hAnsi="Arial" w:cs="Arial"/>
          <w:sz w:val="22"/>
          <w:szCs w:val="22"/>
          <w:lang w:eastAsia="zh-CN"/>
        </w:rPr>
        <w:t xml:space="preserve"> emission</w:t>
      </w:r>
      <w:r w:rsidR="0098759F" w:rsidRPr="00CF7E03">
        <w:rPr>
          <w:rFonts w:ascii="Arial" w:eastAsiaTheme="minorEastAsia" w:hAnsi="Arial" w:cs="Arial"/>
          <w:sz w:val="22"/>
          <w:szCs w:val="22"/>
          <w:lang w:eastAsia="zh-CN"/>
        </w:rPr>
        <w:t>s.</w:t>
      </w:r>
      <w:r w:rsidR="00D06B7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Despite these advantages, thermal plasma has </w:t>
      </w:r>
      <w:r w:rsidR="00B56CD6">
        <w:rPr>
          <w:rFonts w:ascii="Arial" w:eastAsiaTheme="minorEastAsia" w:hAnsi="Arial" w:cs="Arial" w:hint="eastAsia"/>
          <w:sz w:val="22"/>
          <w:szCs w:val="22"/>
          <w:lang w:eastAsia="zh-CN"/>
        </w:rPr>
        <w:t xml:space="preserve">significantly </w:t>
      </w:r>
      <w:r w:rsidR="00D06B7B" w:rsidRPr="00CF7E03">
        <w:rPr>
          <w:rFonts w:ascii="Arial" w:eastAsiaTheme="minorEastAsia" w:hAnsi="Arial" w:cs="Arial"/>
          <w:sz w:val="22"/>
          <w:szCs w:val="22"/>
          <w:lang w:eastAsia="zh-CN"/>
        </w:rPr>
        <w:t>high</w:t>
      </w:r>
      <w:r w:rsidR="00B56CD6">
        <w:rPr>
          <w:rFonts w:ascii="Arial" w:eastAsiaTheme="minorEastAsia" w:hAnsi="Arial" w:cs="Arial" w:hint="eastAsia"/>
          <w:sz w:val="22"/>
          <w:szCs w:val="22"/>
          <w:lang w:eastAsia="zh-CN"/>
        </w:rPr>
        <w:t>er</w:t>
      </w:r>
      <w:r w:rsidR="00D06B7B" w:rsidRPr="00CF7E03">
        <w:rPr>
          <w:rFonts w:ascii="Arial" w:eastAsiaTheme="minorEastAsia" w:hAnsi="Arial" w:cs="Arial"/>
          <w:sz w:val="22"/>
          <w:szCs w:val="22"/>
          <w:lang w:eastAsia="zh-CN"/>
        </w:rPr>
        <w:t xml:space="preserve"> electricity consumption</w:t>
      </w:r>
      <w:r w:rsidR="002C7822" w:rsidRPr="00CF7E03">
        <w:rPr>
          <w:rFonts w:ascii="Arial" w:eastAsiaTheme="minorEastAsia" w:hAnsi="Arial" w:cs="Arial"/>
          <w:sz w:val="22"/>
          <w:szCs w:val="22"/>
          <w:lang w:eastAsia="zh-CN"/>
        </w:rPr>
        <w:t xml:space="preserve"> (12.</w:t>
      </w:r>
      <w:r w:rsidR="00E732E2" w:rsidRPr="00CF7E03">
        <w:rPr>
          <w:rFonts w:ascii="Arial" w:eastAsiaTheme="minorEastAsia" w:hAnsi="Arial" w:cs="Arial"/>
          <w:sz w:val="22"/>
          <w:szCs w:val="22"/>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kWh</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kg</w:t>
      </w:r>
      <w:r w:rsidR="00CE38CA" w:rsidRPr="00CF7E03">
        <w:rPr>
          <w:rFonts w:ascii="Arial" w:eastAsiaTheme="minorEastAsia" w:hAnsi="Arial" w:cs="Arial"/>
          <w:sz w:val="22"/>
          <w:szCs w:val="22"/>
          <w:vertAlign w:val="superscript"/>
          <w:lang w:eastAsia="zh-CN"/>
        </w:rPr>
        <w:t>–</w:t>
      </w:r>
      <w:r w:rsidR="002C7822" w:rsidRPr="00CF7E03">
        <w:rPr>
          <w:rFonts w:ascii="Arial" w:eastAsiaTheme="minorEastAsia" w:hAnsi="Arial" w:cs="Arial"/>
          <w:sz w:val="22"/>
          <w:szCs w:val="22"/>
          <w:vertAlign w:val="superscript"/>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C</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H</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w:t>
      </w:r>
      <w:r w:rsidR="00634CC8">
        <w:rPr>
          <w:rFonts w:ascii="Arial" w:eastAsiaTheme="minorEastAsia" w:hAnsi="Arial" w:cs="Arial" w:hint="eastAsia"/>
          <w:sz w:val="22"/>
          <w:szCs w:val="22"/>
          <w:lang w:eastAsia="zh-CN"/>
        </w:rPr>
        <w:t xml:space="preserve"> and </w:t>
      </w:r>
      <w:r w:rsidR="00E7674C">
        <w:rPr>
          <w:rFonts w:ascii="Arial" w:eastAsiaTheme="minorEastAsia" w:hAnsi="Arial" w:cs="Arial"/>
          <w:sz w:val="22"/>
          <w:szCs w:val="22"/>
          <w:lang w:eastAsia="zh-CN"/>
        </w:rPr>
        <w:t>extensive</w:t>
      </w:r>
      <w:r w:rsidR="00E7674C" w:rsidRPr="00CF7E03">
        <w:rPr>
          <w:rFonts w:ascii="Arial" w:eastAsiaTheme="minorEastAsia" w:hAnsi="Arial" w:cs="Arial"/>
          <w:sz w:val="22"/>
          <w:szCs w:val="22"/>
          <w:lang w:eastAsia="zh-CN"/>
        </w:rPr>
        <w:t xml:space="preserve"> </w:t>
      </w:r>
      <w:r w:rsidR="00634CC8" w:rsidRPr="00CF7E03">
        <w:rPr>
          <w:rFonts w:ascii="Arial" w:eastAsiaTheme="minorEastAsia" w:hAnsi="Arial" w:cs="Arial"/>
          <w:sz w:val="22"/>
          <w:szCs w:val="22"/>
          <w:lang w:eastAsia="zh-CN"/>
        </w:rPr>
        <w:t>soot formation</w:t>
      </w:r>
      <w:r w:rsidR="0098759F" w:rsidRPr="00CF7E03">
        <w:rPr>
          <w:rFonts w:ascii="Arial" w:eastAsiaTheme="minorEastAsia" w:hAnsi="Arial" w:cs="Arial"/>
          <w:sz w:val="22"/>
          <w:szCs w:val="22"/>
          <w:lang w:eastAsia="zh-CN"/>
        </w:rPr>
        <w:t>.</w:t>
      </w:r>
      <w:r w:rsidR="00BA3524" w:rsidRPr="00BA3524">
        <w:rPr>
          <w:rFonts w:ascii="Arial" w:hAnsi="Arial" w:cs="Arial"/>
          <w:sz w:val="22"/>
          <w:vertAlign w:val="superscript"/>
        </w:rPr>
        <w:t>5,62</w:t>
      </w:r>
      <w:r w:rsidR="0098759F"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 xml:space="preserve">Another </w:t>
      </w:r>
      <w:r w:rsidR="00685C63" w:rsidRPr="00CF7E03">
        <w:rPr>
          <w:rFonts w:ascii="Arial" w:eastAsiaTheme="minorEastAsia" w:hAnsi="Arial" w:cs="Arial"/>
          <w:sz w:val="22"/>
          <w:szCs w:val="22"/>
          <w:lang w:eastAsia="zh-CN"/>
        </w:rPr>
        <w:t xml:space="preserve">type of </w:t>
      </w:r>
      <w:r w:rsidR="00CB712A" w:rsidRPr="00CF7E03">
        <w:rPr>
          <w:rFonts w:ascii="Arial" w:eastAsiaTheme="minorEastAsia" w:hAnsi="Arial" w:cs="Arial"/>
          <w:sz w:val="22"/>
          <w:szCs w:val="22"/>
          <w:lang w:eastAsia="zh-CN"/>
        </w:rPr>
        <w:t>thermal plasma plant</w:t>
      </w:r>
      <w:r w:rsidR="004505A5">
        <w:rPr>
          <w:rFonts w:ascii="Arial" w:eastAsiaTheme="minorEastAsia" w:hAnsi="Arial" w:cs="Arial"/>
          <w:sz w:val="22"/>
          <w:szCs w:val="22"/>
          <w:lang w:eastAsia="zh-CN"/>
        </w:rPr>
        <w:t>,</w:t>
      </w:r>
      <w:r w:rsidR="00CB712A" w:rsidRPr="00CF7E03">
        <w:rPr>
          <w:rFonts w:ascii="Arial" w:eastAsiaTheme="minorEastAsia" w:hAnsi="Arial" w:cs="Arial"/>
          <w:sz w:val="22"/>
          <w:szCs w:val="22"/>
          <w:lang w:eastAsia="zh-CN"/>
        </w:rPr>
        <w:t xml:space="preserve"> operated by DuPont between</w:t>
      </w:r>
      <w:r w:rsidR="0051581B"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1963</w:t>
      </w:r>
      <w:r w:rsidR="00C443C4" w:rsidRPr="00CF7E03">
        <w:rPr>
          <w:rFonts w:ascii="Arial" w:eastAsiaTheme="minorEastAsia" w:hAnsi="Arial" w:cs="Arial"/>
          <w:sz w:val="22"/>
          <w:szCs w:val="22"/>
          <w:lang w:eastAsia="zh-CN"/>
        </w:rPr>
        <w:t xml:space="preserve"> and </w:t>
      </w:r>
      <w:r w:rsidR="00CB712A" w:rsidRPr="00CF7E03">
        <w:rPr>
          <w:rFonts w:ascii="Arial" w:eastAsiaTheme="minorEastAsia" w:hAnsi="Arial" w:cs="Arial"/>
          <w:sz w:val="22"/>
          <w:szCs w:val="22"/>
          <w:lang w:eastAsia="zh-CN"/>
        </w:rPr>
        <w:t>1968</w:t>
      </w:r>
      <w:r w:rsidR="004505A5">
        <w:rPr>
          <w:rFonts w:ascii="Arial" w:eastAsiaTheme="minorEastAsia" w:hAnsi="Arial" w:cs="Arial"/>
          <w:sz w:val="22"/>
          <w:szCs w:val="22"/>
          <w:lang w:eastAsia="zh-CN"/>
        </w:rPr>
        <w:t>,</w:t>
      </w:r>
      <w:r w:rsidR="00CB712A" w:rsidRPr="00CF7E03">
        <w:rPr>
          <w:rFonts w:ascii="Arial" w:eastAsiaTheme="minorEastAsia" w:hAnsi="Arial" w:cs="Arial"/>
          <w:sz w:val="22"/>
          <w:szCs w:val="22"/>
          <w:lang w:eastAsia="zh-CN"/>
        </w:rPr>
        <w:t xml:space="preserve"> show</w:t>
      </w:r>
      <w:r w:rsidR="0051581B" w:rsidRPr="00CF7E03">
        <w:rPr>
          <w:rFonts w:ascii="Arial" w:eastAsiaTheme="minorEastAsia" w:hAnsi="Arial" w:cs="Arial"/>
          <w:sz w:val="22"/>
          <w:szCs w:val="22"/>
          <w:lang w:eastAsia="zh-CN"/>
        </w:rPr>
        <w:t>ed</w:t>
      </w:r>
      <w:r w:rsidR="00CB712A" w:rsidRPr="00CF7E03">
        <w:rPr>
          <w:rFonts w:ascii="Arial" w:eastAsiaTheme="minorEastAsia" w:hAnsi="Arial" w:cs="Arial"/>
          <w:sz w:val="22"/>
          <w:szCs w:val="22"/>
          <w:lang w:eastAsia="zh-CN"/>
        </w:rPr>
        <w:t xml:space="preserve"> a</w:t>
      </w:r>
      <w:r w:rsidR="0051581B" w:rsidRPr="00CF7E03">
        <w:rPr>
          <w:rFonts w:ascii="Arial" w:eastAsiaTheme="minorEastAsia" w:hAnsi="Arial" w:cs="Arial"/>
          <w:sz w:val="22"/>
          <w:szCs w:val="22"/>
          <w:lang w:eastAsia="zh-CN"/>
        </w:rPr>
        <w:t xml:space="preserve"> higher C</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H</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 xml:space="preserve"> yield and</w:t>
      </w:r>
      <w:r w:rsidR="00CB712A" w:rsidRPr="00CF7E03">
        <w:rPr>
          <w:rFonts w:ascii="Arial" w:eastAsiaTheme="minorEastAsia" w:hAnsi="Arial" w:cs="Arial"/>
          <w:sz w:val="22"/>
          <w:szCs w:val="22"/>
          <w:lang w:eastAsia="zh-CN"/>
        </w:rPr>
        <w:t xml:space="preserve"> lower electricity consumption of 8.8</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kWh</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kg</w:t>
      </w:r>
      <w:r w:rsidR="009426E4" w:rsidRPr="00CF7E03">
        <w:rPr>
          <w:rFonts w:ascii="Arial" w:eastAsiaTheme="minorEastAsia" w:hAnsi="Arial" w:cs="Arial"/>
          <w:sz w:val="22"/>
          <w:szCs w:val="22"/>
          <w:vertAlign w:val="superscript"/>
          <w:lang w:eastAsia="zh-CN"/>
        </w:rPr>
        <w:t>–</w:t>
      </w:r>
      <w:r w:rsidR="00A11681" w:rsidRPr="00CF7E03">
        <w:rPr>
          <w:rFonts w:ascii="Arial" w:eastAsiaTheme="minorEastAsia" w:hAnsi="Arial" w:cs="Arial"/>
          <w:sz w:val="22"/>
          <w:szCs w:val="22"/>
          <w:vertAlign w:val="superscript"/>
          <w:lang w:eastAsia="zh-CN"/>
        </w:rPr>
        <w:t>1</w:t>
      </w:r>
      <w:r w:rsidR="00A11681">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C</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using</w:t>
      </w:r>
      <w:r w:rsidR="00CB712A" w:rsidRPr="00CF7E03">
        <w:rPr>
          <w:rFonts w:ascii="Arial" w:eastAsiaTheme="minorEastAsia" w:hAnsi="Arial" w:cs="Arial"/>
          <w:sz w:val="22"/>
          <w:szCs w:val="22"/>
          <w:lang w:eastAsia="zh-CN"/>
        </w:rPr>
        <w:t xml:space="preserve"> a rotating arc</w:t>
      </w:r>
      <w:r w:rsidR="0051581B" w:rsidRPr="00CF7E03">
        <w:rPr>
          <w:rFonts w:ascii="Arial" w:eastAsiaTheme="minorEastAsia" w:hAnsi="Arial" w:cs="Arial"/>
          <w:sz w:val="22"/>
          <w:szCs w:val="22"/>
          <w:lang w:eastAsia="zh-CN"/>
        </w:rPr>
        <w:t>.</w:t>
      </w:r>
      <w:r w:rsidR="00BA3524" w:rsidRPr="00BA3524">
        <w:rPr>
          <w:rFonts w:ascii="Arial" w:hAnsi="Arial" w:cs="Arial"/>
          <w:sz w:val="22"/>
          <w:vertAlign w:val="superscript"/>
        </w:rPr>
        <w:t>63</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lang w:eastAsia="zh-CN"/>
        </w:rPr>
        <w:t xml:space="preserve">owever, </w:t>
      </w:r>
      <w:r w:rsidR="0051581B" w:rsidRPr="00CF7E03">
        <w:rPr>
          <w:rFonts w:ascii="Arial" w:eastAsiaTheme="minorEastAsia" w:hAnsi="Arial" w:cs="Arial"/>
          <w:sz w:val="22"/>
          <w:szCs w:val="22"/>
          <w:lang w:eastAsia="zh-CN"/>
        </w:rPr>
        <w:t>the</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equipment design was complex</w:t>
      </w:r>
      <w:r w:rsidR="0093067C">
        <w:rPr>
          <w:rFonts w:ascii="Arial" w:eastAsiaTheme="minorEastAsia" w:hAnsi="Arial" w:cs="Arial"/>
          <w:sz w:val="22"/>
          <w:szCs w:val="22"/>
          <w:lang w:eastAsia="zh-CN"/>
        </w:rPr>
        <w:t>,</w:t>
      </w:r>
      <w:r w:rsidR="00B56CD6">
        <w:rPr>
          <w:rFonts w:ascii="Arial" w:eastAsiaTheme="minorEastAsia" w:hAnsi="Arial" w:cs="Arial" w:hint="eastAsia"/>
          <w:sz w:val="22"/>
          <w:szCs w:val="22"/>
          <w:lang w:eastAsia="zh-CN"/>
        </w:rPr>
        <w:t xml:space="preserve"> with decreased stability</w:t>
      </w:r>
      <w:r w:rsidR="0051581B" w:rsidRPr="00CF7E03">
        <w:rPr>
          <w:rFonts w:ascii="Arial" w:eastAsiaTheme="minorEastAsia" w:hAnsi="Arial" w:cs="Arial"/>
          <w:sz w:val="22"/>
          <w:szCs w:val="22"/>
          <w:lang w:eastAsia="zh-CN"/>
        </w:rPr>
        <w:t xml:space="preserve">, and </w:t>
      </w:r>
      <w:r w:rsidR="000838B1">
        <w:rPr>
          <w:rFonts w:ascii="Arial" w:eastAsiaTheme="minorEastAsia" w:hAnsi="Arial" w:cs="Arial" w:hint="eastAsia"/>
          <w:sz w:val="22"/>
          <w:szCs w:val="22"/>
          <w:lang w:eastAsia="zh-CN"/>
        </w:rPr>
        <w:t xml:space="preserve">costly </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was co-fed as the plasma gas</w:t>
      </w:r>
      <w:r w:rsidR="00CB712A" w:rsidRPr="00CF7E03">
        <w:rPr>
          <w:rFonts w:ascii="Arial" w:eastAsiaTheme="minorEastAsia" w:hAnsi="Arial" w:cs="Arial"/>
          <w:sz w:val="22"/>
          <w:szCs w:val="22"/>
          <w:lang w:eastAsia="zh-CN"/>
        </w:rPr>
        <w:t>.</w:t>
      </w:r>
      <w:r w:rsidR="00BA3524" w:rsidRPr="00BA3524">
        <w:rPr>
          <w:rFonts w:ascii="Arial" w:hAnsi="Arial" w:cs="Arial"/>
          <w:sz w:val="22"/>
          <w:vertAlign w:val="superscript"/>
        </w:rPr>
        <w:t>63</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W</w:t>
      </w:r>
      <w:r w:rsidR="0098759F" w:rsidRPr="00CF7E03">
        <w:rPr>
          <w:rFonts w:ascii="Arial" w:eastAsiaTheme="minorEastAsia" w:hAnsi="Arial" w:cs="Arial"/>
          <w:sz w:val="22"/>
          <w:szCs w:val="22"/>
          <w:lang w:eastAsia="zh-CN"/>
        </w:rPr>
        <w:t xml:space="preserve">ith the increasing </w:t>
      </w:r>
      <w:r w:rsidR="00ED32D8" w:rsidRPr="00CF7E03">
        <w:rPr>
          <w:rFonts w:ascii="Arial" w:eastAsiaTheme="minorEastAsia" w:hAnsi="Arial" w:cs="Arial"/>
          <w:sz w:val="22"/>
          <w:szCs w:val="22"/>
          <w:lang w:eastAsia="zh-CN"/>
        </w:rPr>
        <w:t xml:space="preserve">availability of green electricity, thermal plasma has </w:t>
      </w:r>
      <w:r w:rsidR="0044763A" w:rsidRPr="00CF7E03">
        <w:rPr>
          <w:rFonts w:ascii="Arial" w:eastAsiaTheme="minorEastAsia" w:hAnsi="Arial" w:cs="Arial"/>
          <w:sz w:val="22"/>
          <w:szCs w:val="22"/>
          <w:lang w:eastAsia="zh-CN"/>
        </w:rPr>
        <w:t>garnered</w:t>
      </w:r>
      <w:r w:rsidR="007F2738">
        <w:rPr>
          <w:rFonts w:ascii="Arial" w:eastAsiaTheme="minorEastAsia" w:hAnsi="Arial" w:cs="Arial" w:hint="eastAsia"/>
          <w:sz w:val="22"/>
          <w:szCs w:val="22"/>
          <w:lang w:eastAsia="zh-CN"/>
        </w:rPr>
        <w:t xml:space="preserve"> more</w:t>
      </w:r>
      <w:r w:rsidR="0044763A" w:rsidRPr="00CF7E03">
        <w:rPr>
          <w:rFonts w:ascii="Arial" w:eastAsiaTheme="minorEastAsia" w:hAnsi="Arial" w:cs="Arial"/>
          <w:sz w:val="22"/>
          <w:szCs w:val="22"/>
          <w:lang w:eastAsia="zh-CN"/>
        </w:rPr>
        <w:t xml:space="preserve"> </w:t>
      </w:r>
      <w:r w:rsidR="00ED32D8" w:rsidRPr="00CF7E03">
        <w:rPr>
          <w:rFonts w:ascii="Arial" w:eastAsiaTheme="minorEastAsia" w:hAnsi="Arial" w:cs="Arial"/>
          <w:sz w:val="22"/>
          <w:szCs w:val="22"/>
          <w:lang w:eastAsia="zh-CN"/>
        </w:rPr>
        <w:t>attention.</w:t>
      </w:r>
      <w:r w:rsidR="00BA3524" w:rsidRPr="00BA3524">
        <w:rPr>
          <w:rFonts w:ascii="Arial" w:hAnsi="Arial" w:cs="Arial"/>
          <w:sz w:val="22"/>
          <w:vertAlign w:val="superscript"/>
        </w:rPr>
        <w:t>13,21,64</w:t>
      </w:r>
    </w:p>
    <w:p w14:paraId="0ADE0C95" w14:textId="708B237F" w:rsidR="009D2C77" w:rsidRPr="00AA2B19" w:rsidRDefault="009D2C77" w:rsidP="00FE1182">
      <w:pPr>
        <w:tabs>
          <w:tab w:val="left" w:pos="450"/>
        </w:tabs>
        <w:spacing w:before="240" w:line="360" w:lineRule="auto"/>
        <w:jc w:val="both"/>
        <w:rPr>
          <w:rFonts w:ascii="Arial" w:eastAsiaTheme="minorEastAsia" w:hAnsi="Arial" w:cs="Arial"/>
          <w:sz w:val="22"/>
          <w:szCs w:val="22"/>
          <w:lang w:eastAsia="zh-CN"/>
        </w:rPr>
      </w:pPr>
      <w:bookmarkStart w:id="487" w:name="_Hlk170915369"/>
      <w:commentRangeStart w:id="488"/>
      <w:commentRangeStart w:id="489"/>
      <w:r w:rsidRPr="00CF7E03">
        <w:rPr>
          <w:rFonts w:ascii="Arial" w:eastAsiaTheme="minorEastAsia" w:hAnsi="Arial" w:cs="Arial"/>
          <w:b/>
          <w:sz w:val="22"/>
          <w:szCs w:val="22"/>
          <w:lang w:eastAsia="zh-CN"/>
        </w:rPr>
        <w:t>2.4.</w:t>
      </w:r>
      <w:r w:rsidRPr="00CF7E03">
        <w:rPr>
          <w:rFonts w:ascii="Arial" w:eastAsiaTheme="minorEastAsia" w:hAnsi="Arial" w:cs="Arial"/>
          <w:b/>
          <w:sz w:val="22"/>
          <w:szCs w:val="22"/>
          <w:lang w:eastAsia="zh-CN"/>
        </w:rPr>
        <w:tab/>
      </w:r>
      <w:r w:rsidR="001507EA" w:rsidRPr="00CF7E03">
        <w:rPr>
          <w:rFonts w:ascii="Arial" w:eastAsiaTheme="minorEastAsia" w:hAnsi="Arial" w:cs="Arial"/>
          <w:b/>
          <w:sz w:val="22"/>
          <w:szCs w:val="22"/>
          <w:lang w:eastAsia="zh-CN"/>
        </w:rPr>
        <w:t xml:space="preserve">Emerging </w:t>
      </w:r>
      <w:ins w:id="490" w:author="Zhang  Zihao" w:date="2024-08-28T16:05:00Z" w16du:dateUtc="2024-08-28T14:05:00Z">
        <w:r w:rsidR="0099087A">
          <w:rPr>
            <w:rFonts w:ascii="Arial" w:eastAsiaTheme="minorEastAsia" w:hAnsi="Arial" w:cs="Arial" w:hint="eastAsia"/>
            <w:b/>
            <w:sz w:val="22"/>
            <w:szCs w:val="22"/>
            <w:lang w:eastAsia="zh-CN"/>
          </w:rPr>
          <w:t xml:space="preserve">direct </w:t>
        </w:r>
      </w:ins>
      <w:r w:rsidR="003910A4" w:rsidRPr="00CF7E03">
        <w:rPr>
          <w:rFonts w:ascii="Arial" w:eastAsiaTheme="minorEastAsia" w:hAnsi="Arial" w:cs="Arial"/>
          <w:b/>
          <w:sz w:val="22"/>
          <w:szCs w:val="22"/>
          <w:lang w:eastAsia="zh-CN"/>
        </w:rPr>
        <w:t>a</w:t>
      </w:r>
      <w:r w:rsidRPr="00CF7E03">
        <w:rPr>
          <w:rFonts w:ascii="Arial" w:eastAsiaTheme="minorEastAsia" w:hAnsi="Arial" w:cs="Arial"/>
          <w:b/>
          <w:sz w:val="22"/>
          <w:szCs w:val="22"/>
          <w:lang w:eastAsia="zh-CN"/>
        </w:rPr>
        <w:t xml:space="preserve">cetylene synthesis </w:t>
      </w:r>
      <w:r w:rsidR="00AA08EB" w:rsidRPr="00CF7E03">
        <w:rPr>
          <w:rFonts w:ascii="Arial" w:eastAsiaTheme="minorEastAsia" w:hAnsi="Arial" w:cs="Arial"/>
          <w:b/>
          <w:sz w:val="22"/>
          <w:szCs w:val="22"/>
          <w:lang w:eastAsia="zh-CN"/>
        </w:rPr>
        <w:t xml:space="preserve">routes </w:t>
      </w:r>
      <w:r w:rsidR="003910A4" w:rsidRPr="00CF7E03">
        <w:rPr>
          <w:rFonts w:ascii="Arial" w:eastAsiaTheme="minorEastAsia" w:hAnsi="Arial" w:cs="Arial"/>
          <w:b/>
          <w:sz w:val="22"/>
          <w:szCs w:val="22"/>
          <w:lang w:eastAsia="zh-CN"/>
        </w:rPr>
        <w:t xml:space="preserve">and catalytic </w:t>
      </w:r>
      <w:r w:rsidR="00AA08EB" w:rsidRPr="00CF7E03">
        <w:rPr>
          <w:rFonts w:ascii="Arial" w:eastAsiaTheme="minorEastAsia" w:hAnsi="Arial" w:cs="Arial"/>
          <w:b/>
          <w:sz w:val="22"/>
          <w:szCs w:val="22"/>
          <w:lang w:eastAsia="zh-CN"/>
        </w:rPr>
        <w:t>applications</w:t>
      </w:r>
      <w:commentRangeEnd w:id="488"/>
      <w:r w:rsidR="003E0307">
        <w:rPr>
          <w:rStyle w:val="CommentReference"/>
        </w:rPr>
        <w:commentReference w:id="488"/>
      </w:r>
      <w:commentRangeEnd w:id="489"/>
      <w:r w:rsidR="0099087A">
        <w:rPr>
          <w:rStyle w:val="CommentReference"/>
        </w:rPr>
        <w:commentReference w:id="489"/>
      </w:r>
    </w:p>
    <w:bookmarkEnd w:id="487"/>
    <w:p w14:paraId="77CF73FE" w14:textId="07914CE7" w:rsidR="00570C0A" w:rsidRPr="00D332BE" w:rsidRDefault="00F066D5"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Recent advance</w:t>
      </w:r>
      <w:r w:rsidR="005B54A8" w:rsidRPr="00CF7E03">
        <w:rPr>
          <w:rFonts w:ascii="Arial" w:eastAsiaTheme="minorEastAsia" w:hAnsi="Arial" w:cs="Arial"/>
          <w:sz w:val="22"/>
          <w:szCs w:val="22"/>
          <w:lang w:eastAsia="zh-CN"/>
        </w:rPr>
        <w:t>ments</w:t>
      </w:r>
      <w:r w:rsidRPr="00CF7E03">
        <w:rPr>
          <w:rFonts w:ascii="Arial" w:eastAsiaTheme="minorEastAsia" w:hAnsi="Arial" w:cs="Arial"/>
          <w:sz w:val="22"/>
          <w:szCs w:val="22"/>
          <w:lang w:eastAsia="zh-CN"/>
        </w:rPr>
        <w:t xml:space="preserve"> have explored </w:t>
      </w:r>
      <w:r w:rsidR="00DF64BC" w:rsidRPr="00CF7E03">
        <w:rPr>
          <w:rFonts w:ascii="Arial" w:eastAsiaTheme="minorEastAsia" w:hAnsi="Arial" w:cs="Arial"/>
          <w:sz w:val="22"/>
          <w:szCs w:val="22"/>
          <w:lang w:eastAsia="zh-CN"/>
        </w:rPr>
        <w:t>non</w:t>
      </w:r>
      <w:r w:rsidR="0071072D" w:rsidRPr="00CF7E03">
        <w:rPr>
          <w:rFonts w:ascii="Arial" w:eastAsiaTheme="minorEastAsia" w:hAnsi="Arial" w:cs="Arial"/>
          <w:sz w:val="22"/>
          <w:szCs w:val="22"/>
          <w:lang w:eastAsia="zh-CN"/>
        </w:rPr>
        <w:noBreakHyphen/>
      </w:r>
      <w:r w:rsidR="00DF64BC" w:rsidRPr="00CF7E03">
        <w:rPr>
          <w:rFonts w:ascii="Arial" w:eastAsiaTheme="minorEastAsia" w:hAnsi="Arial" w:cs="Arial"/>
          <w:sz w:val="22"/>
          <w:szCs w:val="22"/>
          <w:lang w:eastAsia="zh-CN"/>
        </w:rPr>
        <w:t>thermal</w:t>
      </w:r>
      <w:r w:rsidRPr="00CF7E03">
        <w:rPr>
          <w:rFonts w:ascii="Arial" w:eastAsiaTheme="minorEastAsia" w:hAnsi="Arial" w:cs="Arial"/>
          <w:sz w:val="22"/>
          <w:szCs w:val="22"/>
          <w:lang w:eastAsia="zh-CN"/>
        </w:rPr>
        <w:t xml:space="preserve"> plasma technologies, </w:t>
      </w:r>
      <w:r w:rsidR="004238C4" w:rsidRPr="00CF7E03">
        <w:rPr>
          <w:rFonts w:ascii="Arial" w:eastAsiaTheme="minorEastAsia" w:hAnsi="Arial" w:cs="Arial"/>
          <w:sz w:val="22"/>
          <w:szCs w:val="22"/>
          <w:lang w:eastAsia="zh-CN"/>
        </w:rPr>
        <w:t>including</w:t>
      </w:r>
      <w:r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electrode</w:t>
      </w:r>
      <w:r w:rsidR="00FA280F">
        <w:rPr>
          <w:rFonts w:ascii="Arial" w:eastAsiaTheme="minorEastAsia" w:hAnsi="Arial" w:cs="Arial"/>
          <w:sz w:val="22"/>
          <w:szCs w:val="22"/>
          <w:lang w:eastAsia="zh-CN"/>
        </w:rPr>
        <w:noBreakHyphen/>
      </w:r>
      <w:r w:rsidR="00570C0A" w:rsidRPr="00CF7E03">
        <w:rPr>
          <w:rFonts w:ascii="Arial" w:eastAsiaTheme="minorEastAsia" w:hAnsi="Arial" w:cs="Arial"/>
          <w:sz w:val="22"/>
          <w:szCs w:val="22"/>
          <w:lang w:eastAsia="zh-CN"/>
        </w:rPr>
        <w:t>based</w:t>
      </w:r>
      <w:r w:rsidR="001E4BB3" w:rsidRPr="00CF7E03">
        <w:rPr>
          <w:rFonts w:ascii="Arial" w:eastAsiaTheme="minorEastAsia" w:hAnsi="Arial" w:cs="Arial"/>
          <w:sz w:val="22"/>
          <w:szCs w:val="22"/>
          <w:lang w:eastAsia="zh-CN"/>
        </w:rPr>
        <w:t xml:space="preserve"> plasma (</w:t>
      </w:r>
      <w:r w:rsidRPr="00CF7E03">
        <w:rPr>
          <w:rFonts w:ascii="Arial" w:eastAsiaTheme="minorEastAsia" w:hAnsi="Arial" w:cs="Arial"/>
          <w:sz w:val="22"/>
          <w:szCs w:val="22"/>
          <w:lang w:eastAsia="zh-CN"/>
        </w:rPr>
        <w:t>dielectric barrier</w:t>
      </w:r>
      <w:r w:rsidR="00DA09F4" w:rsidRPr="00CF7E03">
        <w:rPr>
          <w:rFonts w:ascii="Arial" w:eastAsiaTheme="minorEastAsia" w:hAnsi="Arial" w:cs="Arial"/>
          <w:sz w:val="22"/>
          <w:szCs w:val="22"/>
          <w:lang w:eastAsia="zh-CN"/>
        </w:rPr>
        <w:t xml:space="preserve"> discharge (DBD)</w:t>
      </w:r>
      <w:r w:rsidRPr="00CF7E03">
        <w:rPr>
          <w:rFonts w:ascii="Arial" w:eastAsiaTheme="minorEastAsia" w:hAnsi="Arial" w:cs="Arial"/>
          <w:sz w:val="22"/>
          <w:szCs w:val="22"/>
          <w:lang w:eastAsia="zh-CN"/>
        </w:rPr>
        <w:t>, corona,</w:t>
      </w:r>
      <w:r w:rsidR="00DF64B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pulsed</w:t>
      </w:r>
      <w:r w:rsidR="00DF64BC" w:rsidRPr="00CF7E03">
        <w:rPr>
          <w:rFonts w:ascii="Arial" w:eastAsiaTheme="minorEastAsia" w:hAnsi="Arial" w:cs="Arial"/>
          <w:sz w:val="22"/>
          <w:szCs w:val="22"/>
          <w:lang w:eastAsia="zh-CN"/>
        </w:rPr>
        <w:t xml:space="preserve">, </w:t>
      </w:r>
      <w:r w:rsidR="001E4BB3"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spark</w:t>
      </w:r>
      <w:r w:rsidR="001E4BB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 xml:space="preserve">electrodeless </w:t>
      </w:r>
      <w:r w:rsidR="00DF64BC" w:rsidRPr="00CF7E03">
        <w:rPr>
          <w:rFonts w:ascii="Arial" w:eastAsiaTheme="minorEastAsia" w:hAnsi="Arial" w:cs="Arial"/>
          <w:sz w:val="22"/>
          <w:szCs w:val="22"/>
          <w:lang w:eastAsia="zh-CN"/>
        </w:rPr>
        <w:t xml:space="preserve">microwave plasma </w:t>
      </w:r>
      <w:r w:rsidRPr="00CF7E03">
        <w:rPr>
          <w:rFonts w:ascii="Arial" w:eastAsiaTheme="minorEastAsia" w:hAnsi="Arial" w:cs="Arial"/>
          <w:sz w:val="22"/>
          <w:szCs w:val="22"/>
          <w:lang w:eastAsia="zh-CN"/>
        </w:rPr>
        <w:t>for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synthesis</w:t>
      </w:r>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B238FF" w:rsidRPr="00CF7E03">
        <w:rPr>
          <w:rFonts w:ascii="Arial" w:eastAsiaTheme="minorEastAsia" w:hAnsi="Arial" w:cs="Arial"/>
          <w:sz w:val="22"/>
          <w:szCs w:val="22"/>
          <w:lang w:eastAsia="zh-CN"/>
        </w:rPr>
        <w:t>.</w:t>
      </w:r>
      <w:r w:rsidR="00BA3524" w:rsidRPr="00BA3524">
        <w:rPr>
          <w:rFonts w:ascii="Arial" w:hAnsi="Arial" w:cs="Arial"/>
          <w:sz w:val="22"/>
          <w:vertAlign w:val="superscript"/>
        </w:rPr>
        <w:t>33</w:t>
      </w:r>
      <w:r w:rsidR="00B238F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N</w:t>
      </w:r>
      <w:r w:rsidRPr="00CF7E03">
        <w:rPr>
          <w:rFonts w:ascii="Arial" w:eastAsiaTheme="minorEastAsia" w:hAnsi="Arial" w:cs="Arial"/>
          <w:sz w:val="22"/>
          <w:szCs w:val="22"/>
          <w:lang w:eastAsia="zh-CN"/>
        </w:rPr>
        <w:t>on</w:t>
      </w:r>
      <w:r w:rsidR="0050423D">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thermal </w:t>
      </w:r>
      <w:r w:rsidR="004729D1" w:rsidRPr="00CF7E03">
        <w:rPr>
          <w:rFonts w:ascii="Arial" w:eastAsiaTheme="minorEastAsia" w:hAnsi="Arial" w:cs="Arial"/>
          <w:sz w:val="22"/>
          <w:szCs w:val="22"/>
          <w:lang w:eastAsia="zh-CN"/>
        </w:rPr>
        <w:t>plasma</w:t>
      </w:r>
      <w:r w:rsidRPr="00CF7E03">
        <w:rPr>
          <w:rFonts w:ascii="Arial" w:eastAsiaTheme="minorEastAsia" w:hAnsi="Arial" w:cs="Arial"/>
          <w:sz w:val="22"/>
          <w:szCs w:val="22"/>
          <w:lang w:eastAsia="zh-CN"/>
        </w:rPr>
        <w:t xml:space="preserve">s channel </w:t>
      </w:r>
      <w:r w:rsidR="00402852" w:rsidRPr="00CF7E03">
        <w:rPr>
          <w:rFonts w:ascii="Arial" w:eastAsiaTheme="minorEastAsia" w:hAnsi="Arial" w:cs="Arial"/>
          <w:sz w:val="22"/>
          <w:szCs w:val="22"/>
          <w:lang w:eastAsia="zh-CN"/>
        </w:rPr>
        <w:t xml:space="preserve">energy preferentially to electrons, </w:t>
      </w:r>
      <w:r w:rsidRPr="00CF7E03">
        <w:rPr>
          <w:rFonts w:ascii="Arial" w:eastAsiaTheme="minorEastAsia" w:hAnsi="Arial" w:cs="Arial"/>
          <w:sz w:val="22"/>
          <w:szCs w:val="22"/>
          <w:lang w:eastAsia="zh-CN"/>
        </w:rPr>
        <w:t xml:space="preserve">creating </w:t>
      </w:r>
      <w:r w:rsidR="00402852" w:rsidRPr="00CF7E03">
        <w:rPr>
          <w:rFonts w:ascii="Arial" w:eastAsiaTheme="minorEastAsia" w:hAnsi="Arial" w:cs="Arial"/>
          <w:sz w:val="22"/>
          <w:szCs w:val="22"/>
          <w:lang w:eastAsia="zh-CN"/>
        </w:rPr>
        <w:t xml:space="preserve">a </w:t>
      </w:r>
      <w:r w:rsidR="005B54A8" w:rsidRPr="00CF7E03">
        <w:rPr>
          <w:rFonts w:ascii="Arial" w:eastAsiaTheme="minorEastAsia" w:hAnsi="Arial" w:cs="Arial"/>
          <w:sz w:val="22"/>
          <w:szCs w:val="22"/>
          <w:lang w:eastAsia="zh-CN"/>
        </w:rPr>
        <w:t>much</w:t>
      </w:r>
      <w:r w:rsidR="00402852"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higher</w:t>
      </w:r>
      <w:r w:rsidR="00402852" w:rsidRPr="00CF7E03">
        <w:rPr>
          <w:rFonts w:ascii="Arial" w:eastAsiaTheme="minorEastAsia" w:hAnsi="Arial" w:cs="Arial"/>
          <w:sz w:val="22"/>
          <w:szCs w:val="22"/>
          <w:lang w:eastAsia="zh-CN"/>
        </w:rPr>
        <w:t xml:space="preserve"> electron temperature</w:t>
      </w:r>
      <w:r w:rsidR="00F90D61"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than</w:t>
      </w:r>
      <w:r w:rsidR="005B54A8" w:rsidRPr="00CF7E03">
        <w:rPr>
          <w:rFonts w:ascii="Arial" w:eastAsiaTheme="minorEastAsia" w:hAnsi="Arial" w:cs="Arial"/>
          <w:sz w:val="22"/>
          <w:szCs w:val="22"/>
          <w:lang w:eastAsia="zh-CN"/>
        </w:rPr>
        <w:t xml:space="preserve"> </w:t>
      </w:r>
      <w:r w:rsidR="003D58D1">
        <w:rPr>
          <w:rFonts w:ascii="Arial" w:eastAsiaTheme="minorEastAsia" w:hAnsi="Arial" w:cs="Arial" w:hint="eastAsia"/>
          <w:sz w:val="22"/>
          <w:szCs w:val="22"/>
          <w:lang w:eastAsia="zh-CN"/>
        </w:rPr>
        <w:t>that</w:t>
      </w:r>
      <w:r w:rsidR="005B54A8" w:rsidRPr="00CF7E03">
        <w:rPr>
          <w:rFonts w:ascii="Arial" w:eastAsiaTheme="minorEastAsia" w:hAnsi="Arial" w:cs="Arial"/>
          <w:sz w:val="22"/>
          <w:szCs w:val="22"/>
          <w:lang w:eastAsia="zh-CN"/>
        </w:rPr>
        <w:t xml:space="preserve"> of</w:t>
      </w:r>
      <w:r w:rsidR="00DF64BC" w:rsidRPr="00CF7E03">
        <w:rPr>
          <w:rFonts w:ascii="Arial" w:eastAsiaTheme="minorEastAsia" w:hAnsi="Arial" w:cs="Arial"/>
          <w:sz w:val="22"/>
          <w:szCs w:val="22"/>
          <w:lang w:eastAsia="zh-CN"/>
        </w:rPr>
        <w:t xml:space="preserve"> ions and</w:t>
      </w:r>
      <w:r w:rsidR="00F90D61" w:rsidRPr="00CF7E03">
        <w:rPr>
          <w:rFonts w:ascii="Arial" w:eastAsiaTheme="minorEastAsia" w:hAnsi="Arial" w:cs="Arial"/>
          <w:sz w:val="22"/>
          <w:szCs w:val="22"/>
          <w:lang w:eastAsia="zh-CN"/>
        </w:rPr>
        <w:t xml:space="preserve"> neutral</w:t>
      </w:r>
      <w:r w:rsidR="005B54A8" w:rsidRPr="00CF7E03">
        <w:rPr>
          <w:rFonts w:ascii="Arial" w:eastAsiaTheme="minorEastAsia" w:hAnsi="Arial" w:cs="Arial"/>
          <w:sz w:val="22"/>
          <w:szCs w:val="22"/>
          <w:lang w:eastAsia="zh-CN"/>
        </w:rPr>
        <w:t>s</w:t>
      </w:r>
      <w:r w:rsidR="00F90D61"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 xml:space="preserve">When </w:t>
      </w:r>
      <w:r w:rsidR="00F46C51" w:rsidRPr="00CF7E03">
        <w:rPr>
          <w:rFonts w:ascii="Arial" w:eastAsiaTheme="minorEastAsia" w:hAnsi="Arial" w:cs="Arial"/>
          <w:sz w:val="22"/>
          <w:szCs w:val="22"/>
          <w:lang w:eastAsia="zh-CN"/>
        </w:rPr>
        <w:t>the n</w:t>
      </w:r>
      <w:r w:rsidR="00DF64BC" w:rsidRPr="00CF7E03">
        <w:rPr>
          <w:rFonts w:ascii="Arial" w:eastAsiaTheme="minorEastAsia" w:hAnsi="Arial" w:cs="Arial"/>
          <w:sz w:val="22"/>
          <w:szCs w:val="22"/>
          <w:lang w:eastAsia="zh-CN"/>
        </w:rPr>
        <w:t xml:space="preserve">eutral temperature </w:t>
      </w:r>
      <w:r w:rsidR="005B54A8" w:rsidRPr="00CF7E03">
        <w:rPr>
          <w:rFonts w:ascii="Arial" w:eastAsiaTheme="minorEastAsia" w:hAnsi="Arial" w:cs="Arial"/>
          <w:sz w:val="22"/>
          <w:szCs w:val="22"/>
          <w:lang w:eastAsia="zh-CN"/>
        </w:rPr>
        <w:t xml:space="preserve">is </w:t>
      </w:r>
      <w:r w:rsidR="00DF64BC" w:rsidRPr="00CF7E03">
        <w:rPr>
          <w:rFonts w:ascii="Arial" w:eastAsiaTheme="minorEastAsia" w:hAnsi="Arial" w:cs="Arial"/>
          <w:sz w:val="22"/>
          <w:szCs w:val="22"/>
          <w:lang w:eastAsia="zh-CN"/>
        </w:rPr>
        <w:t>close</w:t>
      </w:r>
      <w:r w:rsidR="005B54A8"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 xml:space="preserve">to room temperature, </w:t>
      </w:r>
      <w:r w:rsidR="005B54A8" w:rsidRPr="00CF7E03">
        <w:rPr>
          <w:rFonts w:ascii="Arial" w:eastAsiaTheme="minorEastAsia" w:hAnsi="Arial" w:cs="Arial"/>
          <w:sz w:val="22"/>
          <w:szCs w:val="22"/>
          <w:lang w:eastAsia="zh-CN"/>
        </w:rPr>
        <w:t>the</w:t>
      </w:r>
      <w:r w:rsidR="00A8461A" w:rsidRPr="00CF7E03">
        <w:rPr>
          <w:rFonts w:ascii="Arial" w:eastAsiaTheme="minorEastAsia" w:hAnsi="Arial" w:cs="Arial"/>
          <w:sz w:val="22"/>
          <w:szCs w:val="22"/>
          <w:lang w:eastAsia="zh-CN"/>
        </w:rPr>
        <w:t xml:space="preserve"> plasma </w:t>
      </w:r>
      <w:r w:rsidR="005B54A8" w:rsidRPr="00CF7E03">
        <w:rPr>
          <w:rFonts w:ascii="Arial" w:eastAsiaTheme="minorEastAsia" w:hAnsi="Arial" w:cs="Arial"/>
          <w:sz w:val="22"/>
          <w:szCs w:val="22"/>
          <w:lang w:eastAsia="zh-CN"/>
        </w:rPr>
        <w:t>is termed</w:t>
      </w:r>
      <w:r w:rsidR="00A8461A" w:rsidRPr="00CF7E03">
        <w:rPr>
          <w:rFonts w:ascii="Arial" w:eastAsiaTheme="minorEastAsia" w:hAnsi="Arial" w:cs="Arial"/>
          <w:sz w:val="22"/>
          <w:szCs w:val="22"/>
          <w:lang w:eastAsia="zh-CN"/>
        </w:rPr>
        <w:t xml:space="preserve"> </w:t>
      </w:r>
      <w:r w:rsidR="009D532A" w:rsidRPr="00CF7E03">
        <w:rPr>
          <w:rFonts w:ascii="Arial" w:eastAsiaTheme="minorEastAsia" w:hAnsi="Arial" w:cs="Arial"/>
          <w:sz w:val="22"/>
          <w:szCs w:val="22"/>
          <w:lang w:eastAsia="zh-CN"/>
        </w:rPr>
        <w:t>“</w:t>
      </w:r>
      <w:r w:rsidR="00A8461A" w:rsidRPr="00CF7E03">
        <w:rPr>
          <w:rFonts w:ascii="Arial" w:eastAsiaTheme="minorEastAsia" w:hAnsi="Arial" w:cs="Arial"/>
          <w:sz w:val="22"/>
          <w:szCs w:val="22"/>
          <w:lang w:eastAsia="zh-CN"/>
        </w:rPr>
        <w:t>cold plasma</w:t>
      </w:r>
      <w:r w:rsidR="005B54A8"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xml:space="preserve"> (</w:t>
      </w:r>
      <w:r w:rsidR="004238C4" w:rsidRPr="006F3396">
        <w:rPr>
          <w:rFonts w:ascii="Arial" w:eastAsiaTheme="minorEastAsia" w:hAnsi="Arial" w:cs="Arial"/>
          <w:i/>
          <w:sz w:val="22"/>
          <w:szCs w:val="22"/>
          <w:lang w:eastAsia="zh-CN"/>
        </w:rPr>
        <w:t>e.g.</w:t>
      </w:r>
      <w:r w:rsidR="004238C4" w:rsidRPr="00CF7E03">
        <w:rPr>
          <w:rFonts w:ascii="Arial" w:eastAsiaTheme="minorEastAsia" w:hAnsi="Arial" w:cs="Arial"/>
          <w:sz w:val="22"/>
          <w:szCs w:val="22"/>
          <w:lang w:eastAsia="zh-CN"/>
        </w:rPr>
        <w:t xml:space="preserve">, </w:t>
      </w:r>
      <w:r w:rsidR="00DA09F4" w:rsidRPr="00CF7E03">
        <w:rPr>
          <w:rFonts w:ascii="Arial" w:eastAsiaTheme="minorEastAsia" w:hAnsi="Arial" w:cs="Arial"/>
          <w:sz w:val="22"/>
          <w:szCs w:val="22"/>
          <w:lang w:eastAsia="zh-CN"/>
        </w:rPr>
        <w:t>DBD</w:t>
      </w:r>
      <w:r w:rsidR="001E4BB3" w:rsidRPr="00CF7E03">
        <w:rPr>
          <w:rFonts w:ascii="Arial" w:eastAsiaTheme="minorEastAsia" w:hAnsi="Arial" w:cs="Arial"/>
          <w:sz w:val="22"/>
          <w:szCs w:val="22"/>
          <w:lang w:eastAsia="zh-CN"/>
        </w:rPr>
        <w:t>, corona</w:t>
      </w:r>
      <w:r w:rsidR="008277FC" w:rsidRPr="00CF7E03">
        <w:rPr>
          <w:rFonts w:ascii="Arial" w:eastAsiaTheme="minorEastAsia" w:hAnsi="Arial" w:cs="Arial"/>
          <w:sz w:val="22"/>
          <w:szCs w:val="22"/>
          <w:lang w:eastAsia="zh-CN"/>
        </w:rPr>
        <w:t>,</w:t>
      </w:r>
      <w:r w:rsidR="001E4BB3" w:rsidRPr="00CF7E03">
        <w:rPr>
          <w:rFonts w:ascii="Arial" w:eastAsiaTheme="minorEastAsia" w:hAnsi="Arial" w:cs="Arial"/>
          <w:sz w:val="22"/>
          <w:szCs w:val="22"/>
          <w:lang w:eastAsia="zh-CN"/>
        </w:rPr>
        <w:t xml:space="preserve"> and pulsed plasma</w:t>
      </w:r>
      <w:r w:rsidR="004238C4" w:rsidRPr="00CF7E03">
        <w:rPr>
          <w:rFonts w:ascii="Arial" w:eastAsiaTheme="minorEastAsia" w:hAnsi="Arial" w:cs="Arial"/>
          <w:sz w:val="22"/>
          <w:szCs w:val="22"/>
          <w:lang w:eastAsia="zh-CN"/>
        </w:rPr>
        <w:t xml:space="preserve">), whereas </w:t>
      </w:r>
      <w:r w:rsidR="00BE06DC" w:rsidRPr="00CF7E03">
        <w:rPr>
          <w:rFonts w:ascii="Arial" w:eastAsiaTheme="minorEastAsia" w:hAnsi="Arial" w:cs="Arial"/>
          <w:sz w:val="22"/>
          <w:szCs w:val="22"/>
          <w:lang w:eastAsia="zh-CN"/>
        </w:rPr>
        <w:t xml:space="preserve">microwave and spark </w:t>
      </w:r>
      <w:r w:rsidR="004238C4" w:rsidRPr="00CF7E03">
        <w:rPr>
          <w:rFonts w:ascii="Arial" w:eastAsiaTheme="minorEastAsia" w:hAnsi="Arial" w:cs="Arial"/>
          <w:sz w:val="22"/>
          <w:szCs w:val="22"/>
          <w:lang w:eastAsia="zh-CN"/>
        </w:rPr>
        <w:t xml:space="preserve">plasma </w:t>
      </w:r>
      <w:r w:rsidR="005B54A8" w:rsidRPr="00CF7E03">
        <w:rPr>
          <w:rFonts w:ascii="Arial" w:eastAsiaTheme="minorEastAsia" w:hAnsi="Arial" w:cs="Arial"/>
          <w:sz w:val="22"/>
          <w:szCs w:val="22"/>
          <w:lang w:eastAsia="zh-CN"/>
        </w:rPr>
        <w:t xml:space="preserve">can heat neutrals </w:t>
      </w:r>
      <w:r w:rsidR="0075340F">
        <w:rPr>
          <w:rFonts w:ascii="Arial" w:eastAsiaTheme="minorEastAsia" w:hAnsi="Arial" w:cs="Arial" w:hint="eastAsia"/>
          <w:sz w:val="22"/>
          <w:szCs w:val="22"/>
          <w:lang w:eastAsia="zh-CN"/>
        </w:rPr>
        <w:t xml:space="preserve">up </w:t>
      </w:r>
      <w:r w:rsidR="005B54A8" w:rsidRPr="00CF7E03">
        <w:rPr>
          <w:rFonts w:ascii="Arial" w:eastAsiaTheme="minorEastAsia" w:hAnsi="Arial" w:cs="Arial"/>
          <w:sz w:val="22"/>
          <w:szCs w:val="22"/>
          <w:lang w:eastAsia="zh-CN"/>
        </w:rPr>
        <w:t xml:space="preserve">to several thousand </w:t>
      </w:r>
      <w:r w:rsidR="00AB27E2">
        <w:rPr>
          <w:rFonts w:ascii="Arial" w:eastAsiaTheme="minorEastAsia" w:hAnsi="Arial" w:cs="Arial"/>
          <w:sz w:val="22"/>
          <w:szCs w:val="22"/>
          <w:lang w:eastAsia="zh-CN"/>
        </w:rPr>
        <w:t xml:space="preserve">degree </w:t>
      </w:r>
      <w:r w:rsidR="00057CA1">
        <w:rPr>
          <w:rFonts w:ascii="Arial" w:eastAsiaTheme="minorEastAsia" w:hAnsi="Arial" w:cs="Arial" w:hint="eastAsia"/>
          <w:sz w:val="22"/>
          <w:szCs w:val="22"/>
          <w:lang w:eastAsia="zh-CN"/>
        </w:rPr>
        <w:t>Celsius</w:t>
      </w:r>
      <w:r w:rsidRPr="00CF7E03">
        <w:rPr>
          <w:rFonts w:ascii="Arial" w:eastAsiaTheme="minorEastAsia" w:hAnsi="Arial" w:cs="Arial"/>
          <w:sz w:val="22"/>
          <w:szCs w:val="22"/>
          <w:lang w:eastAsia="zh-CN"/>
        </w:rPr>
        <w:t>, making thermal activation</w:t>
      </w:r>
      <w:r w:rsidR="00481662" w:rsidRPr="00CF7E03">
        <w:rPr>
          <w:rFonts w:ascii="Arial" w:eastAsiaTheme="minorEastAsia" w:hAnsi="Arial" w:cs="Arial"/>
          <w:sz w:val="22"/>
          <w:szCs w:val="22"/>
          <w:lang w:eastAsia="zh-CN"/>
        </w:rPr>
        <w:t xml:space="preserve"> </w:t>
      </w:r>
      <w:r w:rsidR="00A8461A" w:rsidRPr="00CF7E03">
        <w:rPr>
          <w:rFonts w:ascii="Arial" w:eastAsiaTheme="minorEastAsia" w:hAnsi="Arial" w:cs="Arial"/>
          <w:sz w:val="22"/>
          <w:szCs w:val="22"/>
          <w:lang w:eastAsia="zh-CN"/>
        </w:rPr>
        <w:t>significant</w:t>
      </w:r>
      <w:r w:rsidR="005B54A8" w:rsidRPr="00CF7E03">
        <w:rPr>
          <w:rFonts w:ascii="Arial" w:eastAsiaTheme="minorEastAsia" w:hAnsi="Arial" w:cs="Arial"/>
          <w:sz w:val="22"/>
          <w:szCs w:val="22"/>
          <w:lang w:eastAsia="zh-CN"/>
        </w:rPr>
        <w:t>; these are known as “warm plasma”</w:t>
      </w:r>
      <w:r w:rsidR="00BE06DC" w:rsidRPr="00CF7E03">
        <w:rPr>
          <w:rFonts w:ascii="Arial" w:eastAsiaTheme="minorEastAsia" w:hAnsi="Arial" w:cs="Arial"/>
          <w:sz w:val="22"/>
          <w:szCs w:val="22"/>
          <w:lang w:eastAsia="zh-CN"/>
        </w:rPr>
        <w:t>.</w:t>
      </w:r>
      <w:r w:rsidR="00BA3524" w:rsidRPr="00BA3524">
        <w:rPr>
          <w:rFonts w:ascii="Arial" w:hAnsi="Arial" w:cs="Arial"/>
          <w:sz w:val="22"/>
          <w:vertAlign w:val="superscript"/>
        </w:rPr>
        <w:t>33</w:t>
      </w:r>
      <w:r w:rsidR="00BE06DC"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E</w:t>
      </w:r>
      <w:r w:rsidR="00570C0A" w:rsidRPr="00CF7E03">
        <w:rPr>
          <w:rFonts w:ascii="Arial" w:eastAsiaTheme="minorEastAsia" w:hAnsi="Arial" w:cs="Arial"/>
          <w:sz w:val="22"/>
          <w:szCs w:val="22"/>
          <w:lang w:eastAsia="zh-CN"/>
        </w:rPr>
        <w:t xml:space="preserve">lectrode-based </w:t>
      </w:r>
      <w:r w:rsidR="0051665F" w:rsidRPr="00CF7E03">
        <w:rPr>
          <w:rFonts w:ascii="Arial" w:eastAsiaTheme="minorEastAsia" w:hAnsi="Arial" w:cs="Arial"/>
          <w:sz w:val="22"/>
          <w:szCs w:val="22"/>
          <w:lang w:eastAsia="zh-CN"/>
        </w:rPr>
        <w:t>plasma</w:t>
      </w:r>
      <w:r w:rsidR="004946E5" w:rsidRPr="00CF7E03">
        <w:rPr>
          <w:rFonts w:ascii="Arial" w:eastAsiaTheme="minorEastAsia" w:hAnsi="Arial" w:cs="Arial"/>
          <w:sz w:val="22"/>
          <w:szCs w:val="22"/>
          <w:lang w:eastAsia="zh-CN"/>
        </w:rPr>
        <w:t>s</w:t>
      </w:r>
      <w:r w:rsidR="004238C4" w:rsidRPr="00CF7E03">
        <w:rPr>
          <w:rFonts w:ascii="Arial" w:eastAsiaTheme="minorEastAsia" w:hAnsi="Arial" w:cs="Arial"/>
          <w:sz w:val="22"/>
          <w:szCs w:val="22"/>
          <w:lang w:eastAsia="zh-CN"/>
        </w:rPr>
        <w:t xml:space="preserve"> require</w:t>
      </w:r>
      <w:r w:rsidR="0051665F" w:rsidRPr="00CF7E03">
        <w:rPr>
          <w:rFonts w:ascii="Arial" w:eastAsiaTheme="minorEastAsia" w:hAnsi="Arial" w:cs="Arial"/>
          <w:sz w:val="22"/>
          <w:szCs w:val="22"/>
          <w:lang w:eastAsia="zh-CN"/>
        </w:rPr>
        <w:t xml:space="preserve"> electrodes </w:t>
      </w:r>
      <w:r w:rsidR="005B54A8" w:rsidRPr="00CF7E03">
        <w:rPr>
          <w:rFonts w:ascii="Arial" w:eastAsiaTheme="minorEastAsia" w:hAnsi="Arial" w:cs="Arial"/>
          <w:sz w:val="22"/>
          <w:szCs w:val="22"/>
          <w:lang w:eastAsia="zh-CN"/>
        </w:rPr>
        <w:t>for gas</w:t>
      </w:r>
      <w:r w:rsidR="0051665F" w:rsidRPr="00CF7E03">
        <w:rPr>
          <w:rFonts w:ascii="Arial" w:eastAsiaTheme="minorEastAsia" w:hAnsi="Arial" w:cs="Arial"/>
          <w:sz w:val="22"/>
          <w:szCs w:val="22"/>
          <w:lang w:eastAsia="zh-CN"/>
        </w:rPr>
        <w:t xml:space="preserve"> ionization</w:t>
      </w:r>
      <w:r w:rsidR="005B54A8" w:rsidRPr="00CF7E03">
        <w:rPr>
          <w:rFonts w:ascii="Arial" w:eastAsiaTheme="minorEastAsia" w:hAnsi="Arial" w:cs="Arial"/>
          <w:sz w:val="22"/>
          <w:szCs w:val="22"/>
          <w:lang w:eastAsia="zh-CN"/>
        </w:rPr>
        <w:t xml:space="preserve"> to form plasma</w:t>
      </w:r>
      <w:r w:rsidR="009E3DA8"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 xml:space="preserve">while microwave plasma induces ionization </w:t>
      </w:r>
      <w:r w:rsidR="004238C4" w:rsidRPr="00685B8B">
        <w:rPr>
          <w:rFonts w:ascii="Arial" w:eastAsiaTheme="minorEastAsia" w:hAnsi="Arial" w:cs="Arial"/>
          <w:i/>
          <w:sz w:val="22"/>
          <w:szCs w:val="22"/>
          <w:lang w:eastAsia="zh-CN"/>
        </w:rPr>
        <w:t>via</w:t>
      </w:r>
      <w:r w:rsidR="004238C4" w:rsidRPr="00CF7E03">
        <w:rPr>
          <w:rFonts w:ascii="Arial" w:eastAsiaTheme="minorEastAsia" w:hAnsi="Arial" w:cs="Arial"/>
          <w:sz w:val="22"/>
          <w:szCs w:val="22"/>
          <w:lang w:eastAsia="zh-CN"/>
        </w:rPr>
        <w:t xml:space="preserve"> microwave irradiation, avoiding </w:t>
      </w:r>
      <w:r w:rsidR="004238C4" w:rsidRPr="00D332BE">
        <w:rPr>
          <w:rFonts w:ascii="Arial" w:eastAsiaTheme="minorEastAsia" w:hAnsi="Arial" w:cs="Arial"/>
          <w:sz w:val="22"/>
          <w:szCs w:val="22"/>
          <w:lang w:eastAsia="zh-CN"/>
        </w:rPr>
        <w:t>soot deposition issues on electrodes that affect plasma stability</w:t>
      </w:r>
      <w:r w:rsidR="0051665F" w:rsidRPr="00D332BE">
        <w:rPr>
          <w:rFonts w:ascii="Arial" w:eastAsiaTheme="minorEastAsia" w:hAnsi="Arial" w:cs="Arial"/>
          <w:sz w:val="22"/>
          <w:szCs w:val="22"/>
          <w:lang w:eastAsia="zh-CN"/>
        </w:rPr>
        <w:t>.</w:t>
      </w:r>
      <w:r w:rsidR="00F24CE8" w:rsidRPr="00D332BE">
        <w:rPr>
          <w:rFonts w:ascii="Arial" w:hAnsi="Arial" w:cs="Arial"/>
          <w:sz w:val="22"/>
          <w:vertAlign w:val="superscript"/>
        </w:rPr>
        <w:t>5</w:t>
      </w:r>
      <w:r w:rsidR="00EA6261" w:rsidRPr="00D332BE">
        <w:rPr>
          <w:rFonts w:ascii="Arial" w:eastAsiaTheme="minorEastAsia" w:hAnsi="Arial" w:cs="Arial"/>
          <w:sz w:val="22"/>
          <w:szCs w:val="22"/>
          <w:lang w:eastAsia="zh-CN"/>
        </w:rPr>
        <w:t xml:space="preserve"> </w:t>
      </w:r>
      <w:r w:rsidR="00335BF4">
        <w:rPr>
          <w:rFonts w:ascii="Arial" w:eastAsiaTheme="minorEastAsia" w:hAnsi="Arial" w:cs="Arial" w:hint="eastAsia"/>
          <w:sz w:val="22"/>
          <w:szCs w:val="22"/>
          <w:lang w:eastAsia="zh-CN"/>
        </w:rPr>
        <w:t>R</w:t>
      </w:r>
      <w:r w:rsidR="006A35FB" w:rsidRPr="00D332BE">
        <w:rPr>
          <w:rFonts w:ascii="Arial" w:eastAsiaTheme="minorEastAsia" w:hAnsi="Arial" w:cs="Arial"/>
          <w:sz w:val="22"/>
          <w:szCs w:val="22"/>
          <w:lang w:eastAsia="zh-CN"/>
        </w:rPr>
        <w:t xml:space="preserve">eactor </w:t>
      </w:r>
      <w:r w:rsidR="00335BF4">
        <w:rPr>
          <w:rFonts w:ascii="Arial" w:eastAsiaTheme="minorEastAsia" w:hAnsi="Arial" w:cs="Arial" w:hint="eastAsia"/>
          <w:sz w:val="22"/>
          <w:szCs w:val="22"/>
          <w:lang w:eastAsia="zh-CN"/>
        </w:rPr>
        <w:t>design</w:t>
      </w:r>
      <w:r w:rsidR="00AB27E2">
        <w:rPr>
          <w:rFonts w:ascii="Arial" w:eastAsiaTheme="minorEastAsia" w:hAnsi="Arial" w:cs="Arial"/>
          <w:sz w:val="22"/>
          <w:szCs w:val="22"/>
          <w:lang w:eastAsia="zh-CN"/>
        </w:rPr>
        <w:t>s</w:t>
      </w:r>
      <w:r w:rsidR="00335BF4">
        <w:rPr>
          <w:rFonts w:ascii="Arial" w:eastAsiaTheme="minorEastAsia" w:hAnsi="Arial" w:cs="Arial" w:hint="eastAsia"/>
          <w:sz w:val="22"/>
          <w:szCs w:val="22"/>
          <w:lang w:eastAsia="zh-CN"/>
        </w:rPr>
        <w:t xml:space="preserve"> for</w:t>
      </w:r>
      <w:r w:rsidR="006A35FB" w:rsidRPr="00D332BE">
        <w:rPr>
          <w:rFonts w:ascii="Arial" w:eastAsiaTheme="minorEastAsia" w:hAnsi="Arial" w:cs="Arial"/>
          <w:sz w:val="22"/>
          <w:szCs w:val="22"/>
          <w:lang w:eastAsia="zh-CN"/>
        </w:rPr>
        <w:t xml:space="preserve"> </w:t>
      </w:r>
      <w:r w:rsidR="00EA6261" w:rsidRPr="00D332BE">
        <w:rPr>
          <w:rFonts w:ascii="Arial" w:eastAsiaTheme="minorEastAsia" w:hAnsi="Arial" w:cs="Arial"/>
          <w:sz w:val="22"/>
          <w:szCs w:val="22"/>
          <w:lang w:eastAsia="zh-CN"/>
        </w:rPr>
        <w:t>non</w:t>
      </w:r>
      <w:r w:rsidR="00EA6261" w:rsidRPr="00D332BE">
        <w:rPr>
          <w:rFonts w:ascii="Arial" w:eastAsiaTheme="minorEastAsia" w:hAnsi="Arial" w:cs="Arial"/>
          <w:sz w:val="22"/>
          <w:szCs w:val="22"/>
          <w:lang w:eastAsia="zh-CN"/>
        </w:rPr>
        <w:noBreakHyphen/>
        <w:t>thermal plasma</w:t>
      </w:r>
      <w:r w:rsidR="006A35FB" w:rsidRPr="00D332BE">
        <w:rPr>
          <w:rFonts w:ascii="Arial" w:eastAsiaTheme="minorEastAsia" w:hAnsi="Arial" w:cs="Arial"/>
          <w:sz w:val="22"/>
          <w:szCs w:val="22"/>
          <w:lang w:eastAsia="zh-CN"/>
        </w:rPr>
        <w:t xml:space="preserve"> technologies </w:t>
      </w:r>
      <w:r w:rsidR="003821BC" w:rsidRPr="00D332BE">
        <w:rPr>
          <w:rFonts w:ascii="Arial" w:eastAsiaTheme="minorEastAsia" w:hAnsi="Arial" w:cs="Arial"/>
          <w:sz w:val="22"/>
          <w:szCs w:val="22"/>
          <w:lang w:eastAsia="zh-CN"/>
        </w:rPr>
        <w:t>var</w:t>
      </w:r>
      <w:r w:rsidR="00335BF4">
        <w:rPr>
          <w:rFonts w:ascii="Arial" w:eastAsiaTheme="minorEastAsia" w:hAnsi="Arial" w:cs="Arial" w:hint="eastAsia"/>
          <w:sz w:val="22"/>
          <w:szCs w:val="22"/>
          <w:lang w:eastAsia="zh-CN"/>
        </w:rPr>
        <w:t>y widely</w:t>
      </w:r>
      <w:r w:rsidR="003821BC" w:rsidRPr="00D332BE">
        <w:rPr>
          <w:rFonts w:ascii="Arial" w:eastAsiaTheme="minorEastAsia" w:hAnsi="Arial" w:cs="Arial"/>
          <w:sz w:val="22"/>
          <w:szCs w:val="22"/>
          <w:lang w:eastAsia="zh-CN"/>
        </w:rPr>
        <w:t xml:space="preserve"> </w:t>
      </w:r>
      <w:r w:rsidR="006A35FB" w:rsidRPr="00D332BE">
        <w:rPr>
          <w:rFonts w:ascii="Arial" w:eastAsiaTheme="minorEastAsia" w:hAnsi="Arial" w:cs="Arial"/>
          <w:sz w:val="22"/>
          <w:szCs w:val="22"/>
          <w:lang w:eastAsia="zh-CN"/>
        </w:rPr>
        <w:t>(</w:t>
      </w:r>
      <w:r w:rsidR="006A35FB" w:rsidRPr="00D332BE">
        <w:rPr>
          <w:rFonts w:ascii="Arial" w:eastAsiaTheme="minorEastAsia" w:hAnsi="Arial" w:cs="Arial"/>
          <w:b/>
          <w:bCs/>
          <w:sz w:val="22"/>
          <w:szCs w:val="22"/>
          <w:lang w:eastAsia="zh-CN"/>
        </w:rPr>
        <w:t>Fig. 5a</w:t>
      </w:r>
      <w:r w:rsidR="006A35FB" w:rsidRPr="00D332BE">
        <w:rPr>
          <w:rFonts w:ascii="Arial" w:eastAsiaTheme="minorEastAsia" w:hAnsi="Arial" w:cs="Arial"/>
          <w:sz w:val="22"/>
          <w:szCs w:val="22"/>
          <w:lang w:eastAsia="zh-CN"/>
        </w:rPr>
        <w:t>)</w:t>
      </w:r>
      <w:r w:rsidR="003821BC" w:rsidRPr="00D332BE">
        <w:rPr>
          <w:rFonts w:ascii="Arial" w:eastAsiaTheme="minorEastAsia" w:hAnsi="Arial" w:cs="Arial"/>
          <w:sz w:val="22"/>
          <w:szCs w:val="22"/>
          <w:lang w:eastAsia="zh-CN"/>
        </w:rPr>
        <w:t xml:space="preserve">, </w:t>
      </w:r>
      <w:r w:rsidR="00335BF4">
        <w:rPr>
          <w:rFonts w:ascii="Arial" w:eastAsiaTheme="minorEastAsia" w:hAnsi="Arial" w:cs="Arial" w:hint="eastAsia"/>
          <w:sz w:val="22"/>
          <w:szCs w:val="22"/>
          <w:lang w:eastAsia="zh-CN"/>
        </w:rPr>
        <w:t xml:space="preserve">necessitating </w:t>
      </w:r>
      <w:r w:rsidR="003821BC" w:rsidRPr="00D332BE">
        <w:rPr>
          <w:rFonts w:ascii="Arial" w:eastAsiaTheme="minorEastAsia" w:hAnsi="Arial" w:cs="Arial"/>
          <w:sz w:val="22"/>
          <w:szCs w:val="22"/>
          <w:lang w:eastAsia="zh-CN"/>
        </w:rPr>
        <w:t xml:space="preserve">case-by-case </w:t>
      </w:r>
      <w:r w:rsidR="00335BF4">
        <w:rPr>
          <w:rFonts w:ascii="Arial" w:eastAsiaTheme="minorEastAsia" w:hAnsi="Arial" w:cs="Arial" w:hint="eastAsia"/>
          <w:sz w:val="22"/>
          <w:szCs w:val="22"/>
          <w:lang w:eastAsia="zh-CN"/>
        </w:rPr>
        <w:t>considerations to optimize</w:t>
      </w:r>
      <w:r w:rsidR="003821BC" w:rsidRPr="00D332BE">
        <w:rPr>
          <w:rFonts w:ascii="Arial" w:eastAsiaTheme="minorEastAsia" w:hAnsi="Arial" w:cs="Arial"/>
          <w:sz w:val="22"/>
          <w:szCs w:val="22"/>
          <w:lang w:eastAsia="zh-CN"/>
        </w:rPr>
        <w:t xml:space="preserve"> energy efficiency</w:t>
      </w:r>
      <w:r w:rsidR="006A35FB" w:rsidRPr="00D332BE">
        <w:rPr>
          <w:rFonts w:ascii="Arial" w:eastAsiaTheme="minorEastAsia" w:hAnsi="Arial" w:cs="Arial"/>
          <w:sz w:val="22"/>
          <w:szCs w:val="22"/>
          <w:lang w:eastAsia="zh-CN"/>
        </w:rPr>
        <w:t>.</w:t>
      </w:r>
      <w:r w:rsidR="00EA6261" w:rsidRPr="00D332BE">
        <w:rPr>
          <w:rFonts w:ascii="Arial" w:eastAsiaTheme="minorEastAsia" w:hAnsi="Arial" w:cs="Arial"/>
          <w:sz w:val="22"/>
          <w:szCs w:val="22"/>
          <w:lang w:eastAsia="zh-CN"/>
        </w:rPr>
        <w:t xml:space="preserve"> </w:t>
      </w:r>
      <w:r w:rsidR="00464D8E">
        <w:rPr>
          <w:rFonts w:ascii="Arial" w:eastAsiaTheme="minorEastAsia" w:hAnsi="Arial" w:cs="Arial"/>
          <w:sz w:val="22"/>
          <w:szCs w:val="22"/>
          <w:lang w:eastAsia="zh-CN"/>
        </w:rPr>
        <w:t xml:space="preserve">For example, DBD uses a </w:t>
      </w:r>
      <w:r w:rsidR="00464D8E" w:rsidRPr="00464D8E">
        <w:rPr>
          <w:rFonts w:ascii="Arial" w:eastAsiaTheme="minorEastAsia" w:hAnsi="Arial" w:cs="Arial"/>
          <w:sz w:val="22"/>
          <w:szCs w:val="22"/>
          <w:lang w:eastAsia="zh-CN"/>
        </w:rPr>
        <w:t xml:space="preserve">dielectric barrier to prevent arcing and ensure uniform plasma discharge, while corona reactors rely on a </w:t>
      </w:r>
      <w:r w:rsidR="001836EB">
        <w:rPr>
          <w:rFonts w:ascii="Arial" w:eastAsiaTheme="minorEastAsia" w:hAnsi="Arial" w:cs="Arial"/>
          <w:sz w:val="22"/>
          <w:szCs w:val="22"/>
          <w:lang w:eastAsia="zh-CN"/>
        </w:rPr>
        <w:t>pointy</w:t>
      </w:r>
      <w:r w:rsidR="00464D8E" w:rsidRPr="00464D8E">
        <w:rPr>
          <w:rFonts w:ascii="Arial" w:eastAsiaTheme="minorEastAsia" w:hAnsi="Arial" w:cs="Arial"/>
          <w:sz w:val="22"/>
          <w:szCs w:val="22"/>
          <w:lang w:eastAsia="zh-CN"/>
        </w:rPr>
        <w:t xml:space="preserve"> electrode to generate a localized, non-uniform electric field for plasma formation</w:t>
      </w:r>
      <w:r w:rsidR="001836EB">
        <w:rPr>
          <w:rFonts w:ascii="Arial" w:eastAsiaTheme="minorEastAsia" w:hAnsi="Arial" w:cs="Arial"/>
          <w:sz w:val="22"/>
          <w:szCs w:val="22"/>
          <w:lang w:eastAsia="zh-CN"/>
        </w:rPr>
        <w:t xml:space="preserve"> </w:t>
      </w:r>
      <w:r w:rsidR="001836EB" w:rsidRPr="00D332BE">
        <w:rPr>
          <w:rFonts w:ascii="Arial" w:eastAsiaTheme="minorEastAsia" w:hAnsi="Arial" w:cs="Arial"/>
          <w:sz w:val="22"/>
          <w:szCs w:val="22"/>
          <w:lang w:eastAsia="zh-CN"/>
        </w:rPr>
        <w:t>(</w:t>
      </w:r>
      <w:r w:rsidR="001836EB" w:rsidRPr="00D332BE">
        <w:rPr>
          <w:rFonts w:ascii="Arial" w:eastAsiaTheme="minorEastAsia" w:hAnsi="Arial" w:cs="Arial"/>
          <w:b/>
          <w:bCs/>
          <w:sz w:val="22"/>
          <w:szCs w:val="22"/>
          <w:lang w:eastAsia="zh-CN"/>
        </w:rPr>
        <w:t>Fig. 5a</w:t>
      </w:r>
      <w:r w:rsidR="001836EB" w:rsidRPr="00D332BE">
        <w:rPr>
          <w:rFonts w:ascii="Arial" w:eastAsiaTheme="minorEastAsia" w:hAnsi="Arial" w:cs="Arial"/>
          <w:sz w:val="22"/>
          <w:szCs w:val="22"/>
          <w:lang w:eastAsia="zh-CN"/>
        </w:rPr>
        <w:t>)</w:t>
      </w:r>
      <w:r w:rsidR="00464D8E">
        <w:rPr>
          <w:rFonts w:ascii="Arial" w:eastAsiaTheme="minorEastAsia" w:hAnsi="Arial" w:cs="Arial"/>
          <w:sz w:val="22"/>
          <w:szCs w:val="22"/>
          <w:lang w:eastAsia="zh-CN"/>
        </w:rPr>
        <w:t xml:space="preserve">. </w:t>
      </w:r>
      <w:r w:rsidR="00BB57EC" w:rsidRPr="00D332BE">
        <w:rPr>
          <w:rFonts w:ascii="Arial" w:eastAsiaTheme="minorEastAsia" w:hAnsi="Arial" w:cs="Arial"/>
          <w:sz w:val="22"/>
          <w:szCs w:val="22"/>
          <w:lang w:eastAsia="zh-CN"/>
        </w:rPr>
        <w:t>The thermal pyrolysis (TP) of CH</w:t>
      </w:r>
      <w:r w:rsidR="00BB57EC" w:rsidRPr="00D332BE">
        <w:rPr>
          <w:rFonts w:ascii="Arial" w:eastAsiaTheme="minorEastAsia" w:hAnsi="Arial" w:cs="Arial"/>
          <w:sz w:val="22"/>
          <w:szCs w:val="22"/>
          <w:vertAlign w:val="subscript"/>
          <w:lang w:eastAsia="zh-CN"/>
        </w:rPr>
        <w:t>4</w:t>
      </w:r>
      <w:r w:rsidR="00BB57EC" w:rsidRPr="00D332BE">
        <w:rPr>
          <w:rFonts w:ascii="Arial" w:eastAsiaTheme="minorEastAsia" w:hAnsi="Arial" w:cs="Arial"/>
          <w:sz w:val="22"/>
          <w:szCs w:val="22"/>
          <w:lang w:eastAsia="zh-CN"/>
        </w:rPr>
        <w:t xml:space="preserve"> in reactor tubes, heated either by electricity or combustion gas, can produce C</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However, this method often results in low </w:t>
      </w:r>
      <w:r w:rsidR="00D332BE" w:rsidRPr="00D332BE">
        <w:rPr>
          <w:rFonts w:ascii="Arial" w:eastAsiaTheme="minorEastAsia" w:hAnsi="Arial" w:cs="Arial"/>
          <w:sz w:val="22"/>
          <w:szCs w:val="22"/>
          <w:lang w:eastAsia="zh-CN"/>
        </w:rPr>
        <w:t xml:space="preserve">conversion </w:t>
      </w:r>
      <w:r w:rsidR="00BB57EC" w:rsidRPr="00D332BE">
        <w:rPr>
          <w:rFonts w:ascii="Arial" w:eastAsiaTheme="minorEastAsia" w:hAnsi="Arial" w:cs="Arial"/>
          <w:sz w:val="22"/>
          <w:szCs w:val="22"/>
          <w:lang w:eastAsia="zh-CN"/>
        </w:rPr>
        <w:t xml:space="preserve">and significant </w:t>
      </w:r>
      <w:r w:rsidR="00BA5284" w:rsidRPr="00D332BE">
        <w:rPr>
          <w:rFonts w:ascii="Arial" w:eastAsiaTheme="minorEastAsia" w:hAnsi="Arial" w:cs="Arial"/>
          <w:sz w:val="22"/>
          <w:szCs w:val="22"/>
          <w:lang w:eastAsia="zh-CN"/>
        </w:rPr>
        <w:t>C</w:t>
      </w:r>
      <w:r w:rsidR="00BA5284" w:rsidRPr="00D332BE">
        <w:rPr>
          <w:rFonts w:ascii="Arial" w:eastAsiaTheme="minorEastAsia" w:hAnsi="Arial" w:cs="Arial"/>
          <w:sz w:val="22"/>
          <w:szCs w:val="22"/>
          <w:vertAlign w:val="subscript"/>
          <w:lang w:eastAsia="zh-CN"/>
        </w:rPr>
        <w:t>2</w:t>
      </w:r>
      <w:r w:rsidR="00BA5284" w:rsidRPr="00D332BE">
        <w:rPr>
          <w:rFonts w:ascii="Arial" w:eastAsiaTheme="minorEastAsia" w:hAnsi="Arial" w:cs="Arial"/>
          <w:sz w:val="22"/>
          <w:szCs w:val="22"/>
          <w:lang w:eastAsia="zh-CN"/>
        </w:rPr>
        <w:t>H</w:t>
      </w:r>
      <w:r w:rsidR="00BA5284" w:rsidRPr="00D332BE">
        <w:rPr>
          <w:rFonts w:ascii="Arial" w:eastAsiaTheme="minorEastAsia" w:hAnsi="Arial" w:cs="Arial"/>
          <w:sz w:val="22"/>
          <w:szCs w:val="22"/>
          <w:vertAlign w:val="subscript"/>
          <w:lang w:eastAsia="zh-CN"/>
        </w:rPr>
        <w:t>2</w:t>
      </w:r>
      <w:r w:rsidR="00BA5284" w:rsidRPr="00D332BE">
        <w:rPr>
          <w:rFonts w:ascii="Arial" w:eastAsiaTheme="minorEastAsia" w:hAnsi="Arial" w:cs="Arial"/>
          <w:sz w:val="22"/>
          <w:szCs w:val="22"/>
          <w:lang w:eastAsia="zh-CN"/>
        </w:rPr>
        <w:t xml:space="preserve"> decomposition</w:t>
      </w:r>
      <w:r w:rsidR="00BA5284" w:rsidRPr="00D332BE" w:rsidDel="00BA5284">
        <w:rPr>
          <w:rFonts w:ascii="Arial" w:eastAsiaTheme="minorEastAsia" w:hAnsi="Arial" w:cs="Arial"/>
          <w:sz w:val="22"/>
          <w:szCs w:val="22"/>
          <w:lang w:eastAsia="zh-CN"/>
        </w:rPr>
        <w:t xml:space="preserve"> </w:t>
      </w:r>
      <w:r w:rsidR="00BB57EC" w:rsidRPr="00D332BE">
        <w:rPr>
          <w:rFonts w:ascii="Arial" w:eastAsiaTheme="minorEastAsia" w:hAnsi="Arial" w:cs="Arial"/>
          <w:sz w:val="22"/>
          <w:szCs w:val="22"/>
          <w:lang w:eastAsia="zh-CN"/>
        </w:rPr>
        <w:t>due to slow feed heating compared to PC. Adding 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can shift the equilibrium to inhibit C</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decomposition, but it also reduces the CH</w:t>
      </w:r>
      <w:r w:rsidR="00BB57EC" w:rsidRPr="00D332BE">
        <w:rPr>
          <w:rFonts w:ascii="Arial" w:eastAsiaTheme="minorEastAsia" w:hAnsi="Arial" w:cs="Arial"/>
          <w:sz w:val="22"/>
          <w:szCs w:val="22"/>
          <w:vertAlign w:val="subscript"/>
          <w:lang w:eastAsia="zh-CN"/>
        </w:rPr>
        <w:t>4</w:t>
      </w:r>
      <w:r w:rsidR="00BB57EC" w:rsidRPr="00D332BE">
        <w:rPr>
          <w:rFonts w:ascii="Arial" w:eastAsiaTheme="minorEastAsia" w:hAnsi="Arial" w:cs="Arial"/>
          <w:sz w:val="22"/>
          <w:szCs w:val="22"/>
          <w:lang w:eastAsia="zh-CN"/>
        </w:rPr>
        <w:t xml:space="preserve"> conversion rate, making this approach commercially unviable.</w:t>
      </w:r>
      <w:r w:rsidR="00BB57EC" w:rsidRPr="00D332BE">
        <w:rPr>
          <w:rFonts w:ascii="Arial" w:hAnsi="Arial" w:cs="Arial"/>
          <w:sz w:val="22"/>
          <w:vertAlign w:val="superscript"/>
        </w:rPr>
        <w:t>32</w:t>
      </w:r>
      <w:r w:rsidR="00D332BE" w:rsidRPr="00D332BE">
        <w:rPr>
          <w:rFonts w:ascii="Arial" w:eastAsiaTheme="minorEastAsia" w:hAnsi="Arial" w:cs="Arial"/>
          <w:sz w:val="22"/>
          <w:szCs w:val="22"/>
          <w:lang w:eastAsia="zh-CN"/>
        </w:rPr>
        <w:t xml:space="preserve"> Advanced reactor design</w:t>
      </w:r>
      <w:r w:rsidR="00AB27E2">
        <w:rPr>
          <w:rFonts w:ascii="Arial" w:eastAsiaTheme="minorEastAsia" w:hAnsi="Arial" w:cs="Arial"/>
          <w:sz w:val="22"/>
          <w:szCs w:val="22"/>
          <w:lang w:eastAsia="zh-CN"/>
        </w:rPr>
        <w:t>s</w:t>
      </w:r>
      <w:r w:rsidR="00D332BE" w:rsidRPr="00D332BE">
        <w:rPr>
          <w:rFonts w:ascii="Arial" w:eastAsiaTheme="minorEastAsia" w:hAnsi="Arial" w:cs="Arial"/>
          <w:sz w:val="22"/>
          <w:szCs w:val="22"/>
          <w:lang w:eastAsia="zh-CN"/>
        </w:rPr>
        <w:t>, including membrane</w:t>
      </w:r>
      <w:r w:rsidR="00D332BE">
        <w:rPr>
          <w:rFonts w:ascii="Arial" w:eastAsiaTheme="minorEastAsia" w:hAnsi="Arial" w:cs="Arial" w:hint="eastAsia"/>
          <w:sz w:val="22"/>
          <w:szCs w:val="22"/>
          <w:lang w:eastAsia="zh-CN"/>
        </w:rPr>
        <w:t xml:space="preserve"> </w:t>
      </w:r>
      <w:r w:rsidR="00335BF4">
        <w:rPr>
          <w:rFonts w:ascii="Arial" w:eastAsiaTheme="minorEastAsia" w:hAnsi="Arial" w:cs="Arial" w:hint="eastAsia"/>
          <w:sz w:val="22"/>
          <w:szCs w:val="22"/>
          <w:lang w:eastAsia="zh-CN"/>
        </w:rPr>
        <w:t xml:space="preserve">reactors </w:t>
      </w:r>
      <w:r w:rsidR="00D332BE">
        <w:rPr>
          <w:rFonts w:ascii="Arial" w:eastAsiaTheme="minorEastAsia" w:hAnsi="Arial" w:cs="Arial" w:hint="eastAsia"/>
          <w:sz w:val="22"/>
          <w:szCs w:val="22"/>
          <w:lang w:eastAsia="zh-CN"/>
        </w:rPr>
        <w:t>(</w:t>
      </w:r>
      <w:r w:rsidR="00D332BE" w:rsidRPr="00CF7E03">
        <w:rPr>
          <w:rFonts w:ascii="Arial" w:eastAsiaTheme="minorEastAsia" w:hAnsi="Arial" w:cs="Arial"/>
          <w:b/>
          <w:bCs/>
          <w:sz w:val="22"/>
          <w:szCs w:val="22"/>
          <w:lang w:eastAsia="zh-CN"/>
        </w:rPr>
        <w:t>Fig. 5</w:t>
      </w:r>
      <w:r w:rsidR="00D332BE">
        <w:rPr>
          <w:rFonts w:ascii="Arial" w:eastAsiaTheme="minorEastAsia" w:hAnsi="Arial" w:cs="Arial" w:hint="eastAsia"/>
          <w:b/>
          <w:bCs/>
          <w:sz w:val="22"/>
          <w:szCs w:val="22"/>
          <w:lang w:eastAsia="zh-CN"/>
        </w:rPr>
        <w:t>b</w:t>
      </w:r>
      <w:r w:rsidR="00D332BE">
        <w:rPr>
          <w:rFonts w:ascii="Arial" w:eastAsiaTheme="minorEastAsia" w:hAnsi="Arial" w:cs="Arial" w:hint="eastAsia"/>
          <w:sz w:val="22"/>
          <w:szCs w:val="22"/>
          <w:lang w:eastAsia="zh-CN"/>
        </w:rPr>
        <w:t>)</w:t>
      </w:r>
      <w:r w:rsidR="00D332BE" w:rsidRPr="00D332BE">
        <w:rPr>
          <w:rFonts w:ascii="Arial" w:eastAsiaTheme="minorEastAsia" w:hAnsi="Arial" w:cs="Arial"/>
          <w:sz w:val="22"/>
          <w:szCs w:val="22"/>
          <w:lang w:eastAsia="zh-CN"/>
        </w:rPr>
        <w:t xml:space="preserve"> or millisecond reactors, have been explored </w:t>
      </w:r>
      <w:r w:rsidR="00335BF4">
        <w:rPr>
          <w:rFonts w:ascii="Arial" w:eastAsiaTheme="minorEastAsia" w:hAnsi="Arial" w:cs="Arial" w:hint="eastAsia"/>
          <w:sz w:val="22"/>
          <w:szCs w:val="22"/>
          <w:lang w:eastAsia="zh-CN"/>
        </w:rPr>
        <w:t>to en</w:t>
      </w:r>
      <w:r w:rsidR="00D332BE" w:rsidRPr="00D332BE">
        <w:rPr>
          <w:rFonts w:ascii="Arial" w:eastAsiaTheme="minorEastAsia" w:hAnsi="Arial" w:cs="Arial"/>
          <w:sz w:val="22"/>
          <w:szCs w:val="22"/>
          <w:lang w:eastAsia="zh-CN"/>
        </w:rPr>
        <w:t>hance</w:t>
      </w:r>
      <w:r w:rsidR="00335BF4">
        <w:rPr>
          <w:rFonts w:ascii="Arial" w:eastAsiaTheme="minorEastAsia" w:hAnsi="Arial" w:cs="Arial" w:hint="eastAsia"/>
          <w:sz w:val="22"/>
          <w:szCs w:val="22"/>
          <w:lang w:eastAsia="zh-CN"/>
        </w:rPr>
        <w:t xml:space="preserve"> CH</w:t>
      </w:r>
      <w:r w:rsidR="00335BF4">
        <w:rPr>
          <w:rFonts w:ascii="Arial" w:eastAsiaTheme="minorEastAsia" w:hAnsi="Arial" w:cs="Arial" w:hint="eastAsia"/>
          <w:sz w:val="22"/>
          <w:szCs w:val="22"/>
          <w:vertAlign w:val="subscript"/>
          <w:lang w:eastAsia="zh-CN"/>
        </w:rPr>
        <w:t>4</w:t>
      </w:r>
      <w:r w:rsidR="00D332BE" w:rsidRPr="00D332BE">
        <w:rPr>
          <w:rFonts w:ascii="Arial" w:eastAsiaTheme="minorEastAsia" w:hAnsi="Arial" w:cs="Arial"/>
          <w:sz w:val="22"/>
          <w:szCs w:val="22"/>
          <w:lang w:eastAsia="zh-CN"/>
        </w:rPr>
        <w:t xml:space="preserve"> conversion </w:t>
      </w:r>
      <w:r w:rsidR="00335BF4">
        <w:rPr>
          <w:rFonts w:ascii="Arial" w:eastAsiaTheme="minorEastAsia" w:hAnsi="Arial" w:cs="Arial" w:hint="eastAsia"/>
          <w:sz w:val="22"/>
          <w:szCs w:val="22"/>
          <w:lang w:eastAsia="zh-CN"/>
        </w:rPr>
        <w:t xml:space="preserve">by shifting the </w:t>
      </w:r>
      <w:r w:rsidR="00D332BE" w:rsidRPr="00D332BE">
        <w:rPr>
          <w:rFonts w:ascii="Arial" w:eastAsiaTheme="minorEastAsia" w:hAnsi="Arial" w:cs="Arial"/>
          <w:sz w:val="22"/>
          <w:szCs w:val="22"/>
          <w:lang w:eastAsia="zh-CN"/>
        </w:rPr>
        <w:t>reaction equilibrium to</w:t>
      </w:r>
      <w:r w:rsidR="00335BF4">
        <w:rPr>
          <w:rFonts w:ascii="Arial" w:eastAsiaTheme="minorEastAsia" w:hAnsi="Arial" w:cs="Arial" w:hint="eastAsia"/>
          <w:sz w:val="22"/>
          <w:szCs w:val="22"/>
          <w:lang w:eastAsia="zh-CN"/>
        </w:rPr>
        <w:t>ward</w:t>
      </w:r>
      <w:r w:rsidR="00D332BE" w:rsidRPr="00D332BE">
        <w:rPr>
          <w:rFonts w:ascii="Arial" w:eastAsiaTheme="minorEastAsia" w:hAnsi="Arial" w:cs="Arial"/>
          <w:sz w:val="22"/>
          <w:szCs w:val="22"/>
          <w:lang w:eastAsia="zh-CN"/>
        </w:rPr>
        <w:t xml:space="preserve"> the product side </w:t>
      </w:r>
      <w:r w:rsidR="008D6399">
        <w:rPr>
          <w:rFonts w:ascii="Arial" w:eastAsiaTheme="minorEastAsia" w:hAnsi="Arial" w:cs="Arial" w:hint="eastAsia"/>
          <w:sz w:val="22"/>
          <w:szCs w:val="22"/>
          <w:lang w:eastAsia="zh-CN"/>
        </w:rPr>
        <w:t>or</w:t>
      </w:r>
      <w:r w:rsidR="00D332BE" w:rsidRPr="00D332BE">
        <w:rPr>
          <w:rFonts w:ascii="Arial" w:eastAsiaTheme="minorEastAsia" w:hAnsi="Arial" w:cs="Arial"/>
          <w:sz w:val="22"/>
          <w:szCs w:val="22"/>
          <w:lang w:eastAsia="zh-CN"/>
        </w:rPr>
        <w:t xml:space="preserve"> </w:t>
      </w:r>
      <w:r w:rsidR="00335BF4">
        <w:rPr>
          <w:rFonts w:ascii="Arial" w:eastAsiaTheme="minorEastAsia" w:hAnsi="Arial" w:cs="Arial" w:hint="eastAsia"/>
          <w:sz w:val="22"/>
          <w:szCs w:val="22"/>
          <w:lang w:eastAsia="zh-CN"/>
        </w:rPr>
        <w:t>reducing soot</w:t>
      </w:r>
      <w:r w:rsidR="00D332BE">
        <w:rPr>
          <w:rFonts w:ascii="Arial" w:eastAsiaTheme="minorEastAsia" w:hAnsi="Arial" w:cs="Arial" w:hint="eastAsia"/>
          <w:sz w:val="22"/>
          <w:szCs w:val="22"/>
          <w:lang w:eastAsia="zh-CN"/>
        </w:rPr>
        <w:t xml:space="preserve"> formation</w:t>
      </w:r>
      <w:r w:rsidR="00D332BE" w:rsidRPr="00D332BE">
        <w:rPr>
          <w:rFonts w:ascii="Arial" w:eastAsiaTheme="minorEastAsia" w:hAnsi="Arial" w:cs="Arial"/>
          <w:sz w:val="22"/>
          <w:szCs w:val="22"/>
          <w:lang w:eastAsia="zh-CN"/>
        </w:rPr>
        <w:t xml:space="preserve"> due to shortened contact time.</w:t>
      </w:r>
      <w:r w:rsidR="000B1B10" w:rsidRPr="000B1B10">
        <w:rPr>
          <w:rFonts w:ascii="Arial" w:hAnsi="Arial" w:cs="Arial"/>
          <w:sz w:val="22"/>
          <w:vertAlign w:val="superscript"/>
        </w:rPr>
        <w:t>65,66</w:t>
      </w:r>
      <w:r w:rsidR="00DC3E51">
        <w:rPr>
          <w:rFonts w:ascii="Arial" w:eastAsiaTheme="minorEastAsia" w:hAnsi="Arial" w:cs="Arial" w:hint="eastAsia"/>
          <w:sz w:val="22"/>
          <w:szCs w:val="22"/>
          <w:lang w:eastAsia="zh-CN"/>
        </w:rPr>
        <w:t xml:space="preserve"> These </w:t>
      </w:r>
      <w:r w:rsidR="005F3BF2">
        <w:rPr>
          <w:rFonts w:ascii="Arial" w:eastAsiaTheme="minorEastAsia" w:hAnsi="Arial" w:cs="Arial" w:hint="eastAsia"/>
          <w:sz w:val="22"/>
          <w:szCs w:val="22"/>
          <w:lang w:eastAsia="zh-CN"/>
        </w:rPr>
        <w:t xml:space="preserve">reactor </w:t>
      </w:r>
      <w:r w:rsidR="00335BF4">
        <w:rPr>
          <w:rFonts w:ascii="Arial" w:eastAsiaTheme="minorEastAsia" w:hAnsi="Arial" w:cs="Arial" w:hint="eastAsia"/>
          <w:sz w:val="22"/>
          <w:szCs w:val="22"/>
          <w:lang w:eastAsia="zh-CN"/>
        </w:rPr>
        <w:t>developments underscore th</w:t>
      </w:r>
      <w:r w:rsidR="00DC3E51">
        <w:rPr>
          <w:rFonts w:ascii="Arial" w:eastAsiaTheme="minorEastAsia" w:hAnsi="Arial" w:cs="Arial" w:hint="eastAsia"/>
          <w:sz w:val="22"/>
          <w:szCs w:val="22"/>
          <w:lang w:eastAsia="zh-CN"/>
        </w:rPr>
        <w:t xml:space="preserve">e importance of reactor design in </w:t>
      </w:r>
      <w:r w:rsidR="00DC3E51" w:rsidRPr="00D332BE">
        <w:rPr>
          <w:rFonts w:ascii="Arial" w:eastAsiaTheme="minorEastAsia" w:hAnsi="Arial" w:cs="Arial"/>
          <w:sz w:val="22"/>
          <w:szCs w:val="22"/>
          <w:lang w:eastAsia="zh-CN"/>
        </w:rPr>
        <w:t>non</w:t>
      </w:r>
      <w:r w:rsidR="00DC3E51" w:rsidRPr="00D332BE">
        <w:rPr>
          <w:rFonts w:ascii="Arial" w:eastAsiaTheme="minorEastAsia" w:hAnsi="Arial" w:cs="Arial"/>
          <w:sz w:val="22"/>
          <w:szCs w:val="22"/>
          <w:lang w:eastAsia="zh-CN"/>
        </w:rPr>
        <w:noBreakHyphen/>
        <w:t>thermal plasma</w:t>
      </w:r>
      <w:r w:rsidR="00DC3E51">
        <w:rPr>
          <w:rFonts w:ascii="Arial" w:eastAsiaTheme="minorEastAsia" w:hAnsi="Arial" w:cs="Arial" w:hint="eastAsia"/>
          <w:sz w:val="22"/>
          <w:szCs w:val="22"/>
          <w:lang w:eastAsia="zh-CN"/>
        </w:rPr>
        <w:t xml:space="preserve"> and TP </w:t>
      </w:r>
      <w:r w:rsidR="00DC3E51" w:rsidRPr="00D332BE">
        <w:rPr>
          <w:rFonts w:ascii="Arial" w:eastAsiaTheme="minorEastAsia" w:hAnsi="Arial" w:cs="Arial"/>
          <w:sz w:val="22"/>
          <w:szCs w:val="22"/>
          <w:lang w:eastAsia="zh-CN"/>
        </w:rPr>
        <w:t>technologies</w:t>
      </w:r>
      <w:r w:rsidR="00DC3E51">
        <w:rPr>
          <w:rFonts w:ascii="Arial" w:eastAsiaTheme="minorEastAsia" w:hAnsi="Arial" w:cs="Arial" w:hint="eastAsia"/>
          <w:sz w:val="22"/>
          <w:szCs w:val="22"/>
          <w:lang w:eastAsia="zh-CN"/>
        </w:rPr>
        <w:t>.</w:t>
      </w:r>
    </w:p>
    <w:p w14:paraId="7D4F3EDD" w14:textId="7B662FF9" w:rsidR="009C7200" w:rsidRDefault="00633D92"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c</w:t>
      </w:r>
      <w:r w:rsidR="00B717E3" w:rsidRPr="00CF7E03">
        <w:rPr>
          <w:rFonts w:ascii="Arial" w:eastAsiaTheme="minorEastAsia" w:hAnsi="Arial" w:cs="Arial"/>
          <w:sz w:val="22"/>
          <w:szCs w:val="22"/>
          <w:lang w:eastAsia="zh-CN"/>
        </w:rPr>
        <w:t xml:space="preserve">omparison of representative results </w:t>
      </w:r>
      <w:r w:rsidRPr="00CF7E03">
        <w:rPr>
          <w:rFonts w:ascii="Arial" w:eastAsiaTheme="minorEastAsia" w:hAnsi="Arial" w:cs="Arial"/>
          <w:sz w:val="22"/>
          <w:szCs w:val="22"/>
          <w:lang w:eastAsia="zh-CN"/>
        </w:rPr>
        <w:t>from</w:t>
      </w:r>
      <w:r w:rsidR="008338AE">
        <w:rPr>
          <w:rFonts w:ascii="Arial" w:eastAsiaTheme="minorEastAsia" w:hAnsi="Arial" w:cs="Arial" w:hint="eastAsia"/>
          <w:sz w:val="22"/>
          <w:szCs w:val="22"/>
          <w:lang w:eastAsia="zh-CN"/>
        </w:rPr>
        <w:t xml:space="preserve"> </w:t>
      </w:r>
      <w:r w:rsidR="00B717E3" w:rsidRPr="00CF7E03">
        <w:rPr>
          <w:rFonts w:ascii="Arial" w:eastAsiaTheme="minorEastAsia" w:hAnsi="Arial" w:cs="Arial"/>
          <w:sz w:val="22"/>
          <w:szCs w:val="22"/>
          <w:lang w:eastAsia="zh-CN"/>
        </w:rPr>
        <w:t>thermal</w:t>
      </w:r>
      <w:r w:rsidR="000B19EA">
        <w:rPr>
          <w:rFonts w:ascii="Arial" w:eastAsiaTheme="minorEastAsia" w:hAnsi="Arial" w:cs="Arial" w:hint="eastAsia"/>
          <w:sz w:val="22"/>
          <w:szCs w:val="22"/>
          <w:lang w:eastAsia="zh-CN"/>
        </w:rPr>
        <w:t xml:space="preserve"> plasma</w:t>
      </w:r>
      <w:r w:rsidRPr="00CF7E03">
        <w:rPr>
          <w:rFonts w:ascii="Arial" w:eastAsiaTheme="minorEastAsia" w:hAnsi="Arial" w:cs="Arial"/>
          <w:sz w:val="22"/>
          <w:szCs w:val="22"/>
          <w:lang w:eastAsia="zh-CN"/>
        </w:rPr>
        <w:t>,</w:t>
      </w:r>
      <w:r w:rsidR="00B717E3" w:rsidRPr="00CF7E03">
        <w:rPr>
          <w:rFonts w:ascii="Arial" w:eastAsiaTheme="minorEastAsia" w:hAnsi="Arial" w:cs="Arial"/>
          <w:sz w:val="22"/>
          <w:szCs w:val="22"/>
          <w:lang w:eastAsia="zh-CN"/>
        </w:rPr>
        <w:t xml:space="preserve"> </w:t>
      </w:r>
      <w:r w:rsidR="008338AE">
        <w:rPr>
          <w:rFonts w:ascii="Arial" w:eastAsiaTheme="minorEastAsia" w:hAnsi="Arial" w:cs="Arial" w:hint="eastAsia"/>
          <w:sz w:val="22"/>
          <w:szCs w:val="22"/>
          <w:lang w:eastAsia="zh-CN"/>
        </w:rPr>
        <w:t>(catalytic)</w:t>
      </w:r>
      <w:r w:rsidR="008338AE" w:rsidRPr="00CF7E03">
        <w:rPr>
          <w:rFonts w:ascii="Arial" w:eastAsiaTheme="minorEastAsia" w:hAnsi="Arial" w:cs="Arial"/>
          <w:sz w:val="22"/>
          <w:szCs w:val="22"/>
          <w:lang w:eastAsia="zh-CN"/>
        </w:rPr>
        <w:t xml:space="preserve"> </w:t>
      </w:r>
      <w:r w:rsidR="00B717E3" w:rsidRPr="00CF7E03">
        <w:rPr>
          <w:rFonts w:ascii="Arial" w:eastAsiaTheme="minorEastAsia" w:hAnsi="Arial" w:cs="Arial"/>
          <w:sz w:val="22"/>
          <w:szCs w:val="22"/>
          <w:lang w:eastAsia="zh-CN"/>
        </w:rPr>
        <w:t>non-thermal plasma</w:t>
      </w:r>
      <w:r w:rsidR="00731B75">
        <w:rPr>
          <w:rFonts w:ascii="Arial" w:eastAsiaTheme="minorEastAsia" w:hAnsi="Arial" w:cs="Arial" w:hint="eastAsia"/>
          <w:sz w:val="22"/>
          <w:szCs w:val="22"/>
          <w:lang w:eastAsia="zh-CN"/>
        </w:rPr>
        <w:t>, and catalytic</w:t>
      </w:r>
      <w:r w:rsidR="00731B75" w:rsidRPr="00CF7E03">
        <w:rPr>
          <w:rFonts w:ascii="Arial" w:eastAsiaTheme="minorEastAsia" w:hAnsi="Arial" w:cs="Arial"/>
          <w:sz w:val="22"/>
          <w:szCs w:val="22"/>
          <w:lang w:eastAsia="zh-CN"/>
        </w:rPr>
        <w:t xml:space="preserve"> thermal pyrolysis</w:t>
      </w:r>
      <w:r w:rsidR="00B717E3" w:rsidRPr="00CF7E03">
        <w:rPr>
          <w:rFonts w:ascii="Arial" w:eastAsiaTheme="minorEastAsia" w:hAnsi="Arial" w:cs="Arial"/>
          <w:sz w:val="22"/>
          <w:szCs w:val="22"/>
          <w:lang w:eastAsia="zh-CN"/>
        </w:rPr>
        <w:t xml:space="preserve"> processes </w:t>
      </w:r>
      <w:r w:rsidRPr="00CF7E03">
        <w:rPr>
          <w:rFonts w:ascii="Arial" w:eastAsiaTheme="minorEastAsia" w:hAnsi="Arial" w:cs="Arial"/>
          <w:sz w:val="22"/>
          <w:szCs w:val="22"/>
          <w:lang w:eastAsia="zh-CN"/>
        </w:rPr>
        <w:t xml:space="preserve">is </w:t>
      </w:r>
      <w:r w:rsidR="00106B06" w:rsidRPr="00CF7E03">
        <w:rPr>
          <w:rFonts w:ascii="Arial" w:eastAsiaTheme="minorEastAsia" w:hAnsi="Arial" w:cs="Arial"/>
          <w:sz w:val="22"/>
          <w:szCs w:val="22"/>
          <w:lang w:eastAsia="zh-CN"/>
        </w:rPr>
        <w:t xml:space="preserve">summarized </w:t>
      </w:r>
      <w:r w:rsidR="005E15B4" w:rsidRPr="00CF7E03">
        <w:rPr>
          <w:rFonts w:ascii="Arial" w:eastAsiaTheme="minorEastAsia" w:hAnsi="Arial" w:cs="Arial"/>
          <w:sz w:val="22"/>
          <w:szCs w:val="22"/>
          <w:lang w:eastAsia="zh-CN"/>
        </w:rPr>
        <w:t xml:space="preserve">in </w:t>
      </w:r>
      <w:r w:rsidR="005E15B4" w:rsidRPr="00CF7E03">
        <w:rPr>
          <w:rFonts w:ascii="Arial" w:eastAsiaTheme="minorEastAsia" w:hAnsi="Arial" w:cs="Arial"/>
          <w:b/>
          <w:bCs/>
          <w:sz w:val="22"/>
          <w:szCs w:val="22"/>
          <w:lang w:eastAsia="zh-CN"/>
        </w:rPr>
        <w:t>Fig</w:t>
      </w:r>
      <w:r w:rsidR="00F177D9" w:rsidRPr="00CF7E03">
        <w:rPr>
          <w:rFonts w:ascii="Arial" w:eastAsiaTheme="minorEastAsia" w:hAnsi="Arial" w:cs="Arial"/>
          <w:b/>
          <w:bCs/>
          <w:sz w:val="22"/>
          <w:szCs w:val="22"/>
          <w:lang w:eastAsia="zh-CN"/>
        </w:rPr>
        <w:t>.</w:t>
      </w:r>
      <w:r w:rsidR="00A740C4" w:rsidRPr="00CF7E03">
        <w:rPr>
          <w:rFonts w:ascii="Arial" w:eastAsiaTheme="minorEastAsia" w:hAnsi="Arial" w:cs="Arial"/>
          <w:b/>
          <w:bCs/>
          <w:sz w:val="22"/>
          <w:szCs w:val="22"/>
          <w:lang w:eastAsia="zh-CN"/>
        </w:rPr>
        <w:t> </w:t>
      </w:r>
      <w:r w:rsidR="008207B4" w:rsidRPr="00CF7E03">
        <w:rPr>
          <w:rFonts w:ascii="Arial" w:eastAsiaTheme="minorEastAsia" w:hAnsi="Arial" w:cs="Arial"/>
          <w:b/>
          <w:bCs/>
          <w:sz w:val="22"/>
          <w:szCs w:val="22"/>
          <w:lang w:eastAsia="zh-CN"/>
        </w:rPr>
        <w:t>5</w:t>
      </w:r>
      <w:r w:rsidR="008207B4">
        <w:rPr>
          <w:rFonts w:ascii="Arial" w:eastAsiaTheme="minorEastAsia" w:hAnsi="Arial" w:cs="Arial" w:hint="eastAsia"/>
          <w:b/>
          <w:bCs/>
          <w:sz w:val="22"/>
          <w:szCs w:val="22"/>
          <w:lang w:eastAsia="zh-CN"/>
        </w:rPr>
        <w:t>c</w:t>
      </w:r>
      <w:r w:rsidR="008207B4" w:rsidRPr="00CF7E03">
        <w:rPr>
          <w:rFonts w:ascii="Arial" w:eastAsiaTheme="minorEastAsia" w:hAnsi="Arial" w:cs="Arial"/>
          <w:sz w:val="22"/>
          <w:szCs w:val="22"/>
          <w:lang w:eastAsia="zh-CN"/>
        </w:rPr>
        <w:t xml:space="preserve"> </w:t>
      </w:r>
      <w:r w:rsidR="00106B06" w:rsidRPr="00CF7E03">
        <w:rPr>
          <w:rFonts w:ascii="Arial" w:eastAsiaTheme="minorEastAsia" w:hAnsi="Arial" w:cs="Arial"/>
          <w:sz w:val="22"/>
          <w:szCs w:val="22"/>
          <w:lang w:eastAsia="zh-CN"/>
        </w:rPr>
        <w:t>(</w:t>
      </w:r>
      <w:r w:rsidR="00106B06" w:rsidRPr="00CF7E03">
        <w:rPr>
          <w:rFonts w:ascii="Arial" w:eastAsiaTheme="minorEastAsia" w:hAnsi="Arial" w:cs="Arial"/>
          <w:b/>
          <w:bCs/>
          <w:sz w:val="22"/>
          <w:szCs w:val="22"/>
          <w:lang w:eastAsia="zh-CN"/>
        </w:rPr>
        <w:t>Supplementary</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Table</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1</w:t>
      </w:r>
      <w:r w:rsidR="00A740C4" w:rsidRPr="00CF7E03">
        <w:rPr>
          <w:rFonts w:ascii="Arial" w:eastAsiaTheme="minorEastAsia" w:hAnsi="Arial" w:cs="Arial"/>
          <w:b/>
          <w:bCs/>
          <w:sz w:val="22"/>
          <w:szCs w:val="22"/>
          <w:lang w:eastAsia="zh-CN"/>
        </w:rPr>
        <w:t xml:space="preserve"> and</w:t>
      </w:r>
      <w:r w:rsidR="00644104" w:rsidRPr="00CF7E03">
        <w:rPr>
          <w:rFonts w:ascii="Arial" w:eastAsiaTheme="minorEastAsia" w:hAnsi="Arial" w:cs="Arial"/>
          <w:b/>
          <w:bCs/>
          <w:sz w:val="22"/>
          <w:szCs w:val="22"/>
          <w:lang w:eastAsia="zh-CN"/>
        </w:rPr>
        <w:t xml:space="preserve"> 2</w:t>
      </w:r>
      <w:r w:rsidR="00106B06" w:rsidRPr="00CF7E03">
        <w:rPr>
          <w:rFonts w:ascii="Arial" w:eastAsiaTheme="minorEastAsia" w:hAnsi="Arial" w:cs="Arial"/>
          <w:sz w:val="22"/>
          <w:szCs w:val="22"/>
          <w:lang w:eastAsia="zh-CN"/>
        </w:rPr>
        <w:t>).</w:t>
      </w:r>
      <w:r w:rsidR="00F749F5" w:rsidRPr="00CF7E03">
        <w:rPr>
          <w:rFonts w:ascii="Arial" w:eastAsiaTheme="minorEastAsia" w:hAnsi="Arial" w:cs="Arial"/>
          <w:sz w:val="22"/>
          <w:szCs w:val="22"/>
          <w:lang w:eastAsia="zh-CN"/>
        </w:rPr>
        <w:t xml:space="preserve"> O</w:t>
      </w:r>
      <w:r w:rsidR="009162D4" w:rsidRPr="00CF7E03">
        <w:rPr>
          <w:rFonts w:ascii="Arial" w:eastAsiaTheme="minorEastAsia" w:hAnsi="Arial" w:cs="Arial"/>
          <w:sz w:val="22"/>
          <w:szCs w:val="22"/>
          <w:lang w:eastAsia="zh-CN"/>
        </w:rPr>
        <w:t>verall performance</w:t>
      </w:r>
      <w:r w:rsidRPr="00CF7E03">
        <w:rPr>
          <w:rFonts w:ascii="Arial" w:eastAsiaTheme="minorEastAsia" w:hAnsi="Arial" w:cs="Arial"/>
          <w:sz w:val="22"/>
          <w:szCs w:val="22"/>
          <w:lang w:eastAsia="zh-CN"/>
        </w:rPr>
        <w:t>,</w:t>
      </w:r>
      <w:r w:rsidR="009162D4" w:rsidRPr="00CF7E03">
        <w:rPr>
          <w:rFonts w:ascii="Arial" w:eastAsiaTheme="minorEastAsia" w:hAnsi="Arial" w:cs="Arial"/>
          <w:sz w:val="22"/>
          <w:szCs w:val="22"/>
          <w:lang w:eastAsia="zh-CN"/>
        </w:rPr>
        <w:t xml:space="preserve"> based on CH</w:t>
      </w:r>
      <w:r w:rsidR="009162D4" w:rsidRPr="00CF7E03">
        <w:rPr>
          <w:rFonts w:ascii="Arial" w:eastAsiaTheme="minorEastAsia" w:hAnsi="Arial" w:cs="Arial"/>
          <w:sz w:val="22"/>
          <w:szCs w:val="22"/>
          <w:vertAlign w:val="subscript"/>
          <w:lang w:eastAsia="zh-CN"/>
        </w:rPr>
        <w:t>4</w:t>
      </w:r>
      <w:r w:rsidR="009162D4" w:rsidRPr="00CF7E03">
        <w:rPr>
          <w:rFonts w:ascii="Arial" w:eastAsiaTheme="minorEastAsia" w:hAnsi="Arial" w:cs="Arial"/>
          <w:sz w:val="22"/>
          <w:szCs w:val="22"/>
          <w:lang w:eastAsia="zh-CN"/>
        </w:rPr>
        <w:t xml:space="preserve"> conversion and C</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H</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 xml:space="preserve"> </w:t>
      </w:r>
      <w:r w:rsidR="009162D4" w:rsidRPr="00CF7E03">
        <w:rPr>
          <w:rFonts w:ascii="Arial" w:eastAsiaTheme="minorEastAsia" w:hAnsi="Arial" w:cs="Arial"/>
          <w:sz w:val="22"/>
          <w:szCs w:val="22"/>
          <w:lang w:eastAsia="zh-CN"/>
        </w:rPr>
        <w:lastRenderedPageBreak/>
        <w:t>selectivity</w:t>
      </w:r>
      <w:r w:rsidR="00AB27E2">
        <w:rPr>
          <w:rFonts w:ascii="Arial" w:eastAsiaTheme="minorEastAsia" w:hAnsi="Arial" w:cs="Arial"/>
          <w:sz w:val="22"/>
          <w:szCs w:val="22"/>
          <w:lang w:eastAsia="zh-CN"/>
        </w:rPr>
        <w:t>,</w:t>
      </w:r>
      <w:r w:rsidR="009162D4"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indicates </w:t>
      </w:r>
      <w:r w:rsidR="00D21B77" w:rsidRPr="00CF7E03">
        <w:rPr>
          <w:rFonts w:ascii="Arial" w:eastAsiaTheme="minorEastAsia" w:hAnsi="Arial" w:cs="Arial"/>
          <w:sz w:val="22"/>
          <w:szCs w:val="22"/>
          <w:lang w:eastAsia="zh-CN"/>
        </w:rPr>
        <w:t>that thermal plasma</w:t>
      </w:r>
      <w:r w:rsidR="00520F93" w:rsidRPr="00CF7E03">
        <w:rPr>
          <w:rFonts w:ascii="Arial" w:eastAsiaTheme="minorEastAsia" w:hAnsi="Arial" w:cs="Arial"/>
          <w:sz w:val="22"/>
          <w:szCs w:val="22"/>
          <w:lang w:eastAsia="zh-CN"/>
        </w:rPr>
        <w:t xml:space="preserve"> </w:t>
      </w:r>
      <w:r w:rsidR="000613DB" w:rsidRPr="00CF7E03">
        <w:rPr>
          <w:rFonts w:ascii="Arial" w:eastAsiaTheme="minorEastAsia" w:hAnsi="Arial" w:cs="Arial"/>
          <w:sz w:val="22"/>
          <w:szCs w:val="22"/>
          <w:lang w:eastAsia="zh-CN"/>
        </w:rPr>
        <w:t>out</w:t>
      </w:r>
      <w:r w:rsidR="00520F93" w:rsidRPr="00CF7E03">
        <w:rPr>
          <w:rFonts w:ascii="Arial" w:eastAsiaTheme="minorEastAsia" w:hAnsi="Arial" w:cs="Arial"/>
          <w:sz w:val="22"/>
          <w:szCs w:val="22"/>
          <w:lang w:eastAsia="zh-CN"/>
        </w:rPr>
        <w:t xml:space="preserve">performs non-thermal plasma, </w:t>
      </w:r>
      <w:r w:rsidR="000613DB" w:rsidRPr="00CF7E03">
        <w:rPr>
          <w:rFonts w:ascii="Arial" w:eastAsiaTheme="minorEastAsia" w:hAnsi="Arial" w:cs="Arial"/>
          <w:sz w:val="22"/>
          <w:szCs w:val="22"/>
          <w:lang w:eastAsia="zh-CN"/>
        </w:rPr>
        <w:t>which</w:t>
      </w:r>
      <w:r w:rsidRPr="00CF7E03">
        <w:rPr>
          <w:rFonts w:ascii="Arial" w:eastAsiaTheme="minorEastAsia" w:hAnsi="Arial" w:cs="Arial"/>
          <w:sz w:val="22"/>
          <w:szCs w:val="22"/>
          <w:lang w:eastAsia="zh-CN"/>
        </w:rPr>
        <w:t xml:space="preserve">, </w:t>
      </w:r>
      <w:r w:rsidR="000613DB" w:rsidRPr="00CF7E03">
        <w:rPr>
          <w:rFonts w:ascii="Arial" w:eastAsiaTheme="minorEastAsia" w:hAnsi="Arial" w:cs="Arial"/>
          <w:sz w:val="22"/>
          <w:szCs w:val="22"/>
          <w:lang w:eastAsia="zh-CN"/>
        </w:rPr>
        <w:t>in turn</w:t>
      </w:r>
      <w:r w:rsidRPr="00CF7E03">
        <w:rPr>
          <w:rFonts w:ascii="Arial" w:eastAsiaTheme="minorEastAsia" w:hAnsi="Arial" w:cs="Arial"/>
          <w:sz w:val="22"/>
          <w:szCs w:val="22"/>
          <w:lang w:eastAsia="zh-CN"/>
        </w:rPr>
        <w:t>,</w:t>
      </w:r>
      <w:r w:rsidR="000613DB" w:rsidRPr="00CF7E03">
        <w:rPr>
          <w:rFonts w:ascii="Arial" w:eastAsiaTheme="minorEastAsia" w:hAnsi="Arial" w:cs="Arial"/>
          <w:sz w:val="22"/>
          <w:szCs w:val="22"/>
          <w:lang w:eastAsia="zh-CN"/>
        </w:rPr>
        <w:t xml:space="preserve"> outperforms </w:t>
      </w:r>
      <w:r w:rsidR="00763B49">
        <w:rPr>
          <w:rFonts w:ascii="Arial" w:eastAsiaTheme="minorEastAsia" w:hAnsi="Arial" w:cs="Arial"/>
          <w:sz w:val="22"/>
          <w:szCs w:val="22"/>
          <w:lang w:eastAsia="zh-CN"/>
        </w:rPr>
        <w:t>TP</w:t>
      </w:r>
      <w:r w:rsidR="0085639B">
        <w:rPr>
          <w:rFonts w:ascii="Arial" w:eastAsiaTheme="minorEastAsia" w:hAnsi="Arial" w:cs="Arial" w:hint="eastAsia"/>
          <w:sz w:val="22"/>
          <w:szCs w:val="22"/>
          <w:lang w:eastAsia="zh-CN"/>
        </w:rPr>
        <w:t xml:space="preserve"> methods</w:t>
      </w:r>
      <w:r w:rsidR="005E15B4" w:rsidRPr="00CF7E03">
        <w:rPr>
          <w:rFonts w:ascii="Arial" w:eastAsiaTheme="minorEastAsia" w:hAnsi="Arial" w:cs="Arial"/>
          <w:sz w:val="22"/>
          <w:szCs w:val="22"/>
          <w:lang w:eastAsia="zh-CN"/>
        </w:rPr>
        <w:t xml:space="preserve"> (</w:t>
      </w:r>
      <w:r w:rsidR="005E15B4" w:rsidRPr="00CF7E03">
        <w:rPr>
          <w:rFonts w:ascii="Arial" w:eastAsiaTheme="minorEastAsia" w:hAnsi="Arial" w:cs="Arial"/>
          <w:b/>
          <w:bCs/>
          <w:sz w:val="22"/>
          <w:szCs w:val="22"/>
          <w:lang w:eastAsia="zh-CN"/>
        </w:rPr>
        <w:t>Fig</w:t>
      </w:r>
      <w:r w:rsidR="001C0571" w:rsidRPr="00CF7E03">
        <w:rPr>
          <w:rFonts w:ascii="Arial" w:eastAsiaTheme="minorEastAsia" w:hAnsi="Arial" w:cs="Arial"/>
          <w:b/>
          <w:bCs/>
          <w:sz w:val="22"/>
          <w:szCs w:val="22"/>
          <w:lang w:eastAsia="zh-CN"/>
        </w:rPr>
        <w:t>. </w:t>
      </w:r>
      <w:r w:rsidR="00BD558E" w:rsidRPr="00CF7E03">
        <w:rPr>
          <w:rFonts w:ascii="Arial" w:eastAsiaTheme="minorEastAsia" w:hAnsi="Arial" w:cs="Arial"/>
          <w:b/>
          <w:bCs/>
          <w:sz w:val="22"/>
          <w:szCs w:val="22"/>
          <w:lang w:eastAsia="zh-CN"/>
        </w:rPr>
        <w:t>5</w:t>
      </w:r>
      <w:r w:rsidR="00BD558E">
        <w:rPr>
          <w:rFonts w:ascii="Arial" w:eastAsiaTheme="minorEastAsia" w:hAnsi="Arial" w:cs="Arial" w:hint="eastAsia"/>
          <w:b/>
          <w:bCs/>
          <w:sz w:val="22"/>
          <w:szCs w:val="22"/>
          <w:lang w:eastAsia="zh-CN"/>
        </w:rPr>
        <w:t>c</w:t>
      </w:r>
      <w:r w:rsidR="005E15B4" w:rsidRPr="00CF7E03">
        <w:rPr>
          <w:rFonts w:ascii="Arial" w:eastAsiaTheme="minorEastAsia" w:hAnsi="Arial" w:cs="Arial"/>
          <w:sz w:val="22"/>
          <w:szCs w:val="22"/>
          <w:lang w:eastAsia="zh-CN"/>
        </w:rPr>
        <w:t>)</w:t>
      </w:r>
      <w:r w:rsidR="00520F9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For </w:t>
      </w:r>
      <w:r w:rsidR="00520F93" w:rsidRPr="00CF7E03">
        <w:rPr>
          <w:rFonts w:ascii="Arial" w:eastAsiaTheme="minorEastAsia" w:hAnsi="Arial" w:cs="Arial"/>
          <w:sz w:val="22"/>
          <w:szCs w:val="22"/>
          <w:lang w:eastAsia="zh-CN"/>
        </w:rPr>
        <w:t xml:space="preserve">non-thermal plasma, </w:t>
      </w:r>
      <w:r w:rsidR="00650B60" w:rsidRPr="00CF7E03">
        <w:rPr>
          <w:rFonts w:ascii="Arial" w:eastAsiaTheme="minorEastAsia" w:hAnsi="Arial" w:cs="Arial"/>
          <w:sz w:val="22"/>
          <w:szCs w:val="22"/>
          <w:lang w:eastAsia="zh-CN"/>
        </w:rPr>
        <w:t>cold plasma</w:t>
      </w:r>
      <w:r w:rsidR="000613DB" w:rsidRPr="00CF7E03">
        <w:rPr>
          <w:rFonts w:ascii="Arial" w:eastAsiaTheme="minorEastAsia" w:hAnsi="Arial" w:cs="Arial"/>
          <w:sz w:val="22"/>
          <w:szCs w:val="22"/>
          <w:lang w:eastAsia="zh-CN"/>
        </w:rPr>
        <w:t>’s main advantage</w:t>
      </w:r>
      <w:r w:rsidR="00650B60" w:rsidRPr="00CF7E03">
        <w:rPr>
          <w:rFonts w:ascii="Arial" w:eastAsiaTheme="minorEastAsia" w:hAnsi="Arial" w:cs="Arial"/>
          <w:sz w:val="22"/>
          <w:szCs w:val="22"/>
          <w:lang w:eastAsia="zh-CN"/>
        </w:rPr>
        <w:t xml:space="preserve"> is </w:t>
      </w:r>
      <w:r w:rsidR="00DA05E0" w:rsidRPr="00CF7E03">
        <w:rPr>
          <w:rFonts w:ascii="Arial" w:eastAsiaTheme="minorEastAsia" w:hAnsi="Arial" w:cs="Arial"/>
          <w:sz w:val="22"/>
          <w:szCs w:val="22"/>
          <w:lang w:eastAsia="zh-CN"/>
        </w:rPr>
        <w:t>eliminati</w:t>
      </w:r>
      <w:r w:rsidR="000613DB" w:rsidRPr="00CF7E03">
        <w:rPr>
          <w:rFonts w:ascii="Arial" w:eastAsiaTheme="minorEastAsia" w:hAnsi="Arial" w:cs="Arial"/>
          <w:sz w:val="22"/>
          <w:szCs w:val="22"/>
          <w:lang w:eastAsia="zh-CN"/>
        </w:rPr>
        <w:t xml:space="preserve">ng </w:t>
      </w:r>
      <w:r w:rsidR="00DA05E0" w:rsidRPr="00CF7E03">
        <w:rPr>
          <w:rFonts w:ascii="Arial" w:eastAsiaTheme="minorEastAsia" w:hAnsi="Arial" w:cs="Arial"/>
          <w:sz w:val="22"/>
          <w:szCs w:val="22"/>
          <w:lang w:eastAsia="zh-CN"/>
        </w:rPr>
        <w:t xml:space="preserve">the need for quenching </w:t>
      </w:r>
      <w:r w:rsidR="009E3DA8" w:rsidRPr="00CF7E03">
        <w:rPr>
          <w:rFonts w:ascii="Arial" w:eastAsiaTheme="minorEastAsia" w:hAnsi="Arial" w:cs="Arial"/>
          <w:sz w:val="22"/>
          <w:szCs w:val="22"/>
          <w:lang w:eastAsia="zh-CN"/>
        </w:rPr>
        <w:t>since</w:t>
      </w:r>
      <w:r w:rsidR="00650B60" w:rsidRPr="00CF7E03">
        <w:rPr>
          <w:rFonts w:ascii="Arial" w:eastAsiaTheme="minorEastAsia" w:hAnsi="Arial" w:cs="Arial"/>
          <w:sz w:val="22"/>
          <w:szCs w:val="22"/>
          <w:lang w:eastAsia="zh-CN"/>
        </w:rPr>
        <w:t xml:space="preserve"> C</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H</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 xml:space="preserve"> is produced at low temperatures</w:t>
      </w:r>
      <w:r w:rsidRPr="00CF7E03">
        <w:rPr>
          <w:rFonts w:ascii="Arial" w:eastAsiaTheme="minorEastAsia" w:hAnsi="Arial" w:cs="Arial"/>
          <w:sz w:val="22"/>
          <w:szCs w:val="22"/>
          <w:lang w:eastAsia="zh-CN"/>
        </w:rPr>
        <w:t>. In contrast,</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 xml:space="preserve">warm plasma typically </w:t>
      </w:r>
      <w:r w:rsidR="000613DB" w:rsidRPr="00CF7E03">
        <w:rPr>
          <w:rFonts w:ascii="Arial" w:eastAsiaTheme="minorEastAsia" w:hAnsi="Arial" w:cs="Arial"/>
          <w:sz w:val="22"/>
          <w:szCs w:val="22"/>
          <w:lang w:eastAsia="zh-CN"/>
        </w:rPr>
        <w:t>achieves</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higher CH</w:t>
      </w:r>
      <w:r w:rsidR="00C26808" w:rsidRPr="00CF7E03">
        <w:rPr>
          <w:rFonts w:ascii="Arial" w:eastAsiaTheme="minorEastAsia" w:hAnsi="Arial" w:cs="Arial"/>
          <w:sz w:val="22"/>
          <w:szCs w:val="22"/>
          <w:vertAlign w:val="subscript"/>
          <w:lang w:eastAsia="zh-CN"/>
        </w:rPr>
        <w:t>4</w:t>
      </w:r>
      <w:r w:rsidR="00C26808" w:rsidRPr="00CF7E03">
        <w:rPr>
          <w:rFonts w:ascii="Arial" w:eastAsiaTheme="minorEastAsia" w:hAnsi="Arial" w:cs="Arial"/>
          <w:sz w:val="22"/>
          <w:szCs w:val="22"/>
          <w:lang w:eastAsia="zh-CN"/>
        </w:rPr>
        <w:t xml:space="preserve"> conversion</w:t>
      </w:r>
      <w:r w:rsidR="00FD2EA9" w:rsidRPr="00CF7E03">
        <w:rPr>
          <w:rFonts w:ascii="Arial" w:eastAsiaTheme="minorEastAsia" w:hAnsi="Arial" w:cs="Arial"/>
          <w:sz w:val="22"/>
          <w:szCs w:val="22"/>
          <w:lang w:eastAsia="zh-CN"/>
        </w:rPr>
        <w:t xml:space="preserve"> due to higher neutral temperature</w:t>
      </w:r>
      <w:r w:rsidR="000613DB" w:rsidRPr="00CF7E03">
        <w:rPr>
          <w:rFonts w:ascii="Arial" w:eastAsiaTheme="minorEastAsia" w:hAnsi="Arial" w:cs="Arial"/>
          <w:sz w:val="22"/>
          <w:szCs w:val="22"/>
          <w:lang w:eastAsia="zh-CN"/>
        </w:rPr>
        <w:t>s</w:t>
      </w:r>
      <w:r w:rsidR="00520F93" w:rsidRPr="00CF7E03">
        <w:rPr>
          <w:rFonts w:ascii="Arial" w:eastAsiaTheme="minorEastAsia" w:hAnsi="Arial" w:cs="Arial"/>
          <w:sz w:val="22"/>
          <w:szCs w:val="22"/>
          <w:lang w:eastAsia="zh-CN"/>
        </w:rPr>
        <w:t xml:space="preserve"> (</w:t>
      </w:r>
      <w:r w:rsidR="00520F93" w:rsidRPr="00CF7E03">
        <w:rPr>
          <w:rFonts w:ascii="Arial" w:eastAsiaTheme="minorEastAsia" w:hAnsi="Arial" w:cs="Arial"/>
          <w:b/>
          <w:bCs/>
          <w:sz w:val="22"/>
          <w:szCs w:val="22"/>
          <w:lang w:eastAsia="zh-CN"/>
        </w:rPr>
        <w:t>Supplementary</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Table</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1</w:t>
      </w:r>
      <w:r w:rsidR="00520F93" w:rsidRPr="00CF7E03">
        <w:rPr>
          <w:rFonts w:ascii="Arial" w:eastAsiaTheme="minorEastAsia" w:hAnsi="Arial" w:cs="Arial"/>
          <w:sz w:val="22"/>
          <w:szCs w:val="22"/>
          <w:lang w:eastAsia="zh-CN"/>
        </w:rPr>
        <w:t>)</w:t>
      </w:r>
      <w:r w:rsidR="00650B60"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Feedstocks t</w:t>
      </w:r>
      <w:r w:rsidR="006F2AB3" w:rsidRPr="00CF7E03">
        <w:rPr>
          <w:rFonts w:ascii="Arial" w:eastAsiaTheme="minorEastAsia" w:hAnsi="Arial" w:cs="Arial"/>
          <w:sz w:val="22"/>
          <w:szCs w:val="22"/>
          <w:lang w:eastAsia="zh-CN"/>
        </w:rPr>
        <w:t>ypically</w:t>
      </w:r>
      <w:r w:rsidR="00864C8C" w:rsidRPr="00CF7E03">
        <w:rPr>
          <w:rFonts w:ascii="Arial" w:eastAsiaTheme="minorEastAsia" w:hAnsi="Arial" w:cs="Arial"/>
          <w:sz w:val="22"/>
          <w:szCs w:val="22"/>
          <w:lang w:eastAsia="zh-CN"/>
        </w:rPr>
        <w:t xml:space="preserve"> include</w:t>
      </w:r>
      <w:r w:rsidR="006F2AB3" w:rsidRPr="00CF7E03">
        <w:rPr>
          <w:rFonts w:ascii="Arial" w:eastAsiaTheme="minorEastAsia" w:hAnsi="Arial" w:cs="Arial"/>
          <w:sz w:val="22"/>
          <w:szCs w:val="22"/>
          <w:lang w:eastAsia="zh-CN"/>
        </w:rPr>
        <w:t xml:space="preserve"> pure CH</w:t>
      </w:r>
      <w:r w:rsidR="006F2AB3" w:rsidRPr="00CF7E03">
        <w:rPr>
          <w:rFonts w:ascii="Arial" w:eastAsiaTheme="minorEastAsia" w:hAnsi="Arial" w:cs="Arial"/>
          <w:sz w:val="22"/>
          <w:szCs w:val="22"/>
          <w:vertAlign w:val="subscript"/>
          <w:lang w:eastAsia="zh-CN"/>
        </w:rPr>
        <w:t>4</w:t>
      </w:r>
      <w:r w:rsidR="006F2AB3" w:rsidRPr="00CF7E03">
        <w:rPr>
          <w:rFonts w:ascii="Arial" w:eastAsiaTheme="minorEastAsia" w:hAnsi="Arial" w:cs="Arial"/>
          <w:sz w:val="22"/>
          <w:szCs w:val="22"/>
          <w:lang w:eastAsia="zh-CN"/>
        </w:rPr>
        <w:t xml:space="preserve"> or </w:t>
      </w:r>
      <w:r w:rsidR="00864C8C" w:rsidRPr="00CF7E03">
        <w:rPr>
          <w:rFonts w:ascii="Arial" w:eastAsiaTheme="minorEastAsia" w:hAnsi="Arial" w:cs="Arial"/>
          <w:sz w:val="22"/>
          <w:szCs w:val="22"/>
          <w:lang w:eastAsia="zh-CN"/>
        </w:rPr>
        <w:t>CH</w:t>
      </w:r>
      <w:r w:rsidR="00864C8C" w:rsidRPr="00CF7E03">
        <w:rPr>
          <w:rFonts w:ascii="Arial" w:eastAsiaTheme="minorEastAsia" w:hAnsi="Arial" w:cs="Arial"/>
          <w:sz w:val="22"/>
          <w:szCs w:val="22"/>
          <w:vertAlign w:val="subscript"/>
          <w:lang w:eastAsia="zh-CN"/>
        </w:rPr>
        <w:t>4</w:t>
      </w:r>
      <w:r w:rsidR="00864C8C"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diluted in inert gas</w:t>
      </w:r>
      <w:r w:rsidR="00864C8C"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t xml:space="preserve"> with some attempts </w:t>
      </w:r>
      <w:r w:rsidR="00CD5F80" w:rsidRPr="00CF7E03">
        <w:rPr>
          <w:rFonts w:ascii="Arial" w:eastAsiaTheme="minorEastAsia" w:hAnsi="Arial" w:cs="Arial"/>
          <w:sz w:val="22"/>
          <w:szCs w:val="22"/>
          <w:lang w:eastAsia="zh-CN"/>
        </w:rPr>
        <w:t xml:space="preserve">using </w:t>
      </w:r>
      <w:r w:rsidR="006F2AB3" w:rsidRPr="00CF7E03">
        <w:rPr>
          <w:rFonts w:ascii="Arial" w:eastAsiaTheme="minorEastAsia" w:hAnsi="Arial" w:cs="Arial"/>
          <w:sz w:val="22"/>
          <w:szCs w:val="22"/>
          <w:lang w:eastAsia="zh-CN"/>
        </w:rPr>
        <w:t>co-feeds such as 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67,68</w:t>
      </w:r>
      <w:r w:rsidR="006F2AB3" w:rsidRPr="00CF7E03">
        <w:rPr>
          <w:rFonts w:ascii="Arial" w:eastAsiaTheme="minorEastAsia" w:hAnsi="Arial" w:cs="Arial"/>
          <w:sz w:val="22"/>
          <w:szCs w:val="22"/>
          <w:lang w:eastAsia="zh-CN"/>
        </w:rPr>
        <w:t xml:space="preserve"> H</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69</w:t>
      </w:r>
      <w:r w:rsidR="006F2AB3"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and </w:t>
      </w:r>
      <w:r w:rsidR="006F2AB3" w:rsidRPr="00CF7E03">
        <w:rPr>
          <w:rFonts w:ascii="Arial" w:eastAsiaTheme="minorEastAsia" w:hAnsi="Arial" w:cs="Arial"/>
          <w:sz w:val="22"/>
          <w:szCs w:val="22"/>
          <w:lang w:eastAsia="zh-CN"/>
        </w:rPr>
        <w:t>CO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70</w:t>
      </w:r>
      <w:r w:rsidR="006F2AB3"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 xml:space="preserve">However, </w:t>
      </w:r>
      <w:r w:rsidR="009F33D1" w:rsidRPr="00CF7E03">
        <w:rPr>
          <w:rFonts w:ascii="Arial" w:eastAsiaTheme="minorEastAsia" w:hAnsi="Arial" w:cs="Arial"/>
          <w:sz w:val="22"/>
          <w:szCs w:val="22"/>
          <w:lang w:eastAsia="zh-CN"/>
        </w:rPr>
        <w:t>non-thermal</w:t>
      </w:r>
      <w:r w:rsidR="009F33D1" w:rsidRPr="00CF7E03" w:rsidDel="009F33D1">
        <w:rPr>
          <w:rFonts w:ascii="Arial" w:eastAsiaTheme="minorEastAsia" w:hAnsi="Arial" w:cs="Arial"/>
          <w:sz w:val="22"/>
          <w:szCs w:val="22"/>
          <w:lang w:eastAsia="zh-CN"/>
        </w:rPr>
        <w:t xml:space="preserve"> </w:t>
      </w:r>
      <w:r w:rsidR="00D574D8" w:rsidRPr="00CF7E03">
        <w:rPr>
          <w:rFonts w:ascii="Arial" w:eastAsiaTheme="minorEastAsia" w:hAnsi="Arial" w:cs="Arial"/>
          <w:sz w:val="22"/>
          <w:szCs w:val="22"/>
          <w:lang w:eastAsia="zh-CN"/>
        </w:rPr>
        <w:t>plasmas</w:t>
      </w:r>
      <w:r w:rsidR="00864C8C" w:rsidRPr="00CF7E03">
        <w:rPr>
          <w:rFonts w:ascii="Arial" w:eastAsiaTheme="minorEastAsia" w:hAnsi="Arial" w:cs="Arial"/>
          <w:sz w:val="22"/>
          <w:szCs w:val="22"/>
          <w:lang w:eastAsia="zh-CN"/>
        </w:rPr>
        <w:t xml:space="preserve"> require</w:t>
      </w:r>
      <w:r w:rsidR="00D574D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substantial </w:t>
      </w:r>
      <w:r w:rsidR="00520F93" w:rsidRPr="00CF7E03">
        <w:rPr>
          <w:rFonts w:ascii="Arial" w:eastAsiaTheme="minorEastAsia" w:hAnsi="Arial" w:cs="Arial"/>
          <w:sz w:val="22"/>
          <w:szCs w:val="22"/>
          <w:lang w:eastAsia="zh-CN"/>
        </w:rPr>
        <w:t>energy input</w:t>
      </w:r>
      <w:r w:rsidR="00644B69" w:rsidRPr="00CF7E03">
        <w:rPr>
          <w:rFonts w:ascii="Arial" w:eastAsiaTheme="minorEastAsia" w:hAnsi="Arial" w:cs="Arial"/>
          <w:sz w:val="22"/>
          <w:szCs w:val="22"/>
          <w:lang w:eastAsia="zh-CN"/>
        </w:rPr>
        <w:t xml:space="preserve">, often exceeding </w:t>
      </w:r>
      <w:proofErr w:type="spellStart"/>
      <w:r w:rsidR="009E33F2" w:rsidRPr="00CF7E03">
        <w:rPr>
          <w:rFonts w:ascii="Arial" w:eastAsiaTheme="minorEastAsia" w:hAnsi="Arial" w:cs="Arial"/>
          <w:sz w:val="22"/>
          <w:szCs w:val="22"/>
          <w:lang w:eastAsia="zh-CN"/>
        </w:rPr>
        <w:t>Hüls</w:t>
      </w:r>
      <w:proofErr w:type="spellEnd"/>
      <w:r w:rsidR="009E33F2" w:rsidRPr="00CF7E03">
        <w:rPr>
          <w:rFonts w:ascii="Arial" w:eastAsiaTheme="minorEastAsia" w:hAnsi="Arial" w:cs="Arial"/>
          <w:sz w:val="22"/>
          <w:szCs w:val="22"/>
          <w:lang w:eastAsia="zh-CN"/>
        </w:rPr>
        <w:t xml:space="preserve"> arc</w:t>
      </w:r>
      <w:r w:rsidR="00644B69" w:rsidRPr="00CF7E03">
        <w:rPr>
          <w:rFonts w:ascii="Arial" w:eastAsiaTheme="minorEastAsia" w:hAnsi="Arial" w:cs="Arial"/>
          <w:sz w:val="22"/>
          <w:szCs w:val="22"/>
          <w:lang w:eastAsia="zh-CN"/>
        </w:rPr>
        <w:t xml:space="preserve"> plasma processes</w:t>
      </w:r>
      <w:r w:rsidR="009E33F2"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w:t>
      </w:r>
      <w:r w:rsidR="00520F93" w:rsidRPr="00CF7E03">
        <w:rPr>
          <w:rFonts w:ascii="Arial" w:eastAsiaTheme="minorEastAsia" w:hAnsi="Arial" w:cs="Arial"/>
          <w:b/>
          <w:bCs/>
          <w:sz w:val="22"/>
          <w:szCs w:val="22"/>
          <w:lang w:eastAsia="zh-CN"/>
        </w:rPr>
        <w:t>Fi</w:t>
      </w:r>
      <w:r w:rsidR="00EC1369" w:rsidRPr="00CF7E03">
        <w:rPr>
          <w:rFonts w:ascii="Arial" w:eastAsiaTheme="minorEastAsia" w:hAnsi="Arial" w:cs="Arial"/>
          <w:b/>
          <w:bCs/>
          <w:sz w:val="22"/>
          <w:szCs w:val="22"/>
          <w:lang w:eastAsia="zh-CN"/>
        </w:rPr>
        <w:t>g. </w:t>
      </w:r>
      <w:r w:rsidR="00BD74F4" w:rsidRPr="00CF7E03">
        <w:rPr>
          <w:rFonts w:ascii="Arial" w:eastAsiaTheme="minorEastAsia" w:hAnsi="Arial" w:cs="Arial"/>
          <w:b/>
          <w:bCs/>
          <w:sz w:val="22"/>
          <w:szCs w:val="22"/>
          <w:lang w:eastAsia="zh-CN"/>
        </w:rPr>
        <w:t>5</w:t>
      </w:r>
      <w:r w:rsidR="00BD74F4">
        <w:rPr>
          <w:rFonts w:ascii="Arial" w:eastAsiaTheme="minorEastAsia" w:hAnsi="Arial" w:cs="Arial" w:hint="eastAsia"/>
          <w:b/>
          <w:bCs/>
          <w:sz w:val="22"/>
          <w:szCs w:val="22"/>
          <w:lang w:eastAsia="zh-CN"/>
        </w:rPr>
        <w:t>d</w:t>
      </w:r>
      <w:r w:rsidR="00520F93"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Moreover</w:t>
      </w:r>
      <w:r w:rsidR="00BA6365"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 xml:space="preserve">promising non-thermal results </w:t>
      </w:r>
      <w:r w:rsidR="00644104" w:rsidRPr="00CF7E03">
        <w:rPr>
          <w:rFonts w:ascii="Arial" w:eastAsiaTheme="minorEastAsia" w:hAnsi="Arial" w:cs="Arial"/>
          <w:sz w:val="22"/>
          <w:szCs w:val="22"/>
          <w:lang w:eastAsia="zh-CN"/>
        </w:rPr>
        <w:t>(</w:t>
      </w:r>
      <w:r w:rsidR="00644104"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1</w:t>
      </w:r>
      <w:r w:rsidR="00644104"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mostly derive from</w:t>
      </w:r>
      <w:r w:rsidR="009E33F2" w:rsidRPr="00CF7E03">
        <w:rPr>
          <w:rFonts w:ascii="Arial" w:eastAsiaTheme="minorEastAsia" w:hAnsi="Arial" w:cs="Arial"/>
          <w:sz w:val="22"/>
          <w:szCs w:val="22"/>
          <w:lang w:eastAsia="zh-CN"/>
        </w:rPr>
        <w:t xml:space="preserve"> microwave</w:t>
      </w:r>
      <w:r w:rsidR="00DA40C9" w:rsidRPr="00CF7E03">
        <w:rPr>
          <w:rFonts w:ascii="Arial" w:eastAsiaTheme="minorEastAsia" w:hAnsi="Arial" w:cs="Arial"/>
          <w:sz w:val="22"/>
          <w:szCs w:val="22"/>
          <w:lang w:eastAsia="zh-CN"/>
        </w:rPr>
        <w:t xml:space="preserve"> or pulsed plasma</w:t>
      </w:r>
      <w:r w:rsidR="00E9158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which </w:t>
      </w:r>
      <w:r w:rsidR="00DA40C9" w:rsidRPr="00CF7E03">
        <w:rPr>
          <w:rFonts w:ascii="Arial" w:eastAsiaTheme="minorEastAsia" w:hAnsi="Arial" w:cs="Arial"/>
          <w:sz w:val="22"/>
          <w:szCs w:val="22"/>
          <w:lang w:eastAsia="zh-CN"/>
        </w:rPr>
        <w:t xml:space="preserve">typically </w:t>
      </w:r>
      <w:r w:rsidR="00E91588" w:rsidRPr="00CF7E03">
        <w:rPr>
          <w:rFonts w:ascii="Arial" w:eastAsiaTheme="minorEastAsia" w:hAnsi="Arial" w:cs="Arial"/>
          <w:sz w:val="22"/>
          <w:szCs w:val="22"/>
          <w:lang w:eastAsia="zh-CN"/>
        </w:rPr>
        <w:t>operate at low pressure</w:t>
      </w:r>
      <w:r w:rsidR="00DA40C9"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w:t>
      </w:r>
      <w:r w:rsidR="00644104" w:rsidRPr="00CF7E03">
        <w:rPr>
          <w:rFonts w:ascii="Arial" w:eastAsiaTheme="minorEastAsia" w:hAnsi="Arial" w:cs="Arial"/>
          <w:sz w:val="22"/>
          <w:szCs w:val="22"/>
          <w:lang w:eastAsia="zh-CN"/>
        </w:rPr>
        <w:t xml:space="preserve">or high </w:t>
      </w:r>
      <w:r w:rsidR="002A66E4" w:rsidRPr="00CF7E03">
        <w:rPr>
          <w:rFonts w:ascii="Arial" w:eastAsiaTheme="minorEastAsia" w:hAnsi="Arial" w:cs="Arial"/>
          <w:sz w:val="22"/>
          <w:szCs w:val="22"/>
          <w:lang w:eastAsia="zh-CN"/>
        </w:rPr>
        <w:t>frequencies</w:t>
      </w:r>
      <w:r w:rsidR="00644104" w:rsidRPr="00CF7E03">
        <w:rPr>
          <w:rFonts w:ascii="Arial" w:eastAsiaTheme="minorEastAsia" w:hAnsi="Arial" w:cs="Arial"/>
          <w:sz w:val="22"/>
          <w:szCs w:val="22"/>
          <w:lang w:eastAsia="zh-CN"/>
        </w:rPr>
        <w:t xml:space="preserve">, </w:t>
      </w:r>
      <w:r w:rsidR="009E6BE6">
        <w:rPr>
          <w:rFonts w:ascii="Arial" w:eastAsiaTheme="minorEastAsia" w:hAnsi="Arial" w:cs="Arial"/>
          <w:sz w:val="22"/>
          <w:szCs w:val="22"/>
          <w:lang w:eastAsia="zh-CN"/>
        </w:rPr>
        <w:t>requiring</w:t>
      </w:r>
      <w:r w:rsidR="009E6BE6"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complex</w:t>
      </w:r>
      <w:r w:rsidR="009D2B70">
        <w:rPr>
          <w:rFonts w:ascii="Arial" w:eastAsiaTheme="minorEastAsia" w:hAnsi="Arial" w:cs="Arial" w:hint="eastAsia"/>
          <w:sz w:val="22"/>
          <w:szCs w:val="22"/>
          <w:lang w:eastAsia="zh-CN"/>
        </w:rPr>
        <w:t xml:space="preserve"> </w:t>
      </w:r>
      <w:r w:rsidR="009D2B70">
        <w:rPr>
          <w:rFonts w:ascii="Arial" w:eastAsiaTheme="minorEastAsia" w:hAnsi="Arial" w:cs="Arial"/>
          <w:sz w:val="22"/>
          <w:szCs w:val="22"/>
          <w:lang w:eastAsia="zh-CN"/>
        </w:rPr>
        <w:t>equipment</w:t>
      </w:r>
      <w:r w:rsidR="00864C8C" w:rsidRPr="00CF7E03">
        <w:rPr>
          <w:rFonts w:ascii="Arial" w:eastAsiaTheme="minorEastAsia" w:hAnsi="Arial" w:cs="Arial"/>
          <w:sz w:val="22"/>
          <w:szCs w:val="22"/>
          <w:lang w:eastAsia="zh-CN"/>
        </w:rPr>
        <w:t xml:space="preserve"> </w:t>
      </w:r>
      <w:r w:rsidR="00BD74F4">
        <w:rPr>
          <w:rFonts w:ascii="Arial" w:eastAsiaTheme="minorEastAsia" w:hAnsi="Arial" w:cs="Arial" w:hint="eastAsia"/>
          <w:sz w:val="22"/>
          <w:szCs w:val="22"/>
          <w:lang w:eastAsia="zh-CN"/>
        </w:rPr>
        <w:t>design</w:t>
      </w:r>
      <w:r w:rsidR="004224D4">
        <w:rPr>
          <w:rFonts w:ascii="Arial" w:eastAsiaTheme="minorEastAsia" w:hAnsi="Arial" w:cs="Arial" w:hint="eastAsia"/>
          <w:sz w:val="22"/>
          <w:szCs w:val="22"/>
          <w:lang w:eastAsia="zh-CN"/>
        </w:rPr>
        <w:t xml:space="preserve"> for durable </w:t>
      </w:r>
      <w:r w:rsidR="004224D4">
        <w:rPr>
          <w:rFonts w:ascii="Arial" w:eastAsiaTheme="minorEastAsia" w:hAnsi="Arial" w:cs="Arial"/>
          <w:sz w:val="22"/>
          <w:szCs w:val="22"/>
          <w:lang w:eastAsia="zh-CN"/>
        </w:rPr>
        <w:t>operation</w:t>
      </w:r>
      <w:r w:rsidR="003B00F0" w:rsidRPr="00CF7E03">
        <w:rPr>
          <w:rFonts w:ascii="Arial" w:eastAsiaTheme="minorEastAsia" w:hAnsi="Arial" w:cs="Arial"/>
          <w:sz w:val="22"/>
          <w:szCs w:val="22"/>
          <w:lang w:eastAsia="zh-CN"/>
        </w:rPr>
        <w:t>.</w:t>
      </w:r>
      <w:r w:rsidR="00BA3524" w:rsidRPr="00BA3524">
        <w:rPr>
          <w:rFonts w:ascii="Arial" w:hAnsi="Arial" w:cs="Arial"/>
          <w:sz w:val="22"/>
          <w:vertAlign w:val="superscript"/>
          <w:lang w:eastAsia="zh-CN"/>
        </w:rPr>
        <w:t>33</w:t>
      </w:r>
    </w:p>
    <w:p w14:paraId="6EDB2D22" w14:textId="5C357BF7" w:rsidR="0064013E" w:rsidRDefault="00AB4B6B" w:rsidP="0064013E">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 xml:space="preserve">In addition to reactor </w:t>
      </w:r>
      <w:r>
        <w:rPr>
          <w:rFonts w:ascii="Arial" w:eastAsiaTheme="minorEastAsia" w:hAnsi="Arial" w:cs="Arial"/>
          <w:sz w:val="22"/>
          <w:szCs w:val="22"/>
          <w:lang w:eastAsia="zh-CN"/>
        </w:rPr>
        <w:t>design</w:t>
      </w:r>
      <w:r>
        <w:rPr>
          <w:rFonts w:ascii="Arial" w:eastAsiaTheme="minorEastAsia" w:hAnsi="Arial" w:cs="Arial" w:hint="eastAsia"/>
          <w:sz w:val="22"/>
          <w:szCs w:val="22"/>
          <w:lang w:eastAsia="zh-CN"/>
        </w:rPr>
        <w:t xml:space="preserve">, catalysts play an important role in </w:t>
      </w:r>
      <w:r w:rsidR="00481662" w:rsidRPr="00CF7E03">
        <w:rPr>
          <w:rFonts w:ascii="Arial" w:eastAsiaTheme="minorEastAsia" w:hAnsi="Arial" w:cs="Arial"/>
          <w:sz w:val="22"/>
          <w:szCs w:val="22"/>
          <w:lang w:eastAsia="zh-CN"/>
        </w:rPr>
        <w:t xml:space="preserve">non-thermal plasma, with </w:t>
      </w:r>
      <w:r w:rsidR="00644104" w:rsidRPr="00CF7E03">
        <w:rPr>
          <w:rFonts w:ascii="Arial" w:eastAsiaTheme="minorEastAsia" w:hAnsi="Arial" w:cs="Arial"/>
          <w:sz w:val="22"/>
          <w:szCs w:val="22"/>
          <w:lang w:eastAsia="zh-CN"/>
        </w:rPr>
        <w:t xml:space="preserve">DBD </w:t>
      </w:r>
      <w:r w:rsidR="00294DED" w:rsidRPr="00CF7E03">
        <w:rPr>
          <w:rFonts w:ascii="Arial" w:eastAsiaTheme="minorEastAsia" w:hAnsi="Arial" w:cs="Arial"/>
          <w:sz w:val="22"/>
          <w:szCs w:val="22"/>
          <w:lang w:eastAsia="zh-CN"/>
        </w:rPr>
        <w:t xml:space="preserve">and microwave </w:t>
      </w:r>
      <w:r w:rsidR="00CD6FB9" w:rsidRPr="00CF7E03">
        <w:rPr>
          <w:rFonts w:ascii="Arial" w:eastAsiaTheme="minorEastAsia" w:hAnsi="Arial" w:cs="Arial"/>
          <w:sz w:val="22"/>
          <w:szCs w:val="22"/>
          <w:lang w:eastAsia="zh-CN"/>
        </w:rPr>
        <w:t xml:space="preserve">reactors </w:t>
      </w:r>
      <w:r w:rsidR="00481662" w:rsidRPr="00CF7E03">
        <w:rPr>
          <w:rFonts w:ascii="Arial" w:eastAsiaTheme="minorEastAsia" w:hAnsi="Arial" w:cs="Arial"/>
          <w:sz w:val="22"/>
          <w:szCs w:val="22"/>
          <w:lang w:eastAsia="zh-CN"/>
        </w:rPr>
        <w:t xml:space="preserve">being </w:t>
      </w:r>
      <w:r w:rsidR="00864C8C" w:rsidRPr="00CF7E03">
        <w:rPr>
          <w:rFonts w:ascii="Arial" w:eastAsiaTheme="minorEastAsia" w:hAnsi="Arial" w:cs="Arial"/>
          <w:sz w:val="22"/>
          <w:szCs w:val="22"/>
          <w:lang w:eastAsia="zh-CN"/>
        </w:rPr>
        <w:t xml:space="preserve">the </w:t>
      </w:r>
      <w:r w:rsidR="00481662" w:rsidRPr="00CF7E03">
        <w:rPr>
          <w:rFonts w:ascii="Arial" w:eastAsiaTheme="minorEastAsia" w:hAnsi="Arial" w:cs="Arial"/>
          <w:sz w:val="22"/>
          <w:szCs w:val="22"/>
          <w:lang w:eastAsia="zh-CN"/>
        </w:rPr>
        <w:t>most used</w:t>
      </w:r>
      <w:r w:rsidR="005861B2" w:rsidRPr="00CF7E03">
        <w:rPr>
          <w:rFonts w:ascii="Arial" w:eastAsiaTheme="minorEastAsia" w:hAnsi="Arial" w:cs="Arial"/>
          <w:sz w:val="22"/>
          <w:szCs w:val="22"/>
          <w:lang w:eastAsia="zh-CN"/>
        </w:rPr>
        <w:t xml:space="preserve"> (</w:t>
      </w:r>
      <w:r w:rsidR="005861B2"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1</w:t>
      </w:r>
      <w:r w:rsidR="005861B2" w:rsidRPr="00CF7E03">
        <w:rPr>
          <w:rFonts w:ascii="Arial" w:eastAsiaTheme="minorEastAsia" w:hAnsi="Arial" w:cs="Arial"/>
          <w:sz w:val="22"/>
          <w:szCs w:val="22"/>
          <w:lang w:eastAsia="zh-CN"/>
        </w:rPr>
        <w:t>)</w:t>
      </w:r>
      <w:r w:rsidR="00481662" w:rsidRPr="00CF7E03">
        <w:rPr>
          <w:rFonts w:ascii="Arial" w:eastAsiaTheme="minorEastAsia" w:hAnsi="Arial" w:cs="Arial"/>
          <w:sz w:val="22"/>
          <w:szCs w:val="22"/>
          <w:lang w:eastAsia="zh-CN"/>
        </w:rPr>
        <w:t xml:space="preserve">. </w:t>
      </w:r>
      <w:r w:rsidR="001D6A73" w:rsidRPr="00CF7E03">
        <w:rPr>
          <w:rFonts w:ascii="Arial" w:eastAsiaTheme="minorEastAsia" w:hAnsi="Arial" w:cs="Arial"/>
          <w:sz w:val="22"/>
          <w:szCs w:val="22"/>
          <w:lang w:eastAsia="zh-CN"/>
        </w:rPr>
        <w:t xml:space="preserve">For </w:t>
      </w:r>
      <w:r w:rsidR="000D0947" w:rsidRPr="00CF7E03">
        <w:rPr>
          <w:rFonts w:ascii="Arial" w:eastAsiaTheme="minorEastAsia" w:hAnsi="Arial" w:cs="Arial"/>
          <w:sz w:val="22"/>
          <w:szCs w:val="22"/>
          <w:lang w:eastAsia="zh-CN"/>
        </w:rPr>
        <w:t>instance</w:t>
      </w:r>
      <w:r w:rsidR="001D6A7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in </w:t>
      </w:r>
      <w:r w:rsidR="000B1B10">
        <w:rPr>
          <w:rFonts w:ascii="Arial" w:eastAsiaTheme="minorEastAsia" w:hAnsi="Arial" w:cs="Arial" w:hint="eastAsia"/>
          <w:sz w:val="22"/>
          <w:szCs w:val="22"/>
          <w:lang w:eastAsia="zh-CN"/>
        </w:rPr>
        <w:t>DBD</w:t>
      </w:r>
      <w:r w:rsidR="006F2AB3" w:rsidRPr="00CF7E03">
        <w:rPr>
          <w:rFonts w:ascii="Arial" w:eastAsiaTheme="minorEastAsia" w:hAnsi="Arial" w:cs="Arial"/>
          <w:sz w:val="22"/>
          <w:szCs w:val="22"/>
          <w:lang w:eastAsia="zh-CN"/>
        </w:rPr>
        <w:t xml:space="preserve"> plasma, </w:t>
      </w:r>
      <w:r w:rsidR="000D0947" w:rsidRPr="00CF7E03">
        <w:rPr>
          <w:rFonts w:ascii="Arial" w:eastAsiaTheme="minorEastAsia" w:hAnsi="Arial" w:cs="Arial"/>
          <w:sz w:val="22"/>
          <w:szCs w:val="22"/>
          <w:lang w:eastAsia="zh-CN"/>
        </w:rPr>
        <w:t>adding the</w:t>
      </w:r>
      <w:r w:rsidR="006F2AB3" w:rsidRPr="00CF7E03">
        <w:rPr>
          <w:rFonts w:ascii="Arial" w:eastAsiaTheme="minorEastAsia" w:hAnsi="Arial" w:cs="Arial"/>
          <w:sz w:val="22"/>
          <w:szCs w:val="22"/>
          <w:lang w:eastAsia="zh-CN"/>
        </w:rPr>
        <w:t xml:space="preserve"> </w:t>
      </w:r>
      <w:r w:rsidR="00CF2ED8" w:rsidRPr="00CF7E03">
        <w:rPr>
          <w:rFonts w:ascii="Arial" w:eastAsiaTheme="minorEastAsia" w:hAnsi="Arial" w:cs="Arial"/>
          <w:sz w:val="22"/>
          <w:szCs w:val="22"/>
          <w:lang w:eastAsia="zh-CN"/>
        </w:rPr>
        <w:t>MFM-300(Fe) catalyst increased C</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H</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 xml:space="preserve"> </w:t>
      </w:r>
      <w:r w:rsidR="000D0947" w:rsidRPr="00CF7E03">
        <w:rPr>
          <w:rFonts w:ascii="Arial" w:eastAsiaTheme="minorEastAsia" w:hAnsi="Arial" w:cs="Arial"/>
          <w:sz w:val="22"/>
          <w:szCs w:val="22"/>
          <w:lang w:eastAsia="zh-CN"/>
        </w:rPr>
        <w:t xml:space="preserve">selectivity </w:t>
      </w:r>
      <w:r w:rsidR="00CF2ED8" w:rsidRPr="00CF7E03">
        <w:rPr>
          <w:rFonts w:ascii="Arial" w:eastAsiaTheme="minorEastAsia" w:hAnsi="Arial" w:cs="Arial"/>
          <w:sz w:val="22"/>
          <w:szCs w:val="22"/>
          <w:lang w:eastAsia="zh-CN"/>
        </w:rPr>
        <w:t>from 17</w:t>
      </w:r>
      <w:r w:rsidR="00854CB1"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 xml:space="preserve"> to 38% </w:t>
      </w:r>
      <w:r w:rsidR="00984288" w:rsidRPr="00CF7E03">
        <w:rPr>
          <w:rFonts w:ascii="Arial" w:eastAsiaTheme="minorEastAsia" w:hAnsi="Arial" w:cs="Arial"/>
          <w:sz w:val="22"/>
          <w:szCs w:val="22"/>
          <w:lang w:eastAsia="zh-CN"/>
        </w:rPr>
        <w:t xml:space="preserve">at </w:t>
      </w:r>
      <w:r w:rsidR="00CF2ED8" w:rsidRPr="00CF7E03">
        <w:rPr>
          <w:rFonts w:ascii="Arial" w:eastAsiaTheme="minorEastAsia" w:hAnsi="Arial" w:cs="Arial"/>
          <w:sz w:val="22"/>
          <w:szCs w:val="22"/>
          <w:lang w:eastAsia="zh-CN"/>
        </w:rPr>
        <w:t>CH</w:t>
      </w:r>
      <w:r w:rsidR="00CF2ED8" w:rsidRPr="00CF7E03">
        <w:rPr>
          <w:rFonts w:ascii="Arial" w:eastAsiaTheme="minorEastAsia" w:hAnsi="Arial" w:cs="Arial"/>
          <w:sz w:val="22"/>
          <w:szCs w:val="22"/>
          <w:vertAlign w:val="subscript"/>
          <w:lang w:eastAsia="zh-CN"/>
        </w:rPr>
        <w:t>4</w:t>
      </w:r>
      <w:r w:rsidR="00CF2ED8" w:rsidRPr="00CF7E03">
        <w:rPr>
          <w:rFonts w:ascii="Arial" w:eastAsiaTheme="minorEastAsia" w:hAnsi="Arial" w:cs="Arial"/>
          <w:sz w:val="22"/>
          <w:szCs w:val="22"/>
          <w:lang w:eastAsia="zh-CN"/>
        </w:rPr>
        <w:t xml:space="preserve"> conversion</w:t>
      </w:r>
      <w:r w:rsidR="00984288" w:rsidRPr="00CF7E03">
        <w:rPr>
          <w:rFonts w:ascii="Arial" w:eastAsiaTheme="minorEastAsia" w:hAnsi="Arial" w:cs="Arial"/>
          <w:sz w:val="22"/>
          <w:szCs w:val="22"/>
          <w:lang w:eastAsia="zh-CN"/>
        </w:rPr>
        <w:t xml:space="preserve"> </w:t>
      </w:r>
      <w:r w:rsidR="00B83604">
        <w:rPr>
          <w:rFonts w:ascii="Arial" w:eastAsiaTheme="minorEastAsia" w:hAnsi="Arial" w:cs="Arial"/>
          <w:sz w:val="22"/>
          <w:szCs w:val="22"/>
          <w:lang w:eastAsia="zh-CN"/>
        </w:rPr>
        <w:t xml:space="preserve">of </w:t>
      </w:r>
      <w:r w:rsidR="00984288" w:rsidRPr="00CF7E03">
        <w:rPr>
          <w:rFonts w:ascii="Arial" w:eastAsiaTheme="minorEastAsia" w:hAnsi="Arial" w:cs="Arial"/>
          <w:sz w:val="22"/>
          <w:szCs w:val="22"/>
          <w:lang w:eastAsia="zh-CN"/>
        </w:rPr>
        <w:t>&lt;</w:t>
      </w:r>
      <w:r w:rsidR="005861B2" w:rsidRPr="00CF7E03">
        <w:rPr>
          <w:rFonts w:ascii="Arial" w:eastAsiaTheme="minorEastAsia" w:hAnsi="Arial" w:cs="Arial"/>
          <w:sz w:val="22"/>
          <w:szCs w:val="22"/>
          <w:lang w:eastAsia="zh-CN"/>
        </w:rPr>
        <w:t>3</w:t>
      </w:r>
      <w:r w:rsidR="0098428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w:t>
      </w:r>
      <w:r w:rsidR="001A4196" w:rsidRPr="001A4196">
        <w:rPr>
          <w:rFonts w:ascii="Arial" w:hAnsi="Arial" w:cs="Arial"/>
          <w:sz w:val="22"/>
          <w:vertAlign w:val="superscript"/>
        </w:rPr>
        <w:t>71</w:t>
      </w:r>
      <w:r w:rsidR="00CF2ED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In contrast</w:t>
      </w:r>
      <w:r w:rsidR="00CF2ED8" w:rsidRPr="00CF7E03">
        <w:rPr>
          <w:rFonts w:ascii="Arial" w:eastAsiaTheme="minorEastAsia" w:hAnsi="Arial" w:cs="Arial"/>
          <w:sz w:val="22"/>
          <w:szCs w:val="22"/>
          <w:lang w:eastAsia="zh-CN"/>
        </w:rPr>
        <w:t xml:space="preserve">, </w:t>
      </w:r>
      <w:r w:rsidR="00984288" w:rsidRPr="00CF7E03">
        <w:rPr>
          <w:rFonts w:ascii="Arial" w:eastAsiaTheme="minorEastAsia" w:hAnsi="Arial" w:cs="Arial"/>
          <w:sz w:val="22"/>
          <w:szCs w:val="22"/>
          <w:lang w:eastAsia="zh-CN"/>
        </w:rPr>
        <w:t xml:space="preserve">in </w:t>
      </w:r>
      <w:r w:rsidR="00200821" w:rsidRPr="00CF7E03">
        <w:rPr>
          <w:rFonts w:ascii="Arial" w:eastAsiaTheme="minorEastAsia" w:hAnsi="Arial" w:cs="Arial"/>
          <w:sz w:val="22"/>
          <w:szCs w:val="22"/>
          <w:lang w:eastAsia="zh-CN"/>
        </w:rPr>
        <w:t>microwave plasma</w:t>
      </w:r>
      <w:r w:rsidR="0098428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catalysts appear to have limited effect</w:t>
      </w:r>
      <w:r w:rsidR="00200821"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microwave irradiation </w:t>
      </w:r>
      <w:r w:rsidR="00D72972" w:rsidRPr="00CF7E03">
        <w:rPr>
          <w:rFonts w:ascii="Arial" w:eastAsiaTheme="minorEastAsia" w:hAnsi="Arial" w:cs="Arial"/>
          <w:sz w:val="22"/>
          <w:szCs w:val="22"/>
          <w:lang w:eastAsia="zh-CN"/>
        </w:rPr>
        <w:t xml:space="preserve">being </w:t>
      </w:r>
      <w:r w:rsidR="006B482F" w:rsidRPr="00CF7E03">
        <w:rPr>
          <w:rFonts w:ascii="Arial" w:eastAsiaTheme="minorEastAsia" w:hAnsi="Arial" w:cs="Arial"/>
          <w:sz w:val="22"/>
          <w:szCs w:val="22"/>
          <w:lang w:eastAsia="zh-CN"/>
        </w:rPr>
        <w:t>essential</w:t>
      </w:r>
      <w:r w:rsidR="00D72972" w:rsidRPr="00CF7E03">
        <w:rPr>
          <w:rFonts w:ascii="Arial" w:eastAsiaTheme="minorEastAsia" w:hAnsi="Arial" w:cs="Arial"/>
          <w:sz w:val="22"/>
          <w:szCs w:val="22"/>
          <w:lang w:eastAsia="zh-CN"/>
        </w:rPr>
        <w:t xml:space="preserve"> for significant 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production</w:t>
      </w:r>
      <w:r w:rsidR="00CF2ED8" w:rsidRPr="00CF7E03">
        <w:rPr>
          <w:rFonts w:ascii="Arial" w:eastAsiaTheme="minorEastAsia" w:hAnsi="Arial" w:cs="Arial"/>
          <w:sz w:val="22"/>
          <w:szCs w:val="22"/>
          <w:lang w:eastAsia="zh-CN"/>
        </w:rPr>
        <w:t>.</w:t>
      </w:r>
      <w:r w:rsidR="00984288" w:rsidRPr="00CF7E03">
        <w:rPr>
          <w:rFonts w:ascii="Arial" w:eastAsiaTheme="minorEastAsia" w:hAnsi="Arial" w:cs="Arial"/>
          <w:sz w:val="22"/>
          <w:szCs w:val="22"/>
          <w:lang w:eastAsia="zh-CN"/>
        </w:rPr>
        <w:t xml:space="preserve"> For example, </w:t>
      </w:r>
      <w:r w:rsidR="00BA6365" w:rsidRPr="00CF7E03">
        <w:rPr>
          <w:rFonts w:ascii="Arial" w:eastAsiaTheme="minorEastAsia" w:hAnsi="Arial" w:cs="Arial"/>
          <w:sz w:val="22"/>
          <w:szCs w:val="22"/>
          <w:lang w:eastAsia="zh-CN"/>
        </w:rPr>
        <w:t xml:space="preserve">microwave irradiation </w:t>
      </w:r>
      <w:r w:rsidR="00D72972" w:rsidRPr="00CF7E03">
        <w:rPr>
          <w:rFonts w:ascii="Arial" w:eastAsiaTheme="minorEastAsia" w:hAnsi="Arial" w:cs="Arial"/>
          <w:sz w:val="22"/>
          <w:szCs w:val="22"/>
          <w:lang w:eastAsia="zh-CN"/>
        </w:rPr>
        <w:t>increased</w:t>
      </w:r>
      <w:r w:rsidR="006B482F"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selectivity </w:t>
      </w:r>
      <w:r w:rsidR="00D72972" w:rsidRPr="00CF7E03">
        <w:rPr>
          <w:rFonts w:ascii="Arial" w:eastAsiaTheme="minorEastAsia" w:hAnsi="Arial" w:cs="Arial"/>
          <w:sz w:val="22"/>
          <w:szCs w:val="22"/>
          <w:lang w:eastAsia="zh-CN"/>
        </w:rPr>
        <w:t>fr</w:t>
      </w:r>
      <w:r w:rsidR="00BA6365" w:rsidRPr="00CF7E03">
        <w:rPr>
          <w:rFonts w:ascii="Arial" w:eastAsiaTheme="minorEastAsia" w:hAnsi="Arial" w:cs="Arial"/>
          <w:sz w:val="22"/>
          <w:szCs w:val="22"/>
          <w:lang w:eastAsia="zh-CN"/>
        </w:rPr>
        <w:t>om 0</w:t>
      </w:r>
      <w:r w:rsidR="00D72972"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t xml:space="preserve"> to 35% at 700</w:t>
      </w:r>
      <w:r w:rsidR="009E41E9" w:rsidRPr="00CF7E03">
        <w:rPr>
          <w:rFonts w:ascii="Arial" w:eastAsiaTheme="minorEastAsia" w:hAnsi="Arial" w:cs="Arial"/>
          <w:sz w:val="22"/>
          <w:szCs w:val="22"/>
          <w:lang w:eastAsia="zh-CN"/>
        </w:rPr>
        <w:t> </w:t>
      </w:r>
      <w:r w:rsidR="00BA6365" w:rsidRPr="00CF7E03">
        <w:rPr>
          <w:rFonts w:ascii="Arial" w:eastAsiaTheme="minorEastAsia" w:hAnsi="Arial" w:cs="Arial"/>
          <w:sz w:val="22"/>
          <w:szCs w:val="22"/>
          <w:lang w:eastAsia="zh-CN"/>
        </w:rPr>
        <w:t xml:space="preserve">°C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around 10%</w:t>
      </w:r>
      <w:r w:rsidR="00D72972" w:rsidRPr="00CF7E03">
        <w:rPr>
          <w:rFonts w:ascii="Arial" w:eastAsiaTheme="minorEastAsia" w:hAnsi="Arial" w:cs="Arial"/>
          <w:sz w:val="22"/>
          <w:szCs w:val="22"/>
          <w:lang w:eastAsia="zh-CN"/>
        </w:rPr>
        <w:t xml:space="preserve"> CH</w:t>
      </w:r>
      <w:r w:rsidR="00D72972" w:rsidRPr="00CF7E03">
        <w:rPr>
          <w:rFonts w:ascii="Arial" w:eastAsiaTheme="minorEastAsia" w:hAnsi="Arial" w:cs="Arial"/>
          <w:sz w:val="22"/>
          <w:szCs w:val="22"/>
          <w:vertAlign w:val="subscript"/>
          <w:lang w:eastAsia="zh-CN"/>
        </w:rPr>
        <w:t>4</w:t>
      </w:r>
      <w:r w:rsidR="00D72972" w:rsidRPr="00CF7E03">
        <w:rPr>
          <w:rFonts w:ascii="Arial" w:eastAsiaTheme="minorEastAsia" w:hAnsi="Arial" w:cs="Arial"/>
          <w:sz w:val="22"/>
          <w:szCs w:val="22"/>
          <w:lang w:eastAsia="zh-CN"/>
        </w:rPr>
        <w:t xml:space="preserve"> conversion</w:t>
      </w:r>
      <w:r w:rsidR="00BA6365" w:rsidRPr="00CF7E03">
        <w:rPr>
          <w:rFonts w:ascii="Arial" w:eastAsiaTheme="minorEastAsia" w:hAnsi="Arial" w:cs="Arial"/>
          <w:sz w:val="22"/>
          <w:szCs w:val="22"/>
          <w:lang w:eastAsia="zh-CN"/>
        </w:rPr>
        <w:t xml:space="preserve"> over </w:t>
      </w:r>
      <w:r w:rsidR="00AB27E2">
        <w:rPr>
          <w:rFonts w:ascii="Arial" w:eastAsiaTheme="minorEastAsia" w:hAnsi="Arial" w:cs="Arial"/>
          <w:sz w:val="22"/>
          <w:szCs w:val="22"/>
          <w:lang w:eastAsia="zh-CN"/>
        </w:rPr>
        <w:t xml:space="preserve">a </w:t>
      </w:r>
      <w:r w:rsidR="00BA6365" w:rsidRPr="00CF7E03">
        <w:rPr>
          <w:rFonts w:ascii="Arial" w:eastAsiaTheme="minorEastAsia" w:hAnsi="Arial" w:cs="Arial"/>
          <w:sz w:val="22"/>
          <w:szCs w:val="22"/>
          <w:lang w:eastAsia="zh-CN"/>
        </w:rPr>
        <w:t>Mo/ZSM-5@SiC catalyst</w:t>
      </w:r>
      <w:r w:rsidR="006B482F" w:rsidRPr="00CF7E03">
        <w:rPr>
          <w:rFonts w:ascii="Arial" w:eastAsiaTheme="minorEastAsia" w:hAnsi="Arial" w:cs="Arial"/>
          <w:sz w:val="22"/>
          <w:szCs w:val="22"/>
          <w:lang w:eastAsia="zh-CN"/>
        </w:rPr>
        <w:t>.</w:t>
      </w:r>
      <w:r w:rsidR="001A4196" w:rsidRPr="001A4196">
        <w:rPr>
          <w:rFonts w:ascii="Arial" w:hAnsi="Arial" w:cs="Arial"/>
          <w:sz w:val="22"/>
          <w:vertAlign w:val="superscript"/>
        </w:rPr>
        <w:t>72</w:t>
      </w:r>
      <w:r w:rsidR="006B482F" w:rsidRPr="00CF7E03">
        <w:rPr>
          <w:rFonts w:ascii="Arial" w:eastAsiaTheme="minorEastAsia" w:hAnsi="Arial" w:cs="Arial"/>
          <w:sz w:val="22"/>
          <w:szCs w:val="22"/>
          <w:lang w:eastAsia="zh-CN"/>
        </w:rPr>
        <w:t xml:space="preserve"> </w:t>
      </w:r>
      <w:r w:rsidR="00DA40C9" w:rsidRPr="00CF7E03">
        <w:rPr>
          <w:rFonts w:ascii="Arial" w:eastAsiaTheme="minorEastAsia" w:hAnsi="Arial" w:cs="Arial"/>
          <w:sz w:val="22"/>
          <w:szCs w:val="22"/>
          <w:lang w:eastAsia="zh-CN"/>
        </w:rPr>
        <w:t>However</w:t>
      </w:r>
      <w:r w:rsidR="00BA6365" w:rsidRPr="00CF7E03">
        <w:rPr>
          <w:rFonts w:ascii="Arial" w:eastAsiaTheme="minorEastAsia" w:hAnsi="Arial" w:cs="Arial"/>
          <w:sz w:val="22"/>
          <w:szCs w:val="22"/>
          <w:lang w:eastAsia="zh-CN"/>
        </w:rPr>
        <w:t>,</w:t>
      </w:r>
      <w:r w:rsidR="00363C0D"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similar C</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H</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 xml:space="preserve"> selectivity was obtained </w:t>
      </w:r>
      <w:r w:rsidR="00916749">
        <w:rPr>
          <w:rFonts w:ascii="Arial" w:eastAsiaTheme="minorEastAsia" w:hAnsi="Arial" w:cs="Arial" w:hint="eastAsia"/>
          <w:sz w:val="22"/>
          <w:szCs w:val="22"/>
          <w:lang w:eastAsia="zh-CN"/>
        </w:rPr>
        <w:t xml:space="preserve">under </w:t>
      </w:r>
      <w:r w:rsidR="00916749" w:rsidRPr="00CF7E03">
        <w:rPr>
          <w:rFonts w:ascii="Arial" w:eastAsiaTheme="minorEastAsia" w:hAnsi="Arial" w:cs="Arial"/>
          <w:sz w:val="22"/>
          <w:szCs w:val="22"/>
          <w:lang w:eastAsia="zh-CN"/>
        </w:rPr>
        <w:t xml:space="preserve">microwave irradiation </w:t>
      </w:r>
      <w:r w:rsidR="00D005C7" w:rsidRPr="00CF7E03">
        <w:rPr>
          <w:rFonts w:ascii="Arial" w:eastAsiaTheme="minorEastAsia" w:hAnsi="Arial" w:cs="Arial"/>
          <w:sz w:val="22"/>
          <w:szCs w:val="22"/>
          <w:lang w:eastAsia="zh-CN"/>
        </w:rPr>
        <w:t xml:space="preserve">with (33.7%) and without (38.4%) </w:t>
      </w:r>
      <w:r w:rsidR="00C11B8C" w:rsidRPr="00CF7E03">
        <w:rPr>
          <w:rFonts w:ascii="Arial" w:eastAsiaTheme="minorEastAsia" w:hAnsi="Arial" w:cs="Arial"/>
          <w:sz w:val="22"/>
          <w:szCs w:val="22"/>
          <w:lang w:eastAsia="zh-CN"/>
        </w:rPr>
        <w:t xml:space="preserve">a </w:t>
      </w:r>
      <w:r w:rsidR="00D005C7" w:rsidRPr="00CF7E03">
        <w:rPr>
          <w:rFonts w:ascii="Arial" w:eastAsiaTheme="minorEastAsia" w:hAnsi="Arial" w:cs="Arial"/>
          <w:sz w:val="22"/>
          <w:szCs w:val="22"/>
          <w:lang w:eastAsia="zh-CN"/>
        </w:rPr>
        <w:t>Ni powder catalyst at</w:t>
      </w:r>
      <w:r w:rsidR="00363C0D" w:rsidRPr="00CF7E03">
        <w:rPr>
          <w:rFonts w:ascii="Arial" w:eastAsiaTheme="minorEastAsia" w:hAnsi="Arial" w:cs="Arial"/>
          <w:sz w:val="22"/>
          <w:szCs w:val="22"/>
          <w:lang w:eastAsia="zh-CN"/>
        </w:rPr>
        <w:t xml:space="preserve"> 31%</w:t>
      </w:r>
      <w:r w:rsidR="00D005C7" w:rsidRPr="00CF7E03">
        <w:rPr>
          <w:rFonts w:ascii="Arial" w:eastAsiaTheme="minorEastAsia" w:hAnsi="Arial" w:cs="Arial"/>
          <w:sz w:val="22"/>
          <w:szCs w:val="22"/>
          <w:lang w:eastAsia="zh-CN"/>
        </w:rPr>
        <w:t xml:space="preserve"> CH</w:t>
      </w:r>
      <w:r w:rsidR="00D005C7" w:rsidRPr="00CF7E03">
        <w:rPr>
          <w:rFonts w:ascii="Arial" w:eastAsiaTheme="minorEastAsia" w:hAnsi="Arial" w:cs="Arial"/>
          <w:sz w:val="22"/>
          <w:szCs w:val="22"/>
          <w:vertAlign w:val="subscript"/>
          <w:lang w:eastAsia="zh-CN"/>
        </w:rPr>
        <w:t>4</w:t>
      </w:r>
      <w:r w:rsidR="00363C0D" w:rsidRPr="00CF7E03">
        <w:rPr>
          <w:rFonts w:ascii="Arial" w:eastAsiaTheme="minorEastAsia" w:hAnsi="Arial" w:cs="Arial"/>
          <w:sz w:val="22"/>
          <w:szCs w:val="22"/>
          <w:lang w:eastAsia="zh-CN"/>
        </w:rPr>
        <w:t xml:space="preserve"> conversion</w:t>
      </w:r>
      <w:r w:rsidR="00D005C7" w:rsidRPr="00CF7E03">
        <w:rPr>
          <w:rFonts w:ascii="Arial" w:eastAsiaTheme="minorEastAsia" w:hAnsi="Arial" w:cs="Arial"/>
          <w:sz w:val="22"/>
          <w:szCs w:val="22"/>
          <w:lang w:eastAsia="zh-CN"/>
        </w:rPr>
        <w:t>.</w:t>
      </w:r>
      <w:r w:rsidR="001A4196" w:rsidRPr="001A4196">
        <w:rPr>
          <w:rFonts w:ascii="Arial" w:hAnsi="Arial" w:cs="Arial"/>
          <w:sz w:val="22"/>
          <w:vertAlign w:val="superscript"/>
        </w:rPr>
        <w:t>73</w:t>
      </w:r>
      <w:r w:rsidR="00363C0D"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It </w:t>
      </w:r>
      <w:r w:rsidR="00D005C7" w:rsidRPr="00CF7E03">
        <w:rPr>
          <w:rFonts w:ascii="Arial" w:eastAsiaTheme="minorEastAsia" w:hAnsi="Arial" w:cs="Arial"/>
          <w:sz w:val="22"/>
          <w:szCs w:val="22"/>
          <w:lang w:eastAsia="zh-CN"/>
        </w:rPr>
        <w:t xml:space="preserve">is essential to consider thermal activation in warm plasma </w:t>
      </w:r>
      <w:r w:rsidR="005861B2" w:rsidRPr="00CF7E03">
        <w:rPr>
          <w:rFonts w:ascii="Arial" w:eastAsiaTheme="minorEastAsia" w:hAnsi="Arial" w:cs="Arial"/>
          <w:sz w:val="22"/>
          <w:szCs w:val="22"/>
          <w:lang w:eastAsia="zh-CN"/>
        </w:rPr>
        <w:t>due to high</w:t>
      </w:r>
      <w:r w:rsidR="00DA40C9" w:rsidRPr="00CF7E03">
        <w:rPr>
          <w:rFonts w:ascii="Arial" w:eastAsiaTheme="minorEastAsia" w:hAnsi="Arial" w:cs="Arial"/>
          <w:sz w:val="22"/>
          <w:szCs w:val="22"/>
          <w:lang w:eastAsia="zh-CN"/>
        </w:rPr>
        <w:t xml:space="preserve"> neutral</w:t>
      </w:r>
      <w:r w:rsidR="00D005C7" w:rsidRPr="00CF7E03">
        <w:rPr>
          <w:rFonts w:ascii="Arial" w:eastAsiaTheme="minorEastAsia" w:hAnsi="Arial" w:cs="Arial"/>
          <w:sz w:val="22"/>
          <w:szCs w:val="22"/>
          <w:lang w:eastAsia="zh-CN"/>
        </w:rPr>
        <w:t xml:space="preserve"> temperature</w:t>
      </w:r>
      <w:r w:rsidR="005861B2" w:rsidRPr="00CF7E03">
        <w:rPr>
          <w:rFonts w:ascii="Arial" w:eastAsiaTheme="minorEastAsia" w:hAnsi="Arial" w:cs="Arial"/>
          <w:sz w:val="22"/>
          <w:szCs w:val="22"/>
          <w:lang w:eastAsia="zh-CN"/>
        </w:rPr>
        <w:t>s</w:t>
      </w:r>
      <w:r w:rsidR="00D005C7" w:rsidRPr="00CF7E03">
        <w:rPr>
          <w:rFonts w:ascii="Arial" w:eastAsiaTheme="minorEastAsia" w:hAnsi="Arial" w:cs="Arial"/>
          <w:sz w:val="22"/>
          <w:szCs w:val="22"/>
          <w:lang w:eastAsia="zh-CN"/>
        </w:rPr>
        <w:t xml:space="preserve">, as its role cannot be overlooked. </w:t>
      </w:r>
      <w:r w:rsidR="00BC59E2" w:rsidRPr="00CF7E03">
        <w:rPr>
          <w:rFonts w:ascii="Arial" w:eastAsiaTheme="minorEastAsia" w:hAnsi="Arial" w:cs="Arial"/>
          <w:sz w:val="22"/>
          <w:szCs w:val="22"/>
          <w:lang w:eastAsia="zh-CN"/>
        </w:rPr>
        <w:t>W</w:t>
      </w:r>
      <w:r w:rsidR="00D005C7" w:rsidRPr="00CF7E03">
        <w:rPr>
          <w:rFonts w:ascii="Arial" w:eastAsiaTheme="minorEastAsia" w:hAnsi="Arial" w:cs="Arial"/>
          <w:sz w:val="22"/>
          <w:szCs w:val="22"/>
          <w:lang w:eastAsia="zh-CN"/>
        </w:rPr>
        <w:t xml:space="preserve">hile extensive literature </w:t>
      </w:r>
      <w:r w:rsidR="00473CE0">
        <w:rPr>
          <w:rFonts w:ascii="Arial" w:eastAsiaTheme="minorEastAsia" w:hAnsi="Arial" w:cs="Arial"/>
          <w:sz w:val="22"/>
          <w:szCs w:val="22"/>
          <w:lang w:eastAsia="zh-CN"/>
        </w:rPr>
        <w:t>stresses</w:t>
      </w:r>
      <w:r w:rsidR="00473CE0"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the significance of non</w:t>
      </w:r>
      <w:r w:rsidR="00C30375">
        <w:rPr>
          <w:rFonts w:ascii="Arial" w:eastAsiaTheme="minorEastAsia" w:hAnsi="Arial" w:cs="Arial"/>
          <w:sz w:val="22"/>
          <w:szCs w:val="22"/>
          <w:lang w:eastAsia="zh-CN"/>
        </w:rPr>
        <w:noBreakHyphen/>
      </w:r>
      <w:r w:rsidR="00D005C7" w:rsidRPr="00CF7E03">
        <w:rPr>
          <w:rFonts w:ascii="Arial" w:eastAsiaTheme="minorEastAsia" w:hAnsi="Arial" w:cs="Arial"/>
          <w:sz w:val="22"/>
          <w:szCs w:val="22"/>
          <w:lang w:eastAsia="zh-CN"/>
        </w:rPr>
        <w:t xml:space="preserve">thermal plasma on </w:t>
      </w:r>
      <w:r w:rsidR="003C3254" w:rsidRPr="00CF7E03">
        <w:rPr>
          <w:rFonts w:ascii="Arial" w:eastAsiaTheme="minorEastAsia" w:hAnsi="Arial" w:cs="Arial"/>
          <w:sz w:val="22"/>
          <w:szCs w:val="22"/>
          <w:lang w:eastAsia="zh-CN"/>
        </w:rPr>
        <w:t>C</w:t>
      </w:r>
      <w:r w:rsidR="003C3254" w:rsidRPr="00CF7E03">
        <w:rPr>
          <w:rFonts w:ascii="Arial" w:eastAsiaTheme="minorEastAsia" w:hAnsi="Arial" w:cs="Arial"/>
          <w:sz w:val="22"/>
          <w:szCs w:val="22"/>
          <w:vertAlign w:val="subscript"/>
          <w:lang w:eastAsia="zh-CN"/>
        </w:rPr>
        <w:t>2</w:t>
      </w:r>
      <w:r w:rsidR="003C3254" w:rsidRPr="00CF7E03">
        <w:rPr>
          <w:rFonts w:ascii="Arial" w:eastAsiaTheme="minorEastAsia" w:hAnsi="Arial" w:cs="Arial"/>
          <w:sz w:val="22"/>
          <w:szCs w:val="22"/>
          <w:lang w:eastAsia="zh-CN"/>
        </w:rPr>
        <w:t>H</w:t>
      </w:r>
      <w:r w:rsidR="003C3254" w:rsidRPr="00CF7E03">
        <w:rPr>
          <w:rFonts w:ascii="Arial" w:eastAsiaTheme="minorEastAsia" w:hAnsi="Arial" w:cs="Arial"/>
          <w:sz w:val="22"/>
          <w:szCs w:val="22"/>
          <w:vertAlign w:val="subscript"/>
          <w:lang w:eastAsia="zh-CN"/>
        </w:rPr>
        <w:t>2</w:t>
      </w:r>
      <w:r w:rsidR="003C3254">
        <w:rPr>
          <w:rFonts w:ascii="Arial" w:eastAsiaTheme="minorEastAsia" w:hAnsi="Arial" w:cs="Arial" w:hint="eastAsia"/>
          <w:sz w:val="22"/>
          <w:szCs w:val="22"/>
          <w:lang w:eastAsia="zh-CN"/>
        </w:rPr>
        <w:t xml:space="preserve"> production</w:t>
      </w:r>
      <w:r w:rsidR="00D005C7" w:rsidRPr="00CF7E03">
        <w:rPr>
          <w:rFonts w:ascii="Arial" w:eastAsiaTheme="minorEastAsia" w:hAnsi="Arial" w:cs="Arial"/>
          <w:sz w:val="22"/>
          <w:szCs w:val="22"/>
          <w:lang w:eastAsia="zh-CN"/>
        </w:rPr>
        <w:t xml:space="preserve">, detailed energy requirements are </w:t>
      </w:r>
      <w:r w:rsidR="005861B2" w:rsidRPr="00CF7E03">
        <w:rPr>
          <w:rFonts w:ascii="Arial" w:eastAsiaTheme="minorEastAsia" w:hAnsi="Arial" w:cs="Arial"/>
          <w:sz w:val="22"/>
          <w:szCs w:val="22"/>
          <w:lang w:eastAsia="zh-CN"/>
        </w:rPr>
        <w:t>sometimes</w:t>
      </w:r>
      <w:r w:rsidR="00D005C7" w:rsidRPr="00CF7E03">
        <w:rPr>
          <w:rFonts w:ascii="Arial" w:eastAsiaTheme="minorEastAsia" w:hAnsi="Arial" w:cs="Arial"/>
          <w:sz w:val="22"/>
          <w:szCs w:val="22"/>
          <w:lang w:eastAsia="zh-CN"/>
        </w:rPr>
        <w:t xml:space="preserve"> not provided</w:t>
      </w:r>
      <w:r w:rsidR="00E86502">
        <w:rPr>
          <w:rFonts w:ascii="Arial" w:eastAsiaTheme="minorEastAsia" w:hAnsi="Arial" w:cs="Arial" w:hint="eastAsia"/>
          <w:sz w:val="22"/>
          <w:szCs w:val="22"/>
          <w:lang w:eastAsia="zh-CN"/>
        </w:rPr>
        <w:t xml:space="preserve">, </w:t>
      </w:r>
      <w:r w:rsidR="00842DE6">
        <w:rPr>
          <w:rFonts w:ascii="Arial" w:eastAsiaTheme="minorEastAsia" w:hAnsi="Arial" w:cs="Arial"/>
          <w:sz w:val="22"/>
          <w:szCs w:val="22"/>
          <w:lang w:eastAsia="zh-CN"/>
        </w:rPr>
        <w:t>an</w:t>
      </w:r>
      <w:r w:rsidR="00E86502">
        <w:rPr>
          <w:rFonts w:ascii="Arial" w:eastAsiaTheme="minorEastAsia" w:hAnsi="Arial" w:cs="Arial" w:hint="eastAsia"/>
          <w:sz w:val="22"/>
          <w:szCs w:val="22"/>
          <w:lang w:eastAsia="zh-CN"/>
        </w:rPr>
        <w:t xml:space="preserve"> </w:t>
      </w:r>
      <w:r w:rsidR="00612864">
        <w:rPr>
          <w:rFonts w:ascii="Arial" w:eastAsiaTheme="minorEastAsia" w:hAnsi="Arial" w:cs="Arial" w:hint="eastAsia"/>
          <w:sz w:val="22"/>
          <w:szCs w:val="22"/>
          <w:lang w:eastAsia="zh-CN"/>
        </w:rPr>
        <w:t>essential indicator to evaluate the relevant technology</w:t>
      </w:r>
      <w:r w:rsidR="00D005C7" w:rsidRPr="00CF7E03">
        <w:rPr>
          <w:rFonts w:ascii="Arial" w:eastAsiaTheme="minorEastAsia" w:hAnsi="Arial" w:cs="Arial"/>
          <w:sz w:val="22"/>
          <w:szCs w:val="22"/>
          <w:lang w:eastAsia="zh-CN"/>
        </w:rPr>
        <w:t>.</w:t>
      </w:r>
    </w:p>
    <w:p w14:paraId="08DCC37F" w14:textId="7F3A5D13" w:rsidR="004A7554" w:rsidRDefault="003A063A"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For </w:t>
      </w:r>
      <w:r w:rsidR="0059629B">
        <w:rPr>
          <w:rFonts w:ascii="Arial" w:eastAsiaTheme="minorEastAsia" w:hAnsi="Arial" w:cs="Arial" w:hint="eastAsia"/>
          <w:sz w:val="22"/>
          <w:szCs w:val="22"/>
          <w:lang w:eastAsia="zh-CN"/>
        </w:rPr>
        <w:t>TP</w:t>
      </w:r>
      <w:r w:rsidRPr="00CF7E03">
        <w:rPr>
          <w:rFonts w:ascii="Arial" w:eastAsiaTheme="minorEastAsia" w:hAnsi="Arial" w:cs="Arial"/>
          <w:sz w:val="22"/>
          <w:szCs w:val="22"/>
          <w:lang w:eastAsia="zh-CN"/>
        </w:rPr>
        <w:t xml:space="preserve">, </w:t>
      </w:r>
      <w:r w:rsidR="00101815" w:rsidRPr="00CF7E03">
        <w:rPr>
          <w:rFonts w:ascii="Arial" w:eastAsiaTheme="minorEastAsia" w:hAnsi="Arial" w:cs="Arial"/>
          <w:sz w:val="22"/>
          <w:szCs w:val="22"/>
          <w:lang w:eastAsia="zh-CN"/>
        </w:rPr>
        <w:t>the oxidative</w:t>
      </w:r>
      <w:r w:rsidR="00A66DCD" w:rsidRPr="00CF7E03">
        <w:rPr>
          <w:rFonts w:ascii="Arial" w:eastAsiaTheme="minorEastAsia" w:hAnsi="Arial" w:cs="Arial"/>
          <w:sz w:val="22"/>
          <w:szCs w:val="22"/>
          <w:lang w:eastAsia="zh-CN"/>
        </w:rPr>
        <w:t xml:space="preserve"> </w:t>
      </w:r>
      <w:r w:rsidR="00652587" w:rsidRPr="00CF7E03">
        <w:rPr>
          <w:rFonts w:ascii="Arial" w:eastAsiaTheme="minorEastAsia" w:hAnsi="Arial" w:cs="Arial"/>
          <w:sz w:val="22"/>
          <w:szCs w:val="22"/>
          <w:lang w:eastAsia="zh-CN"/>
        </w:rPr>
        <w:t>coupling of CH</w:t>
      </w:r>
      <w:r w:rsidR="00652587" w:rsidRPr="00CF7E03">
        <w:rPr>
          <w:rFonts w:ascii="Arial" w:eastAsiaTheme="minorEastAsia" w:hAnsi="Arial" w:cs="Arial"/>
          <w:sz w:val="22"/>
          <w:szCs w:val="22"/>
          <w:vertAlign w:val="subscript"/>
          <w:lang w:eastAsia="zh-CN"/>
        </w:rPr>
        <w:t>4</w:t>
      </w:r>
      <w:r w:rsidR="00652587" w:rsidRPr="00CF7E03">
        <w:rPr>
          <w:rFonts w:ascii="Arial" w:eastAsiaTheme="minorEastAsia" w:hAnsi="Arial" w:cs="Arial"/>
          <w:sz w:val="22"/>
          <w:szCs w:val="22"/>
          <w:lang w:eastAsia="zh-CN"/>
        </w:rPr>
        <w:t xml:space="preserve"> </w:t>
      </w:r>
      <w:r w:rsidR="00A66DCD" w:rsidRPr="00CF7E03">
        <w:rPr>
          <w:rFonts w:ascii="Arial" w:eastAsiaTheme="minorEastAsia" w:hAnsi="Arial" w:cs="Arial"/>
          <w:sz w:val="22"/>
          <w:szCs w:val="22"/>
          <w:lang w:eastAsia="zh-CN"/>
        </w:rPr>
        <w:t>(OCM)</w:t>
      </w:r>
      <w:r w:rsidR="00101815" w:rsidRPr="00CF7E03">
        <w:rPr>
          <w:rFonts w:ascii="Arial" w:eastAsiaTheme="minorEastAsia" w:hAnsi="Arial" w:cs="Arial"/>
          <w:sz w:val="22"/>
          <w:szCs w:val="22"/>
          <w:lang w:eastAsia="zh-CN"/>
        </w:rPr>
        <w:t xml:space="preserve"> and non-oxidative coupling </w:t>
      </w:r>
      <w:r w:rsidR="002C43A4" w:rsidRPr="00CF7E03">
        <w:rPr>
          <w:rFonts w:ascii="Arial" w:eastAsiaTheme="minorEastAsia" w:hAnsi="Arial" w:cs="Arial"/>
          <w:sz w:val="22"/>
          <w:szCs w:val="22"/>
          <w:lang w:eastAsia="zh-CN"/>
        </w:rPr>
        <w:t xml:space="preserve">of </w:t>
      </w:r>
      <w:r w:rsidR="00C77108" w:rsidRPr="00CF7E03">
        <w:rPr>
          <w:rFonts w:ascii="Arial" w:eastAsiaTheme="minorEastAsia" w:hAnsi="Arial" w:cs="Arial"/>
          <w:sz w:val="22"/>
          <w:szCs w:val="22"/>
          <w:lang w:eastAsia="zh-CN"/>
        </w:rPr>
        <w:t>CH</w:t>
      </w:r>
      <w:r w:rsidR="00C77108" w:rsidRPr="00CF7E03">
        <w:rPr>
          <w:rFonts w:ascii="Arial" w:eastAsiaTheme="minorEastAsia" w:hAnsi="Arial" w:cs="Arial"/>
          <w:sz w:val="22"/>
          <w:szCs w:val="22"/>
          <w:vertAlign w:val="subscript"/>
          <w:lang w:eastAsia="zh-CN"/>
        </w:rPr>
        <w:t>4</w:t>
      </w:r>
      <w:r w:rsidR="00C77108" w:rsidRPr="00CF7E03">
        <w:rPr>
          <w:rFonts w:ascii="Arial" w:eastAsiaTheme="minorEastAsia" w:hAnsi="Arial" w:cs="Arial"/>
          <w:sz w:val="22"/>
          <w:szCs w:val="22"/>
          <w:lang w:eastAsia="zh-CN"/>
        </w:rPr>
        <w:t xml:space="preserve"> </w:t>
      </w:r>
      <w:r w:rsidR="00206A6E" w:rsidRPr="00CF7E03">
        <w:rPr>
          <w:rFonts w:ascii="Arial" w:eastAsiaTheme="minorEastAsia" w:hAnsi="Arial" w:cs="Arial"/>
          <w:sz w:val="22"/>
          <w:szCs w:val="22"/>
          <w:lang w:eastAsia="zh-CN"/>
        </w:rPr>
        <w:t xml:space="preserve">(NCM) </w:t>
      </w:r>
      <w:r w:rsidR="00144171" w:rsidRPr="00CF7E03">
        <w:rPr>
          <w:rFonts w:ascii="Arial" w:eastAsiaTheme="minorEastAsia" w:hAnsi="Arial" w:cs="Arial"/>
          <w:sz w:val="22"/>
          <w:szCs w:val="22"/>
          <w:lang w:eastAsia="zh-CN"/>
        </w:rPr>
        <w:t xml:space="preserve">can </w:t>
      </w:r>
      <w:r w:rsidR="002C43A4" w:rsidRPr="00CF7E03">
        <w:rPr>
          <w:rFonts w:ascii="Arial" w:eastAsiaTheme="minorEastAsia" w:hAnsi="Arial" w:cs="Arial"/>
          <w:sz w:val="22"/>
          <w:szCs w:val="22"/>
          <w:lang w:eastAsia="zh-CN"/>
        </w:rPr>
        <w:t>produce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xml:space="preserve"> species</w:t>
      </w:r>
      <w:r w:rsidR="00C77108"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t xml:space="preserve"> including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4</w:t>
      </w:r>
      <w:r w:rsidR="002C43A4" w:rsidRPr="00CF7E03">
        <w:rPr>
          <w:rFonts w:ascii="Arial" w:eastAsiaTheme="minorEastAsia" w:hAnsi="Arial" w:cs="Arial"/>
          <w:sz w:val="22"/>
          <w:szCs w:val="22"/>
          <w:lang w:eastAsia="zh-CN"/>
        </w:rPr>
        <w:t>,</w:t>
      </w:r>
      <w:r w:rsidR="00C77108" w:rsidRPr="00CF7E03">
        <w:rPr>
          <w:rFonts w:ascii="Arial" w:eastAsiaTheme="minorEastAsia" w:hAnsi="Arial" w:cs="Arial"/>
          <w:sz w:val="22"/>
          <w:szCs w:val="22"/>
          <w:lang w:eastAsia="zh-CN"/>
        </w:rPr>
        <w:t xml:space="preserve"> and </w:t>
      </w:r>
      <w:r w:rsidR="002C43A4" w:rsidRPr="00CF7E03">
        <w:rPr>
          <w:rFonts w:ascii="Arial" w:eastAsiaTheme="minorEastAsia" w:hAnsi="Arial" w:cs="Arial"/>
          <w:sz w:val="22"/>
          <w:szCs w:val="22"/>
          <w:lang w:eastAsia="zh-CN"/>
        </w:rPr>
        <w:t>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6</w:t>
      </w:r>
      <w:r w:rsidRPr="00CF7E03">
        <w:rPr>
          <w:rFonts w:ascii="Arial" w:eastAsiaTheme="minorEastAsia" w:hAnsi="Arial" w:cs="Arial"/>
          <w:sz w:val="22"/>
          <w:szCs w:val="22"/>
          <w:lang w:eastAsia="zh-CN"/>
        </w:rPr>
        <w:t>.</w:t>
      </w:r>
      <w:r w:rsidR="00924A43">
        <w:rPr>
          <w:rFonts w:ascii="Arial" w:eastAsiaTheme="minorEastAsia" w:hAnsi="Arial" w:cs="Arial" w:hint="eastAsia"/>
          <w:sz w:val="22"/>
          <w:vertAlign w:val="superscript"/>
          <w:lang w:eastAsia="zh-CN"/>
        </w:rPr>
        <w:t>30</w:t>
      </w:r>
      <w:r w:rsidR="002C43A4" w:rsidRPr="00CF7E03">
        <w:rPr>
          <w:rFonts w:ascii="Arial" w:eastAsiaTheme="minorEastAsia" w:hAnsi="Arial" w:cs="Arial"/>
          <w:sz w:val="22"/>
          <w:szCs w:val="22"/>
          <w:lang w:eastAsia="zh-CN"/>
        </w:rPr>
        <w:t xml:space="preserve"> </w:t>
      </w:r>
      <w:r w:rsidR="005861B2" w:rsidRPr="00CF7E03">
        <w:rPr>
          <w:rFonts w:ascii="Arial" w:eastAsiaTheme="minorEastAsia" w:hAnsi="Arial" w:cs="Arial"/>
          <w:sz w:val="22"/>
          <w:szCs w:val="22"/>
          <w:lang w:eastAsia="zh-CN"/>
        </w:rPr>
        <w:t>The slower heat transfer in</w:t>
      </w:r>
      <w:r w:rsidR="002C43A4"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 xml:space="preserve">TP </w:t>
      </w:r>
      <w:r w:rsidR="005861B2" w:rsidRPr="00CF7E03">
        <w:rPr>
          <w:rFonts w:ascii="Arial" w:eastAsiaTheme="minorEastAsia" w:hAnsi="Arial" w:cs="Arial"/>
          <w:sz w:val="22"/>
          <w:szCs w:val="22"/>
          <w:lang w:eastAsia="zh-CN"/>
        </w:rPr>
        <w:t xml:space="preserve">compared to </w:t>
      </w:r>
      <w:r w:rsidR="00763B49">
        <w:rPr>
          <w:rFonts w:ascii="Arial" w:eastAsiaTheme="minorEastAsia" w:hAnsi="Arial" w:cs="Arial"/>
          <w:sz w:val="22"/>
          <w:szCs w:val="22"/>
          <w:lang w:eastAsia="zh-CN"/>
        </w:rPr>
        <w:t>PC</w:t>
      </w:r>
      <w:r w:rsidR="005861B2" w:rsidRPr="00CF7E03">
        <w:rPr>
          <w:rFonts w:ascii="Arial" w:eastAsiaTheme="minorEastAsia" w:hAnsi="Arial" w:cs="Arial"/>
          <w:sz w:val="22"/>
          <w:szCs w:val="22"/>
          <w:lang w:eastAsia="zh-CN"/>
        </w:rPr>
        <w:t xml:space="preserve"> technology</w:t>
      </w:r>
      <w:r w:rsidR="00782F1C" w:rsidRPr="00CF7E03">
        <w:rPr>
          <w:rFonts w:ascii="Arial" w:eastAsiaTheme="minorEastAsia" w:hAnsi="Arial" w:cs="Arial"/>
          <w:sz w:val="22"/>
          <w:szCs w:val="22"/>
          <w:lang w:eastAsia="zh-CN"/>
        </w:rPr>
        <w:t xml:space="preserve"> </w:t>
      </w:r>
      <w:r w:rsidR="00C77108" w:rsidRPr="00CF7E03">
        <w:rPr>
          <w:rFonts w:ascii="Arial" w:eastAsiaTheme="minorEastAsia" w:hAnsi="Arial" w:cs="Arial"/>
          <w:sz w:val="22"/>
          <w:szCs w:val="22"/>
          <w:lang w:eastAsia="zh-CN"/>
        </w:rPr>
        <w:t>limit</w:t>
      </w:r>
      <w:r w:rsidR="005861B2" w:rsidRPr="00CF7E03">
        <w:rPr>
          <w:rFonts w:ascii="Arial" w:eastAsiaTheme="minorEastAsia" w:hAnsi="Arial" w:cs="Arial"/>
          <w:sz w:val="22"/>
          <w:szCs w:val="22"/>
          <w:lang w:eastAsia="zh-CN"/>
        </w:rPr>
        <w:t>s</w:t>
      </w:r>
      <w:r w:rsidR="00C77108" w:rsidRPr="00CF7E03">
        <w:rPr>
          <w:rFonts w:ascii="Arial" w:eastAsiaTheme="minorEastAsia" w:hAnsi="Arial" w:cs="Arial"/>
          <w:sz w:val="22"/>
          <w:szCs w:val="22"/>
          <w:lang w:eastAsia="zh-CN"/>
        </w:rPr>
        <w:t xml:space="preserve"> commercial process</w:t>
      </w:r>
      <w:r w:rsidR="00421169" w:rsidRPr="00CF7E03">
        <w:rPr>
          <w:rFonts w:ascii="Arial" w:eastAsiaTheme="minorEastAsia" w:hAnsi="Arial" w:cs="Arial"/>
          <w:sz w:val="22"/>
          <w:szCs w:val="22"/>
          <w:lang w:eastAsia="zh-CN"/>
        </w:rPr>
        <w:t>es</w:t>
      </w:r>
      <w:r w:rsidR="00C77108" w:rsidRPr="00CF7E03">
        <w:rPr>
          <w:rFonts w:ascii="Arial" w:eastAsiaTheme="minorEastAsia" w:hAnsi="Arial" w:cs="Arial"/>
          <w:sz w:val="22"/>
          <w:szCs w:val="22"/>
          <w:lang w:eastAsia="zh-CN"/>
        </w:rPr>
        <w:t xml:space="preserve"> like </w:t>
      </w:r>
      <w:r w:rsidR="00EC5A5C" w:rsidRPr="00CF7E03">
        <w:rPr>
          <w:rFonts w:ascii="Arial" w:eastAsiaTheme="minorEastAsia" w:hAnsi="Arial" w:cs="Arial"/>
          <w:sz w:val="22"/>
          <w:szCs w:val="22"/>
          <w:lang w:eastAsia="zh-CN"/>
        </w:rPr>
        <w:t xml:space="preserve">the </w:t>
      </w:r>
      <w:r w:rsidR="00C77108" w:rsidRPr="00CF7E03">
        <w:rPr>
          <w:rFonts w:ascii="Arial" w:eastAsiaTheme="minorEastAsia" w:hAnsi="Arial" w:cs="Arial"/>
          <w:sz w:val="22"/>
          <w:szCs w:val="22"/>
          <w:lang w:eastAsia="zh-CN"/>
        </w:rPr>
        <w:t xml:space="preserve">Wulff </w:t>
      </w:r>
      <w:r w:rsidR="00441C2B">
        <w:rPr>
          <w:rFonts w:ascii="Arial" w:eastAsiaTheme="minorEastAsia" w:hAnsi="Arial" w:cs="Arial" w:hint="eastAsia"/>
          <w:sz w:val="22"/>
          <w:szCs w:val="22"/>
          <w:lang w:eastAsia="zh-CN"/>
        </w:rPr>
        <w:t xml:space="preserve">TP </w:t>
      </w:r>
      <w:r w:rsidR="00C77108" w:rsidRPr="00CF7E03">
        <w:rPr>
          <w:rFonts w:ascii="Arial" w:eastAsiaTheme="minorEastAsia" w:hAnsi="Arial" w:cs="Arial"/>
          <w:sz w:val="22"/>
          <w:szCs w:val="22"/>
          <w:lang w:eastAsia="zh-CN"/>
        </w:rPr>
        <w:t>process</w:t>
      </w:r>
      <w:r w:rsidR="00E36565"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C77108" w:rsidRPr="00CF7E03">
        <w:rPr>
          <w:rFonts w:ascii="Arial" w:eastAsiaTheme="minorEastAsia" w:hAnsi="Arial" w:cs="Arial"/>
          <w:sz w:val="22"/>
          <w:szCs w:val="22"/>
          <w:lang w:eastAsia="zh-CN"/>
        </w:rPr>
        <w:t xml:space="preserve"> </w:t>
      </w:r>
      <w:r w:rsidR="00C93494" w:rsidRPr="00CF7E03">
        <w:rPr>
          <w:rFonts w:ascii="Arial" w:eastAsiaTheme="minorEastAsia" w:hAnsi="Arial" w:cs="Arial"/>
          <w:sz w:val="22"/>
          <w:szCs w:val="22"/>
          <w:lang w:eastAsia="zh-CN"/>
        </w:rPr>
        <w:t>Therefore</w:t>
      </w:r>
      <w:r w:rsidR="00EC5A5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EC5A5C" w:rsidRPr="00CF7E03">
        <w:rPr>
          <w:rFonts w:ascii="Arial" w:eastAsiaTheme="minorEastAsia" w:hAnsi="Arial" w:cs="Arial"/>
          <w:sz w:val="22"/>
          <w:szCs w:val="22"/>
          <w:lang w:eastAsia="zh-CN"/>
        </w:rPr>
        <w:t xml:space="preserve"> could be competitive only </w:t>
      </w:r>
      <w:r w:rsidR="00D1666B" w:rsidRPr="00CF7E03">
        <w:rPr>
          <w:rFonts w:ascii="Arial" w:eastAsiaTheme="minorEastAsia" w:hAnsi="Arial" w:cs="Arial"/>
          <w:sz w:val="22"/>
          <w:szCs w:val="22"/>
          <w:lang w:eastAsia="zh-CN"/>
        </w:rPr>
        <w:t>if</w:t>
      </w:r>
      <w:r w:rsidR="00EC5A5C" w:rsidRPr="00CF7E03">
        <w:rPr>
          <w:rFonts w:ascii="Arial" w:eastAsiaTheme="minorEastAsia" w:hAnsi="Arial" w:cs="Arial"/>
          <w:sz w:val="22"/>
          <w:szCs w:val="22"/>
          <w:lang w:eastAsia="zh-CN"/>
        </w:rPr>
        <w:t xml:space="preserve"> reaction temperature</w:t>
      </w:r>
      <w:r w:rsidR="00D1666B" w:rsidRPr="00CF7E03">
        <w:rPr>
          <w:rFonts w:ascii="Arial" w:eastAsiaTheme="minorEastAsia" w:hAnsi="Arial" w:cs="Arial"/>
          <w:sz w:val="22"/>
          <w:szCs w:val="22"/>
          <w:lang w:eastAsia="zh-CN"/>
        </w:rPr>
        <w:t>s</w:t>
      </w:r>
      <w:r w:rsidR="00EC5A5C" w:rsidRPr="00CF7E03">
        <w:rPr>
          <w:rFonts w:ascii="Arial" w:eastAsiaTheme="minorEastAsia" w:hAnsi="Arial" w:cs="Arial"/>
          <w:sz w:val="22"/>
          <w:szCs w:val="22"/>
          <w:lang w:eastAsia="zh-CN"/>
        </w:rPr>
        <w:t xml:space="preserve"> </w:t>
      </w:r>
      <w:r w:rsidR="00D1666B" w:rsidRPr="00CF7E03">
        <w:rPr>
          <w:rFonts w:ascii="Arial" w:eastAsiaTheme="minorEastAsia" w:hAnsi="Arial" w:cs="Arial"/>
          <w:sz w:val="22"/>
          <w:szCs w:val="22"/>
          <w:lang w:eastAsia="zh-CN"/>
        </w:rPr>
        <w:t>are</w:t>
      </w:r>
      <w:r w:rsidR="00EC5A5C" w:rsidRPr="00CF7E03">
        <w:rPr>
          <w:rFonts w:ascii="Arial" w:eastAsiaTheme="minorEastAsia" w:hAnsi="Arial" w:cs="Arial"/>
          <w:sz w:val="22"/>
          <w:szCs w:val="22"/>
          <w:lang w:eastAsia="zh-CN"/>
        </w:rPr>
        <w:t xml:space="preserve"> lowered </w:t>
      </w:r>
      <w:r w:rsidR="00782F1C" w:rsidRPr="00CF7E03">
        <w:rPr>
          <w:rFonts w:ascii="Arial" w:eastAsiaTheme="minorEastAsia" w:hAnsi="Arial" w:cs="Arial"/>
          <w:sz w:val="22"/>
          <w:szCs w:val="22"/>
          <w:lang w:eastAsia="zh-CN"/>
        </w:rPr>
        <w:t>(</w:t>
      </w:r>
      <w:r w:rsidR="00421169" w:rsidRPr="00CF7E03">
        <w:rPr>
          <w:rFonts w:ascii="Arial" w:eastAsiaTheme="minorEastAsia" w:hAnsi="Arial" w:cs="Arial"/>
          <w:sz w:val="22"/>
          <w:szCs w:val="22"/>
          <w:lang w:eastAsia="zh-CN"/>
        </w:rPr>
        <w:t>&lt;</w:t>
      </w:r>
      <w:r w:rsidR="00782F1C" w:rsidRPr="00CF7E03">
        <w:rPr>
          <w:rFonts w:ascii="Arial" w:eastAsiaTheme="minorEastAsia" w:hAnsi="Arial" w:cs="Arial"/>
          <w:sz w:val="22"/>
          <w:szCs w:val="22"/>
          <w:lang w:eastAsia="zh-CN"/>
        </w:rPr>
        <w:t>1100</w:t>
      </w:r>
      <w:r w:rsidR="00421169" w:rsidRPr="00CF7E03">
        <w:rPr>
          <w:rFonts w:ascii="Arial" w:eastAsiaTheme="minorEastAsia" w:hAnsi="Arial" w:cs="Arial"/>
          <w:sz w:val="22"/>
          <w:szCs w:val="22"/>
          <w:lang w:eastAsia="zh-CN"/>
        </w:rPr>
        <w:t> </w:t>
      </w:r>
      <w:r w:rsidR="00782F1C" w:rsidRPr="00CF7E03">
        <w:rPr>
          <w:rFonts w:ascii="Arial" w:eastAsiaTheme="minorEastAsia" w:hAnsi="Arial" w:cs="Arial"/>
          <w:sz w:val="22"/>
          <w:szCs w:val="22"/>
          <w:lang w:eastAsia="zh-CN"/>
        </w:rPr>
        <w:t xml:space="preserve">°C) </w:t>
      </w:r>
      <w:r w:rsidR="00D1666B" w:rsidRPr="00CF7E03">
        <w:rPr>
          <w:rFonts w:ascii="Arial" w:eastAsiaTheme="minorEastAsia" w:hAnsi="Arial" w:cs="Arial"/>
          <w:sz w:val="22"/>
          <w:szCs w:val="22"/>
          <w:lang w:eastAsia="zh-CN"/>
        </w:rPr>
        <w:t>using</w:t>
      </w:r>
      <w:r w:rsidR="00EC5A5C" w:rsidRPr="00CF7E03">
        <w:rPr>
          <w:rFonts w:ascii="Arial" w:eastAsiaTheme="minorEastAsia" w:hAnsi="Arial" w:cs="Arial"/>
          <w:sz w:val="22"/>
          <w:szCs w:val="22"/>
          <w:lang w:eastAsia="zh-CN"/>
        </w:rPr>
        <w:t xml:space="preserve"> catalysts. </w:t>
      </w:r>
      <w:r w:rsidR="004F5EC0" w:rsidRPr="00CF7E03">
        <w:rPr>
          <w:rFonts w:ascii="Arial" w:eastAsiaTheme="minorEastAsia" w:hAnsi="Arial" w:cs="Arial"/>
          <w:sz w:val="22"/>
          <w:szCs w:val="22"/>
          <w:lang w:eastAsia="zh-CN"/>
        </w:rPr>
        <w:t>OCM is thermodynamically more favorable than NCM</w:t>
      </w:r>
      <w:r w:rsidR="00D32853">
        <w:rPr>
          <w:rFonts w:ascii="Arial" w:eastAsiaTheme="minorEastAsia" w:hAnsi="Arial" w:cs="Arial" w:hint="eastAsia"/>
          <w:sz w:val="22"/>
          <w:szCs w:val="22"/>
          <w:lang w:eastAsia="zh-CN"/>
        </w:rPr>
        <w:t xml:space="preserve">, </w:t>
      </w:r>
      <w:r w:rsidR="00D32853" w:rsidRPr="00CF7E03">
        <w:rPr>
          <w:rFonts w:ascii="Arial" w:eastAsiaTheme="minorEastAsia" w:hAnsi="Arial" w:cs="Arial"/>
          <w:sz w:val="22"/>
          <w:szCs w:val="22"/>
          <w:lang w:eastAsia="zh-CN"/>
        </w:rPr>
        <w:t>requiring lower reaction temperatures (450–1000 °C)</w:t>
      </w:r>
      <w:r w:rsidR="00D32853">
        <w:rPr>
          <w:rFonts w:ascii="Arial" w:eastAsiaTheme="minorEastAsia" w:hAnsi="Arial" w:cs="Arial" w:hint="eastAsia"/>
          <w:sz w:val="22"/>
          <w:szCs w:val="22"/>
          <w:lang w:eastAsia="zh-CN"/>
        </w:rPr>
        <w:t>,</w:t>
      </w:r>
      <w:r w:rsidR="004F5EC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but </w:t>
      </w:r>
      <w:r w:rsidR="0032640C" w:rsidRPr="00CF7E03">
        <w:rPr>
          <w:rFonts w:ascii="Arial" w:eastAsiaTheme="minorEastAsia" w:hAnsi="Arial" w:cs="Arial"/>
          <w:sz w:val="22"/>
          <w:szCs w:val="22"/>
          <w:lang w:eastAsia="zh-CN"/>
        </w:rPr>
        <w:t xml:space="preserve">it </w:t>
      </w:r>
      <w:r w:rsidR="00C93494" w:rsidRPr="00CF7E03">
        <w:rPr>
          <w:rFonts w:ascii="Arial" w:eastAsiaTheme="minorEastAsia" w:hAnsi="Arial" w:cs="Arial"/>
          <w:sz w:val="22"/>
          <w:szCs w:val="22"/>
          <w:lang w:eastAsia="zh-CN"/>
        </w:rPr>
        <w:t xml:space="preserve">is </w:t>
      </w:r>
      <w:r w:rsidR="00AD30EF" w:rsidRPr="00CF7E03">
        <w:rPr>
          <w:rFonts w:ascii="Arial" w:eastAsiaTheme="minorEastAsia" w:hAnsi="Arial" w:cs="Arial"/>
          <w:sz w:val="22"/>
          <w:szCs w:val="22"/>
          <w:lang w:eastAsia="zh-CN"/>
        </w:rPr>
        <w:t>challenging to avoid</w:t>
      </w:r>
      <w:r w:rsidR="00C55A8A" w:rsidRPr="00C55A8A">
        <w:rPr>
          <w:rFonts w:ascii="Arial" w:eastAsiaTheme="minorEastAsia" w:hAnsi="Arial" w:cs="Arial"/>
          <w:sz w:val="22"/>
          <w:szCs w:val="22"/>
          <w:lang w:eastAsia="zh-CN"/>
        </w:rPr>
        <w:t xml:space="preserve"> </w:t>
      </w:r>
      <w:r w:rsidR="00C55A8A" w:rsidRPr="00CF7E03">
        <w:rPr>
          <w:rFonts w:ascii="Arial" w:eastAsiaTheme="minorEastAsia" w:hAnsi="Arial" w:cs="Arial"/>
          <w:sz w:val="22"/>
          <w:szCs w:val="22"/>
          <w:lang w:eastAsia="zh-CN"/>
        </w:rPr>
        <w:t>C</w:t>
      </w:r>
      <w:r w:rsidR="00C55A8A" w:rsidRPr="00CF7E03">
        <w:rPr>
          <w:rFonts w:ascii="Arial" w:eastAsiaTheme="minorEastAsia" w:hAnsi="Arial" w:cs="Arial"/>
          <w:sz w:val="22"/>
          <w:szCs w:val="22"/>
          <w:vertAlign w:val="subscript"/>
          <w:lang w:eastAsia="zh-CN"/>
        </w:rPr>
        <w:t>2</w:t>
      </w:r>
      <w:r w:rsidR="00C55A8A" w:rsidRPr="00CF7E03">
        <w:rPr>
          <w:rFonts w:ascii="Arial" w:eastAsiaTheme="minorEastAsia" w:hAnsi="Arial" w:cs="Arial"/>
          <w:sz w:val="22"/>
          <w:szCs w:val="22"/>
          <w:lang w:eastAsia="zh-CN"/>
        </w:rPr>
        <w:t>H</w:t>
      </w:r>
      <w:r w:rsidR="00C55A8A" w:rsidRPr="00CF7E03">
        <w:rPr>
          <w:rFonts w:ascii="Arial" w:eastAsiaTheme="minorEastAsia" w:hAnsi="Arial" w:cs="Arial"/>
          <w:sz w:val="22"/>
          <w:szCs w:val="22"/>
          <w:vertAlign w:val="subscript"/>
          <w:lang w:eastAsia="zh-CN"/>
        </w:rPr>
        <w:t>2</w:t>
      </w:r>
      <w:r w:rsidR="00C55A8A">
        <w:rPr>
          <w:rFonts w:ascii="Arial" w:eastAsiaTheme="minorEastAsia" w:hAnsi="Arial" w:cs="Arial"/>
          <w:sz w:val="22"/>
          <w:szCs w:val="22"/>
          <w:lang w:eastAsia="zh-CN"/>
        </w:rPr>
        <w:t xml:space="preserve"> conversion or</w:t>
      </w:r>
      <w:r w:rsidR="004F5EC0" w:rsidRPr="00CF7E03">
        <w:rPr>
          <w:rFonts w:ascii="Arial" w:eastAsiaTheme="minorEastAsia" w:hAnsi="Arial" w:cs="Arial"/>
          <w:sz w:val="22"/>
          <w:szCs w:val="22"/>
          <w:lang w:eastAsia="zh-CN"/>
        </w:rPr>
        <w:t xml:space="preserve"> overoxidation to </w:t>
      </w:r>
      <w:proofErr w:type="spellStart"/>
      <w:r w:rsidR="004F5EC0" w:rsidRPr="00CF7E03">
        <w:rPr>
          <w:rFonts w:ascii="Arial" w:eastAsiaTheme="minorEastAsia" w:hAnsi="Arial" w:cs="Arial"/>
          <w:sz w:val="22"/>
          <w:szCs w:val="22"/>
          <w:lang w:eastAsia="zh-CN"/>
        </w:rPr>
        <w:t>CO</w:t>
      </w:r>
      <w:r w:rsidR="004F5EC0" w:rsidRPr="00CF7E03">
        <w:rPr>
          <w:rFonts w:ascii="Arial" w:eastAsiaTheme="minorEastAsia" w:hAnsi="Arial" w:cs="Arial"/>
          <w:sz w:val="22"/>
          <w:szCs w:val="22"/>
          <w:vertAlign w:val="subscript"/>
          <w:lang w:eastAsia="zh-CN"/>
        </w:rPr>
        <w:t>x</w:t>
      </w:r>
      <w:proofErr w:type="spellEnd"/>
      <w:r w:rsidR="002B311E">
        <w:rPr>
          <w:rFonts w:ascii="Arial" w:eastAsiaTheme="minorEastAsia" w:hAnsi="Arial" w:cs="Arial" w:hint="eastAsia"/>
          <w:sz w:val="22"/>
          <w:szCs w:val="22"/>
          <w:lang w:eastAsia="zh-CN"/>
        </w:rPr>
        <w:t xml:space="preserve"> in the present of O</w:t>
      </w:r>
      <w:r w:rsidR="002B311E" w:rsidRPr="002B311E">
        <w:rPr>
          <w:rFonts w:ascii="Arial" w:eastAsiaTheme="minorEastAsia" w:hAnsi="Arial" w:cs="Arial" w:hint="eastAsia"/>
          <w:sz w:val="22"/>
          <w:szCs w:val="22"/>
          <w:vertAlign w:val="subscript"/>
          <w:lang w:eastAsia="zh-CN"/>
        </w:rPr>
        <w:t>2</w:t>
      </w:r>
      <w:r w:rsidR="004F5EC0" w:rsidRPr="00CF7E03">
        <w:rPr>
          <w:rFonts w:ascii="Arial" w:eastAsiaTheme="minorEastAsia" w:hAnsi="Arial" w:cs="Arial"/>
          <w:sz w:val="22"/>
          <w:szCs w:val="22"/>
          <w:lang w:eastAsia="zh-CN"/>
        </w:rPr>
        <w:t>.</w:t>
      </w:r>
      <w:r w:rsidR="001A4196" w:rsidRPr="001A4196">
        <w:rPr>
          <w:rFonts w:ascii="Arial" w:hAnsi="Arial" w:cs="Arial"/>
          <w:sz w:val="22"/>
          <w:vertAlign w:val="superscript"/>
        </w:rPr>
        <w:t>74</w:t>
      </w:r>
      <w:r w:rsidR="004F5EC0" w:rsidRPr="00CF7E03">
        <w:rPr>
          <w:rFonts w:ascii="Arial" w:eastAsiaTheme="minorEastAsia" w:hAnsi="Arial" w:cs="Arial"/>
          <w:sz w:val="22"/>
          <w:szCs w:val="22"/>
          <w:lang w:eastAsia="zh-CN"/>
        </w:rPr>
        <w:t xml:space="preserve"> </w:t>
      </w:r>
      <w:r w:rsidR="00B91EA4">
        <w:rPr>
          <w:rFonts w:ascii="Arial" w:eastAsiaTheme="minorEastAsia" w:hAnsi="Arial" w:cs="Arial" w:hint="eastAsia"/>
          <w:sz w:val="22"/>
          <w:szCs w:val="22"/>
          <w:lang w:eastAsia="zh-CN"/>
        </w:rPr>
        <w:t>Additionally, a</w:t>
      </w:r>
      <w:r w:rsidR="00AD30EF" w:rsidRPr="00CF7E03">
        <w:rPr>
          <w:rFonts w:ascii="Arial" w:eastAsiaTheme="minorEastAsia" w:hAnsi="Arial" w:cs="Arial"/>
          <w:sz w:val="22"/>
          <w:szCs w:val="22"/>
          <w:lang w:eastAsia="zh-CN"/>
        </w:rPr>
        <w:t xml:space="preserve">t low temperatures, the reaction of </w:t>
      </w:r>
      <w:r w:rsidR="00AB7010" w:rsidRPr="00CF7E03">
        <w:rPr>
          <w:rFonts w:ascii="Arial" w:eastAsiaTheme="minorEastAsia" w:hAnsi="Arial" w:cs="Arial"/>
          <w:sz w:val="22"/>
          <w:szCs w:val="22"/>
          <w:lang w:eastAsia="zh-CN"/>
        </w:rPr>
        <w:t>CH</w:t>
      </w:r>
      <w:r w:rsidR="00AB7010" w:rsidRPr="00CF7E03">
        <w:rPr>
          <w:rFonts w:ascii="Arial" w:eastAsiaTheme="minorEastAsia" w:hAnsi="Arial" w:cs="Arial"/>
          <w:sz w:val="22"/>
          <w:szCs w:val="22"/>
          <w:vertAlign w:val="subscript"/>
          <w:lang w:eastAsia="zh-CN"/>
        </w:rPr>
        <w:t>4</w:t>
      </w:r>
      <w:r w:rsidR="00AB7010" w:rsidRPr="00CF7E03">
        <w:rPr>
          <w:rFonts w:ascii="Arial" w:eastAsiaTheme="minorEastAsia" w:hAnsi="Arial" w:cs="Arial"/>
          <w:sz w:val="22"/>
          <w:szCs w:val="22"/>
          <w:lang w:eastAsia="zh-CN"/>
        </w:rPr>
        <w:t xml:space="preserve"> to C</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H</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 xml:space="preserve"> </w:t>
      </w:r>
      <w:r w:rsidR="00CD0341" w:rsidRPr="00CF7E03">
        <w:rPr>
          <w:rFonts w:ascii="Arial" w:eastAsiaTheme="minorEastAsia" w:hAnsi="Arial" w:cs="Arial"/>
          <w:sz w:val="22"/>
          <w:szCs w:val="22"/>
          <w:lang w:eastAsia="zh-CN"/>
        </w:rPr>
        <w:t>becomes less</w:t>
      </w:r>
      <w:r w:rsidR="00D147C8" w:rsidRPr="00CF7E03">
        <w:rPr>
          <w:rFonts w:ascii="Arial" w:eastAsiaTheme="minorEastAsia" w:hAnsi="Arial" w:cs="Arial"/>
          <w:sz w:val="22"/>
          <w:szCs w:val="22"/>
          <w:lang w:eastAsia="zh-CN"/>
        </w:rPr>
        <w:t xml:space="preserve"> thermodynamically favorable</w:t>
      </w:r>
      <w:r w:rsidR="00AB701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compared to the formation of other</w:t>
      </w:r>
      <w:r w:rsidR="004F5EC0" w:rsidRPr="00CF7E03">
        <w:rPr>
          <w:rFonts w:ascii="Arial" w:eastAsiaTheme="minorEastAsia" w:hAnsi="Arial" w:cs="Arial"/>
          <w:sz w:val="22"/>
          <w:szCs w:val="22"/>
          <w:lang w:eastAsia="zh-CN"/>
        </w:rPr>
        <w:t xml:space="preserve"> hydrocarbons</w:t>
      </w:r>
      <w:r w:rsidR="006A19DD" w:rsidRPr="00CF7E03">
        <w:rPr>
          <w:rFonts w:ascii="Arial" w:eastAsiaTheme="minorEastAsia" w:hAnsi="Arial" w:cs="Arial"/>
          <w:sz w:val="22"/>
          <w:szCs w:val="22"/>
          <w:lang w:eastAsia="zh-CN"/>
        </w:rPr>
        <w:t xml:space="preserve"> </w:t>
      </w:r>
      <w:r w:rsidR="00AB7010" w:rsidRPr="00CF7E03">
        <w:rPr>
          <w:rFonts w:ascii="Arial" w:eastAsiaTheme="minorEastAsia" w:hAnsi="Arial" w:cs="Arial"/>
          <w:sz w:val="22"/>
          <w:szCs w:val="22"/>
          <w:lang w:eastAsia="zh-CN"/>
        </w:rPr>
        <w:t>(</w:t>
      </w:r>
      <w:r w:rsidR="00AB7010" w:rsidRPr="00CF7E03">
        <w:rPr>
          <w:rFonts w:ascii="Arial" w:eastAsiaTheme="minorEastAsia" w:hAnsi="Arial" w:cs="Arial"/>
          <w:b/>
          <w:bCs/>
          <w:sz w:val="22"/>
          <w:szCs w:val="22"/>
          <w:lang w:eastAsia="zh-CN"/>
        </w:rPr>
        <w:t>Fig</w:t>
      </w:r>
      <w:r w:rsidR="00B866F6" w:rsidRPr="00CF7E03">
        <w:rPr>
          <w:rFonts w:ascii="Arial" w:eastAsiaTheme="minorEastAsia" w:hAnsi="Arial" w:cs="Arial"/>
          <w:b/>
          <w:bCs/>
          <w:sz w:val="22"/>
          <w:szCs w:val="22"/>
          <w:lang w:eastAsia="zh-CN"/>
        </w:rPr>
        <w:t>. </w:t>
      </w:r>
      <w:r w:rsidR="004F5EC0" w:rsidRPr="00CF7E03">
        <w:rPr>
          <w:rFonts w:ascii="Arial" w:eastAsiaTheme="minorEastAsia" w:hAnsi="Arial" w:cs="Arial"/>
          <w:b/>
          <w:bCs/>
          <w:sz w:val="22"/>
          <w:szCs w:val="22"/>
          <w:lang w:eastAsia="zh-CN"/>
        </w:rPr>
        <w:t>4a,</w:t>
      </w:r>
      <w:r w:rsidR="00B866F6" w:rsidRPr="00CF7E03">
        <w:rPr>
          <w:rFonts w:ascii="Arial" w:eastAsiaTheme="minorEastAsia" w:hAnsi="Arial" w:cs="Arial"/>
          <w:b/>
          <w:bCs/>
          <w:sz w:val="22"/>
          <w:szCs w:val="22"/>
          <w:lang w:eastAsia="zh-CN"/>
        </w:rPr>
        <w:t xml:space="preserve"> </w:t>
      </w:r>
      <w:r w:rsidR="00AB7010" w:rsidRPr="00CF7E03">
        <w:rPr>
          <w:rFonts w:ascii="Arial" w:eastAsiaTheme="minorEastAsia" w:hAnsi="Arial" w:cs="Arial"/>
          <w:b/>
          <w:bCs/>
          <w:sz w:val="22"/>
          <w:szCs w:val="22"/>
          <w:lang w:eastAsia="zh-CN"/>
        </w:rPr>
        <w:t>4b</w:t>
      </w:r>
      <w:r w:rsidR="00AB7010" w:rsidRPr="00CF7E03">
        <w:rPr>
          <w:rFonts w:ascii="Arial" w:eastAsiaTheme="minorEastAsia" w:hAnsi="Arial" w:cs="Arial"/>
          <w:sz w:val="22"/>
          <w:szCs w:val="22"/>
          <w:lang w:eastAsia="zh-CN"/>
        </w:rPr>
        <w:t>)</w:t>
      </w:r>
      <w:r w:rsidR="00AD30EF"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As a result, </w:t>
      </w:r>
      <w:r w:rsidR="00C63608" w:rsidRPr="00CF7E03">
        <w:rPr>
          <w:rFonts w:ascii="Arial" w:eastAsiaTheme="minorEastAsia" w:hAnsi="Arial" w:cs="Arial"/>
          <w:sz w:val="22"/>
          <w:szCs w:val="22"/>
          <w:lang w:eastAsia="zh-CN"/>
        </w:rPr>
        <w:t>C</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H</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production from </w:t>
      </w:r>
      <w:r w:rsidR="00763B49">
        <w:rPr>
          <w:rFonts w:ascii="Arial" w:eastAsiaTheme="minorEastAsia" w:hAnsi="Arial" w:cs="Arial"/>
          <w:sz w:val="22"/>
          <w:szCs w:val="22"/>
          <w:lang w:eastAsia="zh-CN"/>
        </w:rPr>
        <w:t>TP</w:t>
      </w:r>
      <w:r w:rsidR="00980808"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primarily </w:t>
      </w:r>
      <w:r w:rsidR="00980808" w:rsidRPr="00CF7E03">
        <w:rPr>
          <w:rFonts w:ascii="Arial" w:eastAsiaTheme="minorEastAsia" w:hAnsi="Arial" w:cs="Arial"/>
          <w:sz w:val="22"/>
          <w:szCs w:val="22"/>
          <w:lang w:eastAsia="zh-CN"/>
        </w:rPr>
        <w:t>comes</w:t>
      </w:r>
      <w:r w:rsidR="00AD30EF" w:rsidRPr="00CF7E03">
        <w:rPr>
          <w:rFonts w:ascii="Arial" w:eastAsiaTheme="minorEastAsia" w:hAnsi="Arial" w:cs="Arial"/>
          <w:sz w:val="22"/>
          <w:szCs w:val="22"/>
          <w:lang w:eastAsia="zh-CN"/>
        </w:rPr>
        <w:t xml:space="preserve"> </w:t>
      </w:r>
      <w:r w:rsidR="004F5EC0" w:rsidRPr="00CF7E03">
        <w:rPr>
          <w:rFonts w:ascii="Arial" w:eastAsiaTheme="minorEastAsia" w:hAnsi="Arial" w:cs="Arial"/>
          <w:sz w:val="22"/>
          <w:szCs w:val="22"/>
          <w:lang w:eastAsia="zh-CN"/>
        </w:rPr>
        <w:t>from NCM</w:t>
      </w:r>
      <w:r w:rsidR="006A19DD" w:rsidRPr="00CF7E03">
        <w:rPr>
          <w:rFonts w:ascii="Arial" w:eastAsiaTheme="minorEastAsia" w:hAnsi="Arial" w:cs="Arial"/>
          <w:sz w:val="22"/>
          <w:szCs w:val="22"/>
          <w:lang w:eastAsia="zh-CN"/>
        </w:rPr>
        <w:t xml:space="preserve"> </w:t>
      </w:r>
      <w:r w:rsidR="00C63608" w:rsidRPr="00CF7E03">
        <w:rPr>
          <w:rFonts w:ascii="Arial" w:eastAsiaTheme="minorEastAsia" w:hAnsi="Arial" w:cs="Arial"/>
          <w:sz w:val="22"/>
          <w:szCs w:val="22"/>
          <w:lang w:eastAsia="zh-CN"/>
        </w:rPr>
        <w:t>rather than OCM (</w:t>
      </w:r>
      <w:r w:rsidR="00980808" w:rsidRPr="00CF7E03">
        <w:rPr>
          <w:rFonts w:ascii="Arial" w:eastAsiaTheme="minorEastAsia" w:hAnsi="Arial" w:cs="Arial"/>
          <w:b/>
          <w:bCs/>
          <w:sz w:val="22"/>
          <w:szCs w:val="22"/>
          <w:lang w:eastAsia="zh-CN"/>
        </w:rPr>
        <w:t>Supplementary</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Table</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2</w:t>
      </w:r>
      <w:r w:rsidR="00C63608" w:rsidRPr="00CF7E03">
        <w:rPr>
          <w:rFonts w:ascii="Arial" w:eastAsiaTheme="minorEastAsia" w:hAnsi="Arial" w:cs="Arial"/>
          <w:sz w:val="22"/>
          <w:szCs w:val="22"/>
          <w:lang w:eastAsia="zh-CN"/>
        </w:rPr>
        <w:t>).</w:t>
      </w:r>
      <w:r w:rsidR="006A19DD" w:rsidRPr="00CF7E03">
        <w:rPr>
          <w:rFonts w:ascii="Arial" w:eastAsiaTheme="minorEastAsia" w:hAnsi="Arial" w:cs="Arial"/>
          <w:sz w:val="22"/>
          <w:szCs w:val="22"/>
          <w:lang w:eastAsia="zh-CN"/>
        </w:rPr>
        <w:t xml:space="preserve"> The highest </w:t>
      </w:r>
      <w:r w:rsidR="006A19DD" w:rsidRPr="003C3254">
        <w:rPr>
          <w:rFonts w:ascii="Arial" w:eastAsiaTheme="minorEastAsia" w:hAnsi="Arial" w:cs="Arial"/>
          <w:sz w:val="22"/>
          <w:szCs w:val="22"/>
          <w:lang w:eastAsia="zh-CN"/>
        </w:rPr>
        <w:t>C</w:t>
      </w:r>
      <w:r w:rsidR="006A19DD" w:rsidRPr="003C3254">
        <w:rPr>
          <w:rFonts w:ascii="Arial" w:eastAsiaTheme="minorEastAsia" w:hAnsi="Arial" w:cs="Arial"/>
          <w:sz w:val="22"/>
          <w:szCs w:val="22"/>
          <w:vertAlign w:val="subscript"/>
          <w:lang w:eastAsia="zh-CN"/>
        </w:rPr>
        <w:t>2</w:t>
      </w:r>
      <w:r w:rsidR="006A19DD" w:rsidRPr="003C3254">
        <w:rPr>
          <w:rFonts w:ascii="Arial" w:eastAsiaTheme="minorEastAsia" w:hAnsi="Arial" w:cs="Arial"/>
          <w:sz w:val="22"/>
          <w:szCs w:val="22"/>
          <w:lang w:eastAsia="zh-CN"/>
        </w:rPr>
        <w:t>H</w:t>
      </w:r>
      <w:r w:rsidR="006A19DD" w:rsidRPr="003C3254">
        <w:rPr>
          <w:rFonts w:ascii="Arial" w:eastAsiaTheme="minorEastAsia" w:hAnsi="Arial" w:cs="Arial"/>
          <w:sz w:val="22"/>
          <w:szCs w:val="22"/>
          <w:vertAlign w:val="subscript"/>
          <w:lang w:eastAsia="zh-CN"/>
        </w:rPr>
        <w:t>2</w:t>
      </w:r>
      <w:r w:rsidR="006A19DD" w:rsidRPr="003C3254">
        <w:rPr>
          <w:rFonts w:ascii="Arial" w:eastAsiaTheme="minorEastAsia" w:hAnsi="Arial" w:cs="Arial"/>
          <w:sz w:val="22"/>
          <w:szCs w:val="22"/>
          <w:lang w:eastAsia="zh-CN"/>
        </w:rPr>
        <w:t xml:space="preserve"> </w:t>
      </w:r>
      <w:r w:rsidR="00AD30EF" w:rsidRPr="003C3254">
        <w:rPr>
          <w:rFonts w:ascii="Arial" w:eastAsiaTheme="minorEastAsia" w:hAnsi="Arial" w:cs="Arial"/>
          <w:sz w:val="22"/>
          <w:szCs w:val="22"/>
          <w:lang w:eastAsia="zh-CN"/>
        </w:rPr>
        <w:t xml:space="preserve">selectivity reported </w:t>
      </w:r>
      <w:r w:rsidR="006A19DD" w:rsidRPr="003C3254">
        <w:rPr>
          <w:rFonts w:ascii="Arial" w:eastAsiaTheme="minorEastAsia" w:hAnsi="Arial" w:cs="Arial"/>
          <w:sz w:val="22"/>
          <w:szCs w:val="22"/>
          <w:lang w:eastAsia="zh-CN"/>
        </w:rPr>
        <w:t xml:space="preserve">is </w:t>
      </w:r>
      <w:r w:rsidR="009C4292" w:rsidRPr="003C3254">
        <w:rPr>
          <w:rFonts w:ascii="Arial" w:eastAsiaTheme="minorEastAsia" w:hAnsi="Arial" w:cs="Arial"/>
          <w:sz w:val="22"/>
          <w:szCs w:val="22"/>
          <w:lang w:eastAsia="zh-CN"/>
        </w:rPr>
        <w:t>3</w:t>
      </w:r>
      <w:r w:rsidR="00980808" w:rsidRPr="003C3254">
        <w:rPr>
          <w:rFonts w:ascii="Arial" w:eastAsiaTheme="minorEastAsia" w:hAnsi="Arial" w:cs="Arial"/>
          <w:sz w:val="22"/>
          <w:szCs w:val="22"/>
          <w:lang w:eastAsia="zh-CN"/>
        </w:rPr>
        <w:t>5</w:t>
      </w:r>
      <w:r w:rsidR="006A19DD" w:rsidRPr="003C3254">
        <w:rPr>
          <w:rFonts w:ascii="Arial" w:eastAsiaTheme="minorEastAsia" w:hAnsi="Arial" w:cs="Arial"/>
          <w:sz w:val="22"/>
          <w:szCs w:val="22"/>
          <w:lang w:eastAsia="zh-CN"/>
        </w:rPr>
        <w:t xml:space="preserve">% </w:t>
      </w:r>
      <w:r w:rsidR="009C4292" w:rsidRPr="003C3254">
        <w:rPr>
          <w:rFonts w:ascii="Arial" w:eastAsiaTheme="minorEastAsia" w:hAnsi="Arial" w:cs="Arial"/>
          <w:sz w:val="22"/>
          <w:szCs w:val="22"/>
          <w:lang w:eastAsia="zh-CN"/>
        </w:rPr>
        <w:t>at</w:t>
      </w:r>
      <w:r w:rsidR="00AD30EF" w:rsidRPr="003C3254">
        <w:rPr>
          <w:rFonts w:ascii="Arial" w:eastAsiaTheme="minorEastAsia" w:hAnsi="Arial" w:cs="Arial"/>
          <w:sz w:val="22"/>
          <w:szCs w:val="22"/>
          <w:lang w:eastAsia="zh-CN"/>
        </w:rPr>
        <w:t xml:space="preserve"> </w:t>
      </w:r>
      <w:r w:rsidR="00473CE0" w:rsidRPr="003C3254">
        <w:rPr>
          <w:rFonts w:ascii="Arial" w:eastAsiaTheme="minorEastAsia" w:hAnsi="Arial" w:cs="Arial"/>
          <w:i/>
          <w:iCs/>
          <w:sz w:val="22"/>
          <w:szCs w:val="22"/>
          <w:lang w:eastAsia="zh-CN"/>
        </w:rPr>
        <w:t>ca.</w:t>
      </w:r>
      <w:r w:rsidR="00473CE0" w:rsidRPr="003C3254">
        <w:rPr>
          <w:rFonts w:ascii="Arial" w:eastAsiaTheme="minorEastAsia" w:hAnsi="Arial" w:cs="Arial"/>
          <w:sz w:val="22"/>
          <w:szCs w:val="22"/>
          <w:lang w:eastAsia="zh-CN"/>
        </w:rPr>
        <w:t xml:space="preserve"> </w:t>
      </w:r>
      <w:r w:rsidR="00AD30EF" w:rsidRPr="003C3254">
        <w:rPr>
          <w:rFonts w:ascii="Arial" w:eastAsiaTheme="minorEastAsia" w:hAnsi="Arial" w:cs="Arial"/>
          <w:sz w:val="22"/>
          <w:szCs w:val="22"/>
          <w:lang w:eastAsia="zh-CN"/>
        </w:rPr>
        <w:t xml:space="preserve">14% </w:t>
      </w:r>
      <w:r w:rsidR="009C4292" w:rsidRPr="003C3254">
        <w:rPr>
          <w:rFonts w:ascii="Arial" w:eastAsiaTheme="minorEastAsia" w:hAnsi="Arial" w:cs="Arial"/>
          <w:sz w:val="22"/>
          <w:szCs w:val="22"/>
          <w:lang w:eastAsia="zh-CN"/>
        </w:rPr>
        <w:t>CH</w:t>
      </w:r>
      <w:r w:rsidR="009C4292" w:rsidRPr="003C3254">
        <w:rPr>
          <w:rFonts w:ascii="Arial" w:eastAsiaTheme="minorEastAsia" w:hAnsi="Arial" w:cs="Arial"/>
          <w:sz w:val="22"/>
          <w:szCs w:val="22"/>
          <w:vertAlign w:val="subscript"/>
          <w:lang w:eastAsia="zh-CN"/>
        </w:rPr>
        <w:t>4</w:t>
      </w:r>
      <w:r w:rsidR="009C4292" w:rsidRPr="003C3254">
        <w:rPr>
          <w:rFonts w:ascii="Arial" w:eastAsiaTheme="minorEastAsia" w:hAnsi="Arial" w:cs="Arial"/>
          <w:sz w:val="22"/>
          <w:szCs w:val="22"/>
          <w:lang w:eastAsia="zh-CN"/>
        </w:rPr>
        <w:t xml:space="preserve"> conversion</w:t>
      </w:r>
      <w:r w:rsidR="003B442C" w:rsidRPr="003C3254">
        <w:rPr>
          <w:rFonts w:ascii="Arial" w:eastAsiaTheme="minorEastAsia" w:hAnsi="Arial" w:cs="Arial"/>
          <w:sz w:val="22"/>
          <w:szCs w:val="22"/>
          <w:lang w:eastAsia="zh-CN"/>
        </w:rPr>
        <w:t xml:space="preserve"> </w:t>
      </w:r>
      <w:r w:rsidR="009C4292" w:rsidRPr="003C3254">
        <w:rPr>
          <w:rFonts w:ascii="Arial" w:eastAsiaTheme="minorEastAsia" w:hAnsi="Arial" w:cs="Arial"/>
          <w:sz w:val="22"/>
          <w:szCs w:val="22"/>
          <w:lang w:eastAsia="zh-CN"/>
        </w:rPr>
        <w:t>at 975</w:t>
      </w:r>
      <w:r w:rsidR="006D7EE7" w:rsidRPr="003C3254">
        <w:rPr>
          <w:rFonts w:ascii="Arial" w:eastAsiaTheme="minorEastAsia" w:hAnsi="Arial" w:cs="Arial"/>
          <w:sz w:val="22"/>
          <w:szCs w:val="22"/>
          <w:lang w:eastAsia="zh-CN"/>
        </w:rPr>
        <w:t> </w:t>
      </w:r>
      <w:r w:rsidR="009C4292" w:rsidRPr="003C3254">
        <w:rPr>
          <w:rFonts w:ascii="Arial" w:eastAsiaTheme="minorEastAsia" w:hAnsi="Arial" w:cs="Arial"/>
          <w:sz w:val="22"/>
          <w:szCs w:val="22"/>
          <w:lang w:eastAsia="zh-CN"/>
        </w:rPr>
        <w:t xml:space="preserve">°C </w:t>
      </w:r>
      <w:r w:rsidR="00980808" w:rsidRPr="003C3254">
        <w:rPr>
          <w:rFonts w:ascii="Arial" w:eastAsiaTheme="minorEastAsia" w:hAnsi="Arial" w:cs="Arial"/>
          <w:sz w:val="22"/>
          <w:szCs w:val="22"/>
          <w:lang w:eastAsia="zh-CN"/>
        </w:rPr>
        <w:t>on</w:t>
      </w:r>
      <w:r w:rsidR="00BC70E6">
        <w:rPr>
          <w:rFonts w:ascii="Arial" w:eastAsiaTheme="minorEastAsia" w:hAnsi="Arial" w:cs="Arial"/>
          <w:sz w:val="22"/>
          <w:szCs w:val="22"/>
          <w:lang w:eastAsia="zh-CN"/>
        </w:rPr>
        <w:t xml:space="preserve"> a</w:t>
      </w:r>
      <w:r w:rsidR="009C4292" w:rsidRPr="003C3254">
        <w:rPr>
          <w:rFonts w:ascii="Arial" w:eastAsiaTheme="minorEastAsia" w:hAnsi="Arial" w:cs="Arial"/>
          <w:sz w:val="22"/>
          <w:szCs w:val="22"/>
          <w:lang w:eastAsia="zh-CN"/>
        </w:rPr>
        <w:t xml:space="preserve"> Pt</w:t>
      </w:r>
      <w:r w:rsidR="00980808" w:rsidRPr="003C3254">
        <w:rPr>
          <w:rFonts w:ascii="Arial" w:eastAsiaTheme="minorEastAsia" w:hAnsi="Arial" w:cs="Arial"/>
          <w:sz w:val="22"/>
          <w:szCs w:val="22"/>
          <w:vertAlign w:val="subscript"/>
          <w:lang w:eastAsia="zh-CN"/>
        </w:rPr>
        <w:t>1</w:t>
      </w:r>
      <w:r w:rsidR="009C4292" w:rsidRPr="003C3254">
        <w:rPr>
          <w:rFonts w:ascii="Arial" w:eastAsiaTheme="minorEastAsia" w:hAnsi="Arial" w:cs="Arial"/>
          <w:sz w:val="22"/>
          <w:szCs w:val="22"/>
          <w:lang w:eastAsia="zh-CN"/>
        </w:rPr>
        <w:t>/CeO</w:t>
      </w:r>
      <w:r w:rsidR="009C4292" w:rsidRPr="003C3254">
        <w:rPr>
          <w:rFonts w:ascii="Arial" w:eastAsiaTheme="minorEastAsia" w:hAnsi="Arial" w:cs="Arial"/>
          <w:sz w:val="22"/>
          <w:szCs w:val="22"/>
          <w:vertAlign w:val="subscript"/>
          <w:lang w:eastAsia="zh-CN"/>
        </w:rPr>
        <w:t>2</w:t>
      </w:r>
      <w:r w:rsidR="009C4292" w:rsidRPr="003C3254">
        <w:rPr>
          <w:rFonts w:ascii="Arial" w:eastAsiaTheme="minorEastAsia" w:hAnsi="Arial" w:cs="Arial"/>
          <w:sz w:val="22"/>
          <w:szCs w:val="22"/>
          <w:lang w:eastAsia="zh-CN"/>
        </w:rPr>
        <w:t xml:space="preserve"> </w:t>
      </w:r>
      <w:r w:rsidR="001A7D2A">
        <w:rPr>
          <w:rFonts w:ascii="Arial" w:eastAsiaTheme="minorEastAsia" w:hAnsi="Arial" w:cs="Arial" w:hint="eastAsia"/>
          <w:sz w:val="22"/>
          <w:szCs w:val="22"/>
          <w:lang w:eastAsia="zh-CN"/>
        </w:rPr>
        <w:t>(Pt</w:t>
      </w:r>
      <w:r w:rsidR="001A7D2A">
        <w:rPr>
          <w:rFonts w:ascii="Arial" w:eastAsiaTheme="minorEastAsia" w:hAnsi="Arial" w:cs="Arial" w:hint="eastAsia"/>
          <w:sz w:val="22"/>
          <w:szCs w:val="22"/>
          <w:vertAlign w:val="subscript"/>
          <w:lang w:eastAsia="zh-CN"/>
        </w:rPr>
        <w:t>1</w:t>
      </w:r>
      <w:r w:rsidR="001A7D2A">
        <w:rPr>
          <w:rFonts w:ascii="Arial" w:eastAsiaTheme="minorEastAsia" w:hAnsi="Arial" w:cs="Arial" w:hint="eastAsia"/>
          <w:sz w:val="22"/>
          <w:szCs w:val="22"/>
          <w:lang w:eastAsia="zh-CN"/>
        </w:rPr>
        <w:t xml:space="preserve">: Pt single atom) </w:t>
      </w:r>
      <w:r w:rsidR="009C4292" w:rsidRPr="003C3254">
        <w:rPr>
          <w:rFonts w:ascii="Arial" w:eastAsiaTheme="minorEastAsia" w:hAnsi="Arial" w:cs="Arial"/>
          <w:sz w:val="22"/>
          <w:szCs w:val="22"/>
          <w:lang w:eastAsia="zh-CN"/>
        </w:rPr>
        <w:t>catalyst</w:t>
      </w:r>
      <w:r w:rsidR="002B5896" w:rsidRPr="003C3254">
        <w:rPr>
          <w:rFonts w:ascii="Arial" w:eastAsiaTheme="minorEastAsia" w:hAnsi="Arial" w:cs="Arial"/>
          <w:sz w:val="22"/>
          <w:szCs w:val="22"/>
          <w:lang w:eastAsia="zh-CN"/>
        </w:rPr>
        <w:t>,</w:t>
      </w:r>
      <w:r w:rsidR="001A4196" w:rsidRPr="001A4196">
        <w:rPr>
          <w:rFonts w:ascii="Arial" w:hAnsi="Arial" w:cs="Arial"/>
          <w:sz w:val="22"/>
          <w:vertAlign w:val="superscript"/>
        </w:rPr>
        <w:t>75</w:t>
      </w:r>
      <w:r w:rsidR="00B24CA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out</w:t>
      </w:r>
      <w:r w:rsidR="00B24CAD" w:rsidRPr="00CF7E03">
        <w:rPr>
          <w:rFonts w:ascii="Arial" w:eastAsiaTheme="minorEastAsia" w:hAnsi="Arial" w:cs="Arial"/>
          <w:sz w:val="22"/>
          <w:szCs w:val="22"/>
          <w:lang w:eastAsia="zh-CN"/>
        </w:rPr>
        <w:t>perform</w:t>
      </w:r>
      <w:r w:rsidR="00AD30EF" w:rsidRPr="00CF7E03">
        <w:rPr>
          <w:rFonts w:ascii="Arial" w:eastAsiaTheme="minorEastAsia" w:hAnsi="Arial" w:cs="Arial"/>
          <w:sz w:val="22"/>
          <w:szCs w:val="22"/>
          <w:lang w:eastAsia="zh-CN"/>
        </w:rPr>
        <w:t xml:space="preserve">ing </w:t>
      </w:r>
      <w:r w:rsidR="00B24CAD" w:rsidRPr="00CF7E03">
        <w:rPr>
          <w:rFonts w:ascii="Arial" w:eastAsiaTheme="minorEastAsia" w:hAnsi="Arial" w:cs="Arial"/>
          <w:sz w:val="22"/>
          <w:szCs w:val="22"/>
          <w:lang w:eastAsia="zh-CN"/>
        </w:rPr>
        <w:t>pristine CeO</w:t>
      </w:r>
      <w:r w:rsidR="00B24CAD" w:rsidRPr="00CF7E03">
        <w:rPr>
          <w:rFonts w:ascii="Arial" w:eastAsiaTheme="minorEastAsia" w:hAnsi="Arial" w:cs="Arial"/>
          <w:sz w:val="22"/>
          <w:szCs w:val="22"/>
          <w:vertAlign w:val="subscript"/>
          <w:lang w:eastAsia="zh-CN"/>
        </w:rPr>
        <w:t>2</w:t>
      </w:r>
      <w:r w:rsidR="00B24CAD" w:rsidRPr="00CF7E03">
        <w:rPr>
          <w:rFonts w:ascii="Arial" w:eastAsiaTheme="minorEastAsia" w:hAnsi="Arial" w:cs="Arial"/>
          <w:sz w:val="22"/>
          <w:szCs w:val="22"/>
          <w:lang w:eastAsia="zh-CN"/>
        </w:rPr>
        <w:t xml:space="preserve">, </w:t>
      </w:r>
      <w:proofErr w:type="spellStart"/>
      <w:r w:rsidR="00980808" w:rsidRPr="00CF7E03">
        <w:rPr>
          <w:rFonts w:ascii="Arial" w:eastAsiaTheme="minorEastAsia" w:hAnsi="Arial" w:cs="Arial"/>
          <w:sz w:val="22"/>
          <w:szCs w:val="22"/>
          <w:lang w:eastAsia="zh-CN"/>
        </w:rPr>
        <w:t>Pt</w:t>
      </w:r>
      <w:r w:rsidR="00980808" w:rsidRPr="00CF7E03">
        <w:rPr>
          <w:rFonts w:ascii="Arial" w:eastAsiaTheme="minorEastAsia" w:hAnsi="Arial" w:cs="Arial"/>
          <w:sz w:val="22"/>
          <w:szCs w:val="22"/>
          <w:vertAlign w:val="subscript"/>
          <w:lang w:eastAsia="zh-CN"/>
        </w:rPr>
        <w:t>n</w:t>
      </w:r>
      <w:proofErr w:type="spellEnd"/>
      <w:r w:rsidR="00980808" w:rsidRPr="00CF7E03">
        <w:rPr>
          <w:rFonts w:ascii="Arial" w:eastAsiaTheme="minorEastAsia" w:hAnsi="Arial" w:cs="Arial"/>
          <w:sz w:val="22"/>
          <w:szCs w:val="22"/>
          <w:lang w:eastAsia="zh-CN"/>
        </w:rPr>
        <w:t>/CeO</w:t>
      </w:r>
      <w:r w:rsidR="00980808" w:rsidRPr="00CF7E03">
        <w:rPr>
          <w:rFonts w:ascii="Arial" w:eastAsiaTheme="minorEastAsia" w:hAnsi="Arial" w:cs="Arial"/>
          <w:sz w:val="22"/>
          <w:szCs w:val="22"/>
          <w:vertAlign w:val="subscript"/>
          <w:lang w:eastAsia="zh-CN"/>
        </w:rPr>
        <w:t>2</w:t>
      </w:r>
      <w:r w:rsidR="00945943">
        <w:rPr>
          <w:rFonts w:ascii="Arial" w:eastAsiaTheme="minorEastAsia" w:hAnsi="Arial" w:cs="Arial" w:hint="eastAsia"/>
          <w:sz w:val="22"/>
          <w:szCs w:val="22"/>
          <w:lang w:eastAsia="zh-CN"/>
        </w:rPr>
        <w:t xml:space="preserve"> (</w:t>
      </w:r>
      <w:proofErr w:type="spellStart"/>
      <w:r w:rsidR="00945943">
        <w:rPr>
          <w:rFonts w:ascii="Arial" w:eastAsiaTheme="minorEastAsia" w:hAnsi="Arial" w:cs="Arial" w:hint="eastAsia"/>
          <w:sz w:val="22"/>
          <w:szCs w:val="22"/>
          <w:lang w:eastAsia="zh-CN"/>
        </w:rPr>
        <w:t>Pt</w:t>
      </w:r>
      <w:r w:rsidR="00945943" w:rsidRPr="00945943">
        <w:rPr>
          <w:rFonts w:ascii="Arial" w:eastAsiaTheme="minorEastAsia" w:hAnsi="Arial" w:cs="Arial" w:hint="eastAsia"/>
          <w:sz w:val="22"/>
          <w:szCs w:val="22"/>
          <w:vertAlign w:val="subscript"/>
          <w:lang w:eastAsia="zh-CN"/>
        </w:rPr>
        <w:t>n</w:t>
      </w:r>
      <w:proofErr w:type="spellEnd"/>
      <w:r w:rsidR="00945943">
        <w:rPr>
          <w:rFonts w:ascii="Arial" w:eastAsiaTheme="minorEastAsia" w:hAnsi="Arial" w:cs="Arial" w:hint="eastAsia"/>
          <w:sz w:val="22"/>
          <w:szCs w:val="22"/>
          <w:lang w:eastAsia="zh-CN"/>
        </w:rPr>
        <w:t>: Pt nanoparticles</w:t>
      </w:r>
      <w:r w:rsidR="008D49D4">
        <w:rPr>
          <w:rFonts w:ascii="Arial" w:eastAsiaTheme="minorEastAsia" w:hAnsi="Arial" w:cs="Arial" w:hint="eastAsia"/>
          <w:sz w:val="22"/>
          <w:szCs w:val="22"/>
          <w:lang w:eastAsia="zh-CN"/>
        </w:rPr>
        <w:t>).</w:t>
      </w:r>
      <w:r w:rsidR="008D49D4" w:rsidRPr="00CF7E03">
        <w:rPr>
          <w:rFonts w:ascii="Arial" w:eastAsiaTheme="minorEastAsia" w:hAnsi="Arial" w:cs="Arial"/>
          <w:sz w:val="22"/>
          <w:szCs w:val="22"/>
          <w:lang w:eastAsia="zh-CN"/>
        </w:rPr>
        <w:t xml:space="preserve"> </w:t>
      </w:r>
      <w:r w:rsidR="009674B1">
        <w:rPr>
          <w:rFonts w:ascii="Arial" w:eastAsiaTheme="minorEastAsia" w:hAnsi="Arial" w:cs="Arial" w:hint="eastAsia"/>
          <w:sz w:val="22"/>
          <w:szCs w:val="22"/>
          <w:lang w:eastAsia="zh-CN"/>
        </w:rPr>
        <w:t>However</w:t>
      </w:r>
      <w:r w:rsidR="00945943">
        <w:rPr>
          <w:rFonts w:ascii="Arial" w:eastAsiaTheme="minorEastAsia" w:hAnsi="Arial" w:cs="Arial" w:hint="eastAsia"/>
          <w:sz w:val="22"/>
          <w:szCs w:val="22"/>
          <w:lang w:eastAsia="zh-CN"/>
        </w:rPr>
        <w:t xml:space="preserve">, recent studies </w:t>
      </w:r>
      <w:r w:rsidR="009870FD">
        <w:rPr>
          <w:rFonts w:ascii="Arial" w:eastAsiaTheme="minorEastAsia" w:hAnsi="Arial" w:cs="Arial" w:hint="eastAsia"/>
          <w:sz w:val="22"/>
          <w:szCs w:val="22"/>
          <w:lang w:eastAsia="zh-CN"/>
        </w:rPr>
        <w:t xml:space="preserve">have </w:t>
      </w:r>
      <w:r w:rsidR="00945943">
        <w:rPr>
          <w:rFonts w:ascii="Arial" w:eastAsiaTheme="minorEastAsia" w:hAnsi="Arial" w:cs="Arial"/>
          <w:sz w:val="22"/>
          <w:szCs w:val="22"/>
          <w:lang w:eastAsia="zh-CN"/>
        </w:rPr>
        <w:t>revealed</w:t>
      </w:r>
      <w:r w:rsidR="00945943">
        <w:rPr>
          <w:rFonts w:ascii="Arial" w:eastAsiaTheme="minorEastAsia" w:hAnsi="Arial" w:cs="Arial" w:hint="eastAsia"/>
          <w:sz w:val="22"/>
          <w:szCs w:val="22"/>
          <w:lang w:eastAsia="zh-CN"/>
        </w:rPr>
        <w:t xml:space="preserve"> that </w:t>
      </w:r>
      <w:r w:rsidR="00B33FFB">
        <w:rPr>
          <w:rFonts w:ascii="Arial" w:eastAsiaTheme="minorEastAsia" w:hAnsi="Arial" w:cs="Arial" w:hint="eastAsia"/>
          <w:sz w:val="22"/>
          <w:szCs w:val="22"/>
          <w:lang w:eastAsia="zh-CN"/>
        </w:rPr>
        <w:t>Pt</w:t>
      </w:r>
      <w:r w:rsidR="00B33FFB" w:rsidRPr="00B33FFB">
        <w:rPr>
          <w:rFonts w:ascii="Arial" w:eastAsiaTheme="minorEastAsia" w:hAnsi="Arial" w:cs="Arial" w:hint="eastAsia"/>
          <w:sz w:val="22"/>
          <w:szCs w:val="22"/>
          <w:vertAlign w:val="subscript"/>
          <w:lang w:eastAsia="zh-CN"/>
        </w:rPr>
        <w:t>1</w:t>
      </w:r>
      <w:r w:rsidR="00B33FFB">
        <w:rPr>
          <w:rFonts w:ascii="Arial" w:eastAsiaTheme="minorEastAsia" w:hAnsi="Arial" w:cs="Arial" w:hint="eastAsia"/>
          <w:sz w:val="22"/>
          <w:szCs w:val="22"/>
          <w:lang w:eastAsia="zh-CN"/>
        </w:rPr>
        <w:t xml:space="preserve"> in</w:t>
      </w:r>
      <w:r w:rsidR="00B33FFB" w:rsidRPr="00B33FFB">
        <w:rPr>
          <w:rFonts w:ascii="Arial" w:eastAsiaTheme="minorEastAsia" w:hAnsi="Arial" w:cs="Arial"/>
          <w:sz w:val="22"/>
          <w:szCs w:val="22"/>
          <w:lang w:eastAsia="zh-CN"/>
        </w:rPr>
        <w:t xml:space="preserve"> Pt</w:t>
      </w:r>
      <w:r w:rsidR="00B33FFB" w:rsidRPr="00B33FFB">
        <w:rPr>
          <w:rFonts w:ascii="Arial" w:eastAsiaTheme="minorEastAsia" w:hAnsi="Arial" w:cs="Arial"/>
          <w:sz w:val="22"/>
          <w:szCs w:val="22"/>
          <w:vertAlign w:val="subscript"/>
          <w:lang w:eastAsia="zh-CN"/>
        </w:rPr>
        <w:t>1</w:t>
      </w:r>
      <w:r w:rsidR="00B33FFB" w:rsidRPr="00B33FFB">
        <w:rPr>
          <w:rFonts w:ascii="Arial" w:eastAsiaTheme="minorEastAsia" w:hAnsi="Arial" w:cs="Arial"/>
          <w:sz w:val="22"/>
          <w:szCs w:val="22"/>
          <w:lang w:eastAsia="zh-CN"/>
        </w:rPr>
        <w:t>/CeO</w:t>
      </w:r>
      <w:r w:rsidR="00B33FFB" w:rsidRPr="00B33FFB">
        <w:rPr>
          <w:rFonts w:ascii="Arial" w:eastAsiaTheme="minorEastAsia" w:hAnsi="Arial" w:cs="Arial"/>
          <w:sz w:val="22"/>
          <w:szCs w:val="22"/>
          <w:vertAlign w:val="subscript"/>
          <w:lang w:eastAsia="zh-CN"/>
        </w:rPr>
        <w:t>2</w:t>
      </w:r>
      <w:r w:rsidR="00B33FFB">
        <w:rPr>
          <w:rFonts w:ascii="Arial" w:eastAsiaTheme="minorEastAsia" w:hAnsi="Arial" w:cs="Arial" w:hint="eastAsia"/>
          <w:sz w:val="22"/>
          <w:szCs w:val="22"/>
          <w:lang w:eastAsia="zh-CN"/>
        </w:rPr>
        <w:t xml:space="preserve"> </w:t>
      </w:r>
      <w:r w:rsidR="009870FD">
        <w:rPr>
          <w:rFonts w:ascii="Arial" w:eastAsiaTheme="minorEastAsia" w:hAnsi="Arial" w:cs="Arial" w:hint="eastAsia"/>
          <w:sz w:val="22"/>
          <w:szCs w:val="22"/>
          <w:lang w:eastAsia="zh-CN"/>
        </w:rPr>
        <w:t>tends to</w:t>
      </w:r>
      <w:r w:rsidR="00B33FFB">
        <w:rPr>
          <w:rFonts w:ascii="Arial" w:eastAsiaTheme="minorEastAsia" w:hAnsi="Arial" w:cs="Arial" w:hint="eastAsia"/>
          <w:sz w:val="22"/>
          <w:szCs w:val="22"/>
          <w:lang w:eastAsia="zh-CN"/>
        </w:rPr>
        <w:t xml:space="preserve"> sinter </w:t>
      </w:r>
      <w:r w:rsidR="00D92E18">
        <w:rPr>
          <w:rFonts w:ascii="Arial" w:eastAsiaTheme="minorEastAsia" w:hAnsi="Arial" w:cs="Arial" w:hint="eastAsia"/>
          <w:sz w:val="22"/>
          <w:szCs w:val="22"/>
          <w:lang w:eastAsia="zh-CN"/>
        </w:rPr>
        <w:t>under reaction condition</w:t>
      </w:r>
      <w:r w:rsidR="00BC70E6">
        <w:rPr>
          <w:rFonts w:ascii="Arial" w:eastAsiaTheme="minorEastAsia" w:hAnsi="Arial" w:cs="Arial"/>
          <w:sz w:val="22"/>
          <w:szCs w:val="22"/>
          <w:lang w:eastAsia="zh-CN"/>
        </w:rPr>
        <w:t>s</w:t>
      </w:r>
      <w:r w:rsidR="00D92E18">
        <w:rPr>
          <w:rFonts w:ascii="Arial" w:eastAsiaTheme="minorEastAsia" w:hAnsi="Arial" w:cs="Arial" w:hint="eastAsia"/>
          <w:sz w:val="22"/>
          <w:szCs w:val="22"/>
          <w:lang w:eastAsia="zh-CN"/>
        </w:rPr>
        <w:t xml:space="preserve">, </w:t>
      </w:r>
      <w:r w:rsidR="009870FD">
        <w:rPr>
          <w:rFonts w:ascii="Arial" w:eastAsiaTheme="minorEastAsia" w:hAnsi="Arial" w:cs="Arial" w:hint="eastAsia"/>
          <w:sz w:val="22"/>
          <w:szCs w:val="22"/>
          <w:lang w:eastAsia="zh-CN"/>
        </w:rPr>
        <w:t xml:space="preserve">leading to the proposal of </w:t>
      </w:r>
      <w:r w:rsidR="00BC70E6">
        <w:rPr>
          <w:rFonts w:ascii="Arial" w:eastAsiaTheme="minorEastAsia" w:hAnsi="Arial" w:cs="Arial"/>
          <w:sz w:val="22"/>
          <w:szCs w:val="22"/>
          <w:lang w:eastAsia="zh-CN"/>
        </w:rPr>
        <w:t xml:space="preserve">a </w:t>
      </w:r>
      <w:r w:rsidR="008005DB">
        <w:rPr>
          <w:rFonts w:ascii="Arial" w:eastAsiaTheme="minorEastAsia" w:hAnsi="Arial" w:cs="Arial" w:hint="eastAsia"/>
          <w:sz w:val="22"/>
          <w:szCs w:val="22"/>
          <w:lang w:eastAsia="zh-CN"/>
        </w:rPr>
        <w:t>Ce</w:t>
      </w:r>
      <w:r w:rsidR="008005DB" w:rsidRPr="00CF7E03">
        <w:rPr>
          <w:rFonts w:ascii="Arial" w:eastAsiaTheme="minorEastAsia" w:hAnsi="Arial" w:cs="Arial"/>
          <w:sz w:val="22"/>
          <w:szCs w:val="22"/>
          <w:lang w:eastAsia="zh-CN"/>
        </w:rPr>
        <w:t>-</w:t>
      </w:r>
      <w:r w:rsidR="008005DB">
        <w:rPr>
          <w:rFonts w:ascii="Arial" w:eastAsiaTheme="minorEastAsia" w:hAnsi="Arial" w:cs="Arial" w:hint="eastAsia"/>
          <w:sz w:val="22"/>
          <w:szCs w:val="22"/>
          <w:lang w:eastAsia="zh-CN"/>
        </w:rPr>
        <w:t xml:space="preserve">Pt alloy or </w:t>
      </w:r>
      <w:proofErr w:type="spellStart"/>
      <w:r w:rsidR="008005DB">
        <w:rPr>
          <w:rFonts w:ascii="Arial" w:eastAsiaTheme="minorEastAsia" w:hAnsi="Arial" w:cs="Arial" w:hint="eastAsia"/>
          <w:sz w:val="22"/>
          <w:szCs w:val="22"/>
          <w:lang w:eastAsia="zh-CN"/>
        </w:rPr>
        <w:t>Pt</w:t>
      </w:r>
      <w:r w:rsidR="00606B83" w:rsidRPr="00945943">
        <w:rPr>
          <w:rFonts w:ascii="Arial" w:eastAsiaTheme="minorEastAsia" w:hAnsi="Arial" w:cs="Arial" w:hint="eastAsia"/>
          <w:sz w:val="22"/>
          <w:szCs w:val="22"/>
          <w:vertAlign w:val="subscript"/>
          <w:lang w:eastAsia="zh-CN"/>
        </w:rPr>
        <w:t>n</w:t>
      </w:r>
      <w:proofErr w:type="spellEnd"/>
      <w:r w:rsidR="008005DB">
        <w:rPr>
          <w:rFonts w:ascii="Arial" w:eastAsiaTheme="minorEastAsia" w:hAnsi="Arial" w:cs="Arial" w:hint="eastAsia"/>
          <w:sz w:val="22"/>
          <w:szCs w:val="22"/>
          <w:lang w:eastAsia="zh-CN"/>
        </w:rPr>
        <w:t xml:space="preserve"> </w:t>
      </w:r>
      <w:r w:rsidR="00D92E18">
        <w:rPr>
          <w:rFonts w:ascii="Arial" w:eastAsiaTheme="minorEastAsia" w:hAnsi="Arial" w:cs="Arial" w:hint="eastAsia"/>
          <w:sz w:val="22"/>
          <w:szCs w:val="22"/>
          <w:lang w:eastAsia="zh-CN"/>
        </w:rPr>
        <w:t>as the</w:t>
      </w:r>
      <w:r w:rsidR="004E2D3E">
        <w:rPr>
          <w:rFonts w:ascii="Arial" w:eastAsiaTheme="minorEastAsia" w:hAnsi="Arial" w:cs="Arial" w:hint="eastAsia"/>
          <w:sz w:val="22"/>
          <w:szCs w:val="22"/>
          <w:lang w:eastAsia="zh-CN"/>
        </w:rPr>
        <w:t xml:space="preserve"> potential</w:t>
      </w:r>
      <w:r w:rsidR="00D92E18">
        <w:rPr>
          <w:rFonts w:ascii="Arial" w:eastAsiaTheme="minorEastAsia" w:hAnsi="Arial" w:cs="Arial" w:hint="eastAsia"/>
          <w:sz w:val="22"/>
          <w:szCs w:val="22"/>
          <w:lang w:eastAsia="zh-CN"/>
        </w:rPr>
        <w:t xml:space="preserve"> active site</w:t>
      </w:r>
      <w:r w:rsidR="00945943">
        <w:rPr>
          <w:rFonts w:ascii="Arial" w:eastAsiaTheme="minorEastAsia" w:hAnsi="Arial" w:cs="Arial" w:hint="eastAsia"/>
          <w:sz w:val="22"/>
          <w:szCs w:val="22"/>
          <w:lang w:eastAsia="zh-CN"/>
        </w:rPr>
        <w:t>.</w:t>
      </w:r>
      <w:r w:rsidR="001A4196" w:rsidRPr="001A4196">
        <w:rPr>
          <w:rFonts w:ascii="Arial" w:hAnsi="Arial" w:cs="Arial"/>
          <w:sz w:val="22"/>
          <w:vertAlign w:val="superscript"/>
        </w:rPr>
        <w:t>76–78</w:t>
      </w:r>
      <w:r w:rsidR="00945943">
        <w:rPr>
          <w:rFonts w:ascii="Arial" w:eastAsiaTheme="minorEastAsia" w:hAnsi="Arial" w:cs="Arial" w:hint="eastAsia"/>
          <w:sz w:val="22"/>
          <w:szCs w:val="22"/>
          <w:lang w:eastAsia="zh-CN"/>
        </w:rPr>
        <w:t xml:space="preserve"> </w:t>
      </w:r>
      <w:r w:rsidR="001A4196">
        <w:rPr>
          <w:rFonts w:ascii="Arial" w:eastAsiaTheme="minorEastAsia" w:hAnsi="Arial" w:cs="Arial" w:hint="eastAsia"/>
          <w:sz w:val="22"/>
          <w:szCs w:val="22"/>
          <w:lang w:eastAsia="zh-CN"/>
        </w:rPr>
        <w:t>M</w:t>
      </w:r>
      <w:r w:rsidR="001A4196" w:rsidRPr="00CF7E03">
        <w:rPr>
          <w:rFonts w:ascii="Arial" w:eastAsiaTheme="minorEastAsia" w:hAnsi="Arial" w:cs="Arial"/>
          <w:sz w:val="22"/>
          <w:szCs w:val="22"/>
          <w:lang w:eastAsia="zh-CN"/>
        </w:rPr>
        <w:t xml:space="preserve">etal carbides, </w:t>
      </w:r>
      <w:r w:rsidR="001A4196">
        <w:rPr>
          <w:rFonts w:ascii="Arial" w:eastAsiaTheme="minorEastAsia" w:hAnsi="Arial" w:cs="Arial" w:hint="eastAsia"/>
          <w:sz w:val="22"/>
          <w:szCs w:val="22"/>
          <w:lang w:eastAsia="zh-CN"/>
        </w:rPr>
        <w:t>Fe</w:t>
      </w:r>
      <w:r w:rsidR="001A4196" w:rsidRPr="003C3254">
        <w:rPr>
          <w:rFonts w:ascii="Arial" w:eastAsiaTheme="minorEastAsia" w:hAnsi="Arial" w:cs="Arial"/>
          <w:sz w:val="22"/>
          <w:szCs w:val="22"/>
          <w:vertAlign w:val="subscript"/>
          <w:lang w:eastAsia="zh-CN"/>
        </w:rPr>
        <w:t>1</w:t>
      </w:r>
      <w:r w:rsidR="001A4196">
        <w:rPr>
          <w:rFonts w:ascii="Arial" w:eastAsiaTheme="minorEastAsia" w:hAnsi="Arial" w:cs="Arial" w:hint="eastAsia"/>
          <w:sz w:val="22"/>
          <w:szCs w:val="22"/>
          <w:lang w:eastAsia="zh-CN"/>
        </w:rPr>
        <w:t xml:space="preserve"> and Fe nanoparticle</w:t>
      </w:r>
      <w:r w:rsidR="001A4196" w:rsidRPr="00CF7E03">
        <w:rPr>
          <w:rFonts w:ascii="Arial" w:eastAsiaTheme="minorEastAsia" w:hAnsi="Arial" w:cs="Arial"/>
          <w:sz w:val="22"/>
          <w:szCs w:val="22"/>
          <w:lang w:eastAsia="zh-CN"/>
        </w:rPr>
        <w:t xml:space="preserve"> catalysts (</w:t>
      </w:r>
      <w:r w:rsidR="001A4196" w:rsidRPr="00CF7E03">
        <w:rPr>
          <w:rFonts w:ascii="Arial" w:eastAsiaTheme="minorEastAsia" w:hAnsi="Arial" w:cs="Arial"/>
          <w:b/>
          <w:bCs/>
          <w:sz w:val="22"/>
          <w:szCs w:val="22"/>
          <w:lang w:eastAsia="zh-CN"/>
        </w:rPr>
        <w:t>Fig. 5</w:t>
      </w:r>
      <w:r w:rsidR="001A4196">
        <w:rPr>
          <w:rFonts w:ascii="Arial" w:eastAsiaTheme="minorEastAsia" w:hAnsi="Arial" w:cs="Arial" w:hint="eastAsia"/>
          <w:b/>
          <w:bCs/>
          <w:sz w:val="22"/>
          <w:szCs w:val="22"/>
          <w:lang w:eastAsia="zh-CN"/>
        </w:rPr>
        <w:t>e</w:t>
      </w:r>
      <w:r w:rsidR="001A4196" w:rsidRPr="00CF7E03">
        <w:rPr>
          <w:rFonts w:ascii="Arial" w:eastAsiaTheme="minorEastAsia" w:hAnsi="Arial" w:cs="Arial"/>
          <w:sz w:val="22"/>
          <w:szCs w:val="22"/>
          <w:lang w:eastAsia="zh-CN"/>
        </w:rPr>
        <w:t>)</w:t>
      </w:r>
      <w:r w:rsidR="001A4196">
        <w:rPr>
          <w:rFonts w:ascii="Arial" w:eastAsiaTheme="minorEastAsia" w:hAnsi="Arial" w:cs="Arial" w:hint="eastAsia"/>
          <w:sz w:val="22"/>
          <w:szCs w:val="22"/>
          <w:lang w:eastAsia="zh-CN"/>
        </w:rPr>
        <w:t xml:space="preserve"> also show good promise</w:t>
      </w:r>
      <w:r w:rsidR="001A4196" w:rsidRPr="00CF7E03">
        <w:rPr>
          <w:rFonts w:ascii="Arial" w:eastAsiaTheme="minorEastAsia" w:hAnsi="Arial" w:cs="Arial"/>
          <w:sz w:val="22"/>
          <w:szCs w:val="22"/>
          <w:lang w:eastAsia="zh-CN"/>
        </w:rPr>
        <w:t>,</w:t>
      </w:r>
      <w:r w:rsidR="001A4196" w:rsidRPr="001A4196">
        <w:rPr>
          <w:rFonts w:ascii="Arial" w:hAnsi="Arial" w:cs="Arial"/>
          <w:sz w:val="22"/>
          <w:vertAlign w:val="superscript"/>
        </w:rPr>
        <w:t>79–81</w:t>
      </w:r>
      <w:r w:rsidR="001A4196" w:rsidRPr="00CF7E03">
        <w:rPr>
          <w:rFonts w:ascii="Arial" w:eastAsiaTheme="minorEastAsia" w:hAnsi="Arial" w:cs="Arial"/>
          <w:sz w:val="22"/>
          <w:szCs w:val="22"/>
          <w:lang w:eastAsia="zh-CN"/>
        </w:rPr>
        <w:t xml:space="preserve"> though CH</w:t>
      </w:r>
      <w:r w:rsidR="001A4196" w:rsidRPr="00CF7E03">
        <w:rPr>
          <w:rFonts w:ascii="Arial" w:eastAsiaTheme="minorEastAsia" w:hAnsi="Arial" w:cs="Arial"/>
          <w:sz w:val="22"/>
          <w:szCs w:val="22"/>
          <w:vertAlign w:val="subscript"/>
          <w:lang w:eastAsia="zh-CN"/>
        </w:rPr>
        <w:t>4</w:t>
      </w:r>
      <w:r w:rsidR="001A4196" w:rsidRPr="00CF7E03">
        <w:rPr>
          <w:rFonts w:ascii="Arial" w:eastAsiaTheme="minorEastAsia" w:hAnsi="Arial" w:cs="Arial"/>
          <w:sz w:val="22"/>
          <w:szCs w:val="22"/>
          <w:lang w:eastAsia="zh-CN"/>
        </w:rPr>
        <w:t xml:space="preserve"> conversion is typically below 30% at temperatures </w:t>
      </w:r>
      <w:r w:rsidR="001A4196" w:rsidRPr="00CF7E03">
        <w:rPr>
          <w:rFonts w:ascii="Arial" w:eastAsiaTheme="minorEastAsia" w:hAnsi="Arial" w:cs="Arial"/>
          <w:sz w:val="22"/>
          <w:szCs w:val="22"/>
          <w:lang w:eastAsia="zh-CN"/>
        </w:rPr>
        <w:lastRenderedPageBreak/>
        <w:t xml:space="preserve">&lt;1100 °C. </w:t>
      </w:r>
      <w:r w:rsidR="009E595D" w:rsidRPr="00CF7E03">
        <w:rPr>
          <w:rFonts w:ascii="Arial" w:eastAsiaTheme="minorEastAsia" w:hAnsi="Arial" w:cs="Arial"/>
          <w:sz w:val="22"/>
          <w:szCs w:val="22"/>
          <w:lang w:eastAsia="zh-CN"/>
        </w:rPr>
        <w:t xml:space="preserve">A </w:t>
      </w:r>
      <w:r w:rsidR="00980808" w:rsidRPr="00CF7E03">
        <w:rPr>
          <w:rFonts w:ascii="Arial" w:eastAsiaTheme="minorEastAsia" w:hAnsi="Arial" w:cs="Arial"/>
          <w:sz w:val="22"/>
          <w:szCs w:val="22"/>
          <w:lang w:eastAsia="zh-CN"/>
        </w:rPr>
        <w:t>CH</w:t>
      </w:r>
      <w:r w:rsidR="00980808" w:rsidRPr="00CF7E03">
        <w:rPr>
          <w:rFonts w:ascii="Arial" w:eastAsiaTheme="minorEastAsia" w:hAnsi="Arial" w:cs="Arial"/>
          <w:sz w:val="22"/>
          <w:szCs w:val="22"/>
          <w:vertAlign w:val="subscript"/>
          <w:lang w:eastAsia="zh-CN"/>
        </w:rPr>
        <w:t>4</w:t>
      </w:r>
      <w:r w:rsidR="00980808" w:rsidRPr="00CF7E03">
        <w:rPr>
          <w:rFonts w:ascii="Arial" w:eastAsiaTheme="minorEastAsia" w:hAnsi="Arial" w:cs="Arial"/>
          <w:sz w:val="22"/>
          <w:szCs w:val="22"/>
          <w:lang w:eastAsia="zh-CN"/>
        </w:rPr>
        <w:t xml:space="preserve"> conversion of 63% is obtained on</w:t>
      </w:r>
      <w:r w:rsidR="00980808" w:rsidRPr="00CF7E03">
        <w:rPr>
          <w:rFonts w:ascii="Times New Roman" w:eastAsia="SimSun" w:hAnsi="Times New Roman" w:cs="Times New Roman"/>
          <w:sz w:val="20"/>
          <w:szCs w:val="20"/>
          <w:lang w:eastAsia="zh-CN"/>
        </w:rPr>
        <w:t xml:space="preserve"> </w:t>
      </w:r>
      <w:r w:rsidR="0043527A" w:rsidRPr="00CF7E03">
        <w:rPr>
          <w:rFonts w:ascii="Arial" w:eastAsiaTheme="minorEastAsia" w:hAnsi="Arial" w:cs="Arial"/>
          <w:sz w:val="22"/>
          <w:szCs w:val="22"/>
          <w:lang w:eastAsia="zh-CN"/>
        </w:rPr>
        <w:t xml:space="preserve">Pt on </w:t>
      </w:r>
      <w:r w:rsidR="001367D9" w:rsidRPr="00DD5048">
        <w:rPr>
          <w:rFonts w:ascii="Symbol" w:eastAsiaTheme="minorEastAsia" w:hAnsi="Symbol" w:cs="Arial"/>
          <w:i/>
          <w:iCs/>
          <w:sz w:val="22"/>
          <w:szCs w:val="22"/>
          <w:lang w:eastAsia="zh-CN"/>
        </w:rPr>
        <w:t></w:t>
      </w:r>
      <w:r w:rsidR="001367D9"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Al</w:t>
      </w:r>
      <w:r w:rsidR="0043527A" w:rsidRPr="00CF7E03">
        <w:rPr>
          <w:rFonts w:ascii="Arial" w:eastAsiaTheme="minorEastAsia" w:hAnsi="Arial" w:cs="Arial"/>
          <w:sz w:val="22"/>
          <w:szCs w:val="22"/>
          <w:vertAlign w:val="subscript"/>
          <w:lang w:eastAsia="zh-CN"/>
        </w:rPr>
        <w:t>2</w:t>
      </w:r>
      <w:r w:rsidR="0043527A" w:rsidRPr="00CF7E03">
        <w:rPr>
          <w:rFonts w:ascii="Arial" w:eastAsiaTheme="minorEastAsia" w:hAnsi="Arial" w:cs="Arial"/>
          <w:sz w:val="22"/>
          <w:szCs w:val="22"/>
          <w:lang w:eastAsia="zh-CN"/>
        </w:rPr>
        <w:t>O</w:t>
      </w:r>
      <w:r w:rsidR="0043527A" w:rsidRPr="00CF7E03">
        <w:rPr>
          <w:rFonts w:ascii="Arial" w:eastAsiaTheme="minorEastAsia" w:hAnsi="Arial" w:cs="Arial"/>
          <w:sz w:val="22"/>
          <w:szCs w:val="22"/>
          <w:vertAlign w:val="subscript"/>
          <w:lang w:eastAsia="zh-CN"/>
        </w:rPr>
        <w:t>3</w:t>
      </w:r>
      <w:r w:rsidR="0043527A" w:rsidRPr="00CF7E03">
        <w:rPr>
          <w:rFonts w:ascii="Arial" w:eastAsiaTheme="minorEastAsia" w:hAnsi="Arial" w:cs="Arial"/>
          <w:sz w:val="22"/>
          <w:szCs w:val="22"/>
          <w:lang w:eastAsia="zh-CN"/>
        </w:rPr>
        <w:t xml:space="preserve"> monolith</w:t>
      </w:r>
      <w:r w:rsidR="00F14C2C">
        <w:rPr>
          <w:rFonts w:ascii="Arial" w:eastAsiaTheme="minorEastAsia" w:hAnsi="Arial" w:cs="Arial" w:hint="eastAsia"/>
          <w:sz w:val="22"/>
          <w:szCs w:val="22"/>
          <w:lang w:eastAsia="zh-CN"/>
        </w:rPr>
        <w:t xml:space="preserve"> </w:t>
      </w:r>
      <w:r w:rsidR="00F14C2C" w:rsidRPr="00CF7E03">
        <w:rPr>
          <w:rFonts w:ascii="Arial" w:eastAsiaTheme="minorEastAsia" w:hAnsi="Arial" w:cs="Arial"/>
          <w:sz w:val="22"/>
          <w:szCs w:val="22"/>
          <w:lang w:eastAsia="zh-CN"/>
        </w:rPr>
        <w:t>(</w:t>
      </w:r>
      <w:r w:rsidR="00F14C2C" w:rsidRPr="00CF7E03">
        <w:rPr>
          <w:rFonts w:ascii="Arial" w:eastAsiaTheme="minorEastAsia" w:hAnsi="Arial" w:cs="Arial"/>
          <w:b/>
          <w:bCs/>
          <w:sz w:val="22"/>
          <w:szCs w:val="22"/>
          <w:lang w:eastAsia="zh-CN"/>
        </w:rPr>
        <w:t>Fig. </w:t>
      </w:r>
      <w:r w:rsidR="006E4105" w:rsidRPr="00CF7E03">
        <w:rPr>
          <w:rFonts w:ascii="Arial" w:eastAsiaTheme="minorEastAsia" w:hAnsi="Arial" w:cs="Arial"/>
          <w:b/>
          <w:bCs/>
          <w:sz w:val="22"/>
          <w:szCs w:val="22"/>
          <w:lang w:eastAsia="zh-CN"/>
        </w:rPr>
        <w:t>5</w:t>
      </w:r>
      <w:r w:rsidR="006E4105">
        <w:rPr>
          <w:rFonts w:ascii="Arial" w:eastAsiaTheme="minorEastAsia" w:hAnsi="Arial" w:cs="Arial" w:hint="eastAsia"/>
          <w:b/>
          <w:bCs/>
          <w:sz w:val="22"/>
          <w:szCs w:val="22"/>
          <w:lang w:eastAsia="zh-CN"/>
        </w:rPr>
        <w:t>c</w:t>
      </w:r>
      <w:r w:rsidR="00F14C2C"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 xml:space="preserve">, but a </w:t>
      </w:r>
      <w:r w:rsidR="003A65EB" w:rsidRPr="00CF7E03">
        <w:rPr>
          <w:rFonts w:ascii="Arial" w:eastAsiaTheme="minorEastAsia" w:hAnsi="Arial" w:cs="Arial"/>
          <w:sz w:val="22"/>
          <w:szCs w:val="22"/>
          <w:lang w:eastAsia="zh-CN"/>
        </w:rPr>
        <w:t xml:space="preserve">significant </w:t>
      </w:r>
      <w:r w:rsidR="0043527A" w:rsidRPr="00CF7E03">
        <w:rPr>
          <w:rFonts w:ascii="Arial" w:eastAsiaTheme="minorEastAsia" w:hAnsi="Arial" w:cs="Arial"/>
          <w:sz w:val="22"/>
          <w:szCs w:val="22"/>
          <w:lang w:eastAsia="zh-CN"/>
        </w:rPr>
        <w:t xml:space="preserve">temperature gradient in </w:t>
      </w:r>
      <w:r w:rsidR="00EB2F86" w:rsidRPr="00CF7E03">
        <w:rPr>
          <w:rFonts w:ascii="Arial" w:eastAsiaTheme="minorEastAsia" w:hAnsi="Arial" w:cs="Arial"/>
          <w:sz w:val="22"/>
          <w:szCs w:val="22"/>
          <w:lang w:eastAsia="zh-CN"/>
        </w:rPr>
        <w:t xml:space="preserve">the </w:t>
      </w:r>
      <w:r w:rsidR="0043527A" w:rsidRPr="00CF7E03">
        <w:rPr>
          <w:rFonts w:ascii="Arial" w:eastAsiaTheme="minorEastAsia" w:hAnsi="Arial" w:cs="Arial"/>
          <w:sz w:val="22"/>
          <w:szCs w:val="22"/>
          <w:lang w:eastAsia="zh-CN"/>
        </w:rPr>
        <w:t>monolith from 200</w:t>
      </w:r>
      <w:r w:rsidR="00980808"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to 1500</w:t>
      </w:r>
      <w:r w:rsidR="006F02CB" w:rsidRPr="00CF7E03">
        <w:rPr>
          <w:rFonts w:ascii="Arial" w:eastAsiaTheme="minorEastAsia" w:hAnsi="Arial" w:cs="Arial"/>
          <w:sz w:val="22"/>
          <w:szCs w:val="22"/>
          <w:lang w:eastAsia="zh-CN"/>
        </w:rPr>
        <w:t> </w:t>
      </w:r>
      <w:r w:rsidR="00C03091" w:rsidRPr="00CF7E03">
        <w:rPr>
          <w:rFonts w:ascii="Arial" w:eastAsiaTheme="minorEastAsia" w:hAnsi="Arial" w:cs="Arial"/>
          <w:sz w:val="22"/>
          <w:szCs w:val="22"/>
          <w:lang w:eastAsia="zh-CN"/>
        </w:rPr>
        <w:t xml:space="preserve">°C </w:t>
      </w:r>
      <w:r w:rsidR="0043527A" w:rsidRPr="00CF7E03">
        <w:rPr>
          <w:rFonts w:ascii="Arial" w:eastAsiaTheme="minorEastAsia" w:hAnsi="Arial" w:cs="Arial"/>
          <w:sz w:val="22"/>
          <w:szCs w:val="22"/>
          <w:lang w:eastAsia="zh-CN"/>
        </w:rPr>
        <w:t xml:space="preserve">is observed, </w:t>
      </w:r>
      <w:r w:rsidR="00690162" w:rsidRPr="00CF7E03">
        <w:rPr>
          <w:rFonts w:ascii="Arial" w:eastAsiaTheme="minorEastAsia" w:hAnsi="Arial" w:cs="Arial"/>
          <w:sz w:val="22"/>
          <w:szCs w:val="22"/>
          <w:lang w:eastAsia="zh-CN"/>
        </w:rPr>
        <w:t xml:space="preserve">which is </w:t>
      </w:r>
      <w:r w:rsidR="0043527A" w:rsidRPr="00CF7E03">
        <w:rPr>
          <w:rFonts w:ascii="Arial" w:eastAsiaTheme="minorEastAsia" w:hAnsi="Arial" w:cs="Arial"/>
          <w:sz w:val="22"/>
          <w:szCs w:val="22"/>
          <w:lang w:eastAsia="zh-CN"/>
        </w:rPr>
        <w:t xml:space="preserve">already close to the temperature in </w:t>
      </w:r>
      <w:r w:rsidR="00763B49">
        <w:rPr>
          <w:rFonts w:ascii="Arial" w:eastAsiaTheme="minorEastAsia" w:hAnsi="Arial" w:cs="Arial"/>
          <w:sz w:val="22"/>
          <w:szCs w:val="22"/>
          <w:lang w:eastAsia="zh-CN"/>
        </w:rPr>
        <w:t>PC</w:t>
      </w:r>
      <w:r w:rsidR="00C03091" w:rsidRPr="00CF7E03">
        <w:rPr>
          <w:rFonts w:ascii="Arial" w:eastAsiaTheme="minorEastAsia" w:hAnsi="Arial" w:cs="Arial"/>
          <w:sz w:val="22"/>
          <w:szCs w:val="22"/>
          <w:lang w:eastAsia="zh-CN"/>
        </w:rPr>
        <w:t>.</w:t>
      </w:r>
      <w:r w:rsidR="001A4196" w:rsidRPr="001A4196">
        <w:rPr>
          <w:rFonts w:ascii="Arial" w:hAnsi="Arial" w:cs="Arial"/>
          <w:sz w:val="22"/>
          <w:vertAlign w:val="superscript"/>
        </w:rPr>
        <w:t>82</w:t>
      </w:r>
      <w:r w:rsidR="00E643D0" w:rsidRPr="00CF7E03">
        <w:rPr>
          <w:rFonts w:ascii="Arial" w:eastAsiaTheme="minorEastAsia" w:hAnsi="Arial" w:cs="Arial"/>
          <w:sz w:val="22"/>
          <w:szCs w:val="22"/>
          <w:lang w:eastAsia="zh-CN"/>
        </w:rPr>
        <w:t xml:space="preserve"> Additionally, coke</w:t>
      </w:r>
      <w:r w:rsidR="001648A4">
        <w:rPr>
          <w:rFonts w:ascii="Arial" w:eastAsiaTheme="minorEastAsia" w:hAnsi="Arial" w:cs="Arial" w:hint="eastAsia"/>
          <w:sz w:val="22"/>
          <w:szCs w:val="22"/>
          <w:lang w:eastAsia="zh-CN"/>
        </w:rPr>
        <w:t xml:space="preserve"> deposition</w:t>
      </w:r>
      <w:r w:rsidR="00E655BA">
        <w:rPr>
          <w:rFonts w:ascii="Arial" w:eastAsiaTheme="minorEastAsia" w:hAnsi="Arial" w:cs="Arial" w:hint="eastAsia"/>
          <w:sz w:val="22"/>
          <w:szCs w:val="22"/>
          <w:lang w:eastAsia="zh-CN"/>
        </w:rPr>
        <w:t xml:space="preserve"> and soot</w:t>
      </w:r>
      <w:r w:rsidR="00E643D0" w:rsidRPr="00CF7E03">
        <w:rPr>
          <w:rFonts w:ascii="Arial" w:eastAsiaTheme="minorEastAsia" w:hAnsi="Arial" w:cs="Arial"/>
          <w:sz w:val="22"/>
          <w:szCs w:val="22"/>
          <w:lang w:eastAsia="zh-CN"/>
        </w:rPr>
        <w:t xml:space="preserve"> </w:t>
      </w:r>
      <w:r w:rsidR="00E655BA">
        <w:rPr>
          <w:rFonts w:ascii="Arial" w:eastAsiaTheme="minorEastAsia" w:hAnsi="Arial" w:cs="Arial" w:hint="eastAsia"/>
          <w:sz w:val="22"/>
          <w:szCs w:val="22"/>
          <w:lang w:eastAsia="zh-CN"/>
        </w:rPr>
        <w:t>formation</w:t>
      </w:r>
      <w:r w:rsidR="00E655BA" w:rsidRPr="00CF7E03">
        <w:rPr>
          <w:rFonts w:ascii="Arial" w:eastAsiaTheme="minorEastAsia" w:hAnsi="Arial" w:cs="Arial"/>
          <w:sz w:val="22"/>
          <w:szCs w:val="22"/>
          <w:lang w:eastAsia="zh-CN"/>
        </w:rPr>
        <w:t xml:space="preserve"> </w:t>
      </w:r>
      <w:r w:rsidR="00E655BA">
        <w:rPr>
          <w:rFonts w:ascii="Arial" w:eastAsiaTheme="minorEastAsia" w:hAnsi="Arial" w:cs="Arial" w:hint="eastAsia"/>
          <w:sz w:val="22"/>
          <w:szCs w:val="22"/>
          <w:lang w:eastAsia="zh-CN"/>
        </w:rPr>
        <w:t>are</w:t>
      </w:r>
      <w:r w:rsidR="00E655BA"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significant</w:t>
      </w:r>
      <w:r w:rsidR="00E643D0" w:rsidRPr="00CF7E03">
        <w:rPr>
          <w:rFonts w:ascii="Arial" w:eastAsiaTheme="minorEastAsia" w:hAnsi="Arial" w:cs="Arial"/>
          <w:sz w:val="22"/>
          <w:szCs w:val="22"/>
          <w:lang w:eastAsia="zh-CN"/>
        </w:rPr>
        <w:t xml:space="preserve"> </w:t>
      </w:r>
      <w:r w:rsidR="00754C18">
        <w:rPr>
          <w:rFonts w:ascii="Arial" w:eastAsiaTheme="minorEastAsia" w:hAnsi="Arial" w:cs="Arial" w:hint="eastAsia"/>
          <w:sz w:val="22"/>
          <w:szCs w:val="22"/>
          <w:lang w:eastAsia="zh-CN"/>
        </w:rPr>
        <w:t xml:space="preserve">in catalytic NCM, </w:t>
      </w:r>
      <w:r w:rsidR="009870FD">
        <w:rPr>
          <w:rFonts w:ascii="Arial" w:eastAsiaTheme="minorEastAsia" w:hAnsi="Arial" w:cs="Arial" w:hint="eastAsia"/>
          <w:sz w:val="22"/>
          <w:szCs w:val="22"/>
          <w:lang w:eastAsia="zh-CN"/>
        </w:rPr>
        <w:t>though</w:t>
      </w:r>
      <w:r w:rsidR="00754C18">
        <w:rPr>
          <w:rFonts w:ascii="Arial" w:eastAsiaTheme="minorEastAsia" w:hAnsi="Arial" w:cs="Arial" w:hint="eastAsia"/>
          <w:sz w:val="22"/>
          <w:szCs w:val="22"/>
          <w:lang w:eastAsia="zh-CN"/>
        </w:rPr>
        <w:t xml:space="preserve"> millisecond reactor</w:t>
      </w:r>
      <w:r w:rsidR="004E2091">
        <w:rPr>
          <w:rFonts w:ascii="Arial" w:eastAsiaTheme="minorEastAsia" w:hAnsi="Arial" w:cs="Arial" w:hint="eastAsia"/>
          <w:sz w:val="22"/>
          <w:szCs w:val="22"/>
          <w:lang w:eastAsia="zh-CN"/>
        </w:rPr>
        <w:t xml:space="preserve"> designs</w:t>
      </w:r>
      <w:r w:rsidR="00754C18">
        <w:rPr>
          <w:rFonts w:ascii="Arial" w:eastAsiaTheme="minorEastAsia" w:hAnsi="Arial" w:cs="Arial" w:hint="eastAsia"/>
          <w:sz w:val="22"/>
          <w:szCs w:val="22"/>
          <w:lang w:eastAsia="zh-CN"/>
        </w:rPr>
        <w:t xml:space="preserve"> can partially </w:t>
      </w:r>
      <w:r w:rsidR="009870FD">
        <w:rPr>
          <w:rFonts w:ascii="Arial" w:eastAsiaTheme="minorEastAsia" w:hAnsi="Arial" w:cs="Arial" w:hint="eastAsia"/>
          <w:sz w:val="22"/>
          <w:szCs w:val="22"/>
          <w:lang w:eastAsia="zh-CN"/>
        </w:rPr>
        <w:t>address</w:t>
      </w:r>
      <w:r w:rsidR="00754C18">
        <w:rPr>
          <w:rFonts w:ascii="Arial" w:eastAsiaTheme="minorEastAsia" w:hAnsi="Arial" w:cs="Arial" w:hint="eastAsia"/>
          <w:sz w:val="22"/>
          <w:szCs w:val="22"/>
          <w:lang w:eastAsia="zh-CN"/>
        </w:rPr>
        <w:t xml:space="preserve"> this issue.</w:t>
      </w:r>
      <w:r w:rsidR="00754C18" w:rsidRPr="00754C18">
        <w:rPr>
          <w:rFonts w:ascii="Arial" w:hAnsi="Arial" w:cs="Arial"/>
          <w:sz w:val="22"/>
          <w:vertAlign w:val="superscript"/>
        </w:rPr>
        <w:t>66</w:t>
      </w:r>
      <w:r w:rsidR="00E643D0" w:rsidRPr="00CF7E03">
        <w:rPr>
          <w:rFonts w:ascii="Arial" w:eastAsiaTheme="minorEastAsia" w:hAnsi="Arial" w:cs="Arial"/>
          <w:sz w:val="22"/>
          <w:szCs w:val="22"/>
          <w:lang w:eastAsia="zh-CN"/>
        </w:rPr>
        <w:t xml:space="preserve">. </w:t>
      </w:r>
      <w:r w:rsidR="00C62010">
        <w:rPr>
          <w:rFonts w:ascii="Arial" w:eastAsiaTheme="minorEastAsia" w:hAnsi="Arial" w:cs="Arial" w:hint="eastAsia"/>
          <w:sz w:val="22"/>
          <w:szCs w:val="22"/>
          <w:lang w:eastAsia="zh-CN"/>
        </w:rPr>
        <w:t>Up to date</w:t>
      </w:r>
      <w:r w:rsidR="00E643D0"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 xml:space="preserve">achieving </w:t>
      </w:r>
      <w:r w:rsidR="00E643D0" w:rsidRPr="00CF7E03">
        <w:rPr>
          <w:rFonts w:ascii="Arial" w:eastAsiaTheme="minorEastAsia" w:hAnsi="Arial" w:cs="Arial"/>
          <w:sz w:val="22"/>
          <w:szCs w:val="22"/>
          <w:lang w:eastAsia="zh-CN"/>
        </w:rPr>
        <w:t>high 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conversion and high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H</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selectivity </w:t>
      </w:r>
      <w:r w:rsidR="003C0F1D" w:rsidRPr="00CF7E03">
        <w:rPr>
          <w:rFonts w:ascii="Arial" w:eastAsiaTheme="minorEastAsia" w:hAnsi="Arial" w:cs="Arial"/>
          <w:sz w:val="22"/>
          <w:szCs w:val="22"/>
          <w:lang w:eastAsia="zh-CN"/>
        </w:rPr>
        <w:t xml:space="preserve">simultaneously </w:t>
      </w:r>
      <w:r w:rsidR="003E1B5B" w:rsidRPr="00685B8B">
        <w:rPr>
          <w:rFonts w:ascii="Arial" w:eastAsiaTheme="minorEastAsia" w:hAnsi="Arial" w:cs="Arial"/>
          <w:i/>
          <w:sz w:val="22"/>
          <w:szCs w:val="22"/>
          <w:lang w:eastAsia="zh-CN"/>
        </w:rPr>
        <w:t>via</w:t>
      </w:r>
      <w:r w:rsidR="003E1B5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3E1B5B"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remains challenging</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products, especially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4</w:t>
      </w:r>
      <w:r w:rsidR="00AC5B22">
        <w:rPr>
          <w:rFonts w:ascii="Arial" w:eastAsiaTheme="minorEastAsia" w:hAnsi="Arial" w:cs="Arial" w:hint="eastAsia"/>
          <w:sz w:val="22"/>
          <w:szCs w:val="22"/>
          <w:lang w:eastAsia="zh-CN"/>
        </w:rPr>
        <w:t xml:space="preserve"> </w:t>
      </w:r>
      <w:r w:rsidR="00AC5B22" w:rsidRPr="00CF7E03">
        <w:rPr>
          <w:rFonts w:ascii="Arial" w:eastAsiaTheme="minorEastAsia" w:hAnsi="Arial" w:cs="Arial"/>
          <w:sz w:val="22"/>
          <w:szCs w:val="22"/>
          <w:lang w:eastAsia="zh-CN"/>
        </w:rPr>
        <w:t>(</w:t>
      </w:r>
      <w:r w:rsidR="003E7603" w:rsidRPr="00CF7E03">
        <w:rPr>
          <w:rFonts w:ascii="Arial" w:eastAsiaTheme="minorEastAsia" w:hAnsi="Arial" w:cs="Arial"/>
          <w:b/>
          <w:bCs/>
          <w:sz w:val="22"/>
          <w:szCs w:val="22"/>
          <w:lang w:eastAsia="zh-CN"/>
        </w:rPr>
        <w:t>Fig. 5</w:t>
      </w:r>
      <w:r w:rsidR="003E7603">
        <w:rPr>
          <w:rFonts w:ascii="Arial" w:eastAsiaTheme="minorEastAsia" w:hAnsi="Arial" w:cs="Arial" w:hint="eastAsia"/>
          <w:b/>
          <w:bCs/>
          <w:sz w:val="22"/>
          <w:szCs w:val="22"/>
          <w:lang w:eastAsia="zh-CN"/>
        </w:rPr>
        <w:t>e</w:t>
      </w:r>
      <w:r w:rsidR="003E7603" w:rsidRPr="00CF7E03">
        <w:rPr>
          <w:rFonts w:ascii="Arial" w:eastAsiaTheme="minorEastAsia" w:hAnsi="Arial" w:cs="Arial"/>
          <w:sz w:val="22"/>
          <w:szCs w:val="22"/>
          <w:lang w:eastAsia="zh-CN"/>
        </w:rPr>
        <w:t xml:space="preserve">, </w:t>
      </w:r>
      <w:r w:rsidR="00AC5B22" w:rsidRPr="00CF7E03">
        <w:rPr>
          <w:rFonts w:ascii="Arial" w:eastAsiaTheme="minorEastAsia" w:hAnsi="Arial" w:cs="Arial"/>
          <w:b/>
          <w:bCs/>
          <w:sz w:val="22"/>
          <w:szCs w:val="22"/>
          <w:lang w:eastAsia="zh-CN"/>
        </w:rPr>
        <w:t>Supplementary Table 2</w:t>
      </w:r>
      <w:r w:rsidR="00AC5B22" w:rsidRPr="00CF7E03">
        <w:rPr>
          <w:rFonts w:ascii="Arial" w:eastAsiaTheme="minorEastAsia" w:hAnsi="Arial" w:cs="Arial"/>
          <w:sz w:val="22"/>
          <w:szCs w:val="22"/>
          <w:lang w:eastAsia="zh-CN"/>
        </w:rPr>
        <w:t>)</w:t>
      </w:r>
      <w:r w:rsidR="00E66CD5" w:rsidRPr="00CF7E03">
        <w:rPr>
          <w:rFonts w:ascii="Arial" w:eastAsiaTheme="minorEastAsia" w:hAnsi="Arial" w:cs="Arial"/>
          <w:sz w:val="22"/>
          <w:szCs w:val="22"/>
          <w:lang w:eastAsia="zh-CN"/>
        </w:rPr>
        <w:t>, are always present in large amount</w:t>
      </w:r>
      <w:r w:rsidR="00610BCC" w:rsidRPr="00CF7E03">
        <w:rPr>
          <w:rFonts w:ascii="Arial" w:eastAsiaTheme="minorEastAsia" w:hAnsi="Arial" w:cs="Arial"/>
          <w:sz w:val="22"/>
          <w:szCs w:val="22"/>
          <w:lang w:eastAsia="zh-CN"/>
        </w:rPr>
        <w:t>s</w:t>
      </w:r>
      <w:r w:rsidR="00E66CD5" w:rsidRPr="00CF7E03">
        <w:rPr>
          <w:rFonts w:ascii="Arial" w:eastAsiaTheme="minorEastAsia" w:hAnsi="Arial" w:cs="Arial"/>
          <w:sz w:val="22"/>
          <w:szCs w:val="22"/>
          <w:lang w:eastAsia="zh-CN"/>
        </w:rPr>
        <w:t xml:space="preserve">, significantly </w:t>
      </w:r>
      <w:r w:rsidR="00610BCC" w:rsidRPr="00CF7E03">
        <w:rPr>
          <w:rFonts w:ascii="Arial" w:eastAsiaTheme="minorEastAsia" w:hAnsi="Arial" w:cs="Arial"/>
          <w:sz w:val="22"/>
          <w:szCs w:val="22"/>
          <w:lang w:eastAsia="zh-CN"/>
        </w:rPr>
        <w:t xml:space="preserve">affecting </w:t>
      </w:r>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selectivity. </w:t>
      </w:r>
      <w:r w:rsidR="00CD6A86">
        <w:rPr>
          <w:rFonts w:ascii="Arial" w:eastAsiaTheme="minorEastAsia" w:hAnsi="Arial" w:cs="Arial" w:hint="eastAsia"/>
          <w:sz w:val="22"/>
          <w:szCs w:val="22"/>
          <w:lang w:eastAsia="zh-CN"/>
        </w:rPr>
        <w:t>T</w:t>
      </w:r>
      <w:r w:rsidR="00FA78EF" w:rsidRPr="00CF7E03">
        <w:rPr>
          <w:rFonts w:ascii="Arial" w:eastAsiaTheme="minorEastAsia" w:hAnsi="Arial" w:cs="Arial"/>
          <w:sz w:val="22"/>
          <w:szCs w:val="22"/>
          <w:lang w:eastAsia="zh-CN"/>
        </w:rPr>
        <w:t xml:space="preserve">he presence of </w:t>
      </w:r>
      <w:r w:rsidR="00E643D0" w:rsidRPr="00CF7E03">
        <w:rPr>
          <w:rFonts w:ascii="Arial" w:eastAsiaTheme="minorEastAsia" w:hAnsi="Arial" w:cs="Arial"/>
          <w:sz w:val="22"/>
          <w:szCs w:val="22"/>
          <w:lang w:eastAsia="zh-CN"/>
        </w:rPr>
        <w:t xml:space="preserve">byproducts </w:t>
      </w:r>
      <w:r w:rsidR="00E66CD5" w:rsidRPr="00CF7E03">
        <w:rPr>
          <w:rFonts w:ascii="Arial" w:eastAsiaTheme="minorEastAsia" w:hAnsi="Arial" w:cs="Arial"/>
          <w:sz w:val="22"/>
          <w:szCs w:val="22"/>
          <w:lang w:eastAsia="zh-CN"/>
        </w:rPr>
        <w:t>such as</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3</w:t>
      </w:r>
      <w:r w:rsidR="00A02F6F">
        <w:rPr>
          <w:rFonts w:ascii="Arial" w:eastAsiaTheme="minorEastAsia" w:hAnsi="Arial" w:cs="Arial"/>
          <w:sz w:val="22"/>
          <w:szCs w:val="22"/>
          <w:lang w:eastAsia="zh-CN"/>
        </w:rPr>
        <w:noBreakHyphen/>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5</w:t>
      </w:r>
      <w:r w:rsidR="00E643D0" w:rsidRPr="00CF7E03">
        <w:rPr>
          <w:rFonts w:ascii="Arial" w:eastAsiaTheme="minorEastAsia" w:hAnsi="Arial" w:cs="Arial"/>
          <w:sz w:val="22"/>
          <w:szCs w:val="22"/>
          <w:lang w:eastAsia="zh-CN"/>
        </w:rPr>
        <w:t xml:space="preserve"> hydrocarbons, aromatics</w:t>
      </w:r>
      <w:r w:rsidR="00671922" w:rsidRPr="00CF7E03">
        <w:rPr>
          <w:rFonts w:ascii="Arial" w:eastAsiaTheme="minorEastAsia" w:hAnsi="Arial" w:cs="Arial"/>
          <w:sz w:val="22"/>
          <w:szCs w:val="22"/>
          <w:lang w:eastAsia="zh-CN"/>
        </w:rPr>
        <w:t>, and</w:t>
      </w:r>
      <w:r w:rsidR="003C0F1D" w:rsidRPr="00CF7E03">
        <w:rPr>
          <w:rFonts w:ascii="Arial" w:eastAsiaTheme="minorEastAsia" w:hAnsi="Arial" w:cs="Arial"/>
          <w:sz w:val="22"/>
          <w:szCs w:val="22"/>
          <w:lang w:eastAsia="zh-CN"/>
        </w:rPr>
        <w:t xml:space="preserve"> coke</w:t>
      </w:r>
      <w:r w:rsidR="00754C18">
        <w:rPr>
          <w:rFonts w:ascii="Arial" w:eastAsiaTheme="minorEastAsia" w:hAnsi="Arial" w:cs="Arial" w:hint="eastAsia"/>
          <w:sz w:val="22"/>
          <w:szCs w:val="22"/>
          <w:lang w:eastAsia="zh-CN"/>
        </w:rPr>
        <w:t>/soot</w:t>
      </w:r>
      <w:r w:rsidR="00FA78EF" w:rsidRPr="00CF7E03">
        <w:rPr>
          <w:rFonts w:ascii="Arial" w:eastAsiaTheme="minorEastAsia" w:hAnsi="Arial" w:cs="Arial"/>
          <w:sz w:val="22"/>
          <w:szCs w:val="22"/>
          <w:lang w:eastAsia="zh-CN"/>
        </w:rPr>
        <w:t xml:space="preserve"> further limits C</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H</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w:t>
      </w:r>
      <w:r w:rsidR="001A4196" w:rsidRPr="001A4196">
        <w:rPr>
          <w:rFonts w:ascii="Arial" w:hAnsi="Arial" w:cs="Arial"/>
          <w:sz w:val="22"/>
          <w:vertAlign w:val="superscript"/>
        </w:rPr>
        <w:t>80,83</w:t>
      </w:r>
      <w:r w:rsidR="00E643D0" w:rsidRPr="00CF7E03">
        <w:rPr>
          <w:rFonts w:ascii="Arial" w:eastAsiaTheme="minorEastAsia" w:hAnsi="Arial" w:cs="Arial"/>
          <w:sz w:val="22"/>
          <w:szCs w:val="22"/>
          <w:lang w:eastAsia="zh-CN"/>
        </w:rPr>
        <w:t xml:space="preserve"> </w:t>
      </w:r>
      <w:r w:rsidR="0019697B" w:rsidRPr="00CF7E03">
        <w:rPr>
          <w:rFonts w:ascii="Arial" w:eastAsiaTheme="minorEastAsia" w:hAnsi="Arial" w:cs="Arial"/>
          <w:sz w:val="22"/>
          <w:szCs w:val="22"/>
          <w:lang w:eastAsia="zh-CN"/>
        </w:rPr>
        <w:t xml:space="preserve">Therefore, </w:t>
      </w:r>
      <w:r w:rsidR="00FD64D8" w:rsidRPr="00CF7E03">
        <w:rPr>
          <w:rFonts w:ascii="Arial" w:eastAsiaTheme="minorEastAsia" w:hAnsi="Arial" w:cs="Arial"/>
          <w:sz w:val="22"/>
          <w:szCs w:val="22"/>
          <w:lang w:eastAsia="zh-CN"/>
        </w:rPr>
        <w:t xml:space="preserve">converting </w:t>
      </w:r>
      <w:r w:rsidR="00E643D0" w:rsidRPr="00CF7E03">
        <w:rPr>
          <w:rFonts w:ascii="Arial" w:eastAsiaTheme="minorEastAsia" w:hAnsi="Arial" w:cs="Arial"/>
          <w:sz w:val="22"/>
          <w:szCs w:val="22"/>
          <w:lang w:eastAsia="zh-CN"/>
        </w:rPr>
        <w:t>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to </w:t>
      </w:r>
      <w:r w:rsidR="00E66CD5" w:rsidRPr="00CF7E03">
        <w:rPr>
          <w:rFonts w:ascii="Arial" w:eastAsiaTheme="minorEastAsia" w:hAnsi="Arial" w:cs="Arial"/>
          <w:sz w:val="22"/>
          <w:szCs w:val="22"/>
          <w:lang w:eastAsia="zh-CN"/>
        </w:rPr>
        <w:t xml:space="preserve">a broader </w:t>
      </w:r>
      <w:ins w:id="491" w:author="Zhang  Zihao" w:date="2024-08-28T16:26:00Z" w16du:dateUtc="2024-08-28T14:26:00Z">
        <w:r w:rsidR="00B14D70">
          <w:rPr>
            <w:rFonts w:ascii="Arial" w:eastAsiaTheme="minorEastAsia" w:hAnsi="Arial" w:cs="Arial" w:hint="eastAsia"/>
            <w:sz w:val="22"/>
            <w:szCs w:val="22"/>
            <w:lang w:eastAsia="zh-CN"/>
          </w:rPr>
          <w:t xml:space="preserve">range of </w:t>
        </w:r>
      </w:ins>
      <w:r w:rsidR="00E66CD5" w:rsidRPr="00CF7E03">
        <w:rPr>
          <w:rFonts w:ascii="Arial" w:eastAsiaTheme="minorEastAsia" w:hAnsi="Arial" w:cs="Arial"/>
          <w:sz w:val="22"/>
          <w:szCs w:val="22"/>
          <w:lang w:eastAsia="zh-CN"/>
        </w:rPr>
        <w:t>product</w:t>
      </w:r>
      <w:ins w:id="492" w:author="Zhang  Zihao" w:date="2024-08-28T16:26:00Z" w16du:dateUtc="2024-08-28T14:26:00Z">
        <w:r w:rsidR="00B14D70">
          <w:rPr>
            <w:rFonts w:ascii="Arial" w:eastAsiaTheme="minorEastAsia" w:hAnsi="Arial" w:cs="Arial" w:hint="eastAsia"/>
            <w:sz w:val="22"/>
            <w:szCs w:val="22"/>
            <w:lang w:eastAsia="zh-CN"/>
          </w:rPr>
          <w:t>s</w:t>
        </w:r>
      </w:ins>
      <w:del w:id="493" w:author="Zhang  Zihao" w:date="2024-08-28T16:26:00Z" w16du:dateUtc="2024-08-28T14:26:00Z">
        <w:r w:rsidR="00E66CD5" w:rsidRPr="00CF7E03" w:rsidDel="00B14D70">
          <w:rPr>
            <w:rFonts w:ascii="Arial" w:eastAsiaTheme="minorEastAsia" w:hAnsi="Arial" w:cs="Arial"/>
            <w:sz w:val="22"/>
            <w:szCs w:val="22"/>
            <w:lang w:eastAsia="zh-CN"/>
          </w:rPr>
          <w:delText xml:space="preserve"> distribution</w:delText>
        </w:r>
      </w:del>
      <w:r w:rsidR="00E66CD5" w:rsidRPr="00CF7E03">
        <w:rPr>
          <w:rFonts w:ascii="Arial" w:eastAsiaTheme="minorEastAsia" w:hAnsi="Arial" w:cs="Arial"/>
          <w:sz w:val="22"/>
          <w:szCs w:val="22"/>
          <w:lang w:eastAsia="zh-CN"/>
        </w:rPr>
        <w:t xml:space="preserve">, such as </w:t>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or</w:t>
      </w:r>
      <w:r w:rsidR="00671922" w:rsidRPr="00CF7E03">
        <w:rPr>
          <w:rFonts w:ascii="Arial" w:eastAsiaTheme="minorEastAsia" w:hAnsi="Arial" w:cs="Arial"/>
          <w:sz w:val="22"/>
          <w:szCs w:val="22"/>
          <w:lang w:eastAsia="zh-CN"/>
        </w:rPr>
        <w:t xml:space="preserve"> even</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hydrocarbons</w:t>
      </w:r>
      <w:ins w:id="494" w:author="Zhang  Zihao" w:date="2024-08-28T16:26:00Z" w16du:dateUtc="2024-08-28T14:26:00Z">
        <w:r w:rsidR="00B14D70">
          <w:rPr>
            <w:rFonts w:ascii="Arial" w:eastAsiaTheme="minorEastAsia" w:hAnsi="Arial" w:cs="Arial" w:hint="eastAsia"/>
            <w:sz w:val="22"/>
            <w:szCs w:val="22"/>
            <w:lang w:eastAsia="zh-CN"/>
          </w:rPr>
          <w:t>,</w:t>
        </w:r>
      </w:ins>
      <w:r w:rsidR="00671922" w:rsidRPr="00CF7E03">
        <w:rPr>
          <w:rFonts w:ascii="Arial" w:eastAsiaTheme="minorEastAsia" w:hAnsi="Arial" w:cs="Arial"/>
          <w:sz w:val="22"/>
          <w:szCs w:val="22"/>
          <w:lang w:eastAsia="zh-CN"/>
        </w:rPr>
        <w:t xml:space="preserve"> </w:t>
      </w:r>
      <w:del w:id="495" w:author="Zhang  Zihao" w:date="2024-08-28T16:26:00Z" w16du:dateUtc="2024-08-28T14:26:00Z">
        <w:r w:rsidR="00671922" w:rsidRPr="00CF7E03" w:rsidDel="00B14D70">
          <w:rPr>
            <w:rFonts w:ascii="Arial" w:eastAsiaTheme="minorEastAsia" w:hAnsi="Arial" w:cs="Arial"/>
            <w:sz w:val="22"/>
            <w:szCs w:val="22"/>
            <w:lang w:eastAsia="zh-CN"/>
          </w:rPr>
          <w:delText>mixture</w:delText>
        </w:r>
        <w:r w:rsidR="00E643D0" w:rsidRPr="00CF7E03" w:rsidDel="00B14D70">
          <w:rPr>
            <w:rFonts w:ascii="Arial" w:eastAsiaTheme="minorEastAsia" w:hAnsi="Arial" w:cs="Arial"/>
            <w:sz w:val="22"/>
            <w:szCs w:val="22"/>
            <w:lang w:eastAsia="zh-CN"/>
          </w:rPr>
          <w:delText xml:space="preserve">, </w:delText>
        </w:r>
      </w:del>
      <w:r w:rsidR="00E66CD5" w:rsidRPr="00CF7E03">
        <w:rPr>
          <w:rFonts w:ascii="Arial" w:eastAsiaTheme="minorEastAsia" w:hAnsi="Arial" w:cs="Arial"/>
          <w:sz w:val="22"/>
          <w:szCs w:val="22"/>
          <w:lang w:eastAsia="zh-CN"/>
        </w:rPr>
        <w:t>should</w:t>
      </w:r>
      <w:r w:rsidR="00FD64D8" w:rsidRPr="00CF7E03">
        <w:rPr>
          <w:rFonts w:ascii="Arial" w:eastAsiaTheme="minorEastAsia" w:hAnsi="Arial" w:cs="Arial"/>
          <w:sz w:val="22"/>
          <w:szCs w:val="22"/>
          <w:lang w:eastAsia="zh-CN"/>
        </w:rPr>
        <w:t xml:space="preserve"> be </w:t>
      </w:r>
      <w:r w:rsidR="0057211B" w:rsidRPr="00CF7E03">
        <w:rPr>
          <w:rFonts w:ascii="Arial" w:eastAsiaTheme="minorEastAsia" w:hAnsi="Arial" w:cs="Arial"/>
          <w:sz w:val="22"/>
          <w:szCs w:val="22"/>
          <w:lang w:eastAsia="zh-CN"/>
        </w:rPr>
        <w:t xml:space="preserve">a </w:t>
      </w:r>
      <w:r w:rsidR="00E643D0" w:rsidRPr="00CF7E03">
        <w:rPr>
          <w:rFonts w:ascii="Arial" w:eastAsiaTheme="minorEastAsia" w:hAnsi="Arial" w:cs="Arial"/>
          <w:sz w:val="22"/>
          <w:szCs w:val="22"/>
          <w:lang w:eastAsia="zh-CN"/>
        </w:rPr>
        <w:t>more practical</w:t>
      </w:r>
      <w:r w:rsidR="00E66CD5" w:rsidRPr="00CF7E03">
        <w:rPr>
          <w:rFonts w:ascii="Arial" w:eastAsiaTheme="minorEastAsia" w:hAnsi="Arial" w:cs="Arial"/>
          <w:sz w:val="22"/>
          <w:szCs w:val="22"/>
          <w:lang w:eastAsia="zh-CN"/>
        </w:rPr>
        <w:t xml:space="preserve"> route</w:t>
      </w:r>
      <w:r w:rsidR="00E643D0"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for</w:t>
      </w:r>
      <w:r w:rsidR="00671922" w:rsidRPr="00CF7E03">
        <w:rPr>
          <w:rFonts w:ascii="Arial" w:eastAsiaTheme="minorEastAsia" w:hAnsi="Arial" w:cs="Arial"/>
          <w:sz w:val="22"/>
          <w:szCs w:val="22"/>
          <w:lang w:eastAsia="zh-CN"/>
        </w:rPr>
        <w:t xml:space="preserve"> future</w:t>
      </w:r>
      <w:r w:rsidR="00FD64D8"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CH</w:t>
      </w:r>
      <w:r w:rsidR="00E66CD5" w:rsidRPr="00CF7E03">
        <w:rPr>
          <w:rFonts w:ascii="Arial" w:eastAsiaTheme="minorEastAsia" w:hAnsi="Arial" w:cs="Arial"/>
          <w:sz w:val="22"/>
          <w:szCs w:val="22"/>
          <w:vertAlign w:val="subscript"/>
          <w:lang w:eastAsia="zh-CN"/>
        </w:rPr>
        <w:t>4</w:t>
      </w:r>
      <w:r w:rsidR="00E66CD5" w:rsidRPr="00CF7E03">
        <w:rPr>
          <w:rFonts w:ascii="Arial" w:eastAsiaTheme="minorEastAsia" w:hAnsi="Arial" w:cs="Arial"/>
          <w:sz w:val="22"/>
          <w:szCs w:val="22"/>
          <w:lang w:eastAsia="zh-CN"/>
        </w:rPr>
        <w:t xml:space="preserve"> utilization </w:t>
      </w:r>
      <w:r w:rsidR="0040481F" w:rsidRPr="006F3396">
        <w:rPr>
          <w:rFonts w:ascii="Arial" w:eastAsiaTheme="minorEastAsia" w:hAnsi="Arial" w:cs="Arial"/>
          <w:i/>
          <w:sz w:val="22"/>
          <w:szCs w:val="22"/>
          <w:lang w:eastAsia="zh-CN"/>
        </w:rPr>
        <w:t>via</w:t>
      </w:r>
      <w:r w:rsidR="0040481F"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 xml:space="preserve">catalytic </w:t>
      </w:r>
      <w:r w:rsidR="00763B49">
        <w:rPr>
          <w:rFonts w:ascii="Arial" w:eastAsiaTheme="minorEastAsia" w:hAnsi="Arial" w:cs="Arial"/>
          <w:sz w:val="22"/>
          <w:szCs w:val="22"/>
          <w:lang w:eastAsia="zh-CN"/>
        </w:rPr>
        <w:t>TP</w:t>
      </w:r>
      <w:r w:rsidR="00E643D0" w:rsidRPr="00CF7E03">
        <w:rPr>
          <w:rFonts w:ascii="Arial" w:eastAsiaTheme="minorEastAsia" w:hAnsi="Arial" w:cs="Arial"/>
          <w:sz w:val="22"/>
          <w:szCs w:val="22"/>
          <w:lang w:eastAsia="zh-CN"/>
        </w:rPr>
        <w:t>.</w:t>
      </w:r>
      <w:r w:rsidR="00514D23">
        <w:rPr>
          <w:rFonts w:ascii="Arial" w:eastAsiaTheme="minorEastAsia" w:hAnsi="Arial" w:cs="Arial" w:hint="eastAsia"/>
          <w:sz w:val="22"/>
          <w:szCs w:val="22"/>
          <w:lang w:eastAsia="zh-CN"/>
        </w:rPr>
        <w:t xml:space="preserve"> </w:t>
      </w:r>
      <w:commentRangeStart w:id="496"/>
      <w:commentRangeStart w:id="497"/>
      <w:del w:id="498" w:author="Zhang  Zihao" w:date="2024-08-28T16:24:00Z" w16du:dateUtc="2024-08-28T14:24:00Z">
        <w:r w:rsidR="00514D23" w:rsidDel="00B14D70">
          <w:rPr>
            <w:rFonts w:ascii="Arial" w:eastAsiaTheme="minorEastAsia" w:hAnsi="Arial" w:cs="Arial" w:hint="eastAsia"/>
            <w:sz w:val="22"/>
            <w:szCs w:val="22"/>
            <w:lang w:eastAsia="zh-CN"/>
          </w:rPr>
          <w:delText>Overall</w:delText>
        </w:r>
      </w:del>
      <w:ins w:id="499" w:author="Zhang  Zihao" w:date="2024-08-28T16:24:00Z" w16du:dateUtc="2024-08-28T14:24:00Z">
        <w:r w:rsidR="00B14D70">
          <w:rPr>
            <w:rFonts w:ascii="Arial" w:eastAsiaTheme="minorEastAsia" w:hAnsi="Arial" w:cs="Arial" w:hint="eastAsia"/>
            <w:sz w:val="22"/>
            <w:szCs w:val="22"/>
            <w:lang w:eastAsia="zh-CN"/>
          </w:rPr>
          <w:t>In contrast</w:t>
        </w:r>
      </w:ins>
      <w:r w:rsidR="00514D23">
        <w:rPr>
          <w:rFonts w:ascii="Arial" w:eastAsiaTheme="minorEastAsia" w:hAnsi="Arial" w:cs="Arial" w:hint="eastAsia"/>
          <w:sz w:val="22"/>
          <w:szCs w:val="22"/>
          <w:lang w:eastAsia="zh-CN"/>
        </w:rPr>
        <w:t xml:space="preserve">, </w:t>
      </w:r>
      <w:ins w:id="500" w:author="Zhang  Zihao" w:date="2024-08-28T16:15:00Z" w16du:dateUtc="2024-08-28T14:15:00Z">
        <w:r w:rsidR="00EE6D67">
          <w:rPr>
            <w:rFonts w:ascii="Arial" w:eastAsiaTheme="minorEastAsia" w:hAnsi="Arial" w:cs="Arial" w:hint="eastAsia"/>
            <w:sz w:val="22"/>
            <w:szCs w:val="22"/>
            <w:lang w:eastAsia="zh-CN"/>
          </w:rPr>
          <w:t xml:space="preserve">cold and warm plasma routes </w:t>
        </w:r>
      </w:ins>
      <w:ins w:id="501" w:author="Zhang  Zihao" w:date="2024-08-28T16:27:00Z" w16du:dateUtc="2024-08-28T14:27:00Z">
        <w:r w:rsidR="00B14D70">
          <w:rPr>
            <w:rFonts w:ascii="Arial" w:eastAsiaTheme="minorEastAsia" w:hAnsi="Arial" w:cs="Arial" w:hint="eastAsia"/>
            <w:sz w:val="22"/>
            <w:szCs w:val="22"/>
            <w:lang w:eastAsia="zh-CN"/>
          </w:rPr>
          <w:t>can</w:t>
        </w:r>
      </w:ins>
      <w:ins w:id="502" w:author="Zhang  Zihao" w:date="2024-08-28T16:22:00Z" w16du:dateUtc="2024-08-28T14:22:00Z">
        <w:r w:rsidR="00B14D70">
          <w:rPr>
            <w:rFonts w:ascii="Arial" w:eastAsiaTheme="minorEastAsia" w:hAnsi="Arial" w:cs="Arial" w:hint="eastAsia"/>
            <w:sz w:val="22"/>
            <w:szCs w:val="22"/>
            <w:lang w:eastAsia="zh-CN"/>
          </w:rPr>
          <w:t xml:space="preserve"> </w:t>
        </w:r>
      </w:ins>
      <w:ins w:id="503" w:author="Zhang  Zihao" w:date="2024-08-28T16:27:00Z" w16du:dateUtc="2024-08-28T14:27:00Z">
        <w:r w:rsidR="00B14D70">
          <w:rPr>
            <w:rFonts w:ascii="Arial" w:eastAsiaTheme="minorEastAsia" w:hAnsi="Arial" w:cs="Arial" w:hint="eastAsia"/>
            <w:sz w:val="22"/>
            <w:szCs w:val="22"/>
            <w:lang w:eastAsia="zh-CN"/>
          </w:rPr>
          <w:t>overcome</w:t>
        </w:r>
      </w:ins>
      <w:ins w:id="504" w:author="Zhang  Zihao" w:date="2024-08-28T16:23:00Z" w16du:dateUtc="2024-08-28T14:23:00Z">
        <w:r w:rsidR="00B14D70">
          <w:rPr>
            <w:rFonts w:ascii="Arial" w:eastAsiaTheme="minorEastAsia" w:hAnsi="Arial" w:cs="Arial" w:hint="eastAsia"/>
            <w:sz w:val="22"/>
            <w:szCs w:val="22"/>
            <w:lang w:eastAsia="zh-CN"/>
          </w:rPr>
          <w:t xml:space="preserve"> </w:t>
        </w:r>
        <w:r w:rsidR="00B14D70">
          <w:rPr>
            <w:rFonts w:ascii="Arial" w:eastAsiaTheme="minorEastAsia" w:hAnsi="Arial" w:cs="Arial"/>
            <w:sz w:val="22"/>
            <w:szCs w:val="22"/>
            <w:lang w:eastAsia="zh-CN"/>
          </w:rPr>
          <w:t>thermodynamic</w:t>
        </w:r>
        <w:r w:rsidR="00B14D70">
          <w:rPr>
            <w:rFonts w:ascii="Arial" w:eastAsiaTheme="minorEastAsia" w:hAnsi="Arial" w:cs="Arial" w:hint="eastAsia"/>
            <w:sz w:val="22"/>
            <w:szCs w:val="22"/>
            <w:lang w:eastAsia="zh-CN"/>
          </w:rPr>
          <w:t xml:space="preserve"> limitation</w:t>
        </w:r>
      </w:ins>
      <w:ins w:id="505" w:author="Zhang  Zihao" w:date="2024-08-28T16:27:00Z" w16du:dateUtc="2024-08-28T14:27:00Z">
        <w:r w:rsidR="00B14D70">
          <w:rPr>
            <w:rFonts w:ascii="Arial" w:eastAsiaTheme="minorEastAsia" w:hAnsi="Arial" w:cs="Arial" w:hint="eastAsia"/>
            <w:sz w:val="22"/>
            <w:szCs w:val="22"/>
            <w:lang w:eastAsia="zh-CN"/>
          </w:rPr>
          <w:t>s</w:t>
        </w:r>
      </w:ins>
      <w:ins w:id="506" w:author="Zhang  Zihao" w:date="2024-08-28T16:23:00Z" w16du:dateUtc="2024-08-28T14:23:00Z">
        <w:r w:rsidR="00B14D70">
          <w:rPr>
            <w:rFonts w:ascii="Arial" w:eastAsiaTheme="minorEastAsia" w:hAnsi="Arial" w:cs="Arial" w:hint="eastAsia"/>
            <w:sz w:val="22"/>
            <w:szCs w:val="22"/>
            <w:lang w:eastAsia="zh-CN"/>
          </w:rPr>
          <w:t xml:space="preserve"> and </w:t>
        </w:r>
      </w:ins>
      <w:ins w:id="507" w:author="Zhang  Zihao" w:date="2024-08-28T16:27:00Z" w16du:dateUtc="2024-08-28T14:27:00Z">
        <w:r w:rsidR="00B14D70">
          <w:rPr>
            <w:rFonts w:ascii="Arial" w:eastAsiaTheme="minorEastAsia" w:hAnsi="Arial" w:cs="Arial" w:hint="eastAsia"/>
            <w:sz w:val="22"/>
            <w:szCs w:val="22"/>
            <w:lang w:eastAsia="zh-CN"/>
          </w:rPr>
          <w:t>achieve a</w:t>
        </w:r>
      </w:ins>
      <w:ins w:id="508" w:author="Zhang  Zihao" w:date="2024-08-28T16:23:00Z" w16du:dateUtc="2024-08-28T14:23:00Z">
        <w:r w:rsidR="00B14D70">
          <w:rPr>
            <w:rFonts w:ascii="Arial" w:eastAsiaTheme="minorEastAsia" w:hAnsi="Arial" w:cs="Arial" w:hint="eastAsia"/>
            <w:sz w:val="22"/>
            <w:szCs w:val="22"/>
            <w:lang w:eastAsia="zh-CN"/>
          </w:rPr>
          <w:t xml:space="preserve"> high</w:t>
        </w:r>
      </w:ins>
      <w:ins w:id="509" w:author="Zhang  Zihao" w:date="2024-08-28T16:27:00Z" w16du:dateUtc="2024-08-28T14:27:00Z">
        <w:r w:rsidR="00B14D70">
          <w:rPr>
            <w:rFonts w:ascii="Arial" w:eastAsiaTheme="minorEastAsia" w:hAnsi="Arial" w:cs="Arial" w:hint="eastAsia"/>
            <w:sz w:val="22"/>
            <w:szCs w:val="22"/>
            <w:lang w:eastAsia="zh-CN"/>
          </w:rPr>
          <w:t>er</w:t>
        </w:r>
      </w:ins>
      <w:ins w:id="510" w:author="Zhang  Zihao" w:date="2024-08-28T16:17:00Z" w16du:dateUtc="2024-08-28T14:17:00Z">
        <w:r w:rsidR="00B14D70">
          <w:rPr>
            <w:rFonts w:ascii="Arial" w:eastAsiaTheme="minorEastAsia" w:hAnsi="Arial" w:cs="Arial" w:hint="eastAsia"/>
            <w:sz w:val="22"/>
            <w:szCs w:val="22"/>
            <w:lang w:eastAsia="zh-CN"/>
          </w:rPr>
          <w:t xml:space="preserve"> </w:t>
        </w:r>
      </w:ins>
      <w:ins w:id="511" w:author="Zhang  Zihao" w:date="2024-08-28T16:18:00Z" w16du:dateUtc="2024-08-28T14:18:00Z">
        <w:r w:rsidR="00B14D70">
          <w:rPr>
            <w:rFonts w:ascii="Arial" w:eastAsiaTheme="minorEastAsia" w:hAnsi="Arial" w:cs="Arial" w:hint="eastAsia"/>
            <w:sz w:val="22"/>
            <w:szCs w:val="22"/>
            <w:lang w:eastAsia="zh-CN"/>
          </w:rPr>
          <w:t xml:space="preserve">yield of </w:t>
        </w:r>
        <w:r w:rsidR="00B14D70" w:rsidRPr="00CF7E03">
          <w:rPr>
            <w:rFonts w:ascii="Arial" w:eastAsiaTheme="minorEastAsia" w:hAnsi="Arial" w:cs="Arial"/>
            <w:sz w:val="22"/>
            <w:szCs w:val="22"/>
            <w:lang w:eastAsia="zh-CN"/>
          </w:rPr>
          <w:t>C</w:t>
        </w:r>
        <w:r w:rsidR="00B14D70" w:rsidRPr="00CF7E03">
          <w:rPr>
            <w:rFonts w:ascii="Arial" w:eastAsiaTheme="minorEastAsia" w:hAnsi="Arial" w:cs="Arial"/>
            <w:sz w:val="22"/>
            <w:szCs w:val="22"/>
            <w:vertAlign w:val="subscript"/>
            <w:lang w:eastAsia="zh-CN"/>
          </w:rPr>
          <w:t>2</w:t>
        </w:r>
        <w:r w:rsidR="00B14D70" w:rsidRPr="00CF7E03">
          <w:rPr>
            <w:rFonts w:ascii="Arial" w:eastAsiaTheme="minorEastAsia" w:hAnsi="Arial" w:cs="Arial"/>
            <w:sz w:val="22"/>
            <w:szCs w:val="22"/>
            <w:lang w:eastAsia="zh-CN"/>
          </w:rPr>
          <w:t>H</w:t>
        </w:r>
        <w:r w:rsidR="00B14D70" w:rsidRPr="00CF7E03">
          <w:rPr>
            <w:rFonts w:ascii="Arial" w:eastAsiaTheme="minorEastAsia" w:hAnsi="Arial" w:cs="Arial"/>
            <w:sz w:val="22"/>
            <w:szCs w:val="22"/>
            <w:vertAlign w:val="subscript"/>
            <w:lang w:eastAsia="zh-CN"/>
          </w:rPr>
          <w:t>2</w:t>
        </w:r>
      </w:ins>
      <w:ins w:id="512" w:author="Zhang  Zihao" w:date="2024-08-28T16:19:00Z" w16du:dateUtc="2024-08-28T14:19:00Z">
        <w:r w:rsidR="00B14D70">
          <w:rPr>
            <w:rFonts w:ascii="Arial" w:eastAsiaTheme="minorEastAsia" w:hAnsi="Arial" w:cs="Arial" w:hint="eastAsia"/>
            <w:sz w:val="22"/>
            <w:szCs w:val="22"/>
            <w:lang w:eastAsia="zh-CN"/>
          </w:rPr>
          <w:t xml:space="preserve"> than TP,</w:t>
        </w:r>
      </w:ins>
      <w:ins w:id="513" w:author="Zhang  Zihao" w:date="2024-08-28T16:18:00Z" w16du:dateUtc="2024-08-28T14:18:00Z">
        <w:r w:rsidR="00B14D70">
          <w:rPr>
            <w:rFonts w:ascii="Arial" w:eastAsiaTheme="minorEastAsia" w:hAnsi="Arial" w:cs="Arial" w:hint="eastAsia"/>
            <w:sz w:val="22"/>
            <w:szCs w:val="22"/>
            <w:lang w:eastAsia="zh-CN"/>
          </w:rPr>
          <w:t xml:space="preserve"> </w:t>
        </w:r>
      </w:ins>
      <w:ins w:id="514" w:author="Zhang  Zihao" w:date="2024-08-28T16:27:00Z" w16du:dateUtc="2024-08-28T14:27:00Z">
        <w:r w:rsidR="00B14D70">
          <w:rPr>
            <w:rFonts w:ascii="Arial" w:eastAsiaTheme="minorEastAsia" w:hAnsi="Arial" w:cs="Arial" w:hint="eastAsia"/>
            <w:sz w:val="22"/>
            <w:szCs w:val="22"/>
            <w:lang w:eastAsia="zh-CN"/>
          </w:rPr>
          <w:t xml:space="preserve">though they </w:t>
        </w:r>
        <w:r w:rsidR="0042718F">
          <w:rPr>
            <w:rFonts w:ascii="Arial" w:eastAsiaTheme="minorEastAsia" w:hAnsi="Arial" w:cs="Arial" w:hint="eastAsia"/>
            <w:sz w:val="22"/>
            <w:szCs w:val="22"/>
            <w:lang w:eastAsia="zh-CN"/>
          </w:rPr>
          <w:t xml:space="preserve">usually require </w:t>
        </w:r>
      </w:ins>
      <w:ins w:id="515" w:author="Zhang  Zihao" w:date="2024-08-28T16:19:00Z" w16du:dateUtc="2024-08-28T14:19:00Z">
        <w:r w:rsidR="00B14D70">
          <w:rPr>
            <w:rFonts w:ascii="Arial" w:eastAsiaTheme="minorEastAsia" w:hAnsi="Arial" w:cs="Arial" w:hint="eastAsia"/>
            <w:sz w:val="22"/>
            <w:szCs w:val="22"/>
            <w:lang w:eastAsia="zh-CN"/>
          </w:rPr>
          <w:t>significant</w:t>
        </w:r>
      </w:ins>
      <w:ins w:id="516" w:author="Zhang  Zihao" w:date="2024-08-28T16:27:00Z" w16du:dateUtc="2024-08-28T14:27:00Z">
        <w:r w:rsidR="0042718F">
          <w:rPr>
            <w:rFonts w:ascii="Arial" w:eastAsiaTheme="minorEastAsia" w:hAnsi="Arial" w:cs="Arial" w:hint="eastAsia"/>
            <w:sz w:val="22"/>
            <w:szCs w:val="22"/>
            <w:lang w:eastAsia="zh-CN"/>
          </w:rPr>
          <w:t>ly</w:t>
        </w:r>
      </w:ins>
      <w:ins w:id="517" w:author="Zhang  Zihao" w:date="2024-08-28T16:19:00Z" w16du:dateUtc="2024-08-28T14:19:00Z">
        <w:r w:rsidR="00B14D70">
          <w:rPr>
            <w:rFonts w:ascii="Arial" w:eastAsiaTheme="minorEastAsia" w:hAnsi="Arial" w:cs="Arial" w:hint="eastAsia"/>
            <w:sz w:val="22"/>
            <w:szCs w:val="22"/>
            <w:lang w:eastAsia="zh-CN"/>
          </w:rPr>
          <w:t xml:space="preserve"> </w:t>
        </w:r>
      </w:ins>
      <w:ins w:id="518" w:author="Zhang  Zihao" w:date="2024-08-28T16:18:00Z" w16du:dateUtc="2024-08-28T14:18:00Z">
        <w:r w:rsidR="00B14D70">
          <w:rPr>
            <w:rFonts w:ascii="Arial" w:eastAsiaTheme="minorEastAsia" w:hAnsi="Arial" w:cs="Arial" w:hint="eastAsia"/>
            <w:sz w:val="22"/>
            <w:szCs w:val="22"/>
            <w:lang w:eastAsia="zh-CN"/>
          </w:rPr>
          <w:t>higher energy input</w:t>
        </w:r>
      </w:ins>
      <w:ins w:id="519" w:author="Zhang  Zihao" w:date="2024-08-28T16:28:00Z" w16du:dateUtc="2024-08-28T14:28:00Z">
        <w:r w:rsidR="0042718F">
          <w:rPr>
            <w:rFonts w:ascii="Arial" w:eastAsiaTheme="minorEastAsia" w:hAnsi="Arial" w:cs="Arial" w:hint="eastAsia"/>
            <w:sz w:val="22"/>
            <w:szCs w:val="22"/>
            <w:lang w:eastAsia="zh-CN"/>
          </w:rPr>
          <w:t>. These</w:t>
        </w:r>
        <w:r w:rsidR="0042718F" w:rsidRPr="0042718F">
          <w:rPr>
            <w:rFonts w:ascii="Arial" w:eastAsiaTheme="minorEastAsia" w:hAnsi="Arial" w:cs="Arial"/>
            <w:sz w:val="22"/>
            <w:szCs w:val="22"/>
            <w:lang w:eastAsia="zh-CN"/>
          </w:rPr>
          <w:t xml:space="preserve"> </w:t>
        </w:r>
        <w:r w:rsidR="0042718F" w:rsidRPr="00CF7E03">
          <w:rPr>
            <w:rFonts w:ascii="Arial" w:eastAsiaTheme="minorEastAsia" w:hAnsi="Arial" w:cs="Arial"/>
            <w:sz w:val="22"/>
            <w:szCs w:val="22"/>
            <w:lang w:eastAsia="zh-CN"/>
          </w:rPr>
          <w:t>non-thermal</w:t>
        </w:r>
        <w:r w:rsidR="0042718F">
          <w:rPr>
            <w:rFonts w:ascii="Arial" w:eastAsiaTheme="minorEastAsia" w:hAnsi="Arial" w:cs="Arial" w:hint="eastAsia"/>
            <w:sz w:val="22"/>
            <w:szCs w:val="22"/>
            <w:lang w:eastAsia="zh-CN"/>
          </w:rPr>
          <w:t xml:space="preserve"> plasma methods</w:t>
        </w:r>
      </w:ins>
      <w:ins w:id="520" w:author="Zhang  Zihao" w:date="2024-08-28T16:24:00Z" w16du:dateUtc="2024-08-28T14:24:00Z">
        <w:r w:rsidR="00B14D70">
          <w:rPr>
            <w:rFonts w:ascii="Arial" w:eastAsiaTheme="minorEastAsia" w:hAnsi="Arial" w:cs="Arial" w:hint="eastAsia"/>
            <w:sz w:val="22"/>
            <w:szCs w:val="22"/>
            <w:lang w:eastAsia="zh-CN"/>
          </w:rPr>
          <w:t xml:space="preserve"> might </w:t>
        </w:r>
      </w:ins>
      <w:ins w:id="521" w:author="Zhang  Zihao" w:date="2024-08-28T16:28:00Z" w16du:dateUtc="2024-08-28T14:28:00Z">
        <w:r w:rsidR="0042718F">
          <w:rPr>
            <w:rFonts w:ascii="Arial" w:eastAsiaTheme="minorEastAsia" w:hAnsi="Arial" w:cs="Arial" w:hint="eastAsia"/>
            <w:sz w:val="22"/>
            <w:szCs w:val="22"/>
            <w:lang w:eastAsia="zh-CN"/>
          </w:rPr>
          <w:t xml:space="preserve">represent </w:t>
        </w:r>
      </w:ins>
      <w:ins w:id="522" w:author="Zhang  Zihao" w:date="2024-08-28T16:24:00Z" w16du:dateUtc="2024-08-28T14:24:00Z">
        <w:r w:rsidR="00B14D70">
          <w:rPr>
            <w:rFonts w:ascii="Arial" w:eastAsiaTheme="minorEastAsia" w:hAnsi="Arial" w:cs="Arial" w:hint="eastAsia"/>
            <w:sz w:val="22"/>
            <w:szCs w:val="22"/>
            <w:lang w:eastAsia="zh-CN"/>
          </w:rPr>
          <w:t xml:space="preserve">the future </w:t>
        </w:r>
      </w:ins>
      <w:ins w:id="523" w:author="Zhang  Zihao" w:date="2024-08-28T16:28:00Z" w16du:dateUtc="2024-08-28T14:28:00Z">
        <w:r w:rsidR="0042718F">
          <w:rPr>
            <w:rFonts w:ascii="Arial" w:eastAsiaTheme="minorEastAsia" w:hAnsi="Arial" w:cs="Arial" w:hint="eastAsia"/>
            <w:sz w:val="22"/>
            <w:szCs w:val="22"/>
            <w:lang w:eastAsia="zh-CN"/>
          </w:rPr>
          <w:t>of</w:t>
        </w:r>
      </w:ins>
      <w:ins w:id="524" w:author="Zhang  Zihao" w:date="2024-08-28T16:24:00Z" w16du:dateUtc="2024-08-28T14:24:00Z">
        <w:r w:rsidR="00B14D70" w:rsidRPr="00B14D70">
          <w:rPr>
            <w:rFonts w:ascii="Arial" w:eastAsiaTheme="minorEastAsia" w:hAnsi="Arial" w:cs="Arial"/>
            <w:sz w:val="22"/>
            <w:szCs w:val="22"/>
            <w:lang w:eastAsia="zh-CN"/>
          </w:rPr>
          <w:t xml:space="preserve"> </w:t>
        </w:r>
        <w:r w:rsidR="00B14D70" w:rsidRPr="00CF7E03">
          <w:rPr>
            <w:rFonts w:ascii="Arial" w:eastAsiaTheme="minorEastAsia" w:hAnsi="Arial" w:cs="Arial"/>
            <w:sz w:val="22"/>
            <w:szCs w:val="22"/>
            <w:lang w:eastAsia="zh-CN"/>
          </w:rPr>
          <w:t>C</w:t>
        </w:r>
        <w:r w:rsidR="00B14D70" w:rsidRPr="00CF7E03">
          <w:rPr>
            <w:rFonts w:ascii="Arial" w:eastAsiaTheme="minorEastAsia" w:hAnsi="Arial" w:cs="Arial"/>
            <w:sz w:val="22"/>
            <w:szCs w:val="22"/>
            <w:vertAlign w:val="subscript"/>
            <w:lang w:eastAsia="zh-CN"/>
          </w:rPr>
          <w:t>2</w:t>
        </w:r>
        <w:r w:rsidR="00B14D70" w:rsidRPr="00CF7E03">
          <w:rPr>
            <w:rFonts w:ascii="Arial" w:eastAsiaTheme="minorEastAsia" w:hAnsi="Arial" w:cs="Arial"/>
            <w:sz w:val="22"/>
            <w:szCs w:val="22"/>
            <w:lang w:eastAsia="zh-CN"/>
          </w:rPr>
          <w:t>H</w:t>
        </w:r>
        <w:r w:rsidR="00B14D70" w:rsidRPr="00CF7E03">
          <w:rPr>
            <w:rFonts w:ascii="Arial" w:eastAsiaTheme="minorEastAsia" w:hAnsi="Arial" w:cs="Arial"/>
            <w:sz w:val="22"/>
            <w:szCs w:val="22"/>
            <w:vertAlign w:val="subscript"/>
            <w:lang w:eastAsia="zh-CN"/>
          </w:rPr>
          <w:t>2</w:t>
        </w:r>
        <w:r w:rsidR="00B14D70">
          <w:rPr>
            <w:rFonts w:ascii="Arial" w:eastAsiaTheme="minorEastAsia" w:hAnsi="Arial" w:cs="Arial" w:hint="eastAsia"/>
            <w:sz w:val="22"/>
            <w:szCs w:val="22"/>
            <w:lang w:eastAsia="zh-CN"/>
          </w:rPr>
          <w:t xml:space="preserve"> production</w:t>
        </w:r>
      </w:ins>
      <w:ins w:id="525" w:author="Zhang  Zihao" w:date="2024-08-28T16:20:00Z" w16du:dateUtc="2024-08-28T14:20:00Z">
        <w:r w:rsidR="00B14D70">
          <w:rPr>
            <w:rFonts w:ascii="Arial" w:eastAsiaTheme="minorEastAsia" w:hAnsi="Arial" w:cs="Arial" w:hint="eastAsia"/>
            <w:sz w:val="22"/>
            <w:szCs w:val="22"/>
            <w:lang w:eastAsia="zh-CN"/>
          </w:rPr>
          <w:t>.</w:t>
        </w:r>
      </w:ins>
      <w:ins w:id="526" w:author="Zhang  Zihao" w:date="2024-08-28T16:18:00Z" w16du:dateUtc="2024-08-28T14:18:00Z">
        <w:r w:rsidR="00B14D70">
          <w:rPr>
            <w:rFonts w:ascii="Arial" w:eastAsiaTheme="minorEastAsia" w:hAnsi="Arial" w:cs="Arial" w:hint="eastAsia"/>
            <w:sz w:val="22"/>
            <w:szCs w:val="22"/>
            <w:lang w:eastAsia="zh-CN"/>
          </w:rPr>
          <w:t xml:space="preserve"> </w:t>
        </w:r>
      </w:ins>
      <w:ins w:id="527" w:author="Zhang  Zihao" w:date="2024-08-28T16:29:00Z" w16du:dateUtc="2024-08-28T14:29:00Z">
        <w:r w:rsidR="0042718F">
          <w:rPr>
            <w:rFonts w:ascii="Arial" w:eastAsiaTheme="minorEastAsia" w:hAnsi="Arial" w:cs="Arial" w:hint="eastAsia"/>
            <w:sz w:val="22"/>
            <w:szCs w:val="22"/>
            <w:lang w:eastAsia="zh-CN"/>
          </w:rPr>
          <w:t>However</w:t>
        </w:r>
      </w:ins>
      <w:ins w:id="528" w:author="Zhang  Zihao" w:date="2024-08-28T16:25:00Z" w16du:dateUtc="2024-08-28T14:25:00Z">
        <w:r w:rsidR="00B14D70">
          <w:rPr>
            <w:rFonts w:ascii="Arial" w:eastAsiaTheme="minorEastAsia" w:hAnsi="Arial" w:cs="Arial" w:hint="eastAsia"/>
            <w:sz w:val="22"/>
            <w:szCs w:val="22"/>
            <w:lang w:eastAsia="zh-CN"/>
          </w:rPr>
          <w:t xml:space="preserve">, </w:t>
        </w:r>
      </w:ins>
      <w:r w:rsidR="006A2F1F">
        <w:rPr>
          <w:rFonts w:ascii="Arial" w:eastAsiaTheme="minorEastAsia" w:hAnsi="Arial" w:cs="Arial" w:hint="eastAsia"/>
          <w:sz w:val="22"/>
          <w:szCs w:val="22"/>
          <w:lang w:eastAsia="zh-CN"/>
        </w:rPr>
        <w:t xml:space="preserve">advancing </w:t>
      </w:r>
      <w:ins w:id="529" w:author="Zhang  Zihao" w:date="2024-08-28T16:25:00Z" w16du:dateUtc="2024-08-28T14:25:00Z">
        <w:r w:rsidR="00B14D70">
          <w:rPr>
            <w:rFonts w:ascii="Arial" w:eastAsiaTheme="minorEastAsia" w:hAnsi="Arial" w:cs="Arial" w:hint="eastAsia"/>
            <w:sz w:val="22"/>
            <w:szCs w:val="22"/>
            <w:lang w:eastAsia="zh-CN"/>
          </w:rPr>
          <w:t>th</w:t>
        </w:r>
      </w:ins>
      <w:ins w:id="530" w:author="Zhang  Zihao" w:date="2024-08-28T16:29:00Z" w16du:dateUtc="2024-08-28T14:29:00Z">
        <w:r w:rsidR="0042718F">
          <w:rPr>
            <w:rFonts w:ascii="Arial" w:eastAsiaTheme="minorEastAsia" w:hAnsi="Arial" w:cs="Arial" w:hint="eastAsia"/>
            <w:sz w:val="22"/>
            <w:szCs w:val="22"/>
            <w:lang w:eastAsia="zh-CN"/>
          </w:rPr>
          <w:t>e</w:t>
        </w:r>
      </w:ins>
      <w:ins w:id="531" w:author="Zhang  Zihao" w:date="2024-08-28T16:25:00Z" w16du:dateUtc="2024-08-28T14:25:00Z">
        <w:r w:rsidR="00B14D70">
          <w:rPr>
            <w:rFonts w:ascii="Arial" w:eastAsiaTheme="minorEastAsia" w:hAnsi="Arial" w:cs="Arial" w:hint="eastAsia"/>
            <w:sz w:val="22"/>
            <w:szCs w:val="22"/>
            <w:lang w:eastAsia="zh-CN"/>
          </w:rPr>
          <w:t xml:space="preserve">se </w:t>
        </w:r>
      </w:ins>
      <w:r w:rsidR="006A2F1F">
        <w:rPr>
          <w:rFonts w:ascii="Arial" w:eastAsiaTheme="minorEastAsia" w:hAnsi="Arial" w:cs="Arial" w:hint="eastAsia"/>
          <w:sz w:val="22"/>
          <w:szCs w:val="22"/>
          <w:lang w:eastAsia="zh-CN"/>
        </w:rPr>
        <w:t xml:space="preserve">emerging </w:t>
      </w:r>
      <w:r w:rsidR="006A2F1F">
        <w:rPr>
          <w:rFonts w:ascii="Arial" w:eastAsiaTheme="minorEastAsia" w:hAnsi="Arial" w:cs="Arial"/>
          <w:sz w:val="22"/>
          <w:szCs w:val="22"/>
          <w:lang w:eastAsia="zh-CN"/>
        </w:rPr>
        <w:t>acetylene</w:t>
      </w:r>
      <w:r w:rsidR="006A2F1F">
        <w:rPr>
          <w:rFonts w:ascii="Arial" w:eastAsiaTheme="minorEastAsia" w:hAnsi="Arial" w:cs="Arial" w:hint="eastAsia"/>
          <w:sz w:val="22"/>
          <w:szCs w:val="22"/>
          <w:lang w:eastAsia="zh-CN"/>
        </w:rPr>
        <w:t xml:space="preserve"> </w:t>
      </w:r>
      <w:r w:rsidR="006A2F1F">
        <w:rPr>
          <w:rFonts w:ascii="Arial" w:eastAsiaTheme="minorEastAsia" w:hAnsi="Arial" w:cs="Arial"/>
          <w:sz w:val="22"/>
          <w:szCs w:val="22"/>
          <w:lang w:eastAsia="zh-CN"/>
        </w:rPr>
        <w:t>synthesis</w:t>
      </w:r>
      <w:r w:rsidR="006A2F1F">
        <w:rPr>
          <w:rFonts w:ascii="Arial" w:eastAsiaTheme="minorEastAsia" w:hAnsi="Arial" w:cs="Arial" w:hint="eastAsia"/>
          <w:sz w:val="22"/>
          <w:szCs w:val="22"/>
          <w:lang w:eastAsia="zh-CN"/>
        </w:rPr>
        <w:t xml:space="preserve"> methods will require a focus </w:t>
      </w:r>
      <w:r w:rsidR="009870FD">
        <w:rPr>
          <w:rFonts w:ascii="Arial" w:eastAsiaTheme="minorEastAsia" w:hAnsi="Arial" w:cs="Arial" w:hint="eastAsia"/>
          <w:sz w:val="22"/>
          <w:szCs w:val="22"/>
          <w:lang w:eastAsia="zh-CN"/>
        </w:rPr>
        <w:t xml:space="preserve">on </w:t>
      </w:r>
      <w:r w:rsidR="00514D23">
        <w:rPr>
          <w:rFonts w:ascii="Arial" w:eastAsiaTheme="minorEastAsia" w:hAnsi="Arial" w:cs="Arial" w:hint="eastAsia"/>
          <w:sz w:val="22"/>
          <w:szCs w:val="22"/>
          <w:lang w:eastAsia="zh-CN"/>
        </w:rPr>
        <w:t xml:space="preserve">reactor design, catalyst development, and </w:t>
      </w:r>
      <w:ins w:id="532" w:author="Zhang  Zihao" w:date="2024-08-28T16:29:00Z" w16du:dateUtc="2024-08-28T14:29:00Z">
        <w:r w:rsidR="0042718F">
          <w:rPr>
            <w:rFonts w:ascii="Arial" w:eastAsiaTheme="minorEastAsia" w:hAnsi="Arial" w:cs="Arial" w:hint="eastAsia"/>
            <w:sz w:val="22"/>
            <w:szCs w:val="22"/>
            <w:lang w:eastAsia="zh-CN"/>
          </w:rPr>
          <w:t xml:space="preserve">deeper </w:t>
        </w:r>
      </w:ins>
      <w:r w:rsidR="006A2F1F">
        <w:rPr>
          <w:rFonts w:ascii="Arial" w:eastAsiaTheme="minorEastAsia" w:hAnsi="Arial" w:cs="Arial"/>
          <w:sz w:val="22"/>
          <w:szCs w:val="22"/>
          <w:lang w:eastAsia="zh-CN"/>
        </w:rPr>
        <w:t>understanding</w:t>
      </w:r>
      <w:r w:rsidR="006A2F1F">
        <w:rPr>
          <w:rFonts w:ascii="Arial" w:eastAsiaTheme="minorEastAsia" w:hAnsi="Arial" w:cs="Arial" w:hint="eastAsia"/>
          <w:sz w:val="22"/>
          <w:szCs w:val="22"/>
          <w:lang w:eastAsia="zh-CN"/>
        </w:rPr>
        <w:t xml:space="preserve"> </w:t>
      </w:r>
      <w:ins w:id="533" w:author="Zhang  Zihao" w:date="2024-08-28T16:29:00Z" w16du:dateUtc="2024-08-28T14:29:00Z">
        <w:r w:rsidR="0042718F">
          <w:rPr>
            <w:rFonts w:ascii="Arial" w:eastAsiaTheme="minorEastAsia" w:hAnsi="Arial" w:cs="Arial" w:hint="eastAsia"/>
            <w:sz w:val="22"/>
            <w:szCs w:val="22"/>
            <w:lang w:eastAsia="zh-CN"/>
          </w:rPr>
          <w:t xml:space="preserve">of </w:t>
        </w:r>
      </w:ins>
      <w:r w:rsidR="00514D23">
        <w:rPr>
          <w:rFonts w:ascii="Arial" w:eastAsiaTheme="minorEastAsia" w:hAnsi="Arial" w:cs="Arial" w:hint="eastAsia"/>
          <w:sz w:val="22"/>
          <w:szCs w:val="22"/>
          <w:lang w:eastAsia="zh-CN"/>
        </w:rPr>
        <w:t>reaction mechanism</w:t>
      </w:r>
      <w:r w:rsidR="006A2F1F">
        <w:rPr>
          <w:rFonts w:ascii="Arial" w:eastAsiaTheme="minorEastAsia" w:hAnsi="Arial" w:cs="Arial" w:hint="eastAsia"/>
          <w:sz w:val="22"/>
          <w:szCs w:val="22"/>
          <w:lang w:eastAsia="zh-CN"/>
        </w:rPr>
        <w:t>s</w:t>
      </w:r>
      <w:r w:rsidR="00514D23">
        <w:rPr>
          <w:rFonts w:ascii="Arial" w:eastAsiaTheme="minorEastAsia" w:hAnsi="Arial" w:cs="Arial" w:hint="eastAsia"/>
          <w:sz w:val="22"/>
          <w:szCs w:val="22"/>
          <w:lang w:eastAsia="zh-CN"/>
        </w:rPr>
        <w:t>.</w:t>
      </w:r>
      <w:commentRangeEnd w:id="496"/>
      <w:r w:rsidR="00044679">
        <w:rPr>
          <w:rStyle w:val="CommentReference"/>
        </w:rPr>
        <w:commentReference w:id="496"/>
      </w:r>
      <w:commentRangeEnd w:id="497"/>
      <w:r w:rsidR="0042718F">
        <w:rPr>
          <w:rStyle w:val="CommentReference"/>
        </w:rPr>
        <w:commentReference w:id="497"/>
      </w:r>
    </w:p>
    <w:p w14:paraId="02F38116" w14:textId="36FCE217" w:rsidR="005B36E0" w:rsidRPr="00EC262C" w:rsidRDefault="00E437AE"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ins w:id="534" w:author="Zhang  Zihao" w:date="2024-08-28T19:22:00Z" w16du:dateUtc="2024-08-28T17:22:00Z">
        <w:r>
          <w:rPr>
            <w:rFonts w:ascii="Arial" w:eastAsiaTheme="minorEastAsia" w:hAnsi="Arial" w:cs="Arial" w:hint="eastAsia"/>
            <w:b/>
            <w:sz w:val="22"/>
            <w:szCs w:val="22"/>
            <w:lang w:eastAsia="zh-CN"/>
          </w:rPr>
          <w:t xml:space="preserve">The </w:t>
        </w:r>
      </w:ins>
      <w:ins w:id="535" w:author="Zhang  Zihao" w:date="2024-08-29T14:49:00Z" w16du:dateUtc="2024-08-29T12:49:00Z">
        <w:r w:rsidR="00955AC6">
          <w:rPr>
            <w:rFonts w:ascii="Arial" w:eastAsiaTheme="minorEastAsia" w:hAnsi="Arial" w:cs="Arial"/>
            <w:b/>
            <w:sz w:val="22"/>
            <w:szCs w:val="22"/>
            <w:lang w:eastAsia="zh-CN"/>
          </w:rPr>
          <w:t>d</w:t>
        </w:r>
      </w:ins>
      <w:ins w:id="536" w:author="Zhang  Zihao" w:date="2024-08-28T19:22:00Z" w16du:dateUtc="2024-08-28T17:22:00Z">
        <w:r>
          <w:rPr>
            <w:rFonts w:ascii="Arial" w:eastAsiaTheme="minorEastAsia" w:hAnsi="Arial" w:cs="Arial" w:hint="eastAsia"/>
            <w:b/>
            <w:sz w:val="22"/>
            <w:szCs w:val="22"/>
            <w:lang w:eastAsia="zh-CN"/>
          </w:rPr>
          <w:t xml:space="preserve">rive for </w:t>
        </w:r>
      </w:ins>
      <w:ins w:id="537" w:author="Zhang  Zihao" w:date="2024-08-29T14:49:00Z" w16du:dateUtc="2024-08-29T12:49:00Z">
        <w:r w:rsidR="00955AC6">
          <w:rPr>
            <w:rFonts w:ascii="Arial" w:eastAsiaTheme="minorEastAsia" w:hAnsi="Arial" w:cs="Arial"/>
            <w:b/>
            <w:sz w:val="22"/>
            <w:szCs w:val="22"/>
            <w:lang w:eastAsia="zh-CN"/>
          </w:rPr>
          <w:t>a</w:t>
        </w:r>
      </w:ins>
      <w:ins w:id="538" w:author="Zhang  Zihao" w:date="2024-08-28T19:22:00Z" w16du:dateUtc="2024-08-28T17:22:00Z">
        <w:r>
          <w:rPr>
            <w:rFonts w:ascii="Arial" w:eastAsiaTheme="minorEastAsia" w:hAnsi="Arial" w:cs="Arial" w:hint="eastAsia"/>
            <w:b/>
            <w:sz w:val="22"/>
            <w:szCs w:val="22"/>
            <w:lang w:eastAsia="zh-CN"/>
          </w:rPr>
          <w:t>cetylene</w:t>
        </w:r>
        <w:r>
          <w:rPr>
            <w:rFonts w:ascii="Arial" w:eastAsiaTheme="minorEastAsia" w:hAnsi="Arial" w:cs="Arial"/>
            <w:b/>
            <w:sz w:val="22"/>
            <w:szCs w:val="22"/>
            <w:lang w:eastAsia="zh-CN"/>
          </w:rPr>
          <w:t>’</w:t>
        </w:r>
        <w:r>
          <w:rPr>
            <w:rFonts w:ascii="Arial" w:eastAsiaTheme="minorEastAsia" w:hAnsi="Arial" w:cs="Arial" w:hint="eastAsia"/>
            <w:b/>
            <w:sz w:val="22"/>
            <w:szCs w:val="22"/>
            <w:lang w:eastAsia="zh-CN"/>
          </w:rPr>
          <w:t xml:space="preserve">s </w:t>
        </w:r>
      </w:ins>
      <w:ins w:id="539" w:author="Zhang  Zihao" w:date="2024-08-29T14:49:00Z" w16du:dateUtc="2024-08-29T12:49:00Z">
        <w:r w:rsidR="00955AC6">
          <w:rPr>
            <w:rFonts w:ascii="Arial" w:eastAsiaTheme="minorEastAsia" w:hAnsi="Arial" w:cs="Arial"/>
            <w:b/>
            <w:sz w:val="22"/>
            <w:szCs w:val="22"/>
            <w:lang w:eastAsia="zh-CN"/>
          </w:rPr>
          <w:t>r</w:t>
        </w:r>
      </w:ins>
      <w:ins w:id="540" w:author="Zhang  Zihao" w:date="2024-08-28T19:22:00Z" w16du:dateUtc="2024-08-28T17:22:00Z">
        <w:r>
          <w:rPr>
            <w:rFonts w:ascii="Arial" w:eastAsiaTheme="minorEastAsia" w:hAnsi="Arial" w:cs="Arial" w:hint="eastAsia"/>
            <w:b/>
            <w:sz w:val="22"/>
            <w:szCs w:val="22"/>
            <w:lang w:eastAsia="zh-CN"/>
          </w:rPr>
          <w:t>evival</w:t>
        </w:r>
      </w:ins>
    </w:p>
    <w:p w14:paraId="0E34BB17" w14:textId="47C19BFB" w:rsidR="007D2B59" w:rsidRDefault="00B519EA" w:rsidP="001873FC">
      <w:pPr>
        <w:snapToGrid w:val="0"/>
        <w:spacing w:line="360" w:lineRule="auto"/>
        <w:jc w:val="both"/>
        <w:rPr>
          <w:ins w:id="541" w:author="Zhang  Zihao" w:date="2024-08-28T22:15:00Z" w16du:dateUtc="2024-08-28T20:15:00Z"/>
          <w:rFonts w:ascii="Arial" w:eastAsiaTheme="minorEastAsia" w:hAnsi="Arial" w:cs="Arial"/>
          <w:sz w:val="22"/>
          <w:szCs w:val="22"/>
          <w:lang w:eastAsia="zh-CN"/>
        </w:rPr>
      </w:pPr>
      <w:ins w:id="542" w:author="Zhang  Zihao" w:date="2024-08-28T22:07:00Z" w16du:dateUtc="2024-08-28T20:07:00Z">
        <w:r>
          <w:rPr>
            <w:rFonts w:ascii="Arial" w:eastAsiaTheme="minorEastAsia" w:hAnsi="Arial" w:cs="Arial" w:hint="eastAsia"/>
            <w:sz w:val="22"/>
            <w:szCs w:val="22"/>
            <w:lang w:eastAsia="zh-CN"/>
          </w:rPr>
          <w:t xml:space="preserve">The </w:t>
        </w:r>
      </w:ins>
      <w:ins w:id="543" w:author="Zhang  Zihao" w:date="2024-08-28T22:12:00Z" w16du:dateUtc="2024-08-28T20:12:00Z">
        <w:r w:rsidR="003A1281">
          <w:rPr>
            <w:rFonts w:ascii="Arial" w:eastAsiaTheme="minorEastAsia" w:hAnsi="Arial" w:cs="Arial" w:hint="eastAsia"/>
            <w:sz w:val="22"/>
            <w:szCs w:val="22"/>
            <w:lang w:eastAsia="zh-CN"/>
          </w:rPr>
          <w:t>primary</w:t>
        </w:r>
      </w:ins>
      <w:ins w:id="544" w:author="Zhang  Zihao" w:date="2024-08-28T22:07:00Z" w16du:dateUtc="2024-08-28T20:07:00Z">
        <w:r>
          <w:rPr>
            <w:rFonts w:ascii="Arial" w:eastAsiaTheme="minorEastAsia" w:hAnsi="Arial" w:cs="Arial" w:hint="eastAsia"/>
            <w:sz w:val="22"/>
            <w:szCs w:val="22"/>
            <w:lang w:eastAsia="zh-CN"/>
          </w:rPr>
          <w:t xml:space="preserve"> application of acetylene is </w:t>
        </w:r>
      </w:ins>
      <w:ins w:id="545" w:author="Zhang  Zihao" w:date="2024-08-28T22:12:00Z" w16du:dateUtc="2024-08-28T20:12:00Z">
        <w:r w:rsidR="003A1281">
          <w:rPr>
            <w:rFonts w:ascii="Arial" w:eastAsiaTheme="minorEastAsia" w:hAnsi="Arial" w:cs="Arial" w:hint="eastAsia"/>
            <w:sz w:val="22"/>
            <w:szCs w:val="22"/>
            <w:lang w:eastAsia="zh-CN"/>
          </w:rPr>
          <w:t xml:space="preserve">in the </w:t>
        </w:r>
        <w:r w:rsidR="003A1281">
          <w:rPr>
            <w:rFonts w:ascii="Arial" w:eastAsiaTheme="minorEastAsia" w:hAnsi="Arial" w:cs="Arial"/>
            <w:sz w:val="22"/>
            <w:szCs w:val="22"/>
            <w:lang w:eastAsia="zh-CN"/>
          </w:rPr>
          <w:t>production</w:t>
        </w:r>
        <w:r w:rsidR="003A1281">
          <w:rPr>
            <w:rFonts w:ascii="Arial" w:eastAsiaTheme="minorEastAsia" w:hAnsi="Arial" w:cs="Arial" w:hint="eastAsia"/>
            <w:sz w:val="22"/>
            <w:szCs w:val="22"/>
            <w:lang w:eastAsia="zh-CN"/>
          </w:rPr>
          <w:t xml:space="preserve"> of </w:t>
        </w:r>
      </w:ins>
      <w:ins w:id="546" w:author="Zhang  Zihao" w:date="2024-08-28T22:07:00Z" w16du:dateUtc="2024-08-28T20:07:00Z">
        <w:r>
          <w:rPr>
            <w:rFonts w:ascii="Arial" w:eastAsiaTheme="minorEastAsia" w:hAnsi="Arial" w:cs="Arial" w:hint="eastAsia"/>
            <w:sz w:val="22"/>
            <w:szCs w:val="22"/>
            <w:lang w:eastAsia="zh-CN"/>
          </w:rPr>
          <w:t>v</w:t>
        </w:r>
        <w:r w:rsidRPr="00CF7E03">
          <w:rPr>
            <w:rFonts w:ascii="Arial" w:eastAsiaTheme="minorEastAsia" w:hAnsi="Arial" w:cs="Arial"/>
            <w:sz w:val="22"/>
            <w:szCs w:val="22"/>
            <w:lang w:eastAsia="zh-CN"/>
          </w:rPr>
          <w:t>inyl chloride</w:t>
        </w:r>
        <w:r>
          <w:rPr>
            <w:rFonts w:ascii="Arial" w:eastAsiaTheme="minorEastAsia" w:hAnsi="Arial" w:cs="Arial" w:hint="eastAsia"/>
            <w:sz w:val="22"/>
            <w:szCs w:val="22"/>
            <w:lang w:eastAsia="zh-CN"/>
          </w:rPr>
          <w:t xml:space="preserve"> monomer (VCM) and subsequent</w:t>
        </w:r>
      </w:ins>
      <w:ins w:id="547" w:author="Nabera  Abhinandan" w:date="2024-08-30T16:57:00Z" w16du:dateUtc="2024-08-30T14:57:00Z">
        <w:r w:rsidR="00194D2E">
          <w:rPr>
            <w:rFonts w:ascii="Arial" w:eastAsiaTheme="minorEastAsia" w:hAnsi="Arial" w:cs="Arial"/>
            <w:sz w:val="22"/>
            <w:szCs w:val="22"/>
            <w:lang w:eastAsia="zh-CN"/>
          </w:rPr>
          <w:t>ly</w:t>
        </w:r>
      </w:ins>
      <w:ins w:id="548" w:author="Zhang  Zihao" w:date="2024-08-28T22:07:00Z" w16du:dateUtc="2024-08-28T20:07:00Z">
        <w:r>
          <w:rPr>
            <w:rFonts w:ascii="Arial" w:eastAsiaTheme="minorEastAsia" w:hAnsi="Arial" w:cs="Arial" w:hint="eastAsia"/>
            <w:sz w:val="22"/>
            <w:szCs w:val="22"/>
            <w:lang w:eastAsia="zh-CN"/>
          </w:rPr>
          <w:t xml:space="preserve"> PVC, </w:t>
        </w:r>
      </w:ins>
      <w:ins w:id="549" w:author="Zhang  Zihao" w:date="2024-08-28T22:12:00Z" w16du:dateUtc="2024-08-28T20:12:00Z">
        <w:r w:rsidR="003A1281">
          <w:rPr>
            <w:rFonts w:ascii="Arial" w:eastAsiaTheme="minorEastAsia" w:hAnsi="Arial" w:cs="Arial" w:hint="eastAsia"/>
            <w:sz w:val="22"/>
            <w:szCs w:val="22"/>
            <w:lang w:eastAsia="zh-CN"/>
          </w:rPr>
          <w:t>a process that accounts for app</w:t>
        </w:r>
      </w:ins>
      <w:ins w:id="550" w:author="Zhang  Zihao" w:date="2024-08-28T22:07:00Z" w16du:dateUtc="2024-08-28T20:07:00Z">
        <w:r>
          <w:rPr>
            <w:rFonts w:ascii="Arial" w:eastAsiaTheme="minorEastAsia" w:hAnsi="Arial" w:cs="Arial" w:hint="eastAsia"/>
            <w:sz w:val="22"/>
            <w:szCs w:val="22"/>
            <w:lang w:eastAsia="zh-CN"/>
          </w:rPr>
          <w:t>roximate</w:t>
        </w:r>
      </w:ins>
      <w:ins w:id="551" w:author="Zhang  Zihao" w:date="2024-08-28T22:12:00Z" w16du:dateUtc="2024-08-28T20:12:00Z">
        <w:r w:rsidR="003A1281">
          <w:rPr>
            <w:rFonts w:ascii="Arial" w:eastAsiaTheme="minorEastAsia" w:hAnsi="Arial" w:cs="Arial" w:hint="eastAsia"/>
            <w:sz w:val="22"/>
            <w:szCs w:val="22"/>
            <w:lang w:eastAsia="zh-CN"/>
          </w:rPr>
          <w:t>ly</w:t>
        </w:r>
      </w:ins>
      <w:ins w:id="552" w:author="Zhang  Zihao" w:date="2024-08-28T22:07:00Z" w16du:dateUtc="2024-08-28T20:07:00Z">
        <w:r>
          <w:rPr>
            <w:rFonts w:ascii="Arial" w:eastAsiaTheme="minorEastAsia" w:hAnsi="Arial" w:cs="Arial" w:hint="eastAsia"/>
            <w:sz w:val="22"/>
            <w:szCs w:val="22"/>
            <w:lang w:eastAsia="zh-CN"/>
          </w:rPr>
          <w:t xml:space="preserve"> 35% </w:t>
        </w:r>
      </w:ins>
      <w:ins w:id="553" w:author="Zhang  Zihao" w:date="2024-08-28T22:12:00Z" w16du:dateUtc="2024-08-28T20:12:00Z">
        <w:r w:rsidR="003A1281">
          <w:rPr>
            <w:rFonts w:ascii="Arial" w:eastAsiaTheme="minorEastAsia" w:hAnsi="Arial" w:cs="Arial" w:hint="eastAsia"/>
            <w:sz w:val="22"/>
            <w:szCs w:val="22"/>
            <w:lang w:eastAsia="zh-CN"/>
          </w:rPr>
          <w:t xml:space="preserve">of global </w:t>
        </w:r>
      </w:ins>
      <w:ins w:id="554" w:author="Zhang  Zihao" w:date="2024-08-28T22:07:00Z" w16du:dateUtc="2024-08-28T20:07:00Z">
        <w:r>
          <w:rPr>
            <w:rFonts w:ascii="Arial" w:eastAsiaTheme="minorEastAsia" w:hAnsi="Arial" w:cs="Arial" w:hint="eastAsia"/>
            <w:sz w:val="22"/>
            <w:szCs w:val="22"/>
            <w:lang w:eastAsia="zh-CN"/>
          </w:rPr>
          <w:t>PVC production (</w:t>
        </w:r>
        <w:r w:rsidRPr="00CF7E03">
          <w:rPr>
            <w:rFonts w:ascii="Arial" w:eastAsiaTheme="minorEastAsia" w:hAnsi="Arial" w:cs="Arial"/>
            <w:b/>
            <w:bCs/>
            <w:sz w:val="22"/>
            <w:szCs w:val="22"/>
            <w:lang w:eastAsia="zh-CN"/>
          </w:rPr>
          <w:t>Fig. </w:t>
        </w:r>
        <w:r>
          <w:rPr>
            <w:rFonts w:ascii="Arial" w:eastAsiaTheme="minorEastAsia" w:hAnsi="Arial" w:cs="Arial" w:hint="eastAsia"/>
            <w:b/>
            <w:bCs/>
            <w:sz w:val="22"/>
            <w:szCs w:val="22"/>
            <w:lang w:eastAsia="zh-CN"/>
          </w:rPr>
          <w:t>2</w:t>
        </w:r>
        <w:r>
          <w:rPr>
            <w:rFonts w:ascii="Arial" w:eastAsiaTheme="minorEastAsia" w:hAnsi="Arial" w:cs="Arial" w:hint="eastAsia"/>
            <w:sz w:val="22"/>
            <w:szCs w:val="22"/>
            <w:lang w:eastAsia="zh-CN"/>
          </w:rPr>
          <w:t xml:space="preserve">). </w:t>
        </w:r>
      </w:ins>
      <w:ins w:id="555" w:author="Zhang  Zihao" w:date="2024-08-28T22:12:00Z" w16du:dateUtc="2024-08-28T20:12:00Z">
        <w:r w:rsidR="003A1281">
          <w:rPr>
            <w:rFonts w:ascii="Arial" w:eastAsiaTheme="minorEastAsia" w:hAnsi="Arial" w:cs="Arial" w:hint="eastAsia"/>
            <w:sz w:val="22"/>
            <w:szCs w:val="22"/>
            <w:lang w:eastAsia="zh-CN"/>
          </w:rPr>
          <w:t>A p</w:t>
        </w:r>
      </w:ins>
      <w:ins w:id="556" w:author="Zhang  Zihao" w:date="2024-08-28T22:07:00Z" w16du:dateUtc="2024-08-28T20:07:00Z">
        <w:r>
          <w:rPr>
            <w:rFonts w:ascii="Arial" w:eastAsiaTheme="minorEastAsia" w:hAnsi="Arial" w:cs="Arial"/>
            <w:sz w:val="22"/>
            <w:szCs w:val="22"/>
            <w:lang w:eastAsia="zh-CN"/>
          </w:rPr>
          <w:t>roduction cost analysis (</w:t>
        </w:r>
        <w:r w:rsidRPr="001017A8">
          <w:rPr>
            <w:rFonts w:ascii="Arial" w:eastAsiaTheme="minorEastAsia" w:hAnsi="Arial" w:cs="Arial"/>
            <w:b/>
            <w:sz w:val="22"/>
            <w:szCs w:val="22"/>
            <w:lang w:eastAsia="zh-CN"/>
          </w:rPr>
          <w:t>Fig. 6a</w:t>
        </w:r>
        <w:r>
          <w:rPr>
            <w:rFonts w:ascii="Arial" w:eastAsiaTheme="minorEastAsia" w:hAnsi="Arial" w:cs="Arial"/>
            <w:sz w:val="22"/>
            <w:szCs w:val="22"/>
            <w:lang w:eastAsia="zh-CN"/>
          </w:rPr>
          <w:t xml:space="preserve">) </w:t>
        </w:r>
      </w:ins>
      <w:ins w:id="557" w:author="Zhang  Zihao" w:date="2024-08-28T22:13:00Z" w16du:dateUtc="2024-08-28T20:13:00Z">
        <w:r w:rsidR="003A1281">
          <w:rPr>
            <w:rFonts w:ascii="Arial" w:eastAsiaTheme="minorEastAsia" w:hAnsi="Arial" w:cs="Arial" w:hint="eastAsia"/>
            <w:sz w:val="22"/>
            <w:szCs w:val="22"/>
            <w:lang w:eastAsia="zh-CN"/>
          </w:rPr>
          <w:t>shows</w:t>
        </w:r>
      </w:ins>
      <w:ins w:id="558" w:author="Zhang  Zihao" w:date="2024-08-28T22:07:00Z" w16du:dateUtc="2024-08-28T20:07:00Z">
        <w:r>
          <w:rPr>
            <w:rFonts w:ascii="Arial" w:eastAsiaTheme="minorEastAsia" w:hAnsi="Arial" w:cs="Arial"/>
            <w:sz w:val="22"/>
            <w:szCs w:val="22"/>
            <w:lang w:eastAsia="zh-CN"/>
          </w:rPr>
          <w:t xml:space="preserve"> that the coal</w:t>
        </w:r>
        <w:r>
          <w:rPr>
            <w:rFonts w:ascii="Arial" w:eastAsiaTheme="minorEastAsia" w:hAnsi="Arial" w:cs="Arial"/>
            <w:sz w:val="22"/>
            <w:szCs w:val="22"/>
            <w:lang w:eastAsia="zh-CN"/>
          </w:rPr>
          <w:noBreakHyphen/>
          <w:t>based acetylene to VCM (ATV) scenario has a total cost of 0.6 USD kg</w:t>
        </w:r>
        <w:r w:rsidRPr="001017A8">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 xml:space="preserve"> of VCM, making it more economical than the fossil ethylene balanced process (EBP), which </w:t>
        </w:r>
      </w:ins>
      <w:ins w:id="559" w:author="Zhang  Zihao" w:date="2024-08-28T22:13:00Z" w16du:dateUtc="2024-08-28T20:13:00Z">
        <w:r w:rsidR="003A1281">
          <w:rPr>
            <w:rFonts w:ascii="Arial" w:eastAsiaTheme="minorEastAsia" w:hAnsi="Arial" w:cs="Arial" w:hint="eastAsia"/>
            <w:sz w:val="22"/>
            <w:szCs w:val="22"/>
            <w:lang w:eastAsia="zh-CN"/>
          </w:rPr>
          <w:t>relies on</w:t>
        </w:r>
      </w:ins>
      <w:ins w:id="560" w:author="Zhang  Zihao" w:date="2024-08-28T22:07:00Z" w16du:dateUtc="2024-08-28T20:07:00Z">
        <w:r>
          <w:rPr>
            <w:rFonts w:ascii="Arial" w:eastAsiaTheme="minorEastAsia" w:hAnsi="Arial" w:cs="Arial"/>
            <w:sz w:val="22"/>
            <w:szCs w:val="22"/>
            <w:lang w:eastAsia="zh-CN"/>
          </w:rPr>
          <w:t xml:space="preserve"> naphtha</w:t>
        </w:r>
        <w:r>
          <w:rPr>
            <w:rFonts w:ascii="Arial" w:eastAsiaTheme="minorEastAsia" w:hAnsi="Arial" w:cs="Arial"/>
            <w:sz w:val="22"/>
            <w:szCs w:val="22"/>
            <w:lang w:eastAsia="zh-CN"/>
          </w:rPr>
          <w:noBreakHyphen/>
          <w:t>based ethylene with a total cost of 1.1 USD kg</w:t>
        </w:r>
        <w:r w:rsidRPr="001017A8">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w:t>
        </w:r>
        <w:r>
          <w:rPr>
            <w:rFonts w:ascii="Arial" w:eastAsiaTheme="minorEastAsia" w:hAnsi="Arial" w:cs="Arial" w:hint="eastAsia"/>
            <w:sz w:val="22"/>
            <w:szCs w:val="22"/>
            <w:lang w:eastAsia="zh-CN"/>
          </w:rPr>
          <w:t xml:space="preserve"> However, </w:t>
        </w:r>
        <w:r>
          <w:rPr>
            <w:rFonts w:ascii="Arial" w:eastAsiaTheme="minorEastAsia" w:hAnsi="Arial" w:cs="Arial"/>
            <w:sz w:val="22"/>
            <w:szCs w:val="22"/>
            <w:lang w:eastAsia="zh-CN"/>
          </w:rPr>
          <w:t>the climate change impacts (</w:t>
        </w:r>
        <w:r w:rsidRPr="006C5002">
          <w:rPr>
            <w:rFonts w:ascii="Arial" w:eastAsiaTheme="minorEastAsia" w:hAnsi="Arial" w:cs="Arial"/>
            <w:b/>
            <w:sz w:val="22"/>
            <w:szCs w:val="22"/>
            <w:lang w:eastAsia="zh-CN"/>
          </w:rPr>
          <w:t>Fig. 6</w:t>
        </w:r>
        <w:r>
          <w:rPr>
            <w:rFonts w:ascii="Arial" w:eastAsiaTheme="minorEastAsia" w:hAnsi="Arial" w:cs="Arial"/>
            <w:b/>
            <w:sz w:val="22"/>
            <w:szCs w:val="22"/>
            <w:lang w:eastAsia="zh-CN"/>
          </w:rPr>
          <w:t>b</w:t>
        </w:r>
        <w:r>
          <w:rPr>
            <w:rFonts w:ascii="Arial" w:eastAsiaTheme="minorEastAsia" w:hAnsi="Arial" w:cs="Arial"/>
            <w:sz w:val="22"/>
            <w:szCs w:val="22"/>
            <w:lang w:eastAsia="zh-CN"/>
          </w:rPr>
          <w:t xml:space="preserve">) associated with ATV are notably higher </w:t>
        </w:r>
      </w:ins>
      <w:ins w:id="561" w:author="Zhang  Zihao" w:date="2024-08-28T22:19:00Z" w16du:dateUtc="2024-08-28T20:19:00Z">
        <w:r w:rsidR="000724A7">
          <w:rPr>
            <w:rFonts w:ascii="Arial" w:eastAsiaTheme="minorEastAsia" w:hAnsi="Arial" w:cs="Arial" w:hint="eastAsia"/>
            <w:sz w:val="22"/>
            <w:szCs w:val="22"/>
            <w:lang w:eastAsia="zh-CN"/>
          </w:rPr>
          <w:t xml:space="preserve">than those of </w:t>
        </w:r>
      </w:ins>
      <w:ins w:id="562" w:author="Zhang  Zihao" w:date="2024-08-28T22:07:00Z" w16du:dateUtc="2024-08-28T20:07:00Z">
        <w:r>
          <w:rPr>
            <w:rFonts w:ascii="Arial" w:eastAsiaTheme="minorEastAsia" w:hAnsi="Arial" w:cs="Arial"/>
            <w:sz w:val="22"/>
            <w:szCs w:val="22"/>
            <w:lang w:eastAsia="zh-CN"/>
          </w:rPr>
          <w:t xml:space="preserve">the EBP route (5.7 </w:t>
        </w:r>
        <w:r w:rsidRPr="001017A8">
          <w:rPr>
            <w:rFonts w:ascii="Arial" w:eastAsiaTheme="minorEastAsia" w:hAnsi="Arial" w:cs="Arial"/>
            <w:i/>
            <w:sz w:val="22"/>
            <w:szCs w:val="22"/>
            <w:lang w:eastAsia="zh-CN"/>
          </w:rPr>
          <w:t>vs</w:t>
        </w:r>
        <w:r>
          <w:rPr>
            <w:rFonts w:ascii="Arial" w:eastAsiaTheme="minorEastAsia" w:hAnsi="Arial" w:cs="Arial"/>
            <w:sz w:val="22"/>
            <w:szCs w:val="22"/>
            <w:lang w:eastAsia="zh-CN"/>
          </w:rPr>
          <w:t>. 2.4 kg CO</w:t>
        </w:r>
        <w:r w:rsidRPr="001017A8">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noBreakHyphen/>
          <w:t>eq kg</w:t>
        </w:r>
        <w:r w:rsidRPr="001017A8">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 primarily due to</w:t>
        </w:r>
      </w:ins>
      <w:ins w:id="563" w:author="Zhang  Zihao" w:date="2024-08-28T22:14:00Z" w16du:dateUtc="2024-08-28T20:14:00Z">
        <w:r w:rsidR="003A1281">
          <w:rPr>
            <w:rFonts w:ascii="Arial" w:eastAsiaTheme="minorEastAsia" w:hAnsi="Arial" w:cs="Arial" w:hint="eastAsia"/>
            <w:sz w:val="22"/>
            <w:szCs w:val="22"/>
            <w:lang w:eastAsia="zh-CN"/>
          </w:rPr>
          <w:t xml:space="preserve"> the </w:t>
        </w:r>
      </w:ins>
      <w:ins w:id="564" w:author="Zhang  Zihao" w:date="2024-08-28T22:07:00Z" w16du:dateUtc="2024-08-28T20:07:00Z">
        <w:r>
          <w:rPr>
            <w:rFonts w:ascii="Arial" w:eastAsiaTheme="minorEastAsia" w:hAnsi="Arial" w:cs="Arial" w:hint="eastAsia"/>
            <w:sz w:val="22"/>
            <w:szCs w:val="22"/>
            <w:lang w:eastAsia="zh-CN"/>
          </w:rPr>
          <w:t>more</w:t>
        </w:r>
        <w:r>
          <w:rPr>
            <w:rFonts w:ascii="Arial" w:eastAsiaTheme="minorEastAsia" w:hAnsi="Arial" w:cs="Arial"/>
            <w:sz w:val="22"/>
            <w:szCs w:val="22"/>
            <w:lang w:eastAsia="zh-CN"/>
          </w:rPr>
          <w:t xml:space="preserve"> energy</w:t>
        </w:r>
        <w:r>
          <w:rPr>
            <w:rFonts w:ascii="Arial" w:eastAsiaTheme="minorEastAsia" w:hAnsi="Arial" w:cs="Arial"/>
            <w:sz w:val="22"/>
            <w:szCs w:val="22"/>
            <w:lang w:eastAsia="zh-CN"/>
          </w:rPr>
          <w:noBreakHyphen/>
          <w:t>intensive production of C</w:t>
        </w:r>
        <w:r w:rsidRPr="001017A8">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w:t>
        </w:r>
        <w:r w:rsidR="00167459">
          <w:rPr>
            <w:rFonts w:ascii="Arial" w:eastAsiaTheme="minorEastAsia" w:hAnsi="Arial" w:cs="Arial" w:hint="eastAsia"/>
            <w:sz w:val="22"/>
            <w:szCs w:val="22"/>
            <w:lang w:eastAsia="zh-CN"/>
          </w:rPr>
          <w:t xml:space="preserve"> </w:t>
        </w:r>
      </w:ins>
      <w:ins w:id="565" w:author="Zhang  Zihao" w:date="2024-08-28T21:12:00Z" w16du:dateUtc="2024-08-28T19:12:00Z">
        <w:r w:rsidR="001E1B2C" w:rsidRPr="001E1B2C">
          <w:rPr>
            <w:rFonts w:ascii="Arial" w:eastAsiaTheme="minorEastAsia" w:hAnsi="Arial" w:cs="Arial"/>
            <w:sz w:val="22"/>
            <w:szCs w:val="22"/>
            <w:lang w:eastAsia="zh-CN"/>
          </w:rPr>
          <w:t xml:space="preserve">This economic and environmental </w:t>
        </w:r>
      </w:ins>
      <w:ins w:id="566" w:author="Zhang  Zihao" w:date="2024-08-28T22:14:00Z" w16du:dateUtc="2024-08-28T20:14:00Z">
        <w:r w:rsidR="003A1281">
          <w:rPr>
            <w:rFonts w:ascii="Arial" w:eastAsiaTheme="minorEastAsia" w:hAnsi="Arial" w:cs="Arial" w:hint="eastAsia"/>
            <w:sz w:val="22"/>
            <w:szCs w:val="22"/>
            <w:lang w:eastAsia="zh-CN"/>
          </w:rPr>
          <w:t>trade</w:t>
        </w:r>
        <w:r w:rsidR="003A1281">
          <w:rPr>
            <w:rFonts w:ascii="Arial" w:eastAsiaTheme="minorEastAsia" w:hAnsi="Arial" w:cs="Arial"/>
            <w:sz w:val="22"/>
            <w:szCs w:val="22"/>
            <w:lang w:eastAsia="zh-CN"/>
          </w:rPr>
          <w:noBreakHyphen/>
        </w:r>
        <w:r w:rsidR="003A1281">
          <w:rPr>
            <w:rFonts w:ascii="Arial" w:eastAsiaTheme="minorEastAsia" w:hAnsi="Arial" w:cs="Arial" w:hint="eastAsia"/>
            <w:sz w:val="22"/>
            <w:szCs w:val="22"/>
            <w:lang w:eastAsia="zh-CN"/>
          </w:rPr>
          <w:t>off</w:t>
        </w:r>
      </w:ins>
      <w:ins w:id="567" w:author="Zhang  Zihao" w:date="2024-08-28T21:12:00Z" w16du:dateUtc="2024-08-28T19:12:00Z">
        <w:r w:rsidR="001E1B2C" w:rsidRPr="001E1B2C">
          <w:rPr>
            <w:rFonts w:ascii="Arial" w:eastAsiaTheme="minorEastAsia" w:hAnsi="Arial" w:cs="Arial"/>
            <w:sz w:val="22"/>
            <w:szCs w:val="22"/>
            <w:lang w:eastAsia="zh-CN"/>
          </w:rPr>
          <w:t xml:space="preserve"> has led to the </w:t>
        </w:r>
        <w:r w:rsidR="001E1B2C">
          <w:rPr>
            <w:rFonts w:ascii="Arial" w:eastAsiaTheme="minorEastAsia" w:hAnsi="Arial" w:cs="Arial" w:hint="eastAsia"/>
            <w:sz w:val="22"/>
            <w:szCs w:val="22"/>
            <w:lang w:eastAsia="zh-CN"/>
          </w:rPr>
          <w:t>co</w:t>
        </w:r>
        <w:r w:rsidR="001E1B2C" w:rsidRPr="001E1B2C">
          <w:rPr>
            <w:rFonts w:ascii="Arial" w:eastAsiaTheme="minorEastAsia" w:hAnsi="Arial" w:cs="Arial"/>
            <w:sz w:val="22"/>
            <w:szCs w:val="22"/>
            <w:lang w:eastAsia="zh-CN"/>
          </w:rPr>
          <w:t xml:space="preserve">existence of </w:t>
        </w:r>
      </w:ins>
      <w:ins w:id="568" w:author="Zhang  Zihao" w:date="2024-08-28T22:15:00Z" w16du:dateUtc="2024-08-28T20:15:00Z">
        <w:r w:rsidR="007D2B59">
          <w:rPr>
            <w:rFonts w:ascii="Arial" w:eastAsiaTheme="minorEastAsia" w:hAnsi="Arial" w:cs="Arial" w:hint="eastAsia"/>
            <w:sz w:val="22"/>
            <w:szCs w:val="22"/>
            <w:lang w:eastAsia="zh-CN"/>
          </w:rPr>
          <w:t xml:space="preserve">both </w:t>
        </w:r>
      </w:ins>
      <w:ins w:id="569" w:author="Zhang  Zihao" w:date="2024-08-28T21:19:00Z" w16du:dateUtc="2024-08-28T19:19:00Z">
        <w:r w:rsidR="003B4525">
          <w:rPr>
            <w:rFonts w:ascii="Arial" w:eastAsiaTheme="minorEastAsia" w:hAnsi="Arial" w:cs="Arial" w:hint="eastAsia"/>
            <w:sz w:val="22"/>
            <w:szCs w:val="22"/>
            <w:lang w:eastAsia="zh-CN"/>
          </w:rPr>
          <w:t>ATV</w:t>
        </w:r>
      </w:ins>
      <w:ins w:id="570" w:author="Zhang  Zihao" w:date="2024-08-28T21:12:00Z" w16du:dateUtc="2024-08-28T19:12:00Z">
        <w:r w:rsidR="001E1B2C" w:rsidRPr="001E1B2C">
          <w:rPr>
            <w:rFonts w:ascii="Arial" w:eastAsiaTheme="minorEastAsia" w:hAnsi="Arial" w:cs="Arial"/>
            <w:sz w:val="22"/>
            <w:szCs w:val="22"/>
            <w:lang w:eastAsia="zh-CN"/>
          </w:rPr>
          <w:t xml:space="preserve"> and </w:t>
        </w:r>
      </w:ins>
      <w:ins w:id="571" w:author="Zhang  Zihao" w:date="2024-08-28T21:19:00Z" w16du:dateUtc="2024-08-28T19:19:00Z">
        <w:r w:rsidR="003B4525">
          <w:rPr>
            <w:rFonts w:ascii="Arial" w:eastAsiaTheme="minorEastAsia" w:hAnsi="Arial" w:cs="Arial" w:hint="eastAsia"/>
            <w:sz w:val="22"/>
            <w:szCs w:val="22"/>
            <w:lang w:eastAsia="zh-CN"/>
          </w:rPr>
          <w:t>EBP</w:t>
        </w:r>
      </w:ins>
      <w:ins w:id="572" w:author="Zhang  Zihao" w:date="2024-08-28T21:12:00Z" w16du:dateUtc="2024-08-28T19:12:00Z">
        <w:r w:rsidR="001E1B2C" w:rsidRPr="001E1B2C">
          <w:rPr>
            <w:rFonts w:ascii="Arial" w:eastAsiaTheme="minorEastAsia" w:hAnsi="Arial" w:cs="Arial"/>
            <w:sz w:val="22"/>
            <w:szCs w:val="22"/>
            <w:lang w:eastAsia="zh-CN"/>
          </w:rPr>
          <w:t xml:space="preserve"> </w:t>
        </w:r>
        <w:r w:rsidR="001E1B2C">
          <w:rPr>
            <w:rFonts w:ascii="Arial" w:eastAsiaTheme="minorEastAsia" w:hAnsi="Arial" w:cs="Arial" w:hint="eastAsia"/>
            <w:sz w:val="22"/>
            <w:szCs w:val="22"/>
            <w:lang w:eastAsia="zh-CN"/>
          </w:rPr>
          <w:t>routes</w:t>
        </w:r>
      </w:ins>
      <w:ins w:id="573" w:author="Zhang  Zihao" w:date="2024-08-28T22:02:00Z" w16du:dateUtc="2024-08-28T20:02:00Z">
        <w:r w:rsidR="0083535E">
          <w:rPr>
            <w:rFonts w:ascii="Arial" w:eastAsiaTheme="minorEastAsia" w:hAnsi="Arial" w:cs="Arial" w:hint="eastAsia"/>
            <w:sz w:val="22"/>
            <w:szCs w:val="22"/>
            <w:lang w:eastAsia="zh-CN"/>
          </w:rPr>
          <w:t xml:space="preserve"> in the market</w:t>
        </w:r>
      </w:ins>
      <w:ins w:id="574" w:author="Zhang  Zihao" w:date="2024-08-28T21:12:00Z" w16du:dateUtc="2024-08-28T19:12:00Z">
        <w:r w:rsidR="001E1B2C" w:rsidRPr="001E1B2C">
          <w:rPr>
            <w:rFonts w:ascii="Arial" w:eastAsiaTheme="minorEastAsia" w:hAnsi="Arial" w:cs="Arial"/>
            <w:sz w:val="22"/>
            <w:szCs w:val="22"/>
            <w:lang w:eastAsia="zh-CN"/>
          </w:rPr>
          <w:t>.</w:t>
        </w:r>
        <w:r w:rsidR="001E1B2C" w:rsidRPr="001E1B2C">
          <w:rPr>
            <w:rFonts w:ascii="Arial" w:eastAsiaTheme="minorEastAsia" w:hAnsi="Arial" w:cs="Arial" w:hint="eastAsia"/>
            <w:sz w:val="22"/>
            <w:szCs w:val="22"/>
            <w:lang w:eastAsia="zh-CN"/>
          </w:rPr>
          <w:t xml:space="preserve"> </w:t>
        </w:r>
      </w:ins>
    </w:p>
    <w:p w14:paraId="06463A88" w14:textId="279E47D8" w:rsidR="00EC262C" w:rsidRDefault="00515817" w:rsidP="007D2B59">
      <w:pPr>
        <w:snapToGrid w:val="0"/>
        <w:spacing w:line="360" w:lineRule="auto"/>
        <w:ind w:firstLine="504"/>
        <w:jc w:val="both"/>
        <w:rPr>
          <w:ins w:id="575" w:author="Zhang  Zihao" w:date="2024-08-28T21:33:00Z" w16du:dateUtc="2024-08-28T19:33:00Z"/>
          <w:rFonts w:ascii="Arial" w:eastAsiaTheme="minorEastAsia" w:hAnsi="Arial" w:cs="Arial"/>
          <w:sz w:val="22"/>
          <w:szCs w:val="22"/>
          <w:lang w:eastAsia="zh-CN"/>
        </w:rPr>
      </w:pPr>
      <w:ins w:id="576" w:author="Zhang  Zihao" w:date="2024-08-28T19:47:00Z" w16du:dateUtc="2024-08-28T17:47:00Z">
        <w:r>
          <w:rPr>
            <w:rFonts w:ascii="Arial" w:eastAsiaTheme="minorEastAsia" w:hAnsi="Arial" w:cs="Arial" w:hint="eastAsia"/>
            <w:sz w:val="22"/>
            <w:szCs w:val="22"/>
            <w:lang w:eastAsia="zh-CN"/>
          </w:rPr>
          <w:t xml:space="preserve">As </w:t>
        </w:r>
      </w:ins>
      <w:ins w:id="577" w:author="Zhang  Zihao" w:date="2024-08-28T22:15:00Z" w16du:dateUtc="2024-08-28T20:15:00Z">
        <w:r w:rsidR="007D2B59">
          <w:rPr>
            <w:rFonts w:ascii="Arial" w:eastAsiaTheme="minorEastAsia" w:hAnsi="Arial" w:cs="Arial" w:hint="eastAsia"/>
            <w:sz w:val="22"/>
            <w:szCs w:val="22"/>
            <w:lang w:eastAsia="zh-CN"/>
          </w:rPr>
          <w:t xml:space="preserve">the </w:t>
        </w:r>
      </w:ins>
      <w:ins w:id="578" w:author="Zhang  Zihao" w:date="2024-08-28T19:47:00Z" w16du:dateUtc="2024-08-28T17:47:00Z">
        <w:r>
          <w:rPr>
            <w:rFonts w:ascii="Arial" w:eastAsiaTheme="minorEastAsia" w:hAnsi="Arial" w:cs="Arial" w:hint="eastAsia"/>
            <w:sz w:val="22"/>
            <w:szCs w:val="22"/>
            <w:lang w:eastAsia="zh-CN"/>
          </w:rPr>
          <w:t xml:space="preserve">chemical </w:t>
        </w:r>
        <w:r>
          <w:rPr>
            <w:rFonts w:ascii="Arial" w:eastAsiaTheme="minorEastAsia" w:hAnsi="Arial" w:cs="Arial"/>
            <w:sz w:val="22"/>
            <w:szCs w:val="22"/>
            <w:lang w:eastAsia="zh-CN"/>
          </w:rPr>
          <w:t>industry</w:t>
        </w:r>
      </w:ins>
      <w:ins w:id="579" w:author="Zhang  Zihao" w:date="2024-08-28T22:15:00Z" w16du:dateUtc="2024-08-28T20:15:00Z">
        <w:r w:rsidR="007D2B59">
          <w:rPr>
            <w:rFonts w:ascii="Arial" w:eastAsiaTheme="minorEastAsia" w:hAnsi="Arial" w:cs="Arial" w:hint="eastAsia"/>
            <w:sz w:val="22"/>
            <w:szCs w:val="22"/>
            <w:lang w:eastAsia="zh-CN"/>
          </w:rPr>
          <w:t xml:space="preserve"> moves towards sust</w:t>
        </w:r>
      </w:ins>
      <w:ins w:id="580" w:author="Zhang  Zihao" w:date="2024-08-28T22:16:00Z" w16du:dateUtc="2024-08-28T20:16:00Z">
        <w:r w:rsidR="007D2B59">
          <w:rPr>
            <w:rFonts w:ascii="Arial" w:eastAsiaTheme="minorEastAsia" w:hAnsi="Arial" w:cs="Arial" w:hint="eastAsia"/>
            <w:sz w:val="22"/>
            <w:szCs w:val="22"/>
            <w:lang w:eastAsia="zh-CN"/>
          </w:rPr>
          <w:t>ainability</w:t>
        </w:r>
      </w:ins>
      <w:ins w:id="581" w:author="Zhang  Zihao" w:date="2024-08-28T20:55:00Z" w16du:dateUtc="2024-08-28T18:55:00Z">
        <w:r w:rsidR="00EA7292">
          <w:rPr>
            <w:rFonts w:ascii="Arial" w:eastAsiaTheme="minorEastAsia" w:hAnsi="Arial" w:cs="Arial" w:hint="eastAsia"/>
            <w:sz w:val="22"/>
            <w:szCs w:val="22"/>
            <w:lang w:eastAsia="zh-CN"/>
          </w:rPr>
          <w:t>, both</w:t>
        </w:r>
      </w:ins>
      <w:ins w:id="582" w:author="Zhang  Zihao" w:date="2024-08-28T20:59:00Z" w16du:dateUtc="2024-08-28T18:59:00Z">
        <w:r w:rsidR="00EA7292" w:rsidRPr="00EA7292">
          <w:rPr>
            <w:rFonts w:ascii="Arial" w:eastAsiaTheme="minorEastAsia" w:hAnsi="Arial" w:cs="Arial"/>
            <w:sz w:val="22"/>
            <w:szCs w:val="22"/>
            <w:lang w:eastAsia="zh-CN"/>
          </w:rPr>
          <w:t xml:space="preserve"> </w:t>
        </w:r>
      </w:ins>
      <w:ins w:id="583" w:author="Zhang  Zihao" w:date="2024-08-28T22:08:00Z" w16du:dateUtc="2024-08-28T20:08:00Z">
        <w:r w:rsidR="00167459">
          <w:rPr>
            <w:rFonts w:ascii="Arial" w:eastAsiaTheme="minorEastAsia" w:hAnsi="Arial" w:cs="Arial" w:hint="eastAsia"/>
            <w:sz w:val="22"/>
            <w:szCs w:val="22"/>
            <w:lang w:eastAsia="zh-CN"/>
          </w:rPr>
          <w:t>ATV and EBP routes</w:t>
        </w:r>
      </w:ins>
      <w:ins w:id="584" w:author="Zhang  Zihao" w:date="2024-08-28T21:13:00Z" w16du:dateUtc="2024-08-28T19:13:00Z">
        <w:r w:rsidR="001E1B2C">
          <w:rPr>
            <w:rFonts w:ascii="Arial" w:eastAsiaTheme="minorEastAsia" w:hAnsi="Arial" w:cs="Arial" w:hint="eastAsia"/>
            <w:sz w:val="22"/>
            <w:szCs w:val="22"/>
            <w:lang w:eastAsia="zh-CN"/>
          </w:rPr>
          <w:t xml:space="preserve"> </w:t>
        </w:r>
      </w:ins>
      <w:ins w:id="585" w:author="Zhang  Zihao" w:date="2024-08-28T22:16:00Z" w16du:dateUtc="2024-08-28T20:16:00Z">
        <w:r w:rsidR="005A3F0E">
          <w:rPr>
            <w:rFonts w:ascii="Arial" w:eastAsiaTheme="minorEastAsia" w:hAnsi="Arial" w:cs="Arial" w:hint="eastAsia"/>
            <w:sz w:val="22"/>
            <w:szCs w:val="22"/>
            <w:lang w:eastAsia="zh-CN"/>
          </w:rPr>
          <w:t>must</w:t>
        </w:r>
      </w:ins>
      <w:ins w:id="586" w:author="Zhang  Zihao" w:date="2024-08-28T21:13:00Z" w16du:dateUtc="2024-08-28T19:13:00Z">
        <w:r w:rsidR="001E1B2C">
          <w:rPr>
            <w:rFonts w:ascii="Arial" w:eastAsiaTheme="minorEastAsia" w:hAnsi="Arial" w:cs="Arial" w:hint="eastAsia"/>
            <w:sz w:val="22"/>
            <w:szCs w:val="22"/>
            <w:lang w:eastAsia="zh-CN"/>
          </w:rPr>
          <w:t xml:space="preserve"> </w:t>
        </w:r>
      </w:ins>
      <w:ins w:id="587" w:author="Zhang  Zihao" w:date="2024-08-28T22:16:00Z" w16du:dateUtc="2024-08-28T20:16:00Z">
        <w:r w:rsidR="005A3F0E">
          <w:rPr>
            <w:rFonts w:ascii="Arial" w:eastAsiaTheme="minorEastAsia" w:hAnsi="Arial" w:cs="Arial" w:hint="eastAsia"/>
            <w:sz w:val="22"/>
            <w:szCs w:val="22"/>
            <w:lang w:eastAsia="zh-CN"/>
          </w:rPr>
          <w:t xml:space="preserve">explore </w:t>
        </w:r>
      </w:ins>
      <w:ins w:id="588" w:author="Zhang  Zihao" w:date="2024-08-28T21:13:00Z" w16du:dateUtc="2024-08-28T19:13:00Z">
        <w:r w:rsidR="001E1B2C">
          <w:rPr>
            <w:rFonts w:ascii="Arial" w:eastAsiaTheme="minorEastAsia" w:hAnsi="Arial" w:cs="Arial" w:hint="eastAsia"/>
            <w:sz w:val="22"/>
            <w:szCs w:val="22"/>
            <w:lang w:eastAsia="zh-CN"/>
          </w:rPr>
          <w:t xml:space="preserve">more environmentally friendly </w:t>
        </w:r>
      </w:ins>
      <w:ins w:id="589" w:author="Zhang  Zihao" w:date="2024-08-28T22:16:00Z" w16du:dateUtc="2024-08-28T20:16:00Z">
        <w:r w:rsidR="005A3F0E">
          <w:rPr>
            <w:rFonts w:ascii="Arial" w:eastAsiaTheme="minorEastAsia" w:hAnsi="Arial" w:cs="Arial" w:hint="eastAsia"/>
            <w:sz w:val="22"/>
            <w:szCs w:val="22"/>
            <w:lang w:eastAsia="zh-CN"/>
          </w:rPr>
          <w:t xml:space="preserve">alternatives, </w:t>
        </w:r>
        <w:r w:rsidR="008F7C11">
          <w:rPr>
            <w:rFonts w:ascii="Arial" w:eastAsiaTheme="minorEastAsia" w:hAnsi="Arial" w:cs="Arial" w:hint="eastAsia"/>
            <w:sz w:val="22"/>
            <w:szCs w:val="22"/>
            <w:lang w:eastAsia="zh-CN"/>
          </w:rPr>
          <w:t xml:space="preserve">particularly the </w:t>
        </w:r>
      </w:ins>
      <w:ins w:id="590" w:author="Zhang  Zihao" w:date="2024-08-28T22:08:00Z" w16du:dateUtc="2024-08-28T20:08:00Z">
        <w:r w:rsidR="00167459">
          <w:rPr>
            <w:rFonts w:ascii="Arial" w:eastAsiaTheme="minorEastAsia" w:hAnsi="Arial" w:cs="Arial" w:hint="eastAsia"/>
            <w:sz w:val="22"/>
            <w:szCs w:val="22"/>
            <w:lang w:eastAsia="zh-CN"/>
          </w:rPr>
          <w:t>ATV route</w:t>
        </w:r>
      </w:ins>
      <w:ins w:id="591" w:author="Zhang  Zihao" w:date="2024-08-28T21:13:00Z" w16du:dateUtc="2024-08-28T19:13:00Z">
        <w:r w:rsidR="001E1B2C">
          <w:rPr>
            <w:rFonts w:ascii="Arial" w:eastAsiaTheme="minorEastAsia" w:hAnsi="Arial" w:cs="Arial" w:hint="eastAsia"/>
            <w:sz w:val="22"/>
            <w:szCs w:val="22"/>
            <w:lang w:eastAsia="zh-CN"/>
          </w:rPr>
          <w:t xml:space="preserve">. </w:t>
        </w:r>
      </w:ins>
      <w:ins w:id="592" w:author="Zhang  Zihao" w:date="2024-08-28T21:18:00Z" w16du:dateUtc="2024-08-28T19:18:00Z">
        <w:r w:rsidR="003B4525">
          <w:rPr>
            <w:rFonts w:ascii="Arial" w:eastAsiaTheme="minorEastAsia" w:hAnsi="Arial" w:cs="Arial" w:hint="eastAsia"/>
            <w:sz w:val="22"/>
            <w:szCs w:val="22"/>
            <w:lang w:eastAsia="zh-CN"/>
          </w:rPr>
          <w:t>By uti</w:t>
        </w:r>
      </w:ins>
      <w:ins w:id="593" w:author="Zhang  Zihao" w:date="2024-08-28T21:19:00Z" w16du:dateUtc="2024-08-28T19:19:00Z">
        <w:r w:rsidR="003B4525">
          <w:rPr>
            <w:rFonts w:ascii="Arial" w:eastAsiaTheme="minorEastAsia" w:hAnsi="Arial" w:cs="Arial" w:hint="eastAsia"/>
            <w:sz w:val="22"/>
            <w:szCs w:val="22"/>
            <w:lang w:eastAsia="zh-CN"/>
          </w:rPr>
          <w:t xml:space="preserve">lizing </w:t>
        </w:r>
        <w:r w:rsidR="003B4525">
          <w:rPr>
            <w:rFonts w:ascii="Arial" w:eastAsiaTheme="minorEastAsia" w:hAnsi="Arial" w:cs="Arial"/>
            <w:sz w:val="22"/>
            <w:szCs w:val="22"/>
            <w:lang w:eastAsia="zh-CN"/>
          </w:rPr>
          <w:t>biochar</w:t>
        </w:r>
        <w:r w:rsidR="003B4525">
          <w:rPr>
            <w:rFonts w:ascii="Arial" w:eastAsiaTheme="minorEastAsia" w:hAnsi="Arial" w:cs="Arial"/>
            <w:sz w:val="22"/>
            <w:szCs w:val="22"/>
            <w:lang w:eastAsia="zh-CN"/>
          </w:rPr>
          <w:noBreakHyphen/>
          <w:t>based</w:t>
        </w:r>
        <w:r w:rsidR="003B4525" w:rsidRPr="003B4525">
          <w:rPr>
            <w:rFonts w:ascii="Arial" w:eastAsiaTheme="minorEastAsia" w:hAnsi="Arial" w:cs="Arial"/>
            <w:sz w:val="22"/>
            <w:szCs w:val="22"/>
            <w:lang w:eastAsia="zh-CN"/>
          </w:rPr>
          <w:t xml:space="preserve"> </w:t>
        </w:r>
        <w:r w:rsidR="003B4525">
          <w:rPr>
            <w:rFonts w:ascii="Arial" w:eastAsiaTheme="minorEastAsia" w:hAnsi="Arial" w:cs="Arial"/>
            <w:sz w:val="22"/>
            <w:szCs w:val="22"/>
            <w:lang w:eastAsia="zh-CN"/>
          </w:rPr>
          <w:t>C</w:t>
        </w:r>
        <w:r w:rsidR="003B4525" w:rsidRPr="001017A8">
          <w:rPr>
            <w:rFonts w:ascii="Arial" w:eastAsiaTheme="minorEastAsia" w:hAnsi="Arial" w:cs="Arial"/>
            <w:sz w:val="22"/>
            <w:szCs w:val="22"/>
            <w:vertAlign w:val="subscript"/>
            <w:lang w:eastAsia="zh-CN"/>
          </w:rPr>
          <w:t>2</w:t>
        </w:r>
        <w:r w:rsidR="003B4525">
          <w:rPr>
            <w:rFonts w:ascii="Arial" w:eastAsiaTheme="minorEastAsia" w:hAnsi="Arial" w:cs="Arial"/>
            <w:sz w:val="22"/>
            <w:szCs w:val="22"/>
            <w:lang w:eastAsia="zh-CN"/>
          </w:rPr>
          <w:t>H</w:t>
        </w:r>
        <w:r w:rsidR="003B4525" w:rsidRPr="001017A8">
          <w:rPr>
            <w:rFonts w:ascii="Arial" w:eastAsiaTheme="minorEastAsia" w:hAnsi="Arial" w:cs="Arial"/>
            <w:sz w:val="22"/>
            <w:szCs w:val="22"/>
            <w:vertAlign w:val="subscript"/>
            <w:lang w:eastAsia="zh-CN"/>
          </w:rPr>
          <w:t>2</w:t>
        </w:r>
        <w:r w:rsidR="003B4525">
          <w:rPr>
            <w:rFonts w:ascii="Arial" w:eastAsiaTheme="minorEastAsia" w:hAnsi="Arial" w:cs="Arial" w:hint="eastAsia"/>
            <w:sz w:val="22"/>
            <w:szCs w:val="22"/>
            <w:lang w:eastAsia="zh-CN"/>
          </w:rPr>
          <w:t xml:space="preserve"> and </w:t>
        </w:r>
      </w:ins>
      <w:ins w:id="594" w:author="Zhang  Zihao" w:date="2024-08-28T22:17:00Z" w16du:dateUtc="2024-08-28T20:17:00Z">
        <w:r w:rsidR="00603185">
          <w:rPr>
            <w:rFonts w:ascii="Arial" w:eastAsiaTheme="minorEastAsia" w:hAnsi="Arial" w:cs="Arial" w:hint="eastAsia"/>
            <w:sz w:val="22"/>
            <w:szCs w:val="22"/>
            <w:lang w:eastAsia="zh-CN"/>
          </w:rPr>
          <w:t xml:space="preserve">the </w:t>
        </w:r>
      </w:ins>
      <w:ins w:id="595" w:author="Zhang  Zihao" w:date="2024-08-28T21:19:00Z" w16du:dateUtc="2024-08-28T19:19:00Z">
        <w:r w:rsidR="003B4525">
          <w:rPr>
            <w:rFonts w:ascii="Arial" w:eastAsiaTheme="minorEastAsia" w:hAnsi="Arial" w:cs="Arial"/>
            <w:sz w:val="22"/>
            <w:szCs w:val="22"/>
            <w:lang w:eastAsia="zh-CN"/>
          </w:rPr>
          <w:t>bioethanol</w:t>
        </w:r>
        <w:r w:rsidR="003B4525">
          <w:rPr>
            <w:rFonts w:ascii="Arial" w:eastAsiaTheme="minorEastAsia" w:hAnsi="Arial" w:cs="Arial"/>
            <w:sz w:val="22"/>
            <w:szCs w:val="22"/>
            <w:lang w:eastAsia="zh-CN"/>
          </w:rPr>
          <w:noBreakHyphen/>
          <w:t>based</w:t>
        </w:r>
        <w:r w:rsidR="003B4525" w:rsidRPr="003B4525">
          <w:rPr>
            <w:rFonts w:ascii="Arial" w:eastAsiaTheme="minorEastAsia" w:hAnsi="Arial" w:cs="Arial"/>
            <w:sz w:val="22"/>
            <w:szCs w:val="22"/>
            <w:lang w:eastAsia="zh-CN"/>
          </w:rPr>
          <w:t xml:space="preserve"> </w:t>
        </w:r>
        <w:r w:rsidR="003B4525">
          <w:rPr>
            <w:rFonts w:ascii="Arial" w:eastAsiaTheme="minorEastAsia" w:hAnsi="Arial" w:cs="Arial"/>
            <w:sz w:val="22"/>
            <w:szCs w:val="22"/>
            <w:lang w:eastAsia="zh-CN"/>
          </w:rPr>
          <w:t>C</w:t>
        </w:r>
        <w:r w:rsidR="003B4525" w:rsidRPr="001017A8">
          <w:rPr>
            <w:rFonts w:ascii="Arial" w:eastAsiaTheme="minorEastAsia" w:hAnsi="Arial" w:cs="Arial"/>
            <w:sz w:val="22"/>
            <w:szCs w:val="22"/>
            <w:vertAlign w:val="subscript"/>
            <w:lang w:eastAsia="zh-CN"/>
          </w:rPr>
          <w:t>2</w:t>
        </w:r>
        <w:r w:rsidR="003B4525">
          <w:rPr>
            <w:rFonts w:ascii="Arial" w:eastAsiaTheme="minorEastAsia" w:hAnsi="Arial" w:cs="Arial"/>
            <w:sz w:val="22"/>
            <w:szCs w:val="22"/>
            <w:lang w:eastAsia="zh-CN"/>
          </w:rPr>
          <w:t>H</w:t>
        </w:r>
        <w:r w:rsidR="003B4525">
          <w:rPr>
            <w:rFonts w:ascii="Arial" w:eastAsiaTheme="minorEastAsia" w:hAnsi="Arial" w:cs="Arial" w:hint="eastAsia"/>
            <w:sz w:val="22"/>
            <w:szCs w:val="22"/>
            <w:vertAlign w:val="subscript"/>
            <w:lang w:eastAsia="zh-CN"/>
          </w:rPr>
          <w:t>4</w:t>
        </w:r>
        <w:r w:rsidR="003B4525">
          <w:rPr>
            <w:rFonts w:ascii="Arial" w:eastAsiaTheme="minorEastAsia" w:hAnsi="Arial" w:cs="Arial" w:hint="eastAsia"/>
            <w:sz w:val="22"/>
            <w:szCs w:val="22"/>
            <w:lang w:eastAsia="zh-CN"/>
          </w:rPr>
          <w:t xml:space="preserve"> as </w:t>
        </w:r>
      </w:ins>
      <w:ins w:id="596" w:author="Zhang  Zihao" w:date="2024-08-28T21:20:00Z" w16du:dateUtc="2024-08-28T19:20:00Z">
        <w:r w:rsidR="003B4525">
          <w:rPr>
            <w:rFonts w:ascii="Arial" w:eastAsiaTheme="minorEastAsia" w:hAnsi="Arial" w:cs="Arial" w:hint="eastAsia"/>
            <w:sz w:val="22"/>
            <w:szCs w:val="22"/>
            <w:lang w:eastAsia="zh-CN"/>
          </w:rPr>
          <w:t>sustainable</w:t>
        </w:r>
      </w:ins>
      <w:ins w:id="597" w:author="Zhang  Zihao" w:date="2024-08-28T21:19:00Z" w16du:dateUtc="2024-08-28T19:19:00Z">
        <w:r w:rsidR="003B4525">
          <w:rPr>
            <w:rFonts w:ascii="Arial" w:eastAsiaTheme="minorEastAsia" w:hAnsi="Arial" w:cs="Arial" w:hint="eastAsia"/>
            <w:sz w:val="22"/>
            <w:szCs w:val="22"/>
            <w:lang w:eastAsia="zh-CN"/>
          </w:rPr>
          <w:t xml:space="preserve"> feedstocks</w:t>
        </w:r>
      </w:ins>
      <w:ins w:id="598" w:author="Zhang  Zihao" w:date="2024-08-28T22:17:00Z" w16du:dateUtc="2024-08-28T20:17:00Z">
        <w:r w:rsidR="00603185">
          <w:rPr>
            <w:rFonts w:ascii="Arial" w:eastAsiaTheme="minorEastAsia" w:hAnsi="Arial" w:cs="Arial" w:hint="eastAsia"/>
            <w:sz w:val="22"/>
            <w:szCs w:val="22"/>
            <w:lang w:eastAsia="zh-CN"/>
          </w:rPr>
          <w:t>,</w:t>
        </w:r>
      </w:ins>
      <w:ins w:id="599" w:author="Zhang  Zihao" w:date="2024-08-28T21:19:00Z" w16du:dateUtc="2024-08-28T19:19:00Z">
        <w:r w:rsidR="003B4525">
          <w:rPr>
            <w:rFonts w:ascii="Arial" w:eastAsiaTheme="minorEastAsia" w:hAnsi="Arial" w:cs="Arial" w:hint="eastAsia"/>
            <w:sz w:val="22"/>
            <w:szCs w:val="22"/>
            <w:lang w:eastAsia="zh-CN"/>
          </w:rPr>
          <w:t xml:space="preserve"> </w:t>
        </w:r>
      </w:ins>
      <w:ins w:id="600" w:author="Zhang  Zihao" w:date="2024-08-28T22:02:00Z" w16du:dateUtc="2024-08-28T20:02:00Z">
        <w:r w:rsidR="003064E0">
          <w:rPr>
            <w:rFonts w:ascii="Arial" w:eastAsiaTheme="minorEastAsia" w:hAnsi="Arial" w:cs="Arial" w:hint="eastAsia"/>
            <w:sz w:val="22"/>
            <w:szCs w:val="22"/>
            <w:lang w:eastAsia="zh-CN"/>
          </w:rPr>
          <w:t xml:space="preserve">a </w:t>
        </w:r>
      </w:ins>
      <w:ins w:id="601" w:author="Zhang  Zihao" w:date="2024-08-28T21:21:00Z" w16du:dateUtc="2024-08-28T19:21:00Z">
        <w:r w:rsidR="003B4525">
          <w:rPr>
            <w:rFonts w:ascii="Arial" w:eastAsiaTheme="minorEastAsia" w:hAnsi="Arial" w:cs="Arial" w:hint="eastAsia"/>
            <w:sz w:val="22"/>
            <w:szCs w:val="22"/>
            <w:lang w:eastAsia="zh-CN"/>
          </w:rPr>
          <w:t xml:space="preserve">green </w:t>
        </w:r>
        <w:r w:rsidR="003B4525">
          <w:rPr>
            <w:rFonts w:ascii="Arial" w:eastAsiaTheme="minorEastAsia" w:hAnsi="Arial" w:cs="Arial"/>
            <w:sz w:val="22"/>
            <w:szCs w:val="22"/>
            <w:lang w:eastAsia="zh-CN"/>
          </w:rPr>
          <w:t>scenario</w:t>
        </w:r>
      </w:ins>
      <w:ins w:id="602" w:author="Zhang  Zihao" w:date="2024-08-28T22:17:00Z" w16du:dateUtc="2024-08-28T20:17:00Z">
        <w:r w:rsidR="00603185">
          <w:rPr>
            <w:rFonts w:ascii="Arial" w:eastAsiaTheme="minorEastAsia" w:hAnsi="Arial" w:cs="Arial" w:hint="eastAsia"/>
            <w:sz w:val="22"/>
            <w:szCs w:val="22"/>
            <w:lang w:eastAsia="zh-CN"/>
          </w:rPr>
          <w:t xml:space="preserve"> emerges</w:t>
        </w:r>
      </w:ins>
      <w:ins w:id="603" w:author="Zhang  Zihao" w:date="2024-08-28T21:21:00Z" w16du:dateUtc="2024-08-28T19:21:00Z">
        <w:r w:rsidR="003B4525">
          <w:rPr>
            <w:rFonts w:ascii="Arial" w:eastAsiaTheme="minorEastAsia" w:hAnsi="Arial" w:cs="Arial" w:hint="eastAsia"/>
            <w:sz w:val="22"/>
            <w:szCs w:val="22"/>
            <w:lang w:eastAsia="zh-CN"/>
          </w:rPr>
          <w:t xml:space="preserve">. </w:t>
        </w:r>
      </w:ins>
      <w:ins w:id="604" w:author="Zhang  Zihao" w:date="2024-08-28T22:17:00Z" w16du:dateUtc="2024-08-28T20:17:00Z">
        <w:r w:rsidR="00603185">
          <w:rPr>
            <w:rFonts w:ascii="Arial" w:eastAsiaTheme="minorEastAsia" w:hAnsi="Arial" w:cs="Arial" w:hint="eastAsia"/>
            <w:sz w:val="22"/>
            <w:szCs w:val="22"/>
            <w:lang w:eastAsia="zh-CN"/>
          </w:rPr>
          <w:t>Interestingly</w:t>
        </w:r>
      </w:ins>
      <w:ins w:id="605" w:author="Zhang  Zihao" w:date="2024-08-28T21:22:00Z" w16du:dateUtc="2024-08-28T19:22:00Z">
        <w:r w:rsidR="00AD5F11">
          <w:rPr>
            <w:rFonts w:ascii="Arial" w:eastAsiaTheme="minorEastAsia" w:hAnsi="Arial" w:cs="Arial" w:hint="eastAsia"/>
            <w:sz w:val="22"/>
            <w:szCs w:val="22"/>
            <w:lang w:eastAsia="zh-CN"/>
          </w:rPr>
          <w:t xml:space="preserve">, </w:t>
        </w:r>
        <w:r w:rsidR="00AD5F11">
          <w:rPr>
            <w:rFonts w:ascii="Arial" w:eastAsiaTheme="minorEastAsia" w:hAnsi="Arial" w:cs="Arial"/>
            <w:sz w:val="22"/>
            <w:szCs w:val="22"/>
            <w:lang w:eastAsia="zh-CN"/>
          </w:rPr>
          <w:t xml:space="preserve">the </w:t>
        </w:r>
        <w:r w:rsidR="00AD5F11">
          <w:rPr>
            <w:rFonts w:ascii="Arial" w:eastAsiaTheme="minorEastAsia" w:hAnsi="Arial" w:cs="Arial" w:hint="eastAsia"/>
            <w:sz w:val="22"/>
            <w:szCs w:val="22"/>
            <w:lang w:eastAsia="zh-CN"/>
          </w:rPr>
          <w:t xml:space="preserve">cost of </w:t>
        </w:r>
      </w:ins>
      <w:ins w:id="606" w:author="Zhang  Zihao" w:date="2024-08-28T22:17:00Z" w16du:dateUtc="2024-08-28T20:17:00Z">
        <w:r w:rsidR="000724A7">
          <w:rPr>
            <w:rFonts w:ascii="Arial" w:eastAsiaTheme="minorEastAsia" w:hAnsi="Arial" w:cs="Arial"/>
            <w:sz w:val="22"/>
            <w:szCs w:val="22"/>
            <w:lang w:eastAsia="zh-CN"/>
          </w:rPr>
          <w:t>the</w:t>
        </w:r>
        <w:r w:rsidR="000724A7">
          <w:rPr>
            <w:rFonts w:ascii="Arial" w:eastAsiaTheme="minorEastAsia" w:hAnsi="Arial" w:cs="Arial" w:hint="eastAsia"/>
            <w:sz w:val="22"/>
            <w:szCs w:val="22"/>
            <w:lang w:eastAsia="zh-CN"/>
          </w:rPr>
          <w:t xml:space="preserve"> </w:t>
        </w:r>
      </w:ins>
      <w:ins w:id="607" w:author="Zhang  Zihao" w:date="2024-08-28T21:22:00Z" w16du:dateUtc="2024-08-28T19:22:00Z">
        <w:r w:rsidR="00AD5F11">
          <w:rPr>
            <w:rFonts w:ascii="Arial" w:eastAsiaTheme="minorEastAsia" w:hAnsi="Arial" w:cs="Arial"/>
            <w:sz w:val="22"/>
            <w:szCs w:val="22"/>
            <w:lang w:eastAsia="zh-CN"/>
          </w:rPr>
          <w:t>biochar</w:t>
        </w:r>
        <w:r w:rsidR="00AD5F11">
          <w:rPr>
            <w:rFonts w:ascii="Arial" w:eastAsiaTheme="minorEastAsia" w:hAnsi="Arial" w:cs="Arial"/>
            <w:sz w:val="22"/>
            <w:szCs w:val="22"/>
            <w:lang w:eastAsia="zh-CN"/>
          </w:rPr>
          <w:noBreakHyphen/>
          <w:t xml:space="preserve">based ATV route </w:t>
        </w:r>
        <w:r w:rsidR="00AD5F11">
          <w:rPr>
            <w:rFonts w:ascii="Arial" w:eastAsiaTheme="minorEastAsia" w:hAnsi="Arial" w:cs="Arial" w:hint="eastAsia"/>
            <w:sz w:val="22"/>
            <w:szCs w:val="22"/>
            <w:lang w:eastAsia="zh-CN"/>
          </w:rPr>
          <w:t>only sl</w:t>
        </w:r>
      </w:ins>
      <w:ins w:id="608" w:author="Zhang  Zihao" w:date="2024-08-28T21:23:00Z" w16du:dateUtc="2024-08-28T19:23:00Z">
        <w:r w:rsidR="00AD5F11">
          <w:rPr>
            <w:rFonts w:ascii="Arial" w:eastAsiaTheme="minorEastAsia" w:hAnsi="Arial" w:cs="Arial" w:hint="eastAsia"/>
            <w:sz w:val="22"/>
            <w:szCs w:val="22"/>
            <w:lang w:eastAsia="zh-CN"/>
          </w:rPr>
          <w:t xml:space="preserve">ightly increases to </w:t>
        </w:r>
      </w:ins>
      <w:ins w:id="609" w:author="Zhang  Zihao" w:date="2024-08-28T21:22:00Z" w16du:dateUtc="2024-08-28T19:22:00Z">
        <w:r w:rsidR="00AD5F11">
          <w:rPr>
            <w:rFonts w:ascii="Arial" w:eastAsiaTheme="minorEastAsia" w:hAnsi="Arial" w:cs="Arial"/>
            <w:sz w:val="22"/>
            <w:szCs w:val="22"/>
            <w:lang w:eastAsia="zh-CN"/>
          </w:rPr>
          <w:t>0.8 USD kg</w:t>
        </w:r>
        <w:r w:rsidR="00AD5F11" w:rsidRPr="001017A8">
          <w:rPr>
            <w:rFonts w:ascii="Arial" w:eastAsiaTheme="minorEastAsia" w:hAnsi="Arial" w:cs="Arial"/>
            <w:sz w:val="22"/>
            <w:szCs w:val="22"/>
            <w:vertAlign w:val="superscript"/>
            <w:lang w:eastAsia="zh-CN"/>
          </w:rPr>
          <w:t>–1</w:t>
        </w:r>
        <w:r w:rsidR="00AD5F11">
          <w:rPr>
            <w:rFonts w:ascii="Arial" w:eastAsiaTheme="minorEastAsia" w:hAnsi="Arial" w:cs="Arial"/>
            <w:sz w:val="22"/>
            <w:szCs w:val="22"/>
            <w:lang w:eastAsia="zh-CN"/>
          </w:rPr>
          <w:t xml:space="preserve">, </w:t>
        </w:r>
      </w:ins>
      <w:ins w:id="610" w:author="Zhang  Zihao" w:date="2024-08-28T21:24:00Z" w16du:dateUtc="2024-08-28T19:24:00Z">
        <w:r w:rsidR="00D47A7C">
          <w:rPr>
            <w:rFonts w:ascii="Arial" w:eastAsiaTheme="minorEastAsia" w:hAnsi="Arial" w:cs="Arial" w:hint="eastAsia"/>
            <w:sz w:val="22"/>
            <w:szCs w:val="22"/>
            <w:lang w:eastAsia="zh-CN"/>
          </w:rPr>
          <w:t xml:space="preserve">while the cost of </w:t>
        </w:r>
        <w:r w:rsidR="00D47A7C">
          <w:rPr>
            <w:rFonts w:ascii="Arial" w:eastAsiaTheme="minorEastAsia" w:hAnsi="Arial" w:cs="Arial"/>
            <w:sz w:val="22"/>
            <w:szCs w:val="22"/>
            <w:lang w:eastAsia="zh-CN"/>
          </w:rPr>
          <w:t>bioethanol</w:t>
        </w:r>
        <w:r w:rsidR="00D47A7C">
          <w:rPr>
            <w:rFonts w:ascii="Arial" w:eastAsiaTheme="minorEastAsia" w:hAnsi="Arial" w:cs="Arial"/>
            <w:sz w:val="22"/>
            <w:szCs w:val="22"/>
            <w:lang w:eastAsia="zh-CN"/>
          </w:rPr>
          <w:noBreakHyphen/>
          <w:t xml:space="preserve">based EBP process </w:t>
        </w:r>
      </w:ins>
      <w:ins w:id="611" w:author="Zhang  Zihao" w:date="2024-08-28T22:18:00Z" w16du:dateUtc="2024-08-28T20:18:00Z">
        <w:r w:rsidR="000724A7">
          <w:rPr>
            <w:rFonts w:ascii="Arial" w:eastAsiaTheme="minorEastAsia" w:hAnsi="Arial" w:cs="Arial" w:hint="eastAsia"/>
            <w:sz w:val="22"/>
            <w:szCs w:val="22"/>
            <w:lang w:eastAsia="zh-CN"/>
          </w:rPr>
          <w:t xml:space="preserve">rises </w:t>
        </w:r>
      </w:ins>
      <w:ins w:id="612" w:author="Zhang  Zihao" w:date="2024-08-28T21:24:00Z" w16du:dateUtc="2024-08-28T19:24:00Z">
        <w:r w:rsidR="00D47A7C">
          <w:rPr>
            <w:rFonts w:ascii="Arial" w:eastAsiaTheme="minorEastAsia" w:hAnsi="Arial" w:cs="Arial" w:hint="eastAsia"/>
            <w:sz w:val="22"/>
            <w:szCs w:val="22"/>
            <w:lang w:eastAsia="zh-CN"/>
          </w:rPr>
          <w:t>significantly</w:t>
        </w:r>
      </w:ins>
      <w:ins w:id="613" w:author="Zhang  Zihao" w:date="2024-08-28T22:18:00Z" w16du:dateUtc="2024-08-28T20:18:00Z">
        <w:r w:rsidR="000724A7">
          <w:rPr>
            <w:rFonts w:ascii="Arial" w:eastAsiaTheme="minorEastAsia" w:hAnsi="Arial" w:cs="Arial" w:hint="eastAsia"/>
            <w:sz w:val="22"/>
            <w:szCs w:val="22"/>
            <w:lang w:eastAsia="zh-CN"/>
          </w:rPr>
          <w:t xml:space="preserve"> </w:t>
        </w:r>
      </w:ins>
      <w:ins w:id="614" w:author="Zhang  Zihao" w:date="2024-08-28T21:24:00Z" w16du:dateUtc="2024-08-28T19:24:00Z">
        <w:r w:rsidR="00D47A7C">
          <w:rPr>
            <w:rFonts w:ascii="Arial" w:eastAsiaTheme="minorEastAsia" w:hAnsi="Arial" w:cs="Arial" w:hint="eastAsia"/>
            <w:sz w:val="22"/>
            <w:szCs w:val="22"/>
            <w:lang w:eastAsia="zh-CN"/>
          </w:rPr>
          <w:t>t</w:t>
        </w:r>
      </w:ins>
      <w:ins w:id="615" w:author="Zhang  Zihao" w:date="2024-08-28T21:22:00Z" w16du:dateUtc="2024-08-28T19:22:00Z">
        <w:r w:rsidR="00AD5F11">
          <w:rPr>
            <w:rFonts w:ascii="Arial" w:eastAsiaTheme="minorEastAsia" w:hAnsi="Arial" w:cs="Arial"/>
            <w:sz w:val="22"/>
            <w:szCs w:val="22"/>
            <w:lang w:eastAsia="zh-CN"/>
          </w:rPr>
          <w:t>o 2.3 USD kg</w:t>
        </w:r>
        <w:r w:rsidR="00AD5F11" w:rsidRPr="001017A8">
          <w:rPr>
            <w:rFonts w:ascii="Arial" w:eastAsiaTheme="minorEastAsia" w:hAnsi="Arial" w:cs="Arial"/>
            <w:sz w:val="22"/>
            <w:szCs w:val="22"/>
            <w:vertAlign w:val="superscript"/>
            <w:lang w:eastAsia="zh-CN"/>
          </w:rPr>
          <w:t>–1</w:t>
        </w:r>
      </w:ins>
      <w:ins w:id="616" w:author="Zhang  Zihao" w:date="2024-08-28T21:28:00Z" w16du:dateUtc="2024-08-28T19:28:00Z">
        <w:r w:rsidR="00504286">
          <w:rPr>
            <w:rFonts w:ascii="Arial" w:eastAsiaTheme="minorEastAsia" w:hAnsi="Arial" w:cs="Arial" w:hint="eastAsia"/>
            <w:sz w:val="22"/>
            <w:szCs w:val="22"/>
            <w:lang w:eastAsia="zh-CN"/>
          </w:rPr>
          <w:t xml:space="preserve"> (</w:t>
        </w:r>
        <w:r w:rsidR="00504286" w:rsidRPr="001017A8">
          <w:rPr>
            <w:rFonts w:ascii="Arial" w:eastAsiaTheme="minorEastAsia" w:hAnsi="Arial" w:cs="Arial"/>
            <w:b/>
            <w:sz w:val="22"/>
            <w:szCs w:val="22"/>
            <w:lang w:eastAsia="zh-CN"/>
          </w:rPr>
          <w:t>Fig. 6a</w:t>
        </w:r>
        <w:r w:rsidR="00504286">
          <w:rPr>
            <w:rFonts w:ascii="Arial" w:eastAsiaTheme="minorEastAsia" w:hAnsi="Arial" w:cs="Arial" w:hint="eastAsia"/>
            <w:sz w:val="22"/>
            <w:szCs w:val="22"/>
            <w:lang w:eastAsia="zh-CN"/>
          </w:rPr>
          <w:t>).</w:t>
        </w:r>
      </w:ins>
      <w:ins w:id="617" w:author="Zhang  Zihao" w:date="2024-08-28T21:24:00Z" w16du:dateUtc="2024-08-28T19:24:00Z">
        <w:r w:rsidR="00D47A7C">
          <w:rPr>
            <w:rFonts w:ascii="Arial" w:eastAsiaTheme="minorEastAsia" w:hAnsi="Arial" w:cs="Arial" w:hint="eastAsia"/>
            <w:sz w:val="22"/>
            <w:szCs w:val="22"/>
            <w:lang w:eastAsia="zh-CN"/>
          </w:rPr>
          <w:t xml:space="preserve"> </w:t>
        </w:r>
      </w:ins>
      <w:ins w:id="618" w:author="Zhang  Zihao" w:date="2024-08-28T21:27:00Z" w16du:dateUtc="2024-08-28T19:27:00Z">
        <w:r w:rsidR="00504286">
          <w:rPr>
            <w:rFonts w:ascii="Arial" w:eastAsiaTheme="minorEastAsia" w:hAnsi="Arial" w:cs="Arial" w:hint="eastAsia"/>
            <w:sz w:val="22"/>
            <w:szCs w:val="22"/>
            <w:lang w:eastAsia="zh-CN"/>
          </w:rPr>
          <w:t>Although the</w:t>
        </w:r>
        <w:r w:rsidR="00504286">
          <w:rPr>
            <w:rFonts w:ascii="Arial" w:eastAsiaTheme="minorEastAsia" w:hAnsi="Arial" w:cs="Arial"/>
            <w:sz w:val="22"/>
            <w:szCs w:val="22"/>
            <w:lang w:eastAsia="zh-CN"/>
          </w:rPr>
          <w:t xml:space="preserve"> climate change impacts in the </w:t>
        </w:r>
      </w:ins>
      <w:ins w:id="619" w:author="Zhang  Zihao" w:date="2024-08-28T21:28:00Z" w16du:dateUtc="2024-08-28T19:28:00Z">
        <w:r w:rsidR="00504286">
          <w:rPr>
            <w:rFonts w:ascii="Arial" w:eastAsiaTheme="minorEastAsia" w:hAnsi="Arial" w:cs="Arial" w:hint="eastAsia"/>
            <w:sz w:val="22"/>
            <w:szCs w:val="22"/>
            <w:lang w:eastAsia="zh-CN"/>
          </w:rPr>
          <w:t xml:space="preserve">green </w:t>
        </w:r>
      </w:ins>
      <w:ins w:id="620" w:author="Zhang  Zihao" w:date="2024-08-28T21:27:00Z" w16du:dateUtc="2024-08-28T19:27:00Z">
        <w:r w:rsidR="00504286">
          <w:rPr>
            <w:rFonts w:ascii="Arial" w:eastAsiaTheme="minorEastAsia" w:hAnsi="Arial" w:cs="Arial"/>
            <w:sz w:val="22"/>
            <w:szCs w:val="22"/>
            <w:lang w:eastAsia="zh-CN"/>
          </w:rPr>
          <w:t>scenario</w:t>
        </w:r>
      </w:ins>
      <w:ins w:id="621" w:author="Zhang  Zihao" w:date="2024-08-28T21:28:00Z" w16du:dateUtc="2024-08-28T19:28:00Z">
        <w:r w:rsidR="00504286">
          <w:rPr>
            <w:rFonts w:ascii="Arial" w:eastAsiaTheme="minorEastAsia" w:hAnsi="Arial" w:cs="Arial" w:hint="eastAsia"/>
            <w:sz w:val="22"/>
            <w:szCs w:val="22"/>
            <w:lang w:eastAsia="zh-CN"/>
          </w:rPr>
          <w:t xml:space="preserve"> </w:t>
        </w:r>
      </w:ins>
      <w:ins w:id="622" w:author="Zhang  Zihao" w:date="2024-08-28T22:18:00Z" w16du:dateUtc="2024-08-28T20:18:00Z">
        <w:r w:rsidR="000724A7">
          <w:rPr>
            <w:rFonts w:ascii="Arial" w:eastAsiaTheme="minorEastAsia" w:hAnsi="Arial" w:cs="Arial" w:hint="eastAsia"/>
            <w:sz w:val="22"/>
            <w:szCs w:val="22"/>
            <w:lang w:eastAsia="zh-CN"/>
          </w:rPr>
          <w:t xml:space="preserve">remain higher for the </w:t>
        </w:r>
      </w:ins>
      <w:ins w:id="623" w:author="Zhang  Zihao" w:date="2024-08-28T21:28:00Z" w16du:dateUtc="2024-08-28T19:28:00Z">
        <w:r w:rsidR="00504286">
          <w:rPr>
            <w:rFonts w:ascii="Arial" w:eastAsiaTheme="minorEastAsia" w:hAnsi="Arial" w:cs="Arial" w:hint="eastAsia"/>
            <w:sz w:val="22"/>
            <w:szCs w:val="22"/>
            <w:lang w:eastAsia="zh-CN"/>
          </w:rPr>
          <w:t xml:space="preserve">ATV </w:t>
        </w:r>
      </w:ins>
      <w:ins w:id="624" w:author="Zhang  Zihao" w:date="2024-08-28T22:18:00Z" w16du:dateUtc="2024-08-28T20:18:00Z">
        <w:r w:rsidR="000724A7">
          <w:rPr>
            <w:rFonts w:ascii="Arial" w:eastAsiaTheme="minorEastAsia" w:hAnsi="Arial" w:cs="Arial" w:hint="eastAsia"/>
            <w:sz w:val="22"/>
            <w:szCs w:val="22"/>
            <w:lang w:eastAsia="zh-CN"/>
          </w:rPr>
          <w:t xml:space="preserve">compared to the </w:t>
        </w:r>
      </w:ins>
      <w:ins w:id="625" w:author="Zhang  Zihao" w:date="2024-08-28T21:28:00Z" w16du:dateUtc="2024-08-28T19:28:00Z">
        <w:r w:rsidR="00504286">
          <w:rPr>
            <w:rFonts w:ascii="Arial" w:eastAsiaTheme="minorEastAsia" w:hAnsi="Arial" w:cs="Arial" w:hint="eastAsia"/>
            <w:sz w:val="22"/>
            <w:szCs w:val="22"/>
            <w:lang w:eastAsia="zh-CN"/>
          </w:rPr>
          <w:t>EBP route (</w:t>
        </w:r>
        <w:r w:rsidR="00504286">
          <w:rPr>
            <w:rFonts w:ascii="Arial" w:eastAsiaTheme="minorEastAsia" w:hAnsi="Arial" w:cs="Arial"/>
            <w:sz w:val="22"/>
            <w:szCs w:val="22"/>
            <w:lang w:eastAsia="zh-CN"/>
          </w:rPr>
          <w:t xml:space="preserve">1.7 </w:t>
        </w:r>
        <w:r w:rsidR="00504286" w:rsidRPr="001017A8">
          <w:rPr>
            <w:rFonts w:ascii="Arial" w:eastAsiaTheme="minorEastAsia" w:hAnsi="Arial" w:cs="Arial"/>
            <w:i/>
            <w:sz w:val="22"/>
            <w:szCs w:val="22"/>
            <w:lang w:eastAsia="zh-CN"/>
          </w:rPr>
          <w:t>vs</w:t>
        </w:r>
        <w:r w:rsidR="00504286">
          <w:rPr>
            <w:rFonts w:ascii="Arial" w:eastAsiaTheme="minorEastAsia" w:hAnsi="Arial" w:cs="Arial"/>
            <w:sz w:val="22"/>
            <w:szCs w:val="22"/>
            <w:lang w:eastAsia="zh-CN"/>
          </w:rPr>
          <w:t>. 0.8 kg CO</w:t>
        </w:r>
        <w:r w:rsidR="00504286" w:rsidRPr="001017A8">
          <w:rPr>
            <w:rFonts w:ascii="Arial" w:eastAsiaTheme="minorEastAsia" w:hAnsi="Arial" w:cs="Arial"/>
            <w:sz w:val="22"/>
            <w:szCs w:val="22"/>
            <w:vertAlign w:val="subscript"/>
            <w:lang w:eastAsia="zh-CN"/>
          </w:rPr>
          <w:t>2</w:t>
        </w:r>
        <w:r w:rsidR="00504286">
          <w:rPr>
            <w:rFonts w:ascii="Arial" w:eastAsiaTheme="minorEastAsia" w:hAnsi="Arial" w:cs="Arial"/>
            <w:sz w:val="22"/>
            <w:szCs w:val="22"/>
            <w:lang w:eastAsia="zh-CN"/>
          </w:rPr>
          <w:noBreakHyphen/>
          <w:t>eq kg</w:t>
        </w:r>
        <w:r w:rsidR="00504286" w:rsidRPr="001017A8">
          <w:rPr>
            <w:rFonts w:ascii="Arial" w:eastAsiaTheme="minorEastAsia" w:hAnsi="Arial" w:cs="Arial"/>
            <w:sz w:val="22"/>
            <w:szCs w:val="22"/>
            <w:vertAlign w:val="superscript"/>
            <w:lang w:eastAsia="zh-CN"/>
          </w:rPr>
          <w:t>–1</w:t>
        </w:r>
        <w:r w:rsidR="00504286">
          <w:rPr>
            <w:rFonts w:ascii="Arial" w:eastAsiaTheme="minorEastAsia" w:hAnsi="Arial" w:cs="Arial" w:hint="eastAsia"/>
            <w:sz w:val="22"/>
            <w:szCs w:val="22"/>
            <w:lang w:eastAsia="zh-CN"/>
          </w:rPr>
          <w:t xml:space="preserve">), </w:t>
        </w:r>
      </w:ins>
      <w:ins w:id="626" w:author="Zhang  Zihao" w:date="2024-08-28T21:29:00Z" w16du:dateUtc="2024-08-28T19:29:00Z">
        <w:r w:rsidR="00504286">
          <w:rPr>
            <w:rFonts w:ascii="Arial" w:eastAsiaTheme="minorEastAsia" w:hAnsi="Arial" w:cs="Arial" w:hint="eastAsia"/>
            <w:sz w:val="22"/>
            <w:szCs w:val="22"/>
            <w:lang w:eastAsia="zh-CN"/>
          </w:rPr>
          <w:t>both routes show a si</w:t>
        </w:r>
      </w:ins>
      <w:ins w:id="627" w:author="Zhang  Zihao" w:date="2024-08-28T21:30:00Z" w16du:dateUtc="2024-08-28T19:30:00Z">
        <w:r w:rsidR="00504286">
          <w:rPr>
            <w:rFonts w:ascii="Arial" w:eastAsiaTheme="minorEastAsia" w:hAnsi="Arial" w:cs="Arial" w:hint="eastAsia"/>
            <w:sz w:val="22"/>
            <w:szCs w:val="22"/>
            <w:lang w:eastAsia="zh-CN"/>
          </w:rPr>
          <w:t>gnificant</w:t>
        </w:r>
      </w:ins>
      <w:ins w:id="628" w:author="Zhang  Zihao" w:date="2024-08-28T22:20:00Z" w16du:dateUtc="2024-08-28T20:20:00Z">
        <w:r w:rsidR="000562EE">
          <w:rPr>
            <w:rFonts w:ascii="Arial" w:eastAsiaTheme="minorEastAsia" w:hAnsi="Arial" w:cs="Arial" w:hint="eastAsia"/>
            <w:sz w:val="22"/>
            <w:szCs w:val="22"/>
            <w:lang w:eastAsia="zh-CN"/>
          </w:rPr>
          <w:t xml:space="preserve"> reduction </w:t>
        </w:r>
      </w:ins>
      <w:ins w:id="629" w:author="Zhang  Zihao" w:date="2024-08-28T21:31:00Z" w16du:dateUtc="2024-08-28T19:31:00Z">
        <w:r w:rsidR="00504286">
          <w:rPr>
            <w:rFonts w:ascii="Arial" w:eastAsiaTheme="minorEastAsia" w:hAnsi="Arial" w:cs="Arial" w:hint="eastAsia"/>
            <w:sz w:val="22"/>
            <w:szCs w:val="22"/>
            <w:lang w:eastAsia="zh-CN"/>
          </w:rPr>
          <w:t>in carbon footprint</w:t>
        </w:r>
      </w:ins>
      <w:ins w:id="630" w:author="Zhang  Zihao" w:date="2024-08-28T21:32:00Z" w16du:dateUtc="2024-08-28T19:32:00Z">
        <w:r w:rsidR="00504286">
          <w:rPr>
            <w:rFonts w:ascii="Arial" w:eastAsiaTheme="minorEastAsia" w:hAnsi="Arial" w:cs="Arial" w:hint="eastAsia"/>
            <w:sz w:val="22"/>
            <w:szCs w:val="22"/>
            <w:lang w:eastAsia="zh-CN"/>
          </w:rPr>
          <w:t xml:space="preserve"> </w:t>
        </w:r>
      </w:ins>
      <w:ins w:id="631" w:author="Zhang  Zihao" w:date="2024-08-28T22:20:00Z" w16du:dateUtc="2024-08-28T20:20:00Z">
        <w:r w:rsidR="000562EE">
          <w:rPr>
            <w:rFonts w:ascii="Arial" w:eastAsiaTheme="minorEastAsia" w:hAnsi="Arial" w:cs="Arial" w:hint="eastAsia"/>
            <w:sz w:val="22"/>
            <w:szCs w:val="22"/>
            <w:lang w:eastAsia="zh-CN"/>
          </w:rPr>
          <w:t xml:space="preserve">simply by </w:t>
        </w:r>
      </w:ins>
      <w:ins w:id="632" w:author="Zhang  Zihao" w:date="2024-08-28T21:32:00Z" w16du:dateUtc="2024-08-28T19:32:00Z">
        <w:r w:rsidR="00504286">
          <w:rPr>
            <w:rFonts w:ascii="Arial" w:eastAsiaTheme="minorEastAsia" w:hAnsi="Arial" w:cs="Arial" w:hint="eastAsia"/>
            <w:sz w:val="22"/>
            <w:szCs w:val="22"/>
            <w:lang w:eastAsia="zh-CN"/>
          </w:rPr>
          <w:t>replacing the feedstocks.</w:t>
        </w:r>
      </w:ins>
      <w:ins w:id="633" w:author="Zhang  Zihao" w:date="2024-08-28T21:34:00Z" w16du:dateUtc="2024-08-28T19:34:00Z">
        <w:r w:rsidR="00504286">
          <w:rPr>
            <w:rFonts w:ascii="Arial" w:eastAsiaTheme="minorEastAsia" w:hAnsi="Arial" w:cs="Arial" w:hint="eastAsia"/>
            <w:sz w:val="22"/>
            <w:szCs w:val="22"/>
            <w:lang w:eastAsia="zh-CN"/>
          </w:rPr>
          <w:t xml:space="preserve"> </w:t>
        </w:r>
      </w:ins>
      <w:ins w:id="634" w:author="Zhang  Zihao" w:date="2024-08-28T21:36:00Z" w16du:dateUtc="2024-08-28T19:36:00Z">
        <w:r w:rsidR="003D270E">
          <w:rPr>
            <w:rFonts w:ascii="Arial" w:eastAsiaTheme="minorEastAsia" w:hAnsi="Arial" w:cs="Arial" w:hint="eastAsia"/>
            <w:sz w:val="22"/>
            <w:szCs w:val="22"/>
            <w:lang w:eastAsia="zh-CN"/>
          </w:rPr>
          <w:t>Notably</w:t>
        </w:r>
      </w:ins>
      <w:ins w:id="635" w:author="Zhang  Zihao" w:date="2024-08-28T21:35:00Z" w16du:dateUtc="2024-08-28T19:35:00Z">
        <w:r w:rsidR="00504286">
          <w:rPr>
            <w:rFonts w:ascii="Arial" w:eastAsiaTheme="minorEastAsia" w:hAnsi="Arial" w:cs="Arial" w:hint="eastAsia"/>
            <w:sz w:val="22"/>
            <w:szCs w:val="22"/>
            <w:lang w:eastAsia="zh-CN"/>
          </w:rPr>
          <w:t xml:space="preserve">, compared to </w:t>
        </w:r>
      </w:ins>
      <w:ins w:id="636" w:author="Zhang  Zihao" w:date="2024-08-28T22:20:00Z" w16du:dateUtc="2024-08-28T20:20:00Z">
        <w:r w:rsidR="00746795">
          <w:rPr>
            <w:rFonts w:ascii="Arial" w:eastAsiaTheme="minorEastAsia" w:hAnsi="Arial" w:cs="Arial" w:hint="eastAsia"/>
            <w:sz w:val="22"/>
            <w:szCs w:val="22"/>
            <w:lang w:eastAsia="zh-CN"/>
          </w:rPr>
          <w:t xml:space="preserve">the </w:t>
        </w:r>
      </w:ins>
      <w:ins w:id="637" w:author="Zhang  Zihao" w:date="2024-08-28T21:35:00Z" w16du:dateUtc="2024-08-28T19:35:00Z">
        <w:r w:rsidR="00504286">
          <w:rPr>
            <w:rFonts w:ascii="Arial" w:eastAsiaTheme="minorEastAsia" w:hAnsi="Arial" w:cs="Arial" w:hint="eastAsia"/>
            <w:sz w:val="22"/>
            <w:szCs w:val="22"/>
            <w:lang w:eastAsia="zh-CN"/>
          </w:rPr>
          <w:t>fossil</w:t>
        </w:r>
        <w:r w:rsidR="00504286">
          <w:rPr>
            <w:rFonts w:ascii="Arial" w:eastAsiaTheme="minorEastAsia" w:hAnsi="Arial" w:cs="Arial"/>
            <w:sz w:val="22"/>
            <w:szCs w:val="22"/>
            <w:lang w:eastAsia="zh-CN"/>
          </w:rPr>
          <w:noBreakHyphen/>
          <w:t>based</w:t>
        </w:r>
        <w:r w:rsidR="00504286" w:rsidRPr="003B4525">
          <w:rPr>
            <w:rFonts w:ascii="Arial" w:eastAsiaTheme="minorEastAsia" w:hAnsi="Arial" w:cs="Arial"/>
            <w:sz w:val="22"/>
            <w:szCs w:val="22"/>
            <w:lang w:eastAsia="zh-CN"/>
          </w:rPr>
          <w:t xml:space="preserve"> </w:t>
        </w:r>
      </w:ins>
      <w:ins w:id="638" w:author="Zhang  Zihao" w:date="2024-08-28T21:36:00Z" w16du:dateUtc="2024-08-28T19:36:00Z">
        <w:r w:rsidR="003D270E">
          <w:rPr>
            <w:rFonts w:ascii="Arial" w:eastAsiaTheme="minorEastAsia" w:hAnsi="Arial" w:cs="Arial" w:hint="eastAsia"/>
            <w:sz w:val="22"/>
            <w:szCs w:val="22"/>
            <w:lang w:eastAsia="zh-CN"/>
          </w:rPr>
          <w:t>EBP</w:t>
        </w:r>
      </w:ins>
      <w:ins w:id="639" w:author="Zhang  Zihao" w:date="2024-08-28T21:35:00Z" w16du:dateUtc="2024-08-28T19:35:00Z">
        <w:r w:rsidR="00504286">
          <w:rPr>
            <w:rFonts w:ascii="Arial" w:eastAsiaTheme="minorEastAsia" w:hAnsi="Arial" w:cs="Arial" w:hint="eastAsia"/>
            <w:sz w:val="22"/>
            <w:szCs w:val="22"/>
            <w:lang w:eastAsia="zh-CN"/>
          </w:rPr>
          <w:t xml:space="preserve"> route,</w:t>
        </w:r>
      </w:ins>
      <w:ins w:id="640" w:author="Zhang  Zihao" w:date="2024-08-28T21:36:00Z" w16du:dateUtc="2024-08-28T19:36:00Z">
        <w:r w:rsidR="003D270E" w:rsidRPr="003D270E">
          <w:rPr>
            <w:rFonts w:ascii="Arial" w:eastAsiaTheme="minorEastAsia" w:hAnsi="Arial" w:cs="Arial"/>
            <w:sz w:val="22"/>
            <w:szCs w:val="22"/>
            <w:lang w:eastAsia="zh-CN"/>
          </w:rPr>
          <w:t xml:space="preserve"> </w:t>
        </w:r>
      </w:ins>
      <w:ins w:id="641" w:author="Zhang  Zihao" w:date="2024-08-28T22:20:00Z" w16du:dateUtc="2024-08-28T20:20:00Z">
        <w:r w:rsidR="00746795">
          <w:rPr>
            <w:rFonts w:ascii="Arial" w:eastAsiaTheme="minorEastAsia" w:hAnsi="Arial" w:cs="Arial" w:hint="eastAsia"/>
            <w:sz w:val="22"/>
            <w:szCs w:val="22"/>
            <w:lang w:eastAsia="zh-CN"/>
          </w:rPr>
          <w:t xml:space="preserve">the </w:t>
        </w:r>
      </w:ins>
      <w:ins w:id="642" w:author="Zhang  Zihao" w:date="2024-08-28T21:36:00Z" w16du:dateUtc="2024-08-28T19:36:00Z">
        <w:r w:rsidR="003D270E">
          <w:rPr>
            <w:rFonts w:ascii="Arial" w:eastAsiaTheme="minorEastAsia" w:hAnsi="Arial" w:cs="Arial"/>
            <w:sz w:val="22"/>
            <w:szCs w:val="22"/>
            <w:lang w:eastAsia="zh-CN"/>
          </w:rPr>
          <w:t>biochar</w:t>
        </w:r>
        <w:r w:rsidR="003D270E">
          <w:rPr>
            <w:rFonts w:ascii="Arial" w:eastAsiaTheme="minorEastAsia" w:hAnsi="Arial" w:cs="Arial"/>
            <w:sz w:val="22"/>
            <w:szCs w:val="22"/>
            <w:lang w:eastAsia="zh-CN"/>
          </w:rPr>
          <w:noBreakHyphen/>
          <w:t>based</w:t>
        </w:r>
        <w:r w:rsidR="003D270E" w:rsidRPr="003B4525">
          <w:rPr>
            <w:rFonts w:ascii="Arial" w:eastAsiaTheme="minorEastAsia" w:hAnsi="Arial" w:cs="Arial"/>
            <w:sz w:val="22"/>
            <w:szCs w:val="22"/>
            <w:lang w:eastAsia="zh-CN"/>
          </w:rPr>
          <w:t xml:space="preserve"> </w:t>
        </w:r>
        <w:r w:rsidR="003D270E">
          <w:rPr>
            <w:rFonts w:ascii="Arial" w:eastAsiaTheme="minorEastAsia" w:hAnsi="Arial" w:cs="Arial" w:hint="eastAsia"/>
            <w:sz w:val="22"/>
            <w:szCs w:val="22"/>
            <w:lang w:eastAsia="zh-CN"/>
          </w:rPr>
          <w:t xml:space="preserve">ATV route </w:t>
        </w:r>
      </w:ins>
      <w:ins w:id="643" w:author="Zhang  Zihao" w:date="2024-08-28T22:20:00Z" w16du:dateUtc="2024-08-28T20:20:00Z">
        <w:r w:rsidR="00746795">
          <w:rPr>
            <w:rFonts w:ascii="Arial" w:eastAsiaTheme="minorEastAsia" w:hAnsi="Arial" w:cs="Arial" w:hint="eastAsia"/>
            <w:sz w:val="22"/>
            <w:szCs w:val="22"/>
            <w:lang w:eastAsia="zh-CN"/>
          </w:rPr>
          <w:t xml:space="preserve">exhibits </w:t>
        </w:r>
      </w:ins>
      <w:ins w:id="644" w:author="Zhang  Zihao" w:date="2024-08-28T21:36:00Z" w16du:dateUtc="2024-08-28T19:36:00Z">
        <w:r w:rsidR="003D270E">
          <w:rPr>
            <w:rFonts w:ascii="Arial" w:eastAsiaTheme="minorEastAsia" w:hAnsi="Arial" w:cs="Arial" w:hint="eastAsia"/>
            <w:sz w:val="22"/>
            <w:szCs w:val="22"/>
            <w:lang w:eastAsia="zh-CN"/>
          </w:rPr>
          <w:t>lower cost</w:t>
        </w:r>
      </w:ins>
      <w:ins w:id="645" w:author="Zhang  Zihao" w:date="2024-08-28T22:20:00Z" w16du:dateUtc="2024-08-28T20:20:00Z">
        <w:r w:rsidR="00746795">
          <w:rPr>
            <w:rFonts w:ascii="Arial" w:eastAsiaTheme="minorEastAsia" w:hAnsi="Arial" w:cs="Arial" w:hint="eastAsia"/>
            <w:sz w:val="22"/>
            <w:szCs w:val="22"/>
            <w:lang w:eastAsia="zh-CN"/>
          </w:rPr>
          <w:t>s</w:t>
        </w:r>
      </w:ins>
      <w:ins w:id="646" w:author="Zhang  Zihao" w:date="2024-08-28T21:36:00Z" w16du:dateUtc="2024-08-28T19:36:00Z">
        <w:r w:rsidR="003D270E">
          <w:rPr>
            <w:rFonts w:ascii="Arial" w:eastAsiaTheme="minorEastAsia" w:hAnsi="Arial" w:cs="Arial" w:hint="eastAsia"/>
            <w:sz w:val="22"/>
            <w:szCs w:val="22"/>
            <w:lang w:eastAsia="zh-CN"/>
          </w:rPr>
          <w:t xml:space="preserve"> and </w:t>
        </w:r>
      </w:ins>
      <w:ins w:id="647" w:author="Zhang  Zihao" w:date="2024-08-28T22:21:00Z" w16du:dateUtc="2024-08-28T20:21:00Z">
        <w:r w:rsidR="00746795">
          <w:rPr>
            <w:rFonts w:ascii="Arial" w:eastAsiaTheme="minorEastAsia" w:hAnsi="Arial" w:cs="Arial"/>
            <w:sz w:val="22"/>
            <w:szCs w:val="22"/>
            <w:lang w:eastAsia="zh-CN"/>
          </w:rPr>
          <w:t>reduced</w:t>
        </w:r>
      </w:ins>
      <w:ins w:id="648" w:author="Zhang  Zihao" w:date="2024-08-28T21:37:00Z" w16du:dateUtc="2024-08-28T19:37:00Z">
        <w:r w:rsidR="003D270E">
          <w:rPr>
            <w:rFonts w:ascii="Arial" w:eastAsiaTheme="minorEastAsia" w:hAnsi="Arial" w:cs="Arial" w:hint="eastAsia"/>
            <w:sz w:val="22"/>
            <w:szCs w:val="22"/>
            <w:lang w:eastAsia="zh-CN"/>
          </w:rPr>
          <w:t xml:space="preserve"> </w:t>
        </w:r>
        <w:r w:rsidR="003D270E">
          <w:rPr>
            <w:rFonts w:ascii="Arial" w:eastAsiaTheme="minorEastAsia" w:hAnsi="Arial" w:cs="Arial"/>
            <w:sz w:val="22"/>
            <w:szCs w:val="22"/>
            <w:lang w:eastAsia="zh-CN"/>
          </w:rPr>
          <w:t>climate change impacts</w:t>
        </w:r>
      </w:ins>
      <w:ins w:id="649" w:author="Zhang  Zihao" w:date="2024-08-28T21:35:00Z" w16du:dateUtc="2024-08-28T19:35:00Z">
        <w:r w:rsidR="00504286">
          <w:rPr>
            <w:rFonts w:ascii="Arial" w:eastAsiaTheme="minorEastAsia" w:hAnsi="Arial" w:cs="Arial" w:hint="eastAsia"/>
            <w:sz w:val="22"/>
            <w:szCs w:val="22"/>
            <w:lang w:eastAsia="zh-CN"/>
          </w:rPr>
          <w:t>.</w:t>
        </w:r>
      </w:ins>
      <w:ins w:id="650" w:author="Zhang  Zihao" w:date="2024-08-28T21:37:00Z" w16du:dateUtc="2024-08-28T19:37:00Z">
        <w:r w:rsidR="003D270E">
          <w:rPr>
            <w:rFonts w:ascii="Arial" w:eastAsiaTheme="minorEastAsia" w:hAnsi="Arial" w:cs="Arial" w:hint="eastAsia"/>
            <w:sz w:val="22"/>
            <w:szCs w:val="22"/>
            <w:lang w:eastAsia="zh-CN"/>
          </w:rPr>
          <w:t xml:space="preserve"> Therefore, </w:t>
        </w:r>
      </w:ins>
      <w:ins w:id="651" w:author="Zhang  Zihao" w:date="2024-08-28T21:38:00Z" w16du:dateUtc="2024-08-28T19:38:00Z">
        <w:r w:rsidR="003D270E">
          <w:rPr>
            <w:rFonts w:ascii="Arial" w:eastAsiaTheme="minorEastAsia" w:hAnsi="Arial" w:cs="Arial" w:hint="eastAsia"/>
            <w:sz w:val="22"/>
            <w:szCs w:val="22"/>
            <w:lang w:eastAsia="zh-CN"/>
          </w:rPr>
          <w:t xml:space="preserve">the development of green acetylene production routes </w:t>
        </w:r>
      </w:ins>
      <w:ins w:id="652" w:author="Zhang  Zihao" w:date="2024-08-28T22:21:00Z" w16du:dateUtc="2024-08-28T20:21:00Z">
        <w:r w:rsidR="00746795">
          <w:rPr>
            <w:rFonts w:ascii="Arial" w:eastAsiaTheme="minorEastAsia" w:hAnsi="Arial" w:cs="Arial" w:hint="eastAsia"/>
            <w:sz w:val="22"/>
            <w:szCs w:val="22"/>
            <w:lang w:eastAsia="zh-CN"/>
          </w:rPr>
          <w:t xml:space="preserve">could </w:t>
        </w:r>
      </w:ins>
      <w:ins w:id="653" w:author="Zhang  Zihao" w:date="2024-08-28T21:38:00Z" w16du:dateUtc="2024-08-28T19:38:00Z">
        <w:r w:rsidR="003D270E">
          <w:rPr>
            <w:rFonts w:ascii="Arial" w:eastAsiaTheme="minorEastAsia" w:hAnsi="Arial" w:cs="Arial" w:hint="eastAsia"/>
            <w:sz w:val="22"/>
            <w:szCs w:val="22"/>
            <w:lang w:eastAsia="zh-CN"/>
          </w:rPr>
          <w:t xml:space="preserve">drive </w:t>
        </w:r>
      </w:ins>
      <w:ins w:id="654" w:author="Zhang  Zihao" w:date="2024-08-28T22:21:00Z" w16du:dateUtc="2024-08-28T20:21:00Z">
        <w:r w:rsidR="00746795">
          <w:rPr>
            <w:rFonts w:ascii="Arial" w:eastAsiaTheme="minorEastAsia" w:hAnsi="Arial" w:cs="Arial" w:hint="eastAsia"/>
            <w:sz w:val="22"/>
            <w:szCs w:val="22"/>
            <w:lang w:eastAsia="zh-CN"/>
          </w:rPr>
          <w:t>a</w:t>
        </w:r>
      </w:ins>
      <w:ins w:id="655" w:author="Zhang  Zihao" w:date="2024-08-28T21:38:00Z" w16du:dateUtc="2024-08-28T19:38:00Z">
        <w:r w:rsidR="003D270E">
          <w:rPr>
            <w:rFonts w:ascii="Arial" w:eastAsiaTheme="minorEastAsia" w:hAnsi="Arial" w:cs="Arial" w:hint="eastAsia"/>
            <w:sz w:val="22"/>
            <w:szCs w:val="22"/>
            <w:lang w:eastAsia="zh-CN"/>
          </w:rPr>
          <w:t xml:space="preserve"> transition </w:t>
        </w:r>
      </w:ins>
      <w:ins w:id="656" w:author="Zhang  Zihao" w:date="2024-08-28T22:21:00Z" w16du:dateUtc="2024-08-28T20:21:00Z">
        <w:r w:rsidR="00746795">
          <w:rPr>
            <w:rFonts w:ascii="Arial" w:eastAsiaTheme="minorEastAsia" w:hAnsi="Arial" w:cs="Arial" w:hint="eastAsia"/>
            <w:sz w:val="22"/>
            <w:szCs w:val="22"/>
            <w:lang w:eastAsia="zh-CN"/>
          </w:rPr>
          <w:t>in</w:t>
        </w:r>
      </w:ins>
      <w:ins w:id="657" w:author="Zhang  Zihao" w:date="2024-08-28T21:38:00Z" w16du:dateUtc="2024-08-28T19:38:00Z">
        <w:r w:rsidR="003D270E">
          <w:rPr>
            <w:rFonts w:ascii="Arial" w:eastAsiaTheme="minorEastAsia" w:hAnsi="Arial" w:cs="Arial" w:hint="eastAsia"/>
            <w:sz w:val="22"/>
            <w:szCs w:val="22"/>
            <w:lang w:eastAsia="zh-CN"/>
          </w:rPr>
          <w:t xml:space="preserve"> PVC production from EBP to ATV</w:t>
        </w:r>
      </w:ins>
      <w:ins w:id="658" w:author="Zhang  Zihao" w:date="2024-08-28T22:21:00Z" w16du:dateUtc="2024-08-28T20:21:00Z">
        <w:r w:rsidR="00D16519">
          <w:rPr>
            <w:rFonts w:ascii="Arial" w:eastAsiaTheme="minorEastAsia" w:hAnsi="Arial" w:cs="Arial" w:hint="eastAsia"/>
            <w:sz w:val="22"/>
            <w:szCs w:val="22"/>
            <w:lang w:eastAsia="zh-CN"/>
          </w:rPr>
          <w:t xml:space="preserve"> routes</w:t>
        </w:r>
      </w:ins>
      <w:ins w:id="659" w:author="Zhang  Zihao" w:date="2024-08-28T21:57:00Z" w16du:dateUtc="2024-08-28T19:57:00Z">
        <w:r w:rsidR="004D12AD">
          <w:rPr>
            <w:rFonts w:ascii="Arial" w:eastAsiaTheme="minorEastAsia" w:hAnsi="Arial" w:cs="Arial" w:hint="eastAsia"/>
            <w:sz w:val="22"/>
            <w:szCs w:val="22"/>
            <w:lang w:eastAsia="zh-CN"/>
          </w:rPr>
          <w:t xml:space="preserve">, </w:t>
        </w:r>
      </w:ins>
      <w:ins w:id="660" w:author="Zhang  Zihao" w:date="2024-08-28T22:21:00Z" w16du:dateUtc="2024-08-28T20:21:00Z">
        <w:r w:rsidR="00D16519">
          <w:rPr>
            <w:rFonts w:ascii="Arial" w:eastAsiaTheme="minorEastAsia" w:hAnsi="Arial" w:cs="Arial" w:hint="eastAsia"/>
            <w:sz w:val="22"/>
            <w:szCs w:val="22"/>
            <w:lang w:eastAsia="zh-CN"/>
          </w:rPr>
          <w:lastRenderedPageBreak/>
          <w:t>potentially leading to a resurge</w:t>
        </w:r>
      </w:ins>
      <w:ins w:id="661" w:author="Zhang  Zihao" w:date="2024-08-28T22:22:00Z" w16du:dateUtc="2024-08-28T20:22:00Z">
        <w:r w:rsidR="00D16519">
          <w:rPr>
            <w:rFonts w:ascii="Arial" w:eastAsiaTheme="minorEastAsia" w:hAnsi="Arial" w:cs="Arial" w:hint="eastAsia"/>
            <w:sz w:val="22"/>
            <w:szCs w:val="22"/>
            <w:lang w:eastAsia="zh-CN"/>
          </w:rPr>
          <w:t xml:space="preserve">nce in the use of </w:t>
        </w:r>
      </w:ins>
      <w:ins w:id="662" w:author="Zhang  Zihao" w:date="2024-08-28T21:58:00Z" w16du:dateUtc="2024-08-28T19:58:00Z">
        <w:r w:rsidR="004D12AD">
          <w:rPr>
            <w:rFonts w:ascii="Arial" w:eastAsiaTheme="minorEastAsia" w:hAnsi="Arial" w:cs="Arial" w:hint="eastAsia"/>
            <w:sz w:val="22"/>
            <w:szCs w:val="22"/>
            <w:lang w:eastAsia="zh-CN"/>
          </w:rPr>
          <w:t>acetylene</w:t>
        </w:r>
      </w:ins>
      <w:ins w:id="663" w:author="Zhang  Zihao" w:date="2024-08-28T21:37:00Z" w16du:dateUtc="2024-08-28T19:37:00Z">
        <w:r w:rsidR="003D270E">
          <w:rPr>
            <w:rFonts w:ascii="Arial" w:eastAsiaTheme="minorEastAsia" w:hAnsi="Arial" w:cs="Arial" w:hint="eastAsia"/>
            <w:sz w:val="22"/>
            <w:szCs w:val="22"/>
            <w:lang w:eastAsia="zh-CN"/>
          </w:rPr>
          <w:t>.</w:t>
        </w:r>
      </w:ins>
      <w:ins w:id="664" w:author="Zhang  Zihao" w:date="2024-08-29T12:21:00Z" w16du:dateUtc="2024-08-29T10:21:00Z">
        <w:r w:rsidR="00F43B51">
          <w:rPr>
            <w:rFonts w:ascii="Arial" w:eastAsiaTheme="minorEastAsia" w:hAnsi="Arial" w:cs="Arial" w:hint="eastAsia"/>
            <w:sz w:val="22"/>
            <w:szCs w:val="22"/>
            <w:lang w:eastAsia="zh-CN"/>
          </w:rPr>
          <w:t xml:space="preserve"> </w:t>
        </w:r>
      </w:ins>
      <w:ins w:id="665" w:author="Zhang  Zihao" w:date="2024-08-29T12:25:00Z" w16du:dateUtc="2024-08-29T10:25:00Z">
        <w:r w:rsidR="008847D4">
          <w:rPr>
            <w:rFonts w:ascii="Arial" w:eastAsiaTheme="minorEastAsia" w:hAnsi="Arial" w:cs="Arial" w:hint="eastAsia"/>
            <w:sz w:val="22"/>
            <w:szCs w:val="22"/>
            <w:lang w:eastAsia="zh-CN"/>
          </w:rPr>
          <w:t xml:space="preserve">Moreover, </w:t>
        </w:r>
      </w:ins>
      <w:ins w:id="666" w:author="Zhang  Zihao" w:date="2024-08-29T12:22:00Z" w16du:dateUtc="2024-08-29T10:22:00Z">
        <w:r w:rsidR="00F43B51">
          <w:rPr>
            <w:rFonts w:ascii="Arial" w:eastAsiaTheme="minorEastAsia" w:hAnsi="Arial" w:cs="Arial" w:hint="eastAsia"/>
            <w:sz w:val="22"/>
            <w:szCs w:val="22"/>
            <w:lang w:eastAsia="zh-CN"/>
          </w:rPr>
          <w:t>t</w:t>
        </w:r>
      </w:ins>
      <w:ins w:id="667" w:author="Zhang  Zihao" w:date="2024-08-29T12:21:00Z" w16du:dateUtc="2024-08-29T10:21:00Z">
        <w:r w:rsidR="00F43B51">
          <w:rPr>
            <w:rFonts w:ascii="Arial" w:eastAsiaTheme="minorEastAsia" w:hAnsi="Arial" w:cs="Arial" w:hint="eastAsia"/>
            <w:sz w:val="22"/>
            <w:szCs w:val="22"/>
            <w:lang w:eastAsia="zh-CN"/>
          </w:rPr>
          <w:t>he application of</w:t>
        </w:r>
      </w:ins>
      <w:ins w:id="668" w:author="Zhang  Zihao" w:date="2024-08-29T12:22:00Z" w16du:dateUtc="2024-08-29T10:22:00Z">
        <w:r w:rsidR="00F43B51" w:rsidRPr="00F43B51">
          <w:rPr>
            <w:rFonts w:ascii="Arial" w:eastAsiaTheme="minorEastAsia" w:hAnsi="Arial" w:cs="Arial"/>
            <w:sz w:val="22"/>
            <w:szCs w:val="22"/>
            <w:lang w:eastAsia="zh-CN"/>
          </w:rPr>
          <w:t xml:space="preserve"> </w:t>
        </w:r>
        <w:r w:rsidR="00F43B51">
          <w:rPr>
            <w:rFonts w:ascii="Arial" w:eastAsiaTheme="minorEastAsia" w:hAnsi="Arial" w:cs="Arial"/>
            <w:sz w:val="22"/>
            <w:szCs w:val="22"/>
            <w:lang w:eastAsia="zh-CN"/>
          </w:rPr>
          <w:t>C</w:t>
        </w:r>
        <w:r w:rsidR="00F43B51" w:rsidRPr="001017A8">
          <w:rPr>
            <w:rFonts w:ascii="Arial" w:eastAsiaTheme="minorEastAsia" w:hAnsi="Arial" w:cs="Arial"/>
            <w:sz w:val="22"/>
            <w:szCs w:val="22"/>
            <w:vertAlign w:val="subscript"/>
            <w:lang w:eastAsia="zh-CN"/>
          </w:rPr>
          <w:t>2</w:t>
        </w:r>
        <w:r w:rsidR="00F43B51">
          <w:rPr>
            <w:rFonts w:ascii="Arial" w:eastAsiaTheme="minorEastAsia" w:hAnsi="Arial" w:cs="Arial"/>
            <w:sz w:val="22"/>
            <w:szCs w:val="22"/>
            <w:lang w:eastAsia="zh-CN"/>
          </w:rPr>
          <w:t>H</w:t>
        </w:r>
        <w:r w:rsidR="00F43B51" w:rsidRPr="001017A8">
          <w:rPr>
            <w:rFonts w:ascii="Arial" w:eastAsiaTheme="minorEastAsia" w:hAnsi="Arial" w:cs="Arial"/>
            <w:sz w:val="22"/>
            <w:szCs w:val="22"/>
            <w:vertAlign w:val="subscript"/>
            <w:lang w:eastAsia="zh-CN"/>
          </w:rPr>
          <w:t>2</w:t>
        </w:r>
      </w:ins>
      <w:ins w:id="669" w:author="Zhang  Zihao" w:date="2024-08-29T12:21:00Z" w16du:dateUtc="2024-08-29T10:21:00Z">
        <w:r w:rsidR="00F43B51">
          <w:rPr>
            <w:rFonts w:ascii="Arial" w:eastAsiaTheme="minorEastAsia" w:hAnsi="Arial" w:cs="Arial" w:hint="eastAsia"/>
            <w:sz w:val="22"/>
            <w:szCs w:val="22"/>
            <w:lang w:eastAsia="zh-CN"/>
          </w:rPr>
          <w:t xml:space="preserve"> could </w:t>
        </w:r>
      </w:ins>
      <w:ins w:id="670" w:author="Zhang  Zihao" w:date="2024-08-29T12:26:00Z" w16du:dateUtc="2024-08-29T10:26:00Z">
        <w:r w:rsidR="008847D4">
          <w:rPr>
            <w:rFonts w:ascii="Arial" w:eastAsiaTheme="minorEastAsia" w:hAnsi="Arial" w:cs="Arial" w:hint="eastAsia"/>
            <w:sz w:val="22"/>
            <w:szCs w:val="22"/>
            <w:lang w:eastAsia="zh-CN"/>
          </w:rPr>
          <w:t xml:space="preserve">potentially expand </w:t>
        </w:r>
      </w:ins>
      <w:ins w:id="671" w:author="Zhang  Zihao" w:date="2024-08-29T12:22:00Z" w16du:dateUtc="2024-08-29T10:22:00Z">
        <w:r w:rsidR="00AA35FF">
          <w:rPr>
            <w:rFonts w:ascii="Arial" w:eastAsiaTheme="minorEastAsia" w:hAnsi="Arial" w:cs="Arial" w:hint="eastAsia"/>
            <w:sz w:val="22"/>
            <w:szCs w:val="22"/>
            <w:lang w:eastAsia="zh-CN"/>
          </w:rPr>
          <w:t xml:space="preserve">if </w:t>
        </w:r>
      </w:ins>
      <w:ins w:id="672" w:author="Zhang  Zihao" w:date="2024-08-29T12:26:00Z" w16du:dateUtc="2024-08-29T10:26:00Z">
        <w:r w:rsidR="008847D4">
          <w:rPr>
            <w:rFonts w:ascii="Arial" w:eastAsiaTheme="minorEastAsia" w:hAnsi="Arial" w:cs="Arial" w:hint="eastAsia"/>
            <w:sz w:val="22"/>
            <w:szCs w:val="22"/>
            <w:lang w:eastAsia="zh-CN"/>
          </w:rPr>
          <w:t>its</w:t>
        </w:r>
      </w:ins>
      <w:ins w:id="673" w:author="Zhang  Zihao" w:date="2024-08-29T12:22:00Z" w16du:dateUtc="2024-08-29T10:22:00Z">
        <w:r w:rsidR="00AA35FF">
          <w:rPr>
            <w:rFonts w:ascii="Arial" w:eastAsiaTheme="minorEastAsia" w:hAnsi="Arial" w:cs="Arial" w:hint="eastAsia"/>
            <w:sz w:val="22"/>
            <w:szCs w:val="22"/>
            <w:lang w:eastAsia="zh-CN"/>
          </w:rPr>
          <w:t xml:space="preserve"> </w:t>
        </w:r>
      </w:ins>
      <w:ins w:id="674" w:author="Zhang  Zihao" w:date="2024-08-29T12:23:00Z" w16du:dateUtc="2024-08-29T10:23:00Z">
        <w:r w:rsidR="00AA35FF">
          <w:rPr>
            <w:rFonts w:ascii="Arial" w:eastAsiaTheme="minorEastAsia" w:hAnsi="Arial" w:cs="Arial" w:hint="eastAsia"/>
            <w:sz w:val="22"/>
            <w:szCs w:val="22"/>
            <w:lang w:eastAsia="zh-CN"/>
          </w:rPr>
          <w:t xml:space="preserve">significant climate change impacts are </w:t>
        </w:r>
        <w:r w:rsidR="00AA35FF">
          <w:rPr>
            <w:rFonts w:ascii="Arial" w:eastAsiaTheme="minorEastAsia" w:hAnsi="Arial" w:cs="Arial"/>
            <w:sz w:val="22"/>
            <w:szCs w:val="22"/>
            <w:lang w:eastAsia="zh-CN"/>
          </w:rPr>
          <w:t>mitigated</w:t>
        </w:r>
        <w:r w:rsidR="00AA35FF">
          <w:rPr>
            <w:rFonts w:ascii="Arial" w:eastAsiaTheme="minorEastAsia" w:hAnsi="Arial" w:cs="Arial" w:hint="eastAsia"/>
            <w:sz w:val="22"/>
            <w:szCs w:val="22"/>
            <w:lang w:eastAsia="zh-CN"/>
          </w:rPr>
          <w:t xml:space="preserve"> </w:t>
        </w:r>
      </w:ins>
      <w:ins w:id="675" w:author="Zhang  Zihao" w:date="2024-08-29T12:25:00Z" w16du:dateUtc="2024-08-29T10:25:00Z">
        <w:r w:rsidR="008847D4">
          <w:rPr>
            <w:rFonts w:ascii="Arial" w:eastAsiaTheme="minorEastAsia" w:hAnsi="Arial" w:cs="Arial" w:hint="eastAsia"/>
            <w:sz w:val="22"/>
            <w:szCs w:val="22"/>
            <w:lang w:eastAsia="zh-CN"/>
          </w:rPr>
          <w:t xml:space="preserve">without </w:t>
        </w:r>
      </w:ins>
      <w:ins w:id="676" w:author="Zhang  Zihao" w:date="2024-08-29T12:27:00Z" w16du:dateUtc="2024-08-29T10:27:00Z">
        <w:r w:rsidR="008847D4">
          <w:rPr>
            <w:rFonts w:ascii="Arial" w:eastAsiaTheme="minorEastAsia" w:hAnsi="Arial" w:cs="Arial" w:hint="eastAsia"/>
            <w:sz w:val="22"/>
            <w:szCs w:val="22"/>
            <w:lang w:eastAsia="zh-CN"/>
          </w:rPr>
          <w:t>substantially</w:t>
        </w:r>
      </w:ins>
      <w:ins w:id="677" w:author="Zhang  Zihao" w:date="2024-08-29T12:25:00Z" w16du:dateUtc="2024-08-29T10:25:00Z">
        <w:r w:rsidR="008847D4">
          <w:rPr>
            <w:rFonts w:ascii="Arial" w:eastAsiaTheme="minorEastAsia" w:hAnsi="Arial" w:cs="Arial" w:hint="eastAsia"/>
            <w:sz w:val="22"/>
            <w:szCs w:val="22"/>
            <w:lang w:eastAsia="zh-CN"/>
          </w:rPr>
          <w:t xml:space="preserve"> increasing production cost</w:t>
        </w:r>
      </w:ins>
      <w:ins w:id="678" w:author="Zhang  Zihao" w:date="2024-08-29T12:27:00Z" w16du:dateUtc="2024-08-29T10:27:00Z">
        <w:r w:rsidR="008847D4">
          <w:rPr>
            <w:rFonts w:ascii="Arial" w:eastAsiaTheme="minorEastAsia" w:hAnsi="Arial" w:cs="Arial" w:hint="eastAsia"/>
            <w:sz w:val="22"/>
            <w:szCs w:val="22"/>
            <w:lang w:eastAsia="zh-CN"/>
          </w:rPr>
          <w:t>s</w:t>
        </w:r>
      </w:ins>
      <w:ins w:id="679" w:author="Zhang  Zihao" w:date="2024-08-29T12:22:00Z" w16du:dateUtc="2024-08-29T10:22:00Z">
        <w:r w:rsidR="00AA35FF">
          <w:rPr>
            <w:rFonts w:ascii="Arial" w:eastAsiaTheme="minorEastAsia" w:hAnsi="Arial" w:cs="Arial" w:hint="eastAsia"/>
            <w:sz w:val="22"/>
            <w:szCs w:val="22"/>
            <w:lang w:eastAsia="zh-CN"/>
          </w:rPr>
          <w:t>.</w:t>
        </w:r>
      </w:ins>
      <w:moveToRangeStart w:id="680" w:author="Zhang  Zihao" w:date="2024-08-29T12:21:00Z" w:name="move175777139"/>
      <w:moveTo w:id="681" w:author="Zhang  Zihao" w:date="2024-08-29T12:21:00Z" w16du:dateUtc="2024-08-29T10:21:00Z">
        <w:del w:id="682" w:author="Zhang  Zihao" w:date="2024-08-29T12:25:00Z" w16du:dateUtc="2024-08-29T10:25:00Z">
          <w:r w:rsidR="00F43B51" w:rsidRPr="007419F8" w:rsidDel="008847D4">
            <w:rPr>
              <w:rFonts w:ascii="Arial" w:eastAsiaTheme="minorEastAsia" w:hAnsi="Arial" w:cs="Arial"/>
              <w:sz w:val="22"/>
              <w:szCs w:val="22"/>
              <w:highlight w:val="yellow"/>
              <w:lang w:eastAsia="zh-CN"/>
            </w:rPr>
            <w:delText>While C</w:delText>
          </w:r>
          <w:r w:rsidR="00F43B51" w:rsidRPr="007419F8" w:rsidDel="008847D4">
            <w:rPr>
              <w:rFonts w:ascii="Arial" w:eastAsiaTheme="minorEastAsia" w:hAnsi="Arial" w:cs="Arial"/>
              <w:sz w:val="22"/>
              <w:szCs w:val="22"/>
              <w:highlight w:val="yellow"/>
              <w:vertAlign w:val="subscript"/>
              <w:lang w:eastAsia="zh-CN"/>
            </w:rPr>
            <w:delText>2</w:delText>
          </w:r>
          <w:r w:rsidR="00F43B51" w:rsidRPr="007419F8" w:rsidDel="008847D4">
            <w:rPr>
              <w:rFonts w:ascii="Arial" w:eastAsiaTheme="minorEastAsia" w:hAnsi="Arial" w:cs="Arial"/>
              <w:sz w:val="22"/>
              <w:szCs w:val="22"/>
              <w:highlight w:val="yellow"/>
              <w:lang w:eastAsia="zh-CN"/>
            </w:rPr>
            <w:delText>H</w:delText>
          </w:r>
          <w:r w:rsidR="00F43B51" w:rsidRPr="007419F8" w:rsidDel="008847D4">
            <w:rPr>
              <w:rFonts w:ascii="Arial" w:eastAsiaTheme="minorEastAsia" w:hAnsi="Arial" w:cs="Arial"/>
              <w:sz w:val="22"/>
              <w:szCs w:val="22"/>
              <w:highlight w:val="yellow"/>
              <w:vertAlign w:val="subscript"/>
              <w:lang w:eastAsia="zh-CN"/>
            </w:rPr>
            <w:delText>2</w:delText>
          </w:r>
          <w:r w:rsidR="00F43B51" w:rsidRPr="007419F8" w:rsidDel="008847D4">
            <w:rPr>
              <w:rFonts w:ascii="Arial" w:eastAsiaTheme="minorEastAsia" w:hAnsi="Arial" w:cs="Arial"/>
              <w:sz w:val="22"/>
              <w:szCs w:val="22"/>
              <w:highlight w:val="yellow"/>
              <w:lang w:eastAsia="zh-CN"/>
            </w:rPr>
            <w:noBreakHyphen/>
            <w:delText>based routes are more cost</w:delText>
          </w:r>
          <w:r w:rsidR="00F43B51" w:rsidRPr="007419F8" w:rsidDel="008847D4">
            <w:rPr>
              <w:rFonts w:ascii="Arial" w:eastAsiaTheme="minorEastAsia" w:hAnsi="Arial" w:cs="Arial"/>
              <w:sz w:val="22"/>
              <w:szCs w:val="22"/>
              <w:highlight w:val="yellow"/>
              <w:lang w:eastAsia="zh-CN"/>
            </w:rPr>
            <w:noBreakHyphen/>
            <w:delText>effective,</w:delText>
          </w:r>
        </w:del>
        <w:del w:id="683" w:author="Zhang  Zihao" w:date="2024-08-29T13:13:00Z" w16du:dateUtc="2024-08-29T11:13:00Z">
          <w:r w:rsidR="00F43B51" w:rsidRPr="007419F8" w:rsidDel="00412180">
            <w:rPr>
              <w:rFonts w:ascii="Arial" w:eastAsiaTheme="minorEastAsia" w:hAnsi="Arial" w:cs="Arial"/>
              <w:sz w:val="22"/>
              <w:szCs w:val="22"/>
              <w:highlight w:val="yellow"/>
              <w:lang w:eastAsia="zh-CN"/>
            </w:rPr>
            <w:delText xml:space="preserve"> </w:delText>
          </w:r>
        </w:del>
        <w:del w:id="684" w:author="Zhang  Zihao" w:date="2024-08-29T12:22:00Z" w16du:dateUtc="2024-08-29T10:22:00Z">
          <w:r w:rsidR="00F43B51" w:rsidRPr="007419F8" w:rsidDel="00AA35FF">
            <w:rPr>
              <w:rFonts w:ascii="Arial" w:eastAsiaTheme="minorEastAsia" w:hAnsi="Arial" w:cs="Arial"/>
              <w:sz w:val="22"/>
              <w:szCs w:val="22"/>
              <w:highlight w:val="yellow"/>
              <w:lang w:eastAsia="zh-CN"/>
            </w:rPr>
            <w:delText xml:space="preserve">their application could be further expanded </w:delText>
          </w:r>
        </w:del>
        <w:del w:id="685" w:author="Zhang  Zihao" w:date="2024-08-29T12:23:00Z" w16du:dateUtc="2024-08-29T10:23:00Z">
          <w:r w:rsidR="00F43B51" w:rsidRPr="007419F8" w:rsidDel="00AA35FF">
            <w:rPr>
              <w:rFonts w:ascii="Arial" w:eastAsiaTheme="minorEastAsia" w:hAnsi="Arial" w:cs="Arial"/>
              <w:sz w:val="22"/>
              <w:szCs w:val="22"/>
              <w:highlight w:val="yellow"/>
              <w:lang w:eastAsia="zh-CN"/>
            </w:rPr>
            <w:delText>if their significant climate change impacts are mitigated.</w:delText>
          </w:r>
        </w:del>
      </w:moveTo>
      <w:moveToRangeEnd w:id="680"/>
    </w:p>
    <w:p w14:paraId="3974280F" w14:textId="294DC9D9" w:rsidR="00504286" w:rsidRDefault="00504286" w:rsidP="00504286">
      <w:pPr>
        <w:snapToGrid w:val="0"/>
        <w:spacing w:line="360" w:lineRule="auto"/>
        <w:ind w:firstLine="504"/>
        <w:jc w:val="both"/>
        <w:rPr>
          <w:rFonts w:ascii="Arial" w:eastAsiaTheme="minorEastAsia" w:hAnsi="Arial" w:cs="Arial"/>
          <w:sz w:val="22"/>
          <w:szCs w:val="22"/>
          <w:lang w:eastAsia="zh-CN"/>
        </w:rPr>
      </w:pPr>
      <w:r w:rsidRPr="002D14F3">
        <w:rPr>
          <w:rFonts w:ascii="Arial" w:eastAsiaTheme="minorEastAsia" w:hAnsi="Arial" w:cs="Arial"/>
          <w:b/>
          <w:sz w:val="22"/>
          <w:szCs w:val="22"/>
          <w:lang w:eastAsia="zh-CN"/>
        </w:rPr>
        <w:t>Supplementary Table </w:t>
      </w:r>
      <w:r w:rsidRPr="002D14F3">
        <w:rPr>
          <w:rFonts w:ascii="Arial" w:eastAsiaTheme="minorEastAsia" w:hAnsi="Arial" w:cs="Arial" w:hint="eastAsia"/>
          <w:b/>
          <w:sz w:val="22"/>
          <w:szCs w:val="22"/>
          <w:lang w:eastAsia="zh-CN"/>
        </w:rPr>
        <w:t>3</w:t>
      </w:r>
      <w:r w:rsidRPr="002D14F3">
        <w:rPr>
          <w:rFonts w:ascii="Arial" w:eastAsiaTheme="minorEastAsia" w:hAnsi="Arial" w:cs="Arial"/>
          <w:sz w:val="22"/>
          <w:szCs w:val="22"/>
          <w:lang w:eastAsia="zh-CN"/>
        </w:rPr>
        <w:t xml:space="preserve"> </w:t>
      </w:r>
      <w:r>
        <w:rPr>
          <w:rFonts w:ascii="Arial" w:eastAsiaTheme="minorEastAsia" w:hAnsi="Arial" w:cs="Arial"/>
          <w:sz w:val="22"/>
          <w:szCs w:val="22"/>
          <w:lang w:eastAsia="zh-CN"/>
        </w:rPr>
        <w:t>presents</w:t>
      </w:r>
      <w:r w:rsidRPr="002D14F3">
        <w:rPr>
          <w:rFonts w:ascii="Arial" w:eastAsiaTheme="minorEastAsia" w:hAnsi="Arial" w:cs="Arial"/>
          <w:sz w:val="22"/>
          <w:szCs w:val="22"/>
          <w:lang w:eastAsia="zh-CN"/>
        </w:rPr>
        <w:t xml:space="preserve"> the mass balance, </w:t>
      </w:r>
      <w:r w:rsidRPr="002D14F3">
        <w:rPr>
          <w:rFonts w:ascii="Arial" w:eastAsiaTheme="minorEastAsia" w:hAnsi="Arial" w:cs="Arial"/>
          <w:b/>
          <w:sz w:val="22"/>
          <w:szCs w:val="22"/>
          <w:lang w:eastAsia="zh-CN"/>
        </w:rPr>
        <w:t>Supplementary Table </w:t>
      </w:r>
      <w:r>
        <w:rPr>
          <w:rFonts w:ascii="Arial" w:eastAsiaTheme="minorEastAsia" w:hAnsi="Arial" w:cs="Arial"/>
          <w:b/>
          <w:sz w:val="22"/>
          <w:szCs w:val="22"/>
          <w:lang w:eastAsia="zh-CN"/>
        </w:rPr>
        <w:t>4</w:t>
      </w:r>
      <w:r w:rsidRPr="002D14F3">
        <w:rPr>
          <w:rFonts w:ascii="Arial" w:eastAsiaTheme="minorEastAsia" w:hAnsi="Arial" w:cs="Arial"/>
          <w:sz w:val="22"/>
          <w:szCs w:val="22"/>
          <w:lang w:eastAsia="zh-CN"/>
        </w:rPr>
        <w:t xml:space="preserve"> </w:t>
      </w:r>
      <w:r>
        <w:rPr>
          <w:rFonts w:ascii="Arial" w:eastAsiaTheme="minorEastAsia" w:hAnsi="Arial" w:cs="Arial"/>
          <w:sz w:val="22"/>
          <w:szCs w:val="22"/>
          <w:lang w:eastAsia="zh-CN"/>
        </w:rPr>
        <w:t>displays the life cycle inventories used for the environmental assessment, a</w:t>
      </w:r>
      <w:r w:rsidRPr="002D14F3">
        <w:rPr>
          <w:rFonts w:ascii="Arial" w:eastAsiaTheme="minorEastAsia" w:hAnsi="Arial" w:cs="Arial"/>
          <w:sz w:val="22"/>
          <w:szCs w:val="22"/>
          <w:lang w:eastAsia="zh-CN"/>
        </w:rPr>
        <w:t xml:space="preserve">nd </w:t>
      </w:r>
      <w:r w:rsidRPr="002D14F3">
        <w:rPr>
          <w:rFonts w:ascii="Arial" w:eastAsiaTheme="minorEastAsia" w:hAnsi="Arial" w:cs="Arial"/>
          <w:b/>
          <w:sz w:val="22"/>
          <w:szCs w:val="22"/>
          <w:lang w:eastAsia="zh-CN"/>
        </w:rPr>
        <w:t>Supplementary Table </w:t>
      </w:r>
      <w:r w:rsidRPr="002D14F3">
        <w:rPr>
          <w:rFonts w:ascii="Arial" w:eastAsiaTheme="minorEastAsia" w:hAnsi="Arial" w:cs="Arial" w:hint="eastAsia"/>
          <w:b/>
          <w:sz w:val="22"/>
          <w:szCs w:val="22"/>
          <w:lang w:eastAsia="zh-CN"/>
        </w:rPr>
        <w:t>5</w:t>
      </w:r>
      <w:r w:rsidRPr="002D14F3">
        <w:rPr>
          <w:rFonts w:ascii="Arial" w:eastAsiaTheme="minorEastAsia" w:hAnsi="Arial" w:cs="Arial"/>
          <w:sz w:val="22"/>
          <w:szCs w:val="22"/>
          <w:lang w:eastAsia="zh-CN"/>
        </w:rPr>
        <w:t xml:space="preserve"> lists the prices of feedstock and utilities used </w:t>
      </w:r>
      <w:r w:rsidRPr="002D14F3">
        <w:rPr>
          <w:rFonts w:ascii="Arial" w:eastAsiaTheme="minorEastAsia" w:hAnsi="Arial" w:cs="Arial" w:hint="eastAsia"/>
          <w:sz w:val="22"/>
          <w:szCs w:val="22"/>
          <w:lang w:eastAsia="zh-CN"/>
        </w:rPr>
        <w:t>to</w:t>
      </w:r>
      <w:r w:rsidRPr="002D14F3">
        <w:rPr>
          <w:rFonts w:ascii="Arial" w:eastAsiaTheme="minorEastAsia" w:hAnsi="Arial" w:cs="Arial"/>
          <w:sz w:val="22"/>
          <w:szCs w:val="22"/>
          <w:lang w:eastAsia="zh-CN"/>
        </w:rPr>
        <w:t xml:space="preserve"> estimat</w:t>
      </w:r>
      <w:r w:rsidRPr="002D14F3">
        <w:rPr>
          <w:rFonts w:ascii="Arial" w:eastAsiaTheme="minorEastAsia" w:hAnsi="Arial" w:cs="Arial" w:hint="eastAsia"/>
          <w:sz w:val="22"/>
          <w:szCs w:val="22"/>
          <w:lang w:eastAsia="zh-CN"/>
        </w:rPr>
        <w:t>e</w:t>
      </w:r>
      <w:r w:rsidRPr="002D14F3">
        <w:rPr>
          <w:rFonts w:ascii="Arial" w:eastAsiaTheme="minorEastAsia" w:hAnsi="Arial" w:cs="Arial"/>
          <w:sz w:val="22"/>
          <w:szCs w:val="22"/>
          <w:lang w:eastAsia="zh-CN"/>
        </w:rPr>
        <w:t xml:space="preserve"> production costs for </w:t>
      </w:r>
      <w:r>
        <w:rPr>
          <w:rFonts w:ascii="Arial" w:eastAsiaTheme="minorEastAsia" w:hAnsi="Arial" w:cs="Arial"/>
          <w:sz w:val="22"/>
          <w:szCs w:val="22"/>
          <w:lang w:eastAsia="zh-CN"/>
        </w:rPr>
        <w:t>both VCM</w:t>
      </w:r>
      <w:r w:rsidRPr="002D14F3">
        <w:rPr>
          <w:rFonts w:ascii="Arial" w:eastAsiaTheme="minorEastAsia" w:hAnsi="Arial" w:cs="Arial"/>
          <w:sz w:val="22"/>
          <w:szCs w:val="22"/>
          <w:lang w:eastAsia="zh-CN"/>
        </w:rPr>
        <w:t xml:space="preserve"> production routes. </w:t>
      </w:r>
      <w:r>
        <w:rPr>
          <w:rFonts w:ascii="Arial" w:eastAsiaTheme="minorEastAsia" w:hAnsi="Arial" w:cs="Arial"/>
          <w:sz w:val="22"/>
          <w:szCs w:val="22"/>
          <w:lang w:eastAsia="zh-CN"/>
        </w:rPr>
        <w:t>A more detailed techno</w:t>
      </w:r>
      <w:r>
        <w:rPr>
          <w:rFonts w:ascii="Arial" w:eastAsiaTheme="minorEastAsia" w:hAnsi="Arial" w:cs="Arial"/>
          <w:sz w:val="22"/>
          <w:szCs w:val="22"/>
          <w:lang w:eastAsia="zh-CN"/>
        </w:rPr>
        <w:noBreakHyphen/>
        <w:t xml:space="preserve">economic and environmental assessment of various acetylene production technologies is provided in </w:t>
      </w:r>
      <w:del w:id="686" w:author="Zhang  Zihao" w:date="2024-08-29T14:45:00Z" w16du:dateUtc="2024-08-29T12:45:00Z">
        <w:r w:rsidDel="0083478D">
          <w:rPr>
            <w:rFonts w:ascii="Arial" w:eastAsiaTheme="minorEastAsia" w:hAnsi="Arial" w:cs="Arial"/>
            <w:sz w:val="22"/>
            <w:szCs w:val="22"/>
            <w:lang w:eastAsia="zh-CN"/>
          </w:rPr>
          <w:delText xml:space="preserve">the next </w:delText>
        </w:r>
      </w:del>
      <w:ins w:id="687" w:author="Nabera  Abhinandan" w:date="2024-08-30T16:58:00Z" w16du:dateUtc="2024-08-30T14:58:00Z">
        <w:r w:rsidR="00194D2E">
          <w:rPr>
            <w:rFonts w:ascii="Arial" w:eastAsiaTheme="minorEastAsia" w:hAnsi="Arial" w:cs="Arial"/>
            <w:sz w:val="22"/>
            <w:szCs w:val="22"/>
            <w:lang w:eastAsia="zh-CN"/>
          </w:rPr>
          <w:t>S</w:t>
        </w:r>
      </w:ins>
      <w:del w:id="688" w:author="Nabera  Abhinandan" w:date="2024-08-30T16:58:00Z" w16du:dateUtc="2024-08-30T14:58:00Z">
        <w:r w:rsidDel="00194D2E">
          <w:rPr>
            <w:rFonts w:ascii="Arial" w:eastAsiaTheme="minorEastAsia" w:hAnsi="Arial" w:cs="Arial"/>
            <w:sz w:val="22"/>
            <w:szCs w:val="22"/>
            <w:lang w:eastAsia="zh-CN"/>
          </w:rPr>
          <w:delText>s</w:delText>
        </w:r>
      </w:del>
      <w:r>
        <w:rPr>
          <w:rFonts w:ascii="Arial" w:eastAsiaTheme="minorEastAsia" w:hAnsi="Arial" w:cs="Arial"/>
          <w:sz w:val="22"/>
          <w:szCs w:val="22"/>
          <w:lang w:eastAsia="zh-CN"/>
        </w:rPr>
        <w:t>ection</w:t>
      </w:r>
      <w:ins w:id="689" w:author="Nabera  Abhinandan" w:date="2024-08-30T16:58:00Z" w16du:dateUtc="2024-08-30T14:58:00Z">
        <w:r w:rsidR="00194D2E">
          <w:rPr>
            <w:rFonts w:ascii="Arial" w:eastAsiaTheme="minorEastAsia" w:hAnsi="Arial" w:cs="Arial"/>
            <w:sz w:val="22"/>
            <w:szCs w:val="22"/>
            <w:lang w:eastAsia="zh-CN"/>
          </w:rPr>
          <w:t> </w:t>
        </w:r>
      </w:ins>
      <w:ins w:id="690" w:author="Zhang  Zihao" w:date="2024-08-29T14:45:00Z" w16du:dateUtc="2024-08-29T12:45:00Z">
        <w:del w:id="691" w:author="Nabera  Abhinandan" w:date="2024-08-30T16:58:00Z" w16du:dateUtc="2024-08-30T14:58:00Z">
          <w:r w:rsidR="0083478D" w:rsidDel="00194D2E">
            <w:rPr>
              <w:rFonts w:ascii="Arial" w:eastAsiaTheme="minorEastAsia" w:hAnsi="Arial" w:cs="Arial"/>
              <w:sz w:val="22"/>
              <w:szCs w:val="22"/>
              <w:lang w:eastAsia="zh-CN"/>
            </w:rPr>
            <w:delText xml:space="preserve"> </w:delText>
          </w:r>
        </w:del>
        <w:r w:rsidR="0083478D">
          <w:rPr>
            <w:rFonts w:ascii="Arial" w:eastAsiaTheme="minorEastAsia" w:hAnsi="Arial" w:cs="Arial"/>
            <w:sz w:val="22"/>
            <w:szCs w:val="22"/>
            <w:lang w:eastAsia="zh-CN"/>
          </w:rPr>
          <w:t>5</w:t>
        </w:r>
      </w:ins>
      <w:r>
        <w:rPr>
          <w:rFonts w:ascii="Arial" w:eastAsiaTheme="minorEastAsia" w:hAnsi="Arial" w:cs="Arial"/>
          <w:sz w:val="22"/>
          <w:szCs w:val="22"/>
          <w:lang w:eastAsia="zh-CN"/>
        </w:rPr>
        <w:t>.</w:t>
      </w:r>
      <w:del w:id="692" w:author="Zhang  Zihao" w:date="2024-08-29T14:45:00Z" w16du:dateUtc="2024-08-29T12:45:00Z">
        <w:r w:rsidDel="00814896">
          <w:rPr>
            <w:rFonts w:ascii="Arial" w:eastAsiaTheme="minorEastAsia" w:hAnsi="Arial" w:cs="Arial"/>
            <w:sz w:val="22"/>
            <w:szCs w:val="22"/>
            <w:lang w:eastAsia="zh-CN"/>
          </w:rPr>
          <w:delText xml:space="preserve"> </w:delText>
        </w:r>
      </w:del>
    </w:p>
    <w:p w14:paraId="2D2A669A" w14:textId="22EEFFE4" w:rsidR="00DE473F" w:rsidRPr="00736557" w:rsidRDefault="00DE473F"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r>
        <w:rPr>
          <w:rFonts w:ascii="Arial" w:eastAsiaTheme="minorEastAsia" w:hAnsi="Arial" w:cs="Arial" w:hint="eastAsia"/>
          <w:b/>
          <w:sz w:val="22"/>
          <w:szCs w:val="22"/>
          <w:lang w:eastAsia="zh-CN"/>
        </w:rPr>
        <w:t>Renewable</w:t>
      </w:r>
      <w:r w:rsidRPr="00736557">
        <w:rPr>
          <w:rFonts w:ascii="Arial" w:hAnsi="Arial" w:cs="Arial"/>
          <w:b/>
          <w:sz w:val="22"/>
          <w:szCs w:val="22"/>
        </w:rPr>
        <w:t xml:space="preserve"> carbon resources for acetylene synthesis</w:t>
      </w:r>
    </w:p>
    <w:p w14:paraId="7B47657C" w14:textId="7CACF907" w:rsidR="00115474" w:rsidDel="003A1281" w:rsidRDefault="00ED2872" w:rsidP="007419F8">
      <w:pPr>
        <w:pStyle w:val="ListParagraph"/>
        <w:spacing w:line="360" w:lineRule="auto"/>
        <w:ind w:left="0"/>
        <w:jc w:val="both"/>
        <w:rPr>
          <w:del w:id="693" w:author="Zhang  Zihao" w:date="2024-08-28T22:11:00Z" w16du:dateUtc="2024-08-28T20:11:00Z"/>
          <w:rFonts w:ascii="Arial" w:eastAsiaTheme="minorEastAsia" w:hAnsi="Arial" w:cs="Arial"/>
          <w:sz w:val="22"/>
          <w:szCs w:val="22"/>
          <w:lang w:eastAsia="zh-CN"/>
        </w:rPr>
      </w:pPr>
      <w:del w:id="694" w:author="Zhang  Zihao" w:date="2024-08-28T16:33:00Z" w16du:dateUtc="2024-08-28T14:33:00Z">
        <w:r w:rsidDel="0042718F">
          <w:rPr>
            <w:rFonts w:ascii="Arial" w:eastAsiaTheme="minorEastAsia" w:hAnsi="Arial" w:cs="Arial" w:hint="eastAsia"/>
            <w:sz w:val="22"/>
            <w:szCs w:val="22"/>
            <w:lang w:eastAsia="zh-CN"/>
          </w:rPr>
          <w:delText>Among f</w:delText>
        </w:r>
        <w:r w:rsidR="00F84881" w:rsidRPr="00CF7E03" w:rsidDel="0042718F">
          <w:rPr>
            <w:rFonts w:ascii="Arial" w:eastAsiaTheme="minorEastAsia" w:hAnsi="Arial" w:cs="Arial"/>
            <w:sz w:val="22"/>
            <w:szCs w:val="22"/>
            <w:lang w:eastAsia="zh-CN"/>
          </w:rPr>
          <w:delText>ossil fuel-based</w:delText>
        </w:r>
        <w:r w:rsidR="00F84881" w:rsidRPr="00CF7E03" w:rsidDel="0042718F">
          <w:rPr>
            <w:rFonts w:ascii="Arial" w:hAnsi="Arial" w:cs="Arial"/>
            <w:sz w:val="22"/>
            <w:szCs w:val="22"/>
          </w:rPr>
          <w:delText xml:space="preserve"> C</w:delText>
        </w:r>
        <w:r w:rsidR="00F84881" w:rsidRPr="00CF7E03" w:rsidDel="0042718F">
          <w:rPr>
            <w:rFonts w:ascii="Arial" w:hAnsi="Arial" w:cs="Arial"/>
            <w:sz w:val="22"/>
            <w:szCs w:val="22"/>
            <w:vertAlign w:val="subscript"/>
          </w:rPr>
          <w:delText>2</w:delText>
        </w:r>
        <w:r w:rsidR="00F84881" w:rsidRPr="00CF7E03" w:rsidDel="0042718F">
          <w:rPr>
            <w:rFonts w:ascii="Arial" w:hAnsi="Arial" w:cs="Arial"/>
            <w:sz w:val="22"/>
            <w:szCs w:val="22"/>
          </w:rPr>
          <w:delText>H</w:delText>
        </w:r>
        <w:r w:rsidR="00F84881" w:rsidRPr="00CF7E03" w:rsidDel="0042718F">
          <w:rPr>
            <w:rFonts w:ascii="Arial" w:hAnsi="Arial" w:cs="Arial"/>
            <w:sz w:val="22"/>
            <w:szCs w:val="22"/>
            <w:vertAlign w:val="subscript"/>
          </w:rPr>
          <w:delText>2</w:delText>
        </w:r>
        <w:r w:rsidR="00F84881" w:rsidRPr="00CF7E03" w:rsidDel="0042718F">
          <w:rPr>
            <w:rFonts w:ascii="Arial" w:eastAsiaTheme="minorEastAsia" w:hAnsi="Arial" w:cs="Arial"/>
            <w:sz w:val="22"/>
            <w:szCs w:val="22"/>
            <w:lang w:eastAsia="zh-CN"/>
          </w:rPr>
          <w:delText xml:space="preserve"> </w:delText>
        </w:r>
        <w:r w:rsidR="0021234A" w:rsidDel="0042718F">
          <w:rPr>
            <w:rFonts w:ascii="Arial" w:eastAsiaTheme="minorEastAsia" w:hAnsi="Arial" w:cs="Arial" w:hint="eastAsia"/>
            <w:sz w:val="22"/>
            <w:szCs w:val="22"/>
            <w:lang w:eastAsia="zh-CN"/>
          </w:rPr>
          <w:delText>production</w:delText>
        </w:r>
        <w:r w:rsidDel="0042718F">
          <w:rPr>
            <w:rFonts w:ascii="Arial" w:eastAsiaTheme="minorEastAsia" w:hAnsi="Arial" w:cs="Arial" w:hint="eastAsia"/>
            <w:sz w:val="22"/>
            <w:szCs w:val="22"/>
            <w:lang w:eastAsia="zh-CN"/>
          </w:rPr>
          <w:delText xml:space="preserve"> routes</w:delText>
        </w:r>
      </w:del>
      <w:del w:id="695" w:author="Zhang  Zihao" w:date="2024-08-13T20:41:00Z">
        <w:r w:rsidR="00F84881" w:rsidRPr="00CF7E03" w:rsidDel="00ED2872">
          <w:rPr>
            <w:rFonts w:ascii="Arial" w:eastAsiaTheme="minorEastAsia" w:hAnsi="Arial" w:cs="Arial"/>
            <w:sz w:val="22"/>
            <w:szCs w:val="22"/>
            <w:lang w:eastAsia="zh-CN"/>
          </w:rPr>
          <w:delText xml:space="preserve"> relies on four </w:delText>
        </w:r>
        <w:r w:rsidR="00366BBF" w:rsidRPr="00CF7E03" w:rsidDel="00ED2872">
          <w:rPr>
            <w:rFonts w:ascii="Arial" w:eastAsiaTheme="minorEastAsia" w:hAnsi="Arial" w:cs="Arial"/>
            <w:sz w:val="22"/>
            <w:szCs w:val="22"/>
            <w:lang w:eastAsia="zh-CN"/>
          </w:rPr>
          <w:delText>primary</w:delText>
        </w:r>
        <w:r w:rsidR="003C35CB" w:rsidRPr="00CF7E03" w:rsidDel="00ED2872">
          <w:rPr>
            <w:rFonts w:ascii="Arial" w:eastAsiaTheme="minorEastAsia" w:hAnsi="Arial" w:cs="Arial"/>
            <w:sz w:val="22"/>
            <w:szCs w:val="22"/>
            <w:lang w:eastAsia="zh-CN"/>
          </w:rPr>
          <w:delText xml:space="preserve"> </w:delText>
        </w:r>
        <w:r w:rsidR="00F84881" w:rsidRPr="00CF7E03" w:rsidDel="00ED2872">
          <w:rPr>
            <w:rFonts w:ascii="Arial" w:eastAsiaTheme="minorEastAsia" w:hAnsi="Arial" w:cs="Arial"/>
            <w:sz w:val="22"/>
            <w:szCs w:val="22"/>
            <w:lang w:eastAsia="zh-CN"/>
          </w:rPr>
          <w:delText>technologies</w:delText>
        </w:r>
        <w:r w:rsidR="00366BBF" w:rsidRPr="00CF7E03" w:rsidDel="00ED2872">
          <w:rPr>
            <w:rFonts w:ascii="Arial" w:eastAsiaTheme="minorEastAsia" w:hAnsi="Arial" w:cs="Arial"/>
            <w:sz w:val="22"/>
            <w:szCs w:val="22"/>
            <w:lang w:eastAsia="zh-CN"/>
          </w:rPr>
          <w:delText>:</w:delText>
        </w:r>
        <w:r w:rsidR="00F84881" w:rsidRPr="00CF7E03" w:rsidDel="00ED2872">
          <w:rPr>
            <w:rFonts w:ascii="Arial" w:eastAsiaTheme="minorEastAsia" w:hAnsi="Arial" w:cs="Arial"/>
            <w:sz w:val="22"/>
            <w:szCs w:val="22"/>
            <w:lang w:eastAsia="zh-CN"/>
          </w:rPr>
          <w:delText xml:space="preserve"> </w:delText>
        </w:r>
        <w:commentRangeStart w:id="696"/>
        <w:commentRangeStart w:id="697"/>
        <w:commentRangeStart w:id="698"/>
        <w:commentRangeStart w:id="699"/>
        <w:r w:rsidR="00F84881" w:rsidRPr="00CF7E03" w:rsidDel="00ED2872">
          <w:rPr>
            <w:rFonts w:ascii="Arial" w:eastAsiaTheme="minorEastAsia" w:hAnsi="Arial" w:cs="Arial"/>
            <w:sz w:val="22"/>
            <w:szCs w:val="22"/>
            <w:lang w:eastAsia="zh-CN"/>
          </w:rPr>
          <w:delText>CaC</w:delText>
        </w:r>
        <w:r w:rsidR="00F84881" w:rsidRPr="00CF7E03" w:rsidDel="00ED2872">
          <w:rPr>
            <w:rFonts w:ascii="Arial" w:eastAsiaTheme="minorEastAsia" w:hAnsi="Arial" w:cs="Arial"/>
            <w:sz w:val="22"/>
            <w:szCs w:val="22"/>
            <w:vertAlign w:val="subscript"/>
            <w:lang w:eastAsia="zh-CN"/>
          </w:rPr>
          <w:delText>2</w:delText>
        </w:r>
        <w:r w:rsidR="00F84881" w:rsidRPr="00CF7E03" w:rsidDel="00ED2872">
          <w:rPr>
            <w:rFonts w:ascii="Arial" w:eastAsiaTheme="minorEastAsia" w:hAnsi="Arial" w:cs="Arial"/>
            <w:sz w:val="22"/>
            <w:szCs w:val="22"/>
            <w:lang w:eastAsia="zh-CN"/>
          </w:rPr>
          <w:delText xml:space="preserve">, PC, </w:delText>
        </w:r>
        <w:r w:rsidR="00763B49" w:rsidDel="00ED2872">
          <w:rPr>
            <w:rFonts w:ascii="Arial" w:eastAsiaTheme="minorEastAsia" w:hAnsi="Arial" w:cs="Arial"/>
            <w:sz w:val="22"/>
            <w:szCs w:val="22"/>
            <w:lang w:eastAsia="zh-CN"/>
          </w:rPr>
          <w:delText>TP</w:delText>
        </w:r>
        <w:r w:rsidR="00F84881" w:rsidRPr="00CF7E03" w:rsidDel="00ED2872">
          <w:rPr>
            <w:rFonts w:ascii="Arial" w:hAnsi="Arial" w:cs="Arial"/>
            <w:sz w:val="22"/>
            <w:szCs w:val="22"/>
          </w:rPr>
          <w:delText>,</w:delText>
        </w:r>
        <w:r w:rsidR="00F84881" w:rsidRPr="00CF7E03" w:rsidDel="00ED2872">
          <w:rPr>
            <w:rFonts w:ascii="Arial" w:eastAsiaTheme="minorEastAsia" w:hAnsi="Arial" w:cs="Arial"/>
            <w:sz w:val="22"/>
            <w:szCs w:val="22"/>
            <w:lang w:eastAsia="zh-CN"/>
          </w:rPr>
          <w:delText xml:space="preserve"> and plasma</w:delText>
        </w:r>
        <w:commentRangeEnd w:id="696"/>
        <w:r w:rsidR="00C251DD" w:rsidDel="00ED2872">
          <w:rPr>
            <w:rStyle w:val="CommentReference"/>
          </w:rPr>
          <w:commentReference w:id="696"/>
        </w:r>
      </w:del>
      <w:commentRangeEnd w:id="697"/>
      <w:del w:id="700" w:author="Zhang  Zihao" w:date="2024-08-28T16:33:00Z" w16du:dateUtc="2024-08-28T14:33:00Z">
        <w:r w:rsidDel="0042718F">
          <w:rPr>
            <w:rStyle w:val="CommentReference"/>
          </w:rPr>
          <w:commentReference w:id="697"/>
        </w:r>
        <w:commentRangeEnd w:id="698"/>
        <w:r w:rsidR="00A5279E" w:rsidDel="0042718F">
          <w:rPr>
            <w:rStyle w:val="CommentReference"/>
          </w:rPr>
          <w:commentReference w:id="698"/>
        </w:r>
        <w:commentRangeEnd w:id="699"/>
        <w:r w:rsidR="0042718F" w:rsidDel="0042718F">
          <w:rPr>
            <w:rStyle w:val="CommentReference"/>
          </w:rPr>
          <w:commentReference w:id="699"/>
        </w:r>
      </w:del>
      <w:del w:id="701" w:author="Zhang  Zihao" w:date="2024-08-13T20:41:00Z">
        <w:r w:rsidR="00F84881" w:rsidRPr="00CF7E03" w:rsidDel="00ED2872">
          <w:rPr>
            <w:rFonts w:ascii="Arial" w:eastAsiaTheme="minorEastAsia" w:hAnsi="Arial" w:cs="Arial"/>
            <w:sz w:val="22"/>
            <w:szCs w:val="22"/>
            <w:lang w:eastAsia="zh-CN"/>
          </w:rPr>
          <w:delText xml:space="preserve"> </w:delText>
        </w:r>
      </w:del>
      <w:del w:id="702" w:author="Zhang  Zihao" w:date="2024-08-28T16:33:00Z" w16du:dateUtc="2024-08-28T14:33:00Z">
        <w:r w:rsidR="00F84881" w:rsidRPr="00CF7E03" w:rsidDel="0042718F">
          <w:rPr>
            <w:rFonts w:ascii="Arial" w:eastAsiaTheme="minorEastAsia" w:hAnsi="Arial" w:cs="Arial"/>
            <w:sz w:val="22"/>
            <w:szCs w:val="22"/>
            <w:lang w:eastAsia="zh-CN"/>
          </w:rPr>
          <w:delText>(</w:delText>
        </w:r>
        <w:r w:rsidR="00F84881" w:rsidRPr="00CF7E03" w:rsidDel="0042718F">
          <w:rPr>
            <w:rFonts w:ascii="Arial" w:eastAsiaTheme="minorEastAsia" w:hAnsi="Arial" w:cs="Arial"/>
            <w:b/>
            <w:bCs/>
            <w:sz w:val="22"/>
            <w:szCs w:val="22"/>
            <w:lang w:eastAsia="zh-CN"/>
          </w:rPr>
          <w:delText>Fig</w:delText>
        </w:r>
        <w:r w:rsidR="00BA0762" w:rsidRPr="00CF7E03" w:rsidDel="0042718F">
          <w:rPr>
            <w:rFonts w:ascii="Arial" w:eastAsiaTheme="minorEastAsia" w:hAnsi="Arial" w:cs="Arial"/>
            <w:b/>
            <w:bCs/>
            <w:sz w:val="22"/>
            <w:szCs w:val="22"/>
            <w:lang w:eastAsia="zh-CN"/>
          </w:rPr>
          <w:delText>. </w:delText>
        </w:r>
        <w:r w:rsidR="00F84881" w:rsidRPr="00CF7E03" w:rsidDel="0042718F">
          <w:rPr>
            <w:rFonts w:ascii="Arial" w:eastAsiaTheme="minorEastAsia" w:hAnsi="Arial" w:cs="Arial"/>
            <w:b/>
            <w:bCs/>
            <w:sz w:val="22"/>
            <w:szCs w:val="22"/>
            <w:lang w:eastAsia="zh-CN"/>
          </w:rPr>
          <w:delText>6a</w:delText>
        </w:r>
        <w:r w:rsidR="00F84881" w:rsidRPr="00CF7E03" w:rsidDel="0042718F">
          <w:rPr>
            <w:rFonts w:ascii="Arial" w:eastAsiaTheme="minorEastAsia" w:hAnsi="Arial" w:cs="Arial"/>
            <w:sz w:val="22"/>
            <w:szCs w:val="22"/>
            <w:lang w:eastAsia="zh-CN"/>
          </w:rPr>
          <w:delText>)</w:delText>
        </w:r>
      </w:del>
      <w:del w:id="703" w:author="Zhang  Zihao" w:date="2024-08-13T20:41:00Z">
        <w:r w:rsidR="00F84881" w:rsidRPr="00CF7E03" w:rsidDel="00ED2872">
          <w:rPr>
            <w:rFonts w:ascii="Arial" w:eastAsiaTheme="minorEastAsia" w:hAnsi="Arial" w:cs="Arial"/>
            <w:sz w:val="22"/>
            <w:szCs w:val="22"/>
            <w:lang w:eastAsia="zh-CN"/>
          </w:rPr>
          <w:delText xml:space="preserve">. </w:delText>
        </w:r>
        <w:r w:rsidR="00366BBF" w:rsidRPr="00CF7E03" w:rsidDel="00ED2872">
          <w:rPr>
            <w:rFonts w:ascii="Arial" w:eastAsiaTheme="minorEastAsia" w:hAnsi="Arial" w:cs="Arial"/>
            <w:sz w:val="22"/>
            <w:szCs w:val="22"/>
            <w:lang w:eastAsia="zh-CN"/>
          </w:rPr>
          <w:delText>Currently</w:delText>
        </w:r>
      </w:del>
      <w:del w:id="704" w:author="Zhang  Zihao" w:date="2024-08-28T16:33:00Z" w16du:dateUtc="2024-08-28T14:33:00Z">
        <w:r w:rsidR="001C7F36" w:rsidRPr="00CF7E03" w:rsidDel="0042718F">
          <w:rPr>
            <w:rFonts w:ascii="Arial" w:eastAsiaTheme="minorEastAsia" w:hAnsi="Arial" w:cs="Arial"/>
            <w:sz w:val="22"/>
            <w:szCs w:val="22"/>
            <w:lang w:eastAsia="zh-CN"/>
          </w:rPr>
          <w:delText xml:space="preserve">, </w:delText>
        </w:r>
      </w:del>
      <w:del w:id="705" w:author="Zhang  Zihao" w:date="2024-08-28T16:35:00Z" w16du:dateUtc="2024-08-28T14:35:00Z">
        <w:r w:rsidR="001C7F36" w:rsidRPr="00CF7E03" w:rsidDel="009C44D3">
          <w:rPr>
            <w:rFonts w:ascii="Arial" w:eastAsiaTheme="minorEastAsia" w:hAnsi="Arial" w:cs="Arial"/>
            <w:sz w:val="22"/>
            <w:szCs w:val="22"/>
            <w:lang w:eastAsia="zh-CN"/>
          </w:rPr>
          <w:delText>c</w:delText>
        </w:r>
      </w:del>
      <w:del w:id="706" w:author="Zhang  Zihao" w:date="2024-08-28T16:36:00Z" w16du:dateUtc="2024-08-28T14:36:00Z">
        <w:r w:rsidR="001C7F36" w:rsidRPr="00CF7E03" w:rsidDel="00093221">
          <w:rPr>
            <w:rFonts w:ascii="Arial" w:eastAsiaTheme="minorEastAsia" w:hAnsi="Arial" w:cs="Arial"/>
            <w:sz w:val="22"/>
            <w:szCs w:val="22"/>
            <w:lang w:eastAsia="zh-CN"/>
          </w:rPr>
          <w:delText>oal-based</w:delText>
        </w:r>
      </w:del>
      <w:del w:id="707" w:author="Zhang  Zihao" w:date="2024-08-28T21:20:00Z" w16du:dateUtc="2024-08-28T19:20:00Z">
        <w:r w:rsidR="001C7F36" w:rsidRPr="00CF7E03" w:rsidDel="003B4525">
          <w:rPr>
            <w:rFonts w:ascii="Arial" w:eastAsiaTheme="minorEastAsia" w:hAnsi="Arial" w:cs="Arial"/>
            <w:sz w:val="22"/>
            <w:szCs w:val="22"/>
            <w:lang w:eastAsia="zh-CN"/>
          </w:rPr>
          <w:delText xml:space="preserve"> CaC</w:delText>
        </w:r>
        <w:r w:rsidR="001C7F36" w:rsidRPr="00CF7E03" w:rsidDel="003B4525">
          <w:rPr>
            <w:rFonts w:ascii="Arial" w:eastAsiaTheme="minorEastAsia" w:hAnsi="Arial" w:cs="Arial"/>
            <w:sz w:val="22"/>
            <w:szCs w:val="22"/>
            <w:vertAlign w:val="subscript"/>
            <w:lang w:eastAsia="zh-CN"/>
          </w:rPr>
          <w:delText>2</w:delText>
        </w:r>
        <w:r w:rsidR="00193A32" w:rsidDel="003B4525">
          <w:rPr>
            <w:rFonts w:ascii="Arial" w:eastAsiaTheme="minorEastAsia" w:hAnsi="Arial" w:cs="Arial"/>
            <w:sz w:val="22"/>
            <w:szCs w:val="22"/>
            <w:lang w:eastAsia="zh-CN"/>
          </w:rPr>
          <w:delText xml:space="preserve"> </w:delText>
        </w:r>
        <w:r w:rsidR="001C7F36" w:rsidRPr="00CF7E03" w:rsidDel="003B4525">
          <w:rPr>
            <w:rFonts w:ascii="Arial" w:eastAsiaTheme="minorEastAsia" w:hAnsi="Arial" w:cs="Arial"/>
            <w:sz w:val="22"/>
            <w:szCs w:val="22"/>
            <w:lang w:eastAsia="zh-CN"/>
          </w:rPr>
          <w:delText xml:space="preserve">and </w:delText>
        </w:r>
      </w:del>
      <w:del w:id="708" w:author="Zhang  Zihao" w:date="2024-08-28T16:36:00Z" w16du:dateUtc="2024-08-28T14:36:00Z">
        <w:r w:rsidR="001C7F36" w:rsidRPr="00CF7E03" w:rsidDel="00093221">
          <w:rPr>
            <w:rFonts w:ascii="Arial" w:eastAsiaTheme="minorEastAsia" w:hAnsi="Arial" w:cs="Arial"/>
            <w:sz w:val="22"/>
            <w:szCs w:val="22"/>
            <w:lang w:eastAsia="zh-CN"/>
          </w:rPr>
          <w:delText xml:space="preserve">natural gas-based </w:delText>
        </w:r>
      </w:del>
      <w:del w:id="709" w:author="Zhang  Zihao" w:date="2024-08-28T21:20:00Z" w16du:dateUtc="2024-08-28T19:20:00Z">
        <w:r w:rsidR="001C7F36" w:rsidRPr="00CF7E03" w:rsidDel="003B4525">
          <w:rPr>
            <w:rFonts w:ascii="Arial" w:eastAsiaTheme="minorEastAsia" w:hAnsi="Arial" w:cs="Arial"/>
            <w:sz w:val="22"/>
            <w:szCs w:val="22"/>
            <w:lang w:eastAsia="zh-CN"/>
          </w:rPr>
          <w:delText xml:space="preserve">PC </w:delText>
        </w:r>
      </w:del>
      <w:del w:id="710" w:author="Zhang  Zihao" w:date="2024-08-28T16:35:00Z" w16du:dateUtc="2024-08-28T14:35:00Z">
        <w:r w:rsidR="00BA2C86" w:rsidRPr="00CF7E03" w:rsidDel="009C44D3">
          <w:rPr>
            <w:rFonts w:ascii="Arial" w:eastAsiaTheme="minorEastAsia" w:hAnsi="Arial" w:cs="Arial"/>
            <w:sz w:val="22"/>
            <w:szCs w:val="22"/>
            <w:lang w:eastAsia="zh-CN"/>
          </w:rPr>
          <w:delText>dominate</w:delText>
        </w:r>
        <w:r w:rsidR="001C7F36" w:rsidRPr="00CF7E03" w:rsidDel="009C44D3">
          <w:rPr>
            <w:rFonts w:ascii="Arial" w:eastAsiaTheme="minorEastAsia" w:hAnsi="Arial" w:cs="Arial"/>
            <w:sz w:val="22"/>
            <w:szCs w:val="22"/>
            <w:lang w:eastAsia="zh-CN"/>
          </w:rPr>
          <w:delText xml:space="preserve">. </w:delText>
        </w:r>
        <w:r w:rsidR="00193A32" w:rsidDel="009C44D3">
          <w:rPr>
            <w:rFonts w:ascii="Arial" w:eastAsiaTheme="minorEastAsia" w:hAnsi="Arial" w:cs="Arial"/>
            <w:sz w:val="22"/>
            <w:szCs w:val="22"/>
            <w:lang w:eastAsia="zh-CN"/>
          </w:rPr>
          <w:delText>Although</w:delText>
        </w:r>
        <w:r w:rsidR="00193A32" w:rsidRPr="00CF7E03" w:rsidDel="009C44D3">
          <w:rPr>
            <w:rFonts w:ascii="Arial" w:eastAsiaTheme="minorEastAsia" w:hAnsi="Arial" w:cs="Arial"/>
            <w:sz w:val="22"/>
            <w:szCs w:val="22"/>
            <w:lang w:eastAsia="zh-CN"/>
          </w:rPr>
          <w:delText xml:space="preserve"> </w:delText>
        </w:r>
        <w:r w:rsidR="00366BBF" w:rsidRPr="00CF7E03" w:rsidDel="009C44D3">
          <w:rPr>
            <w:rFonts w:ascii="Arial" w:eastAsiaTheme="minorEastAsia" w:hAnsi="Arial" w:cs="Arial"/>
            <w:sz w:val="22"/>
            <w:szCs w:val="22"/>
            <w:lang w:eastAsia="zh-CN"/>
          </w:rPr>
          <w:delText xml:space="preserve">these methods </w:delText>
        </w:r>
        <w:r w:rsidR="007D58D3" w:rsidRPr="00CF7E03" w:rsidDel="009C44D3">
          <w:rPr>
            <w:rFonts w:ascii="Arial" w:eastAsiaTheme="minorEastAsia" w:hAnsi="Arial" w:cs="Arial"/>
            <w:sz w:val="22"/>
            <w:szCs w:val="22"/>
            <w:lang w:eastAsia="zh-CN"/>
          </w:rPr>
          <w:delText xml:space="preserve">require </w:delText>
        </w:r>
        <w:r w:rsidR="001B7BF6" w:rsidRPr="00CF7E03" w:rsidDel="009C44D3">
          <w:rPr>
            <w:rFonts w:ascii="Arial" w:eastAsiaTheme="minorEastAsia" w:hAnsi="Arial" w:cs="Arial"/>
            <w:sz w:val="22"/>
            <w:szCs w:val="22"/>
            <w:lang w:eastAsia="zh-CN"/>
          </w:rPr>
          <w:delText xml:space="preserve">relatively </w:delText>
        </w:r>
        <w:r w:rsidR="007D58D3" w:rsidRPr="00CF7E03" w:rsidDel="009C44D3">
          <w:rPr>
            <w:rFonts w:ascii="Arial" w:eastAsiaTheme="minorEastAsia" w:hAnsi="Arial" w:cs="Arial"/>
            <w:sz w:val="22"/>
            <w:szCs w:val="22"/>
            <w:lang w:eastAsia="zh-CN"/>
          </w:rPr>
          <w:delText>lower energy input</w:delText>
        </w:r>
        <w:r w:rsidR="00193A32" w:rsidDel="009C44D3">
          <w:rPr>
            <w:rFonts w:ascii="Arial" w:eastAsiaTheme="minorEastAsia" w:hAnsi="Arial" w:cs="Arial"/>
            <w:sz w:val="22"/>
            <w:szCs w:val="22"/>
            <w:lang w:eastAsia="zh-CN"/>
          </w:rPr>
          <w:delText>s</w:delText>
        </w:r>
        <w:r w:rsidR="00366BBF" w:rsidRPr="00CF7E03" w:rsidDel="009C44D3">
          <w:rPr>
            <w:rFonts w:ascii="Arial" w:eastAsiaTheme="minorEastAsia" w:hAnsi="Arial" w:cs="Arial"/>
            <w:sz w:val="22"/>
            <w:szCs w:val="22"/>
            <w:lang w:eastAsia="zh-CN"/>
          </w:rPr>
          <w:delText xml:space="preserve"> compared to </w:delText>
        </w:r>
        <w:r w:rsidR="00530018" w:rsidRPr="00CF7E03" w:rsidDel="009C44D3">
          <w:rPr>
            <w:rFonts w:ascii="Arial" w:eastAsiaTheme="minorEastAsia" w:hAnsi="Arial" w:cs="Arial"/>
            <w:sz w:val="22"/>
            <w:szCs w:val="22"/>
            <w:lang w:eastAsia="zh-CN"/>
          </w:rPr>
          <w:delText xml:space="preserve">the </w:delText>
        </w:r>
        <w:r w:rsidR="00366BBF" w:rsidRPr="00CF7E03" w:rsidDel="009C44D3">
          <w:rPr>
            <w:rFonts w:ascii="Arial" w:eastAsiaTheme="minorEastAsia" w:hAnsi="Arial" w:cs="Arial"/>
            <w:sz w:val="22"/>
            <w:szCs w:val="22"/>
            <w:lang w:eastAsia="zh-CN"/>
          </w:rPr>
          <w:delText>thermal plasma route</w:delText>
        </w:r>
        <w:r w:rsidR="007D58D3" w:rsidRPr="00CF7E03" w:rsidDel="009C44D3">
          <w:rPr>
            <w:rFonts w:ascii="Arial" w:eastAsiaTheme="minorEastAsia" w:hAnsi="Arial" w:cs="Arial"/>
            <w:sz w:val="22"/>
            <w:szCs w:val="22"/>
            <w:lang w:eastAsia="zh-CN"/>
          </w:rPr>
          <w:delText>,</w:delText>
        </w:r>
        <w:r w:rsidR="001B7BF6" w:rsidRPr="00CF7E03" w:rsidDel="009C44D3">
          <w:rPr>
            <w:rFonts w:ascii="Arial" w:eastAsiaTheme="minorEastAsia" w:hAnsi="Arial" w:cs="Arial"/>
            <w:sz w:val="22"/>
            <w:szCs w:val="22"/>
            <w:lang w:eastAsia="zh-CN"/>
          </w:rPr>
          <w:delText xml:space="preserve"> </w:delText>
        </w:r>
        <w:r w:rsidR="00366BBF" w:rsidRPr="00CF7E03" w:rsidDel="009C44D3">
          <w:rPr>
            <w:rFonts w:ascii="Arial" w:eastAsiaTheme="minorEastAsia" w:hAnsi="Arial" w:cs="Arial"/>
            <w:sz w:val="22"/>
            <w:szCs w:val="22"/>
            <w:lang w:eastAsia="zh-CN"/>
          </w:rPr>
          <w:delText xml:space="preserve">they </w:delText>
        </w:r>
      </w:del>
      <w:del w:id="711" w:author="Zhang  Zihao" w:date="2024-08-28T21:20:00Z" w16du:dateUtc="2024-08-28T19:20:00Z">
        <w:r w:rsidR="00366BBF" w:rsidRPr="00CF7E03" w:rsidDel="003B4525">
          <w:rPr>
            <w:rFonts w:ascii="Arial" w:eastAsiaTheme="minorEastAsia" w:hAnsi="Arial" w:cs="Arial"/>
            <w:sz w:val="22"/>
            <w:szCs w:val="22"/>
            <w:lang w:eastAsia="zh-CN"/>
          </w:rPr>
          <w:delText xml:space="preserve">demand significant </w:delText>
        </w:r>
        <w:r w:rsidR="005A737A" w:rsidRPr="00CF7E03" w:rsidDel="003B4525">
          <w:rPr>
            <w:rFonts w:ascii="Arial" w:eastAsiaTheme="minorEastAsia" w:hAnsi="Arial" w:cs="Arial"/>
            <w:sz w:val="22"/>
            <w:szCs w:val="22"/>
            <w:lang w:eastAsia="zh-CN"/>
          </w:rPr>
          <w:delText>coal or natural gas input</w:delText>
        </w:r>
        <w:r w:rsidR="00193A32" w:rsidDel="003B4525">
          <w:rPr>
            <w:rFonts w:ascii="Arial" w:eastAsiaTheme="minorEastAsia" w:hAnsi="Arial" w:cs="Arial"/>
            <w:sz w:val="22"/>
            <w:szCs w:val="22"/>
            <w:lang w:eastAsia="zh-CN"/>
          </w:rPr>
          <w:delText>s</w:delText>
        </w:r>
        <w:r w:rsidR="005A737A" w:rsidRPr="00CF7E03" w:rsidDel="003B4525">
          <w:rPr>
            <w:rFonts w:ascii="Arial" w:eastAsiaTheme="minorEastAsia" w:hAnsi="Arial" w:cs="Arial"/>
            <w:sz w:val="22"/>
            <w:szCs w:val="22"/>
            <w:lang w:eastAsia="zh-CN"/>
          </w:rPr>
          <w:delText xml:space="preserve"> and </w:delText>
        </w:r>
        <w:r w:rsidR="00366BBF" w:rsidRPr="00CF7E03" w:rsidDel="003B4525">
          <w:rPr>
            <w:rFonts w:ascii="Arial" w:eastAsiaTheme="minorEastAsia" w:hAnsi="Arial" w:cs="Arial"/>
            <w:sz w:val="22"/>
            <w:szCs w:val="22"/>
            <w:lang w:eastAsia="zh-CN"/>
          </w:rPr>
          <w:delText xml:space="preserve">have substantial </w:delText>
        </w:r>
        <w:r w:rsidR="00D20DDF" w:rsidRPr="00CF7E03" w:rsidDel="003B4525">
          <w:rPr>
            <w:rFonts w:ascii="Arial" w:eastAsiaTheme="minorEastAsia" w:hAnsi="Arial" w:cs="Arial"/>
            <w:sz w:val="22"/>
            <w:szCs w:val="22"/>
            <w:lang w:eastAsia="zh-CN"/>
          </w:rPr>
          <w:delText>environmental impact</w:delText>
        </w:r>
        <w:r w:rsidR="00366BBF" w:rsidRPr="00CF7E03" w:rsidDel="003B4525">
          <w:rPr>
            <w:rFonts w:ascii="Arial" w:eastAsiaTheme="minorEastAsia" w:hAnsi="Arial" w:cs="Arial"/>
            <w:sz w:val="22"/>
            <w:szCs w:val="22"/>
            <w:lang w:eastAsia="zh-CN"/>
          </w:rPr>
          <w:delText>s</w:delText>
        </w:r>
        <w:r w:rsidR="00514D23" w:rsidDel="003B4525">
          <w:rPr>
            <w:rFonts w:ascii="Arial" w:eastAsiaTheme="minorEastAsia" w:hAnsi="Arial" w:cs="Arial" w:hint="eastAsia"/>
            <w:sz w:val="22"/>
            <w:szCs w:val="22"/>
            <w:lang w:eastAsia="zh-CN"/>
          </w:rPr>
          <w:delText xml:space="preserve">, </w:delText>
        </w:r>
        <w:r w:rsidR="00193A32" w:rsidDel="003B4525">
          <w:rPr>
            <w:rFonts w:ascii="Arial" w:eastAsiaTheme="minorEastAsia" w:hAnsi="Arial" w:cs="Arial"/>
            <w:sz w:val="22"/>
            <w:szCs w:val="22"/>
            <w:lang w:eastAsia="zh-CN"/>
          </w:rPr>
          <w:delText>particularly</w:delText>
        </w:r>
        <w:r w:rsidR="00514D23" w:rsidDel="003B4525">
          <w:rPr>
            <w:rFonts w:ascii="Arial" w:eastAsiaTheme="minorEastAsia" w:hAnsi="Arial" w:cs="Arial" w:hint="eastAsia"/>
            <w:sz w:val="22"/>
            <w:szCs w:val="22"/>
            <w:lang w:eastAsia="zh-CN"/>
          </w:rPr>
          <w:delText xml:space="preserve"> for</w:delText>
        </w:r>
        <w:r w:rsidR="00514D23" w:rsidRPr="00514D23" w:rsidDel="003B4525">
          <w:rPr>
            <w:rFonts w:ascii="Arial" w:eastAsiaTheme="minorEastAsia" w:hAnsi="Arial" w:cs="Arial"/>
            <w:sz w:val="22"/>
            <w:szCs w:val="22"/>
            <w:lang w:eastAsia="zh-CN"/>
          </w:rPr>
          <w:delText xml:space="preserve"> </w:delText>
        </w:r>
        <w:r w:rsidR="00193A32" w:rsidDel="003B4525">
          <w:rPr>
            <w:rFonts w:ascii="Arial" w:eastAsiaTheme="minorEastAsia" w:hAnsi="Arial" w:cs="Arial"/>
            <w:sz w:val="22"/>
            <w:szCs w:val="22"/>
            <w:lang w:eastAsia="zh-CN"/>
          </w:rPr>
          <w:delText xml:space="preserve">the </w:delText>
        </w:r>
        <w:r w:rsidR="00514D23" w:rsidRPr="00CF7E03" w:rsidDel="003B4525">
          <w:rPr>
            <w:rFonts w:ascii="Arial" w:eastAsiaTheme="minorEastAsia" w:hAnsi="Arial" w:cs="Arial"/>
            <w:sz w:val="22"/>
            <w:szCs w:val="22"/>
            <w:lang w:eastAsia="zh-CN"/>
          </w:rPr>
          <w:delText>CaC</w:delText>
        </w:r>
        <w:r w:rsidR="00514D23" w:rsidRPr="00CF7E03" w:rsidDel="003B4525">
          <w:rPr>
            <w:rFonts w:ascii="Arial" w:eastAsiaTheme="minorEastAsia" w:hAnsi="Arial" w:cs="Arial"/>
            <w:sz w:val="22"/>
            <w:szCs w:val="22"/>
            <w:vertAlign w:val="subscript"/>
            <w:lang w:eastAsia="zh-CN"/>
          </w:rPr>
          <w:delText>2</w:delText>
        </w:r>
        <w:r w:rsidR="00514D23" w:rsidDel="003B4525">
          <w:rPr>
            <w:rFonts w:ascii="Arial" w:eastAsiaTheme="minorEastAsia" w:hAnsi="Arial" w:cs="Arial" w:hint="eastAsia"/>
            <w:sz w:val="22"/>
            <w:szCs w:val="22"/>
            <w:lang w:eastAsia="zh-CN"/>
          </w:rPr>
          <w:delText xml:space="preserve"> route</w:delText>
        </w:r>
        <w:r w:rsidR="00366BBF" w:rsidRPr="00CF7E03" w:rsidDel="003B4525">
          <w:rPr>
            <w:rFonts w:ascii="Arial" w:eastAsiaTheme="minorEastAsia" w:hAnsi="Arial" w:cs="Arial"/>
            <w:sz w:val="22"/>
            <w:szCs w:val="22"/>
            <w:lang w:eastAsia="zh-CN"/>
          </w:rPr>
          <w:delText>, making them unsustainable for f</w:delText>
        </w:r>
        <w:r w:rsidR="003128DD" w:rsidRPr="00CF7E03" w:rsidDel="003B4525">
          <w:rPr>
            <w:rFonts w:ascii="Arial" w:eastAsiaTheme="minorEastAsia" w:hAnsi="Arial" w:cs="Arial"/>
            <w:sz w:val="22"/>
            <w:szCs w:val="22"/>
            <w:lang w:eastAsia="zh-CN"/>
          </w:rPr>
          <w:delText xml:space="preserve">uture chemical </w:delText>
        </w:r>
        <w:r w:rsidR="00366BBF" w:rsidRPr="00CF7E03" w:rsidDel="003B4525">
          <w:rPr>
            <w:rFonts w:ascii="Arial" w:eastAsiaTheme="minorEastAsia" w:hAnsi="Arial" w:cs="Arial"/>
            <w:sz w:val="22"/>
            <w:szCs w:val="22"/>
            <w:lang w:eastAsia="zh-CN"/>
          </w:rPr>
          <w:delText>processes</w:delText>
        </w:r>
        <w:r w:rsidR="005A737A" w:rsidRPr="00CF7E03" w:rsidDel="003B4525">
          <w:rPr>
            <w:rFonts w:ascii="Arial" w:eastAsiaTheme="minorEastAsia" w:hAnsi="Arial" w:cs="Arial"/>
            <w:sz w:val="22"/>
            <w:szCs w:val="22"/>
            <w:lang w:eastAsia="zh-CN"/>
          </w:rPr>
          <w:delText xml:space="preserve"> </w:delText>
        </w:r>
        <w:r w:rsidR="003C35CB" w:rsidRPr="00CF7E03" w:rsidDel="003B4525">
          <w:rPr>
            <w:rFonts w:ascii="Arial" w:eastAsiaTheme="minorEastAsia" w:hAnsi="Arial" w:cs="Arial"/>
            <w:sz w:val="22"/>
            <w:szCs w:val="22"/>
            <w:lang w:eastAsia="zh-CN"/>
          </w:rPr>
          <w:delText>(</w:delText>
        </w:r>
        <w:r w:rsidR="003C35CB" w:rsidRPr="00CF7E03" w:rsidDel="003B4525">
          <w:rPr>
            <w:rFonts w:ascii="Arial" w:eastAsiaTheme="minorEastAsia" w:hAnsi="Arial" w:cs="Arial"/>
            <w:b/>
            <w:bCs/>
            <w:sz w:val="22"/>
            <w:szCs w:val="22"/>
            <w:lang w:eastAsia="zh-CN"/>
          </w:rPr>
          <w:delText>Fig</w:delText>
        </w:r>
        <w:r w:rsidR="003E3CF0" w:rsidRPr="00CF7E03" w:rsidDel="003B4525">
          <w:rPr>
            <w:rFonts w:ascii="Arial" w:eastAsiaTheme="minorEastAsia" w:hAnsi="Arial" w:cs="Arial"/>
            <w:b/>
            <w:bCs/>
            <w:sz w:val="22"/>
            <w:szCs w:val="22"/>
            <w:lang w:eastAsia="zh-CN"/>
          </w:rPr>
          <w:delText>. </w:delText>
        </w:r>
        <w:r w:rsidR="003C35CB" w:rsidRPr="00CF7E03" w:rsidDel="003B4525">
          <w:rPr>
            <w:rFonts w:ascii="Arial" w:eastAsiaTheme="minorEastAsia" w:hAnsi="Arial" w:cs="Arial"/>
            <w:b/>
            <w:bCs/>
            <w:sz w:val="22"/>
            <w:szCs w:val="22"/>
            <w:lang w:eastAsia="zh-CN"/>
          </w:rPr>
          <w:delText>3c</w:delText>
        </w:r>
        <w:r w:rsidR="003E3CF0" w:rsidRPr="00CF7E03" w:rsidDel="003B4525">
          <w:rPr>
            <w:rFonts w:ascii="Arial" w:eastAsiaTheme="minorEastAsia" w:hAnsi="Arial" w:cs="Arial"/>
            <w:b/>
            <w:bCs/>
            <w:sz w:val="22"/>
            <w:szCs w:val="22"/>
            <w:lang w:eastAsia="zh-CN"/>
          </w:rPr>
          <w:delText xml:space="preserve">, </w:delText>
        </w:r>
        <w:r w:rsidR="003C35CB" w:rsidRPr="00CF7E03" w:rsidDel="003B4525">
          <w:rPr>
            <w:rFonts w:ascii="Arial" w:eastAsiaTheme="minorEastAsia" w:hAnsi="Arial" w:cs="Arial"/>
            <w:b/>
            <w:bCs/>
            <w:sz w:val="22"/>
            <w:szCs w:val="22"/>
            <w:lang w:eastAsia="zh-CN"/>
          </w:rPr>
          <w:delText>4d</w:delText>
        </w:r>
        <w:r w:rsidR="003C35CB" w:rsidRPr="00CF7E03" w:rsidDel="003B4525">
          <w:rPr>
            <w:rFonts w:ascii="Arial" w:eastAsiaTheme="minorEastAsia" w:hAnsi="Arial" w:cs="Arial"/>
            <w:sz w:val="22"/>
            <w:szCs w:val="22"/>
            <w:lang w:eastAsia="zh-CN"/>
          </w:rPr>
          <w:delText>).</w:delText>
        </w:r>
        <w:r w:rsidR="00D20DDF" w:rsidRPr="00CF7E03" w:rsidDel="003B4525">
          <w:rPr>
            <w:rFonts w:ascii="Arial" w:eastAsiaTheme="minorEastAsia" w:hAnsi="Arial" w:cs="Arial"/>
            <w:sz w:val="22"/>
            <w:szCs w:val="22"/>
            <w:lang w:eastAsia="zh-CN"/>
          </w:rPr>
          <w:delText xml:space="preserve"> </w:delText>
        </w:r>
      </w:del>
      <w:del w:id="712" w:author="Zhang  Zihao" w:date="2024-08-28T19:39:00Z" w16du:dateUtc="2024-08-28T17:39:00Z">
        <w:r w:rsidR="00115474" w:rsidDel="00E66C17">
          <w:rPr>
            <w:rFonts w:ascii="Arial" w:eastAsiaTheme="minorEastAsia" w:hAnsi="Arial" w:cs="Arial"/>
            <w:sz w:val="22"/>
            <w:szCs w:val="22"/>
            <w:lang w:eastAsia="zh-CN"/>
          </w:rPr>
          <w:delText>For</w:delText>
        </w:r>
        <w:r w:rsidR="00193A32" w:rsidDel="00E66C17">
          <w:rPr>
            <w:rFonts w:ascii="Arial" w:eastAsiaTheme="minorEastAsia" w:hAnsi="Arial" w:cs="Arial"/>
            <w:sz w:val="22"/>
            <w:szCs w:val="22"/>
            <w:lang w:eastAsia="zh-CN"/>
          </w:rPr>
          <w:delText xml:space="preserve"> instance</w:delText>
        </w:r>
        <w:r w:rsidR="00115474" w:rsidDel="00E66C17">
          <w:rPr>
            <w:rFonts w:ascii="Arial" w:eastAsiaTheme="minorEastAsia" w:hAnsi="Arial" w:cs="Arial"/>
            <w:sz w:val="22"/>
            <w:szCs w:val="22"/>
            <w:lang w:eastAsia="zh-CN"/>
          </w:rPr>
          <w:delText xml:space="preserve">, </w:delText>
        </w:r>
        <w:r w:rsidR="00193A32" w:rsidDel="00E66C17">
          <w:rPr>
            <w:rFonts w:ascii="Arial" w:eastAsiaTheme="minorEastAsia" w:hAnsi="Arial" w:cs="Arial"/>
            <w:sz w:val="22"/>
            <w:szCs w:val="22"/>
            <w:lang w:eastAsia="zh-CN"/>
          </w:rPr>
          <w:delText xml:space="preserve">while </w:delText>
        </w:r>
        <w:r w:rsidR="00115474" w:rsidDel="00E66C17">
          <w:rPr>
            <w:rFonts w:ascii="Arial" w:eastAsiaTheme="minorEastAsia" w:hAnsi="Arial" w:cs="Arial"/>
            <w:sz w:val="22"/>
            <w:szCs w:val="22"/>
            <w:lang w:eastAsia="zh-CN"/>
          </w:rPr>
          <w:delText>VCM production from C</w:delText>
        </w:r>
        <w:r w:rsidR="00115474" w:rsidRPr="001017A8" w:rsidDel="00E66C17">
          <w:rPr>
            <w:rFonts w:ascii="Arial" w:eastAsiaTheme="minorEastAsia" w:hAnsi="Arial" w:cs="Arial"/>
            <w:sz w:val="22"/>
            <w:szCs w:val="22"/>
            <w:vertAlign w:val="subscript"/>
            <w:lang w:eastAsia="zh-CN"/>
          </w:rPr>
          <w:delText>2</w:delText>
        </w:r>
        <w:r w:rsidR="00115474" w:rsidDel="00E66C17">
          <w:rPr>
            <w:rFonts w:ascii="Arial" w:eastAsiaTheme="minorEastAsia" w:hAnsi="Arial" w:cs="Arial"/>
            <w:sz w:val="22"/>
            <w:szCs w:val="22"/>
            <w:lang w:eastAsia="zh-CN"/>
          </w:rPr>
          <w:delText>H</w:delText>
        </w:r>
        <w:r w:rsidR="00115474" w:rsidRPr="001017A8" w:rsidDel="00E66C17">
          <w:rPr>
            <w:rFonts w:ascii="Arial" w:eastAsiaTheme="minorEastAsia" w:hAnsi="Arial" w:cs="Arial"/>
            <w:sz w:val="22"/>
            <w:szCs w:val="22"/>
            <w:vertAlign w:val="subscript"/>
            <w:lang w:eastAsia="zh-CN"/>
          </w:rPr>
          <w:delText>2</w:delText>
        </w:r>
        <w:r w:rsidR="00115474" w:rsidDel="00E66C17">
          <w:rPr>
            <w:rFonts w:ascii="Arial" w:eastAsiaTheme="minorEastAsia" w:hAnsi="Arial" w:cs="Arial"/>
            <w:sz w:val="22"/>
            <w:szCs w:val="22"/>
            <w:lang w:eastAsia="zh-CN"/>
          </w:rPr>
          <w:delText xml:space="preserve"> can compete with the C</w:delText>
        </w:r>
        <w:r w:rsidR="00115474" w:rsidRPr="001017A8" w:rsidDel="00E66C17">
          <w:rPr>
            <w:rFonts w:ascii="Arial" w:eastAsiaTheme="minorEastAsia" w:hAnsi="Arial" w:cs="Arial"/>
            <w:sz w:val="22"/>
            <w:szCs w:val="22"/>
            <w:vertAlign w:val="subscript"/>
            <w:lang w:eastAsia="zh-CN"/>
          </w:rPr>
          <w:delText>2</w:delText>
        </w:r>
        <w:r w:rsidR="00115474" w:rsidDel="00E66C17">
          <w:rPr>
            <w:rFonts w:ascii="Arial" w:eastAsiaTheme="minorEastAsia" w:hAnsi="Arial" w:cs="Arial"/>
            <w:sz w:val="22"/>
            <w:szCs w:val="22"/>
            <w:lang w:eastAsia="zh-CN"/>
          </w:rPr>
          <w:delText>H</w:delText>
        </w:r>
        <w:r w:rsidR="00115474" w:rsidRPr="001017A8" w:rsidDel="00E66C17">
          <w:rPr>
            <w:rFonts w:ascii="Arial" w:eastAsiaTheme="minorEastAsia" w:hAnsi="Arial" w:cs="Arial"/>
            <w:sz w:val="22"/>
            <w:szCs w:val="22"/>
            <w:vertAlign w:val="subscript"/>
            <w:lang w:eastAsia="zh-CN"/>
          </w:rPr>
          <w:delText>4</w:delText>
        </w:r>
        <w:r w:rsidR="00115474" w:rsidDel="00E66C17">
          <w:rPr>
            <w:rFonts w:ascii="Arial" w:eastAsiaTheme="minorEastAsia" w:hAnsi="Arial" w:cs="Arial"/>
            <w:sz w:val="22"/>
            <w:szCs w:val="22"/>
            <w:lang w:eastAsia="zh-CN"/>
          </w:rPr>
          <w:delText xml:space="preserve"> route in terms of costs, the environmental impact associated with C</w:delText>
        </w:r>
        <w:r w:rsidR="00115474" w:rsidRPr="001017A8" w:rsidDel="00E66C17">
          <w:rPr>
            <w:rFonts w:ascii="Arial" w:eastAsiaTheme="minorEastAsia" w:hAnsi="Arial" w:cs="Arial"/>
            <w:sz w:val="22"/>
            <w:szCs w:val="22"/>
            <w:vertAlign w:val="subscript"/>
            <w:lang w:eastAsia="zh-CN"/>
          </w:rPr>
          <w:delText>2</w:delText>
        </w:r>
        <w:r w:rsidR="00115474" w:rsidDel="00E66C17">
          <w:rPr>
            <w:rFonts w:ascii="Arial" w:eastAsiaTheme="minorEastAsia" w:hAnsi="Arial" w:cs="Arial"/>
            <w:sz w:val="22"/>
            <w:szCs w:val="22"/>
            <w:lang w:eastAsia="zh-CN"/>
          </w:rPr>
          <w:delText>H</w:delText>
        </w:r>
        <w:r w:rsidR="00115474" w:rsidRPr="001017A8" w:rsidDel="00E66C17">
          <w:rPr>
            <w:rFonts w:ascii="Arial" w:eastAsiaTheme="minorEastAsia" w:hAnsi="Arial" w:cs="Arial"/>
            <w:sz w:val="22"/>
            <w:szCs w:val="22"/>
            <w:vertAlign w:val="subscript"/>
            <w:lang w:eastAsia="zh-CN"/>
          </w:rPr>
          <w:delText>2</w:delText>
        </w:r>
        <w:r w:rsidR="00115474" w:rsidDel="00E66C17">
          <w:rPr>
            <w:rFonts w:ascii="Arial" w:eastAsiaTheme="minorEastAsia" w:hAnsi="Arial" w:cs="Arial"/>
            <w:sz w:val="22"/>
            <w:szCs w:val="22"/>
            <w:lang w:eastAsia="zh-CN"/>
          </w:rPr>
          <w:delText xml:space="preserve"> production is significant. </w:delText>
        </w:r>
      </w:del>
      <w:del w:id="713" w:author="Zhang  Zihao" w:date="2024-08-28T21:22:00Z" w16du:dateUtc="2024-08-28T19:22:00Z">
        <w:r w:rsidR="002D14F3" w:rsidDel="00AD5F11">
          <w:rPr>
            <w:rFonts w:ascii="Arial" w:eastAsiaTheme="minorEastAsia" w:hAnsi="Arial" w:cs="Arial"/>
            <w:sz w:val="22"/>
            <w:szCs w:val="22"/>
            <w:lang w:eastAsia="zh-CN"/>
          </w:rPr>
          <w:delText>Similarly, in the green scenario, the biochar</w:delText>
        </w:r>
        <w:r w:rsidR="002D14F3" w:rsidDel="00AD5F11">
          <w:rPr>
            <w:rFonts w:ascii="Arial" w:eastAsiaTheme="minorEastAsia" w:hAnsi="Arial" w:cs="Arial"/>
            <w:sz w:val="22"/>
            <w:szCs w:val="22"/>
            <w:lang w:eastAsia="zh-CN"/>
          </w:rPr>
          <w:noBreakHyphen/>
          <w:delText>based ATV route has a cost of 0.8 USD kg</w:delText>
        </w:r>
        <w:r w:rsidR="002D14F3" w:rsidRPr="001017A8" w:rsidDel="00AD5F11">
          <w:rPr>
            <w:rFonts w:ascii="Arial" w:eastAsiaTheme="minorEastAsia" w:hAnsi="Arial" w:cs="Arial"/>
            <w:sz w:val="22"/>
            <w:szCs w:val="22"/>
            <w:vertAlign w:val="superscript"/>
            <w:lang w:eastAsia="zh-CN"/>
          </w:rPr>
          <w:delText>–1</w:delText>
        </w:r>
        <w:r w:rsidR="002D14F3" w:rsidDel="00AD5F11">
          <w:rPr>
            <w:rFonts w:ascii="Arial" w:eastAsiaTheme="minorEastAsia" w:hAnsi="Arial" w:cs="Arial"/>
            <w:sz w:val="22"/>
            <w:szCs w:val="22"/>
            <w:lang w:eastAsia="zh-CN"/>
          </w:rPr>
          <w:delText>, compared to 2.3 USD kg</w:delText>
        </w:r>
        <w:r w:rsidR="002D14F3" w:rsidRPr="001017A8" w:rsidDel="00AD5F11">
          <w:rPr>
            <w:rFonts w:ascii="Arial" w:eastAsiaTheme="minorEastAsia" w:hAnsi="Arial" w:cs="Arial"/>
            <w:sz w:val="22"/>
            <w:szCs w:val="22"/>
            <w:vertAlign w:val="superscript"/>
            <w:lang w:eastAsia="zh-CN"/>
          </w:rPr>
          <w:delText>–1</w:delText>
        </w:r>
        <w:r w:rsidR="002D14F3" w:rsidDel="00AD5F11">
          <w:rPr>
            <w:rFonts w:ascii="Arial" w:eastAsiaTheme="minorEastAsia" w:hAnsi="Arial" w:cs="Arial"/>
            <w:sz w:val="22"/>
            <w:szCs w:val="22"/>
            <w:lang w:eastAsia="zh-CN"/>
          </w:rPr>
          <w:delText xml:space="preserve"> for the bioethanol</w:delText>
        </w:r>
        <w:r w:rsidR="002D14F3" w:rsidDel="00AD5F11">
          <w:rPr>
            <w:rFonts w:ascii="Arial" w:eastAsiaTheme="minorEastAsia" w:hAnsi="Arial" w:cs="Arial"/>
            <w:sz w:val="22"/>
            <w:szCs w:val="22"/>
            <w:lang w:eastAsia="zh-CN"/>
          </w:rPr>
          <w:noBreakHyphen/>
          <w:delText>based EBP process</w:delText>
        </w:r>
      </w:del>
      <w:del w:id="714" w:author="Zhang  Zihao" w:date="2024-08-28T22:11:00Z" w16du:dateUtc="2024-08-28T20:11:00Z">
        <w:r w:rsidR="002D14F3" w:rsidDel="003A1281">
          <w:rPr>
            <w:rFonts w:ascii="Arial" w:eastAsiaTheme="minorEastAsia" w:hAnsi="Arial" w:cs="Arial"/>
            <w:sz w:val="22"/>
            <w:szCs w:val="22"/>
            <w:lang w:eastAsia="zh-CN"/>
          </w:rPr>
          <w:delText xml:space="preserve">. </w:delText>
        </w:r>
      </w:del>
      <w:del w:id="715" w:author="Zhang  Zihao" w:date="2024-08-28T19:38:00Z" w16du:dateUtc="2024-08-28T17:38:00Z">
        <w:r w:rsidR="002D14F3" w:rsidDel="00E66C17">
          <w:rPr>
            <w:rFonts w:ascii="Arial" w:eastAsiaTheme="minorEastAsia" w:hAnsi="Arial" w:cs="Arial"/>
            <w:sz w:val="22"/>
            <w:szCs w:val="22"/>
            <w:lang w:eastAsia="zh-CN"/>
          </w:rPr>
          <w:delText xml:space="preserve">In contrast, </w:delText>
        </w:r>
      </w:del>
    </w:p>
    <w:p w14:paraId="2A8E997C" w14:textId="7572FA6E" w:rsidR="00290EF5" w:rsidRDefault="00CA4FC9" w:rsidP="007419F8">
      <w:pPr>
        <w:pStyle w:val="ListParagraph"/>
        <w:spacing w:line="360" w:lineRule="auto"/>
        <w:ind w:left="0"/>
        <w:jc w:val="both"/>
        <w:rPr>
          <w:rFonts w:ascii="Arial" w:eastAsiaTheme="minorEastAsia" w:hAnsi="Arial" w:cs="Arial"/>
          <w:sz w:val="22"/>
          <w:szCs w:val="22"/>
          <w:lang w:eastAsia="zh-CN"/>
        </w:rPr>
      </w:pPr>
      <w:ins w:id="716" w:author="Zhang  Zihao" w:date="2024-08-28T22:24:00Z" w16du:dateUtc="2024-08-28T20:24:00Z">
        <w:r>
          <w:rPr>
            <w:rFonts w:ascii="Arial" w:eastAsiaTheme="minorEastAsia" w:hAnsi="Arial" w:cs="Arial"/>
            <w:sz w:val="22"/>
            <w:szCs w:val="22"/>
            <w:lang w:eastAsia="zh-CN"/>
          </w:rPr>
          <w:t>Given</w:t>
        </w:r>
        <w:r>
          <w:rPr>
            <w:rFonts w:ascii="Arial" w:eastAsiaTheme="minorEastAsia" w:hAnsi="Arial" w:cs="Arial" w:hint="eastAsia"/>
            <w:sz w:val="22"/>
            <w:szCs w:val="22"/>
            <w:lang w:eastAsia="zh-CN"/>
          </w:rPr>
          <w:t xml:space="preserve"> the performance of </w:t>
        </w:r>
        <w:r>
          <w:rPr>
            <w:rFonts w:ascii="Arial" w:eastAsiaTheme="minorEastAsia" w:hAnsi="Arial" w:cs="Arial"/>
            <w:sz w:val="22"/>
            <w:szCs w:val="22"/>
            <w:lang w:eastAsia="zh-CN"/>
          </w:rPr>
          <w:t>biochar</w:t>
        </w:r>
        <w:r>
          <w:rPr>
            <w:rFonts w:ascii="Arial" w:eastAsiaTheme="minorEastAsia" w:hAnsi="Arial" w:cs="Arial"/>
            <w:sz w:val="22"/>
            <w:szCs w:val="22"/>
            <w:lang w:eastAsia="zh-CN"/>
          </w:rPr>
          <w:noBreakHyphen/>
          <w:t>based</w:t>
        </w:r>
        <w:r w:rsidRPr="003B4525">
          <w:rPr>
            <w:rFonts w:ascii="Arial" w:eastAsiaTheme="minorEastAsia" w:hAnsi="Arial" w:cs="Arial"/>
            <w:sz w:val="22"/>
            <w:szCs w:val="22"/>
            <w:lang w:eastAsia="zh-CN"/>
          </w:rPr>
          <w:t xml:space="preserve"> </w:t>
        </w:r>
        <w:r>
          <w:rPr>
            <w:rFonts w:ascii="Arial" w:eastAsiaTheme="minorEastAsia" w:hAnsi="Arial" w:cs="Arial"/>
            <w:sz w:val="22"/>
            <w:szCs w:val="22"/>
            <w:lang w:eastAsia="zh-CN"/>
          </w:rPr>
          <w:t>C</w:t>
        </w:r>
        <w:r w:rsidRPr="001017A8">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Pr>
            <w:rFonts w:ascii="Arial" w:eastAsiaTheme="minorEastAsia" w:hAnsi="Arial" w:cs="Arial" w:hint="eastAsia"/>
            <w:sz w:val="22"/>
            <w:szCs w:val="22"/>
            <w:lang w:eastAsia="zh-CN"/>
          </w:rPr>
          <w:t xml:space="preserve"> </w:t>
        </w:r>
      </w:ins>
      <w:ins w:id="717" w:author="Zhang  Zihao" w:date="2024-08-28T22:25:00Z" w16du:dateUtc="2024-08-28T20:25:00Z">
        <w:r>
          <w:rPr>
            <w:rFonts w:ascii="Arial" w:eastAsiaTheme="minorEastAsia" w:hAnsi="Arial" w:cs="Arial" w:hint="eastAsia"/>
            <w:sz w:val="22"/>
            <w:szCs w:val="22"/>
            <w:lang w:eastAsia="zh-CN"/>
          </w:rPr>
          <w:t xml:space="preserve">in </w:t>
        </w:r>
      </w:ins>
      <w:ins w:id="718" w:author="Zhang  Zihao" w:date="2024-08-28T22:32:00Z" w16du:dateUtc="2024-08-28T20:32:00Z">
        <w:r w:rsidR="0094732C">
          <w:rPr>
            <w:rFonts w:ascii="Arial" w:eastAsiaTheme="minorEastAsia" w:hAnsi="Arial" w:cs="Arial" w:hint="eastAsia"/>
            <w:sz w:val="22"/>
            <w:szCs w:val="22"/>
            <w:lang w:eastAsia="zh-CN"/>
          </w:rPr>
          <w:t xml:space="preserve">the </w:t>
        </w:r>
      </w:ins>
      <w:ins w:id="719" w:author="Zhang  Zihao" w:date="2024-08-28T22:25:00Z" w16du:dateUtc="2024-08-28T20:25:00Z">
        <w:r>
          <w:rPr>
            <w:rFonts w:ascii="Arial" w:eastAsiaTheme="minorEastAsia" w:hAnsi="Arial" w:cs="Arial" w:hint="eastAsia"/>
            <w:sz w:val="22"/>
            <w:szCs w:val="22"/>
            <w:lang w:eastAsia="zh-CN"/>
          </w:rPr>
          <w:t>ATV route (</w:t>
        </w:r>
        <w:r w:rsidRPr="001017A8">
          <w:rPr>
            <w:rFonts w:ascii="Arial" w:eastAsiaTheme="minorEastAsia" w:hAnsi="Arial" w:cs="Arial"/>
            <w:b/>
            <w:sz w:val="22"/>
            <w:szCs w:val="22"/>
            <w:lang w:eastAsia="zh-CN"/>
          </w:rPr>
          <w:t>Fig. 6a</w:t>
        </w:r>
        <w:r>
          <w:rPr>
            <w:rFonts w:ascii="Arial" w:eastAsiaTheme="minorEastAsia" w:hAnsi="Arial" w:cs="Arial" w:hint="eastAsia"/>
            <w:b/>
            <w:sz w:val="22"/>
            <w:szCs w:val="22"/>
            <w:lang w:eastAsia="zh-CN"/>
          </w:rPr>
          <w:t>,6b</w:t>
        </w:r>
        <w:r>
          <w:rPr>
            <w:rFonts w:ascii="Arial" w:eastAsiaTheme="minorEastAsia" w:hAnsi="Arial" w:cs="Arial" w:hint="eastAsia"/>
            <w:sz w:val="22"/>
            <w:szCs w:val="22"/>
            <w:lang w:eastAsia="zh-CN"/>
          </w:rPr>
          <w:t>),</w:t>
        </w:r>
      </w:ins>
      <w:ins w:id="720" w:author="Zhang  Zihao" w:date="2024-08-28T22:32:00Z" w16du:dateUtc="2024-08-28T20:32:00Z">
        <w:r w:rsidR="0094732C">
          <w:rPr>
            <w:rFonts w:ascii="Arial" w:eastAsiaTheme="minorEastAsia" w:hAnsi="Arial" w:cs="Arial" w:hint="eastAsia"/>
            <w:sz w:val="22"/>
            <w:szCs w:val="22"/>
            <w:lang w:eastAsia="zh-CN"/>
          </w:rPr>
          <w:t xml:space="preserve"> </w:t>
        </w:r>
      </w:ins>
      <w:del w:id="721" w:author="Zhang  Zihao" w:date="2024-08-28T22:25:00Z" w16du:dateUtc="2024-08-28T20:25:00Z">
        <w:r w:rsidR="00F61DBA" w:rsidDel="00CA4FC9">
          <w:rPr>
            <w:rFonts w:ascii="Arial" w:eastAsiaTheme="minorEastAsia" w:hAnsi="Arial" w:cs="Arial"/>
            <w:sz w:val="22"/>
            <w:szCs w:val="22"/>
            <w:lang w:eastAsia="zh-CN"/>
          </w:rPr>
          <w:delText>In this</w:delText>
        </w:r>
      </w:del>
      <w:ins w:id="722" w:author="Zhang  Zihao" w:date="2024-08-28T22:27:00Z" w16du:dateUtc="2024-08-28T20:27:00Z">
        <w:r w:rsidR="001E31A3">
          <w:rPr>
            <w:rFonts w:ascii="Arial" w:eastAsiaTheme="minorEastAsia" w:hAnsi="Arial" w:cs="Arial" w:hint="eastAsia"/>
            <w:sz w:val="22"/>
            <w:szCs w:val="22"/>
            <w:lang w:eastAsia="zh-CN"/>
          </w:rPr>
          <w:t xml:space="preserve">it is </w:t>
        </w:r>
      </w:ins>
      <w:ins w:id="723" w:author="Zhang  Zihao" w:date="2024-08-28T22:32:00Z" w16du:dateUtc="2024-08-28T20:32:00Z">
        <w:r w:rsidR="0094732C">
          <w:rPr>
            <w:rFonts w:ascii="Arial" w:eastAsiaTheme="minorEastAsia" w:hAnsi="Arial" w:cs="Arial" w:hint="eastAsia"/>
            <w:sz w:val="22"/>
            <w:szCs w:val="22"/>
            <w:lang w:eastAsia="zh-CN"/>
          </w:rPr>
          <w:t xml:space="preserve">essential </w:t>
        </w:r>
      </w:ins>
      <w:ins w:id="724" w:author="Zhang  Zihao" w:date="2024-08-28T22:27:00Z" w16du:dateUtc="2024-08-28T20:27:00Z">
        <w:r w:rsidR="001E31A3">
          <w:rPr>
            <w:rFonts w:ascii="Arial" w:eastAsiaTheme="minorEastAsia" w:hAnsi="Arial" w:cs="Arial" w:hint="eastAsia"/>
            <w:sz w:val="22"/>
            <w:szCs w:val="22"/>
            <w:lang w:eastAsia="zh-CN"/>
          </w:rPr>
          <w:t xml:space="preserve">to </w:t>
        </w:r>
      </w:ins>
      <w:ins w:id="725" w:author="Zhang  Zihao" w:date="2024-08-28T22:30:00Z" w16du:dateUtc="2024-08-28T20:30:00Z">
        <w:r w:rsidR="001E31A3">
          <w:rPr>
            <w:rFonts w:ascii="Arial" w:eastAsiaTheme="minorEastAsia" w:hAnsi="Arial" w:cs="Arial" w:hint="eastAsia"/>
            <w:sz w:val="22"/>
            <w:szCs w:val="22"/>
            <w:lang w:eastAsia="zh-CN"/>
          </w:rPr>
          <w:t>develop</w:t>
        </w:r>
      </w:ins>
      <w:ins w:id="726" w:author="Zhang  Zihao" w:date="2024-08-28T22:27:00Z" w16du:dateUtc="2024-08-28T20:27:00Z">
        <w:r w:rsidR="001E31A3">
          <w:rPr>
            <w:rFonts w:ascii="Arial" w:eastAsiaTheme="minorEastAsia" w:hAnsi="Arial" w:cs="Arial" w:hint="eastAsia"/>
            <w:sz w:val="22"/>
            <w:szCs w:val="22"/>
            <w:lang w:eastAsia="zh-CN"/>
          </w:rPr>
          <w:t xml:space="preserve"> sustainable </w:t>
        </w:r>
      </w:ins>
      <w:del w:id="727" w:author="Zhang  Zihao" w:date="2024-08-28T22:25:00Z" w16du:dateUtc="2024-08-28T20:25:00Z">
        <w:r w:rsidR="00F61DBA" w:rsidDel="00CA4FC9">
          <w:rPr>
            <w:rFonts w:ascii="Arial" w:eastAsiaTheme="minorEastAsia" w:hAnsi="Arial" w:cs="Arial"/>
            <w:sz w:val="22"/>
            <w:szCs w:val="22"/>
            <w:lang w:eastAsia="zh-CN"/>
          </w:rPr>
          <w:delText xml:space="preserve"> </w:delText>
        </w:r>
      </w:del>
      <w:del w:id="728" w:author="Zhang  Zihao" w:date="2024-08-28T22:26:00Z" w16du:dateUtc="2024-08-28T20:26:00Z">
        <w:r w:rsidR="00F61DBA" w:rsidDel="00CA4FC9">
          <w:rPr>
            <w:rFonts w:ascii="Arial" w:eastAsiaTheme="minorEastAsia" w:hAnsi="Arial" w:cs="Arial"/>
            <w:sz w:val="22"/>
            <w:szCs w:val="22"/>
            <w:lang w:eastAsia="zh-CN"/>
          </w:rPr>
          <w:delText>context</w:delText>
        </w:r>
        <w:r w:rsidR="00D20DDF" w:rsidRPr="00CF7E03" w:rsidDel="00CA4FC9">
          <w:rPr>
            <w:rFonts w:ascii="Arial" w:eastAsiaTheme="minorEastAsia" w:hAnsi="Arial" w:cs="Arial"/>
            <w:sz w:val="22"/>
            <w:szCs w:val="22"/>
            <w:lang w:eastAsia="zh-CN"/>
          </w:rPr>
          <w:delText xml:space="preserve">, </w:delText>
        </w:r>
      </w:del>
      <w:del w:id="729" w:author="Zhang  Zihao" w:date="2024-08-28T22:27:00Z" w16du:dateUtc="2024-08-28T20:27:00Z">
        <w:r w:rsidR="00A32441" w:rsidRPr="00CF7E03" w:rsidDel="001E31A3">
          <w:rPr>
            <w:rFonts w:ascii="Arial" w:eastAsiaTheme="minorEastAsia" w:hAnsi="Arial" w:cs="Arial"/>
            <w:sz w:val="22"/>
            <w:szCs w:val="22"/>
            <w:lang w:eastAsia="zh-CN"/>
          </w:rPr>
          <w:delText>developing</w:delText>
        </w:r>
      </w:del>
      <w:del w:id="730" w:author="Zhang  Zihao" w:date="2024-08-28T22:32:00Z" w16du:dateUtc="2024-08-28T20:32:00Z">
        <w:r w:rsidR="00A32441" w:rsidRPr="00CF7E03" w:rsidDel="0094732C">
          <w:rPr>
            <w:rFonts w:ascii="Arial" w:eastAsiaTheme="minorEastAsia" w:hAnsi="Arial" w:cs="Arial"/>
            <w:sz w:val="22"/>
            <w:szCs w:val="22"/>
            <w:lang w:eastAsia="zh-CN"/>
          </w:rPr>
          <w:delText xml:space="preserve"> </w:delText>
        </w:r>
      </w:del>
      <w:r w:rsidR="00A32441" w:rsidRPr="00CF7E03">
        <w:rPr>
          <w:rFonts w:ascii="Arial" w:eastAsiaTheme="minorEastAsia" w:hAnsi="Arial" w:cs="Arial"/>
          <w:sz w:val="22"/>
          <w:szCs w:val="22"/>
          <w:lang w:eastAsia="zh-CN"/>
        </w:rPr>
        <w:t>C</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H</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 xml:space="preserve"> </w:t>
      </w:r>
      <w:r w:rsidR="003759C2">
        <w:rPr>
          <w:rFonts w:ascii="Arial" w:eastAsiaTheme="minorEastAsia" w:hAnsi="Arial" w:cs="Arial" w:hint="eastAsia"/>
          <w:sz w:val="22"/>
          <w:szCs w:val="22"/>
          <w:lang w:eastAsia="zh-CN"/>
        </w:rPr>
        <w:t>production</w:t>
      </w:r>
      <w:r w:rsidR="003759C2" w:rsidRPr="00CF7E03">
        <w:rPr>
          <w:rFonts w:ascii="Arial" w:eastAsiaTheme="minorEastAsia" w:hAnsi="Arial" w:cs="Arial"/>
          <w:sz w:val="22"/>
          <w:szCs w:val="22"/>
          <w:lang w:eastAsia="zh-CN"/>
        </w:rPr>
        <w:t xml:space="preserve"> </w:t>
      </w:r>
      <w:ins w:id="731" w:author="Zhang  Zihao" w:date="2024-08-28T22:32:00Z" w16du:dateUtc="2024-08-28T20:32:00Z">
        <w:r w:rsidR="0094732C">
          <w:rPr>
            <w:rFonts w:ascii="Arial" w:eastAsiaTheme="minorEastAsia" w:hAnsi="Arial" w:cs="Arial" w:hint="eastAsia"/>
            <w:sz w:val="22"/>
            <w:szCs w:val="22"/>
            <w:lang w:eastAsia="zh-CN"/>
          </w:rPr>
          <w:t>methods</w:t>
        </w:r>
      </w:ins>
      <w:del w:id="732" w:author="Zhang  Zihao" w:date="2024-08-28T22:32:00Z" w16du:dateUtc="2024-08-28T20:32:00Z">
        <w:r w:rsidR="00C737E2" w:rsidRPr="00CF7E03" w:rsidDel="0094732C">
          <w:rPr>
            <w:rFonts w:ascii="Arial" w:eastAsiaTheme="minorEastAsia" w:hAnsi="Arial" w:cs="Arial"/>
            <w:sz w:val="22"/>
            <w:szCs w:val="22"/>
            <w:lang w:eastAsia="zh-CN"/>
          </w:rPr>
          <w:delText>approaches</w:delText>
        </w:r>
      </w:del>
      <w:r w:rsidR="00A32441" w:rsidRPr="00CF7E03">
        <w:rPr>
          <w:rFonts w:ascii="Arial" w:eastAsiaTheme="minorEastAsia" w:hAnsi="Arial" w:cs="Arial"/>
          <w:sz w:val="22"/>
          <w:szCs w:val="22"/>
          <w:lang w:eastAsia="zh-CN"/>
        </w:rPr>
        <w:t xml:space="preserve"> </w:t>
      </w:r>
      <w:del w:id="733" w:author="Zhang  Zihao" w:date="2024-08-28T22:27:00Z" w16du:dateUtc="2024-08-28T20:27:00Z">
        <w:r w:rsidR="003F4698" w:rsidDel="001E31A3">
          <w:rPr>
            <w:rFonts w:ascii="Arial" w:eastAsiaTheme="minorEastAsia" w:hAnsi="Arial" w:cs="Arial" w:hint="eastAsia"/>
            <w:sz w:val="22"/>
            <w:szCs w:val="22"/>
            <w:lang w:eastAsia="zh-CN"/>
          </w:rPr>
          <w:delText xml:space="preserve">to replace the </w:delText>
        </w:r>
        <w:r w:rsidR="00610BD9" w:rsidDel="001E31A3">
          <w:rPr>
            <w:rFonts w:ascii="Arial" w:eastAsiaTheme="minorEastAsia" w:hAnsi="Arial" w:cs="Arial"/>
            <w:sz w:val="22"/>
            <w:szCs w:val="22"/>
            <w:lang w:eastAsia="zh-CN"/>
          </w:rPr>
          <w:delText>traditional</w:delText>
        </w:r>
        <w:r w:rsidR="003F4698" w:rsidDel="001E31A3">
          <w:rPr>
            <w:rFonts w:ascii="Arial" w:eastAsiaTheme="minorEastAsia" w:hAnsi="Arial" w:cs="Arial" w:hint="eastAsia"/>
            <w:sz w:val="22"/>
            <w:szCs w:val="22"/>
            <w:lang w:eastAsia="zh-CN"/>
          </w:rPr>
          <w:delText xml:space="preserve"> fossil</w:delText>
        </w:r>
        <w:r w:rsidR="003F4698" w:rsidDel="001E31A3">
          <w:rPr>
            <w:rFonts w:ascii="Arial" w:eastAsiaTheme="minorEastAsia" w:hAnsi="Arial" w:cs="Arial"/>
            <w:sz w:val="22"/>
            <w:szCs w:val="22"/>
            <w:lang w:eastAsia="zh-CN"/>
          </w:rPr>
          <w:noBreakHyphen/>
          <w:delText xml:space="preserve">based </w:delText>
        </w:r>
        <w:r w:rsidR="003F4698" w:rsidDel="001E31A3">
          <w:rPr>
            <w:rFonts w:ascii="Arial" w:eastAsiaTheme="minorEastAsia" w:hAnsi="Arial" w:cs="Arial" w:hint="eastAsia"/>
            <w:sz w:val="22"/>
            <w:szCs w:val="22"/>
            <w:lang w:eastAsia="zh-CN"/>
          </w:rPr>
          <w:delText xml:space="preserve">technologies </w:delText>
        </w:r>
      </w:del>
      <w:del w:id="734" w:author="Zhang  Zihao" w:date="2024-08-28T22:28:00Z" w16du:dateUtc="2024-08-28T20:28:00Z">
        <w:r w:rsidR="00610BD9" w:rsidDel="001E31A3">
          <w:rPr>
            <w:rFonts w:ascii="Arial" w:eastAsiaTheme="minorEastAsia" w:hAnsi="Arial" w:cs="Arial" w:hint="eastAsia"/>
            <w:sz w:val="22"/>
            <w:szCs w:val="22"/>
            <w:lang w:eastAsia="zh-CN"/>
          </w:rPr>
          <w:delText>(</w:delText>
        </w:r>
        <w:r w:rsidR="00610BD9" w:rsidRPr="00CF7E03" w:rsidDel="001E31A3">
          <w:rPr>
            <w:rFonts w:ascii="Arial" w:eastAsiaTheme="minorEastAsia" w:hAnsi="Arial" w:cs="Arial"/>
            <w:b/>
            <w:bCs/>
            <w:sz w:val="22"/>
            <w:szCs w:val="22"/>
            <w:lang w:eastAsia="zh-CN"/>
          </w:rPr>
          <w:delText>Fig. 6</w:delText>
        </w:r>
        <w:r w:rsidR="00610BD9" w:rsidDel="001E31A3">
          <w:rPr>
            <w:rFonts w:ascii="Arial" w:eastAsiaTheme="minorEastAsia" w:hAnsi="Arial" w:cs="Arial" w:hint="eastAsia"/>
            <w:b/>
            <w:bCs/>
            <w:sz w:val="22"/>
            <w:szCs w:val="22"/>
            <w:lang w:eastAsia="zh-CN"/>
          </w:rPr>
          <w:delText>c</w:delText>
        </w:r>
        <w:r w:rsidR="00610BD9" w:rsidDel="001E31A3">
          <w:rPr>
            <w:rFonts w:ascii="Arial" w:eastAsiaTheme="minorEastAsia" w:hAnsi="Arial" w:cs="Arial" w:hint="eastAsia"/>
            <w:sz w:val="22"/>
            <w:szCs w:val="22"/>
            <w:lang w:eastAsia="zh-CN"/>
          </w:rPr>
          <w:delText xml:space="preserve">) </w:delText>
        </w:r>
      </w:del>
      <w:r w:rsidR="00A32441" w:rsidRPr="00CF7E03">
        <w:rPr>
          <w:rFonts w:ascii="Arial" w:eastAsiaTheme="minorEastAsia" w:hAnsi="Arial" w:cs="Arial"/>
          <w:sz w:val="22"/>
          <w:szCs w:val="22"/>
          <w:lang w:eastAsia="zh-CN"/>
        </w:rPr>
        <w:t xml:space="preserve">using </w:t>
      </w:r>
      <w:ins w:id="735" w:author="Zhang  Zihao" w:date="2024-08-28T22:28:00Z" w16du:dateUtc="2024-08-28T20:28:00Z">
        <w:r w:rsidR="001E31A3">
          <w:rPr>
            <w:rFonts w:ascii="Arial" w:eastAsiaTheme="minorEastAsia" w:hAnsi="Arial" w:cs="Arial" w:hint="eastAsia"/>
            <w:sz w:val="22"/>
            <w:szCs w:val="22"/>
            <w:lang w:eastAsia="zh-CN"/>
          </w:rPr>
          <w:t xml:space="preserve">various </w:t>
        </w:r>
      </w:ins>
      <w:ins w:id="736" w:author="Zhang  Zihao" w:date="2024-08-26T20:35:00Z" w16du:dateUtc="2024-08-26T18:35:00Z">
        <w:r w:rsidR="00146B36" w:rsidRPr="00146B36">
          <w:rPr>
            <w:rFonts w:ascii="Arial" w:eastAsiaTheme="minorEastAsia" w:hAnsi="Arial" w:cs="Arial"/>
            <w:sz w:val="22"/>
            <w:szCs w:val="22"/>
            <w:lang w:eastAsia="zh-CN"/>
          </w:rPr>
          <w:t>renewable</w:t>
        </w:r>
      </w:ins>
      <w:del w:id="737" w:author="Zhang  Zihao" w:date="2024-08-26T20:35:00Z" w16du:dateUtc="2024-08-26T18:35:00Z">
        <w:r w:rsidR="00A32441" w:rsidRPr="00CF7E03" w:rsidDel="00146B36">
          <w:rPr>
            <w:rFonts w:ascii="Arial" w:eastAsiaTheme="minorEastAsia" w:hAnsi="Arial" w:cs="Arial"/>
            <w:sz w:val="22"/>
            <w:szCs w:val="22"/>
            <w:lang w:eastAsia="zh-CN"/>
          </w:rPr>
          <w:delText>sustainable</w:delText>
        </w:r>
      </w:del>
      <w:ins w:id="738" w:author="Zhang  Zihao" w:date="2024-08-26T20:35:00Z" w16du:dateUtc="2024-08-26T18:35:00Z">
        <w:r w:rsidR="00146B36">
          <w:rPr>
            <w:rFonts w:ascii="Arial" w:eastAsiaTheme="minorEastAsia" w:hAnsi="Arial" w:cs="Arial" w:hint="eastAsia"/>
            <w:sz w:val="22"/>
            <w:szCs w:val="22"/>
            <w:lang w:eastAsia="zh-CN"/>
          </w:rPr>
          <w:t xml:space="preserve"> </w:t>
        </w:r>
      </w:ins>
      <w:del w:id="739" w:author="Zhang  Zihao" w:date="2024-08-26T20:35:00Z" w16du:dateUtc="2024-08-26T18:35:00Z">
        <w:r w:rsidR="00A32441" w:rsidRPr="00CF7E03" w:rsidDel="00146B36">
          <w:rPr>
            <w:rFonts w:ascii="Arial" w:eastAsiaTheme="minorEastAsia" w:hAnsi="Arial" w:cs="Arial"/>
            <w:sz w:val="22"/>
            <w:szCs w:val="22"/>
            <w:lang w:eastAsia="zh-CN"/>
          </w:rPr>
          <w:delText xml:space="preserve"> </w:delText>
        </w:r>
      </w:del>
      <w:r w:rsidR="00A32441" w:rsidRPr="00CF7E03">
        <w:rPr>
          <w:rFonts w:ascii="Arial" w:eastAsiaTheme="minorEastAsia" w:hAnsi="Arial" w:cs="Arial"/>
          <w:sz w:val="22"/>
          <w:szCs w:val="22"/>
          <w:lang w:eastAsia="zh-CN"/>
        </w:rPr>
        <w:t xml:space="preserve">carbon resources </w:t>
      </w:r>
      <w:r w:rsidR="00C17529" w:rsidRPr="00CF7E03">
        <w:rPr>
          <w:rFonts w:ascii="Arial" w:eastAsiaTheme="minorEastAsia" w:hAnsi="Arial" w:cs="Arial"/>
          <w:sz w:val="22"/>
          <w:szCs w:val="22"/>
          <w:lang w:eastAsia="zh-CN"/>
        </w:rPr>
        <w:t>(</w:t>
      </w:r>
      <w:r w:rsidR="00C17529" w:rsidRPr="006F3396">
        <w:rPr>
          <w:rFonts w:ascii="Arial" w:eastAsiaTheme="minorEastAsia" w:hAnsi="Arial" w:cs="Arial"/>
          <w:i/>
          <w:sz w:val="22"/>
          <w:szCs w:val="22"/>
          <w:lang w:eastAsia="zh-CN"/>
        </w:rPr>
        <w:t>e.g.</w:t>
      </w:r>
      <w:r w:rsidR="00C17529" w:rsidRPr="00CF7E03">
        <w:rPr>
          <w:rFonts w:ascii="Arial" w:eastAsiaTheme="minorEastAsia" w:hAnsi="Arial" w:cs="Arial"/>
          <w:sz w:val="22"/>
          <w:szCs w:val="22"/>
          <w:lang w:eastAsia="zh-CN"/>
        </w:rPr>
        <w:t xml:space="preserve">, biochar, </w:t>
      </w:r>
      <w:r w:rsidR="00340441" w:rsidRPr="00CF7E03">
        <w:rPr>
          <w:rFonts w:ascii="Arial" w:eastAsiaTheme="minorEastAsia" w:hAnsi="Arial" w:cs="Arial"/>
          <w:sz w:val="22"/>
          <w:szCs w:val="22"/>
          <w:lang w:eastAsia="zh-CN"/>
        </w:rPr>
        <w:t>bio</w:t>
      </w:r>
      <w:r w:rsidR="00755AB5">
        <w:rPr>
          <w:rFonts w:ascii="Arial" w:eastAsiaTheme="minorEastAsia" w:hAnsi="Arial" w:cs="Arial" w:hint="eastAsia"/>
          <w:sz w:val="22"/>
          <w:szCs w:val="22"/>
          <w:lang w:eastAsia="zh-CN"/>
        </w:rPr>
        <w:t>gas</w:t>
      </w:r>
      <w:r w:rsidR="00C17529" w:rsidRPr="00CF7E03">
        <w:rPr>
          <w:rFonts w:ascii="Arial" w:eastAsiaTheme="minorEastAsia" w:hAnsi="Arial" w:cs="Arial"/>
          <w:sz w:val="22"/>
          <w:szCs w:val="22"/>
          <w:lang w:eastAsia="zh-CN"/>
        </w:rPr>
        <w:t>, CO</w:t>
      </w:r>
      <w:r w:rsidR="00C17529" w:rsidRPr="00CF7E03">
        <w:rPr>
          <w:rFonts w:ascii="Arial" w:eastAsiaTheme="minorEastAsia" w:hAnsi="Arial" w:cs="Arial"/>
          <w:sz w:val="22"/>
          <w:szCs w:val="22"/>
          <w:vertAlign w:val="subscript"/>
          <w:lang w:eastAsia="zh-CN"/>
        </w:rPr>
        <w:t>2</w:t>
      </w:r>
      <w:r w:rsidR="00340441" w:rsidRPr="00CF7E03">
        <w:rPr>
          <w:rFonts w:ascii="Arial" w:eastAsiaTheme="minorEastAsia" w:hAnsi="Arial" w:cs="Arial"/>
          <w:sz w:val="22"/>
          <w:szCs w:val="22"/>
          <w:lang w:eastAsia="zh-CN"/>
        </w:rPr>
        <w:t xml:space="preserve"> from air</w:t>
      </w:r>
      <w:r w:rsidR="002B7702">
        <w:rPr>
          <w:rFonts w:ascii="Arial" w:eastAsiaTheme="minorEastAsia" w:hAnsi="Arial" w:cs="Arial" w:hint="eastAsia"/>
          <w:sz w:val="22"/>
          <w:szCs w:val="22"/>
          <w:lang w:eastAsia="zh-CN"/>
        </w:rPr>
        <w:t xml:space="preserve"> or biogas</w:t>
      </w:r>
      <w:r w:rsidR="00C17529" w:rsidRPr="00CF7E03">
        <w:rPr>
          <w:rFonts w:ascii="Arial" w:eastAsiaTheme="minorEastAsia" w:hAnsi="Arial" w:cs="Arial"/>
          <w:sz w:val="22"/>
          <w:szCs w:val="22"/>
          <w:lang w:eastAsia="zh-CN"/>
        </w:rPr>
        <w:t xml:space="preserve">, plastic) </w:t>
      </w:r>
      <w:r w:rsidR="00A32441" w:rsidRPr="00CF7E03">
        <w:rPr>
          <w:rFonts w:ascii="Arial" w:eastAsiaTheme="minorEastAsia" w:hAnsi="Arial" w:cs="Arial"/>
          <w:sz w:val="22"/>
          <w:szCs w:val="22"/>
          <w:lang w:eastAsia="zh-CN"/>
        </w:rPr>
        <w:t xml:space="preserve">and </w:t>
      </w:r>
      <w:ins w:id="740" w:author="Zhang  Zihao" w:date="2024-08-28T22:33:00Z" w16du:dateUtc="2024-08-28T20:33:00Z">
        <w:r w:rsidR="0094732C">
          <w:rPr>
            <w:rFonts w:ascii="Arial" w:eastAsiaTheme="minorEastAsia" w:hAnsi="Arial" w:cs="Arial" w:hint="eastAsia"/>
            <w:sz w:val="22"/>
            <w:szCs w:val="22"/>
            <w:lang w:eastAsia="zh-CN"/>
          </w:rPr>
          <w:t xml:space="preserve">innovative </w:t>
        </w:r>
      </w:ins>
      <w:ins w:id="741" w:author="Zhang  Zihao" w:date="2024-08-28T22:28:00Z" w16du:dateUtc="2024-08-28T20:28:00Z">
        <w:r w:rsidR="001E31A3">
          <w:rPr>
            <w:rFonts w:ascii="Arial" w:eastAsiaTheme="minorEastAsia" w:hAnsi="Arial" w:cs="Arial" w:hint="eastAsia"/>
            <w:sz w:val="22"/>
            <w:szCs w:val="22"/>
            <w:lang w:eastAsia="zh-CN"/>
          </w:rPr>
          <w:t xml:space="preserve">production </w:t>
        </w:r>
        <w:r w:rsidR="001E31A3">
          <w:rPr>
            <w:rFonts w:ascii="Arial" w:eastAsiaTheme="minorEastAsia" w:hAnsi="Arial" w:cs="Arial"/>
            <w:sz w:val="22"/>
            <w:szCs w:val="22"/>
            <w:lang w:eastAsia="zh-CN"/>
          </w:rPr>
          <w:t>technologies</w:t>
        </w:r>
        <w:r w:rsidR="001E31A3">
          <w:rPr>
            <w:rFonts w:ascii="Arial" w:eastAsiaTheme="minorEastAsia" w:hAnsi="Arial" w:cs="Arial" w:hint="eastAsia"/>
            <w:sz w:val="22"/>
            <w:szCs w:val="22"/>
            <w:lang w:eastAsia="zh-CN"/>
          </w:rPr>
          <w:t xml:space="preserve"> </w:t>
        </w:r>
      </w:ins>
      <w:ins w:id="742" w:author="Zhang  Zihao" w:date="2024-08-28T22:30:00Z" w16du:dateUtc="2024-08-28T20:30:00Z">
        <w:r w:rsidR="001E31A3">
          <w:rPr>
            <w:rFonts w:ascii="Arial" w:eastAsiaTheme="minorEastAsia" w:hAnsi="Arial" w:cs="Arial" w:hint="eastAsia"/>
            <w:sz w:val="22"/>
            <w:szCs w:val="22"/>
            <w:lang w:eastAsia="zh-CN"/>
          </w:rPr>
          <w:t>to replace traditional fossil</w:t>
        </w:r>
        <w:r w:rsidR="001E31A3">
          <w:rPr>
            <w:rFonts w:ascii="Arial" w:eastAsiaTheme="minorEastAsia" w:hAnsi="Arial" w:cs="Arial"/>
            <w:sz w:val="22"/>
            <w:szCs w:val="22"/>
            <w:lang w:eastAsia="zh-CN"/>
          </w:rPr>
          <w:noBreakHyphen/>
          <w:t xml:space="preserve">based </w:t>
        </w:r>
      </w:ins>
      <w:ins w:id="743" w:author="Zhang  Zihao" w:date="2024-08-28T22:34:00Z" w16du:dateUtc="2024-08-28T20:34:00Z">
        <w:r w:rsidR="0094732C">
          <w:rPr>
            <w:rFonts w:ascii="Arial" w:eastAsiaTheme="minorEastAsia" w:hAnsi="Arial" w:cs="Arial" w:hint="eastAsia"/>
            <w:sz w:val="22"/>
            <w:szCs w:val="22"/>
            <w:lang w:eastAsia="zh-CN"/>
          </w:rPr>
          <w:t xml:space="preserve">approaches </w:t>
        </w:r>
      </w:ins>
      <w:ins w:id="744" w:author="Zhang  Zihao" w:date="2024-08-28T22:28:00Z" w16du:dateUtc="2024-08-28T20:28:00Z">
        <w:r w:rsidR="001E31A3">
          <w:rPr>
            <w:rFonts w:ascii="Arial" w:eastAsiaTheme="minorEastAsia" w:hAnsi="Arial" w:cs="Arial" w:hint="eastAsia"/>
            <w:sz w:val="22"/>
            <w:szCs w:val="22"/>
            <w:lang w:eastAsia="zh-CN"/>
          </w:rPr>
          <w:t>(</w:t>
        </w:r>
        <w:r w:rsidR="001E31A3" w:rsidRPr="00CF7E03">
          <w:rPr>
            <w:rFonts w:ascii="Arial" w:eastAsiaTheme="minorEastAsia" w:hAnsi="Arial" w:cs="Arial"/>
            <w:b/>
            <w:bCs/>
            <w:sz w:val="22"/>
            <w:szCs w:val="22"/>
            <w:lang w:eastAsia="zh-CN"/>
          </w:rPr>
          <w:t>Fig. 6</w:t>
        </w:r>
        <w:r w:rsidR="001E31A3">
          <w:rPr>
            <w:rFonts w:ascii="Arial" w:eastAsiaTheme="minorEastAsia" w:hAnsi="Arial" w:cs="Arial" w:hint="eastAsia"/>
            <w:b/>
            <w:bCs/>
            <w:sz w:val="22"/>
            <w:szCs w:val="22"/>
            <w:lang w:eastAsia="zh-CN"/>
          </w:rPr>
          <w:t>c</w:t>
        </w:r>
        <w:r w:rsidR="001E31A3">
          <w:rPr>
            <w:rFonts w:ascii="Arial" w:eastAsiaTheme="minorEastAsia" w:hAnsi="Arial" w:cs="Arial" w:hint="eastAsia"/>
            <w:sz w:val="22"/>
            <w:szCs w:val="22"/>
            <w:lang w:eastAsia="zh-CN"/>
          </w:rPr>
          <w:t xml:space="preserve">). </w:t>
        </w:r>
      </w:ins>
      <w:ins w:id="745" w:author="Zhang  Zihao" w:date="2024-08-28T22:29:00Z" w16du:dateUtc="2024-08-28T20:29:00Z">
        <w:r w:rsidR="001E31A3">
          <w:rPr>
            <w:rFonts w:ascii="Arial" w:eastAsiaTheme="minorEastAsia" w:hAnsi="Arial" w:cs="Arial" w:hint="eastAsia"/>
            <w:sz w:val="22"/>
            <w:szCs w:val="22"/>
            <w:lang w:eastAsia="zh-CN"/>
          </w:rPr>
          <w:t xml:space="preserve">Additionally, </w:t>
        </w:r>
      </w:ins>
      <w:ins w:id="746" w:author="Zhang  Zihao" w:date="2024-08-28T22:34:00Z" w16du:dateUtc="2024-08-28T20:34:00Z">
        <w:r w:rsidR="00863A8A">
          <w:rPr>
            <w:rFonts w:ascii="Arial" w:eastAsiaTheme="minorEastAsia" w:hAnsi="Arial" w:cs="Arial" w:hint="eastAsia"/>
            <w:sz w:val="22"/>
            <w:szCs w:val="22"/>
            <w:lang w:eastAsia="zh-CN"/>
          </w:rPr>
          <w:t xml:space="preserve">integrating </w:t>
        </w:r>
      </w:ins>
      <w:r w:rsidR="00496C37" w:rsidRPr="00CF7E03">
        <w:rPr>
          <w:rFonts w:ascii="Arial" w:eastAsiaTheme="minorEastAsia" w:hAnsi="Arial" w:cs="Arial"/>
          <w:sz w:val="22"/>
          <w:szCs w:val="22"/>
          <w:lang w:eastAsia="zh-CN"/>
        </w:rPr>
        <w:t>renewable electricity</w:t>
      </w:r>
      <w:del w:id="747" w:author="Zhang  Zihao" w:date="2024-08-28T22:34:00Z" w16du:dateUtc="2024-08-28T20:34:00Z">
        <w:r w:rsidR="00496C37" w:rsidRPr="00CF7E03" w:rsidDel="00863A8A">
          <w:rPr>
            <w:rFonts w:ascii="Arial" w:eastAsiaTheme="minorEastAsia" w:hAnsi="Arial" w:cs="Arial"/>
            <w:sz w:val="22"/>
            <w:szCs w:val="22"/>
            <w:lang w:eastAsia="zh-CN"/>
          </w:rPr>
          <w:delText xml:space="preserve"> </w:delText>
        </w:r>
      </w:del>
      <w:ins w:id="748" w:author="Zhang  Zihao" w:date="2024-08-28T22:34:00Z" w16du:dateUtc="2024-08-28T20:34:00Z">
        <w:r w:rsidR="00863A8A">
          <w:rPr>
            <w:rFonts w:ascii="Arial" w:eastAsiaTheme="minorEastAsia" w:hAnsi="Arial" w:cs="Arial" w:hint="eastAsia"/>
            <w:sz w:val="22"/>
            <w:szCs w:val="22"/>
            <w:lang w:eastAsia="zh-CN"/>
          </w:rPr>
          <w:t xml:space="preserve"> </w:t>
        </w:r>
      </w:ins>
      <w:r w:rsidR="00496C37" w:rsidRPr="00CF7E03">
        <w:rPr>
          <w:rFonts w:ascii="Arial" w:eastAsiaTheme="minorEastAsia" w:hAnsi="Arial" w:cs="Arial"/>
          <w:sz w:val="22"/>
          <w:szCs w:val="22"/>
          <w:lang w:eastAsia="zh-CN"/>
        </w:rPr>
        <w:t>(</w:t>
      </w:r>
      <w:r w:rsidR="00496C37" w:rsidRPr="00CF7E03">
        <w:rPr>
          <w:rFonts w:ascii="Arial" w:eastAsiaTheme="minorEastAsia" w:hAnsi="Arial" w:cs="Arial"/>
          <w:i/>
          <w:sz w:val="22"/>
          <w:szCs w:val="22"/>
          <w:lang w:eastAsia="zh-CN"/>
        </w:rPr>
        <w:t>e.g.</w:t>
      </w:r>
      <w:r w:rsidR="00496C37" w:rsidRPr="00CF7E03">
        <w:rPr>
          <w:rFonts w:ascii="Arial" w:eastAsiaTheme="minorEastAsia" w:hAnsi="Arial" w:cs="Arial"/>
          <w:sz w:val="22"/>
          <w:szCs w:val="22"/>
          <w:lang w:eastAsia="zh-CN"/>
        </w:rPr>
        <w:t>, wind and solar)</w:t>
      </w:r>
      <w:r w:rsidR="00A32441" w:rsidRPr="00CF7E03">
        <w:rPr>
          <w:rFonts w:ascii="Arial" w:eastAsiaTheme="minorEastAsia" w:hAnsi="Arial" w:cs="Arial"/>
          <w:sz w:val="22"/>
          <w:szCs w:val="22"/>
          <w:lang w:eastAsia="zh-CN"/>
        </w:rPr>
        <w:t xml:space="preserve"> </w:t>
      </w:r>
      <w:ins w:id="749" w:author="Zhang  Zihao" w:date="2024-08-28T22:29:00Z" w16du:dateUtc="2024-08-28T20:29:00Z">
        <w:r w:rsidR="001E31A3">
          <w:rPr>
            <w:rFonts w:ascii="Arial" w:eastAsiaTheme="minorEastAsia" w:hAnsi="Arial" w:cs="Arial" w:hint="eastAsia"/>
            <w:sz w:val="22"/>
            <w:szCs w:val="22"/>
            <w:lang w:eastAsia="zh-CN"/>
          </w:rPr>
          <w:t>in</w:t>
        </w:r>
      </w:ins>
      <w:ins w:id="750" w:author="Zhang  Zihao" w:date="2024-08-28T22:34:00Z" w16du:dateUtc="2024-08-28T20:34:00Z">
        <w:r w:rsidR="00863A8A">
          <w:rPr>
            <w:rFonts w:ascii="Arial" w:eastAsiaTheme="minorEastAsia" w:hAnsi="Arial" w:cs="Arial" w:hint="eastAsia"/>
            <w:sz w:val="22"/>
            <w:szCs w:val="22"/>
            <w:lang w:eastAsia="zh-CN"/>
          </w:rPr>
          <w:t xml:space="preserve">to these processes is crucial for further </w:t>
        </w:r>
        <w:r w:rsidR="00863A8A">
          <w:rPr>
            <w:rFonts w:ascii="Arial" w:eastAsiaTheme="minorEastAsia" w:hAnsi="Arial" w:cs="Arial"/>
            <w:sz w:val="22"/>
            <w:szCs w:val="22"/>
            <w:lang w:eastAsia="zh-CN"/>
          </w:rPr>
          <w:t>advancing</w:t>
        </w:r>
        <w:r w:rsidR="00863A8A">
          <w:rPr>
            <w:rFonts w:ascii="Arial" w:eastAsiaTheme="minorEastAsia" w:hAnsi="Arial" w:cs="Arial" w:hint="eastAsia"/>
            <w:sz w:val="22"/>
            <w:szCs w:val="22"/>
            <w:lang w:eastAsia="zh-CN"/>
          </w:rPr>
          <w:t xml:space="preserve"> </w:t>
        </w:r>
        <w:r w:rsidR="00863A8A">
          <w:rPr>
            <w:rFonts w:ascii="Arial" w:eastAsiaTheme="minorEastAsia" w:hAnsi="Arial" w:cs="Arial"/>
            <w:sz w:val="22"/>
            <w:szCs w:val="22"/>
            <w:lang w:eastAsia="zh-CN"/>
          </w:rPr>
          <w:t>sustainabilit</w:t>
        </w:r>
      </w:ins>
      <w:ins w:id="751" w:author="Zhang  Zihao" w:date="2024-08-28T22:35:00Z" w16du:dateUtc="2024-08-28T20:35:00Z">
        <w:r w:rsidR="00863A8A">
          <w:rPr>
            <w:rFonts w:ascii="Arial" w:eastAsiaTheme="minorEastAsia" w:hAnsi="Arial" w:cs="Arial" w:hint="eastAsia"/>
            <w:sz w:val="22"/>
            <w:szCs w:val="22"/>
            <w:lang w:eastAsia="zh-CN"/>
          </w:rPr>
          <w:t>y</w:t>
        </w:r>
      </w:ins>
      <w:del w:id="752" w:author="Zhang  Zihao" w:date="2024-08-28T22:35:00Z" w16du:dateUtc="2024-08-28T20:35:00Z">
        <w:r w:rsidR="00366BBF" w:rsidRPr="00CF7E03" w:rsidDel="00863A8A">
          <w:rPr>
            <w:rFonts w:ascii="Arial" w:eastAsiaTheme="minorEastAsia" w:hAnsi="Arial" w:cs="Arial"/>
            <w:sz w:val="22"/>
            <w:szCs w:val="22"/>
            <w:lang w:eastAsia="zh-CN"/>
          </w:rPr>
          <w:delText xml:space="preserve">is </w:delText>
        </w:r>
        <w:r w:rsidR="001442A0" w:rsidDel="00863A8A">
          <w:rPr>
            <w:rFonts w:ascii="Arial" w:eastAsiaTheme="minorEastAsia" w:hAnsi="Arial" w:cs="Arial"/>
            <w:sz w:val="22"/>
            <w:szCs w:val="22"/>
            <w:lang w:eastAsia="zh-CN"/>
          </w:rPr>
          <w:delText>cr</w:delText>
        </w:r>
        <w:r w:rsidR="00E6508F" w:rsidDel="00863A8A">
          <w:rPr>
            <w:rFonts w:ascii="Arial" w:eastAsiaTheme="minorEastAsia" w:hAnsi="Arial" w:cs="Arial"/>
            <w:sz w:val="22"/>
            <w:szCs w:val="22"/>
            <w:lang w:eastAsia="zh-CN"/>
          </w:rPr>
          <w:delText>u</w:delText>
        </w:r>
        <w:r w:rsidR="001442A0" w:rsidDel="00863A8A">
          <w:rPr>
            <w:rFonts w:ascii="Arial" w:eastAsiaTheme="minorEastAsia" w:hAnsi="Arial" w:cs="Arial"/>
            <w:sz w:val="22"/>
            <w:szCs w:val="22"/>
            <w:lang w:eastAsia="zh-CN"/>
          </w:rPr>
          <w:delText>cial</w:delText>
        </w:r>
      </w:del>
      <w:r w:rsidR="00D20DDF" w:rsidRPr="00CF7E03">
        <w:rPr>
          <w:rFonts w:ascii="Arial" w:eastAsiaTheme="minorEastAsia" w:hAnsi="Arial" w:cs="Arial"/>
          <w:sz w:val="22"/>
          <w:szCs w:val="22"/>
          <w:lang w:eastAsia="zh-CN"/>
        </w:rPr>
        <w:t>.</w:t>
      </w:r>
      <w:r w:rsidR="00FC3BBA" w:rsidRPr="00CF7E03">
        <w:rPr>
          <w:rFonts w:ascii="Arial" w:eastAsiaTheme="minorEastAsia" w:hAnsi="Arial" w:cs="Arial"/>
          <w:sz w:val="22"/>
          <w:szCs w:val="22"/>
          <w:lang w:eastAsia="zh-CN"/>
        </w:rPr>
        <w:t xml:space="preserve"> </w:t>
      </w:r>
      <w:r w:rsidR="00C17529"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d</w:t>
      </w:r>
      <w:r w:rsidR="00307CBF"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illustrates</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potential </w:t>
      </w:r>
      <w:r w:rsidR="00FC3BBA" w:rsidRPr="00CF7E03">
        <w:rPr>
          <w:rFonts w:ascii="Arial" w:eastAsiaTheme="minorEastAsia" w:hAnsi="Arial" w:cs="Arial"/>
          <w:sz w:val="22"/>
          <w:szCs w:val="22"/>
          <w:lang w:eastAsia="zh-CN"/>
        </w:rPr>
        <w:t>combination</w:t>
      </w:r>
      <w:r w:rsidR="00366BBF" w:rsidRPr="00CF7E03">
        <w:rPr>
          <w:rFonts w:ascii="Arial" w:eastAsiaTheme="minorEastAsia" w:hAnsi="Arial" w:cs="Arial"/>
          <w:sz w:val="22"/>
          <w:szCs w:val="22"/>
          <w:lang w:eastAsia="zh-CN"/>
        </w:rPr>
        <w:t>s</w:t>
      </w:r>
      <w:r w:rsidR="00FC3BBA" w:rsidRPr="00CF7E03">
        <w:rPr>
          <w:rFonts w:ascii="Arial" w:eastAsiaTheme="minorEastAsia" w:hAnsi="Arial" w:cs="Arial"/>
          <w:sz w:val="22"/>
          <w:szCs w:val="22"/>
          <w:lang w:eastAsia="zh-CN"/>
        </w:rPr>
        <w:t xml:space="preserve"> of </w:t>
      </w:r>
      <w:ins w:id="753" w:author="Zhang  Zihao" w:date="2024-08-26T20:35:00Z" w16du:dateUtc="2024-08-26T18:35:00Z">
        <w:r w:rsidR="00146B36" w:rsidRPr="00146B36">
          <w:rPr>
            <w:rFonts w:ascii="Arial" w:eastAsiaTheme="minorEastAsia" w:hAnsi="Arial" w:cs="Arial"/>
            <w:sz w:val="22"/>
            <w:szCs w:val="22"/>
            <w:lang w:eastAsia="zh-CN"/>
          </w:rPr>
          <w:t>renewable</w:t>
        </w:r>
        <w:r w:rsidR="00146B36">
          <w:rPr>
            <w:rFonts w:ascii="Arial" w:eastAsiaTheme="minorEastAsia" w:hAnsi="Arial" w:cs="Arial" w:hint="eastAsia"/>
            <w:sz w:val="22"/>
            <w:szCs w:val="22"/>
            <w:lang w:eastAsia="zh-CN"/>
          </w:rPr>
          <w:t xml:space="preserve"> </w:t>
        </w:r>
      </w:ins>
      <w:del w:id="754" w:author="Zhang  Zihao" w:date="2024-08-26T20:35:00Z" w16du:dateUtc="2024-08-26T18:35:00Z">
        <w:r w:rsidR="00FC3BBA" w:rsidRPr="00CF7E03" w:rsidDel="00146B36">
          <w:rPr>
            <w:rFonts w:ascii="Arial" w:eastAsiaTheme="minorEastAsia" w:hAnsi="Arial" w:cs="Arial"/>
            <w:sz w:val="22"/>
            <w:szCs w:val="22"/>
            <w:lang w:eastAsia="zh-CN"/>
          </w:rPr>
          <w:delText xml:space="preserve">sustainable </w:delText>
        </w:r>
      </w:del>
      <w:r w:rsidR="00FC3BBA" w:rsidRPr="00CF7E03">
        <w:rPr>
          <w:rFonts w:ascii="Arial" w:eastAsiaTheme="minorEastAsia" w:hAnsi="Arial" w:cs="Arial"/>
          <w:sz w:val="22"/>
          <w:szCs w:val="22"/>
          <w:lang w:eastAsia="zh-CN"/>
        </w:rPr>
        <w:t>carbon resources and relevant technologies for C</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H</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 xml:space="preserve"> synthesis. </w:t>
      </w:r>
      <w:r w:rsidR="00A62333" w:rsidRPr="00CF7E03">
        <w:rPr>
          <w:rFonts w:ascii="Arial" w:eastAsiaTheme="minorEastAsia" w:hAnsi="Arial" w:cs="Arial"/>
          <w:sz w:val="22"/>
          <w:szCs w:val="22"/>
          <w:lang w:eastAsia="zh-CN"/>
        </w:rPr>
        <w:t>B</w:t>
      </w:r>
      <w:r w:rsidR="00293D9C" w:rsidRPr="00CF7E03">
        <w:rPr>
          <w:rFonts w:ascii="Arial" w:eastAsiaTheme="minorEastAsia" w:hAnsi="Arial" w:cs="Arial"/>
          <w:sz w:val="22"/>
          <w:szCs w:val="22"/>
          <w:lang w:eastAsia="zh-CN"/>
        </w:rPr>
        <w:t>iochar</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derived from </w:t>
      </w:r>
      <w:r w:rsidR="00A62333" w:rsidRPr="00CF7E03">
        <w:rPr>
          <w:rFonts w:ascii="Arial" w:eastAsiaTheme="minorEastAsia" w:hAnsi="Arial" w:cs="Arial"/>
          <w:sz w:val="22"/>
          <w:szCs w:val="22"/>
          <w:lang w:eastAsia="zh-CN"/>
        </w:rPr>
        <w:t>biomass pyrolysis,</w:t>
      </w:r>
      <w:r w:rsidR="00293D9C" w:rsidRPr="00CF7E03">
        <w:rPr>
          <w:rFonts w:ascii="Arial" w:eastAsiaTheme="minorEastAsia" w:hAnsi="Arial" w:cs="Arial"/>
          <w:sz w:val="22"/>
          <w:szCs w:val="22"/>
          <w:lang w:eastAsia="zh-CN"/>
        </w:rPr>
        <w:t xml:space="preserve"> </w:t>
      </w:r>
      <w:r w:rsidR="00277B52" w:rsidRPr="00CF7E03">
        <w:rPr>
          <w:rFonts w:ascii="Arial" w:eastAsiaTheme="minorEastAsia" w:hAnsi="Arial" w:cs="Arial"/>
          <w:sz w:val="22"/>
          <w:szCs w:val="22"/>
          <w:lang w:eastAsia="zh-CN"/>
        </w:rPr>
        <w:t>has been proposed for 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H</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synthesis </w:t>
      </w:r>
      <w:r w:rsidR="00277B52" w:rsidRPr="006F3396">
        <w:rPr>
          <w:rFonts w:ascii="Arial" w:eastAsiaTheme="minorEastAsia" w:hAnsi="Arial" w:cs="Arial"/>
          <w:i/>
          <w:sz w:val="22"/>
          <w:szCs w:val="22"/>
          <w:lang w:eastAsia="zh-CN"/>
        </w:rPr>
        <w:t>via</w:t>
      </w:r>
      <w:r w:rsidR="00277B52"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 </w:t>
      </w:r>
      <w:r w:rsidR="00277B52" w:rsidRPr="00CF7E03">
        <w:rPr>
          <w:rFonts w:ascii="Arial" w:eastAsiaTheme="minorEastAsia" w:hAnsi="Arial" w:cs="Arial"/>
          <w:sz w:val="22"/>
          <w:szCs w:val="22"/>
          <w:lang w:eastAsia="zh-CN"/>
        </w:rPr>
        <w:t>CaC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route with </w:t>
      </w:r>
      <w:r w:rsidR="00375056" w:rsidRPr="00CF7E03">
        <w:rPr>
          <w:rFonts w:ascii="Arial" w:eastAsiaTheme="minorEastAsia" w:hAnsi="Arial" w:cs="Arial"/>
          <w:sz w:val="22"/>
          <w:szCs w:val="22"/>
          <w:lang w:eastAsia="zh-CN"/>
        </w:rPr>
        <w:t xml:space="preserve">a </w:t>
      </w:r>
      <w:r w:rsidR="00277B52" w:rsidRPr="00CF7E03">
        <w:rPr>
          <w:rFonts w:ascii="Arial" w:eastAsiaTheme="minorEastAsia" w:hAnsi="Arial" w:cs="Arial"/>
          <w:sz w:val="22"/>
          <w:szCs w:val="22"/>
          <w:lang w:eastAsia="zh-CN"/>
        </w:rPr>
        <w:t xml:space="preserve">lower carbon footprint, </w:t>
      </w:r>
      <w:r w:rsidR="00E74BBA">
        <w:rPr>
          <w:rFonts w:ascii="Arial" w:eastAsiaTheme="minorEastAsia" w:hAnsi="Arial" w:cs="Arial"/>
          <w:sz w:val="22"/>
          <w:szCs w:val="22"/>
          <w:lang w:eastAsia="zh-CN"/>
        </w:rPr>
        <w:t>although</w:t>
      </w:r>
      <w:r w:rsidR="00E74BBA" w:rsidRPr="00CF7E03">
        <w:rPr>
          <w:rFonts w:ascii="Arial" w:eastAsiaTheme="minorEastAsia" w:hAnsi="Arial" w:cs="Arial"/>
          <w:sz w:val="22"/>
          <w:szCs w:val="22"/>
          <w:lang w:eastAsia="zh-CN"/>
        </w:rPr>
        <w:t xml:space="preserve"> </w:t>
      </w:r>
      <w:r w:rsidR="00375056" w:rsidRPr="00CF7E03">
        <w:rPr>
          <w:rFonts w:ascii="Arial" w:eastAsiaTheme="minorEastAsia" w:hAnsi="Arial" w:cs="Arial"/>
          <w:sz w:val="22"/>
          <w:szCs w:val="22"/>
          <w:lang w:eastAsia="zh-CN"/>
        </w:rPr>
        <w:t xml:space="preserve">it </w:t>
      </w:r>
      <w:r w:rsidR="00A62333" w:rsidRPr="00CF7E03">
        <w:rPr>
          <w:rFonts w:ascii="Arial" w:eastAsiaTheme="minorEastAsia" w:hAnsi="Arial" w:cs="Arial"/>
          <w:sz w:val="22"/>
          <w:szCs w:val="22"/>
          <w:lang w:eastAsia="zh-CN"/>
        </w:rPr>
        <w:t>typically</w:t>
      </w:r>
      <w:r w:rsidR="0037505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exhibits </w:t>
      </w:r>
      <w:r w:rsidR="00277B52" w:rsidRPr="00CF7E03">
        <w:rPr>
          <w:rFonts w:ascii="Arial" w:eastAsiaTheme="minorEastAsia" w:hAnsi="Arial" w:cs="Arial"/>
          <w:sz w:val="22"/>
          <w:szCs w:val="22"/>
          <w:lang w:eastAsia="zh-CN"/>
        </w:rPr>
        <w:t>lower carbon and energy efficiency</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due to the lower energy density of </w:t>
      </w:r>
      <w:r w:rsidR="00A62333" w:rsidRPr="00CF7E03">
        <w:rPr>
          <w:rFonts w:ascii="Arial" w:eastAsiaTheme="minorEastAsia" w:hAnsi="Arial" w:cs="Arial"/>
          <w:sz w:val="22"/>
          <w:szCs w:val="22"/>
          <w:lang w:eastAsia="zh-CN"/>
        </w:rPr>
        <w:t xml:space="preserve">biomass and </w:t>
      </w:r>
      <w:r w:rsidR="00366BBF" w:rsidRPr="00CF7E03">
        <w:rPr>
          <w:rFonts w:ascii="Arial" w:eastAsiaTheme="minorEastAsia" w:hAnsi="Arial" w:cs="Arial"/>
          <w:sz w:val="22"/>
          <w:szCs w:val="22"/>
          <w:lang w:eastAsia="zh-CN"/>
        </w:rPr>
        <w:t xml:space="preserve">the </w:t>
      </w:r>
      <w:r w:rsidR="00A62333" w:rsidRPr="00CF7E03">
        <w:rPr>
          <w:rFonts w:ascii="Arial" w:eastAsiaTheme="minorEastAsia" w:hAnsi="Arial" w:cs="Arial"/>
          <w:sz w:val="22"/>
          <w:szCs w:val="22"/>
          <w:lang w:eastAsia="zh-CN"/>
        </w:rPr>
        <w:t>generat</w:t>
      </w:r>
      <w:r w:rsidR="00366BBF" w:rsidRPr="00CF7E03">
        <w:rPr>
          <w:rFonts w:ascii="Arial" w:eastAsiaTheme="minorEastAsia" w:hAnsi="Arial" w:cs="Arial"/>
          <w:sz w:val="22"/>
          <w:szCs w:val="22"/>
          <w:lang w:eastAsia="zh-CN"/>
        </w:rPr>
        <w:t xml:space="preserve">ion of </w:t>
      </w:r>
      <w:r w:rsidR="00A62333" w:rsidRPr="00CF7E03">
        <w:rPr>
          <w:rFonts w:ascii="Arial" w:eastAsiaTheme="minorEastAsia" w:hAnsi="Arial" w:cs="Arial"/>
          <w:sz w:val="22"/>
          <w:szCs w:val="22"/>
          <w:lang w:eastAsia="zh-CN"/>
        </w:rPr>
        <w:t>volatile components during pyrolysis</w:t>
      </w:r>
      <w:r w:rsidR="00277B52" w:rsidRPr="00CF7E03">
        <w:rPr>
          <w:rFonts w:ascii="Arial" w:eastAsiaTheme="minorEastAsia" w:hAnsi="Arial" w:cs="Arial"/>
          <w:sz w:val="22"/>
          <w:szCs w:val="22"/>
          <w:lang w:eastAsia="zh-CN"/>
        </w:rPr>
        <w:t>.</w:t>
      </w:r>
      <w:r w:rsidR="00BA3524" w:rsidRPr="00BA3524">
        <w:rPr>
          <w:rFonts w:ascii="Arial" w:hAnsi="Arial" w:cs="Arial"/>
          <w:sz w:val="22"/>
          <w:vertAlign w:val="superscript"/>
        </w:rPr>
        <w:t>14,53,55</w:t>
      </w:r>
      <w:r w:rsidR="009678CB" w:rsidRPr="00CF7E03">
        <w:rPr>
          <w:rFonts w:ascii="Arial" w:eastAsiaTheme="minorEastAsia" w:hAnsi="Arial" w:cs="Arial"/>
          <w:sz w:val="22"/>
          <w:szCs w:val="22"/>
          <w:lang w:eastAsia="zh-CN"/>
        </w:rPr>
        <w:t xml:space="preserve"> </w:t>
      </w:r>
      <w:del w:id="755" w:author="Zhang  Zihao" w:date="2024-08-29T14:41:00Z" w16du:dateUtc="2024-08-29T12:41:00Z">
        <w:r w:rsidR="00F73FEC" w:rsidRPr="00CF7E03" w:rsidDel="00187959">
          <w:rPr>
            <w:rFonts w:ascii="Arial" w:eastAsiaTheme="minorEastAsia" w:hAnsi="Arial" w:cs="Arial"/>
            <w:sz w:val="22"/>
            <w:szCs w:val="22"/>
            <w:lang w:eastAsia="zh-CN"/>
          </w:rPr>
          <w:delText>Additionally, d</w:delText>
        </w:r>
      </w:del>
      <w:ins w:id="756" w:author="Zhang  Zihao" w:date="2024-08-29T14:41:00Z" w16du:dateUtc="2024-08-29T12:41:00Z">
        <w:r w:rsidR="00187959">
          <w:rPr>
            <w:rFonts w:ascii="Arial" w:eastAsiaTheme="minorEastAsia" w:hAnsi="Arial" w:cs="Arial"/>
            <w:sz w:val="22"/>
            <w:szCs w:val="22"/>
            <w:lang w:eastAsia="zh-CN"/>
          </w:rPr>
          <w:t>D</w:t>
        </w:r>
      </w:ins>
      <w:r w:rsidR="00F73FEC" w:rsidRPr="00CF7E03">
        <w:rPr>
          <w:rFonts w:ascii="Arial" w:eastAsiaTheme="minorEastAsia" w:hAnsi="Arial" w:cs="Arial"/>
          <w:sz w:val="22"/>
          <w:szCs w:val="22"/>
          <w:lang w:eastAsia="zh-CN"/>
        </w:rPr>
        <w:t xml:space="preserve">irect </w:t>
      </w:r>
      <w:r w:rsidR="00763B49">
        <w:rPr>
          <w:rFonts w:ascii="Arial" w:eastAsiaTheme="minorEastAsia" w:hAnsi="Arial" w:cs="Arial"/>
          <w:sz w:val="22"/>
          <w:szCs w:val="22"/>
          <w:lang w:eastAsia="zh-CN"/>
        </w:rPr>
        <w:t>TP</w:t>
      </w:r>
      <w:r w:rsidR="00F73FEC" w:rsidRPr="00CF7E03">
        <w:rPr>
          <w:rFonts w:ascii="Arial" w:eastAsiaTheme="minorEastAsia" w:hAnsi="Arial" w:cs="Arial"/>
          <w:sz w:val="22"/>
          <w:szCs w:val="22"/>
          <w:lang w:eastAsia="zh-CN"/>
        </w:rPr>
        <w:t xml:space="preserve"> of various biomass feedstocks to 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 xml:space="preserve"> has been widely studied </w:t>
      </w:r>
      <w:r w:rsidR="00366BBF" w:rsidRPr="00CF7E03">
        <w:rPr>
          <w:rFonts w:ascii="Arial" w:eastAsiaTheme="minorEastAsia" w:hAnsi="Arial" w:cs="Arial"/>
          <w:sz w:val="22"/>
          <w:szCs w:val="22"/>
          <w:lang w:eastAsia="zh-CN"/>
        </w:rPr>
        <w:t>but</w:t>
      </w:r>
      <w:r w:rsidR="006D715D" w:rsidRPr="00CF7E03">
        <w:rPr>
          <w:rFonts w:ascii="Arial" w:eastAsiaTheme="minorEastAsia" w:hAnsi="Arial" w:cs="Arial"/>
          <w:sz w:val="22"/>
          <w:szCs w:val="22"/>
          <w:lang w:eastAsia="zh-CN"/>
        </w:rPr>
        <w:t xml:space="preserve"> </w:t>
      </w:r>
      <w:r w:rsidR="003815F3" w:rsidRPr="00CF7E03">
        <w:rPr>
          <w:rFonts w:ascii="Arial" w:eastAsiaTheme="minorEastAsia" w:hAnsi="Arial" w:cs="Arial"/>
          <w:sz w:val="22"/>
          <w:szCs w:val="22"/>
          <w:lang w:eastAsia="zh-CN"/>
        </w:rPr>
        <w:t>is</w:t>
      </w:r>
      <w:r w:rsidR="006D715D" w:rsidRPr="00CF7E03">
        <w:rPr>
          <w:rFonts w:ascii="Arial" w:eastAsiaTheme="minorEastAsia" w:hAnsi="Arial" w:cs="Arial"/>
          <w:sz w:val="22"/>
          <w:szCs w:val="22"/>
          <w:lang w:eastAsia="zh-CN"/>
        </w:rPr>
        <w:t xml:space="preserve"> limited by selectivity towards </w:t>
      </w:r>
      <w:r w:rsidR="00F73FEC" w:rsidRPr="00CF7E03">
        <w:rPr>
          <w:rFonts w:ascii="Arial" w:eastAsiaTheme="minorEastAsia" w:hAnsi="Arial" w:cs="Arial"/>
          <w:sz w:val="22"/>
          <w:szCs w:val="22"/>
          <w:lang w:eastAsia="zh-CN"/>
        </w:rPr>
        <w:t>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w:t>
      </w:r>
      <w:r w:rsidR="00BA3524" w:rsidRPr="00BA3524">
        <w:rPr>
          <w:rFonts w:ascii="Arial" w:hAnsi="Arial" w:cs="Arial"/>
          <w:sz w:val="22"/>
          <w:vertAlign w:val="superscript"/>
        </w:rPr>
        <w:t>61</w:t>
      </w:r>
      <w:r w:rsidR="00F73FEC"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Recently, the c</w:t>
      </w:r>
      <w:r w:rsidR="00EC10BA" w:rsidRPr="00CF7E03">
        <w:rPr>
          <w:rFonts w:ascii="Arial" w:eastAsiaTheme="minorEastAsia" w:hAnsi="Arial" w:cs="Arial"/>
          <w:sz w:val="22"/>
          <w:szCs w:val="22"/>
          <w:lang w:eastAsia="zh-CN"/>
        </w:rPr>
        <w:t xml:space="preserve">oal-based plasma route </w:t>
      </w:r>
      <w:r w:rsidR="00366BBF" w:rsidRPr="00CF7E03">
        <w:rPr>
          <w:rFonts w:ascii="Arial" w:eastAsiaTheme="minorEastAsia" w:hAnsi="Arial" w:cs="Arial"/>
          <w:sz w:val="22"/>
          <w:szCs w:val="22"/>
          <w:lang w:eastAsia="zh-CN"/>
        </w:rPr>
        <w:t xml:space="preserve">has gained </w:t>
      </w:r>
      <w:r w:rsidR="008E43CC" w:rsidRPr="00CF7E03">
        <w:rPr>
          <w:rFonts w:ascii="Arial" w:eastAsiaTheme="minorEastAsia" w:hAnsi="Arial" w:cs="Arial"/>
          <w:sz w:val="22"/>
          <w:szCs w:val="22"/>
          <w:lang w:eastAsia="zh-CN"/>
        </w:rPr>
        <w:t>attention in China</w:t>
      </w:r>
      <w:r w:rsidR="00366BBF" w:rsidRPr="00CF7E03">
        <w:rPr>
          <w:rFonts w:ascii="Arial" w:eastAsiaTheme="minorEastAsia" w:hAnsi="Arial" w:cs="Arial"/>
          <w:sz w:val="22"/>
          <w:szCs w:val="22"/>
          <w:lang w:eastAsia="zh-CN"/>
        </w:rPr>
        <w:t xml:space="preserve"> as a greener alternative to the </w:t>
      </w:r>
      <w:r w:rsidR="001C2D20" w:rsidRPr="00CF7E03">
        <w:rPr>
          <w:rFonts w:ascii="Arial" w:eastAsiaTheme="minorEastAsia" w:hAnsi="Arial" w:cs="Arial"/>
          <w:sz w:val="22"/>
          <w:szCs w:val="22"/>
          <w:lang w:eastAsia="zh-CN"/>
        </w:rPr>
        <w:t>coal</w:t>
      </w:r>
      <w:r w:rsidR="00127D2C">
        <w:rPr>
          <w:rFonts w:ascii="Arial" w:eastAsiaTheme="minorEastAsia" w:hAnsi="Arial" w:cs="Arial"/>
          <w:sz w:val="22"/>
          <w:szCs w:val="22"/>
          <w:lang w:eastAsia="zh-CN"/>
        </w:rPr>
        <w:noBreakHyphen/>
      </w:r>
      <w:r w:rsidR="001C2D20" w:rsidRPr="00CF7E03">
        <w:rPr>
          <w:rFonts w:ascii="Arial" w:eastAsiaTheme="minorEastAsia" w:hAnsi="Arial" w:cs="Arial"/>
          <w:sz w:val="22"/>
          <w:szCs w:val="22"/>
          <w:lang w:eastAsia="zh-CN"/>
        </w:rPr>
        <w:t>based CaC</w:t>
      </w:r>
      <w:r w:rsidR="001C2D20" w:rsidRPr="00CF7E03">
        <w:rPr>
          <w:rFonts w:ascii="Arial" w:eastAsiaTheme="minorEastAsia" w:hAnsi="Arial" w:cs="Arial"/>
          <w:sz w:val="22"/>
          <w:szCs w:val="22"/>
          <w:vertAlign w:val="subscript"/>
          <w:lang w:eastAsia="zh-CN"/>
        </w:rPr>
        <w:t>2</w:t>
      </w:r>
      <w:r w:rsidR="001C2D20" w:rsidRPr="00CF7E03">
        <w:rPr>
          <w:rFonts w:ascii="Arial" w:eastAsiaTheme="minorEastAsia" w:hAnsi="Arial" w:cs="Arial"/>
          <w:sz w:val="22"/>
          <w:szCs w:val="22"/>
          <w:lang w:eastAsia="zh-CN"/>
        </w:rPr>
        <w:t xml:space="preserve"> route.</w:t>
      </w:r>
      <w:r w:rsidR="00BA3524" w:rsidRPr="00BA3524">
        <w:rPr>
          <w:rFonts w:ascii="Arial" w:hAnsi="Arial" w:cs="Arial"/>
          <w:sz w:val="22"/>
          <w:vertAlign w:val="superscript"/>
        </w:rPr>
        <w:t>21</w:t>
      </w:r>
      <w:r w:rsidR="00EC10BA" w:rsidRPr="00CF7E03">
        <w:rPr>
          <w:rFonts w:ascii="Arial" w:eastAsiaTheme="minorEastAsia" w:hAnsi="Arial" w:cs="Arial"/>
          <w:sz w:val="22"/>
          <w:szCs w:val="22"/>
          <w:lang w:eastAsia="zh-CN"/>
        </w:rPr>
        <w:t xml:space="preserve"> </w:t>
      </w:r>
      <w:r w:rsidR="00D329BB" w:rsidRPr="00CF7E03">
        <w:rPr>
          <w:rFonts w:ascii="Arial" w:eastAsiaTheme="minorEastAsia" w:hAnsi="Arial" w:cs="Arial"/>
          <w:sz w:val="22"/>
          <w:szCs w:val="22"/>
          <w:lang w:eastAsia="zh-CN"/>
        </w:rPr>
        <w:t>B</w:t>
      </w:r>
      <w:r w:rsidR="00F73FEC" w:rsidRPr="00CF7E03">
        <w:rPr>
          <w:rFonts w:ascii="Arial" w:eastAsiaTheme="minorEastAsia" w:hAnsi="Arial" w:cs="Arial"/>
          <w:sz w:val="22"/>
          <w:szCs w:val="22"/>
          <w:lang w:eastAsia="zh-CN"/>
        </w:rPr>
        <w:t>iomass</w:t>
      </w:r>
      <w:r w:rsidR="00D329BB" w:rsidRPr="00CF7E03">
        <w:rPr>
          <w:rFonts w:ascii="Arial" w:eastAsiaTheme="minorEastAsia" w:hAnsi="Arial" w:cs="Arial"/>
          <w:sz w:val="22"/>
          <w:szCs w:val="22"/>
          <w:lang w:eastAsia="zh-CN"/>
        </w:rPr>
        <w:t xml:space="preserve"> as a</w:t>
      </w:r>
      <w:r w:rsidR="0008736E" w:rsidRPr="00CF7E03">
        <w:rPr>
          <w:rFonts w:ascii="Arial" w:eastAsiaTheme="minorEastAsia" w:hAnsi="Arial" w:cs="Arial"/>
          <w:sz w:val="22"/>
          <w:szCs w:val="22"/>
          <w:lang w:eastAsia="zh-CN"/>
        </w:rPr>
        <w:t xml:space="preserve"> substitute for </w:t>
      </w:r>
      <w:r w:rsidR="00D329BB" w:rsidRPr="00CF7E03">
        <w:rPr>
          <w:rFonts w:ascii="Arial" w:eastAsiaTheme="minorEastAsia" w:hAnsi="Arial" w:cs="Arial"/>
          <w:sz w:val="22"/>
          <w:szCs w:val="22"/>
          <w:lang w:eastAsia="zh-CN"/>
        </w:rPr>
        <w:t>coal in the plasma route has also been explored</w:t>
      </w:r>
      <w:r w:rsidR="00051F53" w:rsidRPr="00CF7E03">
        <w:rPr>
          <w:rFonts w:ascii="Arial" w:eastAsiaTheme="minorEastAsia" w:hAnsi="Arial" w:cs="Arial"/>
          <w:sz w:val="22"/>
          <w:szCs w:val="22"/>
          <w:lang w:eastAsia="zh-CN"/>
        </w:rPr>
        <w:t>, such as lignin and hemicellulose cracking in a hydrogen plasma</w:t>
      </w:r>
      <w:r w:rsidR="00F229E7" w:rsidRPr="00CF7E03">
        <w:rPr>
          <w:rFonts w:ascii="Arial" w:eastAsiaTheme="minorEastAsia" w:hAnsi="Arial" w:cs="Arial"/>
          <w:sz w:val="22"/>
          <w:szCs w:val="22"/>
          <w:lang w:eastAsia="zh-CN"/>
        </w:rPr>
        <w:t>, further reduc</w:t>
      </w:r>
      <w:r w:rsidR="0008736E" w:rsidRPr="00CF7E03">
        <w:rPr>
          <w:rFonts w:ascii="Arial" w:eastAsiaTheme="minorEastAsia" w:hAnsi="Arial" w:cs="Arial"/>
          <w:sz w:val="22"/>
          <w:szCs w:val="22"/>
          <w:lang w:eastAsia="zh-CN"/>
        </w:rPr>
        <w:t xml:space="preserve">ing </w:t>
      </w:r>
      <w:r w:rsidR="00F229E7" w:rsidRPr="00CF7E03">
        <w:rPr>
          <w:rFonts w:ascii="Arial" w:eastAsiaTheme="minorEastAsia" w:hAnsi="Arial" w:cs="Arial"/>
          <w:sz w:val="22"/>
          <w:szCs w:val="22"/>
          <w:lang w:eastAsia="zh-CN"/>
        </w:rPr>
        <w:t>the carbon footprint</w:t>
      </w:r>
      <w:r w:rsidR="00D329BB" w:rsidRPr="00CF7E03">
        <w:rPr>
          <w:rFonts w:ascii="Arial" w:eastAsiaTheme="minorEastAsia" w:hAnsi="Arial" w:cs="Arial"/>
          <w:sz w:val="22"/>
          <w:szCs w:val="22"/>
          <w:lang w:eastAsia="zh-CN"/>
        </w:rPr>
        <w:t>.</w:t>
      </w:r>
      <w:r w:rsidR="00BA3524" w:rsidRPr="00BA3524">
        <w:rPr>
          <w:rFonts w:ascii="Arial" w:hAnsi="Arial" w:cs="Arial"/>
          <w:sz w:val="22"/>
          <w:vertAlign w:val="superscript"/>
        </w:rPr>
        <w:t>84</w:t>
      </w:r>
    </w:p>
    <w:p w14:paraId="55D1606A" w14:textId="40EACAC8" w:rsidR="00F61DBA" w:rsidRDefault="0008736E" w:rsidP="001017A8">
      <w:pPr>
        <w:pStyle w:val="ListParagraph"/>
        <w:spacing w:after="240" w:line="360" w:lineRule="auto"/>
        <w:ind w:left="0" w:firstLine="504"/>
        <w:jc w:val="both"/>
      </w:pPr>
      <w:del w:id="757" w:author="Zhang  Zihao" w:date="2024-08-29T14:43:00Z" w16du:dateUtc="2024-08-29T12:43:00Z">
        <w:r w:rsidRPr="00CF7E03" w:rsidDel="00124EAE">
          <w:rPr>
            <w:rFonts w:ascii="Arial" w:eastAsiaTheme="minorEastAsia" w:hAnsi="Arial" w:cs="Arial"/>
            <w:sz w:val="22"/>
            <w:szCs w:val="22"/>
            <w:lang w:eastAsia="zh-CN"/>
          </w:rPr>
          <w:delText>Moreover</w:delText>
        </w:r>
        <w:r w:rsidR="000A748C" w:rsidRPr="00CF7E03" w:rsidDel="00124EAE">
          <w:rPr>
            <w:rFonts w:ascii="Arial" w:eastAsiaTheme="minorEastAsia" w:hAnsi="Arial" w:cs="Arial"/>
            <w:sz w:val="22"/>
            <w:szCs w:val="22"/>
            <w:lang w:eastAsia="zh-CN"/>
          </w:rPr>
          <w:delText xml:space="preserve">, </w:delText>
        </w:r>
        <w:r w:rsidRPr="00CF7E03" w:rsidDel="00124EAE">
          <w:rPr>
            <w:rFonts w:ascii="Arial" w:eastAsiaTheme="minorEastAsia" w:hAnsi="Arial" w:cs="Arial"/>
            <w:sz w:val="22"/>
            <w:szCs w:val="22"/>
            <w:lang w:eastAsia="zh-CN"/>
          </w:rPr>
          <w:delText>t</w:delText>
        </w:r>
      </w:del>
      <w:ins w:id="758" w:author="Zhang  Zihao" w:date="2024-08-29T14:43:00Z" w16du:dateUtc="2024-08-29T12:43:00Z">
        <w:r w:rsidR="00124EAE">
          <w:rPr>
            <w:rFonts w:ascii="Arial" w:eastAsiaTheme="minorEastAsia" w:hAnsi="Arial" w:cs="Arial"/>
            <w:sz w:val="22"/>
            <w:szCs w:val="22"/>
            <w:lang w:eastAsia="zh-CN"/>
          </w:rPr>
          <w:t>T</w:t>
        </w:r>
      </w:ins>
      <w:r w:rsidRPr="00CF7E03">
        <w:rPr>
          <w:rFonts w:ascii="Arial" w:eastAsiaTheme="minorEastAsia" w:hAnsi="Arial" w:cs="Arial"/>
          <w:sz w:val="22"/>
          <w:szCs w:val="22"/>
          <w:lang w:eastAsia="zh-CN"/>
        </w:rPr>
        <w:t xml:space="preserve">he </w:t>
      </w:r>
      <w:r w:rsidR="000A748C" w:rsidRPr="00CF7E03">
        <w:rPr>
          <w:rFonts w:ascii="Arial" w:eastAsiaTheme="minorEastAsia" w:hAnsi="Arial" w:cs="Arial"/>
          <w:sz w:val="22"/>
          <w:szCs w:val="22"/>
          <w:lang w:eastAsia="zh-CN"/>
        </w:rPr>
        <w:t xml:space="preserve">pyrolysis of polyolefins and polyethylene terephthalate </w:t>
      </w:r>
      <w:r w:rsidR="003E3C6F" w:rsidRPr="00CF7E03">
        <w:rPr>
          <w:rFonts w:ascii="Arial" w:eastAsiaTheme="minorEastAsia" w:hAnsi="Arial" w:cs="Arial"/>
          <w:sz w:val="22"/>
          <w:szCs w:val="22"/>
          <w:lang w:eastAsia="zh-CN"/>
        </w:rPr>
        <w:t xml:space="preserve">(PET) </w:t>
      </w:r>
      <w:r w:rsidR="000F02C2" w:rsidRPr="001017A8">
        <w:rPr>
          <w:rFonts w:ascii="Arial" w:eastAsia="Times New Roman" w:hAnsi="Arial" w:cs="Arial"/>
          <w:bCs/>
          <w:i/>
          <w:sz w:val="22"/>
          <w:szCs w:val="22"/>
        </w:rPr>
        <w:t>via</w:t>
      </w:r>
      <w:r w:rsidR="000F02C2" w:rsidRPr="00391D0C">
        <w:rPr>
          <w:rFonts w:ascii="Arial" w:eastAsia="Times New Roman" w:hAnsi="Arial" w:cs="Arial"/>
          <w:bCs/>
          <w:sz w:val="22"/>
          <w:szCs w:val="22"/>
        </w:rPr>
        <w:t xml:space="preserve"> </w:t>
      </w:r>
      <w:r w:rsidR="000A748C" w:rsidRPr="00CF7E03">
        <w:rPr>
          <w:rFonts w:ascii="Arial" w:eastAsiaTheme="minorEastAsia" w:hAnsi="Arial" w:cs="Arial"/>
          <w:sz w:val="22"/>
          <w:szCs w:val="22"/>
          <w:lang w:eastAsia="zh-CN"/>
        </w:rPr>
        <w:t xml:space="preserve">rotating arc plasma </w:t>
      </w:r>
      <w:r w:rsidRPr="00CF7E03">
        <w:rPr>
          <w:rFonts w:ascii="Arial" w:eastAsiaTheme="minorEastAsia" w:hAnsi="Arial" w:cs="Arial"/>
          <w:sz w:val="22"/>
          <w:szCs w:val="22"/>
          <w:lang w:eastAsia="zh-CN"/>
        </w:rPr>
        <w:t xml:space="preserve">has </w:t>
      </w:r>
      <w:r w:rsidR="00F229E7" w:rsidRPr="00CF7E03">
        <w:rPr>
          <w:rFonts w:ascii="Arial" w:eastAsiaTheme="minorEastAsia" w:hAnsi="Arial" w:cs="Arial"/>
          <w:sz w:val="22"/>
          <w:szCs w:val="22"/>
          <w:lang w:eastAsia="zh-CN"/>
        </w:rPr>
        <w:t>proven feasibl</w:t>
      </w:r>
      <w:r w:rsidRPr="00CF7E03">
        <w:rPr>
          <w:rFonts w:ascii="Arial" w:eastAsiaTheme="minorEastAsia" w:hAnsi="Arial" w:cs="Arial"/>
          <w:sz w:val="22"/>
          <w:szCs w:val="22"/>
          <w:lang w:eastAsia="zh-CN"/>
        </w:rPr>
        <w:t>e</w:t>
      </w:r>
      <w:r w:rsidR="00F229E7" w:rsidRPr="00CF7E03">
        <w:rPr>
          <w:rFonts w:ascii="Arial" w:eastAsiaTheme="minorEastAsia" w:hAnsi="Arial" w:cs="Arial"/>
          <w:sz w:val="22"/>
          <w:szCs w:val="22"/>
          <w:lang w:eastAsia="zh-CN"/>
        </w:rPr>
        <w:t xml:space="preserve"> for C</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H</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achieving </w:t>
      </w:r>
      <w:r w:rsidR="00F229E7" w:rsidRPr="00CF7E03">
        <w:rPr>
          <w:rFonts w:ascii="Arial" w:eastAsiaTheme="minorEastAsia" w:hAnsi="Arial" w:cs="Arial"/>
          <w:sz w:val="22"/>
          <w:szCs w:val="22"/>
          <w:lang w:eastAsia="zh-CN"/>
        </w:rPr>
        <w:t xml:space="preserve">full carbon conversion and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selectivit</w:t>
      </w:r>
      <w:r w:rsidR="002F1428">
        <w:rPr>
          <w:rFonts w:ascii="Arial" w:eastAsiaTheme="minorEastAsia" w:hAnsi="Arial" w:cs="Arial"/>
          <w:sz w:val="22"/>
          <w:szCs w:val="22"/>
          <w:lang w:eastAsia="zh-CN"/>
        </w:rPr>
        <w:t>y</w:t>
      </w:r>
      <w:r w:rsidRPr="00CF7E03">
        <w:rPr>
          <w:rFonts w:ascii="Arial" w:eastAsiaTheme="minorEastAsia" w:hAnsi="Arial" w:cs="Arial"/>
          <w:sz w:val="22"/>
          <w:szCs w:val="22"/>
          <w:lang w:eastAsia="zh-CN"/>
        </w:rPr>
        <w:t xml:space="preserve"> of </w:t>
      </w:r>
      <w:r w:rsidR="00F229E7" w:rsidRPr="00CF7E03">
        <w:rPr>
          <w:rFonts w:ascii="Arial" w:eastAsiaTheme="minorEastAsia" w:hAnsi="Arial" w:cs="Arial"/>
          <w:sz w:val="22"/>
          <w:szCs w:val="22"/>
          <w:lang w:eastAsia="zh-CN"/>
        </w:rPr>
        <w:t>55% for PET and 80% for polyolefins</w:t>
      </w:r>
      <w:r w:rsidR="000A748C" w:rsidRPr="00CF7E03">
        <w:rPr>
          <w:rFonts w:ascii="Arial" w:eastAsiaTheme="minorEastAsia" w:hAnsi="Arial" w:cs="Arial"/>
          <w:sz w:val="22"/>
          <w:szCs w:val="22"/>
          <w:lang w:eastAsia="zh-CN"/>
        </w:rPr>
        <w:t>.</w:t>
      </w:r>
      <w:r w:rsidR="00BA3524" w:rsidRPr="00BA3524">
        <w:rPr>
          <w:rFonts w:ascii="Arial" w:hAnsi="Arial" w:cs="Arial"/>
          <w:sz w:val="22"/>
          <w:vertAlign w:val="superscript"/>
        </w:rPr>
        <w:t>85,86</w:t>
      </w:r>
      <w:r w:rsidR="003E3C6F" w:rsidRPr="00CF7E03">
        <w:rPr>
          <w:rFonts w:ascii="Arial" w:eastAsiaTheme="minorEastAsia" w:hAnsi="Arial" w:cs="Arial"/>
          <w:sz w:val="22"/>
          <w:szCs w:val="22"/>
          <w:lang w:eastAsia="zh-CN"/>
        </w:rPr>
        <w:t xml:space="preserve"> However, the specific energy requirement </w:t>
      </w:r>
      <w:r w:rsidRPr="00CF7E03">
        <w:rPr>
          <w:rFonts w:ascii="Arial" w:eastAsiaTheme="minorEastAsia" w:hAnsi="Arial" w:cs="Arial"/>
          <w:sz w:val="22"/>
          <w:szCs w:val="22"/>
          <w:lang w:eastAsia="zh-CN"/>
        </w:rPr>
        <w:t>is</w:t>
      </w:r>
      <w:r w:rsidR="003E3C6F" w:rsidRPr="00CF7E03">
        <w:rPr>
          <w:rFonts w:ascii="Arial" w:eastAsiaTheme="minorEastAsia" w:hAnsi="Arial" w:cs="Arial"/>
          <w:sz w:val="22"/>
          <w:szCs w:val="22"/>
          <w:lang w:eastAsia="zh-CN"/>
        </w:rPr>
        <w:t xml:space="preserve"> approximately 20</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kWh</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kg</w:t>
      </w:r>
      <w:r w:rsidR="00C112BE" w:rsidRPr="00CF7E03">
        <w:rPr>
          <w:rFonts w:ascii="Arial" w:eastAsiaTheme="minorEastAsia" w:hAnsi="Arial" w:cs="Arial"/>
          <w:sz w:val="22"/>
          <w:szCs w:val="22"/>
          <w:vertAlign w:val="superscript"/>
          <w:lang w:eastAsia="zh-CN"/>
        </w:rPr>
        <w:t>–</w:t>
      </w:r>
      <w:r w:rsidR="003E3C6F" w:rsidRPr="00CF7E03">
        <w:rPr>
          <w:rFonts w:ascii="Arial" w:eastAsiaTheme="minorEastAsia" w:hAnsi="Arial" w:cs="Arial"/>
          <w:sz w:val="22"/>
          <w:szCs w:val="22"/>
          <w:vertAlign w:val="superscript"/>
          <w:lang w:eastAsia="zh-CN"/>
        </w:rPr>
        <w:t>1</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C</w:t>
      </w:r>
      <w:r w:rsidR="003E3C6F" w:rsidRPr="00CF7E03">
        <w:rPr>
          <w:rFonts w:ascii="Arial" w:eastAsiaTheme="minorEastAsia" w:hAnsi="Arial" w:cs="Arial"/>
          <w:sz w:val="22"/>
          <w:szCs w:val="22"/>
          <w:vertAlign w:val="subscript"/>
          <w:lang w:eastAsia="zh-CN"/>
        </w:rPr>
        <w:t>2</w:t>
      </w:r>
      <w:r w:rsidR="003E3C6F" w:rsidRPr="00CF7E03">
        <w:rPr>
          <w:rFonts w:ascii="Arial" w:eastAsiaTheme="minorEastAsia" w:hAnsi="Arial" w:cs="Arial"/>
          <w:sz w:val="22"/>
          <w:szCs w:val="22"/>
          <w:lang w:eastAsia="zh-CN"/>
        </w:rPr>
        <w:t>H</w:t>
      </w:r>
      <w:r w:rsidR="003E3C6F"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significantly higher</w:t>
      </w:r>
      <w:r w:rsidR="00F229E7" w:rsidRPr="00CF7E03">
        <w:rPr>
          <w:rFonts w:ascii="Arial" w:eastAsiaTheme="minorEastAsia" w:hAnsi="Arial" w:cs="Arial"/>
          <w:sz w:val="22"/>
          <w:szCs w:val="22"/>
          <w:lang w:eastAsia="zh-CN"/>
        </w:rPr>
        <w:t xml:space="preserve"> than </w:t>
      </w:r>
      <w:r w:rsidRPr="00CF7E03">
        <w:rPr>
          <w:rFonts w:ascii="Arial" w:eastAsiaTheme="minorEastAsia" w:hAnsi="Arial" w:cs="Arial"/>
          <w:sz w:val="22"/>
          <w:szCs w:val="22"/>
          <w:lang w:eastAsia="zh-CN"/>
        </w:rPr>
        <w:t xml:space="preserve">the commercial </w:t>
      </w:r>
      <w:proofErr w:type="spellStart"/>
      <w:r w:rsidR="00F229E7" w:rsidRPr="00CF7E03">
        <w:rPr>
          <w:rFonts w:ascii="Arial" w:eastAsiaTheme="minorEastAsia" w:hAnsi="Arial" w:cs="Arial"/>
          <w:sz w:val="22"/>
          <w:szCs w:val="22"/>
          <w:lang w:eastAsia="zh-CN"/>
        </w:rPr>
        <w:t>Hüls</w:t>
      </w:r>
      <w:proofErr w:type="spellEnd"/>
      <w:r w:rsidR="00F229E7" w:rsidRPr="00CF7E03">
        <w:rPr>
          <w:rFonts w:ascii="Arial" w:eastAsiaTheme="minorEastAsia" w:hAnsi="Arial" w:cs="Arial"/>
          <w:sz w:val="22"/>
          <w:szCs w:val="22"/>
          <w:lang w:eastAsia="zh-CN"/>
        </w:rPr>
        <w:t xml:space="preserve"> arc plasma process.</w:t>
      </w:r>
      <w:r w:rsidR="00290EF5" w:rsidRPr="00CF7E03">
        <w:rPr>
          <w:rFonts w:ascii="Arial" w:eastAsiaTheme="minorEastAsia" w:hAnsi="Arial" w:cs="Arial"/>
          <w:sz w:val="22"/>
          <w:szCs w:val="22"/>
          <w:lang w:eastAsia="zh-CN"/>
        </w:rPr>
        <w:t xml:space="preserve"> </w:t>
      </w:r>
      <w:r w:rsidR="00F229E7" w:rsidRPr="00CF7E03">
        <w:rPr>
          <w:rFonts w:ascii="Arial" w:eastAsiaTheme="minorEastAsia" w:hAnsi="Arial" w:cs="Arial"/>
          <w:sz w:val="22"/>
          <w:szCs w:val="22"/>
          <w:lang w:eastAsia="zh-CN"/>
        </w:rPr>
        <w:t xml:space="preserve">Biogas, as a renewable carbon feedstock </w:t>
      </w:r>
      <w:r w:rsidRPr="00CF7E03">
        <w:rPr>
          <w:rFonts w:ascii="Arial" w:eastAsiaTheme="minorEastAsia" w:hAnsi="Arial" w:cs="Arial"/>
          <w:sz w:val="22"/>
          <w:szCs w:val="22"/>
          <w:lang w:eastAsia="zh-CN"/>
        </w:rPr>
        <w:t xml:space="preserve">composed mainly of </w:t>
      </w:r>
      <w:r w:rsidR="00F229E7" w:rsidRPr="00CF7E03">
        <w:rPr>
          <w:rFonts w:ascii="Arial" w:eastAsiaTheme="minorEastAsia" w:hAnsi="Arial" w:cs="Arial"/>
          <w:sz w:val="22"/>
          <w:szCs w:val="22"/>
          <w:lang w:eastAsia="zh-CN"/>
        </w:rPr>
        <w:t>CH</w:t>
      </w:r>
      <w:r w:rsidR="00F229E7" w:rsidRPr="00CF7E03">
        <w:rPr>
          <w:rFonts w:ascii="Arial" w:eastAsiaTheme="minorEastAsia" w:hAnsi="Arial" w:cs="Arial"/>
          <w:sz w:val="22"/>
          <w:szCs w:val="22"/>
          <w:vertAlign w:val="subscript"/>
          <w:lang w:eastAsia="zh-CN"/>
        </w:rPr>
        <w:t>4</w:t>
      </w:r>
      <w:r w:rsidR="00F229E7" w:rsidRPr="00CF7E03">
        <w:rPr>
          <w:rFonts w:ascii="Arial" w:eastAsiaTheme="minorEastAsia" w:hAnsi="Arial" w:cs="Arial"/>
          <w:sz w:val="22"/>
          <w:szCs w:val="22"/>
          <w:lang w:eastAsia="zh-CN"/>
        </w:rPr>
        <w:t xml:space="preserve"> </w:t>
      </w:r>
      <w:r w:rsidR="007E7E0C" w:rsidRPr="00CF7E03">
        <w:rPr>
          <w:rFonts w:ascii="Arial" w:eastAsiaTheme="minorEastAsia" w:hAnsi="Arial" w:cs="Arial"/>
          <w:sz w:val="22"/>
          <w:szCs w:val="22"/>
          <w:lang w:eastAsia="zh-CN"/>
        </w:rPr>
        <w:t>and CO</w:t>
      </w:r>
      <w:r w:rsidR="007E7E0C"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4D46D9" w:rsidRPr="00CF7E03">
        <w:rPr>
          <w:rFonts w:ascii="Arial" w:eastAsiaTheme="minorEastAsia" w:hAnsi="Arial" w:cs="Arial"/>
          <w:sz w:val="22"/>
          <w:szCs w:val="22"/>
          <w:lang w:eastAsia="zh-CN"/>
        </w:rPr>
        <w:t>could replace natural gas for C</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H</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 xml:space="preserve"> synthesis</w:t>
      </w:r>
      <w:r w:rsidR="007E7E0C" w:rsidRPr="00CF7E03">
        <w:rPr>
          <w:rFonts w:ascii="Arial" w:eastAsiaTheme="minorEastAsia" w:hAnsi="Arial" w:cs="Arial"/>
          <w:sz w:val="22"/>
          <w:szCs w:val="22"/>
          <w:lang w:eastAsia="zh-CN"/>
        </w:rPr>
        <w:t xml:space="preserve"> with </w:t>
      </w:r>
      <w:r w:rsidRPr="00CF7E03">
        <w:rPr>
          <w:rFonts w:ascii="Arial" w:eastAsiaTheme="minorEastAsia" w:hAnsi="Arial" w:cs="Arial"/>
          <w:sz w:val="22"/>
          <w:szCs w:val="22"/>
          <w:lang w:eastAsia="zh-CN"/>
        </w:rPr>
        <w:t xml:space="preserve">a </w:t>
      </w:r>
      <w:r w:rsidR="007E7E0C" w:rsidRPr="00CF7E03">
        <w:rPr>
          <w:rFonts w:ascii="Arial" w:eastAsiaTheme="minorEastAsia" w:hAnsi="Arial" w:cs="Arial"/>
          <w:sz w:val="22"/>
          <w:szCs w:val="22"/>
          <w:lang w:eastAsia="zh-CN"/>
        </w:rPr>
        <w:t>lower carbon footprint</w:t>
      </w:r>
      <w:r w:rsidR="004D46D9" w:rsidRPr="00CF7E03">
        <w:rPr>
          <w:rFonts w:ascii="Arial" w:eastAsiaTheme="minorEastAsia" w:hAnsi="Arial" w:cs="Arial"/>
          <w:sz w:val="22"/>
          <w:szCs w:val="22"/>
          <w:lang w:eastAsia="zh-CN"/>
        </w:rPr>
        <w:t>.</w:t>
      </w:r>
      <w:r w:rsidR="007E7E0C" w:rsidRPr="00CF7E03">
        <w:rPr>
          <w:rFonts w:ascii="Arial" w:eastAsiaTheme="minorEastAsia" w:hAnsi="Arial" w:cs="Arial"/>
          <w:sz w:val="22"/>
          <w:szCs w:val="22"/>
          <w:lang w:eastAsia="zh-CN"/>
        </w:rPr>
        <w:t xml:space="preserve"> </w:t>
      </w:r>
      <w:r w:rsidR="00066133" w:rsidRPr="00CF7E03">
        <w:rPr>
          <w:rFonts w:ascii="Arial" w:eastAsiaTheme="minorEastAsia" w:hAnsi="Arial" w:cs="Arial"/>
          <w:sz w:val="22"/>
          <w:szCs w:val="22"/>
          <w:lang w:eastAsia="zh-CN"/>
        </w:rPr>
        <w:t>Fo</w:t>
      </w:r>
      <w:r w:rsidRPr="00CF7E03">
        <w:rPr>
          <w:rFonts w:ascii="Arial" w:eastAsiaTheme="minorEastAsia" w:hAnsi="Arial" w:cs="Arial"/>
          <w:sz w:val="22"/>
          <w:szCs w:val="22"/>
          <w:lang w:eastAsia="zh-CN"/>
        </w:rPr>
        <w:t>r instance</w:t>
      </w:r>
      <w:r w:rsidR="00066133" w:rsidRPr="00CF7E03">
        <w:rPr>
          <w:rFonts w:ascii="Arial" w:eastAsiaTheme="minorEastAsia" w:hAnsi="Arial" w:cs="Arial"/>
          <w:sz w:val="22"/>
          <w:szCs w:val="22"/>
          <w:lang w:eastAsia="zh-CN"/>
        </w:rPr>
        <w:t xml:space="preserve">, </w:t>
      </w:r>
      <w:r w:rsidR="006636A0" w:rsidRPr="00CF7E03">
        <w:rPr>
          <w:rFonts w:ascii="Arial" w:eastAsiaTheme="minorEastAsia" w:hAnsi="Arial" w:cs="Arial"/>
          <w:sz w:val="22"/>
          <w:szCs w:val="22"/>
          <w:lang w:eastAsia="zh-CN"/>
        </w:rPr>
        <w:t xml:space="preserve">the </w:t>
      </w:r>
      <w:r w:rsidR="00066133" w:rsidRPr="00CF7E03">
        <w:rPr>
          <w:rFonts w:ascii="Arial" w:eastAsiaTheme="minorEastAsia" w:hAnsi="Arial" w:cs="Arial"/>
          <w:sz w:val="22"/>
          <w:szCs w:val="22"/>
          <w:lang w:eastAsia="zh-CN"/>
        </w:rPr>
        <w:t>conversion of biogas</w:t>
      </w:r>
      <w:r w:rsidRPr="00CF7E03">
        <w:rPr>
          <w:rFonts w:ascii="Arial" w:eastAsiaTheme="minorEastAsia" w:hAnsi="Arial" w:cs="Arial"/>
          <w:sz w:val="22"/>
          <w:szCs w:val="22"/>
          <w:lang w:eastAsia="zh-CN"/>
        </w:rPr>
        <w:t>-</w:t>
      </w:r>
      <w:r w:rsidR="00066133" w:rsidRPr="00CF7E03">
        <w:rPr>
          <w:rFonts w:ascii="Arial" w:eastAsiaTheme="minorEastAsia" w:hAnsi="Arial" w:cs="Arial"/>
          <w:sz w:val="22"/>
          <w:szCs w:val="22"/>
          <w:lang w:eastAsia="zh-CN"/>
        </w:rPr>
        <w:t xml:space="preserve">like mixtures </w:t>
      </w:r>
      <w:r w:rsidR="006636A0" w:rsidRPr="00CF7E03">
        <w:rPr>
          <w:rFonts w:ascii="Arial" w:eastAsiaTheme="minorEastAsia" w:hAnsi="Arial" w:cs="Arial"/>
          <w:sz w:val="22"/>
          <w:szCs w:val="22"/>
          <w:lang w:eastAsia="zh-CN"/>
        </w:rPr>
        <w:t xml:space="preserve">of </w:t>
      </w:r>
      <w:r w:rsidR="00066133" w:rsidRPr="00CF7E03">
        <w:rPr>
          <w:rFonts w:ascii="Arial" w:eastAsiaTheme="minorEastAsia" w:hAnsi="Arial" w:cs="Arial"/>
          <w:sz w:val="22"/>
          <w:szCs w:val="22"/>
          <w:lang w:eastAsia="zh-CN"/>
        </w:rPr>
        <w:t>CH</w:t>
      </w:r>
      <w:r w:rsidR="00066133" w:rsidRPr="00CF7E03">
        <w:rPr>
          <w:rFonts w:ascii="Arial" w:eastAsiaTheme="minorEastAsia" w:hAnsi="Arial" w:cs="Arial"/>
          <w:sz w:val="22"/>
          <w:szCs w:val="22"/>
          <w:vertAlign w:val="subscript"/>
          <w:lang w:eastAsia="zh-CN"/>
        </w:rPr>
        <w:t>4</w:t>
      </w:r>
      <w:r w:rsidR="00066133" w:rsidRPr="00CF7E03">
        <w:rPr>
          <w:rFonts w:ascii="Arial" w:eastAsiaTheme="minorEastAsia" w:hAnsi="Arial" w:cs="Arial"/>
          <w:sz w:val="22"/>
          <w:szCs w:val="22"/>
          <w:lang w:eastAsia="zh-CN"/>
        </w:rPr>
        <w:t xml:space="preserve"> and CO</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into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products c</w:t>
      </w:r>
      <w:r w:rsidRPr="00CF7E03">
        <w:rPr>
          <w:rFonts w:ascii="Arial" w:eastAsiaTheme="minorEastAsia" w:hAnsi="Arial" w:cs="Arial"/>
          <w:sz w:val="22"/>
          <w:szCs w:val="22"/>
          <w:lang w:eastAsia="zh-CN"/>
        </w:rPr>
        <w:t>an</w:t>
      </w:r>
      <w:r w:rsidR="00066133" w:rsidRPr="00CF7E03">
        <w:rPr>
          <w:rFonts w:ascii="Arial" w:eastAsiaTheme="minorEastAsia" w:hAnsi="Arial" w:cs="Arial"/>
          <w:sz w:val="22"/>
          <w:szCs w:val="22"/>
          <w:lang w:eastAsia="zh-CN"/>
        </w:rPr>
        <w:t xml:space="preserve"> be </w:t>
      </w:r>
      <w:r w:rsidRPr="00CF7E03">
        <w:rPr>
          <w:rFonts w:ascii="Arial" w:eastAsiaTheme="minorEastAsia" w:hAnsi="Arial" w:cs="Arial"/>
          <w:sz w:val="22"/>
          <w:szCs w:val="22"/>
          <w:lang w:eastAsia="zh-CN"/>
        </w:rPr>
        <w:t>achieved</w:t>
      </w:r>
      <w:r w:rsidR="00066133"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using</w:t>
      </w:r>
      <w:r w:rsidR="00066133"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 xml:space="preserve">DBD </w:t>
      </w:r>
      <w:r w:rsidR="00066133" w:rsidRPr="00CF7E03">
        <w:rPr>
          <w:rFonts w:ascii="Arial" w:eastAsiaTheme="minorEastAsia" w:hAnsi="Arial" w:cs="Arial"/>
          <w:sz w:val="22"/>
          <w:szCs w:val="22"/>
          <w:lang w:eastAsia="zh-CN"/>
        </w:rPr>
        <w:t>cold plasma, with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H</w:t>
      </w:r>
      <w:r w:rsidR="00066133" w:rsidRPr="00CF7E03">
        <w:rPr>
          <w:rFonts w:ascii="Arial" w:eastAsiaTheme="minorEastAsia" w:hAnsi="Arial" w:cs="Arial"/>
          <w:sz w:val="22"/>
          <w:szCs w:val="22"/>
          <w:vertAlign w:val="subscript"/>
          <w:lang w:eastAsia="zh-CN"/>
        </w:rPr>
        <w:t>6</w:t>
      </w:r>
      <w:r w:rsidR="00066133" w:rsidRPr="00CF7E03">
        <w:rPr>
          <w:rFonts w:ascii="Arial" w:eastAsiaTheme="minorEastAsia" w:hAnsi="Arial" w:cs="Arial"/>
          <w:sz w:val="22"/>
          <w:szCs w:val="22"/>
          <w:lang w:eastAsia="zh-CN"/>
        </w:rPr>
        <w:t xml:space="preserve"> as the domina</w:t>
      </w:r>
      <w:r w:rsidRPr="00CF7E03">
        <w:rPr>
          <w:rFonts w:ascii="Arial" w:eastAsiaTheme="minorEastAsia" w:hAnsi="Arial" w:cs="Arial"/>
          <w:sz w:val="22"/>
          <w:szCs w:val="22"/>
          <w:lang w:eastAsia="zh-CN"/>
        </w:rPr>
        <w:t xml:space="preserve">nt </w:t>
      </w:r>
      <w:r w:rsidR="00066133" w:rsidRPr="00CF7E03">
        <w:rPr>
          <w:rFonts w:ascii="Arial" w:eastAsiaTheme="minorEastAsia" w:hAnsi="Arial" w:cs="Arial"/>
          <w:sz w:val="22"/>
          <w:szCs w:val="22"/>
          <w:lang w:eastAsia="zh-CN"/>
        </w:rPr>
        <w:t>product.</w:t>
      </w:r>
      <w:r w:rsidR="00BA3524" w:rsidRPr="00BA3524">
        <w:rPr>
          <w:rFonts w:ascii="Arial" w:hAnsi="Arial" w:cs="Arial"/>
          <w:sz w:val="22"/>
          <w:vertAlign w:val="superscript"/>
        </w:rPr>
        <w:t>87</w:t>
      </w:r>
      <w:r w:rsidR="00A34987" w:rsidRPr="00CF7E03">
        <w:rPr>
          <w:rFonts w:ascii="Arial" w:eastAsiaTheme="minorEastAsia" w:hAnsi="Arial" w:cs="Arial"/>
          <w:sz w:val="22"/>
          <w:szCs w:val="22"/>
          <w:lang w:eastAsia="zh-CN"/>
        </w:rPr>
        <w:t xml:space="preserve"> Moreover, the addition of </w:t>
      </w:r>
      <w:r w:rsidRPr="00CF7E03">
        <w:rPr>
          <w:rFonts w:ascii="Arial" w:eastAsiaTheme="minorEastAsia" w:hAnsi="Arial" w:cs="Arial"/>
          <w:sz w:val="22"/>
          <w:szCs w:val="22"/>
          <w:lang w:eastAsia="zh-CN"/>
        </w:rPr>
        <w:t xml:space="preserve">a </w:t>
      </w:r>
      <w:r w:rsidR="00A34987" w:rsidRPr="00CF7E03">
        <w:rPr>
          <w:rFonts w:ascii="Arial" w:eastAsiaTheme="minorEastAsia" w:hAnsi="Arial" w:cs="Arial"/>
          <w:sz w:val="22"/>
          <w:szCs w:val="22"/>
          <w:lang w:eastAsia="zh-CN"/>
        </w:rPr>
        <w:t xml:space="preserve">catalyst </w:t>
      </w:r>
      <w:r w:rsidRPr="00CF7E03">
        <w:rPr>
          <w:rFonts w:ascii="Arial" w:eastAsiaTheme="minorEastAsia" w:hAnsi="Arial" w:cs="Arial"/>
          <w:sz w:val="22"/>
          <w:szCs w:val="22"/>
          <w:lang w:eastAsia="zh-CN"/>
        </w:rPr>
        <w:t>(Ni–K/Al</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O</w:t>
      </w:r>
      <w:r w:rsidRPr="00CF7E03">
        <w:rPr>
          <w:rFonts w:ascii="Arial" w:eastAsiaTheme="minorEastAsia" w:hAnsi="Arial" w:cs="Arial"/>
          <w:sz w:val="22"/>
          <w:szCs w:val="22"/>
          <w:vertAlign w:val="subscript"/>
          <w:lang w:eastAsia="zh-CN"/>
        </w:rPr>
        <w:t>3</w:t>
      </w:r>
      <w:r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and increas</w:t>
      </w:r>
      <w:r w:rsidRPr="00CF7E03">
        <w:rPr>
          <w:rFonts w:ascii="Arial" w:eastAsiaTheme="minorEastAsia" w:hAnsi="Arial" w:cs="Arial"/>
          <w:sz w:val="22"/>
          <w:szCs w:val="22"/>
          <w:lang w:eastAsia="zh-CN"/>
        </w:rPr>
        <w:t>ing</w:t>
      </w:r>
      <w:r w:rsidR="00A3498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A34987" w:rsidRPr="00CF7E03">
        <w:rPr>
          <w:rFonts w:ascii="Arial" w:eastAsiaTheme="minorEastAsia" w:hAnsi="Arial" w:cs="Arial"/>
          <w:sz w:val="22"/>
          <w:szCs w:val="22"/>
          <w:lang w:eastAsia="zh-CN"/>
        </w:rPr>
        <w:t xml:space="preserve">reaction temperature above 220 °C </w:t>
      </w:r>
      <w:r w:rsidRPr="00CF7E03">
        <w:rPr>
          <w:rFonts w:ascii="Arial" w:eastAsiaTheme="minorEastAsia" w:hAnsi="Arial" w:cs="Arial"/>
          <w:sz w:val="22"/>
          <w:szCs w:val="22"/>
          <w:lang w:eastAsia="zh-CN"/>
        </w:rPr>
        <w:t>can enhance C</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H</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 xml:space="preserve"> </w:t>
      </w:r>
      <w:r w:rsidR="00CA3A8F">
        <w:rPr>
          <w:rFonts w:ascii="Arial" w:eastAsiaTheme="minorEastAsia" w:hAnsi="Arial" w:cs="Arial" w:hint="eastAsia"/>
          <w:sz w:val="22"/>
          <w:szCs w:val="22"/>
          <w:lang w:eastAsia="zh-CN"/>
        </w:rPr>
        <w:t>selectivity</w:t>
      </w:r>
      <w:r w:rsidR="00A3498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from</w:t>
      </w:r>
      <w:r w:rsidR="00A34987" w:rsidRPr="00CF7E03">
        <w:rPr>
          <w:rFonts w:ascii="Arial" w:eastAsiaTheme="minorEastAsia" w:hAnsi="Arial" w:cs="Arial"/>
          <w:sz w:val="22"/>
          <w:szCs w:val="22"/>
          <w:lang w:eastAsia="zh-CN"/>
        </w:rPr>
        <w:t xml:space="preserve"> biogas.</w:t>
      </w:r>
      <w:r w:rsidR="00BA3524" w:rsidRPr="00BA3524">
        <w:rPr>
          <w:rFonts w:ascii="Arial" w:hAnsi="Arial" w:cs="Arial"/>
          <w:sz w:val="22"/>
          <w:vertAlign w:val="superscript"/>
        </w:rPr>
        <w:t>88</w:t>
      </w:r>
      <w:r w:rsidR="006966B6"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D</w:t>
      </w:r>
      <w:r w:rsidR="00174463" w:rsidRPr="00CF7E03">
        <w:rPr>
          <w:rFonts w:ascii="Arial" w:eastAsiaTheme="minorEastAsia" w:hAnsi="Arial" w:cs="Arial"/>
          <w:sz w:val="22"/>
          <w:szCs w:val="22"/>
          <w:lang w:eastAsia="zh-CN"/>
        </w:rPr>
        <w:t>irect conversion of biogas</w:t>
      </w:r>
      <w:r w:rsidR="000441D3">
        <w:rPr>
          <w:rFonts w:ascii="Arial" w:eastAsiaTheme="minorEastAsia" w:hAnsi="Arial" w:cs="Arial" w:hint="eastAsia"/>
          <w:sz w:val="22"/>
          <w:szCs w:val="22"/>
          <w:lang w:eastAsia="zh-CN"/>
        </w:rPr>
        <w:t xml:space="preserve">, a mixture of </w:t>
      </w:r>
      <w:r w:rsidR="000441D3" w:rsidRPr="00CF7E03">
        <w:rPr>
          <w:rFonts w:ascii="Arial" w:eastAsiaTheme="minorEastAsia" w:hAnsi="Arial" w:cs="Arial"/>
          <w:sz w:val="22"/>
          <w:szCs w:val="22"/>
          <w:lang w:eastAsia="zh-CN"/>
        </w:rPr>
        <w:t>CH</w:t>
      </w:r>
      <w:r w:rsidR="000441D3" w:rsidRPr="00CF7E03">
        <w:rPr>
          <w:rFonts w:ascii="Arial" w:eastAsiaTheme="minorEastAsia" w:hAnsi="Arial" w:cs="Arial"/>
          <w:sz w:val="22"/>
          <w:szCs w:val="22"/>
          <w:vertAlign w:val="subscript"/>
          <w:lang w:eastAsia="zh-CN"/>
        </w:rPr>
        <w:t>4</w:t>
      </w:r>
      <w:r w:rsidR="000441D3" w:rsidRPr="00CF7E03">
        <w:rPr>
          <w:rFonts w:ascii="Arial" w:eastAsiaTheme="minorEastAsia" w:hAnsi="Arial" w:cs="Arial"/>
          <w:sz w:val="22"/>
          <w:szCs w:val="22"/>
          <w:lang w:eastAsia="zh-CN"/>
        </w:rPr>
        <w:t xml:space="preserve"> and CO</w:t>
      </w:r>
      <w:r w:rsidR="000441D3" w:rsidRPr="00CF7E03">
        <w:rPr>
          <w:rFonts w:ascii="Arial" w:eastAsiaTheme="minorEastAsia" w:hAnsi="Arial" w:cs="Arial"/>
          <w:sz w:val="22"/>
          <w:szCs w:val="22"/>
          <w:vertAlign w:val="subscript"/>
          <w:lang w:eastAsia="zh-CN"/>
        </w:rPr>
        <w:t>2</w:t>
      </w:r>
      <w:r w:rsidR="000441D3">
        <w:rPr>
          <w:rFonts w:ascii="Arial" w:eastAsiaTheme="minorEastAsia" w:hAnsi="Arial" w:cs="Arial" w:hint="eastAsia"/>
          <w:sz w:val="22"/>
          <w:szCs w:val="22"/>
          <w:lang w:eastAsia="zh-CN"/>
        </w:rPr>
        <w:t>,</w:t>
      </w:r>
      <w:r w:rsidR="00174463" w:rsidRPr="00CF7E03">
        <w:rPr>
          <w:rFonts w:ascii="Arial" w:eastAsiaTheme="minorEastAsia" w:hAnsi="Arial" w:cs="Arial"/>
          <w:sz w:val="22"/>
          <w:szCs w:val="22"/>
          <w:lang w:eastAsia="zh-CN"/>
        </w:rPr>
        <w:t xml:space="preserve"> </w:t>
      </w:r>
      <w:r w:rsidR="00174463" w:rsidRPr="006F3396">
        <w:rPr>
          <w:rFonts w:ascii="Arial" w:eastAsiaTheme="minorEastAsia" w:hAnsi="Arial" w:cs="Arial"/>
          <w:i/>
          <w:sz w:val="22"/>
          <w:szCs w:val="22"/>
          <w:lang w:eastAsia="zh-CN"/>
        </w:rPr>
        <w:t>via</w:t>
      </w:r>
      <w:r w:rsidR="00174463" w:rsidRPr="00CF7E03">
        <w:rPr>
          <w:rFonts w:ascii="Arial" w:eastAsiaTheme="minorEastAsia" w:hAnsi="Arial" w:cs="Arial"/>
          <w:sz w:val="22"/>
          <w:szCs w:val="22"/>
          <w:lang w:eastAsia="zh-CN"/>
        </w:rPr>
        <w:t xml:space="preserve"> T</w:t>
      </w:r>
      <w:r w:rsidR="00E2328E">
        <w:rPr>
          <w:rFonts w:ascii="Arial" w:eastAsiaTheme="minorEastAsia" w:hAnsi="Arial" w:cs="Arial"/>
          <w:sz w:val="22"/>
          <w:szCs w:val="22"/>
          <w:lang w:eastAsia="zh-CN"/>
        </w:rPr>
        <w:t>P</w:t>
      </w:r>
      <w:r w:rsidR="00174463" w:rsidRPr="00CF7E03">
        <w:rPr>
          <w:rFonts w:ascii="Arial" w:eastAsiaTheme="minorEastAsia" w:hAnsi="Arial" w:cs="Arial"/>
          <w:sz w:val="22"/>
          <w:szCs w:val="22"/>
          <w:lang w:eastAsia="zh-CN"/>
        </w:rPr>
        <w:t xml:space="preserve"> and PC </w:t>
      </w:r>
      <w:r w:rsidRPr="00CF7E03">
        <w:rPr>
          <w:rFonts w:ascii="Arial" w:eastAsiaTheme="minorEastAsia" w:hAnsi="Arial" w:cs="Arial"/>
          <w:sz w:val="22"/>
          <w:szCs w:val="22"/>
          <w:lang w:eastAsia="zh-CN"/>
        </w:rPr>
        <w:t>is</w:t>
      </w:r>
      <w:r w:rsidR="00451036" w:rsidRPr="00CF7E03">
        <w:rPr>
          <w:rFonts w:ascii="Arial" w:eastAsiaTheme="minorEastAsia" w:hAnsi="Arial" w:cs="Arial"/>
          <w:sz w:val="22"/>
          <w:szCs w:val="22"/>
          <w:lang w:eastAsia="zh-CN"/>
        </w:rPr>
        <w:t xml:space="preserve"> challenging and has not been </w:t>
      </w:r>
      <w:r w:rsidRPr="00CF7E03">
        <w:rPr>
          <w:rFonts w:ascii="Arial" w:eastAsiaTheme="minorEastAsia" w:hAnsi="Arial" w:cs="Arial"/>
          <w:sz w:val="22"/>
          <w:szCs w:val="22"/>
          <w:lang w:eastAsia="zh-CN"/>
        </w:rPr>
        <w:t>extensively</w:t>
      </w:r>
      <w:r w:rsidR="00451036" w:rsidRPr="00CF7E03">
        <w:rPr>
          <w:rFonts w:ascii="Arial" w:eastAsiaTheme="minorEastAsia" w:hAnsi="Arial" w:cs="Arial"/>
          <w:sz w:val="22"/>
          <w:szCs w:val="22"/>
          <w:lang w:eastAsia="zh-CN"/>
        </w:rPr>
        <w:t xml:space="preserve"> studied</w:t>
      </w:r>
      <w:r w:rsidR="006D1717" w:rsidRPr="00CF7E03">
        <w:rPr>
          <w:rFonts w:ascii="Arial" w:eastAsiaTheme="minorEastAsia" w:hAnsi="Arial" w:cs="Arial"/>
          <w:sz w:val="22"/>
          <w:szCs w:val="22"/>
          <w:lang w:eastAsia="zh-CN"/>
        </w:rPr>
        <w:t>, despite CH</w:t>
      </w:r>
      <w:r w:rsidR="006D1717" w:rsidRPr="00CF7E03">
        <w:rPr>
          <w:rFonts w:ascii="Arial" w:eastAsiaTheme="minorEastAsia" w:hAnsi="Arial" w:cs="Arial"/>
          <w:sz w:val="22"/>
          <w:szCs w:val="22"/>
          <w:vertAlign w:val="subscript"/>
          <w:lang w:eastAsia="zh-CN"/>
        </w:rPr>
        <w:t>4</w:t>
      </w:r>
      <w:r w:rsidR="006D171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being </w:t>
      </w:r>
      <w:r w:rsidR="004F4390" w:rsidRPr="00CF7E03">
        <w:rPr>
          <w:rFonts w:ascii="Arial" w:eastAsiaTheme="minorEastAsia" w:hAnsi="Arial" w:cs="Arial"/>
          <w:sz w:val="22"/>
          <w:szCs w:val="22"/>
          <w:lang w:eastAsia="zh-CN"/>
        </w:rPr>
        <w:t xml:space="preserve">a </w:t>
      </w:r>
      <w:r w:rsidRPr="00CF7E03">
        <w:rPr>
          <w:rFonts w:ascii="Arial" w:eastAsiaTheme="minorEastAsia" w:hAnsi="Arial" w:cs="Arial"/>
          <w:sz w:val="22"/>
          <w:szCs w:val="22"/>
          <w:lang w:eastAsia="zh-CN"/>
        </w:rPr>
        <w:t xml:space="preserve">common </w:t>
      </w:r>
      <w:r w:rsidR="004F4390" w:rsidRPr="00CF7E03">
        <w:rPr>
          <w:rFonts w:ascii="Arial" w:eastAsiaTheme="minorEastAsia" w:hAnsi="Arial" w:cs="Arial"/>
          <w:sz w:val="22"/>
          <w:szCs w:val="22"/>
          <w:lang w:eastAsia="zh-CN"/>
        </w:rPr>
        <w:t xml:space="preserve">feedstock </w:t>
      </w:r>
      <w:r w:rsidR="006D1717" w:rsidRPr="00CF7E03">
        <w:rPr>
          <w:rFonts w:ascii="Arial" w:eastAsiaTheme="minorEastAsia" w:hAnsi="Arial" w:cs="Arial"/>
          <w:sz w:val="22"/>
          <w:szCs w:val="22"/>
          <w:lang w:eastAsia="zh-CN"/>
        </w:rPr>
        <w:t>for direct C</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H</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 xml:space="preserve"> production. However,</w:t>
      </w:r>
      <w:r w:rsidR="00451036" w:rsidRPr="00CF7E03">
        <w:rPr>
          <w:rFonts w:ascii="Arial" w:eastAsiaTheme="minorEastAsia" w:hAnsi="Arial" w:cs="Arial"/>
          <w:sz w:val="22"/>
          <w:szCs w:val="22"/>
          <w:lang w:eastAsia="zh-CN"/>
        </w:rPr>
        <w:t xml:space="preserve"> the abundant availability of CH</w:t>
      </w:r>
      <w:r w:rsidR="00451036" w:rsidRPr="00CF7E03">
        <w:rPr>
          <w:rFonts w:ascii="Arial" w:eastAsiaTheme="minorEastAsia" w:hAnsi="Arial" w:cs="Arial"/>
          <w:sz w:val="22"/>
          <w:szCs w:val="22"/>
          <w:vertAlign w:val="subscript"/>
          <w:lang w:eastAsia="zh-CN"/>
        </w:rPr>
        <w:t>4</w:t>
      </w:r>
      <w:r w:rsidR="00451036" w:rsidRPr="00CF7E03">
        <w:rPr>
          <w:rFonts w:ascii="Arial" w:eastAsiaTheme="minorEastAsia" w:hAnsi="Arial" w:cs="Arial"/>
          <w:sz w:val="22"/>
          <w:szCs w:val="22"/>
          <w:lang w:eastAsia="zh-CN"/>
        </w:rPr>
        <w:t xml:space="preserve"> in biogas or </w:t>
      </w:r>
      <w:r w:rsidR="00451036" w:rsidRPr="00CF7E03">
        <w:rPr>
          <w:rFonts w:ascii="Arial" w:eastAsiaTheme="minorEastAsia" w:hAnsi="Arial" w:cs="Arial"/>
          <w:sz w:val="22"/>
          <w:szCs w:val="22"/>
          <w:lang w:eastAsia="zh-CN"/>
        </w:rPr>
        <w:lastRenderedPageBreak/>
        <w:t xml:space="preserve">as a byproduct </w:t>
      </w:r>
      <w:r w:rsidRPr="00CF7E03">
        <w:rPr>
          <w:rFonts w:ascii="Arial" w:eastAsiaTheme="minorEastAsia" w:hAnsi="Arial" w:cs="Arial"/>
          <w:sz w:val="22"/>
          <w:szCs w:val="22"/>
          <w:lang w:eastAsia="zh-CN"/>
        </w:rPr>
        <w:t>of CO</w:t>
      </w:r>
      <w:r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w:t>
      </w:r>
      <w:r w:rsidR="006707B4">
        <w:rPr>
          <w:rFonts w:ascii="Arial" w:eastAsiaTheme="minorEastAsia" w:hAnsi="Arial" w:cs="Arial" w:hint="eastAsia"/>
          <w:sz w:val="22"/>
          <w:szCs w:val="22"/>
          <w:lang w:eastAsia="zh-CN"/>
        </w:rPr>
        <w:t>utilization</w:t>
      </w:r>
      <w:r w:rsidR="00451036" w:rsidRPr="00CF7E03">
        <w:rPr>
          <w:rFonts w:ascii="Arial" w:eastAsiaTheme="minorEastAsia" w:hAnsi="Arial" w:cs="Arial"/>
          <w:sz w:val="22"/>
          <w:szCs w:val="22"/>
          <w:lang w:eastAsia="zh-CN"/>
        </w:rPr>
        <w:t xml:space="preserve"> in biogas</w:t>
      </w:r>
      <w:r w:rsidRPr="00CF7E03">
        <w:rPr>
          <w:rFonts w:ascii="Arial" w:eastAsiaTheme="minorEastAsia" w:hAnsi="Arial" w:cs="Arial"/>
          <w:sz w:val="22"/>
          <w:szCs w:val="22"/>
          <w:lang w:eastAsia="zh-CN"/>
        </w:rPr>
        <w:t xml:space="preserve"> presents an opportunity </w:t>
      </w:r>
      <w:r w:rsidR="00451036" w:rsidRPr="00CF7E03">
        <w:rPr>
          <w:rFonts w:ascii="Arial" w:eastAsiaTheme="minorEastAsia" w:hAnsi="Arial" w:cs="Arial"/>
          <w:sz w:val="22"/>
          <w:szCs w:val="22"/>
          <w:lang w:eastAsia="zh-CN"/>
        </w:rPr>
        <w:t>to utilize biogas</w:t>
      </w:r>
      <w:r w:rsidR="00F4540E">
        <w:rPr>
          <w:rFonts w:ascii="Arial" w:eastAsiaTheme="minorEastAsia" w:hAnsi="Arial" w:cs="Arial"/>
          <w:sz w:val="22"/>
          <w:szCs w:val="22"/>
          <w:lang w:eastAsia="zh-CN"/>
        </w:rPr>
        <w:noBreakHyphen/>
      </w:r>
      <w:r w:rsidR="006D1717" w:rsidRPr="00CF7E03">
        <w:rPr>
          <w:rFonts w:ascii="Arial" w:eastAsiaTheme="minorEastAsia" w:hAnsi="Arial" w:cs="Arial"/>
          <w:sz w:val="22"/>
          <w:szCs w:val="22"/>
          <w:lang w:eastAsia="zh-CN"/>
        </w:rPr>
        <w:t xml:space="preserve">derived </w:t>
      </w:r>
      <w:r w:rsidR="00D4370B" w:rsidRPr="00CF7E03">
        <w:rPr>
          <w:rFonts w:ascii="Arial" w:eastAsiaTheme="minorEastAsia" w:hAnsi="Arial" w:cs="Arial"/>
          <w:sz w:val="22"/>
          <w:szCs w:val="22"/>
          <w:lang w:eastAsia="zh-CN"/>
        </w:rPr>
        <w:t xml:space="preserve">biomethane </w:t>
      </w:r>
      <w:r w:rsidR="00451036" w:rsidRPr="00CF7E03">
        <w:rPr>
          <w:rFonts w:ascii="Arial" w:eastAsiaTheme="minorEastAsia" w:hAnsi="Arial" w:cs="Arial"/>
          <w:sz w:val="22"/>
          <w:szCs w:val="22"/>
          <w:lang w:eastAsia="zh-CN"/>
        </w:rPr>
        <w:t>for C</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H</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production using similar technologies (plasma, T</w:t>
      </w:r>
      <w:r w:rsidR="00315729" w:rsidRPr="00CF7E03">
        <w:rPr>
          <w:rFonts w:ascii="Arial" w:eastAsiaTheme="minorEastAsia" w:hAnsi="Arial" w:cs="Arial"/>
          <w:sz w:val="22"/>
          <w:szCs w:val="22"/>
          <w:lang w:eastAsia="zh-CN"/>
        </w:rPr>
        <w:t>P</w:t>
      </w:r>
      <w:r w:rsidR="00451036" w:rsidRPr="00CF7E03">
        <w:rPr>
          <w:rFonts w:ascii="Arial" w:eastAsiaTheme="minorEastAsia" w:hAnsi="Arial" w:cs="Arial"/>
          <w:sz w:val="22"/>
          <w:szCs w:val="22"/>
          <w:lang w:eastAsia="zh-CN"/>
        </w:rPr>
        <w:t xml:space="preserve">, PC) </w:t>
      </w:r>
      <w:r w:rsidRPr="00CF7E03">
        <w:rPr>
          <w:rFonts w:ascii="Arial" w:eastAsiaTheme="minorEastAsia" w:hAnsi="Arial" w:cs="Arial"/>
          <w:sz w:val="22"/>
          <w:szCs w:val="22"/>
          <w:lang w:eastAsia="zh-CN"/>
        </w:rPr>
        <w:t xml:space="preserve">as those </w:t>
      </w:r>
      <w:r w:rsidR="00CD5450" w:rsidRPr="00CF7E03">
        <w:rPr>
          <w:rFonts w:ascii="Arial" w:eastAsiaTheme="minorEastAsia" w:hAnsi="Arial" w:cs="Arial"/>
          <w:sz w:val="22"/>
          <w:szCs w:val="22"/>
          <w:lang w:eastAsia="zh-CN"/>
        </w:rPr>
        <w:t xml:space="preserve">used </w:t>
      </w:r>
      <w:r w:rsidRPr="00CF7E03">
        <w:rPr>
          <w:rFonts w:ascii="Arial" w:eastAsiaTheme="minorEastAsia" w:hAnsi="Arial" w:cs="Arial"/>
          <w:sz w:val="22"/>
          <w:szCs w:val="22"/>
          <w:lang w:eastAsia="zh-CN"/>
        </w:rPr>
        <w:t>for</w:t>
      </w:r>
      <w:r w:rsidR="00451036" w:rsidRPr="00CF7E03">
        <w:rPr>
          <w:rFonts w:ascii="Arial" w:eastAsiaTheme="minorEastAsia" w:hAnsi="Arial" w:cs="Arial"/>
          <w:sz w:val="22"/>
          <w:szCs w:val="22"/>
          <w:lang w:eastAsia="zh-CN"/>
        </w:rPr>
        <w:t xml:space="preserve"> </w:t>
      </w:r>
      <w:r w:rsidR="00C27419" w:rsidRPr="00CF7E03">
        <w:rPr>
          <w:rFonts w:ascii="Arial" w:eastAsiaTheme="minorEastAsia" w:hAnsi="Arial" w:cs="Arial"/>
          <w:sz w:val="22"/>
          <w:szCs w:val="22"/>
          <w:lang w:eastAsia="zh-CN"/>
        </w:rPr>
        <w:t>CH</w:t>
      </w:r>
      <w:r w:rsidR="00C27419" w:rsidRPr="00CF7E03">
        <w:rPr>
          <w:rFonts w:ascii="Arial" w:eastAsiaTheme="minorEastAsia" w:hAnsi="Arial" w:cs="Arial"/>
          <w:sz w:val="22"/>
          <w:szCs w:val="22"/>
          <w:vertAlign w:val="subscript"/>
          <w:lang w:eastAsia="zh-CN"/>
        </w:rPr>
        <w:t>4</w:t>
      </w:r>
      <w:r w:rsidR="00D83411">
        <w:rPr>
          <w:rFonts w:ascii="Arial" w:eastAsiaTheme="minorEastAsia" w:hAnsi="Arial" w:cs="Arial" w:hint="eastAsia"/>
          <w:sz w:val="22"/>
          <w:szCs w:val="22"/>
          <w:lang w:eastAsia="zh-CN"/>
        </w:rPr>
        <w:t xml:space="preserve"> </w:t>
      </w:r>
      <w:r w:rsidR="00D83411" w:rsidRPr="00CF7E03">
        <w:rPr>
          <w:rFonts w:ascii="Arial" w:eastAsiaTheme="minorEastAsia" w:hAnsi="Arial" w:cs="Arial"/>
          <w:sz w:val="22"/>
          <w:szCs w:val="22"/>
          <w:lang w:eastAsia="zh-CN"/>
        </w:rPr>
        <w:t>(</w:t>
      </w:r>
      <w:r w:rsidR="00D83411" w:rsidRPr="00CF7E03">
        <w:rPr>
          <w:rFonts w:ascii="Arial" w:eastAsiaTheme="minorEastAsia" w:hAnsi="Arial" w:cs="Arial"/>
          <w:b/>
          <w:bCs/>
          <w:sz w:val="22"/>
          <w:szCs w:val="22"/>
          <w:lang w:eastAsia="zh-CN"/>
        </w:rPr>
        <w:t>Fig. </w:t>
      </w:r>
      <w:r w:rsidR="00307CBF">
        <w:rPr>
          <w:rFonts w:ascii="Arial" w:eastAsiaTheme="minorEastAsia" w:hAnsi="Arial" w:cs="Arial" w:hint="eastAsia"/>
          <w:b/>
          <w:bCs/>
          <w:sz w:val="22"/>
          <w:szCs w:val="22"/>
          <w:lang w:eastAsia="zh-CN"/>
        </w:rPr>
        <w:t>6</w:t>
      </w:r>
      <w:r w:rsidR="00307CBF">
        <w:rPr>
          <w:rFonts w:ascii="Arial" w:eastAsiaTheme="minorEastAsia" w:hAnsi="Arial" w:cs="Arial"/>
          <w:b/>
          <w:bCs/>
          <w:sz w:val="22"/>
          <w:szCs w:val="22"/>
          <w:lang w:eastAsia="zh-CN"/>
        </w:rPr>
        <w:t>d</w:t>
      </w:r>
      <w:r w:rsidR="00D83411"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t>.</w:t>
      </w:r>
      <w:r w:rsidR="00BA3524" w:rsidRPr="00BA3524">
        <w:rPr>
          <w:rFonts w:ascii="Arial" w:hAnsi="Arial" w:cs="Arial"/>
          <w:sz w:val="22"/>
          <w:vertAlign w:val="superscript"/>
        </w:rPr>
        <w:t>31</w:t>
      </w:r>
    </w:p>
    <w:p w14:paraId="66C4A5DA" w14:textId="33818457" w:rsidR="00C16150" w:rsidRDefault="001559BA" w:rsidP="00FE1182">
      <w:pPr>
        <w:pStyle w:val="ListParagraph"/>
        <w:spacing w:line="360" w:lineRule="auto"/>
        <w:ind w:left="0" w:firstLine="504"/>
        <w:jc w:val="both"/>
        <w:rPr>
          <w:rFonts w:ascii="Arial" w:eastAsiaTheme="minorEastAsia" w:hAnsi="Arial" w:cs="Arial"/>
          <w:sz w:val="22"/>
          <w:szCs w:val="22"/>
          <w:lang w:eastAsia="zh-CN"/>
        </w:rPr>
      </w:pPr>
      <w:del w:id="759" w:author="Zhang  Zihao" w:date="2024-08-29T14:43:00Z" w16du:dateUtc="2024-08-29T12:43:00Z">
        <w:r w:rsidRPr="00CF7E03" w:rsidDel="00953D0C">
          <w:rPr>
            <w:rFonts w:ascii="Arial" w:eastAsiaTheme="minorEastAsia" w:hAnsi="Arial" w:cs="Arial"/>
            <w:sz w:val="22"/>
            <w:szCs w:val="22"/>
            <w:lang w:eastAsia="zh-CN"/>
          </w:rPr>
          <w:delText xml:space="preserve">Moreover, </w:delText>
        </w:r>
      </w:del>
      <w:r w:rsidR="007300FE" w:rsidRPr="00CF7E03">
        <w:rPr>
          <w:rFonts w:ascii="Arial" w:eastAsiaTheme="minorEastAsia" w:hAnsi="Arial" w:cs="Arial"/>
          <w:sz w:val="22"/>
          <w:szCs w:val="22"/>
          <w:lang w:eastAsia="zh-CN"/>
        </w:rPr>
        <w:t>CO</w:t>
      </w:r>
      <w:r w:rsidR="007300FE" w:rsidRPr="00CF7E03">
        <w:rPr>
          <w:rFonts w:ascii="Arial" w:eastAsiaTheme="minorEastAsia" w:hAnsi="Arial" w:cs="Arial"/>
          <w:sz w:val="22"/>
          <w:szCs w:val="22"/>
          <w:vertAlign w:val="subscript"/>
          <w:lang w:eastAsia="zh-CN"/>
        </w:rPr>
        <w:t>2</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in biogas</w:t>
      </w:r>
      <w:r w:rsidR="00D85754">
        <w:rPr>
          <w:rFonts w:ascii="Arial" w:eastAsiaTheme="minorEastAsia" w:hAnsi="Arial" w:cs="Arial" w:hint="eastAsia"/>
          <w:sz w:val="22"/>
          <w:szCs w:val="22"/>
          <w:lang w:eastAsia="zh-CN"/>
        </w:rPr>
        <w:t xml:space="preserve"> or directly </w:t>
      </w:r>
      <w:r w:rsidR="00572119">
        <w:rPr>
          <w:rFonts w:ascii="Arial" w:eastAsiaTheme="minorEastAsia" w:hAnsi="Arial" w:cs="Arial"/>
          <w:sz w:val="22"/>
          <w:szCs w:val="22"/>
          <w:lang w:eastAsia="zh-CN"/>
        </w:rPr>
        <w:t>from</w:t>
      </w:r>
      <w:r w:rsidR="00572119">
        <w:rPr>
          <w:rFonts w:ascii="Arial" w:eastAsiaTheme="minorEastAsia" w:hAnsi="Arial" w:cs="Arial" w:hint="eastAsia"/>
          <w:sz w:val="22"/>
          <w:szCs w:val="22"/>
          <w:lang w:eastAsia="zh-CN"/>
        </w:rPr>
        <w:t xml:space="preserve"> </w:t>
      </w:r>
      <w:r w:rsidR="005B3080">
        <w:rPr>
          <w:rFonts w:ascii="Arial" w:eastAsiaTheme="minorEastAsia" w:hAnsi="Arial" w:cs="Arial"/>
          <w:sz w:val="22"/>
          <w:szCs w:val="22"/>
          <w:lang w:eastAsia="zh-CN"/>
        </w:rPr>
        <w:t xml:space="preserve">the </w:t>
      </w:r>
      <w:r w:rsidR="00D85754">
        <w:rPr>
          <w:rFonts w:ascii="Arial" w:eastAsiaTheme="minorEastAsia" w:hAnsi="Arial" w:cs="Arial" w:hint="eastAsia"/>
          <w:sz w:val="22"/>
          <w:szCs w:val="22"/>
          <w:lang w:eastAsia="zh-CN"/>
        </w:rPr>
        <w:t>air</w:t>
      </w:r>
      <w:r w:rsidR="00262290" w:rsidRPr="00CF7E03">
        <w:rPr>
          <w:rFonts w:ascii="Arial" w:eastAsiaTheme="minorEastAsia" w:hAnsi="Arial" w:cs="Arial"/>
          <w:sz w:val="22"/>
          <w:szCs w:val="22"/>
          <w:lang w:eastAsia="zh-CN"/>
        </w:rPr>
        <w:t xml:space="preserve"> can be </w:t>
      </w:r>
      <w:r w:rsidR="00D075EB" w:rsidRPr="00CF7E03">
        <w:rPr>
          <w:rFonts w:ascii="Arial" w:eastAsiaTheme="minorEastAsia" w:hAnsi="Arial" w:cs="Arial"/>
          <w:sz w:val="22"/>
          <w:szCs w:val="22"/>
          <w:lang w:eastAsia="zh-CN"/>
        </w:rPr>
        <w:t>integrated in</w:t>
      </w:r>
      <w:r w:rsidR="00262290" w:rsidRPr="00CF7E03">
        <w:rPr>
          <w:rFonts w:ascii="Arial" w:eastAsiaTheme="minorEastAsia" w:hAnsi="Arial" w:cs="Arial"/>
          <w:sz w:val="22"/>
          <w:szCs w:val="22"/>
          <w:lang w:eastAsia="zh-CN"/>
        </w:rPr>
        <w:t>to the</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production process </w:t>
      </w:r>
      <w:r w:rsidR="00262290" w:rsidRPr="00583C2C">
        <w:rPr>
          <w:rFonts w:ascii="Arial" w:eastAsiaTheme="minorEastAsia" w:hAnsi="Arial" w:cs="Arial"/>
          <w:i/>
          <w:iCs/>
          <w:sz w:val="22"/>
          <w:szCs w:val="22"/>
          <w:lang w:eastAsia="zh-CN"/>
        </w:rPr>
        <w:t>via</w:t>
      </w:r>
      <w:r w:rsidR="00262290" w:rsidRPr="00CF7E03">
        <w:rPr>
          <w:rFonts w:ascii="Arial" w:eastAsiaTheme="minorEastAsia" w:hAnsi="Arial" w:cs="Arial"/>
          <w:sz w:val="22"/>
          <w:szCs w:val="22"/>
          <w:lang w:eastAsia="zh-CN"/>
        </w:rPr>
        <w:t xml:space="preserve">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CO or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cycles. </w:t>
      </w:r>
      <w:r w:rsidR="0021187F" w:rsidRPr="00CF7E03">
        <w:rPr>
          <w:rFonts w:ascii="Arial" w:eastAsiaTheme="minorEastAsia" w:hAnsi="Arial" w:cs="Arial"/>
          <w:sz w:val="22"/>
          <w:szCs w:val="22"/>
          <w:lang w:eastAsia="zh-CN"/>
        </w:rPr>
        <w:t>A sustainable route for 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H</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production</w:t>
      </w:r>
      <w:r w:rsidR="00D075EB"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w:t>
      </w:r>
      <w:r w:rsidR="00D075EB" w:rsidRPr="00CF7E03">
        <w:rPr>
          <w:rFonts w:ascii="Arial" w:eastAsiaTheme="minorEastAsia" w:hAnsi="Arial" w:cs="Arial"/>
          <w:sz w:val="22"/>
          <w:szCs w:val="22"/>
          <w:lang w:eastAsia="zh-CN"/>
        </w:rPr>
        <w:t>coupled</w:t>
      </w:r>
      <w:r w:rsidR="0021187F" w:rsidRPr="00CF7E03">
        <w:rPr>
          <w:rFonts w:ascii="Arial" w:eastAsiaTheme="minorEastAsia" w:hAnsi="Arial" w:cs="Arial"/>
          <w:sz w:val="22"/>
          <w:szCs w:val="22"/>
          <w:lang w:eastAsia="zh-CN"/>
        </w:rPr>
        <w:t xml:space="preserve"> with CO</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capture and conversion to CO</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-CO cycle)</w:t>
      </w:r>
      <w:r w:rsidR="009315B5"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based on </w:t>
      </w:r>
      <w:r w:rsidR="009315B5"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B8738A">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BaC</w:t>
      </w:r>
      <w:r w:rsidR="0021187F" w:rsidRPr="00CF7E03">
        <w:rPr>
          <w:rFonts w:ascii="Arial" w:eastAsiaTheme="minorEastAsia" w:hAnsi="Arial" w:cs="Arial"/>
          <w:sz w:val="22"/>
          <w:szCs w:val="22"/>
          <w:vertAlign w:val="subscript"/>
          <w:lang w:eastAsia="zh-CN"/>
        </w:rPr>
        <w:t>2</w:t>
      </w:r>
      <w:r w:rsidR="00B8738A" w:rsidRPr="00800D8E">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Ba(OH)</w:t>
      </w:r>
      <w:r w:rsidR="0021187F" w:rsidRPr="00CF7E03">
        <w:rPr>
          <w:rFonts w:ascii="Arial" w:eastAsiaTheme="minorEastAsia" w:hAnsi="Arial" w:cs="Arial"/>
          <w:sz w:val="22"/>
          <w:szCs w:val="22"/>
          <w:vertAlign w:val="subscript"/>
          <w:lang w:eastAsia="zh-CN"/>
        </w:rPr>
        <w:t>2</w:t>
      </w:r>
      <w:r w:rsidR="00591194">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cycle</w:t>
      </w:r>
      <w:r w:rsidR="009315B5" w:rsidRPr="00CF7E03">
        <w:rPr>
          <w:rFonts w:ascii="Arial" w:eastAsiaTheme="minorEastAsia" w:hAnsi="Arial" w:cs="Arial"/>
          <w:sz w:val="22"/>
          <w:szCs w:val="22"/>
          <w:lang w:eastAsia="zh-CN"/>
        </w:rPr>
        <w:t xml:space="preserve">, has been reported </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b/>
          <w:bCs/>
          <w:sz w:val="22"/>
          <w:szCs w:val="22"/>
          <w:lang w:eastAsia="zh-CN"/>
        </w:rPr>
        <w:t>Fig</w:t>
      </w:r>
      <w:r w:rsidR="00887398" w:rsidRPr="00CF7E03">
        <w:rPr>
          <w:rFonts w:ascii="Arial" w:eastAsiaTheme="minorEastAsia" w:hAnsi="Arial" w:cs="Arial"/>
          <w:b/>
          <w:bCs/>
          <w:sz w:val="22"/>
          <w:szCs w:val="22"/>
          <w:lang w:eastAsia="zh-CN"/>
        </w:rPr>
        <w:t>. </w:t>
      </w:r>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e</w:t>
      </w:r>
      <w:r w:rsidR="0021187F" w:rsidRPr="00CF7E03">
        <w:rPr>
          <w:rFonts w:ascii="Arial" w:eastAsiaTheme="minorEastAsia" w:hAnsi="Arial" w:cs="Arial"/>
          <w:sz w:val="22"/>
          <w:szCs w:val="22"/>
          <w:lang w:eastAsia="zh-CN"/>
        </w:rPr>
        <w:t>).</w:t>
      </w:r>
      <w:r w:rsidR="00BA3524" w:rsidRPr="00BA3524">
        <w:rPr>
          <w:rFonts w:ascii="Arial" w:hAnsi="Arial" w:cs="Arial"/>
          <w:sz w:val="22"/>
          <w:vertAlign w:val="superscript"/>
        </w:rPr>
        <w:t>49</w:t>
      </w:r>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 xml:space="preserve">Unlike </w:t>
      </w:r>
      <w:r w:rsidR="008529AB"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CaC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route, </w:t>
      </w:r>
      <w:r w:rsidR="009315B5" w:rsidRPr="00CF7E03">
        <w:rPr>
          <w:rFonts w:ascii="Arial" w:eastAsiaTheme="minorEastAsia" w:hAnsi="Arial" w:cs="Arial"/>
          <w:sz w:val="22"/>
          <w:szCs w:val="22"/>
          <w:lang w:eastAsia="zh-CN"/>
        </w:rPr>
        <w:t>where</w:t>
      </w:r>
      <w:r w:rsidR="0021187F" w:rsidRPr="00CF7E03">
        <w:rPr>
          <w:rFonts w:ascii="Arial" w:eastAsiaTheme="minorEastAsia" w:hAnsi="Arial" w:cs="Arial"/>
          <w:sz w:val="22"/>
          <w:szCs w:val="22"/>
          <w:lang w:eastAsia="zh-CN"/>
        </w:rPr>
        <w:t xml:space="preserve"> </w:t>
      </w:r>
      <w:proofErr w:type="spellStart"/>
      <w:r w:rsidR="0021187F" w:rsidRPr="00CF7E03">
        <w:rPr>
          <w:rFonts w:ascii="Arial" w:eastAsiaTheme="minorEastAsia" w:hAnsi="Arial" w:cs="Arial"/>
          <w:sz w:val="22"/>
          <w:szCs w:val="22"/>
          <w:lang w:eastAsia="zh-CN"/>
        </w:rPr>
        <w:t>CaO</w:t>
      </w:r>
      <w:proofErr w:type="spellEnd"/>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is</w:t>
      </w:r>
      <w:r w:rsidR="0021187F" w:rsidRPr="00CF7E03">
        <w:rPr>
          <w:rFonts w:ascii="Arial" w:eastAsiaTheme="minorEastAsia" w:hAnsi="Arial" w:cs="Arial"/>
          <w:sz w:val="22"/>
          <w:szCs w:val="22"/>
          <w:lang w:eastAsia="zh-CN"/>
        </w:rPr>
        <w:t xml:space="preserve"> obtained from</w:t>
      </w:r>
      <w:r w:rsidR="009315B5" w:rsidRPr="00CF7E03">
        <w:rPr>
          <w:rFonts w:ascii="Arial" w:eastAsiaTheme="minorEastAsia" w:hAnsi="Arial" w:cs="Arial"/>
          <w:sz w:val="22"/>
          <w:szCs w:val="22"/>
          <w:lang w:eastAsia="zh-CN"/>
        </w:rPr>
        <w:t xml:space="preserve"> CaCO</w:t>
      </w:r>
      <w:r w:rsidR="009315B5"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decomposition </w:t>
      </w:r>
      <w:r w:rsidR="002F1428">
        <w:rPr>
          <w:rFonts w:ascii="Arial" w:eastAsiaTheme="minorEastAsia" w:hAnsi="Arial" w:cs="Arial"/>
          <w:sz w:val="22"/>
          <w:szCs w:val="22"/>
          <w:lang w:eastAsia="zh-CN"/>
        </w:rPr>
        <w:t>leading to</w:t>
      </w:r>
      <w:r w:rsidR="000556A9" w:rsidRPr="00CF7E03">
        <w:rPr>
          <w:rFonts w:ascii="Arial" w:eastAsiaTheme="minorEastAsia" w:hAnsi="Arial" w:cs="Arial"/>
          <w:sz w:val="22"/>
          <w:szCs w:val="22"/>
          <w:lang w:eastAsia="zh-CN"/>
        </w:rPr>
        <w:t xml:space="preserve"> CO</w:t>
      </w:r>
      <w:r w:rsidR="000556A9"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 xml:space="preserve"> emission</w:t>
      </w:r>
      <w:r w:rsidR="002C740A" w:rsidRPr="00CF7E03">
        <w:rPr>
          <w:rFonts w:ascii="Arial" w:eastAsiaTheme="minorEastAsia" w:hAnsi="Arial" w:cs="Arial"/>
          <w:sz w:val="22"/>
          <w:szCs w:val="22"/>
          <w:lang w:eastAsia="zh-CN"/>
        </w:rPr>
        <w:t>s</w:t>
      </w:r>
      <w:r w:rsidR="0021187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the CO</w:t>
      </w:r>
      <w:r w:rsidR="008529AB" w:rsidRPr="00CF7E03">
        <w:rPr>
          <w:rFonts w:ascii="Arial" w:eastAsiaTheme="minorEastAsia" w:hAnsi="Arial" w:cs="Arial"/>
          <w:sz w:val="22"/>
          <w:szCs w:val="22"/>
          <w:vertAlign w:val="subscript"/>
          <w:lang w:eastAsia="zh-CN"/>
        </w:rPr>
        <w:t>2</w:t>
      </w:r>
      <w:r w:rsidR="005C21EC">
        <w:rPr>
          <w:rFonts w:ascii="Arial" w:eastAsiaTheme="minorEastAsia" w:hAnsi="Arial" w:cs="Arial"/>
          <w:sz w:val="22"/>
          <w:szCs w:val="22"/>
          <w:lang w:eastAsia="zh-CN"/>
        </w:rPr>
        <w:noBreakHyphen/>
      </w:r>
      <w:r w:rsidR="008529AB" w:rsidRPr="00CF7E03">
        <w:rPr>
          <w:rFonts w:ascii="Arial" w:eastAsiaTheme="minorEastAsia" w:hAnsi="Arial" w:cs="Arial"/>
          <w:sz w:val="22"/>
          <w:szCs w:val="22"/>
          <w:lang w:eastAsia="zh-CN"/>
        </w:rPr>
        <w:t>CO cycle does not directly emit CO</w:t>
      </w:r>
      <w:r w:rsidR="008529AB"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Additionally</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BaC</w:t>
      </w:r>
      <w:r w:rsidR="0007795D" w:rsidRPr="00CF7E03">
        <w:rPr>
          <w:rFonts w:ascii="Arial" w:eastAsiaTheme="minorEastAsia" w:hAnsi="Arial" w:cs="Arial"/>
          <w:sz w:val="22"/>
          <w:szCs w:val="22"/>
          <w:vertAlign w:val="subscript"/>
          <w:lang w:eastAsia="zh-CN"/>
        </w:rPr>
        <w:t>2</w:t>
      </w:r>
      <w:r w:rsidR="0007795D"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 xml:space="preserve">synthesis </w:t>
      </w:r>
      <w:r w:rsidR="0007795D" w:rsidRPr="00CF7E03">
        <w:rPr>
          <w:rFonts w:ascii="Arial" w:eastAsiaTheme="minorEastAsia" w:hAnsi="Arial" w:cs="Arial"/>
          <w:sz w:val="22"/>
          <w:szCs w:val="22"/>
          <w:lang w:eastAsia="zh-CN"/>
        </w:rPr>
        <w:t xml:space="preserve">requires lower </w:t>
      </w:r>
      <w:r w:rsidR="002E39CB" w:rsidRPr="00CF7E03">
        <w:rPr>
          <w:rFonts w:ascii="Arial" w:eastAsiaTheme="minorEastAsia" w:hAnsi="Arial" w:cs="Arial"/>
          <w:sz w:val="22"/>
          <w:szCs w:val="22"/>
          <w:lang w:eastAsia="zh-CN"/>
        </w:rPr>
        <w:t>temperatures,</w:t>
      </w:r>
      <w:r w:rsidR="008529AB" w:rsidRPr="00CF7E03">
        <w:rPr>
          <w:rFonts w:ascii="Arial" w:eastAsiaTheme="minorEastAsia" w:hAnsi="Arial" w:cs="Arial"/>
          <w:sz w:val="22"/>
          <w:szCs w:val="22"/>
          <w:lang w:eastAsia="zh-CN"/>
        </w:rPr>
        <w:t xml:space="preserve"> and less energy input compared to CaC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Notably, the</w:t>
      </w:r>
      <w:r w:rsidR="00924E9F" w:rsidRPr="00CF7E03">
        <w:rPr>
          <w:rFonts w:ascii="Arial" w:eastAsiaTheme="minorEastAsia" w:hAnsi="Arial" w:cs="Arial"/>
          <w:sz w:val="22"/>
          <w:szCs w:val="22"/>
          <w:lang w:eastAsia="zh-CN"/>
        </w:rPr>
        <w:t xml:space="preserve"> carbon </w:t>
      </w:r>
      <w:r w:rsidR="005C4BDA">
        <w:rPr>
          <w:rFonts w:ascii="Arial" w:eastAsiaTheme="minorEastAsia" w:hAnsi="Arial" w:cs="Arial" w:hint="eastAsia"/>
          <w:sz w:val="22"/>
          <w:szCs w:val="22"/>
          <w:lang w:eastAsia="zh-CN"/>
        </w:rPr>
        <w:t>from</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and half of </w:t>
      </w:r>
      <w:r w:rsidR="0007795D" w:rsidRPr="00CF7E03">
        <w:rPr>
          <w:rFonts w:ascii="Arial" w:eastAsiaTheme="minorEastAsia" w:hAnsi="Arial" w:cs="Arial"/>
          <w:sz w:val="22"/>
          <w:szCs w:val="22"/>
          <w:lang w:eastAsia="zh-CN"/>
        </w:rPr>
        <w:t xml:space="preserve">the </w:t>
      </w:r>
      <w:r w:rsidR="008529AB" w:rsidRPr="00CF7E03">
        <w:rPr>
          <w:rFonts w:ascii="Arial" w:eastAsiaTheme="minorEastAsia" w:hAnsi="Arial" w:cs="Arial"/>
          <w:sz w:val="22"/>
          <w:szCs w:val="22"/>
          <w:lang w:eastAsia="zh-CN"/>
        </w:rPr>
        <w:t xml:space="preserve">carbon </w:t>
      </w:r>
      <w:r w:rsidR="005C4BDA">
        <w:rPr>
          <w:rFonts w:ascii="Arial" w:eastAsiaTheme="minorEastAsia" w:hAnsi="Arial" w:cs="Arial" w:hint="eastAsia"/>
          <w:sz w:val="22"/>
          <w:szCs w:val="22"/>
          <w:lang w:eastAsia="zh-CN"/>
        </w:rPr>
        <w:t>from</w:t>
      </w:r>
      <w:r w:rsidR="008529AB" w:rsidRPr="00CF7E03">
        <w:rPr>
          <w:rFonts w:ascii="Arial" w:eastAsiaTheme="minorEastAsia" w:hAnsi="Arial" w:cs="Arial"/>
          <w:sz w:val="22"/>
          <w:szCs w:val="22"/>
          <w:lang w:eastAsia="zh-CN"/>
        </w:rPr>
        <w:t xml:space="preserve"> coal or biochar</w:t>
      </w:r>
      <w:r w:rsidR="00924E9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convert</w:t>
      </w:r>
      <w:r w:rsidR="005222E3">
        <w:rPr>
          <w:rFonts w:ascii="Arial" w:eastAsiaTheme="minorEastAsia" w:hAnsi="Arial" w:cs="Arial"/>
          <w:sz w:val="22"/>
          <w:szCs w:val="22"/>
          <w:lang w:eastAsia="zh-CN"/>
        </w:rPr>
        <w:t>s</w:t>
      </w:r>
      <w:r w:rsidR="008529AB" w:rsidRPr="00CF7E03">
        <w:rPr>
          <w:rFonts w:ascii="Arial" w:eastAsiaTheme="minorEastAsia" w:hAnsi="Arial" w:cs="Arial"/>
          <w:sz w:val="22"/>
          <w:szCs w:val="22"/>
          <w:lang w:eastAsia="zh-CN"/>
        </w:rPr>
        <w:t xml:space="preserve"> to CO instead of 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H</w:t>
      </w:r>
      <w:r w:rsidR="008529AB"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4642FD">
        <w:rPr>
          <w:rFonts w:ascii="Arial" w:eastAsiaTheme="minorEastAsia" w:hAnsi="Arial" w:cs="Arial" w:hint="eastAsia"/>
          <w:sz w:val="22"/>
          <w:szCs w:val="22"/>
          <w:lang w:eastAsia="zh-CN"/>
        </w:rPr>
        <w:t xml:space="preserve">in the </w:t>
      </w:r>
      <w:r w:rsidR="004642FD" w:rsidRPr="00CF7E03">
        <w:rPr>
          <w:rFonts w:ascii="Arial" w:eastAsiaTheme="minorEastAsia" w:hAnsi="Arial" w:cs="Arial"/>
          <w:sz w:val="22"/>
          <w:szCs w:val="22"/>
          <w:lang w:eastAsia="zh-CN"/>
        </w:rPr>
        <w:t>CO</w:t>
      </w:r>
      <w:r w:rsidR="004642FD" w:rsidRPr="00CF7E03">
        <w:rPr>
          <w:rFonts w:ascii="Arial" w:eastAsiaTheme="minorEastAsia" w:hAnsi="Arial" w:cs="Arial"/>
          <w:sz w:val="22"/>
          <w:szCs w:val="22"/>
          <w:vertAlign w:val="subscript"/>
          <w:lang w:eastAsia="zh-CN"/>
        </w:rPr>
        <w:t>2</w:t>
      </w:r>
      <w:r w:rsidR="004642FD" w:rsidRPr="00CF7E03">
        <w:rPr>
          <w:rFonts w:ascii="Arial" w:eastAsiaTheme="minorEastAsia" w:hAnsi="Arial" w:cs="Arial"/>
          <w:sz w:val="22"/>
          <w:szCs w:val="22"/>
          <w:lang w:eastAsia="zh-CN"/>
        </w:rPr>
        <w:t xml:space="preserve">-CO cycle </w:t>
      </w:r>
      <w:r w:rsidR="0007795D" w:rsidRPr="00CF7E03">
        <w:rPr>
          <w:rFonts w:ascii="Arial" w:eastAsiaTheme="minorEastAsia" w:hAnsi="Arial" w:cs="Arial"/>
          <w:sz w:val="22"/>
          <w:szCs w:val="22"/>
          <w:lang w:eastAsia="zh-CN"/>
        </w:rPr>
        <w:t>(</w:t>
      </w:r>
      <w:r w:rsidR="0007795D"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e</w:t>
      </w:r>
      <w:r w:rsidR="0007795D" w:rsidRPr="00CF7E03">
        <w:rPr>
          <w:rFonts w:ascii="Arial" w:eastAsiaTheme="minorEastAsia" w:hAnsi="Arial" w:cs="Arial"/>
          <w:sz w:val="22"/>
          <w:szCs w:val="22"/>
          <w:lang w:eastAsia="zh-CN"/>
        </w:rPr>
        <w:t>)</w:t>
      </w:r>
      <w:r w:rsidR="00D1219C">
        <w:rPr>
          <w:rFonts w:ascii="Arial" w:eastAsiaTheme="minorEastAsia" w:hAnsi="Arial" w:cs="Arial" w:hint="eastAsia"/>
          <w:sz w:val="22"/>
          <w:szCs w:val="22"/>
          <w:lang w:eastAsia="zh-CN"/>
        </w:rPr>
        <w:t xml:space="preserve">, </w:t>
      </w:r>
      <w:r w:rsidR="005C4BDA">
        <w:rPr>
          <w:rFonts w:ascii="Arial" w:eastAsiaTheme="minorEastAsia" w:hAnsi="Arial" w:cs="Arial" w:hint="eastAsia"/>
          <w:sz w:val="22"/>
          <w:szCs w:val="22"/>
          <w:lang w:eastAsia="zh-CN"/>
        </w:rPr>
        <w:t xml:space="preserve">lowering </w:t>
      </w:r>
      <w:r w:rsidR="00D1219C">
        <w:rPr>
          <w:rFonts w:ascii="Arial" w:eastAsiaTheme="minorEastAsia" w:hAnsi="Arial" w:cs="Arial" w:hint="eastAsia"/>
          <w:sz w:val="22"/>
          <w:szCs w:val="22"/>
          <w:lang w:eastAsia="zh-CN"/>
        </w:rPr>
        <w:t xml:space="preserve">atom economy if CO is not </w:t>
      </w:r>
      <w:r w:rsidR="00C358B5">
        <w:rPr>
          <w:rFonts w:ascii="Arial" w:eastAsiaTheme="minorEastAsia" w:hAnsi="Arial" w:cs="Arial" w:hint="eastAsia"/>
          <w:sz w:val="22"/>
          <w:szCs w:val="22"/>
          <w:lang w:eastAsia="zh-CN"/>
        </w:rPr>
        <w:t>effectively</w:t>
      </w:r>
      <w:r w:rsidR="00D1219C">
        <w:rPr>
          <w:rFonts w:ascii="Arial" w:eastAsiaTheme="minorEastAsia" w:hAnsi="Arial" w:cs="Arial" w:hint="eastAsia"/>
          <w:sz w:val="22"/>
          <w:szCs w:val="22"/>
          <w:lang w:eastAsia="zh-CN"/>
        </w:rPr>
        <w:t xml:space="preserve"> utilized</w:t>
      </w:r>
      <w:r w:rsidR="008529AB" w:rsidRPr="00CF7E03">
        <w:rPr>
          <w:rFonts w:ascii="Arial" w:eastAsiaTheme="minorEastAsia" w:hAnsi="Arial" w:cs="Arial"/>
          <w:sz w:val="22"/>
          <w:szCs w:val="22"/>
          <w:lang w:eastAsia="zh-CN"/>
        </w:rPr>
        <w:t xml:space="preserve">. </w:t>
      </w:r>
      <w:r w:rsidR="00810A49" w:rsidRPr="00CF7E03">
        <w:rPr>
          <w:rFonts w:ascii="Arial" w:eastAsiaTheme="minorEastAsia" w:hAnsi="Arial" w:cs="Arial"/>
          <w:sz w:val="22"/>
          <w:szCs w:val="22"/>
          <w:lang w:eastAsia="zh-CN"/>
        </w:rPr>
        <w:t>In contrast, the</w:t>
      </w:r>
      <w:r w:rsidR="003C1211">
        <w:rPr>
          <w:rFonts w:ascii="Arial" w:eastAsiaTheme="minorEastAsia" w:hAnsi="Arial" w:cs="Arial" w:hint="eastAsia"/>
          <w:sz w:val="22"/>
          <w:szCs w:val="22"/>
          <w:lang w:eastAsia="zh-CN"/>
        </w:rPr>
        <w:t xml:space="preserve"> proposed</w:t>
      </w:r>
      <w:r w:rsidR="00810A49" w:rsidRPr="00CF7E03">
        <w:rPr>
          <w:rFonts w:ascii="Arial" w:eastAsiaTheme="minorEastAsia" w:hAnsi="Arial" w:cs="Arial"/>
          <w:sz w:val="22"/>
          <w:szCs w:val="22"/>
          <w:lang w:eastAsia="zh-CN"/>
        </w:rPr>
        <w:t xml:space="preserve"> CO</w:t>
      </w:r>
      <w:r w:rsidR="00810A49" w:rsidRPr="00CF7E03">
        <w:rPr>
          <w:rFonts w:ascii="Arial" w:eastAsiaTheme="minorEastAsia" w:hAnsi="Arial" w:cs="Arial"/>
          <w:sz w:val="22"/>
          <w:szCs w:val="22"/>
          <w:vertAlign w:val="subscript"/>
          <w:lang w:eastAsia="zh-CN"/>
        </w:rPr>
        <w:t>2</w:t>
      </w:r>
      <w:r w:rsidR="0067492B" w:rsidRPr="00800D8E">
        <w:rPr>
          <w:rFonts w:ascii="Arial" w:eastAsiaTheme="minorEastAsia" w:hAnsi="Arial" w:cs="Arial"/>
          <w:sz w:val="22"/>
          <w:szCs w:val="22"/>
          <w:lang w:eastAsia="zh-CN"/>
        </w:rPr>
        <w:noBreakHyphen/>
      </w:r>
      <w:r w:rsidR="00810A49" w:rsidRPr="00CF7E03">
        <w:rPr>
          <w:rFonts w:ascii="Arial" w:eastAsiaTheme="minorEastAsia" w:hAnsi="Arial" w:cs="Arial"/>
          <w:sz w:val="22"/>
          <w:szCs w:val="22"/>
          <w:lang w:eastAsia="zh-CN"/>
        </w:rPr>
        <w:t>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 xml:space="preserve">concept </w:t>
      </w:r>
      <w:r w:rsidR="00810A49" w:rsidRPr="00CF7E03">
        <w:rPr>
          <w:rFonts w:ascii="Arial" w:eastAsiaTheme="minorEastAsia" w:hAnsi="Arial" w:cs="Arial"/>
          <w:sz w:val="22"/>
          <w:szCs w:val="22"/>
          <w:lang w:eastAsia="zh-CN"/>
        </w:rPr>
        <w:t xml:space="preserve">cycle directly </w:t>
      </w:r>
      <w:r w:rsidR="0007795D" w:rsidRPr="00CF7E03">
        <w:rPr>
          <w:rFonts w:ascii="Arial" w:eastAsiaTheme="minorEastAsia" w:hAnsi="Arial" w:cs="Arial"/>
          <w:sz w:val="22"/>
          <w:szCs w:val="22"/>
          <w:lang w:eastAsia="zh-CN"/>
        </w:rPr>
        <w:t>transforms CO</w:t>
      </w:r>
      <w:r w:rsidR="0007795D"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into 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583C2C" w:rsidRPr="00583C2C">
        <w:rPr>
          <w:rFonts w:ascii="Arial" w:eastAsiaTheme="minorEastAsia" w:hAnsi="Arial" w:cs="Arial"/>
          <w:i/>
          <w:iCs/>
          <w:sz w:val="22"/>
          <w:szCs w:val="22"/>
          <w:lang w:eastAsia="zh-CN"/>
        </w:rPr>
        <w:t>via</w:t>
      </w:r>
      <w:r w:rsidR="00583C2C" w:rsidRPr="00CF7E03">
        <w:rPr>
          <w:rFonts w:ascii="Arial" w:eastAsiaTheme="minorEastAsia" w:hAnsi="Arial" w:cs="Arial"/>
          <w:sz w:val="22"/>
          <w:szCs w:val="22"/>
          <w:lang w:eastAsia="zh-CN"/>
        </w:rPr>
        <w:t xml:space="preserve"> </w:t>
      </w:r>
      <w:r w:rsidR="00810A49" w:rsidRPr="00CF7E03">
        <w:rPr>
          <w:rFonts w:ascii="Arial" w:eastAsiaTheme="minorEastAsia" w:hAnsi="Arial" w:cs="Arial"/>
          <w:sz w:val="22"/>
          <w:szCs w:val="22"/>
          <w:lang w:eastAsia="zh-CN"/>
        </w:rPr>
        <w:t>a cyclic electrochemical-assisted strategy (</w:t>
      </w:r>
      <w:r w:rsidR="00810A49"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f</w:t>
      </w:r>
      <w:r w:rsidR="00810A49" w:rsidRPr="00CF7E03">
        <w:rPr>
          <w:rFonts w:ascii="Arial" w:eastAsiaTheme="minorEastAsia" w:hAnsi="Arial" w:cs="Arial"/>
          <w:sz w:val="22"/>
          <w:szCs w:val="22"/>
          <w:lang w:eastAsia="zh-CN"/>
        </w:rPr>
        <w:t>).</w:t>
      </w:r>
      <w:r w:rsidR="00BA3524" w:rsidRPr="00BA3524">
        <w:rPr>
          <w:rFonts w:ascii="Arial" w:hAnsi="Arial" w:cs="Arial"/>
          <w:sz w:val="22"/>
          <w:vertAlign w:val="superscript"/>
        </w:rPr>
        <w:t>57</w:t>
      </w:r>
      <w:r w:rsidR="008C5155" w:rsidRPr="00CF7E03">
        <w:rPr>
          <w:rFonts w:ascii="Arial" w:eastAsiaTheme="minorEastAsia" w:hAnsi="Arial" w:cs="Arial"/>
          <w:sz w:val="22"/>
          <w:szCs w:val="22"/>
          <w:lang w:eastAsia="zh-CN"/>
        </w:rPr>
        <w:t xml:space="preserve"> Th</w:t>
      </w:r>
      <w:r w:rsidR="0007795D" w:rsidRPr="00CF7E03">
        <w:rPr>
          <w:rFonts w:ascii="Arial" w:eastAsiaTheme="minorEastAsia" w:hAnsi="Arial" w:cs="Arial"/>
          <w:sz w:val="22"/>
          <w:szCs w:val="22"/>
          <w:lang w:eastAsia="zh-CN"/>
        </w:rPr>
        <w:t xml:space="preserve">is cycle involves </w:t>
      </w:r>
      <w:r w:rsidR="008C5155" w:rsidRPr="00CF7E03">
        <w:rPr>
          <w:rFonts w:ascii="Arial" w:eastAsiaTheme="minorEastAsia" w:hAnsi="Arial" w:cs="Arial"/>
          <w:sz w:val="22"/>
          <w:szCs w:val="22"/>
          <w:lang w:eastAsia="zh-CN"/>
        </w:rPr>
        <w:t xml:space="preserve">three steps: </w:t>
      </w:r>
      <w:r w:rsidR="007C5B89" w:rsidRPr="00CF7E03">
        <w:rPr>
          <w:rFonts w:ascii="Arial" w:eastAsiaTheme="minorEastAsia" w:hAnsi="Arial" w:cs="Arial"/>
          <w:sz w:val="22"/>
          <w:szCs w:val="22"/>
          <w:lang w:eastAsia="zh-CN"/>
        </w:rPr>
        <w:t>(i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proofErr w:type="spellStart"/>
      <w:r w:rsidR="008C5155" w:rsidRPr="00CF7E03">
        <w:rPr>
          <w:rFonts w:ascii="Arial" w:eastAsiaTheme="minorEastAsia" w:hAnsi="Arial" w:cs="Arial"/>
          <w:sz w:val="22"/>
          <w:szCs w:val="22"/>
          <w:lang w:eastAsia="zh-CN"/>
        </w:rPr>
        <w:t>LiOH</w:t>
      </w:r>
      <w:proofErr w:type="spellEnd"/>
      <w:r w:rsidR="008C5155" w:rsidRPr="00CF7E03">
        <w:rPr>
          <w:rFonts w:ascii="Arial" w:eastAsiaTheme="minorEastAsia" w:hAnsi="Arial" w:cs="Arial"/>
          <w:sz w:val="22"/>
          <w:szCs w:val="22"/>
          <w:lang w:eastAsia="zh-CN"/>
        </w:rPr>
        <w:t xml:space="preserve"> electrolysis to produce metallic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with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and 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7C5B89" w:rsidRPr="00CF7E03">
        <w:rPr>
          <w:rFonts w:ascii="Arial" w:eastAsiaTheme="minorEastAsia" w:hAnsi="Arial" w:cs="Arial"/>
          <w:sz w:val="22"/>
          <w:szCs w:val="22"/>
          <w:lang w:eastAsia="zh-CN"/>
        </w:rPr>
        <w:t>(ii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active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react</w:t>
      </w:r>
      <w:r w:rsidR="0007795D" w:rsidRPr="00CF7E03">
        <w:rPr>
          <w:rFonts w:ascii="Arial" w:eastAsiaTheme="minorEastAsia" w:hAnsi="Arial" w:cs="Arial"/>
          <w:sz w:val="22"/>
          <w:szCs w:val="22"/>
          <w:lang w:eastAsia="zh-CN"/>
        </w:rPr>
        <w:t>ing</w:t>
      </w:r>
      <w:r w:rsidR="008C5155" w:rsidRPr="00CF7E03">
        <w:rPr>
          <w:rFonts w:ascii="Arial" w:eastAsiaTheme="minorEastAsia" w:hAnsi="Arial" w:cs="Arial"/>
          <w:sz w:val="22"/>
          <w:szCs w:val="22"/>
          <w:lang w:eastAsia="zh-CN"/>
        </w:rPr>
        <w:t xml:space="preserve"> with 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to form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 xml:space="preserve">2 </w:t>
      </w:r>
      <w:r w:rsidR="008C5155" w:rsidRPr="00CF7E03">
        <w:rPr>
          <w:rFonts w:ascii="Arial" w:eastAsiaTheme="minorEastAsia" w:hAnsi="Arial" w:cs="Arial"/>
          <w:sz w:val="22"/>
          <w:szCs w:val="22"/>
          <w:lang w:eastAsia="zh-CN"/>
        </w:rPr>
        <w:t>with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or LiCO</w:t>
      </w:r>
      <w:r w:rsidR="008C5155" w:rsidRPr="00CF7E03">
        <w:rPr>
          <w:rFonts w:ascii="Arial" w:eastAsiaTheme="minorEastAsia" w:hAnsi="Arial" w:cs="Arial"/>
          <w:sz w:val="22"/>
          <w:szCs w:val="22"/>
          <w:vertAlign w:val="subscript"/>
          <w:lang w:eastAsia="zh-CN"/>
        </w:rPr>
        <w:t>3</w:t>
      </w:r>
      <w:r w:rsidR="008C5155" w:rsidRPr="00CF7E03">
        <w:rPr>
          <w:rFonts w:ascii="Arial" w:eastAsiaTheme="minorEastAsia" w:hAnsi="Arial" w:cs="Arial"/>
          <w:sz w:val="22"/>
          <w:szCs w:val="22"/>
          <w:lang w:eastAsia="zh-CN"/>
        </w:rPr>
        <w:t xml:space="preserve"> as byproducts; </w:t>
      </w:r>
      <w:r w:rsidR="00165BF1" w:rsidRPr="00CF7E03">
        <w:rPr>
          <w:rFonts w:ascii="Arial" w:eastAsiaTheme="minorEastAsia" w:hAnsi="Arial" w:cs="Arial"/>
          <w:sz w:val="22"/>
          <w:szCs w:val="22"/>
          <w:lang w:eastAsia="zh-CN"/>
        </w:rPr>
        <w:t xml:space="preserve">and </w:t>
      </w:r>
      <w:r w:rsidR="007C5B89" w:rsidRPr="00CF7E03">
        <w:rPr>
          <w:rFonts w:ascii="Arial" w:eastAsiaTheme="minorEastAsia" w:hAnsi="Arial" w:cs="Arial"/>
          <w:sz w:val="22"/>
          <w:szCs w:val="22"/>
          <w:lang w:eastAsia="zh-CN"/>
        </w:rPr>
        <w:t>(iii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 xml:space="preserve">hydrolysis of </w:t>
      </w:r>
      <w:r w:rsidR="008C5155" w:rsidRPr="00CF7E03">
        <w:rPr>
          <w:rFonts w:ascii="Arial" w:eastAsiaTheme="minorEastAsia" w:hAnsi="Arial" w:cs="Arial"/>
          <w:sz w:val="22"/>
          <w:szCs w:val="22"/>
          <w:lang w:eastAsia="zh-CN"/>
        </w:rPr>
        <w:t>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t</w:t>
      </w:r>
      <w:r w:rsidR="008C5155" w:rsidRPr="00CF7E03">
        <w:rPr>
          <w:rFonts w:ascii="Arial" w:eastAsiaTheme="minorEastAsia" w:hAnsi="Arial" w:cs="Arial"/>
          <w:sz w:val="22"/>
          <w:szCs w:val="22"/>
          <w:lang w:eastAsia="zh-CN"/>
        </w:rPr>
        <w:t>o form 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and</w:t>
      </w:r>
      <w:r w:rsidR="0007795D" w:rsidRPr="00CF7E03">
        <w:rPr>
          <w:rFonts w:ascii="Arial" w:eastAsiaTheme="minorEastAsia" w:hAnsi="Arial" w:cs="Arial"/>
          <w:sz w:val="22"/>
          <w:szCs w:val="22"/>
          <w:lang w:eastAsia="zh-CN"/>
        </w:rPr>
        <w:t xml:space="preserve"> </w:t>
      </w:r>
      <w:r w:rsidR="009046A9" w:rsidRPr="00CF7E03">
        <w:rPr>
          <w:rFonts w:ascii="Arial" w:eastAsiaTheme="minorEastAsia" w:hAnsi="Arial" w:cs="Arial"/>
          <w:sz w:val="22"/>
          <w:szCs w:val="22"/>
          <w:lang w:eastAsia="zh-CN"/>
        </w:rPr>
        <w:t xml:space="preserve">regenerate </w:t>
      </w:r>
      <w:proofErr w:type="spellStart"/>
      <w:r w:rsidR="008C5155" w:rsidRPr="00CF7E03">
        <w:rPr>
          <w:rFonts w:ascii="Arial" w:eastAsiaTheme="minorEastAsia" w:hAnsi="Arial" w:cs="Arial"/>
          <w:sz w:val="22"/>
          <w:szCs w:val="22"/>
          <w:lang w:eastAsia="zh-CN"/>
        </w:rPr>
        <w:t>LiOH</w:t>
      </w:r>
      <w:proofErr w:type="spellEnd"/>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 xml:space="preserve">This cycle uses </w:t>
      </w:r>
      <w:r w:rsidR="008C5155" w:rsidRPr="00CF7E03">
        <w:rPr>
          <w:rFonts w:ascii="Arial" w:eastAsiaTheme="minorEastAsia" w:hAnsi="Arial" w:cs="Arial"/>
          <w:sz w:val="22"/>
          <w:szCs w:val="22"/>
          <w:lang w:eastAsia="zh-CN"/>
        </w:rPr>
        <w:t>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and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O without </w:t>
      </w:r>
      <w:r w:rsidR="00ED7007" w:rsidRPr="00CF7E03">
        <w:rPr>
          <w:rFonts w:ascii="Arial" w:eastAsiaTheme="minorEastAsia" w:hAnsi="Arial" w:cs="Arial"/>
          <w:sz w:val="22"/>
          <w:szCs w:val="22"/>
          <w:lang w:eastAsia="zh-CN"/>
        </w:rPr>
        <w:t>additional carbon input</w:t>
      </w:r>
      <w:r w:rsidR="008C5155" w:rsidRPr="00CF7E03">
        <w:rPr>
          <w:rFonts w:ascii="Arial" w:eastAsiaTheme="minorEastAsia" w:hAnsi="Arial" w:cs="Arial"/>
          <w:sz w:val="22"/>
          <w:szCs w:val="22"/>
          <w:lang w:eastAsia="zh-CN"/>
        </w:rPr>
        <w:t xml:space="preserve">, </w:t>
      </w:r>
      <w:r w:rsidR="00E74D09" w:rsidRPr="00CF7E03">
        <w:rPr>
          <w:rFonts w:ascii="Arial" w:eastAsiaTheme="minorEastAsia" w:hAnsi="Arial" w:cs="Arial"/>
          <w:sz w:val="22"/>
          <w:szCs w:val="22"/>
          <w:lang w:eastAsia="zh-CN"/>
        </w:rPr>
        <w:t xml:space="preserve">presenting </w:t>
      </w:r>
      <w:r w:rsidR="008C5155" w:rsidRPr="00CF7E03">
        <w:rPr>
          <w:rFonts w:ascii="Arial" w:eastAsiaTheme="minorEastAsia" w:hAnsi="Arial" w:cs="Arial"/>
          <w:sz w:val="22"/>
          <w:szCs w:val="22"/>
          <w:lang w:eastAsia="zh-CN"/>
        </w:rPr>
        <w:t>a</w:t>
      </w:r>
      <w:r w:rsidR="00787C12">
        <w:rPr>
          <w:rFonts w:ascii="Arial" w:eastAsiaTheme="minorEastAsia" w:hAnsi="Arial" w:cs="Arial" w:hint="eastAsia"/>
          <w:sz w:val="22"/>
          <w:szCs w:val="22"/>
          <w:lang w:eastAsia="zh-CN"/>
        </w:rPr>
        <w:t xml:space="preserve"> </w:t>
      </w:r>
      <w:r w:rsidR="00015974">
        <w:rPr>
          <w:rFonts w:ascii="Arial" w:eastAsiaTheme="minorEastAsia" w:hAnsi="Arial" w:cs="Arial" w:hint="eastAsia"/>
          <w:sz w:val="22"/>
          <w:szCs w:val="22"/>
          <w:lang w:eastAsia="zh-CN"/>
        </w:rPr>
        <w:t>totally</w:t>
      </w:r>
      <w:r w:rsidR="008C5155" w:rsidRPr="00CF7E03">
        <w:rPr>
          <w:rFonts w:ascii="Arial" w:eastAsiaTheme="minorEastAsia" w:hAnsi="Arial" w:cs="Arial"/>
          <w:sz w:val="22"/>
          <w:szCs w:val="22"/>
          <w:lang w:eastAsia="zh-CN"/>
        </w:rPr>
        <w:t xml:space="preserve"> green route. However, </w:t>
      </w:r>
      <w:r w:rsidR="00716048"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recycling</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of</w:t>
      </w:r>
      <w:r w:rsidR="00E74D09" w:rsidRPr="00CF7E03">
        <w:rPr>
          <w:rFonts w:ascii="Arial" w:eastAsiaTheme="minorEastAsia" w:hAnsi="Arial" w:cs="Arial"/>
          <w:sz w:val="22"/>
          <w:szCs w:val="22"/>
          <w:lang w:eastAsia="zh-CN"/>
        </w:rPr>
        <w:t xml:space="preserve"> Li</w:t>
      </w:r>
      <w:r w:rsidR="00E74D09" w:rsidRPr="00CF7E03">
        <w:rPr>
          <w:rFonts w:ascii="Arial" w:eastAsiaTheme="minorEastAsia" w:hAnsi="Arial" w:cs="Arial"/>
          <w:sz w:val="22"/>
          <w:szCs w:val="22"/>
          <w:vertAlign w:val="subscript"/>
          <w:lang w:eastAsia="zh-CN"/>
        </w:rPr>
        <w:t>2</w:t>
      </w:r>
      <w:r w:rsidR="00E74D09" w:rsidRPr="00CF7E03">
        <w:rPr>
          <w:rFonts w:ascii="Arial" w:eastAsiaTheme="minorEastAsia" w:hAnsi="Arial" w:cs="Arial"/>
          <w:sz w:val="22"/>
          <w:szCs w:val="22"/>
          <w:lang w:eastAsia="zh-CN"/>
        </w:rPr>
        <w:t>O or LiCO</w:t>
      </w:r>
      <w:r w:rsidR="00E74D09" w:rsidRPr="00CF7E03">
        <w:rPr>
          <w:rFonts w:ascii="Arial" w:eastAsiaTheme="minorEastAsia" w:hAnsi="Arial" w:cs="Arial"/>
          <w:sz w:val="22"/>
          <w:szCs w:val="22"/>
          <w:vertAlign w:val="subscript"/>
          <w:lang w:eastAsia="zh-CN"/>
        </w:rPr>
        <w:t>3</w:t>
      </w:r>
      <w:r w:rsidR="00716048"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byproduct</w:t>
      </w:r>
      <w:r w:rsidR="00CB566D" w:rsidRPr="00CF7E03">
        <w:rPr>
          <w:rFonts w:ascii="Arial" w:eastAsiaTheme="minorEastAsia" w:hAnsi="Arial" w:cs="Arial"/>
          <w:sz w:val="22"/>
          <w:szCs w:val="22"/>
          <w:lang w:eastAsia="zh-CN"/>
        </w:rPr>
        <w:t>s</w:t>
      </w:r>
      <w:r w:rsidR="008C5155" w:rsidRPr="00CF7E03">
        <w:rPr>
          <w:rFonts w:ascii="Arial" w:eastAsiaTheme="minorEastAsia" w:hAnsi="Arial" w:cs="Arial"/>
          <w:sz w:val="22"/>
          <w:szCs w:val="22"/>
          <w:lang w:eastAsia="zh-CN"/>
        </w:rPr>
        <w:t xml:space="preserve"> was not </w:t>
      </w:r>
      <w:r w:rsidR="00E74D09" w:rsidRPr="00CF7E03">
        <w:rPr>
          <w:rFonts w:ascii="Arial" w:eastAsiaTheme="minorEastAsia" w:hAnsi="Arial" w:cs="Arial"/>
          <w:sz w:val="22"/>
          <w:szCs w:val="22"/>
          <w:lang w:eastAsia="zh-CN"/>
        </w:rPr>
        <w:t>addressed</w:t>
      </w:r>
      <w:r w:rsidR="00716048" w:rsidRPr="00CF7E03">
        <w:rPr>
          <w:rFonts w:ascii="Arial" w:eastAsiaTheme="minorEastAsia" w:hAnsi="Arial" w:cs="Arial"/>
          <w:sz w:val="22"/>
          <w:szCs w:val="22"/>
          <w:lang w:eastAsia="zh-CN"/>
        </w:rPr>
        <w:t xml:space="preserve">. </w:t>
      </w:r>
      <w:r w:rsidR="00CB566D" w:rsidRPr="00CF7E03">
        <w:rPr>
          <w:rFonts w:ascii="Arial" w:eastAsiaTheme="minorEastAsia" w:hAnsi="Arial" w:cs="Arial"/>
          <w:sz w:val="22"/>
          <w:szCs w:val="22"/>
          <w:lang w:eastAsia="zh-CN"/>
        </w:rPr>
        <w:t xml:space="preserve">The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-mediated concept cycle</w:t>
      </w:r>
      <w:r w:rsidR="00811540"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for 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production </w:t>
      </w:r>
      <w:r w:rsidR="00811540" w:rsidRPr="00CF7E03">
        <w:rPr>
          <w:rFonts w:ascii="Arial" w:eastAsiaTheme="minorEastAsia" w:hAnsi="Arial" w:cs="Arial"/>
          <w:sz w:val="22"/>
          <w:szCs w:val="22"/>
          <w:lang w:eastAsia="zh-CN"/>
        </w:rPr>
        <w:t xml:space="preserve">shows </w:t>
      </w:r>
      <w:r w:rsidR="00A9126B">
        <w:rPr>
          <w:rFonts w:ascii="Arial" w:eastAsiaTheme="minorEastAsia" w:hAnsi="Arial" w:cs="Arial" w:hint="eastAsia"/>
          <w:sz w:val="22"/>
          <w:szCs w:val="22"/>
          <w:lang w:eastAsia="zh-CN"/>
        </w:rPr>
        <w:t xml:space="preserve">most </w:t>
      </w:r>
      <w:r w:rsidR="00716048" w:rsidRPr="00CF7E03">
        <w:rPr>
          <w:rFonts w:ascii="Arial" w:eastAsiaTheme="minorEastAsia" w:hAnsi="Arial" w:cs="Arial"/>
          <w:sz w:val="22"/>
          <w:szCs w:val="22"/>
          <w:lang w:eastAsia="zh-CN"/>
        </w:rPr>
        <w:t>promis</w:t>
      </w:r>
      <w:r w:rsidR="00811540" w:rsidRPr="00CF7E03">
        <w:rPr>
          <w:rFonts w:ascii="Arial" w:eastAsiaTheme="minorEastAsia" w:hAnsi="Arial" w:cs="Arial"/>
          <w:sz w:val="22"/>
          <w:szCs w:val="22"/>
          <w:lang w:eastAsia="zh-CN"/>
        </w:rPr>
        <w:t>e for</w:t>
      </w:r>
      <w:r w:rsidR="00716048" w:rsidRPr="00CF7E03">
        <w:rPr>
          <w:rFonts w:ascii="Arial" w:eastAsiaTheme="minorEastAsia" w:hAnsi="Arial" w:cs="Arial"/>
          <w:sz w:val="22"/>
          <w:szCs w:val="22"/>
          <w:lang w:eastAsia="zh-CN"/>
        </w:rPr>
        <w:t xml:space="preserve"> sustainability, </w:t>
      </w:r>
      <w:r w:rsidR="00811540" w:rsidRPr="00CF7E03">
        <w:rPr>
          <w:rFonts w:ascii="Arial" w:eastAsiaTheme="minorEastAsia" w:hAnsi="Arial" w:cs="Arial"/>
          <w:sz w:val="22"/>
          <w:szCs w:val="22"/>
          <w:lang w:eastAsia="zh-CN"/>
        </w:rPr>
        <w:t>but</w:t>
      </w:r>
      <w:r w:rsidR="00716048" w:rsidRPr="00CF7E03">
        <w:rPr>
          <w:rFonts w:ascii="Arial" w:eastAsiaTheme="minorEastAsia" w:hAnsi="Arial" w:cs="Arial"/>
          <w:sz w:val="22"/>
          <w:szCs w:val="22"/>
          <w:lang w:eastAsia="zh-CN"/>
        </w:rPr>
        <w:t xml:space="preserve"> </w:t>
      </w:r>
      <w:r w:rsidR="00A9126B">
        <w:rPr>
          <w:rFonts w:ascii="Arial" w:eastAsiaTheme="minorEastAsia" w:hAnsi="Arial" w:cs="Arial" w:hint="eastAsia"/>
          <w:sz w:val="22"/>
          <w:szCs w:val="22"/>
          <w:lang w:eastAsia="zh-CN"/>
        </w:rPr>
        <w:t>it</w:t>
      </w:r>
      <w:r w:rsidR="00716048" w:rsidRPr="00CF7E03">
        <w:rPr>
          <w:rFonts w:ascii="Arial" w:eastAsiaTheme="minorEastAsia" w:hAnsi="Arial" w:cs="Arial"/>
          <w:sz w:val="22"/>
          <w:szCs w:val="22"/>
          <w:lang w:eastAsia="zh-CN"/>
        </w:rPr>
        <w:t xml:space="preserve"> is </w:t>
      </w:r>
      <w:r w:rsidR="00811540" w:rsidRPr="00CF7E03">
        <w:rPr>
          <w:rFonts w:ascii="Arial" w:eastAsiaTheme="minorEastAsia" w:hAnsi="Arial" w:cs="Arial"/>
          <w:sz w:val="22"/>
          <w:szCs w:val="22"/>
          <w:lang w:eastAsia="zh-CN"/>
        </w:rPr>
        <w:t xml:space="preserve">still </w:t>
      </w:r>
      <w:r w:rsidR="00716048" w:rsidRPr="00CF7E03">
        <w:rPr>
          <w:rFonts w:ascii="Arial" w:eastAsiaTheme="minorEastAsia" w:hAnsi="Arial" w:cs="Arial"/>
          <w:sz w:val="22"/>
          <w:szCs w:val="22"/>
          <w:lang w:eastAsia="zh-CN"/>
        </w:rPr>
        <w:t xml:space="preserve">in </w:t>
      </w:r>
      <w:r w:rsidR="00811540" w:rsidRPr="00CF7E03">
        <w:rPr>
          <w:rFonts w:ascii="Arial" w:eastAsiaTheme="minorEastAsia" w:hAnsi="Arial" w:cs="Arial"/>
          <w:sz w:val="22"/>
          <w:szCs w:val="22"/>
          <w:lang w:eastAsia="zh-CN"/>
        </w:rPr>
        <w:t>early stage</w:t>
      </w:r>
      <w:r w:rsidR="0045479F" w:rsidRPr="00CF7E03">
        <w:rPr>
          <w:rFonts w:ascii="Arial" w:eastAsiaTheme="minorEastAsia" w:hAnsi="Arial" w:cs="Arial"/>
          <w:sz w:val="22"/>
          <w:szCs w:val="22"/>
          <w:lang w:eastAsia="zh-CN"/>
        </w:rPr>
        <w:t>s</w:t>
      </w:r>
      <w:r w:rsidR="00716048" w:rsidRPr="00CF7E03">
        <w:rPr>
          <w:rFonts w:ascii="Arial" w:eastAsiaTheme="minorEastAsia" w:hAnsi="Arial" w:cs="Arial"/>
          <w:sz w:val="22"/>
          <w:szCs w:val="22"/>
          <w:lang w:eastAsia="zh-CN"/>
        </w:rPr>
        <w:t xml:space="preserve">. </w:t>
      </w:r>
      <w:r w:rsidR="00811540" w:rsidRPr="00CF7E03">
        <w:rPr>
          <w:rFonts w:ascii="Arial" w:eastAsiaTheme="minorEastAsia" w:hAnsi="Arial" w:cs="Arial"/>
          <w:sz w:val="22"/>
          <w:szCs w:val="22"/>
          <w:lang w:eastAsia="zh-CN"/>
        </w:rPr>
        <w:t>Given t</w:t>
      </w:r>
      <w:r w:rsidR="00603448" w:rsidRPr="00CF7E03">
        <w:rPr>
          <w:rFonts w:ascii="Arial" w:eastAsiaTheme="minorEastAsia" w:hAnsi="Arial" w:cs="Arial"/>
          <w:sz w:val="22"/>
          <w:szCs w:val="22"/>
          <w:lang w:eastAsia="zh-CN"/>
        </w:rPr>
        <w:t xml:space="preserve">he current foundation of coal- and natural gas-derived technologies, </w:t>
      </w:r>
      <w:r w:rsidR="00811540" w:rsidRPr="00CF7E03">
        <w:rPr>
          <w:rFonts w:ascii="Arial" w:eastAsiaTheme="minorEastAsia" w:hAnsi="Arial" w:cs="Arial"/>
          <w:sz w:val="22"/>
          <w:szCs w:val="22"/>
          <w:lang w:eastAsia="zh-CN"/>
        </w:rPr>
        <w:t xml:space="preserve">incorporating biochar or </w:t>
      </w:r>
      <w:r w:rsidR="009A16AD" w:rsidRPr="00CF7E03">
        <w:rPr>
          <w:rFonts w:ascii="Arial" w:eastAsiaTheme="minorEastAsia" w:hAnsi="Arial" w:cs="Arial"/>
          <w:sz w:val="22"/>
          <w:szCs w:val="22"/>
          <w:lang w:eastAsia="zh-CN"/>
        </w:rPr>
        <w:t xml:space="preserve">biomethane </w:t>
      </w:r>
      <w:r w:rsidR="00811540" w:rsidRPr="00CF7E03">
        <w:rPr>
          <w:rFonts w:ascii="Arial" w:eastAsiaTheme="minorEastAsia" w:hAnsi="Arial" w:cs="Arial"/>
          <w:sz w:val="22"/>
          <w:szCs w:val="22"/>
          <w:lang w:eastAsia="zh-CN"/>
        </w:rPr>
        <w:t>as potential green alternatives for C</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H</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 xml:space="preserve"> production </w:t>
      </w:r>
      <w:r w:rsidR="00572119">
        <w:rPr>
          <w:rFonts w:ascii="Arial" w:eastAsiaTheme="minorEastAsia" w:hAnsi="Arial" w:cs="Arial"/>
          <w:sz w:val="22"/>
          <w:szCs w:val="22"/>
          <w:lang w:eastAsia="zh-CN"/>
        </w:rPr>
        <w:t>appears</w:t>
      </w:r>
      <w:r w:rsidR="00572119" w:rsidRPr="00CF7E03">
        <w:rPr>
          <w:rFonts w:ascii="Arial" w:eastAsiaTheme="minorEastAsia" w:hAnsi="Arial" w:cs="Arial"/>
          <w:sz w:val="22"/>
          <w:szCs w:val="22"/>
          <w:lang w:eastAsia="zh-CN"/>
        </w:rPr>
        <w:t xml:space="preserve"> </w:t>
      </w:r>
      <w:r w:rsidR="00811540" w:rsidRPr="00CF7E03">
        <w:rPr>
          <w:rFonts w:ascii="Arial" w:eastAsiaTheme="minorEastAsia" w:hAnsi="Arial" w:cs="Arial"/>
          <w:sz w:val="22"/>
          <w:szCs w:val="22"/>
          <w:lang w:eastAsia="zh-CN"/>
        </w:rPr>
        <w:t xml:space="preserve">more practical </w:t>
      </w:r>
      <w:r w:rsidR="00603448" w:rsidRPr="00CF7E03">
        <w:rPr>
          <w:rFonts w:ascii="Arial" w:eastAsiaTheme="minorEastAsia" w:hAnsi="Arial" w:cs="Arial"/>
          <w:sz w:val="22"/>
          <w:szCs w:val="22"/>
          <w:lang w:eastAsia="zh-CN"/>
        </w:rPr>
        <w:t>at this stage.</w:t>
      </w:r>
    </w:p>
    <w:p w14:paraId="381F86CC" w14:textId="6B079FFC" w:rsidR="00B519EA" w:rsidRPr="00FE1182" w:rsidDel="007419F8" w:rsidRDefault="00B519EA" w:rsidP="00FE1182">
      <w:pPr>
        <w:pStyle w:val="ListParagraph"/>
        <w:spacing w:line="360" w:lineRule="auto"/>
        <w:ind w:left="0" w:firstLine="504"/>
        <w:jc w:val="both"/>
        <w:rPr>
          <w:moveFrom w:id="760" w:author="Zhang  Zihao" w:date="2024-08-29T12:21:00Z" w16du:dateUtc="2024-08-29T10:21:00Z"/>
          <w:rFonts w:ascii="Arial" w:eastAsiaTheme="minorEastAsia" w:hAnsi="Arial" w:cs="Arial"/>
          <w:sz w:val="22"/>
          <w:szCs w:val="22"/>
          <w:lang w:eastAsia="zh-CN"/>
        </w:rPr>
      </w:pPr>
      <w:moveFromRangeStart w:id="761" w:author="Zhang  Zihao" w:date="2024-08-29T12:21:00Z" w:name="move175777139"/>
      <w:moveFrom w:id="762" w:author="Zhang  Zihao" w:date="2024-08-29T12:21:00Z" w16du:dateUtc="2024-08-29T10:21:00Z">
        <w:r w:rsidDel="007419F8">
          <w:rPr>
            <w:rFonts w:ascii="Arial" w:eastAsiaTheme="minorEastAsia" w:hAnsi="Arial" w:cs="Arial"/>
            <w:sz w:val="22"/>
            <w:szCs w:val="22"/>
            <w:lang w:eastAsia="zh-CN"/>
          </w:rPr>
          <w:t>While C</w:t>
        </w:r>
        <w:r w:rsidRPr="001017A8" w:rsidDel="007419F8">
          <w:rPr>
            <w:rFonts w:ascii="Arial" w:eastAsiaTheme="minorEastAsia" w:hAnsi="Arial" w:cs="Arial"/>
            <w:sz w:val="22"/>
            <w:szCs w:val="22"/>
            <w:vertAlign w:val="subscript"/>
            <w:lang w:eastAsia="zh-CN"/>
          </w:rPr>
          <w:t>2</w:t>
        </w:r>
        <w:r w:rsidDel="007419F8">
          <w:rPr>
            <w:rFonts w:ascii="Arial" w:eastAsiaTheme="minorEastAsia" w:hAnsi="Arial" w:cs="Arial"/>
            <w:sz w:val="22"/>
            <w:szCs w:val="22"/>
            <w:lang w:eastAsia="zh-CN"/>
          </w:rPr>
          <w:t>H</w:t>
        </w:r>
        <w:r w:rsidRPr="001017A8" w:rsidDel="007419F8">
          <w:rPr>
            <w:rFonts w:ascii="Arial" w:eastAsiaTheme="minorEastAsia" w:hAnsi="Arial" w:cs="Arial"/>
            <w:sz w:val="22"/>
            <w:szCs w:val="22"/>
            <w:vertAlign w:val="subscript"/>
            <w:lang w:eastAsia="zh-CN"/>
          </w:rPr>
          <w:t>2</w:t>
        </w:r>
        <w:r w:rsidDel="007419F8">
          <w:rPr>
            <w:rFonts w:ascii="Arial" w:eastAsiaTheme="minorEastAsia" w:hAnsi="Arial" w:cs="Arial"/>
            <w:sz w:val="22"/>
            <w:szCs w:val="22"/>
            <w:lang w:eastAsia="zh-CN"/>
          </w:rPr>
          <w:noBreakHyphen/>
          <w:t>based routes are more cost</w:t>
        </w:r>
        <w:r w:rsidDel="007419F8">
          <w:rPr>
            <w:rFonts w:ascii="Arial" w:eastAsiaTheme="minorEastAsia" w:hAnsi="Arial" w:cs="Arial"/>
            <w:sz w:val="22"/>
            <w:szCs w:val="22"/>
            <w:lang w:eastAsia="zh-CN"/>
          </w:rPr>
          <w:noBreakHyphen/>
          <w:t>effective, their application could be further expanded if their significant climate change impacts are mitigated.</w:t>
        </w:r>
      </w:moveFrom>
    </w:p>
    <w:moveFromRangeEnd w:id="761"/>
    <w:p w14:paraId="30DBF61A" w14:textId="5DAC568E" w:rsidR="00973581" w:rsidRPr="00736557" w:rsidRDefault="00F33465" w:rsidP="00FE1182">
      <w:pPr>
        <w:pStyle w:val="ListParagraph"/>
        <w:numPr>
          <w:ilvl w:val="0"/>
          <w:numId w:val="43"/>
        </w:numPr>
        <w:snapToGrid w:val="0"/>
        <w:spacing w:before="240" w:line="360" w:lineRule="auto"/>
        <w:ind w:left="360"/>
        <w:contextualSpacing w:val="0"/>
        <w:jc w:val="both"/>
        <w:rPr>
          <w:rFonts w:ascii="Arial" w:hAnsi="Arial" w:cs="Arial"/>
          <w:b/>
          <w:sz w:val="22"/>
          <w:szCs w:val="22"/>
        </w:rPr>
      </w:pPr>
      <w:commentRangeStart w:id="763"/>
      <w:commentRangeStart w:id="764"/>
      <w:commentRangeStart w:id="765"/>
      <w:del w:id="766" w:author="Nabera  Abhinandan" w:date="2024-08-30T17:02:00Z" w16du:dateUtc="2024-08-30T15:02:00Z">
        <w:r w:rsidRPr="00736557" w:rsidDel="00891AA3">
          <w:rPr>
            <w:rFonts w:ascii="Arial" w:hAnsi="Arial" w:cs="Arial"/>
            <w:b/>
            <w:sz w:val="22"/>
            <w:szCs w:val="22"/>
          </w:rPr>
          <w:delText>C</w:delText>
        </w:r>
      </w:del>
      <w:ins w:id="767" w:author="Nabera  Abhinandan" w:date="2024-08-30T17:02:00Z" w16du:dateUtc="2024-08-30T15:02:00Z">
        <w:r w:rsidR="00891AA3">
          <w:rPr>
            <w:rFonts w:ascii="Arial" w:hAnsi="Arial" w:cs="Arial"/>
            <w:b/>
            <w:sz w:val="22"/>
            <w:szCs w:val="22"/>
          </w:rPr>
          <w:t>Economic and environmental assessment of t</w:t>
        </w:r>
      </w:ins>
      <w:del w:id="768" w:author="Nabera  Abhinandan" w:date="2024-08-30T17:02:00Z" w16du:dateUtc="2024-08-30T15:02:00Z">
        <w:r w:rsidRPr="00736557" w:rsidDel="00891AA3">
          <w:rPr>
            <w:rFonts w:ascii="Arial" w:hAnsi="Arial" w:cs="Arial"/>
            <w:b/>
            <w:sz w:val="22"/>
            <w:szCs w:val="22"/>
          </w:rPr>
          <w:delText xml:space="preserve">omparison of </w:delText>
        </w:r>
        <w:commentRangeEnd w:id="763"/>
        <w:r w:rsidR="00D8074F" w:rsidDel="00891AA3">
          <w:rPr>
            <w:rStyle w:val="CommentReference"/>
          </w:rPr>
          <w:commentReference w:id="763"/>
        </w:r>
        <w:commentRangeEnd w:id="764"/>
        <w:r w:rsidR="00074F52" w:rsidDel="00891AA3">
          <w:rPr>
            <w:rStyle w:val="CommentReference"/>
          </w:rPr>
          <w:commentReference w:id="764"/>
        </w:r>
        <w:commentRangeEnd w:id="765"/>
        <w:r w:rsidR="00891AA3" w:rsidDel="00891AA3">
          <w:rPr>
            <w:rStyle w:val="CommentReference"/>
          </w:rPr>
          <w:commentReference w:id="765"/>
        </w:r>
        <w:r w:rsidR="00F936F7" w:rsidRPr="00736557" w:rsidDel="00891AA3">
          <w:rPr>
            <w:rFonts w:ascii="Arial" w:hAnsi="Arial" w:cs="Arial"/>
            <w:b/>
            <w:sz w:val="22"/>
            <w:szCs w:val="22"/>
          </w:rPr>
          <w:delText>t</w:delText>
        </w:r>
      </w:del>
      <w:r w:rsidR="00F936F7" w:rsidRPr="00736557">
        <w:rPr>
          <w:rFonts w:ascii="Arial" w:hAnsi="Arial" w:cs="Arial"/>
          <w:b/>
          <w:sz w:val="22"/>
          <w:szCs w:val="22"/>
        </w:rPr>
        <w:t>raditional</w:t>
      </w:r>
      <w:r w:rsidR="002C7E19" w:rsidRPr="00736557">
        <w:rPr>
          <w:rFonts w:ascii="Arial" w:hAnsi="Arial" w:cs="Arial"/>
          <w:b/>
          <w:sz w:val="22"/>
          <w:szCs w:val="22"/>
        </w:rPr>
        <w:t xml:space="preserve"> </w:t>
      </w:r>
      <w:r w:rsidR="00A3683A" w:rsidRPr="00736557">
        <w:rPr>
          <w:rFonts w:ascii="Arial" w:hAnsi="Arial" w:cs="Arial"/>
          <w:b/>
          <w:sz w:val="22"/>
          <w:szCs w:val="22"/>
        </w:rPr>
        <w:t xml:space="preserve">and </w:t>
      </w:r>
      <w:r w:rsidR="00522747" w:rsidRPr="00736557">
        <w:rPr>
          <w:rFonts w:ascii="Arial" w:hAnsi="Arial" w:cs="Arial"/>
          <w:b/>
          <w:sz w:val="22"/>
          <w:szCs w:val="22"/>
        </w:rPr>
        <w:t xml:space="preserve">green </w:t>
      </w:r>
      <w:r w:rsidR="00543349" w:rsidRPr="00736557">
        <w:rPr>
          <w:rFonts w:ascii="Arial" w:hAnsi="Arial" w:cs="Arial"/>
          <w:b/>
          <w:sz w:val="22"/>
          <w:szCs w:val="22"/>
        </w:rPr>
        <w:t xml:space="preserve">acetylene </w:t>
      </w:r>
      <w:r w:rsidR="0087731C" w:rsidRPr="00736557">
        <w:rPr>
          <w:rFonts w:ascii="Arial" w:hAnsi="Arial" w:cs="Arial"/>
          <w:b/>
          <w:sz w:val="22"/>
          <w:szCs w:val="22"/>
        </w:rPr>
        <w:t>synthesis routes</w:t>
      </w:r>
    </w:p>
    <w:p w14:paraId="46057BBB" w14:textId="53D923C1" w:rsidR="00716048" w:rsidRPr="00CF7E03" w:rsidRDefault="000430F9" w:rsidP="0029377A">
      <w:pPr>
        <w:pStyle w:val="ListParagraph"/>
        <w:spacing w:line="360" w:lineRule="auto"/>
        <w:ind w:left="0"/>
        <w:jc w:val="both"/>
        <w:rPr>
          <w:rFonts w:ascii="Arial" w:eastAsiaTheme="minorEastAsia" w:hAnsi="Arial" w:cs="Arial"/>
          <w:sz w:val="22"/>
          <w:szCs w:val="22"/>
          <w:lang w:eastAsia="zh-CN"/>
        </w:rPr>
      </w:pPr>
      <w:commentRangeStart w:id="769"/>
      <w:commentRangeStart w:id="770"/>
      <w:commentRangeStart w:id="771"/>
      <w:r w:rsidRPr="00CF7E03">
        <w:rPr>
          <w:rFonts w:ascii="Arial" w:eastAsiaTheme="minorEastAsia" w:hAnsi="Arial" w:cs="Arial"/>
          <w:sz w:val="22"/>
          <w:szCs w:val="22"/>
          <w:lang w:eastAsia="zh-CN"/>
        </w:rPr>
        <w:t xml:space="preserve">Recently, a framework </w:t>
      </w:r>
      <w:ins w:id="772" w:author="Zhang  Zihao" w:date="2024-08-28T16:52:00Z" w16du:dateUtc="2024-08-28T14:52:00Z">
        <w:r w:rsidR="00E70969">
          <w:rPr>
            <w:rFonts w:ascii="Arial" w:eastAsiaTheme="minorEastAsia" w:hAnsi="Arial" w:cs="Arial" w:hint="eastAsia"/>
            <w:sz w:val="22"/>
            <w:szCs w:val="22"/>
            <w:lang w:eastAsia="zh-CN"/>
          </w:rPr>
          <w:t>was pro</w:t>
        </w:r>
      </w:ins>
      <w:ins w:id="773" w:author="Zhang  Zihao" w:date="2024-08-28T16:54:00Z" w16du:dateUtc="2024-08-28T14:54:00Z">
        <w:r w:rsidR="00E70969">
          <w:rPr>
            <w:rFonts w:ascii="Arial" w:eastAsiaTheme="minorEastAsia" w:hAnsi="Arial" w:cs="Arial" w:hint="eastAsia"/>
            <w:sz w:val="22"/>
            <w:szCs w:val="22"/>
            <w:lang w:eastAsia="zh-CN"/>
          </w:rPr>
          <w:t>po</w:t>
        </w:r>
      </w:ins>
      <w:ins w:id="774" w:author="Zhang  Zihao" w:date="2024-08-28T16:52:00Z" w16du:dateUtc="2024-08-28T14:52:00Z">
        <w:r w:rsidR="00E70969">
          <w:rPr>
            <w:rFonts w:ascii="Arial" w:eastAsiaTheme="minorEastAsia" w:hAnsi="Arial" w:cs="Arial" w:hint="eastAsia"/>
            <w:sz w:val="22"/>
            <w:szCs w:val="22"/>
            <w:lang w:eastAsia="zh-CN"/>
          </w:rPr>
          <w:t xml:space="preserve">sed to </w:t>
        </w:r>
        <w:r w:rsidR="00E70969" w:rsidRPr="00E70969">
          <w:rPr>
            <w:rFonts w:ascii="Arial" w:eastAsiaTheme="minorEastAsia" w:hAnsi="Arial" w:cs="Arial"/>
            <w:sz w:val="22"/>
            <w:szCs w:val="22"/>
            <w:lang w:eastAsia="zh-CN"/>
          </w:rPr>
          <w:t xml:space="preserve">guide the development of sustainable chemical processes </w:t>
        </w:r>
      </w:ins>
      <w:ins w:id="775" w:author="Zhang  Zihao" w:date="2024-08-28T16:53:00Z" w16du:dateUtc="2024-08-28T14:53:00Z">
        <w:r w:rsidR="00E70969">
          <w:rPr>
            <w:rFonts w:ascii="Arial" w:eastAsiaTheme="minorEastAsia" w:hAnsi="Arial" w:cs="Arial" w:hint="eastAsia"/>
            <w:sz w:val="22"/>
            <w:szCs w:val="22"/>
            <w:lang w:eastAsia="zh-CN"/>
          </w:rPr>
          <w:t xml:space="preserve">by </w:t>
        </w:r>
      </w:ins>
      <w:r w:rsidRPr="00CF7E03">
        <w:rPr>
          <w:rFonts w:ascii="Arial" w:eastAsiaTheme="minorEastAsia" w:hAnsi="Arial" w:cs="Arial"/>
          <w:sz w:val="22"/>
          <w:szCs w:val="22"/>
          <w:lang w:eastAsia="zh-CN"/>
        </w:rPr>
        <w:t xml:space="preserve">prioritizing </w:t>
      </w:r>
      <w:r w:rsidR="00E00C2D"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environmental, economic, and equity (EEE) pillars</w:t>
      </w:r>
      <w:del w:id="776" w:author="Zhang  Zihao" w:date="2024-08-28T16:53:00Z" w16du:dateUtc="2024-08-28T14:53:00Z">
        <w:r w:rsidRPr="00CF7E03" w:rsidDel="00E70969">
          <w:rPr>
            <w:rFonts w:ascii="Arial" w:eastAsiaTheme="minorEastAsia" w:hAnsi="Arial" w:cs="Arial"/>
            <w:sz w:val="22"/>
            <w:szCs w:val="22"/>
            <w:lang w:eastAsia="zh-CN"/>
          </w:rPr>
          <w:delText xml:space="preserve"> was proposed to</w:delText>
        </w:r>
      </w:del>
      <w:del w:id="777" w:author="Zhang  Zihao" w:date="2024-08-28T16:52:00Z" w16du:dateUtc="2024-08-28T14:52:00Z">
        <w:r w:rsidRPr="00CF7E03" w:rsidDel="00E70969">
          <w:rPr>
            <w:rFonts w:ascii="Arial" w:eastAsiaTheme="minorEastAsia" w:hAnsi="Arial" w:cs="Arial"/>
            <w:sz w:val="22"/>
            <w:szCs w:val="22"/>
            <w:lang w:eastAsia="zh-CN"/>
          </w:rPr>
          <w:delText xml:space="preserve"> guide </w:delText>
        </w:r>
        <w:r w:rsidR="00ED01A3" w:rsidDel="00E70969">
          <w:rPr>
            <w:rFonts w:ascii="Arial" w:eastAsiaTheme="minorEastAsia" w:hAnsi="Arial" w:cs="Arial"/>
            <w:sz w:val="22"/>
            <w:szCs w:val="22"/>
            <w:lang w:eastAsia="zh-CN"/>
          </w:rPr>
          <w:delText xml:space="preserve">the development of </w:delText>
        </w:r>
        <w:r w:rsidRPr="00CF7E03" w:rsidDel="00E70969">
          <w:rPr>
            <w:rFonts w:ascii="Arial" w:eastAsiaTheme="minorEastAsia" w:hAnsi="Arial" w:cs="Arial"/>
            <w:sz w:val="22"/>
            <w:szCs w:val="22"/>
            <w:lang w:eastAsia="zh-CN"/>
          </w:rPr>
          <w:delText>sustainable chemical processes</w:delText>
        </w:r>
      </w:del>
      <w:r w:rsidRPr="00CF7E03">
        <w:rPr>
          <w:rFonts w:ascii="Arial" w:eastAsiaTheme="minorEastAsia" w:hAnsi="Arial" w:cs="Arial"/>
          <w:sz w:val="22"/>
          <w:szCs w:val="22"/>
          <w:lang w:eastAsia="zh-CN"/>
        </w:rPr>
        <w:t>.</w:t>
      </w:r>
      <w:r w:rsidR="00BA3524" w:rsidRPr="00BA3524">
        <w:rPr>
          <w:rFonts w:ascii="Arial" w:hAnsi="Arial" w:cs="Arial"/>
          <w:sz w:val="22"/>
          <w:vertAlign w:val="superscript"/>
        </w:rPr>
        <w:t>89</w:t>
      </w:r>
      <w:r w:rsidRPr="00CF7E03">
        <w:rPr>
          <w:rFonts w:ascii="Arial" w:eastAsiaTheme="minorEastAsia" w:hAnsi="Arial" w:cs="Arial"/>
          <w:sz w:val="22"/>
          <w:szCs w:val="22"/>
          <w:lang w:eastAsia="zh-CN"/>
        </w:rPr>
        <w:t xml:space="preserve"> </w:t>
      </w:r>
      <w:commentRangeEnd w:id="769"/>
      <w:r w:rsidR="00D8074F">
        <w:rPr>
          <w:rStyle w:val="CommentReference"/>
        </w:rPr>
        <w:commentReference w:id="769"/>
      </w:r>
      <w:commentRangeEnd w:id="770"/>
      <w:r w:rsidR="007B581E">
        <w:rPr>
          <w:rStyle w:val="CommentReference"/>
        </w:rPr>
        <w:commentReference w:id="770"/>
      </w:r>
      <w:ins w:id="778" w:author="Zhang  Zihao" w:date="2024-08-28T16:58:00Z" w16du:dateUtc="2024-08-28T14:58:00Z">
        <w:r w:rsidR="00E70969">
          <w:rPr>
            <w:rFonts w:ascii="Arial" w:eastAsiaTheme="minorEastAsia" w:hAnsi="Arial" w:cs="Arial" w:hint="eastAsia"/>
            <w:sz w:val="22"/>
            <w:szCs w:val="22"/>
            <w:lang w:eastAsia="zh-CN"/>
          </w:rPr>
          <w:t>In line with this framework, t</w:t>
        </w:r>
      </w:ins>
      <w:del w:id="779" w:author="Zhang  Zihao" w:date="2024-08-28T16:58:00Z" w16du:dateUtc="2024-08-28T14:58:00Z">
        <w:r w:rsidRPr="00CF7E03" w:rsidDel="00E70969">
          <w:rPr>
            <w:rFonts w:ascii="Arial" w:eastAsiaTheme="minorEastAsia" w:hAnsi="Arial" w:cs="Arial"/>
            <w:sz w:val="22"/>
            <w:szCs w:val="22"/>
            <w:lang w:eastAsia="zh-CN"/>
          </w:rPr>
          <w:delText>T</w:delText>
        </w:r>
      </w:del>
      <w:r w:rsidRPr="00CF7E03">
        <w:rPr>
          <w:rFonts w:ascii="Arial" w:eastAsiaTheme="minorEastAsia" w:hAnsi="Arial" w:cs="Arial"/>
          <w:sz w:val="22"/>
          <w:szCs w:val="22"/>
          <w:lang w:eastAsia="zh-CN"/>
        </w:rPr>
        <w:t xml:space="preserve">his section </w:t>
      </w:r>
      <w:r w:rsidR="0064756F">
        <w:rPr>
          <w:rFonts w:ascii="Arial" w:eastAsiaTheme="minorEastAsia" w:hAnsi="Arial" w:cs="Arial"/>
          <w:sz w:val="22"/>
          <w:szCs w:val="22"/>
          <w:lang w:eastAsia="zh-CN"/>
        </w:rPr>
        <w:t xml:space="preserve">evaluates </w:t>
      </w:r>
      <w:r w:rsidRPr="00CF7E03">
        <w:rPr>
          <w:rFonts w:ascii="Arial" w:eastAsiaTheme="minorEastAsia" w:hAnsi="Arial" w:cs="Arial"/>
          <w:sz w:val="22"/>
          <w:szCs w:val="22"/>
          <w:lang w:eastAsia="zh-CN"/>
        </w:rPr>
        <w:t xml:space="preserve">the environmental impact </w:t>
      </w:r>
      <w:ins w:id="780" w:author="Zhang  Zihao" w:date="2024-08-28T16:58:00Z" w16du:dateUtc="2024-08-28T14:58:00Z">
        <w:r w:rsidR="00E70969">
          <w:rPr>
            <w:rFonts w:ascii="Arial" w:eastAsiaTheme="minorEastAsia" w:hAnsi="Arial" w:cs="Arial" w:hint="eastAsia"/>
            <w:sz w:val="22"/>
            <w:szCs w:val="22"/>
            <w:lang w:eastAsia="zh-CN"/>
          </w:rPr>
          <w:t xml:space="preserve">and </w:t>
        </w:r>
      </w:ins>
      <w:del w:id="781" w:author="Zhang  Zihao" w:date="2024-08-28T16:59:00Z" w16du:dateUtc="2024-08-28T14:59:00Z">
        <w:r w:rsidRPr="00CF7E03" w:rsidDel="00E70969">
          <w:rPr>
            <w:rFonts w:ascii="Arial" w:eastAsiaTheme="minorEastAsia" w:hAnsi="Arial" w:cs="Arial"/>
            <w:sz w:val="22"/>
            <w:szCs w:val="22"/>
            <w:lang w:eastAsia="zh-CN"/>
          </w:rPr>
          <w:delText>through a comprehensive life cycle assessment (LCA) and assess</w:delText>
        </w:r>
        <w:r w:rsidR="00AF3F1C" w:rsidDel="00E70969">
          <w:rPr>
            <w:rFonts w:ascii="Arial" w:eastAsiaTheme="minorEastAsia" w:hAnsi="Arial" w:cs="Arial"/>
            <w:sz w:val="22"/>
            <w:szCs w:val="22"/>
            <w:lang w:eastAsia="zh-CN"/>
          </w:rPr>
          <w:delText>es</w:delText>
        </w:r>
        <w:r w:rsidRPr="00CF7E03" w:rsidDel="00E70969">
          <w:rPr>
            <w:rFonts w:ascii="Arial" w:eastAsiaTheme="minorEastAsia" w:hAnsi="Arial" w:cs="Arial"/>
            <w:sz w:val="22"/>
            <w:szCs w:val="22"/>
            <w:lang w:eastAsia="zh-CN"/>
          </w:rPr>
          <w:delText xml:space="preserve"> the </w:delText>
        </w:r>
      </w:del>
      <w:r w:rsidRPr="00CF7E03">
        <w:rPr>
          <w:rFonts w:ascii="Arial" w:eastAsiaTheme="minorEastAsia" w:hAnsi="Arial" w:cs="Arial"/>
          <w:sz w:val="22"/>
          <w:szCs w:val="22"/>
          <w:lang w:eastAsia="zh-CN"/>
        </w:rPr>
        <w:t xml:space="preserve">economic viability of various acetylene </w:t>
      </w:r>
      <w:del w:id="782" w:author="Zhang  Zihao" w:date="2024-08-29T14:51:00Z" w16du:dateUtc="2024-08-29T12:51:00Z">
        <w:r w:rsidRPr="00CF7E03" w:rsidDel="00221183">
          <w:rPr>
            <w:rFonts w:ascii="Arial" w:eastAsiaTheme="minorEastAsia" w:hAnsi="Arial" w:cs="Arial"/>
            <w:sz w:val="22"/>
            <w:szCs w:val="22"/>
            <w:lang w:eastAsia="zh-CN"/>
          </w:rPr>
          <w:delText>(C</w:delText>
        </w:r>
        <w:r w:rsidRPr="004241C5" w:rsidDel="00221183">
          <w:rPr>
            <w:rFonts w:ascii="Arial" w:eastAsiaTheme="minorEastAsia" w:hAnsi="Arial" w:cs="Arial"/>
            <w:sz w:val="22"/>
            <w:szCs w:val="22"/>
            <w:vertAlign w:val="subscript"/>
            <w:lang w:eastAsia="zh-CN"/>
          </w:rPr>
          <w:delText>2</w:delText>
        </w:r>
        <w:r w:rsidRPr="00CF7E03" w:rsidDel="00221183">
          <w:rPr>
            <w:rFonts w:ascii="Arial" w:eastAsiaTheme="minorEastAsia" w:hAnsi="Arial" w:cs="Arial"/>
            <w:sz w:val="22"/>
            <w:szCs w:val="22"/>
            <w:lang w:eastAsia="zh-CN"/>
          </w:rPr>
          <w:delText>H</w:delText>
        </w:r>
        <w:r w:rsidRPr="004241C5" w:rsidDel="00221183">
          <w:rPr>
            <w:rFonts w:ascii="Arial" w:eastAsiaTheme="minorEastAsia" w:hAnsi="Arial" w:cs="Arial"/>
            <w:sz w:val="22"/>
            <w:szCs w:val="22"/>
            <w:vertAlign w:val="subscript"/>
            <w:lang w:eastAsia="zh-CN"/>
          </w:rPr>
          <w:delText>2</w:delText>
        </w:r>
        <w:r w:rsidRPr="00CF7E03" w:rsidDel="00221183">
          <w:rPr>
            <w:rFonts w:ascii="Arial" w:eastAsiaTheme="minorEastAsia" w:hAnsi="Arial" w:cs="Arial"/>
            <w:sz w:val="22"/>
            <w:szCs w:val="22"/>
            <w:lang w:eastAsia="zh-CN"/>
          </w:rPr>
          <w:delText xml:space="preserve">) </w:delText>
        </w:r>
      </w:del>
      <w:r w:rsidRPr="00CF7E03">
        <w:rPr>
          <w:rFonts w:ascii="Arial" w:eastAsiaTheme="minorEastAsia" w:hAnsi="Arial" w:cs="Arial"/>
          <w:sz w:val="22"/>
          <w:szCs w:val="22"/>
          <w:lang w:eastAsia="zh-CN"/>
        </w:rPr>
        <w:t>synthesis technologies</w:t>
      </w:r>
      <w:ins w:id="783" w:author="Zhang  Zihao" w:date="2024-08-28T16:59:00Z" w16du:dateUtc="2024-08-28T14:59:00Z">
        <w:r w:rsidR="00E70969">
          <w:rPr>
            <w:rFonts w:ascii="Arial" w:eastAsiaTheme="minorEastAsia" w:hAnsi="Arial" w:cs="Arial" w:hint="eastAsia"/>
            <w:sz w:val="22"/>
            <w:szCs w:val="22"/>
            <w:lang w:eastAsia="zh-CN"/>
          </w:rPr>
          <w:t xml:space="preserve"> </w:t>
        </w:r>
      </w:ins>
      <w:ins w:id="784" w:author="Zhang  Zihao" w:date="2024-08-28T17:03:00Z" w16du:dateUtc="2024-08-28T15:03:00Z">
        <w:r w:rsidR="007B581E">
          <w:rPr>
            <w:rFonts w:ascii="Arial" w:eastAsiaTheme="minorEastAsia" w:hAnsi="Arial" w:cs="Arial" w:hint="eastAsia"/>
            <w:sz w:val="22"/>
            <w:szCs w:val="22"/>
            <w:lang w:eastAsia="zh-CN"/>
          </w:rPr>
          <w:t>through</w:t>
        </w:r>
      </w:ins>
      <w:ins w:id="785" w:author="Zhang  Zihao" w:date="2024-08-28T17:00:00Z" w16du:dateUtc="2024-08-28T15:00:00Z">
        <w:r w:rsidR="00E70969">
          <w:rPr>
            <w:rFonts w:ascii="Arial" w:eastAsiaTheme="minorEastAsia" w:hAnsi="Arial" w:cs="Arial" w:hint="eastAsia"/>
            <w:sz w:val="22"/>
            <w:szCs w:val="22"/>
            <w:lang w:eastAsia="zh-CN"/>
          </w:rPr>
          <w:t xml:space="preserve"> </w:t>
        </w:r>
        <w:del w:id="786" w:author="Nabera  Abhinandan" w:date="2024-08-30T17:04:00Z" w16du:dateUtc="2024-08-30T15:04:00Z">
          <w:r w:rsidR="00E70969" w:rsidDel="000F7FCB">
            <w:rPr>
              <w:rFonts w:ascii="Arial" w:eastAsiaTheme="minorEastAsia" w:hAnsi="Arial" w:cs="Arial" w:hint="eastAsia"/>
              <w:sz w:val="22"/>
              <w:szCs w:val="22"/>
              <w:lang w:eastAsia="zh-CN"/>
            </w:rPr>
            <w:delText>environmental</w:delText>
          </w:r>
        </w:del>
      </w:ins>
      <w:ins w:id="787" w:author="Nabera  Abhinandan" w:date="2024-08-30T17:04:00Z" w16du:dateUtc="2024-08-30T15:04:00Z">
        <w:r w:rsidR="000F7FCB">
          <w:rPr>
            <w:rFonts w:ascii="Arial" w:eastAsiaTheme="minorEastAsia" w:hAnsi="Arial" w:cs="Arial"/>
            <w:sz w:val="22"/>
            <w:szCs w:val="22"/>
            <w:lang w:eastAsia="zh-CN"/>
          </w:rPr>
          <w:t>techno</w:t>
        </w:r>
        <w:r w:rsidR="000F7FCB">
          <w:rPr>
            <w:rFonts w:ascii="Arial" w:eastAsiaTheme="minorEastAsia" w:hAnsi="Arial" w:cs="Arial"/>
            <w:sz w:val="22"/>
            <w:szCs w:val="22"/>
            <w:lang w:eastAsia="zh-CN"/>
          </w:rPr>
          <w:noBreakHyphen/>
          <w:t>economic</w:t>
        </w:r>
      </w:ins>
      <w:ins w:id="788" w:author="Zhang  Zihao" w:date="2024-08-28T17:00:00Z" w16du:dateUtc="2024-08-28T15:00:00Z">
        <w:r w:rsidR="00E70969">
          <w:rPr>
            <w:rFonts w:ascii="Arial" w:eastAsiaTheme="minorEastAsia" w:hAnsi="Arial" w:cs="Arial" w:hint="eastAsia"/>
            <w:sz w:val="22"/>
            <w:szCs w:val="22"/>
            <w:lang w:eastAsia="zh-CN"/>
          </w:rPr>
          <w:t xml:space="preserve"> and </w:t>
        </w:r>
        <w:del w:id="789" w:author="Nabera  Abhinandan" w:date="2024-08-30T17:04:00Z" w16du:dateUtc="2024-08-30T15:04:00Z">
          <w:r w:rsidR="00E70969" w:rsidDel="000F7FCB">
            <w:rPr>
              <w:rFonts w:ascii="Arial" w:eastAsiaTheme="minorEastAsia" w:hAnsi="Arial" w:cs="Arial" w:hint="eastAsia"/>
              <w:sz w:val="22"/>
              <w:szCs w:val="22"/>
              <w:lang w:eastAsia="zh-CN"/>
            </w:rPr>
            <w:delText>economic</w:delText>
          </w:r>
        </w:del>
      </w:ins>
      <w:ins w:id="790" w:author="Nabera  Abhinandan" w:date="2024-08-30T17:04:00Z" w16du:dateUtc="2024-08-30T15:04:00Z">
        <w:r w:rsidR="000F7FCB">
          <w:rPr>
            <w:rFonts w:ascii="Arial" w:eastAsiaTheme="minorEastAsia" w:hAnsi="Arial" w:cs="Arial"/>
            <w:sz w:val="22"/>
            <w:szCs w:val="22"/>
            <w:lang w:eastAsia="zh-CN"/>
          </w:rPr>
          <w:t>life cycle assessment (LCA)</w:t>
        </w:r>
      </w:ins>
      <w:ins w:id="791" w:author="Zhang  Zihao" w:date="2024-08-28T17:00:00Z" w16du:dateUtc="2024-08-28T15:00:00Z">
        <w:r w:rsidR="00E70969">
          <w:rPr>
            <w:rFonts w:ascii="Arial" w:eastAsiaTheme="minorEastAsia" w:hAnsi="Arial" w:cs="Arial" w:hint="eastAsia"/>
            <w:sz w:val="22"/>
            <w:szCs w:val="22"/>
            <w:lang w:eastAsia="zh-CN"/>
          </w:rPr>
          <w:t xml:space="preserve"> analys</w:t>
        </w:r>
      </w:ins>
      <w:ins w:id="792" w:author="Zhang  Zihao" w:date="2024-08-28T17:03:00Z" w16du:dateUtc="2024-08-28T15:03:00Z">
        <w:r w:rsidR="007B581E">
          <w:rPr>
            <w:rFonts w:ascii="Arial" w:eastAsiaTheme="minorEastAsia" w:hAnsi="Arial" w:cs="Arial" w:hint="eastAsia"/>
            <w:sz w:val="22"/>
            <w:szCs w:val="22"/>
            <w:lang w:eastAsia="zh-CN"/>
          </w:rPr>
          <w:t>e</w:t>
        </w:r>
      </w:ins>
      <w:ins w:id="793" w:author="Zhang  Zihao" w:date="2024-08-28T17:00:00Z" w16du:dateUtc="2024-08-28T15:00:00Z">
        <w:r w:rsidR="00E70969">
          <w:rPr>
            <w:rFonts w:ascii="Arial" w:eastAsiaTheme="minorEastAsia" w:hAnsi="Arial" w:cs="Arial" w:hint="eastAsia"/>
            <w:sz w:val="22"/>
            <w:szCs w:val="22"/>
            <w:lang w:eastAsia="zh-CN"/>
          </w:rPr>
          <w:t>s</w:t>
        </w:r>
      </w:ins>
      <w:ins w:id="794" w:author="Zhang  Zihao" w:date="2024-08-28T16:59:00Z" w16du:dateUtc="2024-08-28T14:59:00Z">
        <w:r w:rsidR="00E70969">
          <w:rPr>
            <w:rFonts w:ascii="Arial" w:eastAsiaTheme="minorEastAsia" w:hAnsi="Arial" w:cs="Arial" w:hint="eastAsia"/>
            <w:sz w:val="22"/>
            <w:szCs w:val="22"/>
            <w:lang w:eastAsia="zh-CN"/>
          </w:rPr>
          <w:t xml:space="preserve">, </w:t>
        </w:r>
      </w:ins>
      <w:ins w:id="795" w:author="Zhang  Zihao" w:date="2024-08-28T17:03:00Z" w16du:dateUtc="2024-08-28T15:03:00Z">
        <w:r w:rsidR="007B581E">
          <w:rPr>
            <w:rFonts w:ascii="Arial" w:eastAsiaTheme="minorEastAsia" w:hAnsi="Arial" w:cs="Arial" w:hint="eastAsia"/>
            <w:sz w:val="22"/>
            <w:szCs w:val="22"/>
            <w:lang w:eastAsia="zh-CN"/>
          </w:rPr>
          <w:t xml:space="preserve">though </w:t>
        </w:r>
      </w:ins>
      <w:ins w:id="796" w:author="Zhang  Zihao" w:date="2024-08-28T17:04:00Z" w16du:dateUtc="2024-08-28T15:04:00Z">
        <w:r w:rsidR="007B581E">
          <w:rPr>
            <w:rFonts w:ascii="Arial" w:eastAsiaTheme="minorEastAsia" w:hAnsi="Arial" w:cs="Arial" w:hint="eastAsia"/>
            <w:sz w:val="22"/>
            <w:szCs w:val="22"/>
            <w:lang w:eastAsia="zh-CN"/>
          </w:rPr>
          <w:t xml:space="preserve">the </w:t>
        </w:r>
      </w:ins>
      <w:ins w:id="797" w:author="Zhang  Zihao" w:date="2024-08-28T16:59:00Z" w16du:dateUtc="2024-08-28T14:59:00Z">
        <w:r w:rsidR="00E70969">
          <w:rPr>
            <w:rFonts w:ascii="Arial" w:eastAsiaTheme="minorEastAsia" w:hAnsi="Arial" w:cs="Arial" w:hint="eastAsia"/>
            <w:sz w:val="22"/>
            <w:szCs w:val="22"/>
            <w:lang w:eastAsia="zh-CN"/>
          </w:rPr>
          <w:t>equity aspect is not covered</w:t>
        </w:r>
      </w:ins>
      <w:r w:rsidRPr="00CF7E03">
        <w:rPr>
          <w:rFonts w:ascii="Arial" w:eastAsiaTheme="minorEastAsia" w:hAnsi="Arial" w:cs="Arial"/>
          <w:sz w:val="22"/>
          <w:szCs w:val="22"/>
          <w:lang w:eastAsia="zh-CN"/>
        </w:rPr>
        <w:t xml:space="preserve">. </w:t>
      </w:r>
      <w:commentRangeEnd w:id="771"/>
      <w:r w:rsidR="000F7FCB">
        <w:rPr>
          <w:rStyle w:val="CommentReference"/>
        </w:rPr>
        <w:commentReference w:id="771"/>
      </w:r>
      <w:r w:rsidR="006663FD">
        <w:rPr>
          <w:rFonts w:ascii="Arial" w:eastAsiaTheme="minorEastAsia" w:hAnsi="Arial" w:cs="Arial" w:hint="eastAsia"/>
          <w:sz w:val="22"/>
          <w:szCs w:val="22"/>
          <w:lang w:eastAsia="zh-CN"/>
        </w:rPr>
        <w:t>W</w:t>
      </w:r>
      <w:r w:rsidRPr="00CF7E03">
        <w:rPr>
          <w:rFonts w:ascii="Arial" w:eastAsiaTheme="minorEastAsia" w:hAnsi="Arial" w:cs="Arial"/>
          <w:sz w:val="22"/>
          <w:szCs w:val="22"/>
          <w:lang w:eastAsia="zh-CN"/>
        </w:rPr>
        <w:t>e compare these technologies using both fossil and renewable carbon resources, assessing their environmental impacts within a future decarbonized scenario.</w:t>
      </w:r>
      <w:r w:rsidR="00A018EF">
        <w:rPr>
          <w:rFonts w:ascii="Arial" w:eastAsiaTheme="minorEastAsia" w:hAnsi="Arial" w:cs="Arial"/>
          <w:sz w:val="22"/>
          <w:szCs w:val="22"/>
          <w:lang w:eastAsia="zh-CN"/>
        </w:rPr>
        <w:t xml:space="preserve"> For detailed insights into our methodology, please refer to the </w:t>
      </w:r>
      <w:r w:rsidR="00A018EF" w:rsidRPr="004241C5">
        <w:rPr>
          <w:rFonts w:ascii="Arial" w:eastAsiaTheme="minorEastAsia" w:hAnsi="Arial" w:cs="Arial"/>
          <w:b/>
          <w:sz w:val="22"/>
          <w:szCs w:val="22"/>
          <w:lang w:eastAsia="zh-CN"/>
        </w:rPr>
        <w:t xml:space="preserve">Supplementary </w:t>
      </w:r>
      <w:r w:rsidR="00822F5C">
        <w:rPr>
          <w:rFonts w:ascii="Arial" w:eastAsiaTheme="minorEastAsia" w:hAnsi="Arial" w:cs="Arial" w:hint="eastAsia"/>
          <w:b/>
          <w:sz w:val="22"/>
          <w:szCs w:val="22"/>
          <w:lang w:eastAsia="zh-CN"/>
        </w:rPr>
        <w:t>Notes</w:t>
      </w:r>
      <w:r w:rsidR="00A018EF">
        <w:rPr>
          <w:rFonts w:ascii="Arial" w:eastAsiaTheme="minorEastAsia" w:hAnsi="Arial" w:cs="Arial"/>
          <w:sz w:val="22"/>
          <w:szCs w:val="22"/>
          <w:lang w:eastAsia="zh-CN"/>
        </w:rPr>
        <w:t>.</w:t>
      </w:r>
    </w:p>
    <w:p w14:paraId="3AA9A01F" w14:textId="3001BC80" w:rsidR="00FE6BF5" w:rsidRPr="00CF7E03"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We specifically compare the climate change impacts</w:t>
      </w:r>
      <w:r w:rsidR="00F95DEA" w:rsidRPr="00CF7E03">
        <w:rPr>
          <w:rFonts w:ascii="Arial" w:eastAsiaTheme="minorEastAsia" w:hAnsi="Arial" w:cs="Arial"/>
          <w:sz w:val="22"/>
          <w:szCs w:val="22"/>
          <w:lang w:eastAsia="zh-CN"/>
        </w:rPr>
        <w:t xml:space="preserve"> </w:t>
      </w:r>
      <w:r w:rsidR="00155E7E">
        <w:rPr>
          <w:rFonts w:ascii="Arial" w:eastAsiaTheme="minorEastAsia" w:hAnsi="Arial" w:cs="Arial" w:hint="eastAsia"/>
          <w:sz w:val="22"/>
          <w:szCs w:val="22"/>
          <w:lang w:eastAsia="zh-CN"/>
        </w:rPr>
        <w:t xml:space="preserve">in </w:t>
      </w:r>
      <w:r w:rsidR="00F95DEA" w:rsidRPr="00CF7E03">
        <w:rPr>
          <w:rFonts w:ascii="Arial" w:eastAsiaTheme="minorEastAsia" w:hAnsi="Arial" w:cs="Arial"/>
          <w:b/>
          <w:sz w:val="22"/>
          <w:szCs w:val="22"/>
          <w:lang w:eastAsia="zh-CN"/>
        </w:rPr>
        <w:t>Fig. 7a</w:t>
      </w:r>
      <w:r w:rsidRPr="00CF7E03">
        <w:rPr>
          <w:rFonts w:ascii="Arial" w:eastAsiaTheme="minorEastAsia" w:hAnsi="Arial" w:cs="Arial"/>
          <w:sz w:val="22"/>
          <w:szCs w:val="22"/>
          <w:lang w:eastAsia="zh-CN"/>
        </w:rPr>
        <w:t xml:space="preserve"> and production costs</w:t>
      </w:r>
      <w:r w:rsidR="00777DA3">
        <w:rPr>
          <w:rFonts w:ascii="Arial" w:eastAsiaTheme="minorEastAsia" w:hAnsi="Arial" w:cs="Arial"/>
          <w:sz w:val="22"/>
          <w:szCs w:val="22"/>
          <w:lang w:eastAsia="zh-CN"/>
        </w:rPr>
        <w:t xml:space="preserve"> (</w:t>
      </w:r>
      <w:r w:rsidR="00E02665">
        <w:rPr>
          <w:rFonts w:ascii="Arial" w:eastAsiaTheme="minorEastAsia" w:hAnsi="Arial" w:cs="Arial"/>
          <w:sz w:val="22"/>
          <w:szCs w:val="22"/>
          <w:lang w:eastAsia="zh-CN"/>
        </w:rPr>
        <w:t>excluding</w:t>
      </w:r>
      <w:r w:rsidR="00777DA3">
        <w:rPr>
          <w:rFonts w:ascii="Arial" w:eastAsiaTheme="minorEastAsia" w:hAnsi="Arial" w:cs="Arial"/>
          <w:sz w:val="22"/>
          <w:szCs w:val="22"/>
          <w:lang w:eastAsia="zh-CN"/>
        </w:rPr>
        <w:t xml:space="preserve"> capital expenditure)</w:t>
      </w:r>
      <w:r w:rsidR="00F95DEA" w:rsidRPr="00CF7E03">
        <w:rPr>
          <w:rFonts w:ascii="Arial" w:eastAsiaTheme="minorEastAsia" w:hAnsi="Arial" w:cs="Arial"/>
          <w:sz w:val="22"/>
          <w:szCs w:val="22"/>
          <w:lang w:eastAsia="zh-CN"/>
        </w:rPr>
        <w:t xml:space="preserve"> </w:t>
      </w:r>
      <w:r w:rsidR="00155E7E">
        <w:rPr>
          <w:rFonts w:ascii="Arial" w:eastAsiaTheme="minorEastAsia" w:hAnsi="Arial" w:cs="Arial" w:hint="eastAsia"/>
          <w:sz w:val="22"/>
          <w:szCs w:val="22"/>
          <w:lang w:eastAsia="zh-CN"/>
        </w:rPr>
        <w:t xml:space="preserve">in </w:t>
      </w:r>
      <w:r w:rsidR="00F95DEA" w:rsidRPr="00CF7E03">
        <w:rPr>
          <w:rFonts w:ascii="Arial" w:eastAsiaTheme="minorEastAsia" w:hAnsi="Arial" w:cs="Arial"/>
          <w:b/>
          <w:sz w:val="22"/>
          <w:szCs w:val="22"/>
          <w:lang w:eastAsia="zh-CN"/>
        </w:rPr>
        <w:t>Fig. 7b</w:t>
      </w:r>
      <w:r w:rsidRPr="00CF7E03">
        <w:rPr>
          <w:rFonts w:ascii="Arial" w:eastAsiaTheme="minorEastAsia" w:hAnsi="Arial" w:cs="Arial"/>
          <w:sz w:val="22"/>
          <w:szCs w:val="22"/>
          <w:lang w:eastAsia="zh-CN"/>
        </w:rPr>
        <w:t xml:space="preserve"> </w:t>
      </w:r>
      <w:r w:rsidR="00F26C60" w:rsidRPr="00CF7E03">
        <w:rPr>
          <w:rFonts w:ascii="Arial" w:eastAsiaTheme="minorEastAsia" w:hAnsi="Arial" w:cs="Arial"/>
          <w:sz w:val="22"/>
          <w:szCs w:val="22"/>
          <w:lang w:eastAsia="zh-CN"/>
        </w:rPr>
        <w:t>associated with the production of one kilogram of C</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H</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 xml:space="preserve"> using</w:t>
      </w:r>
      <w:r w:rsidRPr="00CF7E03">
        <w:rPr>
          <w:rFonts w:ascii="Arial" w:eastAsiaTheme="minorEastAsia" w:hAnsi="Arial" w:cs="Arial"/>
          <w:sz w:val="22"/>
          <w:szCs w:val="22"/>
          <w:lang w:eastAsia="zh-CN"/>
        </w:rPr>
        <w:t xml:space="preserve"> three </w:t>
      </w:r>
      <w:r w:rsidR="00973681" w:rsidRPr="00CF7E03">
        <w:rPr>
          <w:rFonts w:ascii="Arial" w:eastAsiaTheme="minorEastAsia" w:hAnsi="Arial" w:cs="Arial"/>
          <w:sz w:val="22"/>
          <w:szCs w:val="22"/>
          <w:lang w:eastAsia="zh-CN"/>
        </w:rPr>
        <w:t xml:space="preserve">different </w:t>
      </w:r>
      <w:r w:rsidRPr="00CF7E03">
        <w:rPr>
          <w:rFonts w:ascii="Arial" w:eastAsiaTheme="minorEastAsia" w:hAnsi="Arial" w:cs="Arial"/>
          <w:sz w:val="22"/>
          <w:szCs w:val="22"/>
          <w:lang w:eastAsia="zh-CN"/>
        </w:rPr>
        <w:t xml:space="preserve">processes: </w:t>
      </w:r>
      <w:r w:rsidR="00737566">
        <w:rPr>
          <w:rFonts w:ascii="Arial" w:eastAsiaTheme="minorEastAsia" w:hAnsi="Arial" w:cs="Arial"/>
          <w:sz w:val="22"/>
          <w:szCs w:val="22"/>
          <w:lang w:eastAsia="zh-CN"/>
        </w:rPr>
        <w:t>CaC</w:t>
      </w:r>
      <w:r w:rsidR="00737566"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737566">
        <w:rPr>
          <w:rFonts w:ascii="Arial" w:eastAsiaTheme="minorEastAsia" w:hAnsi="Arial" w:cs="Arial"/>
          <w:sz w:val="22"/>
          <w:szCs w:val="22"/>
          <w:lang w:eastAsia="zh-CN"/>
        </w:rPr>
        <w:t>PC</w:t>
      </w:r>
      <w:r w:rsidRPr="00CF7E03">
        <w:rPr>
          <w:rFonts w:ascii="Arial" w:eastAsiaTheme="minorEastAsia" w:hAnsi="Arial" w:cs="Arial"/>
          <w:sz w:val="22"/>
          <w:szCs w:val="22"/>
          <w:lang w:eastAsia="zh-CN"/>
        </w:rPr>
        <w:t>, and plasma (both thermal and non</w:t>
      </w:r>
      <w:r w:rsidRPr="00CF7E03">
        <w:rPr>
          <w:rFonts w:ascii="Arial" w:eastAsiaTheme="minorEastAsia" w:hAnsi="Arial" w:cs="Arial"/>
          <w:sz w:val="22"/>
          <w:szCs w:val="22"/>
          <w:lang w:eastAsia="zh-CN"/>
        </w:rPr>
        <w:noBreakHyphen/>
        <w:t xml:space="preserve">thermal). </w:t>
      </w:r>
      <w:r w:rsidR="00E1255F" w:rsidRPr="004241C5">
        <w:rPr>
          <w:rFonts w:ascii="Arial" w:eastAsiaTheme="minorEastAsia" w:hAnsi="Arial" w:cs="Arial"/>
          <w:b/>
          <w:sz w:val="22"/>
          <w:szCs w:val="22"/>
          <w:lang w:eastAsia="zh-CN"/>
        </w:rPr>
        <w:t>Supplementary</w:t>
      </w:r>
      <w:r w:rsidR="00EA598D" w:rsidRPr="004241C5">
        <w:rPr>
          <w:rFonts w:ascii="Arial" w:eastAsiaTheme="minorEastAsia" w:hAnsi="Arial" w:cs="Arial"/>
          <w:b/>
          <w:sz w:val="22"/>
          <w:szCs w:val="22"/>
          <w:lang w:eastAsia="zh-CN"/>
        </w:rPr>
        <w:t> </w:t>
      </w:r>
      <w:r w:rsidR="00E1255F" w:rsidRPr="004241C5">
        <w:rPr>
          <w:rFonts w:ascii="Arial" w:eastAsiaTheme="minorEastAsia" w:hAnsi="Arial" w:cs="Arial"/>
          <w:b/>
          <w:sz w:val="22"/>
          <w:szCs w:val="22"/>
          <w:lang w:eastAsia="zh-CN"/>
        </w:rPr>
        <w:t>Table</w:t>
      </w:r>
      <w:r w:rsidR="00EA598D" w:rsidRPr="004241C5">
        <w:rPr>
          <w:rFonts w:ascii="Arial" w:eastAsiaTheme="minorEastAsia" w:hAnsi="Arial" w:cs="Arial"/>
          <w:b/>
          <w:sz w:val="22"/>
          <w:szCs w:val="22"/>
          <w:lang w:eastAsia="zh-CN"/>
        </w:rPr>
        <w:t> </w:t>
      </w:r>
      <w:r w:rsidR="00702D94">
        <w:rPr>
          <w:rFonts w:ascii="Arial" w:eastAsiaTheme="minorEastAsia" w:hAnsi="Arial" w:cs="Arial"/>
          <w:b/>
          <w:sz w:val="22"/>
          <w:szCs w:val="22"/>
          <w:lang w:eastAsia="zh-CN"/>
        </w:rPr>
        <w:t>6</w:t>
      </w:r>
      <w:r w:rsidR="00F37072" w:rsidRPr="00EA598D">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shows</w:t>
      </w:r>
      <w:r w:rsidR="00EA598D">
        <w:rPr>
          <w:rFonts w:ascii="Arial" w:eastAsiaTheme="minorEastAsia" w:hAnsi="Arial" w:cs="Arial"/>
          <w:sz w:val="22"/>
          <w:szCs w:val="22"/>
          <w:lang w:eastAsia="zh-CN"/>
        </w:rPr>
        <w:t xml:space="preserve"> the mass balance, </w:t>
      </w:r>
      <w:r w:rsidR="00702D94" w:rsidRPr="002D14F3">
        <w:rPr>
          <w:rFonts w:ascii="Arial" w:eastAsiaTheme="minorEastAsia" w:hAnsi="Arial" w:cs="Arial"/>
          <w:b/>
          <w:sz w:val="22"/>
          <w:szCs w:val="22"/>
          <w:lang w:eastAsia="zh-CN"/>
        </w:rPr>
        <w:t>Supplementary Table </w:t>
      </w:r>
      <w:r w:rsidR="00702D94">
        <w:rPr>
          <w:rFonts w:ascii="Arial" w:eastAsiaTheme="minorEastAsia" w:hAnsi="Arial" w:cs="Arial"/>
          <w:b/>
          <w:sz w:val="22"/>
          <w:szCs w:val="22"/>
          <w:lang w:eastAsia="zh-CN"/>
        </w:rPr>
        <w:t>7</w:t>
      </w:r>
      <w:r w:rsidR="00702D94" w:rsidRPr="002D14F3">
        <w:rPr>
          <w:rFonts w:ascii="Arial" w:eastAsiaTheme="minorEastAsia" w:hAnsi="Arial" w:cs="Arial"/>
          <w:sz w:val="22"/>
          <w:szCs w:val="22"/>
          <w:lang w:eastAsia="zh-CN"/>
        </w:rPr>
        <w:t xml:space="preserve"> </w:t>
      </w:r>
      <w:r w:rsidR="00702D94">
        <w:rPr>
          <w:rFonts w:ascii="Arial" w:eastAsiaTheme="minorEastAsia" w:hAnsi="Arial" w:cs="Arial"/>
          <w:sz w:val="22"/>
          <w:szCs w:val="22"/>
          <w:lang w:eastAsia="zh-CN"/>
        </w:rPr>
        <w:t xml:space="preserve">displays the life cycle inventories used for the environmental assessment, </w:t>
      </w:r>
      <w:r w:rsidR="002D6D48">
        <w:rPr>
          <w:rFonts w:ascii="Arial" w:eastAsiaTheme="minorEastAsia" w:hAnsi="Arial" w:cs="Arial"/>
          <w:sz w:val="22"/>
          <w:szCs w:val="22"/>
          <w:lang w:eastAsia="zh-CN"/>
        </w:rPr>
        <w:t>and</w:t>
      </w:r>
      <w:r w:rsidR="00EA598D">
        <w:rPr>
          <w:rFonts w:ascii="Arial" w:eastAsiaTheme="minorEastAsia" w:hAnsi="Arial" w:cs="Arial"/>
          <w:sz w:val="22"/>
          <w:szCs w:val="22"/>
          <w:lang w:eastAsia="zh-CN"/>
        </w:rPr>
        <w:t xml:space="preserve"> </w:t>
      </w:r>
      <w:r w:rsidR="00EA598D" w:rsidRPr="004241C5">
        <w:rPr>
          <w:rFonts w:ascii="Arial" w:eastAsiaTheme="minorEastAsia" w:hAnsi="Arial" w:cs="Arial"/>
          <w:b/>
          <w:sz w:val="22"/>
          <w:szCs w:val="22"/>
          <w:lang w:eastAsia="zh-CN"/>
        </w:rPr>
        <w:t>Supplementary Table </w:t>
      </w:r>
      <w:r w:rsidR="00702D94">
        <w:rPr>
          <w:rFonts w:ascii="Arial" w:eastAsiaTheme="minorEastAsia" w:hAnsi="Arial" w:cs="Arial"/>
          <w:b/>
          <w:sz w:val="22"/>
          <w:szCs w:val="22"/>
          <w:lang w:eastAsia="zh-CN"/>
        </w:rPr>
        <w:t>8</w:t>
      </w:r>
      <w:r w:rsidR="00822F5C">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list</w:t>
      </w:r>
      <w:r w:rsidR="00EA598D">
        <w:rPr>
          <w:rFonts w:ascii="Arial" w:eastAsiaTheme="minorEastAsia" w:hAnsi="Arial" w:cs="Arial"/>
          <w:sz w:val="22"/>
          <w:szCs w:val="22"/>
          <w:lang w:eastAsia="zh-CN"/>
        </w:rPr>
        <w:t xml:space="preserve">s </w:t>
      </w:r>
      <w:r w:rsidR="00EA598D">
        <w:rPr>
          <w:rFonts w:ascii="Arial" w:eastAsiaTheme="minorEastAsia" w:hAnsi="Arial" w:cs="Arial"/>
          <w:sz w:val="22"/>
          <w:szCs w:val="22"/>
          <w:lang w:eastAsia="zh-CN"/>
        </w:rPr>
        <w:lastRenderedPageBreak/>
        <w:t xml:space="preserve">the prices of feedstock and utilities used </w:t>
      </w:r>
      <w:r w:rsidR="006663FD">
        <w:rPr>
          <w:rFonts w:ascii="Arial" w:eastAsiaTheme="minorEastAsia" w:hAnsi="Arial" w:cs="Arial" w:hint="eastAsia"/>
          <w:sz w:val="22"/>
          <w:szCs w:val="22"/>
          <w:lang w:eastAsia="zh-CN"/>
        </w:rPr>
        <w:t>to</w:t>
      </w:r>
      <w:r w:rsidR="006663FD">
        <w:rPr>
          <w:rFonts w:ascii="Arial" w:eastAsiaTheme="minorEastAsia" w:hAnsi="Arial" w:cs="Arial"/>
          <w:sz w:val="22"/>
          <w:szCs w:val="22"/>
          <w:lang w:eastAsia="zh-CN"/>
        </w:rPr>
        <w:t xml:space="preserve"> </w:t>
      </w:r>
      <w:r w:rsidR="00EE06B5">
        <w:rPr>
          <w:rFonts w:ascii="Arial" w:eastAsiaTheme="minorEastAsia" w:hAnsi="Arial" w:cs="Arial"/>
          <w:sz w:val="22"/>
          <w:szCs w:val="22"/>
          <w:lang w:eastAsia="zh-CN"/>
        </w:rPr>
        <w:t>estimat</w:t>
      </w:r>
      <w:r w:rsidR="006663FD">
        <w:rPr>
          <w:rFonts w:ascii="Arial" w:eastAsiaTheme="minorEastAsia" w:hAnsi="Arial" w:cs="Arial" w:hint="eastAsia"/>
          <w:sz w:val="22"/>
          <w:szCs w:val="22"/>
          <w:lang w:eastAsia="zh-CN"/>
        </w:rPr>
        <w:t>e</w:t>
      </w:r>
      <w:r w:rsidR="00EE06B5">
        <w:rPr>
          <w:rFonts w:ascii="Arial" w:eastAsiaTheme="minorEastAsia" w:hAnsi="Arial" w:cs="Arial"/>
          <w:sz w:val="22"/>
          <w:szCs w:val="22"/>
          <w:lang w:eastAsia="zh-CN"/>
        </w:rPr>
        <w:t xml:space="preserve"> </w:t>
      </w:r>
      <w:r w:rsidR="00EA598D">
        <w:rPr>
          <w:rFonts w:ascii="Arial" w:eastAsiaTheme="minorEastAsia" w:hAnsi="Arial" w:cs="Arial"/>
          <w:sz w:val="22"/>
          <w:szCs w:val="22"/>
          <w:lang w:eastAsia="zh-CN"/>
        </w:rPr>
        <w:t xml:space="preserve">production costs </w:t>
      </w:r>
      <w:r w:rsidR="00EE06B5">
        <w:rPr>
          <w:rFonts w:ascii="Arial" w:eastAsiaTheme="minorEastAsia" w:hAnsi="Arial" w:cs="Arial"/>
          <w:sz w:val="22"/>
          <w:szCs w:val="22"/>
          <w:lang w:eastAsia="zh-CN"/>
        </w:rPr>
        <w:t>for</w:t>
      </w:r>
      <w:r w:rsidR="00EA598D">
        <w:rPr>
          <w:rFonts w:ascii="Arial" w:eastAsiaTheme="minorEastAsia" w:hAnsi="Arial" w:cs="Arial"/>
          <w:sz w:val="22"/>
          <w:szCs w:val="22"/>
          <w:lang w:eastAsia="zh-CN"/>
        </w:rPr>
        <w:t xml:space="preserve"> all C</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H</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 xml:space="preserve"> production routes. </w:t>
      </w:r>
      <w:r w:rsidRPr="00CF7E03">
        <w:rPr>
          <w:rFonts w:ascii="Arial" w:eastAsiaTheme="minorEastAsia" w:hAnsi="Arial" w:cs="Arial"/>
          <w:sz w:val="22"/>
          <w:szCs w:val="22"/>
          <w:lang w:eastAsia="zh-CN"/>
        </w:rPr>
        <w:t>We evaluated two scenarios for all production technologies: fossil</w:t>
      </w:r>
      <w:r w:rsidRPr="00CF7E03">
        <w:rPr>
          <w:rFonts w:ascii="Arial" w:eastAsiaTheme="minorEastAsia" w:hAnsi="Arial" w:cs="Arial"/>
          <w:sz w:val="22"/>
          <w:szCs w:val="22"/>
          <w:lang w:eastAsia="zh-CN"/>
        </w:rPr>
        <w:noBreakHyphen/>
        <w:t xml:space="preserve">based and green. For the </w:t>
      </w:r>
      <w:r w:rsidR="003E176F">
        <w:rPr>
          <w:rFonts w:ascii="Arial" w:eastAsiaTheme="minorEastAsia" w:hAnsi="Arial" w:cs="Arial"/>
          <w:sz w:val="22"/>
          <w:szCs w:val="22"/>
          <w:lang w:eastAsia="zh-CN"/>
        </w:rPr>
        <w:t>CaC</w:t>
      </w:r>
      <w:r w:rsidR="003E176F" w:rsidRPr="00BB3ACA">
        <w:rPr>
          <w:rFonts w:ascii="Arial" w:eastAsiaTheme="minorEastAsia" w:hAnsi="Arial" w:cs="Arial"/>
          <w:sz w:val="22"/>
          <w:szCs w:val="22"/>
          <w:vertAlign w:val="subscript"/>
          <w:lang w:eastAsia="zh-CN"/>
        </w:rPr>
        <w:t>2</w:t>
      </w:r>
      <w:r w:rsidR="003E176F"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process, we used coke (fossil) and biochar (green)</w:t>
      </w:r>
      <w:r w:rsidR="007844F0">
        <w:rPr>
          <w:rFonts w:ascii="Arial" w:eastAsiaTheme="minorEastAsia" w:hAnsi="Arial" w:cs="Arial"/>
          <w:sz w:val="22"/>
          <w:szCs w:val="22"/>
          <w:lang w:eastAsia="zh-CN"/>
        </w:rPr>
        <w:t xml:space="preserve"> as feedstock</w:t>
      </w:r>
      <w:r w:rsidRPr="00CF7E03">
        <w:rPr>
          <w:rFonts w:ascii="Arial" w:eastAsiaTheme="minorEastAsia" w:hAnsi="Arial" w:cs="Arial"/>
          <w:sz w:val="22"/>
          <w:szCs w:val="22"/>
          <w:lang w:eastAsia="zh-CN"/>
        </w:rPr>
        <w:t>. For the technologies utilizing methane as a feedstock in the fossil scenario (</w:t>
      </w:r>
      <w:r w:rsidR="004911AB">
        <w:rPr>
          <w:rFonts w:ascii="Arial" w:eastAsiaTheme="minorEastAsia" w:hAnsi="Arial" w:cs="Arial"/>
          <w:sz w:val="22"/>
          <w:szCs w:val="22"/>
          <w:lang w:eastAsia="zh-CN"/>
        </w:rPr>
        <w:t xml:space="preserve">PC </w:t>
      </w:r>
      <w:r w:rsidRPr="00CF7E03">
        <w:rPr>
          <w:rFonts w:ascii="Arial" w:eastAsiaTheme="minorEastAsia" w:hAnsi="Arial" w:cs="Arial"/>
          <w:sz w:val="22"/>
          <w:szCs w:val="22"/>
          <w:lang w:eastAsia="zh-CN"/>
        </w:rPr>
        <w:t>and plasma routes), we replaced methane with biomethane in the green scenario</w:t>
      </w:r>
      <w:r w:rsidR="002206B9" w:rsidRPr="00CF7E03">
        <w:rPr>
          <w:rFonts w:ascii="Arial" w:eastAsiaTheme="minorEastAsia" w:hAnsi="Arial" w:cs="Arial"/>
          <w:sz w:val="22"/>
          <w:szCs w:val="22"/>
          <w:lang w:eastAsia="zh-CN"/>
        </w:rPr>
        <w:t>.</w:t>
      </w:r>
      <w:r w:rsidR="00351974" w:rsidRPr="00CF7E03">
        <w:rPr>
          <w:rFonts w:ascii="Arial" w:eastAsiaTheme="minorEastAsia" w:hAnsi="Arial" w:cs="Arial"/>
          <w:sz w:val="22"/>
          <w:szCs w:val="22"/>
          <w:lang w:eastAsia="zh-CN"/>
        </w:rPr>
        <w:t xml:space="preserve"> </w:t>
      </w:r>
      <w:r w:rsidR="00A76367" w:rsidRPr="00CF7E03">
        <w:rPr>
          <w:rFonts w:ascii="Arial" w:eastAsiaTheme="minorEastAsia" w:hAnsi="Arial" w:cs="Arial"/>
          <w:sz w:val="22"/>
          <w:szCs w:val="22"/>
          <w:lang w:eastAsia="zh-CN"/>
        </w:rPr>
        <w:t>Furthermore, we conduct</w:t>
      </w:r>
      <w:r w:rsidR="007667C8" w:rsidRPr="00CF7E03">
        <w:rPr>
          <w:rFonts w:ascii="Arial" w:eastAsiaTheme="minorEastAsia" w:hAnsi="Arial" w:cs="Arial"/>
          <w:sz w:val="22"/>
          <w:szCs w:val="22"/>
          <w:lang w:eastAsia="zh-CN"/>
        </w:rPr>
        <w:t>ed</w:t>
      </w:r>
      <w:r w:rsidR="00A76367" w:rsidRPr="00CF7E03">
        <w:rPr>
          <w:rFonts w:ascii="Arial" w:eastAsiaTheme="minorEastAsia" w:hAnsi="Arial" w:cs="Arial"/>
          <w:sz w:val="22"/>
          <w:szCs w:val="22"/>
          <w:lang w:eastAsia="zh-CN"/>
        </w:rPr>
        <w:t xml:space="preserve"> a prospective </w:t>
      </w:r>
      <w:ins w:id="798" w:author="Zhang  Zihao" w:date="2024-08-28T16:59:00Z" w16du:dateUtc="2024-08-28T14:59:00Z">
        <w:r w:rsidR="00E70969" w:rsidRPr="00CF7E03">
          <w:rPr>
            <w:rFonts w:ascii="Arial" w:eastAsiaTheme="minorEastAsia" w:hAnsi="Arial" w:cs="Arial"/>
            <w:sz w:val="22"/>
            <w:szCs w:val="22"/>
            <w:lang w:eastAsia="zh-CN"/>
          </w:rPr>
          <w:t>life cycle assessment (</w:t>
        </w:r>
      </w:ins>
      <w:r w:rsidR="00A76367" w:rsidRPr="00CF7E03">
        <w:rPr>
          <w:rFonts w:ascii="Arial" w:eastAsiaTheme="minorEastAsia" w:hAnsi="Arial" w:cs="Arial"/>
          <w:sz w:val="22"/>
          <w:szCs w:val="22"/>
          <w:lang w:eastAsia="zh-CN"/>
        </w:rPr>
        <w:t>LCA</w:t>
      </w:r>
      <w:ins w:id="799" w:author="Zhang  Zihao" w:date="2024-08-28T16:59:00Z" w16du:dateUtc="2024-08-28T14:59:00Z">
        <w:r w:rsidR="00E70969">
          <w:rPr>
            <w:rFonts w:ascii="Arial" w:eastAsiaTheme="minorEastAsia" w:hAnsi="Arial" w:cs="Arial" w:hint="eastAsia"/>
            <w:sz w:val="22"/>
            <w:szCs w:val="22"/>
            <w:lang w:eastAsia="zh-CN"/>
          </w:rPr>
          <w:t>)</w:t>
        </w:r>
      </w:ins>
      <w:r w:rsidR="00A76367" w:rsidRPr="00CF7E03">
        <w:rPr>
          <w:rFonts w:ascii="Arial" w:eastAsiaTheme="minorEastAsia" w:hAnsi="Arial" w:cs="Arial"/>
          <w:sz w:val="22"/>
          <w:szCs w:val="22"/>
          <w:lang w:eastAsia="zh-CN"/>
        </w:rPr>
        <w:t xml:space="preserve"> to evaluate the projected climate change impacts for the year 2050 under a decarbonized scenario.</w:t>
      </w:r>
      <w:del w:id="800" w:author="Zhang  Zihao" w:date="2024-08-29T14:54:00Z" w16du:dateUtc="2024-08-29T12:54:00Z">
        <w:r w:rsidR="00A76367" w:rsidRPr="00CF7E03" w:rsidDel="00333E08">
          <w:rPr>
            <w:rFonts w:ascii="Arial" w:eastAsiaTheme="minorEastAsia" w:hAnsi="Arial" w:cs="Arial"/>
            <w:sz w:val="22"/>
            <w:szCs w:val="22"/>
            <w:lang w:eastAsia="zh-CN"/>
          </w:rPr>
          <w:delText xml:space="preserve"> </w:delText>
        </w:r>
        <w:r w:rsidR="00A76367" w:rsidRPr="00CF7E03" w:rsidDel="00AB743B">
          <w:rPr>
            <w:rFonts w:ascii="Arial" w:eastAsiaTheme="minorEastAsia" w:hAnsi="Arial" w:cs="Arial"/>
            <w:sz w:val="22"/>
            <w:szCs w:val="22"/>
            <w:lang w:eastAsia="zh-CN"/>
          </w:rPr>
          <w:delText>Given that C</w:delText>
        </w:r>
        <w:r w:rsidR="00A76367" w:rsidRPr="004241C5" w:rsidDel="00AB743B">
          <w:rPr>
            <w:rFonts w:ascii="Arial" w:eastAsiaTheme="minorEastAsia" w:hAnsi="Arial" w:cs="Arial"/>
            <w:sz w:val="22"/>
            <w:szCs w:val="22"/>
            <w:vertAlign w:val="subscript"/>
            <w:lang w:eastAsia="zh-CN"/>
          </w:rPr>
          <w:delText>2</w:delText>
        </w:r>
        <w:r w:rsidR="00A76367" w:rsidRPr="00CF7E03" w:rsidDel="00AB743B">
          <w:rPr>
            <w:rFonts w:ascii="Arial" w:eastAsiaTheme="minorEastAsia" w:hAnsi="Arial" w:cs="Arial"/>
            <w:sz w:val="22"/>
            <w:szCs w:val="22"/>
            <w:lang w:eastAsia="zh-CN"/>
          </w:rPr>
          <w:delText>H</w:delText>
        </w:r>
        <w:r w:rsidR="00A76367" w:rsidRPr="004241C5" w:rsidDel="00AB743B">
          <w:rPr>
            <w:rFonts w:ascii="Arial" w:eastAsiaTheme="minorEastAsia" w:hAnsi="Arial" w:cs="Arial"/>
            <w:sz w:val="22"/>
            <w:szCs w:val="22"/>
            <w:vertAlign w:val="subscript"/>
            <w:lang w:eastAsia="zh-CN"/>
          </w:rPr>
          <w:delText>2</w:delText>
        </w:r>
        <w:r w:rsidR="00A76367" w:rsidRPr="00CF7E03" w:rsidDel="00AB743B">
          <w:rPr>
            <w:rFonts w:ascii="Arial" w:eastAsiaTheme="minorEastAsia" w:hAnsi="Arial" w:cs="Arial"/>
            <w:sz w:val="22"/>
            <w:szCs w:val="22"/>
            <w:lang w:eastAsia="zh-CN"/>
          </w:rPr>
          <w:delText xml:space="preserve"> production technologies are highly energy</w:delText>
        </w:r>
        <w:r w:rsidR="00A76367" w:rsidRPr="00CF7E03" w:rsidDel="00AB743B">
          <w:rPr>
            <w:rFonts w:ascii="Arial" w:eastAsiaTheme="minorEastAsia" w:hAnsi="Arial" w:cs="Arial"/>
            <w:sz w:val="22"/>
            <w:szCs w:val="22"/>
            <w:lang w:eastAsia="zh-CN"/>
          </w:rPr>
          <w:noBreakHyphen/>
          <w:delText>intensive, requiring between 3.3 and 12.1 kWh kg</w:delText>
        </w:r>
        <w:r w:rsidR="00A76367" w:rsidRPr="004241C5" w:rsidDel="00AB743B">
          <w:rPr>
            <w:rFonts w:ascii="Arial" w:eastAsiaTheme="minorEastAsia" w:hAnsi="Arial" w:cs="Arial"/>
            <w:sz w:val="22"/>
            <w:szCs w:val="22"/>
            <w:vertAlign w:val="superscript"/>
            <w:lang w:eastAsia="zh-CN"/>
          </w:rPr>
          <w:delText>–1</w:delText>
        </w:r>
        <w:r w:rsidR="00A76367" w:rsidRPr="00CF7E03" w:rsidDel="00AB743B">
          <w:rPr>
            <w:rFonts w:ascii="Arial" w:eastAsiaTheme="minorEastAsia" w:hAnsi="Arial" w:cs="Arial"/>
            <w:sz w:val="22"/>
            <w:szCs w:val="22"/>
            <w:lang w:eastAsia="zh-CN"/>
          </w:rPr>
          <w:delText> C</w:delText>
        </w:r>
        <w:r w:rsidR="00A76367" w:rsidRPr="004241C5" w:rsidDel="00AB743B">
          <w:rPr>
            <w:rFonts w:ascii="Arial" w:eastAsiaTheme="minorEastAsia" w:hAnsi="Arial" w:cs="Arial"/>
            <w:sz w:val="22"/>
            <w:szCs w:val="22"/>
            <w:vertAlign w:val="subscript"/>
            <w:lang w:eastAsia="zh-CN"/>
          </w:rPr>
          <w:delText>2</w:delText>
        </w:r>
        <w:r w:rsidR="00A76367" w:rsidRPr="00CF7E03" w:rsidDel="00AB743B">
          <w:rPr>
            <w:rFonts w:ascii="Arial" w:eastAsiaTheme="minorEastAsia" w:hAnsi="Arial" w:cs="Arial"/>
            <w:sz w:val="22"/>
            <w:szCs w:val="22"/>
            <w:lang w:eastAsia="zh-CN"/>
          </w:rPr>
          <w:delText>H</w:delText>
        </w:r>
        <w:r w:rsidR="00A76367" w:rsidRPr="004241C5" w:rsidDel="00AB743B">
          <w:rPr>
            <w:rFonts w:ascii="Arial" w:eastAsiaTheme="minorEastAsia" w:hAnsi="Arial" w:cs="Arial"/>
            <w:sz w:val="22"/>
            <w:szCs w:val="22"/>
            <w:vertAlign w:val="subscript"/>
            <w:lang w:eastAsia="zh-CN"/>
          </w:rPr>
          <w:delText>2</w:delText>
        </w:r>
        <w:r w:rsidR="00A76367" w:rsidRPr="00CF7E03" w:rsidDel="00AB743B">
          <w:rPr>
            <w:rFonts w:ascii="Arial" w:eastAsiaTheme="minorEastAsia" w:hAnsi="Arial" w:cs="Arial"/>
            <w:sz w:val="22"/>
            <w:szCs w:val="22"/>
            <w:lang w:eastAsia="zh-CN"/>
          </w:rPr>
          <w:delText>, they have the potential to perform exceptionally well with the anticipated future decarbonized electricity mix.</w:delText>
        </w:r>
      </w:del>
    </w:p>
    <w:p w14:paraId="5743C939" w14:textId="7AE40B74" w:rsidR="009F62DE" w:rsidRPr="00CF7E03"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highest climate change impacts are observed in the </w:t>
      </w:r>
      <w:r w:rsidR="00CD165A">
        <w:rPr>
          <w:rFonts w:ascii="Arial" w:eastAsiaTheme="minorEastAsia" w:hAnsi="Arial" w:cs="Arial"/>
          <w:sz w:val="22"/>
          <w:szCs w:val="22"/>
          <w:lang w:eastAsia="zh-CN"/>
        </w:rPr>
        <w:t>CaC</w:t>
      </w:r>
      <w:r w:rsidR="00CD165A" w:rsidRPr="00BB3ACA">
        <w:rPr>
          <w:rFonts w:ascii="Arial" w:eastAsiaTheme="minorEastAsia" w:hAnsi="Arial" w:cs="Arial"/>
          <w:sz w:val="22"/>
          <w:szCs w:val="22"/>
          <w:vertAlign w:val="subscript"/>
          <w:lang w:eastAsia="zh-CN"/>
        </w:rPr>
        <w:t>2</w:t>
      </w:r>
      <w:r w:rsidR="00CD165A"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production scenario (</w:t>
      </w:r>
      <w:r w:rsidR="00340B0A">
        <w:rPr>
          <w:rFonts w:ascii="Arial" w:eastAsiaTheme="minorEastAsia" w:hAnsi="Arial" w:cs="Arial"/>
          <w:sz w:val="22"/>
          <w:szCs w:val="22"/>
          <w:lang w:eastAsia="zh-CN"/>
        </w:rPr>
        <w:t>12.9</w:t>
      </w:r>
      <w:r w:rsidRPr="00CF7E03">
        <w:rPr>
          <w:rFonts w:ascii="Arial" w:eastAsiaTheme="minorEastAsia" w:hAnsi="Arial" w:cs="Arial"/>
          <w:sz w:val="22"/>
          <w:szCs w:val="22"/>
          <w:lang w:eastAsia="zh-CN"/>
        </w:rPr>
        <w:t> kg CO</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t>eq kg</w:t>
      </w:r>
      <w:r w:rsidRPr="004241C5">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due to its heavy reliance on coke and electricity </w:t>
      </w:r>
      <w:r w:rsidR="00303D66" w:rsidRPr="00CF7E03">
        <w:rPr>
          <w:rFonts w:ascii="Arial" w:eastAsiaTheme="minorEastAsia" w:hAnsi="Arial" w:cs="Arial"/>
          <w:sz w:val="22"/>
          <w:szCs w:val="22"/>
          <w:lang w:eastAsia="zh-CN"/>
        </w:rPr>
        <w:t>to produce</w:t>
      </w:r>
      <w:r w:rsidR="00F0253C" w:rsidRPr="00CF7E03">
        <w:rPr>
          <w:rFonts w:ascii="Arial" w:eastAsiaTheme="minorEastAsia" w:hAnsi="Arial" w:cs="Arial"/>
          <w:sz w:val="22"/>
          <w:szCs w:val="22"/>
          <w:lang w:eastAsia="zh-CN"/>
        </w:rPr>
        <w:t xml:space="preserve"> calcium carbide</w:t>
      </w:r>
      <w:r w:rsidR="00E75C15"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in addition to substantial direct emissions. </w:t>
      </w:r>
      <w:r w:rsidR="007F0614" w:rsidRPr="00CF7E03">
        <w:rPr>
          <w:rFonts w:ascii="Arial" w:eastAsiaTheme="minorEastAsia" w:hAnsi="Arial" w:cs="Arial"/>
          <w:sz w:val="22"/>
          <w:szCs w:val="22"/>
          <w:lang w:eastAsia="zh-CN"/>
        </w:rPr>
        <w:t>In contrast</w:t>
      </w:r>
      <w:r w:rsidR="00C14722" w:rsidRPr="00CF7E03">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 xml:space="preserve">the </w:t>
      </w:r>
      <w:r w:rsidR="0007746C">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has the lowest emissions (7.8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utilizing methane as the primary feedstock and </w:t>
      </w:r>
      <w:r w:rsidR="007F0614" w:rsidRPr="00CF7E03">
        <w:rPr>
          <w:rFonts w:ascii="Arial" w:eastAsiaTheme="minorEastAsia" w:hAnsi="Arial" w:cs="Arial"/>
          <w:sz w:val="22"/>
          <w:szCs w:val="22"/>
          <w:lang w:eastAsia="zh-CN"/>
        </w:rPr>
        <w:t>resulting</w:t>
      </w:r>
      <w:r w:rsidR="00C14722" w:rsidRPr="00CF7E03">
        <w:rPr>
          <w:rFonts w:ascii="Arial" w:eastAsiaTheme="minorEastAsia" w:hAnsi="Arial" w:cs="Arial"/>
          <w:sz w:val="22"/>
          <w:szCs w:val="22"/>
          <w:lang w:eastAsia="zh-CN"/>
        </w:rPr>
        <w:t xml:space="preserve"> in much lower direct emissions compared to the </w:t>
      </w:r>
      <w:r w:rsidR="008C2ADF">
        <w:rPr>
          <w:rFonts w:ascii="Arial" w:eastAsiaTheme="minorEastAsia" w:hAnsi="Arial" w:cs="Arial"/>
          <w:sz w:val="22"/>
          <w:szCs w:val="22"/>
          <w:lang w:eastAsia="zh-CN"/>
        </w:rPr>
        <w:t>CaC</w:t>
      </w:r>
      <w:r w:rsidR="008C2ADF"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scenario. Both plasma technologies have higher climate change impacts than the </w:t>
      </w:r>
      <w:r w:rsidR="001A610B">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route</w:t>
      </w:r>
      <w:r w:rsidR="005C1FF4"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primarily due</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 xml:space="preserve">to the </w:t>
      </w:r>
      <w:r w:rsidR="00C14722" w:rsidRPr="00CF7E03">
        <w:rPr>
          <w:rFonts w:ascii="Arial" w:eastAsiaTheme="minorEastAsia" w:hAnsi="Arial" w:cs="Arial"/>
          <w:sz w:val="22"/>
          <w:szCs w:val="22"/>
          <w:lang w:eastAsia="zh-CN"/>
        </w:rPr>
        <w:t>high electricity requirement</w:t>
      </w:r>
      <w:r w:rsidR="005C1FF4" w:rsidRPr="00CF7E03">
        <w:rPr>
          <w:rFonts w:ascii="Arial" w:eastAsiaTheme="minorEastAsia" w:hAnsi="Arial" w:cs="Arial"/>
          <w:sz w:val="22"/>
          <w:szCs w:val="22"/>
          <w:lang w:eastAsia="zh-CN"/>
        </w:rPr>
        <w:t>s</w:t>
      </w:r>
      <w:r w:rsidR="00C14722" w:rsidRPr="00CF7E03">
        <w:rPr>
          <w:rFonts w:ascii="Arial" w:eastAsiaTheme="minorEastAsia" w:hAnsi="Arial" w:cs="Arial"/>
          <w:sz w:val="22"/>
          <w:szCs w:val="22"/>
          <w:lang w:eastAsia="zh-CN"/>
        </w:rPr>
        <w:t xml:space="preserve"> for these pathways. </w:t>
      </w:r>
      <w:r w:rsidR="00ED01A3">
        <w:rPr>
          <w:rFonts w:ascii="Arial" w:eastAsiaTheme="minorEastAsia" w:hAnsi="Arial" w:cs="Arial"/>
          <w:sz w:val="22"/>
          <w:szCs w:val="22"/>
          <w:lang w:eastAsia="zh-CN"/>
        </w:rPr>
        <w:t>However</w:t>
      </w:r>
      <w:r w:rsidR="00C14722" w:rsidRPr="00CF7E03">
        <w:rPr>
          <w:rFonts w:ascii="Arial" w:eastAsiaTheme="minorEastAsia" w:hAnsi="Arial" w:cs="Arial"/>
          <w:sz w:val="22"/>
          <w:szCs w:val="22"/>
          <w:lang w:eastAsia="zh-CN"/>
        </w:rPr>
        <w:t xml:space="preserve">, emissions are significantly reduced across all green scenarios. Notably, </w:t>
      </w:r>
      <w:r w:rsidR="00ED01A3">
        <w:rPr>
          <w:rFonts w:ascii="Arial" w:eastAsiaTheme="minorEastAsia" w:hAnsi="Arial" w:cs="Arial"/>
          <w:sz w:val="22"/>
          <w:szCs w:val="22"/>
          <w:lang w:eastAsia="zh-CN"/>
        </w:rPr>
        <w:t xml:space="preserve">the </w:t>
      </w:r>
      <w:r w:rsidR="008E4371">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 xml:space="preserve">route </w:t>
      </w:r>
      <w:r w:rsidR="00C14722" w:rsidRPr="00CF7E03">
        <w:rPr>
          <w:rFonts w:ascii="Arial" w:eastAsiaTheme="minorEastAsia" w:hAnsi="Arial" w:cs="Arial"/>
          <w:sz w:val="22"/>
          <w:szCs w:val="22"/>
          <w:lang w:eastAsia="zh-CN"/>
        </w:rPr>
        <w:t>displays a negative climate change impact of</w:t>
      </w:r>
      <w:r w:rsidR="00ED01A3">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br/>
      </w:r>
      <w:r w:rsidR="00C14722" w:rsidRPr="00CF7E03">
        <w:rPr>
          <w:rFonts w:ascii="Arial" w:eastAsiaTheme="minorEastAsia" w:hAnsi="Arial" w:cs="Arial"/>
          <w:sz w:val="22"/>
          <w:szCs w:val="22"/>
          <w:lang w:eastAsia="zh-CN"/>
        </w:rPr>
        <w:t>–6.1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due to the utilization of biomethane feedstock</w:t>
      </w:r>
      <w:r w:rsidR="00F072A8"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F072A8" w:rsidRPr="00CF7E03">
        <w:rPr>
          <w:rFonts w:ascii="Arial" w:eastAsiaTheme="minorEastAsia" w:hAnsi="Arial" w:cs="Arial"/>
          <w:sz w:val="22"/>
          <w:szCs w:val="22"/>
          <w:lang w:eastAsia="zh-CN"/>
        </w:rPr>
        <w:t>which</w:t>
      </w:r>
      <w:r w:rsidR="00C14722" w:rsidRPr="00CF7E03">
        <w:rPr>
          <w:rFonts w:ascii="Arial" w:eastAsiaTheme="minorEastAsia" w:hAnsi="Arial" w:cs="Arial"/>
          <w:sz w:val="22"/>
          <w:szCs w:val="22"/>
          <w:lang w:eastAsia="zh-CN"/>
        </w:rPr>
        <w:t xml:space="preserve"> results in negative net contributions to the overall impacts (on a cradle</w:t>
      </w:r>
      <w:r w:rsidR="00C14722" w:rsidRPr="00CF7E03">
        <w:rPr>
          <w:rFonts w:ascii="Arial" w:eastAsiaTheme="minorEastAsia" w:hAnsi="Arial" w:cs="Arial"/>
          <w:sz w:val="22"/>
          <w:szCs w:val="22"/>
          <w:lang w:eastAsia="zh-CN"/>
        </w:rPr>
        <w:noBreakHyphen/>
        <w:t>to</w:t>
      </w:r>
      <w:r w:rsidR="00C14722" w:rsidRPr="00CF7E03">
        <w:rPr>
          <w:rFonts w:ascii="Arial" w:eastAsiaTheme="minorEastAsia" w:hAnsi="Arial" w:cs="Arial"/>
          <w:sz w:val="22"/>
          <w:szCs w:val="22"/>
          <w:lang w:eastAsia="zh-CN"/>
        </w:rPr>
        <w:noBreakHyphen/>
        <w:t>gate basis) due to the biogenic nature of the carbon.</w:t>
      </w:r>
      <w:r w:rsidR="00BA3524" w:rsidRPr="00BA3524">
        <w:rPr>
          <w:rFonts w:ascii="Arial" w:hAnsi="Arial" w:cs="Arial"/>
          <w:sz w:val="22"/>
          <w:vertAlign w:val="superscript"/>
        </w:rPr>
        <w:t>90</w:t>
      </w:r>
      <w:r w:rsidR="00C14722" w:rsidRPr="00CF7E03">
        <w:rPr>
          <w:rFonts w:ascii="Arial" w:eastAsiaTheme="minorEastAsia" w:hAnsi="Arial" w:cs="Arial"/>
          <w:sz w:val="22"/>
          <w:szCs w:val="22"/>
          <w:lang w:eastAsia="zh-CN"/>
        </w:rPr>
        <w:t xml:space="preserve"> Similarly, the impacts for the </w:t>
      </w:r>
      <w:r w:rsidR="009F7E0A" w:rsidRPr="00CF7E03">
        <w:rPr>
          <w:rFonts w:ascii="Arial" w:eastAsiaTheme="minorEastAsia" w:hAnsi="Arial" w:cs="Arial"/>
          <w:sz w:val="22"/>
          <w:szCs w:val="22"/>
          <w:lang w:eastAsia="zh-CN"/>
        </w:rPr>
        <w:t xml:space="preserve">green </w:t>
      </w:r>
      <w:r w:rsidR="00CA43A6">
        <w:rPr>
          <w:rFonts w:ascii="Arial" w:eastAsiaTheme="minorEastAsia" w:hAnsi="Arial" w:cs="Arial"/>
          <w:sz w:val="22"/>
          <w:szCs w:val="22"/>
          <w:lang w:eastAsia="zh-CN"/>
        </w:rPr>
        <w:t>CaC</w:t>
      </w:r>
      <w:r w:rsidR="00CA43A6"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route </w:t>
      </w:r>
      <w:r w:rsidR="009F7E0A" w:rsidRPr="00CF7E03">
        <w:rPr>
          <w:rFonts w:ascii="Arial" w:eastAsiaTheme="minorEastAsia" w:hAnsi="Arial" w:cs="Arial"/>
          <w:sz w:val="22"/>
          <w:szCs w:val="22"/>
          <w:lang w:eastAsia="zh-CN"/>
        </w:rPr>
        <w:t>show a 75% decrease</w:t>
      </w:r>
      <w:r w:rsidR="00C14722" w:rsidRPr="00CF7E03">
        <w:rPr>
          <w:rFonts w:ascii="Arial" w:eastAsiaTheme="minorEastAsia" w:hAnsi="Arial" w:cs="Arial"/>
          <w:sz w:val="22"/>
          <w:szCs w:val="22"/>
          <w:lang w:eastAsia="zh-CN"/>
        </w:rPr>
        <w:t xml:space="preserve"> due to </w:t>
      </w:r>
      <w:r w:rsidR="00B34C99" w:rsidRPr="00CF7E03">
        <w:rPr>
          <w:rFonts w:ascii="Arial" w:eastAsiaTheme="minorEastAsia" w:hAnsi="Arial" w:cs="Arial"/>
          <w:sz w:val="22"/>
          <w:szCs w:val="22"/>
          <w:lang w:eastAsia="zh-CN"/>
        </w:rPr>
        <w:t>the shift</w:t>
      </w:r>
      <w:r w:rsidR="00C14722" w:rsidRPr="00CF7E03">
        <w:rPr>
          <w:rFonts w:ascii="Arial" w:eastAsiaTheme="minorEastAsia" w:hAnsi="Arial" w:cs="Arial"/>
          <w:sz w:val="22"/>
          <w:szCs w:val="22"/>
          <w:lang w:eastAsia="zh-CN"/>
        </w:rPr>
        <w:t xml:space="preserve"> from coke to </w:t>
      </w:r>
      <w:r w:rsidR="002611A2" w:rsidRPr="00CF7E03">
        <w:rPr>
          <w:rFonts w:ascii="Arial" w:eastAsiaTheme="minorEastAsia" w:hAnsi="Arial" w:cs="Arial"/>
          <w:sz w:val="22"/>
          <w:szCs w:val="22"/>
          <w:lang w:eastAsia="zh-CN"/>
        </w:rPr>
        <w:t>carbon</w:t>
      </w:r>
      <w:r w:rsidR="001F5308" w:rsidRPr="00CF7E03">
        <w:rPr>
          <w:rFonts w:ascii="Arial" w:eastAsiaTheme="minorEastAsia" w:hAnsi="Arial" w:cs="Arial"/>
          <w:sz w:val="22"/>
          <w:szCs w:val="22"/>
          <w:lang w:eastAsia="zh-CN"/>
        </w:rPr>
        <w:noBreakHyphen/>
      </w:r>
      <w:r w:rsidR="002611A2" w:rsidRPr="00CF7E03">
        <w:rPr>
          <w:rFonts w:ascii="Arial" w:eastAsiaTheme="minorEastAsia" w:hAnsi="Arial" w:cs="Arial"/>
          <w:sz w:val="22"/>
          <w:szCs w:val="22"/>
          <w:lang w:eastAsia="zh-CN"/>
        </w:rPr>
        <w:t xml:space="preserve">negative </w:t>
      </w:r>
      <w:r w:rsidR="00C14722" w:rsidRPr="00CF7E03">
        <w:rPr>
          <w:rFonts w:ascii="Arial" w:eastAsiaTheme="minorEastAsia" w:hAnsi="Arial" w:cs="Arial"/>
          <w:sz w:val="22"/>
          <w:szCs w:val="22"/>
          <w:lang w:eastAsia="zh-CN"/>
        </w:rPr>
        <w:t>biochar.</w:t>
      </w:r>
      <w:r w:rsidR="00BA3524" w:rsidRPr="00BA3524">
        <w:rPr>
          <w:rFonts w:ascii="Arial" w:hAnsi="Arial" w:cs="Arial"/>
          <w:sz w:val="22"/>
          <w:vertAlign w:val="superscript"/>
        </w:rPr>
        <w:t>91</w:t>
      </w:r>
      <w:r w:rsidR="001D4A5F" w:rsidRPr="00CF7E03">
        <w:rPr>
          <w:rFonts w:ascii="Arial" w:eastAsiaTheme="minorEastAsia" w:hAnsi="Arial" w:cs="Arial"/>
          <w:sz w:val="22"/>
          <w:szCs w:val="22"/>
          <w:lang w:eastAsia="zh-CN"/>
        </w:rPr>
        <w:t xml:space="preserve"> </w:t>
      </w:r>
      <w:r w:rsidR="002C61E2" w:rsidRPr="00CF7E03">
        <w:rPr>
          <w:rFonts w:ascii="Arial" w:eastAsiaTheme="minorEastAsia" w:hAnsi="Arial" w:cs="Arial"/>
          <w:sz w:val="22"/>
          <w:szCs w:val="22"/>
          <w:lang w:eastAsia="zh-CN"/>
        </w:rPr>
        <w:t xml:space="preserve">In contrast to the significant reductions observed in the </w:t>
      </w:r>
      <w:r w:rsidR="008E4899" w:rsidRPr="00CF7E03">
        <w:rPr>
          <w:rFonts w:ascii="Arial" w:eastAsiaTheme="minorEastAsia" w:hAnsi="Arial" w:cs="Arial"/>
          <w:sz w:val="22"/>
          <w:szCs w:val="22"/>
          <w:lang w:eastAsia="zh-CN"/>
        </w:rPr>
        <w:t>CaC</w:t>
      </w:r>
      <w:r w:rsidR="008E4899" w:rsidRPr="00CF7E03">
        <w:rPr>
          <w:rFonts w:ascii="Arial" w:eastAsiaTheme="minorEastAsia" w:hAnsi="Arial" w:cs="Arial"/>
          <w:sz w:val="22"/>
          <w:szCs w:val="22"/>
          <w:vertAlign w:val="subscript"/>
          <w:lang w:eastAsia="zh-CN"/>
        </w:rPr>
        <w:t>2</w:t>
      </w:r>
      <w:r w:rsidR="008E4899" w:rsidRPr="008E4899">
        <w:rPr>
          <w:rFonts w:ascii="Arial" w:eastAsiaTheme="minorEastAsia" w:hAnsi="Arial" w:cs="Arial" w:hint="eastAsia"/>
          <w:sz w:val="22"/>
          <w:szCs w:val="22"/>
          <w:lang w:eastAsia="zh-CN"/>
        </w:rPr>
        <w:t xml:space="preserve"> </w:t>
      </w:r>
      <w:r w:rsidR="002C61E2" w:rsidRPr="00CF7E03">
        <w:rPr>
          <w:rFonts w:ascii="Arial" w:eastAsiaTheme="minorEastAsia" w:hAnsi="Arial" w:cs="Arial"/>
          <w:sz w:val="22"/>
          <w:szCs w:val="22"/>
          <w:lang w:eastAsia="zh-CN"/>
        </w:rPr>
        <w:t xml:space="preserve">and </w:t>
      </w:r>
      <w:r w:rsidR="00763B49">
        <w:rPr>
          <w:rFonts w:ascii="Arial" w:eastAsiaTheme="minorEastAsia" w:hAnsi="Arial" w:cs="Arial"/>
          <w:sz w:val="22"/>
          <w:szCs w:val="22"/>
          <w:lang w:eastAsia="zh-CN"/>
        </w:rPr>
        <w:t>PC</w:t>
      </w:r>
      <w:r w:rsidR="002C61E2" w:rsidRPr="00CF7E03">
        <w:rPr>
          <w:rFonts w:ascii="Arial" w:eastAsiaTheme="minorEastAsia" w:hAnsi="Arial" w:cs="Arial"/>
          <w:sz w:val="22"/>
          <w:szCs w:val="22"/>
          <w:lang w:eastAsia="zh-CN"/>
        </w:rPr>
        <w:t xml:space="preserve"> routes, both plasma technologies show only a 45% decrease under the green scenario due to </w:t>
      </w:r>
      <w:r w:rsidR="00C34F55" w:rsidRPr="00CF7E03">
        <w:rPr>
          <w:rFonts w:ascii="Arial" w:eastAsiaTheme="minorEastAsia" w:hAnsi="Arial" w:cs="Arial"/>
          <w:sz w:val="22"/>
          <w:szCs w:val="22"/>
          <w:lang w:eastAsia="zh-CN"/>
        </w:rPr>
        <w:t>their</w:t>
      </w:r>
      <w:r w:rsidR="002C61E2" w:rsidRPr="00CF7E03">
        <w:rPr>
          <w:rFonts w:ascii="Arial" w:eastAsiaTheme="minorEastAsia" w:hAnsi="Arial" w:cs="Arial"/>
          <w:sz w:val="22"/>
          <w:szCs w:val="22"/>
          <w:lang w:eastAsia="zh-CN"/>
        </w:rPr>
        <w:t xml:space="preserve"> heavy reliance on grid electricity.</w:t>
      </w:r>
    </w:p>
    <w:p w14:paraId="789D68EB" w14:textId="3A0EFF28" w:rsidR="00EF71D6"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a future decarbonized scenario projected for 2050, emissions are expected to significantly decrease, primarily due to the adoption of a decarbonized electricity mix.</w:t>
      </w:r>
      <w:r w:rsidR="00BA3524" w:rsidRPr="00BA3524">
        <w:rPr>
          <w:rFonts w:ascii="Arial" w:hAnsi="Arial" w:cs="Arial"/>
          <w:sz w:val="22"/>
          <w:vertAlign w:val="superscript"/>
        </w:rPr>
        <w:t>92</w:t>
      </w:r>
      <w:r w:rsidRPr="00CF7E03">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T</w:t>
      </w:r>
      <w:r w:rsidRPr="00CF7E03">
        <w:rPr>
          <w:rFonts w:ascii="Arial" w:eastAsiaTheme="minorEastAsia" w:hAnsi="Arial" w:cs="Arial"/>
          <w:sz w:val="22"/>
          <w:szCs w:val="22"/>
          <w:lang w:eastAsia="zh-CN"/>
        </w:rPr>
        <w:t>he most optimistic scenario (1.5</w:t>
      </w:r>
      <w:r w:rsidRPr="00CF7E03">
        <w:t> </w:t>
      </w:r>
      <w:r w:rsidRPr="00CF7E03">
        <w:rPr>
          <w:rFonts w:ascii="Arial" w:eastAsiaTheme="minorEastAsia" w:hAnsi="Arial" w:cs="Arial"/>
          <w:sz w:val="22"/>
          <w:szCs w:val="22"/>
          <w:lang w:eastAsia="zh-CN"/>
        </w:rPr>
        <w:t>°C – RCP 1.9)</w:t>
      </w:r>
      <w:r w:rsidR="00ED01A3">
        <w:rPr>
          <w:rFonts w:ascii="Arial" w:eastAsiaTheme="minorEastAsia" w:hAnsi="Arial" w:cs="Arial"/>
          <w:sz w:val="22"/>
          <w:szCs w:val="22"/>
          <w:lang w:eastAsia="zh-CN"/>
        </w:rPr>
        <w:t xml:space="preserve"> is highlighted </w:t>
      </w:r>
      <w:r w:rsidR="00ED01A3" w:rsidRPr="00CF7E03">
        <w:rPr>
          <w:rFonts w:ascii="Arial" w:eastAsiaTheme="minorEastAsia" w:hAnsi="Arial" w:cs="Arial"/>
          <w:sz w:val="22"/>
          <w:szCs w:val="22"/>
          <w:lang w:eastAsia="zh-CN"/>
        </w:rPr>
        <w:t xml:space="preserve">in </w:t>
      </w:r>
      <w:r w:rsidR="00ED01A3" w:rsidRPr="004241C5">
        <w:rPr>
          <w:rFonts w:ascii="Arial" w:eastAsiaTheme="minorEastAsia" w:hAnsi="Arial" w:cs="Arial"/>
          <w:b/>
          <w:sz w:val="22"/>
          <w:szCs w:val="22"/>
          <w:lang w:eastAsia="zh-CN"/>
        </w:rPr>
        <w:t>Fig</w:t>
      </w:r>
      <w:r w:rsidR="00ED01A3">
        <w:rPr>
          <w:rFonts w:ascii="Arial" w:eastAsiaTheme="minorEastAsia" w:hAnsi="Arial" w:cs="Arial"/>
          <w:b/>
          <w:sz w:val="22"/>
          <w:szCs w:val="22"/>
          <w:lang w:eastAsia="zh-CN"/>
        </w:rPr>
        <w:t>.</w:t>
      </w:r>
      <w:r w:rsidR="00ED01A3" w:rsidRPr="004241C5">
        <w:rPr>
          <w:rFonts w:ascii="Arial" w:eastAsiaTheme="minorEastAsia" w:hAnsi="Arial" w:cs="Arial"/>
          <w:b/>
          <w:sz w:val="22"/>
          <w:szCs w:val="22"/>
          <w:lang w:eastAsia="zh-CN"/>
        </w:rPr>
        <w:t> 7a</w:t>
      </w:r>
      <w:r w:rsidR="00ED01A3" w:rsidRPr="001017A8">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purple scatter</w:t>
      </w:r>
      <w:r w:rsidR="00ED01A3" w:rsidRPr="00CF7E03">
        <w:rPr>
          <w:rFonts w:ascii="Arial" w:eastAsiaTheme="minorEastAsia" w:hAnsi="Arial" w:cs="Arial"/>
          <w:sz w:val="22"/>
          <w:szCs w:val="22"/>
          <w:lang w:eastAsia="zh-CN"/>
        </w:rPr>
        <w:t>)</w:t>
      </w:r>
      <w:r w:rsidR="003A1E02" w:rsidRPr="00CF7E03">
        <w:rPr>
          <w:rFonts w:ascii="Arial" w:eastAsiaTheme="minorEastAsia" w:hAnsi="Arial" w:cs="Arial"/>
          <w:sz w:val="22"/>
          <w:szCs w:val="22"/>
          <w:lang w:eastAsia="zh-CN"/>
        </w:rPr>
        <w:t>.</w:t>
      </w:r>
      <w:r w:rsidR="00BA3524" w:rsidRPr="00BA3524">
        <w:rPr>
          <w:rFonts w:ascii="Arial" w:hAnsi="Arial" w:cs="Arial"/>
          <w:sz w:val="22"/>
          <w:vertAlign w:val="superscript"/>
        </w:rPr>
        <w:t>93</w:t>
      </w:r>
      <w:r w:rsidR="003A1E02" w:rsidRPr="00CF7E03">
        <w:rPr>
          <w:rFonts w:ascii="Arial" w:eastAsiaTheme="minorEastAsia" w:hAnsi="Arial" w:cs="Arial"/>
          <w:sz w:val="22"/>
          <w:szCs w:val="22"/>
          <w:lang w:eastAsia="zh-CN"/>
        </w:rPr>
        <w:t xml:space="preserve"> The </w:t>
      </w:r>
      <w:r w:rsidR="00E32045">
        <w:rPr>
          <w:rFonts w:ascii="Arial" w:eastAsiaTheme="minorEastAsia" w:hAnsi="Arial" w:cs="Arial"/>
          <w:sz w:val="22"/>
          <w:szCs w:val="22"/>
          <w:lang w:eastAsia="zh-CN"/>
        </w:rPr>
        <w:t>CaC</w:t>
      </w:r>
      <w:r w:rsidR="00E32045" w:rsidRPr="004241C5">
        <w:rPr>
          <w:rFonts w:ascii="Arial" w:eastAsiaTheme="minorEastAsia" w:hAnsi="Arial" w:cs="Arial"/>
          <w:sz w:val="22"/>
          <w:szCs w:val="22"/>
          <w:vertAlign w:val="subscript"/>
          <w:lang w:eastAsia="zh-CN"/>
        </w:rPr>
        <w:t>2</w:t>
      </w:r>
      <w:r w:rsidR="003A1E02" w:rsidRPr="00CF7E03">
        <w:rPr>
          <w:rFonts w:ascii="Arial" w:eastAsiaTheme="minorEastAsia" w:hAnsi="Arial" w:cs="Arial"/>
          <w:sz w:val="22"/>
          <w:szCs w:val="22"/>
          <w:lang w:eastAsia="zh-CN"/>
        </w:rPr>
        <w:t xml:space="preserve"> route demonstrate</w:t>
      </w:r>
      <w:r w:rsidR="00ED01A3">
        <w:rPr>
          <w:rFonts w:ascii="Arial" w:eastAsiaTheme="minorEastAsia" w:hAnsi="Arial" w:cs="Arial"/>
          <w:sz w:val="22"/>
          <w:szCs w:val="22"/>
          <w:lang w:eastAsia="zh-CN"/>
        </w:rPr>
        <w:t>s</w:t>
      </w:r>
      <w:r w:rsidR="003A1E02" w:rsidRPr="00CF7E03">
        <w:rPr>
          <w:rFonts w:ascii="Arial" w:eastAsiaTheme="minorEastAsia" w:hAnsi="Arial" w:cs="Arial"/>
          <w:sz w:val="22"/>
          <w:szCs w:val="22"/>
          <w:lang w:eastAsia="zh-CN"/>
        </w:rPr>
        <w:t xml:space="preserve"> a </w:t>
      </w:r>
      <w:r w:rsidR="00ED01A3">
        <w:rPr>
          <w:rFonts w:ascii="Arial" w:eastAsiaTheme="minorEastAsia" w:hAnsi="Arial" w:cs="Arial"/>
          <w:sz w:val="22"/>
          <w:szCs w:val="22"/>
          <w:lang w:eastAsia="zh-CN"/>
        </w:rPr>
        <w:t xml:space="preserve">63% </w:t>
      </w:r>
      <w:r w:rsidR="003A1E02" w:rsidRPr="00CF7E03">
        <w:rPr>
          <w:rFonts w:ascii="Arial" w:eastAsiaTheme="minorEastAsia" w:hAnsi="Arial" w:cs="Arial"/>
          <w:sz w:val="22"/>
          <w:szCs w:val="22"/>
          <w:lang w:eastAsia="zh-CN"/>
        </w:rPr>
        <w:t xml:space="preserve">reduction compared to current impacts under the fossil scenario and </w:t>
      </w:r>
      <w:r w:rsidR="00ED01A3">
        <w:rPr>
          <w:rFonts w:ascii="Arial" w:eastAsiaTheme="minorEastAsia" w:hAnsi="Arial" w:cs="Arial"/>
          <w:sz w:val="22"/>
          <w:szCs w:val="22"/>
          <w:lang w:eastAsia="zh-CN"/>
        </w:rPr>
        <w:t xml:space="preserve">a </w:t>
      </w:r>
      <w:r w:rsidR="003A1E02" w:rsidRPr="00CF7E03">
        <w:rPr>
          <w:rFonts w:ascii="Arial" w:eastAsiaTheme="minorEastAsia" w:hAnsi="Arial" w:cs="Arial"/>
          <w:sz w:val="22"/>
          <w:szCs w:val="22"/>
          <w:lang w:eastAsia="zh-CN"/>
        </w:rPr>
        <w:t xml:space="preserve">283% </w:t>
      </w:r>
      <w:r w:rsidR="00ED01A3">
        <w:rPr>
          <w:rFonts w:ascii="Arial" w:eastAsiaTheme="minorEastAsia" w:hAnsi="Arial" w:cs="Arial"/>
          <w:sz w:val="22"/>
          <w:szCs w:val="22"/>
          <w:lang w:eastAsia="zh-CN"/>
        </w:rPr>
        <w:t xml:space="preserve">reduction </w:t>
      </w:r>
      <w:r w:rsidR="003A1E02" w:rsidRPr="00CF7E03">
        <w:rPr>
          <w:rFonts w:ascii="Arial" w:eastAsiaTheme="minorEastAsia" w:hAnsi="Arial" w:cs="Arial"/>
          <w:sz w:val="22"/>
          <w:szCs w:val="22"/>
          <w:lang w:eastAsia="zh-CN"/>
        </w:rPr>
        <w:t xml:space="preserve">under the green scenario. Similar reductions are observed across all production routes. These results underscore the potential of a decarbonized grid to mitigate climate </w:t>
      </w:r>
      <w:r w:rsidR="0012692C">
        <w:rPr>
          <w:rFonts w:ascii="Arial" w:eastAsiaTheme="minorEastAsia" w:hAnsi="Arial" w:cs="Arial"/>
          <w:sz w:val="22"/>
          <w:szCs w:val="22"/>
          <w:lang w:eastAsia="zh-CN"/>
        </w:rPr>
        <w:t xml:space="preserve">change </w:t>
      </w:r>
      <w:r w:rsidR="003A1E02" w:rsidRPr="00CF7E03">
        <w:rPr>
          <w:rFonts w:ascii="Arial" w:eastAsiaTheme="minorEastAsia" w:hAnsi="Arial" w:cs="Arial"/>
          <w:sz w:val="22"/>
          <w:szCs w:val="22"/>
          <w:lang w:eastAsia="zh-CN"/>
        </w:rPr>
        <w:t>impact</w:t>
      </w:r>
      <w:r w:rsidR="009A3C7F">
        <w:rPr>
          <w:rFonts w:ascii="Arial" w:eastAsiaTheme="minorEastAsia" w:hAnsi="Arial" w:cs="Arial"/>
          <w:sz w:val="22"/>
          <w:szCs w:val="22"/>
          <w:lang w:eastAsia="zh-CN"/>
        </w:rPr>
        <w:t>s</w:t>
      </w:r>
      <w:r w:rsidR="003A1E02" w:rsidRPr="00CF7E03">
        <w:rPr>
          <w:rFonts w:ascii="Arial" w:eastAsiaTheme="minorEastAsia" w:hAnsi="Arial" w:cs="Arial"/>
          <w:sz w:val="22"/>
          <w:szCs w:val="22"/>
          <w:lang w:eastAsia="zh-CN"/>
        </w:rPr>
        <w:t>, even in fossil</w:t>
      </w:r>
      <w:r w:rsidR="003A1E02" w:rsidRPr="00CF7E03">
        <w:rPr>
          <w:rFonts w:ascii="Arial" w:eastAsiaTheme="minorEastAsia" w:hAnsi="Arial" w:cs="Arial"/>
          <w:sz w:val="22"/>
          <w:szCs w:val="22"/>
          <w:lang w:eastAsia="zh-CN"/>
        </w:rPr>
        <w:noBreakHyphen/>
        <w:t xml:space="preserve">based production methods, and </w:t>
      </w:r>
      <w:del w:id="801" w:author="Nabera  Abhinandan" w:date="2024-08-30T17:06:00Z" w16du:dateUtc="2024-08-30T15:06:00Z">
        <w:r w:rsidR="003A1E02" w:rsidRPr="00CF7E03" w:rsidDel="00DE71B0">
          <w:rPr>
            <w:rFonts w:ascii="Arial" w:eastAsiaTheme="minorEastAsia" w:hAnsi="Arial" w:cs="Arial"/>
            <w:sz w:val="22"/>
            <w:szCs w:val="22"/>
            <w:lang w:eastAsia="zh-CN"/>
          </w:rPr>
          <w:delText xml:space="preserve">even </w:delText>
        </w:r>
      </w:del>
      <w:del w:id="802" w:author="Nabera  Abhinandan" w:date="2024-08-30T17:07:00Z" w16du:dateUtc="2024-08-30T15:07:00Z">
        <w:r w:rsidR="003A1E02" w:rsidRPr="00CF7E03" w:rsidDel="009A60B2">
          <w:rPr>
            <w:rFonts w:ascii="Arial" w:eastAsiaTheme="minorEastAsia" w:hAnsi="Arial" w:cs="Arial"/>
            <w:sz w:val="22"/>
            <w:szCs w:val="22"/>
            <w:lang w:eastAsia="zh-CN"/>
          </w:rPr>
          <w:delText xml:space="preserve">more </w:delText>
        </w:r>
      </w:del>
      <w:ins w:id="803" w:author="Nabera  Abhinandan" w:date="2024-08-30T17:07:00Z" w16du:dateUtc="2024-08-30T15:07:00Z">
        <w:r w:rsidR="009A60B2">
          <w:rPr>
            <w:rFonts w:ascii="Arial" w:eastAsiaTheme="minorEastAsia" w:hAnsi="Arial" w:cs="Arial"/>
            <w:sz w:val="22"/>
            <w:szCs w:val="22"/>
            <w:lang w:eastAsia="zh-CN"/>
          </w:rPr>
          <w:t>especially</w:t>
        </w:r>
      </w:ins>
      <w:ins w:id="804" w:author="Nabera  Abhinandan" w:date="2024-08-30T17:06:00Z" w16du:dateUtc="2024-08-30T15:06:00Z">
        <w:r w:rsidR="00DE71B0">
          <w:rPr>
            <w:rFonts w:ascii="Arial" w:eastAsiaTheme="minorEastAsia" w:hAnsi="Arial" w:cs="Arial"/>
            <w:sz w:val="22"/>
            <w:szCs w:val="22"/>
            <w:lang w:eastAsia="zh-CN"/>
          </w:rPr>
          <w:t xml:space="preserve"> </w:t>
        </w:r>
      </w:ins>
      <w:del w:id="805" w:author="Zhang  Zihao" w:date="2024-08-29T14:56:00Z" w16du:dateUtc="2024-08-29T12:56:00Z">
        <w:r w:rsidR="003A1E02" w:rsidRPr="00CF7E03" w:rsidDel="0028504F">
          <w:rPr>
            <w:rFonts w:ascii="Arial" w:eastAsiaTheme="minorEastAsia" w:hAnsi="Arial" w:cs="Arial"/>
            <w:sz w:val="22"/>
            <w:szCs w:val="22"/>
            <w:lang w:eastAsia="zh-CN"/>
          </w:rPr>
          <w:delText xml:space="preserve">so </w:delText>
        </w:r>
      </w:del>
      <w:r w:rsidR="003A1E02" w:rsidRPr="00CF7E03">
        <w:rPr>
          <w:rFonts w:ascii="Arial" w:eastAsiaTheme="minorEastAsia" w:hAnsi="Arial" w:cs="Arial"/>
          <w:sz w:val="22"/>
          <w:szCs w:val="22"/>
          <w:lang w:eastAsia="zh-CN"/>
        </w:rPr>
        <w:t>in the green scenario.</w:t>
      </w:r>
    </w:p>
    <w:p w14:paraId="048A1BC2" w14:textId="0E6B1CEE" w:rsidR="00971EE2" w:rsidRDefault="004C7F8B" w:rsidP="0050339A">
      <w:pPr>
        <w:pStyle w:val="ListParagraph"/>
        <w:spacing w:line="360" w:lineRule="auto"/>
        <w:ind w:left="0" w:firstLine="450"/>
        <w:jc w:val="both"/>
        <w:rPr>
          <w:rFonts w:ascii="Arial" w:eastAsiaTheme="minorEastAsia" w:hAnsi="Arial" w:cs="Arial"/>
          <w:sz w:val="22"/>
          <w:szCs w:val="22"/>
          <w:lang w:eastAsia="zh-CN"/>
        </w:rPr>
      </w:pPr>
      <w:r>
        <w:rPr>
          <w:rFonts w:ascii="Arial" w:eastAsiaTheme="minorEastAsia" w:hAnsi="Arial" w:cs="Arial"/>
          <w:sz w:val="22"/>
          <w:szCs w:val="22"/>
          <w:lang w:eastAsia="zh-CN"/>
        </w:rPr>
        <w:t>Regarding</w:t>
      </w:r>
      <w:r w:rsidR="00C3591C">
        <w:rPr>
          <w:rFonts w:ascii="Arial" w:eastAsiaTheme="minorEastAsia" w:hAnsi="Arial" w:cs="Arial"/>
          <w:sz w:val="22"/>
          <w:szCs w:val="22"/>
          <w:lang w:eastAsia="zh-CN"/>
        </w:rPr>
        <w:t xml:space="preserve"> production costs within the fossil scenarios, the </w:t>
      </w:r>
      <w:r w:rsidR="005576E7">
        <w:rPr>
          <w:rFonts w:ascii="Arial" w:eastAsiaTheme="minorEastAsia" w:hAnsi="Arial" w:cs="Arial"/>
          <w:sz w:val="22"/>
          <w:szCs w:val="22"/>
          <w:lang w:eastAsia="zh-CN"/>
        </w:rPr>
        <w:t>CaC</w:t>
      </w:r>
      <w:r w:rsidR="005576E7" w:rsidRPr="004241C5">
        <w:rPr>
          <w:rFonts w:ascii="Arial" w:eastAsiaTheme="minorEastAsia" w:hAnsi="Arial" w:cs="Arial"/>
          <w:sz w:val="22"/>
          <w:szCs w:val="22"/>
          <w:vertAlign w:val="subscript"/>
          <w:lang w:eastAsia="zh-CN"/>
        </w:rPr>
        <w:t>2</w:t>
      </w:r>
      <w:r w:rsidR="00C3591C">
        <w:rPr>
          <w:rFonts w:ascii="Arial" w:eastAsiaTheme="minorEastAsia" w:hAnsi="Arial" w:cs="Arial"/>
          <w:sz w:val="22"/>
          <w:szCs w:val="22"/>
          <w:lang w:eastAsia="zh-CN"/>
        </w:rPr>
        <w:t xml:space="preserve"> route has the lowest cost (1.2 USD kg</w:t>
      </w:r>
      <w:r w:rsidR="00C3591C" w:rsidRPr="004241C5">
        <w:rPr>
          <w:rFonts w:ascii="Arial" w:eastAsiaTheme="minorEastAsia" w:hAnsi="Arial" w:cs="Arial"/>
          <w:sz w:val="22"/>
          <w:szCs w:val="22"/>
          <w:vertAlign w:val="superscript"/>
          <w:lang w:eastAsia="zh-CN"/>
        </w:rPr>
        <w:t>–1</w:t>
      </w:r>
      <w:r w:rsidR="00C3591C">
        <w:rPr>
          <w:rFonts w:ascii="Arial" w:eastAsiaTheme="minorEastAsia" w:hAnsi="Arial" w:cs="Arial"/>
          <w:sz w:val="22"/>
          <w:szCs w:val="22"/>
          <w:lang w:eastAsia="zh-CN"/>
        </w:rPr>
        <w:t xml:space="preserve">), primarily driven by electricity. The </w:t>
      </w:r>
      <w:r w:rsidR="00100C0A">
        <w:rPr>
          <w:rFonts w:ascii="Arial" w:eastAsiaTheme="minorEastAsia" w:hAnsi="Arial" w:cs="Arial"/>
          <w:sz w:val="22"/>
          <w:szCs w:val="22"/>
          <w:lang w:eastAsia="zh-CN"/>
        </w:rPr>
        <w:t>PC</w:t>
      </w:r>
      <w:r w:rsidR="00C3591C">
        <w:rPr>
          <w:rFonts w:ascii="Arial" w:eastAsiaTheme="minorEastAsia" w:hAnsi="Arial" w:cs="Arial"/>
          <w:sz w:val="22"/>
          <w:szCs w:val="22"/>
          <w:lang w:eastAsia="zh-CN"/>
        </w:rPr>
        <w:t xml:space="preserve"> route is more expensive </w:t>
      </w:r>
      <w:r w:rsidR="003C440B">
        <w:rPr>
          <w:rFonts w:ascii="Arial" w:eastAsiaTheme="minorEastAsia" w:hAnsi="Arial" w:cs="Arial"/>
          <w:sz w:val="22"/>
          <w:szCs w:val="22"/>
          <w:lang w:eastAsia="zh-CN"/>
        </w:rPr>
        <w:br/>
      </w:r>
      <w:r w:rsidR="00C3591C">
        <w:rPr>
          <w:rFonts w:ascii="Arial" w:eastAsiaTheme="minorEastAsia" w:hAnsi="Arial" w:cs="Arial"/>
          <w:sz w:val="22"/>
          <w:szCs w:val="22"/>
          <w:lang w:eastAsia="zh-CN"/>
        </w:rPr>
        <w:t>(2.0 USD kg</w:t>
      </w:r>
      <w:r w:rsidR="00C3591C" w:rsidRPr="004241C5">
        <w:rPr>
          <w:rFonts w:ascii="Arial" w:eastAsiaTheme="minorEastAsia" w:hAnsi="Arial" w:cs="Arial"/>
          <w:sz w:val="22"/>
          <w:szCs w:val="22"/>
          <w:vertAlign w:val="superscript"/>
          <w:lang w:eastAsia="zh-CN"/>
        </w:rPr>
        <w:t>–1</w:t>
      </w:r>
      <w:r w:rsidR="00C3591C">
        <w:rPr>
          <w:rFonts w:ascii="Arial" w:eastAsiaTheme="minorEastAsia" w:hAnsi="Arial" w:cs="Arial"/>
          <w:sz w:val="22"/>
          <w:szCs w:val="22"/>
          <w:lang w:eastAsia="zh-CN"/>
        </w:rPr>
        <w:t>)</w:t>
      </w:r>
      <w:r w:rsidR="00864B8A">
        <w:rPr>
          <w:rFonts w:ascii="Arial" w:eastAsiaTheme="minorEastAsia" w:hAnsi="Arial" w:cs="Arial"/>
          <w:sz w:val="22"/>
          <w:szCs w:val="22"/>
          <w:lang w:eastAsia="zh-CN"/>
        </w:rPr>
        <w:t xml:space="preserve">, largely due to methane costs. </w:t>
      </w:r>
      <w:r w:rsidR="00F61C38">
        <w:rPr>
          <w:rFonts w:ascii="Arial" w:eastAsiaTheme="minorEastAsia" w:hAnsi="Arial" w:cs="Arial"/>
          <w:sz w:val="22"/>
          <w:szCs w:val="22"/>
          <w:lang w:eastAsia="zh-CN"/>
        </w:rPr>
        <w:t>Similarly, bo</w:t>
      </w:r>
      <w:r w:rsidR="00864B8A">
        <w:rPr>
          <w:rFonts w:ascii="Arial" w:eastAsiaTheme="minorEastAsia" w:hAnsi="Arial" w:cs="Arial"/>
          <w:sz w:val="22"/>
          <w:szCs w:val="22"/>
          <w:lang w:eastAsia="zh-CN"/>
        </w:rPr>
        <w:t>th plasma routes have similar costs, averaging 1.7 USD kg</w:t>
      </w:r>
      <w:r w:rsidR="00864B8A" w:rsidRPr="004241C5">
        <w:rPr>
          <w:rFonts w:ascii="Arial" w:eastAsiaTheme="minorEastAsia" w:hAnsi="Arial" w:cs="Arial"/>
          <w:sz w:val="22"/>
          <w:szCs w:val="22"/>
          <w:vertAlign w:val="superscript"/>
          <w:lang w:eastAsia="zh-CN"/>
        </w:rPr>
        <w:t>–1</w:t>
      </w:r>
      <w:r w:rsidR="00864B8A">
        <w:rPr>
          <w:rFonts w:ascii="Arial" w:eastAsiaTheme="minorEastAsia" w:hAnsi="Arial" w:cs="Arial"/>
          <w:sz w:val="22"/>
          <w:szCs w:val="22"/>
          <w:lang w:eastAsia="zh-CN"/>
        </w:rPr>
        <w:t xml:space="preserve">, predominantly due to electricity. In the green scenario, the </w:t>
      </w:r>
      <w:r w:rsidR="002B3C4F">
        <w:rPr>
          <w:rFonts w:ascii="Arial" w:eastAsiaTheme="minorEastAsia" w:hAnsi="Arial" w:cs="Arial"/>
          <w:sz w:val="22"/>
          <w:szCs w:val="22"/>
          <w:lang w:eastAsia="zh-CN"/>
        </w:rPr>
        <w:t>CaC</w:t>
      </w:r>
      <w:r w:rsidR="002B3C4F" w:rsidRPr="004241C5">
        <w:rPr>
          <w:rFonts w:ascii="Arial" w:eastAsiaTheme="minorEastAsia" w:hAnsi="Arial" w:cs="Arial"/>
          <w:sz w:val="22"/>
          <w:szCs w:val="22"/>
          <w:vertAlign w:val="subscript"/>
          <w:lang w:eastAsia="zh-CN"/>
        </w:rPr>
        <w:t>2</w:t>
      </w:r>
      <w:r w:rsidR="00864B8A">
        <w:rPr>
          <w:rFonts w:ascii="Arial" w:eastAsiaTheme="minorEastAsia" w:hAnsi="Arial" w:cs="Arial"/>
          <w:sz w:val="22"/>
          <w:szCs w:val="22"/>
          <w:lang w:eastAsia="zh-CN"/>
        </w:rPr>
        <w:t xml:space="preserve"> route </w:t>
      </w:r>
      <w:r w:rsidR="00B14E2B">
        <w:rPr>
          <w:rFonts w:ascii="Arial" w:eastAsiaTheme="minorEastAsia" w:hAnsi="Arial" w:cs="Arial"/>
          <w:sz w:val="22"/>
          <w:szCs w:val="22"/>
          <w:lang w:eastAsia="zh-CN"/>
        </w:rPr>
        <w:t xml:space="preserve">remains </w:t>
      </w:r>
      <w:r w:rsidR="00864B8A">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Pr>
          <w:rFonts w:ascii="Arial" w:eastAsiaTheme="minorEastAsia" w:hAnsi="Arial" w:cs="Arial"/>
          <w:sz w:val="22"/>
          <w:szCs w:val="22"/>
          <w:lang w:eastAsia="zh-CN"/>
        </w:rPr>
        <w:t>PC</w:t>
      </w:r>
      <w:r w:rsidR="00864B8A">
        <w:rPr>
          <w:rFonts w:ascii="Arial" w:eastAsiaTheme="minorEastAsia" w:hAnsi="Arial" w:cs="Arial"/>
          <w:sz w:val="22"/>
          <w:szCs w:val="22"/>
          <w:lang w:eastAsia="zh-CN"/>
        </w:rPr>
        <w:t xml:space="preserve"> scenario </w:t>
      </w:r>
      <w:r w:rsidR="006E11C3">
        <w:rPr>
          <w:rFonts w:ascii="Arial" w:eastAsiaTheme="minorEastAsia" w:hAnsi="Arial" w:cs="Arial"/>
          <w:sz w:val="22"/>
          <w:szCs w:val="22"/>
          <w:lang w:eastAsia="zh-CN"/>
        </w:rPr>
        <w:t>is</w:t>
      </w:r>
      <w:r w:rsidR="00864B8A">
        <w:rPr>
          <w:rFonts w:ascii="Arial" w:eastAsiaTheme="minorEastAsia" w:hAnsi="Arial" w:cs="Arial"/>
          <w:sz w:val="22"/>
          <w:szCs w:val="22"/>
          <w:lang w:eastAsia="zh-CN"/>
        </w:rPr>
        <w:t xml:space="preserve"> the most expensive route, with a </w:t>
      </w:r>
      <w:r w:rsidR="00864B8A">
        <w:rPr>
          <w:rFonts w:ascii="Arial" w:eastAsiaTheme="minorEastAsia" w:hAnsi="Arial" w:cs="Arial"/>
          <w:sz w:val="22"/>
          <w:szCs w:val="22"/>
          <w:lang w:eastAsia="zh-CN"/>
        </w:rPr>
        <w:lastRenderedPageBreak/>
        <w:t>340% increase in costs, driven by the substantial cost of biomethane (five times more expensive than methane). Similarly, plasma routes show at least a 110% increase in costs.</w:t>
      </w:r>
    </w:p>
    <w:p w14:paraId="0995258C" w14:textId="56998E49" w:rsidR="00343063" w:rsidRPr="000877E5" w:rsidRDefault="00350165" w:rsidP="00213CA5">
      <w:pPr>
        <w:pStyle w:val="ListParagraph"/>
        <w:snapToGrid w:val="0"/>
        <w:spacing w:line="360" w:lineRule="auto"/>
        <w:ind w:left="0" w:firstLine="446"/>
        <w:contextualSpacing w:val="0"/>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I</w:t>
      </w:r>
      <w:r w:rsidR="00595AEE">
        <w:rPr>
          <w:rFonts w:ascii="Arial" w:eastAsiaTheme="minorEastAsia" w:hAnsi="Arial" w:cs="Arial"/>
          <w:sz w:val="22"/>
          <w:szCs w:val="22"/>
          <w:lang w:eastAsia="zh-CN"/>
        </w:rPr>
        <w:t xml:space="preserve">n the short term, the focus should be on optimizing the existing </w:t>
      </w:r>
      <w:r w:rsidR="00540B1D">
        <w:rPr>
          <w:rFonts w:ascii="Arial" w:eastAsiaTheme="minorEastAsia" w:hAnsi="Arial" w:cs="Arial"/>
          <w:sz w:val="22"/>
          <w:szCs w:val="22"/>
          <w:lang w:eastAsia="zh-CN"/>
        </w:rPr>
        <w:t>CaC</w:t>
      </w:r>
      <w:r w:rsidR="00540B1D"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 xml:space="preserve"> production process by transitioning from coke to a blend of coke and biochar, ensuring stable supply chains of biochar to main</w:t>
      </w:r>
      <w:r w:rsidR="00FE206A">
        <w:rPr>
          <w:rFonts w:ascii="Arial" w:eastAsiaTheme="minorEastAsia" w:hAnsi="Arial" w:cs="Arial"/>
          <w:sz w:val="22"/>
          <w:szCs w:val="22"/>
          <w:lang w:eastAsia="zh-CN"/>
        </w:rPr>
        <w:t>tain</w:t>
      </w:r>
      <w:r w:rsidR="00595AEE">
        <w:rPr>
          <w:rFonts w:ascii="Arial" w:eastAsiaTheme="minorEastAsia" w:hAnsi="Arial" w:cs="Arial"/>
          <w:sz w:val="22"/>
          <w:szCs w:val="22"/>
          <w:lang w:eastAsia="zh-CN"/>
        </w:rPr>
        <w:t xml:space="preserve"> cost</w:t>
      </w:r>
      <w:r w:rsidR="00595AEE">
        <w:rPr>
          <w:rFonts w:ascii="Arial" w:eastAsiaTheme="minorEastAsia" w:hAnsi="Arial" w:cs="Arial"/>
          <w:sz w:val="22"/>
          <w:szCs w:val="22"/>
          <w:lang w:eastAsia="zh-CN"/>
        </w:rPr>
        <w:noBreakHyphen/>
        <w:t xml:space="preserve">effectiveness. </w:t>
      </w:r>
      <w:r w:rsidR="005C14B7">
        <w:rPr>
          <w:rFonts w:ascii="Arial" w:eastAsiaTheme="minorEastAsia" w:hAnsi="Arial" w:cs="Arial" w:hint="eastAsia"/>
          <w:sz w:val="22"/>
          <w:szCs w:val="22"/>
          <w:lang w:eastAsia="zh-CN"/>
        </w:rPr>
        <w:t>T</w:t>
      </w:r>
      <w:r w:rsidR="00595AEE">
        <w:rPr>
          <w:rFonts w:ascii="Arial" w:eastAsiaTheme="minorEastAsia" w:hAnsi="Arial" w:cs="Arial"/>
          <w:sz w:val="22"/>
          <w:szCs w:val="22"/>
          <w:lang w:eastAsia="zh-CN"/>
        </w:rPr>
        <w:t xml:space="preserve">he lower costs of biochar and its excellent reduction in climate change impacts make the green </w:t>
      </w:r>
      <w:r w:rsidR="00DB1215">
        <w:rPr>
          <w:rFonts w:ascii="Arial" w:eastAsiaTheme="minorEastAsia" w:hAnsi="Arial" w:cs="Arial"/>
          <w:sz w:val="22"/>
          <w:szCs w:val="22"/>
          <w:lang w:eastAsia="zh-CN"/>
        </w:rPr>
        <w:t>CaC</w:t>
      </w:r>
      <w:r w:rsidR="00DB1215"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 xml:space="preserve"> route the most favorable option </w:t>
      </w:r>
      <w:r w:rsidR="00D3459B">
        <w:rPr>
          <w:rFonts w:ascii="Arial" w:eastAsiaTheme="minorEastAsia" w:hAnsi="Arial" w:cs="Arial"/>
          <w:sz w:val="22"/>
          <w:szCs w:val="22"/>
          <w:lang w:eastAsia="zh-CN"/>
        </w:rPr>
        <w:t>for producing</w:t>
      </w:r>
      <w:r w:rsidR="00595AEE">
        <w:rPr>
          <w:rFonts w:ascii="Arial" w:eastAsiaTheme="minorEastAsia" w:hAnsi="Arial" w:cs="Arial"/>
          <w:sz w:val="22"/>
          <w:szCs w:val="22"/>
          <w:lang w:eastAsia="zh-CN"/>
        </w:rPr>
        <w:t xml:space="preserve"> C</w:t>
      </w:r>
      <w:r w:rsidR="00595AEE"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H</w:t>
      </w:r>
      <w:r w:rsidR="00595AEE"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 xml:space="preserve">. In the long term, transitioning to renewable sources and </w:t>
      </w:r>
      <w:r w:rsidR="003132C6" w:rsidRPr="00685B8B">
        <w:rPr>
          <w:rFonts w:ascii="Arial" w:eastAsiaTheme="minorEastAsia" w:hAnsi="Arial" w:cs="Arial"/>
          <w:sz w:val="22"/>
          <w:szCs w:val="22"/>
          <w:lang w:eastAsia="zh-CN"/>
        </w:rPr>
        <w:t xml:space="preserve">engaging </w:t>
      </w:r>
      <w:r w:rsidR="00595AEE" w:rsidRPr="00685B8B">
        <w:rPr>
          <w:rFonts w:ascii="Arial" w:eastAsiaTheme="minorEastAsia" w:hAnsi="Arial" w:cs="Arial"/>
          <w:sz w:val="22"/>
          <w:szCs w:val="22"/>
          <w:lang w:eastAsia="zh-CN"/>
        </w:rPr>
        <w:t>in grid decarbonization initiatives</w:t>
      </w:r>
      <w:r w:rsidR="00595AEE">
        <w:rPr>
          <w:rFonts w:ascii="Arial" w:eastAsiaTheme="minorEastAsia" w:hAnsi="Arial" w:cs="Arial"/>
          <w:sz w:val="22"/>
          <w:szCs w:val="22"/>
          <w:lang w:eastAsia="zh-CN"/>
        </w:rPr>
        <w:t xml:space="preserve"> for electricity will further reduce </w:t>
      </w:r>
      <w:r w:rsidR="00CC6167">
        <w:rPr>
          <w:rFonts w:ascii="Arial" w:eastAsiaTheme="minorEastAsia" w:hAnsi="Arial" w:cs="Arial"/>
          <w:sz w:val="22"/>
          <w:szCs w:val="22"/>
          <w:lang w:eastAsia="zh-CN"/>
        </w:rPr>
        <w:t xml:space="preserve">the </w:t>
      </w:r>
      <w:r w:rsidR="00595AEE">
        <w:rPr>
          <w:rFonts w:ascii="Arial" w:eastAsiaTheme="minorEastAsia" w:hAnsi="Arial" w:cs="Arial"/>
          <w:sz w:val="22"/>
          <w:szCs w:val="22"/>
          <w:lang w:eastAsia="zh-CN"/>
        </w:rPr>
        <w:t xml:space="preserve">climate change impacts </w:t>
      </w:r>
      <w:r w:rsidR="006010B4">
        <w:rPr>
          <w:rFonts w:ascii="Arial" w:eastAsiaTheme="minorEastAsia" w:hAnsi="Arial" w:cs="Arial"/>
          <w:sz w:val="22"/>
          <w:szCs w:val="22"/>
          <w:lang w:eastAsia="zh-CN"/>
        </w:rPr>
        <w:t xml:space="preserve">of </w:t>
      </w:r>
      <w:r w:rsidR="003E1B33">
        <w:rPr>
          <w:rFonts w:ascii="Arial" w:eastAsiaTheme="minorEastAsia" w:hAnsi="Arial" w:cs="Arial"/>
          <w:sz w:val="22"/>
          <w:szCs w:val="22"/>
          <w:lang w:eastAsia="zh-CN"/>
        </w:rPr>
        <w:t>plasma</w:t>
      </w:r>
      <w:r w:rsidR="003E1B33">
        <w:rPr>
          <w:rFonts w:ascii="Arial" w:eastAsiaTheme="minorEastAsia" w:hAnsi="Arial" w:cs="Arial"/>
          <w:sz w:val="22"/>
          <w:szCs w:val="22"/>
          <w:lang w:eastAsia="zh-CN"/>
        </w:rPr>
        <w:noBreakHyphen/>
        <w:t>based C</w:t>
      </w:r>
      <w:r w:rsidR="003E1B33" w:rsidRPr="004241C5">
        <w:rPr>
          <w:rFonts w:ascii="Arial" w:eastAsiaTheme="minorEastAsia" w:hAnsi="Arial" w:cs="Arial"/>
          <w:sz w:val="22"/>
          <w:szCs w:val="22"/>
          <w:vertAlign w:val="subscript"/>
          <w:lang w:eastAsia="zh-CN"/>
        </w:rPr>
        <w:t>2</w:t>
      </w:r>
      <w:r w:rsidR="003E1B33">
        <w:rPr>
          <w:rFonts w:ascii="Arial" w:eastAsiaTheme="minorEastAsia" w:hAnsi="Arial" w:cs="Arial"/>
          <w:sz w:val="22"/>
          <w:szCs w:val="22"/>
          <w:lang w:eastAsia="zh-CN"/>
        </w:rPr>
        <w:t>H</w:t>
      </w:r>
      <w:r w:rsidR="003E1B33" w:rsidRPr="004241C5">
        <w:rPr>
          <w:rFonts w:ascii="Arial" w:eastAsiaTheme="minorEastAsia" w:hAnsi="Arial" w:cs="Arial"/>
          <w:sz w:val="22"/>
          <w:szCs w:val="22"/>
          <w:vertAlign w:val="subscript"/>
          <w:lang w:eastAsia="zh-CN"/>
        </w:rPr>
        <w:t>2</w:t>
      </w:r>
      <w:r w:rsidR="006010B4">
        <w:rPr>
          <w:rFonts w:ascii="Arial" w:eastAsiaTheme="minorEastAsia" w:hAnsi="Arial" w:cs="Arial"/>
          <w:sz w:val="22"/>
          <w:szCs w:val="22"/>
          <w:lang w:eastAsia="zh-CN"/>
        </w:rPr>
        <w:t xml:space="preserve"> </w:t>
      </w:r>
      <w:r w:rsidR="005C14B7">
        <w:rPr>
          <w:rFonts w:ascii="Arial" w:eastAsiaTheme="minorEastAsia" w:hAnsi="Arial" w:cs="Arial" w:hint="eastAsia"/>
          <w:sz w:val="22"/>
          <w:szCs w:val="22"/>
          <w:lang w:eastAsia="zh-CN"/>
        </w:rPr>
        <w:t xml:space="preserve">production </w:t>
      </w:r>
      <w:r w:rsidR="00595AEE">
        <w:rPr>
          <w:rFonts w:ascii="Arial" w:eastAsiaTheme="minorEastAsia" w:hAnsi="Arial" w:cs="Arial"/>
          <w:sz w:val="22"/>
          <w:szCs w:val="22"/>
          <w:lang w:eastAsia="zh-CN"/>
        </w:rPr>
        <w:t xml:space="preserve">at lower costs. </w:t>
      </w:r>
      <w:r w:rsidR="002F13E3">
        <w:rPr>
          <w:rFonts w:ascii="Arial" w:eastAsiaTheme="minorEastAsia" w:hAnsi="Arial" w:cs="Arial"/>
          <w:sz w:val="22"/>
          <w:szCs w:val="22"/>
          <w:lang w:eastAsia="zh-CN"/>
        </w:rPr>
        <w:t xml:space="preserve">Moreover, </w:t>
      </w:r>
      <w:r w:rsidR="0067307F">
        <w:rPr>
          <w:rFonts w:ascii="Arial" w:eastAsiaTheme="minorEastAsia" w:hAnsi="Arial" w:cs="Arial" w:hint="eastAsia"/>
          <w:sz w:val="22"/>
          <w:szCs w:val="22"/>
          <w:lang w:eastAsia="zh-CN"/>
        </w:rPr>
        <w:t xml:space="preserve">lowering energy consumption in </w:t>
      </w:r>
      <w:r w:rsidR="002F13E3">
        <w:rPr>
          <w:rFonts w:ascii="Arial" w:eastAsiaTheme="minorEastAsia" w:hAnsi="Arial" w:cs="Arial"/>
          <w:sz w:val="22"/>
          <w:szCs w:val="22"/>
          <w:lang w:eastAsia="zh-CN"/>
        </w:rPr>
        <w:t xml:space="preserve">plasma processes will be key in the future. </w:t>
      </w:r>
      <w:r w:rsidR="00595AEE">
        <w:rPr>
          <w:rFonts w:ascii="Arial" w:eastAsiaTheme="minorEastAsia" w:hAnsi="Arial" w:cs="Arial"/>
          <w:sz w:val="22"/>
          <w:szCs w:val="22"/>
          <w:lang w:eastAsia="zh-CN"/>
        </w:rPr>
        <w:t xml:space="preserve">Comprehensive analysis is essential </w:t>
      </w:r>
      <w:r w:rsidR="00442F1E">
        <w:rPr>
          <w:rFonts w:ascii="Arial" w:eastAsiaTheme="minorEastAsia" w:hAnsi="Arial" w:cs="Arial"/>
          <w:sz w:val="22"/>
          <w:szCs w:val="22"/>
          <w:lang w:eastAsia="zh-CN"/>
        </w:rPr>
        <w:t xml:space="preserve">for </w:t>
      </w:r>
      <w:r w:rsidR="00595AEE">
        <w:rPr>
          <w:rFonts w:ascii="Arial" w:eastAsiaTheme="minorEastAsia" w:hAnsi="Arial" w:cs="Arial"/>
          <w:sz w:val="22"/>
          <w:szCs w:val="22"/>
          <w:lang w:eastAsia="zh-CN"/>
        </w:rPr>
        <w:t xml:space="preserve">engaging with stakeholders and advocating for policies to </w:t>
      </w:r>
      <w:r w:rsidR="005C14B7">
        <w:rPr>
          <w:rFonts w:ascii="Arial" w:eastAsiaTheme="minorEastAsia" w:hAnsi="Arial" w:cs="Arial" w:hint="eastAsia"/>
          <w:sz w:val="22"/>
          <w:szCs w:val="22"/>
          <w:lang w:eastAsia="zh-CN"/>
        </w:rPr>
        <w:t>steer</w:t>
      </w:r>
      <w:r w:rsidR="005C14B7">
        <w:rPr>
          <w:rFonts w:ascii="Arial" w:eastAsiaTheme="minorEastAsia" w:hAnsi="Arial" w:cs="Arial"/>
          <w:sz w:val="22"/>
          <w:szCs w:val="22"/>
          <w:lang w:eastAsia="zh-CN"/>
        </w:rPr>
        <w:t xml:space="preserve"> </w:t>
      </w:r>
      <w:r w:rsidR="00595AEE">
        <w:rPr>
          <w:rFonts w:ascii="Arial" w:eastAsiaTheme="minorEastAsia" w:hAnsi="Arial" w:cs="Arial"/>
          <w:sz w:val="22"/>
          <w:szCs w:val="22"/>
          <w:lang w:eastAsia="zh-CN"/>
        </w:rPr>
        <w:t xml:space="preserve">the chemical industry </w:t>
      </w:r>
      <w:r w:rsidR="00480EA7">
        <w:rPr>
          <w:rFonts w:ascii="Arial" w:eastAsiaTheme="minorEastAsia" w:hAnsi="Arial" w:cs="Arial"/>
          <w:sz w:val="22"/>
          <w:szCs w:val="22"/>
          <w:lang w:eastAsia="zh-CN"/>
        </w:rPr>
        <w:t>towards</w:t>
      </w:r>
      <w:r w:rsidR="00595AEE">
        <w:rPr>
          <w:rFonts w:ascii="Arial" w:eastAsiaTheme="minorEastAsia" w:hAnsi="Arial" w:cs="Arial"/>
          <w:sz w:val="22"/>
          <w:szCs w:val="22"/>
          <w:lang w:eastAsia="zh-CN"/>
        </w:rPr>
        <w:t xml:space="preserve"> </w:t>
      </w:r>
      <w:r w:rsidR="005C14B7">
        <w:rPr>
          <w:rFonts w:ascii="Arial" w:eastAsiaTheme="minorEastAsia" w:hAnsi="Arial" w:cs="Arial" w:hint="eastAsia"/>
          <w:sz w:val="22"/>
          <w:szCs w:val="22"/>
          <w:lang w:eastAsia="zh-CN"/>
        </w:rPr>
        <w:t xml:space="preserve">sustainable and economically viable </w:t>
      </w:r>
      <w:r w:rsidR="00595AEE">
        <w:rPr>
          <w:rFonts w:ascii="Arial" w:eastAsiaTheme="minorEastAsia" w:hAnsi="Arial" w:cs="Arial"/>
          <w:sz w:val="22"/>
          <w:szCs w:val="22"/>
          <w:lang w:eastAsia="zh-CN"/>
        </w:rPr>
        <w:t>C</w:t>
      </w:r>
      <w:r w:rsidR="00595AEE" w:rsidRPr="004241C5">
        <w:rPr>
          <w:rFonts w:ascii="Arial" w:eastAsiaTheme="minorEastAsia" w:hAnsi="Arial" w:cs="Arial"/>
          <w:sz w:val="22"/>
          <w:szCs w:val="22"/>
          <w:vertAlign w:val="subscript"/>
          <w:lang w:eastAsia="zh-CN"/>
        </w:rPr>
        <w:t>2</w:t>
      </w:r>
      <w:r w:rsidR="00595AEE">
        <w:rPr>
          <w:rFonts w:ascii="Arial" w:eastAsiaTheme="minorEastAsia" w:hAnsi="Arial" w:cs="Arial"/>
          <w:sz w:val="22"/>
          <w:szCs w:val="22"/>
          <w:lang w:eastAsia="zh-CN"/>
        </w:rPr>
        <w:t>H</w:t>
      </w:r>
      <w:r w:rsidR="00595AEE" w:rsidRPr="004241C5">
        <w:rPr>
          <w:rFonts w:ascii="Arial" w:eastAsiaTheme="minorEastAsia" w:hAnsi="Arial" w:cs="Arial"/>
          <w:sz w:val="22"/>
          <w:szCs w:val="22"/>
          <w:vertAlign w:val="subscript"/>
          <w:lang w:eastAsia="zh-CN"/>
        </w:rPr>
        <w:t>2</w:t>
      </w:r>
      <w:r w:rsidR="005C14B7">
        <w:rPr>
          <w:rFonts w:ascii="Arial" w:eastAsiaTheme="minorEastAsia" w:hAnsi="Arial" w:cs="Arial" w:hint="eastAsia"/>
          <w:sz w:val="22"/>
          <w:szCs w:val="22"/>
          <w:lang w:eastAsia="zh-CN"/>
        </w:rPr>
        <w:t xml:space="preserve"> production</w:t>
      </w:r>
      <w:r w:rsidR="00595AEE">
        <w:rPr>
          <w:rFonts w:ascii="Arial" w:eastAsiaTheme="minorEastAsia" w:hAnsi="Arial" w:cs="Arial"/>
          <w:sz w:val="22"/>
          <w:szCs w:val="22"/>
          <w:lang w:eastAsia="zh-CN"/>
        </w:rPr>
        <w:t>.</w:t>
      </w:r>
    </w:p>
    <w:p w14:paraId="72FE513A" w14:textId="2D846859" w:rsidR="0087731C" w:rsidRPr="00736557" w:rsidRDefault="0087731C" w:rsidP="00213CA5">
      <w:pPr>
        <w:pStyle w:val="ListParagraph"/>
        <w:numPr>
          <w:ilvl w:val="0"/>
          <w:numId w:val="43"/>
        </w:numPr>
        <w:snapToGrid w:val="0"/>
        <w:spacing w:before="240" w:line="360" w:lineRule="auto"/>
        <w:ind w:left="360"/>
        <w:contextualSpacing w:val="0"/>
        <w:jc w:val="both"/>
        <w:rPr>
          <w:rFonts w:ascii="Arial" w:hAnsi="Arial" w:cs="Arial"/>
          <w:b/>
          <w:bCs/>
          <w:sz w:val="22"/>
          <w:szCs w:val="22"/>
        </w:rPr>
      </w:pPr>
      <w:r w:rsidRPr="00736557">
        <w:rPr>
          <w:rFonts w:ascii="Arial" w:hAnsi="Arial" w:cs="Arial"/>
          <w:b/>
          <w:sz w:val="22"/>
          <w:szCs w:val="22"/>
        </w:rPr>
        <w:t>Perspective and outlook</w:t>
      </w:r>
    </w:p>
    <w:p w14:paraId="7C6DD7FF" w14:textId="34C449A1" w:rsidR="00991745" w:rsidRPr="00CF7E03" w:rsidRDefault="00E8545B" w:rsidP="001017A8">
      <w:pPr>
        <w:pStyle w:val="ListParagraph"/>
        <w:spacing w:line="360" w:lineRule="auto"/>
        <w:ind w:left="0"/>
        <w:jc w:val="both"/>
        <w:rPr>
          <w:rFonts w:ascii="Arial" w:eastAsiaTheme="minorEastAsia" w:hAnsi="Arial" w:cs="Arial"/>
          <w:sz w:val="22"/>
          <w:szCs w:val="22"/>
          <w:lang w:eastAsia="zh-CN"/>
        </w:rPr>
      </w:pPr>
      <w:bookmarkStart w:id="806" w:name="_Hlk166062738"/>
      <w:r>
        <w:rPr>
          <w:rFonts w:ascii="Arial" w:eastAsiaTheme="minorEastAsia" w:hAnsi="Arial" w:cs="Arial" w:hint="eastAsia"/>
          <w:sz w:val="22"/>
          <w:szCs w:val="22"/>
          <w:lang w:eastAsia="zh-CN"/>
        </w:rPr>
        <w:t>T</w:t>
      </w:r>
      <w:r>
        <w:rPr>
          <w:rFonts w:ascii="Arial" w:eastAsiaTheme="minorEastAsia" w:hAnsi="Arial" w:cs="Arial"/>
          <w:sz w:val="22"/>
          <w:szCs w:val="22"/>
          <w:lang w:eastAsia="zh-CN"/>
        </w:rPr>
        <w:t xml:space="preserve">ransitioning </w:t>
      </w:r>
      <w:r>
        <w:rPr>
          <w:rFonts w:ascii="Arial" w:eastAsiaTheme="minorEastAsia" w:hAnsi="Arial" w:cs="Arial" w:hint="eastAsia"/>
          <w:sz w:val="22"/>
          <w:szCs w:val="22"/>
          <w:lang w:eastAsia="zh-CN"/>
        </w:rPr>
        <w:t xml:space="preserve">from </w:t>
      </w:r>
      <w:r w:rsidR="00991745">
        <w:rPr>
          <w:rFonts w:ascii="Arial" w:eastAsiaTheme="minorEastAsia" w:hAnsi="Arial" w:cs="Arial"/>
          <w:sz w:val="22"/>
          <w:szCs w:val="22"/>
          <w:lang w:eastAsia="zh-CN"/>
        </w:rPr>
        <w:t xml:space="preserve">a </w:t>
      </w:r>
      <w:r w:rsidRPr="00CF7E03">
        <w:rPr>
          <w:rFonts w:ascii="Arial" w:eastAsiaTheme="minorEastAsia" w:hAnsi="Arial" w:cs="Arial"/>
          <w:sz w:val="22"/>
          <w:szCs w:val="22"/>
          <w:lang w:eastAsia="zh-CN"/>
        </w:rPr>
        <w:t>fossil</w:t>
      </w:r>
      <w:r w:rsidRPr="00CF7E03">
        <w:rPr>
          <w:rFonts w:ascii="Arial" w:eastAsiaTheme="minorEastAsia" w:hAnsi="Arial" w:cs="Arial"/>
          <w:sz w:val="22"/>
          <w:szCs w:val="22"/>
          <w:lang w:eastAsia="zh-CN"/>
        </w:rPr>
        <w:noBreakHyphen/>
        <w:t xml:space="preserve">based </w:t>
      </w:r>
      <w:r>
        <w:rPr>
          <w:rFonts w:ascii="Arial" w:eastAsiaTheme="minorEastAsia" w:hAnsi="Arial" w:cs="Arial"/>
          <w:sz w:val="22"/>
          <w:szCs w:val="22"/>
          <w:lang w:eastAsia="zh-CN"/>
        </w:rPr>
        <w:t xml:space="preserve">to </w:t>
      </w:r>
      <w:r w:rsidR="006E4EDF">
        <w:rPr>
          <w:rFonts w:ascii="Arial" w:eastAsiaTheme="minorEastAsia" w:hAnsi="Arial" w:cs="Arial" w:hint="eastAsia"/>
          <w:sz w:val="22"/>
          <w:szCs w:val="22"/>
          <w:lang w:eastAsia="zh-CN"/>
        </w:rPr>
        <w:t xml:space="preserve">a </w:t>
      </w:r>
      <w:r>
        <w:rPr>
          <w:rFonts w:ascii="Arial" w:eastAsiaTheme="minorEastAsia" w:hAnsi="Arial" w:cs="Arial" w:hint="eastAsia"/>
          <w:sz w:val="22"/>
          <w:szCs w:val="22"/>
          <w:lang w:eastAsia="zh-CN"/>
        </w:rPr>
        <w:t xml:space="preserve">sustainable chemical industry is a </w:t>
      </w:r>
      <w:r w:rsidR="00125884">
        <w:rPr>
          <w:rFonts w:ascii="Arial" w:eastAsiaTheme="minorEastAsia" w:hAnsi="Arial" w:cs="Arial" w:hint="eastAsia"/>
          <w:sz w:val="22"/>
          <w:szCs w:val="22"/>
          <w:lang w:eastAsia="zh-CN"/>
        </w:rPr>
        <w:t xml:space="preserve">global </w:t>
      </w:r>
      <w:r>
        <w:rPr>
          <w:rFonts w:ascii="Arial" w:eastAsiaTheme="minorEastAsia" w:hAnsi="Arial" w:cs="Arial" w:hint="eastAsia"/>
          <w:sz w:val="22"/>
          <w:szCs w:val="22"/>
          <w:lang w:eastAsia="zh-CN"/>
        </w:rPr>
        <w:t>trend</w:t>
      </w:r>
      <w:r w:rsidR="006E4EDF">
        <w:rPr>
          <w:rFonts w:ascii="Arial" w:eastAsiaTheme="minorEastAsia" w:hAnsi="Arial" w:cs="Arial" w:hint="eastAsia"/>
          <w:sz w:val="22"/>
          <w:szCs w:val="22"/>
          <w:lang w:eastAsia="zh-CN"/>
        </w:rPr>
        <w:t xml:space="preserve"> that presents</w:t>
      </w:r>
      <w:r>
        <w:rPr>
          <w:rFonts w:ascii="Arial" w:eastAsiaTheme="minorEastAsia" w:hAnsi="Arial" w:cs="Arial" w:hint="eastAsia"/>
          <w:sz w:val="22"/>
          <w:szCs w:val="22"/>
          <w:lang w:eastAsia="zh-CN"/>
        </w:rPr>
        <w:t xml:space="preserve"> </w:t>
      </w:r>
      <w:r w:rsidR="006E4EDF">
        <w:rPr>
          <w:rFonts w:ascii="Arial" w:eastAsiaTheme="minorEastAsia" w:hAnsi="Arial" w:cs="Arial" w:hint="eastAsia"/>
          <w:sz w:val="22"/>
          <w:szCs w:val="22"/>
          <w:lang w:eastAsia="zh-CN"/>
        </w:rPr>
        <w:t>an opportunity to revitalize the acetylene</w:t>
      </w:r>
      <w:r w:rsidR="00125884">
        <w:rPr>
          <w:rFonts w:ascii="Arial" w:eastAsiaTheme="minorEastAsia" w:hAnsi="Arial" w:cs="Arial" w:hint="eastAsia"/>
          <w:sz w:val="22"/>
          <w:szCs w:val="22"/>
          <w:lang w:eastAsia="zh-CN"/>
        </w:rPr>
        <w:t xml:space="preserve"> industry.</w:t>
      </w:r>
      <w:r>
        <w:rPr>
          <w:rFonts w:ascii="Arial" w:eastAsiaTheme="minorEastAsia" w:hAnsi="Arial" w:cs="Arial" w:hint="eastAsia"/>
          <w:sz w:val="22"/>
          <w:szCs w:val="22"/>
          <w:lang w:eastAsia="zh-CN"/>
        </w:rPr>
        <w:t xml:space="preserve"> To </w:t>
      </w:r>
      <w:r w:rsidR="00A31383">
        <w:rPr>
          <w:rFonts w:ascii="Arial" w:eastAsiaTheme="minorEastAsia" w:hAnsi="Arial" w:cs="Arial" w:hint="eastAsia"/>
          <w:sz w:val="22"/>
          <w:szCs w:val="22"/>
          <w:lang w:eastAsia="zh-CN"/>
        </w:rPr>
        <w:t>achieve</w:t>
      </w:r>
      <w:r>
        <w:rPr>
          <w:rFonts w:ascii="Arial" w:eastAsiaTheme="minorEastAsia" w:hAnsi="Arial" w:cs="Arial" w:hint="eastAsia"/>
          <w:sz w:val="22"/>
          <w:szCs w:val="22"/>
          <w:lang w:eastAsia="zh-CN"/>
        </w:rPr>
        <w:t xml:space="preserve"> this, </w:t>
      </w:r>
      <w:r w:rsidR="00A31383">
        <w:rPr>
          <w:rFonts w:ascii="Arial" w:eastAsiaTheme="minorEastAsia" w:hAnsi="Arial" w:cs="Arial" w:hint="eastAsia"/>
          <w:sz w:val="22"/>
          <w:szCs w:val="22"/>
          <w:lang w:eastAsia="zh-CN"/>
        </w:rPr>
        <w:t>increased focus on both</w:t>
      </w:r>
      <w:r w:rsidR="00C713D2">
        <w:rPr>
          <w:rFonts w:ascii="Arial" w:eastAsiaTheme="minorEastAsia" w:hAnsi="Arial" w:cs="Arial" w:hint="eastAsia"/>
          <w:sz w:val="22"/>
          <w:szCs w:val="22"/>
          <w:lang w:eastAsia="zh-CN"/>
        </w:rPr>
        <w:t xml:space="preserve">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Pr>
          <w:rFonts w:ascii="Arial" w:eastAsiaTheme="minorEastAsia" w:hAnsi="Arial" w:cs="Arial" w:hint="eastAsia"/>
          <w:sz w:val="22"/>
          <w:szCs w:val="22"/>
          <w:lang w:eastAsia="zh-CN"/>
        </w:rPr>
        <w:t xml:space="preserve"> production and</w:t>
      </w:r>
      <w:r w:rsidRPr="00E8545B">
        <w:rPr>
          <w:rFonts w:ascii="Arial" w:eastAsiaTheme="minorEastAsia" w:hAnsi="Arial" w:cs="Arial"/>
          <w:sz w:val="22"/>
          <w:szCs w:val="22"/>
          <w:lang w:eastAsia="zh-CN"/>
        </w:rPr>
        <w:t xml:space="preserve"> </w:t>
      </w:r>
      <w:r w:rsidR="00A31383">
        <w:rPr>
          <w:rFonts w:ascii="Arial" w:eastAsiaTheme="minorEastAsia" w:hAnsi="Arial" w:cs="Arial" w:hint="eastAsia"/>
          <w:sz w:val="22"/>
          <w:szCs w:val="22"/>
          <w:lang w:eastAsia="zh-CN"/>
        </w:rPr>
        <w:t>its</w:t>
      </w:r>
      <w:r>
        <w:rPr>
          <w:rFonts w:ascii="Arial" w:eastAsiaTheme="minorEastAsia" w:hAnsi="Arial" w:cs="Arial" w:hint="eastAsia"/>
          <w:sz w:val="22"/>
          <w:szCs w:val="22"/>
          <w:lang w:eastAsia="zh-CN"/>
        </w:rPr>
        <w:t xml:space="preserve"> chemistry</w:t>
      </w:r>
      <w:r w:rsidR="00C713D2">
        <w:rPr>
          <w:rFonts w:ascii="Arial" w:eastAsiaTheme="minorEastAsia" w:hAnsi="Arial" w:cs="Arial" w:hint="eastAsia"/>
          <w:sz w:val="22"/>
          <w:szCs w:val="22"/>
          <w:lang w:eastAsia="zh-CN"/>
        </w:rPr>
        <w:t xml:space="preserve"> </w:t>
      </w:r>
      <w:r w:rsidR="00A31383">
        <w:rPr>
          <w:rFonts w:ascii="Arial" w:eastAsiaTheme="minorEastAsia" w:hAnsi="Arial" w:cs="Arial" w:hint="eastAsia"/>
          <w:sz w:val="22"/>
          <w:szCs w:val="22"/>
          <w:lang w:eastAsia="zh-CN"/>
        </w:rPr>
        <w:t>is essential</w:t>
      </w:r>
      <w:r>
        <w:rPr>
          <w:rFonts w:ascii="Arial" w:eastAsiaTheme="minorEastAsia" w:hAnsi="Arial" w:cs="Arial" w:hint="eastAsia"/>
          <w:sz w:val="22"/>
          <w:szCs w:val="22"/>
          <w:lang w:eastAsia="zh-CN"/>
        </w:rPr>
        <w:t xml:space="preserve">. </w:t>
      </w:r>
      <w:r w:rsidR="00C713D2">
        <w:rPr>
          <w:rFonts w:ascii="Arial" w:eastAsiaTheme="minorEastAsia" w:hAnsi="Arial" w:cs="Arial" w:hint="eastAsia"/>
          <w:sz w:val="22"/>
          <w:szCs w:val="22"/>
          <w:lang w:eastAsia="zh-CN"/>
        </w:rPr>
        <w:t xml:space="preserve">For production, </w:t>
      </w:r>
      <w:r w:rsidR="00B8737C">
        <w:rPr>
          <w:rFonts w:ascii="Arial" w:eastAsiaTheme="minorEastAsia" w:hAnsi="Arial" w:cs="Arial"/>
          <w:sz w:val="22"/>
          <w:szCs w:val="22"/>
          <w:lang w:eastAsia="zh-CN"/>
        </w:rPr>
        <w:t>we consider</w:t>
      </w:r>
      <w:r w:rsidR="005E6E60">
        <w:rPr>
          <w:rFonts w:ascii="Arial" w:eastAsiaTheme="minorEastAsia" w:hAnsi="Arial" w:cs="Arial" w:hint="eastAsia"/>
          <w:sz w:val="22"/>
          <w:szCs w:val="22"/>
          <w:lang w:eastAsia="zh-CN"/>
        </w:rPr>
        <w:t xml:space="preserve"> two </w:t>
      </w:r>
      <w:r w:rsidR="00C543E3">
        <w:rPr>
          <w:rFonts w:ascii="Arial" w:eastAsiaTheme="minorEastAsia" w:hAnsi="Arial" w:cs="Arial" w:hint="eastAsia"/>
          <w:sz w:val="22"/>
          <w:szCs w:val="22"/>
          <w:lang w:eastAsia="zh-CN"/>
        </w:rPr>
        <w:t xml:space="preserve">main </w:t>
      </w:r>
      <w:r w:rsidR="00C543E3">
        <w:rPr>
          <w:rFonts w:ascii="Arial" w:eastAsiaTheme="minorEastAsia" w:hAnsi="Arial" w:cs="Arial"/>
          <w:sz w:val="22"/>
          <w:szCs w:val="22"/>
          <w:lang w:eastAsia="zh-CN"/>
        </w:rPr>
        <w:t>strategies</w:t>
      </w:r>
      <w:r w:rsidR="005E6E60">
        <w:rPr>
          <w:rFonts w:ascii="Arial" w:eastAsiaTheme="minorEastAsia" w:hAnsi="Arial" w:cs="Arial" w:hint="eastAsia"/>
          <w:sz w:val="22"/>
          <w:szCs w:val="22"/>
          <w:lang w:eastAsia="zh-CN"/>
        </w:rPr>
        <w:t xml:space="preserve">: </w:t>
      </w:r>
      <w:r w:rsidR="00C543E3">
        <w:rPr>
          <w:rFonts w:ascii="Arial" w:eastAsiaTheme="minorEastAsia" w:hAnsi="Arial" w:cs="Arial"/>
          <w:sz w:val="22"/>
          <w:szCs w:val="22"/>
          <w:lang w:eastAsia="zh-CN"/>
        </w:rPr>
        <w:t>integrating</w:t>
      </w:r>
      <w:r w:rsidR="00C543E3">
        <w:rPr>
          <w:rFonts w:ascii="Arial" w:eastAsiaTheme="minorEastAsia" w:hAnsi="Arial" w:cs="Arial" w:hint="eastAsia"/>
          <w:sz w:val="22"/>
          <w:szCs w:val="22"/>
          <w:lang w:eastAsia="zh-CN"/>
        </w:rPr>
        <w:t xml:space="preserve"> </w:t>
      </w:r>
      <w:r w:rsidR="005E6E60">
        <w:rPr>
          <w:rFonts w:ascii="Arial" w:eastAsiaTheme="minorEastAsia" w:hAnsi="Arial" w:cs="Arial" w:hint="eastAsia"/>
          <w:sz w:val="22"/>
          <w:szCs w:val="22"/>
          <w:lang w:eastAsia="zh-CN"/>
        </w:rPr>
        <w:t>mature</w:t>
      </w:r>
      <w:r w:rsidR="005E6E60" w:rsidRPr="00F84711">
        <w:rPr>
          <w:rFonts w:ascii="Arial" w:eastAsiaTheme="minorEastAsia" w:hAnsi="Arial" w:cs="Arial"/>
          <w:sz w:val="22"/>
          <w:szCs w:val="22"/>
          <w:lang w:eastAsia="zh-CN"/>
        </w:rPr>
        <w:t xml:space="preserve"> technologies with renewable carbon sources and </w:t>
      </w:r>
      <w:r w:rsidR="00C543E3">
        <w:rPr>
          <w:rFonts w:ascii="Arial" w:eastAsiaTheme="minorEastAsia" w:hAnsi="Arial" w:cs="Arial" w:hint="eastAsia"/>
          <w:sz w:val="22"/>
          <w:szCs w:val="22"/>
          <w:lang w:eastAsia="zh-CN"/>
        </w:rPr>
        <w:t xml:space="preserve">decarbonized </w:t>
      </w:r>
      <w:r w:rsidR="005E6E60" w:rsidRPr="00F84711">
        <w:rPr>
          <w:rFonts w:ascii="Arial" w:eastAsiaTheme="minorEastAsia" w:hAnsi="Arial" w:cs="Arial"/>
          <w:sz w:val="22"/>
          <w:szCs w:val="22"/>
          <w:lang w:eastAsia="zh-CN"/>
        </w:rPr>
        <w:t xml:space="preserve">electricity to </w:t>
      </w:r>
      <w:r w:rsidR="00C543E3">
        <w:rPr>
          <w:rFonts w:ascii="Arial" w:eastAsiaTheme="minorEastAsia" w:hAnsi="Arial" w:cs="Arial" w:hint="eastAsia"/>
          <w:sz w:val="22"/>
          <w:szCs w:val="22"/>
          <w:lang w:eastAsia="zh-CN"/>
        </w:rPr>
        <w:t>lower</w:t>
      </w:r>
      <w:r w:rsidR="005E6E60" w:rsidRPr="00F84711">
        <w:rPr>
          <w:rFonts w:ascii="Arial" w:eastAsiaTheme="minorEastAsia" w:hAnsi="Arial" w:cs="Arial"/>
          <w:sz w:val="22"/>
          <w:szCs w:val="22"/>
          <w:lang w:eastAsia="zh-CN"/>
        </w:rPr>
        <w:t xml:space="preserve"> the carbon </w:t>
      </w:r>
      <w:del w:id="807" w:author="Nabera  Abhinandan" w:date="2024-08-30T17:07:00Z" w16du:dateUtc="2024-08-30T15:07:00Z">
        <w:r w:rsidR="005E6E60" w:rsidRPr="00F84711" w:rsidDel="00C55618">
          <w:rPr>
            <w:rFonts w:ascii="Arial" w:eastAsiaTheme="minorEastAsia" w:hAnsi="Arial" w:cs="Arial"/>
            <w:sz w:val="22"/>
            <w:szCs w:val="22"/>
            <w:lang w:eastAsia="zh-CN"/>
          </w:rPr>
          <w:delText>footprint</w:delText>
        </w:r>
        <w:r w:rsidR="00C543E3" w:rsidDel="00C55618">
          <w:rPr>
            <w:rFonts w:ascii="Arial" w:eastAsiaTheme="minorEastAsia" w:hAnsi="Arial" w:cs="Arial" w:hint="eastAsia"/>
            <w:sz w:val="22"/>
            <w:szCs w:val="22"/>
            <w:lang w:eastAsia="zh-CN"/>
          </w:rPr>
          <w:delText>, and</w:delText>
        </w:r>
      </w:del>
      <w:ins w:id="808" w:author="Nabera  Abhinandan" w:date="2024-08-30T17:07:00Z" w16du:dateUtc="2024-08-30T15:07:00Z">
        <w:r w:rsidR="00C55618" w:rsidRPr="00F84711">
          <w:rPr>
            <w:rFonts w:ascii="Arial" w:eastAsiaTheme="minorEastAsia" w:hAnsi="Arial" w:cs="Arial"/>
            <w:sz w:val="22"/>
            <w:szCs w:val="22"/>
            <w:lang w:eastAsia="zh-CN"/>
          </w:rPr>
          <w:t>footprint</w:t>
        </w:r>
        <w:r w:rsidR="00C55618">
          <w:rPr>
            <w:rFonts w:ascii="Arial" w:eastAsiaTheme="minorEastAsia" w:hAnsi="Arial" w:cs="Arial"/>
            <w:sz w:val="22"/>
            <w:szCs w:val="22"/>
            <w:lang w:eastAsia="zh-CN"/>
          </w:rPr>
          <w:t xml:space="preserve"> </w:t>
        </w:r>
      </w:ins>
      <w:ins w:id="809" w:author="Nabera  Abhinandan" w:date="2024-08-30T17:08:00Z" w16du:dateUtc="2024-08-30T15:08:00Z">
        <w:r w:rsidR="00C55618">
          <w:rPr>
            <w:rFonts w:ascii="Arial" w:eastAsiaTheme="minorEastAsia" w:hAnsi="Arial" w:cs="Arial"/>
            <w:sz w:val="22"/>
            <w:szCs w:val="22"/>
            <w:lang w:eastAsia="zh-CN"/>
          </w:rPr>
          <w:t>in addition to</w:t>
        </w:r>
      </w:ins>
      <w:r w:rsidR="005E6E60">
        <w:rPr>
          <w:rFonts w:ascii="Arial" w:eastAsiaTheme="minorEastAsia" w:hAnsi="Arial" w:cs="Arial" w:hint="eastAsia"/>
          <w:sz w:val="22"/>
          <w:szCs w:val="22"/>
          <w:lang w:eastAsia="zh-CN"/>
        </w:rPr>
        <w:t xml:space="preserve"> </w:t>
      </w:r>
      <w:r w:rsidR="00B55BBF">
        <w:rPr>
          <w:rFonts w:ascii="Arial" w:eastAsiaTheme="minorEastAsia" w:hAnsi="Arial" w:cs="Arial" w:hint="eastAsia"/>
          <w:sz w:val="22"/>
          <w:szCs w:val="22"/>
          <w:lang w:eastAsia="zh-CN"/>
        </w:rPr>
        <w:t>explor</w:t>
      </w:r>
      <w:r w:rsidR="00C543E3">
        <w:rPr>
          <w:rFonts w:ascii="Arial" w:eastAsiaTheme="minorEastAsia" w:hAnsi="Arial" w:cs="Arial" w:hint="eastAsia"/>
          <w:sz w:val="22"/>
          <w:szCs w:val="22"/>
          <w:lang w:eastAsia="zh-CN"/>
        </w:rPr>
        <w:t>ing</w:t>
      </w:r>
      <w:r w:rsidR="00B55BBF">
        <w:rPr>
          <w:rFonts w:ascii="Arial" w:eastAsiaTheme="minorEastAsia" w:hAnsi="Arial" w:cs="Arial" w:hint="eastAsia"/>
          <w:sz w:val="22"/>
          <w:szCs w:val="22"/>
          <w:lang w:eastAsia="zh-CN"/>
        </w:rPr>
        <w:t xml:space="preserve"> emerging technologies</w:t>
      </w:r>
      <w:r w:rsidR="0052164C">
        <w:rPr>
          <w:rFonts w:ascii="Arial" w:eastAsiaTheme="minorEastAsia" w:hAnsi="Arial" w:cs="Arial" w:hint="eastAsia"/>
          <w:sz w:val="22"/>
          <w:szCs w:val="22"/>
          <w:lang w:eastAsia="zh-CN"/>
        </w:rPr>
        <w:t xml:space="preserve"> </w:t>
      </w:r>
      <w:r w:rsidR="00C543E3">
        <w:rPr>
          <w:rFonts w:ascii="Arial" w:eastAsiaTheme="minorEastAsia" w:hAnsi="Arial" w:cs="Arial" w:hint="eastAsia"/>
          <w:sz w:val="22"/>
          <w:szCs w:val="22"/>
          <w:lang w:eastAsia="zh-CN"/>
        </w:rPr>
        <w:t>to enhance</w:t>
      </w:r>
      <w:r w:rsidR="00357B96" w:rsidRPr="00357B96">
        <w:rPr>
          <w:rFonts w:ascii="Arial" w:eastAsiaTheme="minorEastAsia" w:hAnsi="Arial" w:cs="Arial"/>
          <w:sz w:val="22"/>
          <w:szCs w:val="22"/>
          <w:lang w:eastAsia="zh-CN"/>
        </w:rPr>
        <w:t xml:space="preserve"> </w:t>
      </w:r>
      <w:r w:rsidR="00357B96" w:rsidRPr="00CF7E03">
        <w:rPr>
          <w:rFonts w:ascii="Arial" w:eastAsiaTheme="minorEastAsia" w:hAnsi="Arial" w:cs="Arial"/>
          <w:sz w:val="22"/>
          <w:szCs w:val="22"/>
          <w:lang w:eastAsia="zh-CN"/>
        </w:rPr>
        <w:t>C</w:t>
      </w:r>
      <w:r w:rsidR="00357B96" w:rsidRPr="00CF7E03">
        <w:rPr>
          <w:rFonts w:ascii="Arial" w:eastAsiaTheme="minorEastAsia" w:hAnsi="Arial" w:cs="Arial"/>
          <w:sz w:val="22"/>
          <w:szCs w:val="22"/>
          <w:vertAlign w:val="subscript"/>
          <w:lang w:eastAsia="zh-CN"/>
        </w:rPr>
        <w:t>2</w:t>
      </w:r>
      <w:r w:rsidR="00357B96" w:rsidRPr="00CF7E03">
        <w:rPr>
          <w:rFonts w:ascii="Arial" w:eastAsiaTheme="minorEastAsia" w:hAnsi="Arial" w:cs="Arial"/>
          <w:sz w:val="22"/>
          <w:szCs w:val="22"/>
          <w:lang w:eastAsia="zh-CN"/>
        </w:rPr>
        <w:t>H</w:t>
      </w:r>
      <w:r w:rsidR="00357B96" w:rsidRPr="00CF7E03">
        <w:rPr>
          <w:rFonts w:ascii="Arial" w:eastAsiaTheme="minorEastAsia" w:hAnsi="Arial" w:cs="Arial"/>
          <w:sz w:val="22"/>
          <w:szCs w:val="22"/>
          <w:vertAlign w:val="subscript"/>
          <w:lang w:eastAsia="zh-CN"/>
        </w:rPr>
        <w:t>2</w:t>
      </w:r>
      <w:r w:rsidR="00357B96">
        <w:rPr>
          <w:rFonts w:ascii="Arial" w:eastAsiaTheme="minorEastAsia" w:hAnsi="Arial" w:cs="Arial" w:hint="eastAsia"/>
          <w:sz w:val="22"/>
          <w:szCs w:val="22"/>
          <w:lang w:eastAsia="zh-CN"/>
        </w:rPr>
        <w:t xml:space="preserve"> yield and energy </w:t>
      </w:r>
      <w:r w:rsidR="00357B96">
        <w:rPr>
          <w:rFonts w:ascii="Arial" w:eastAsiaTheme="minorEastAsia" w:hAnsi="Arial" w:cs="Arial"/>
          <w:sz w:val="22"/>
          <w:szCs w:val="22"/>
          <w:lang w:eastAsia="zh-CN"/>
        </w:rPr>
        <w:t>efficiency</w:t>
      </w:r>
      <w:r w:rsidR="005E6E60">
        <w:rPr>
          <w:rFonts w:ascii="Arial" w:eastAsiaTheme="minorEastAsia" w:hAnsi="Arial" w:cs="Arial" w:hint="eastAsia"/>
          <w:sz w:val="22"/>
          <w:szCs w:val="22"/>
          <w:lang w:eastAsia="zh-CN"/>
        </w:rPr>
        <w:t>.</w:t>
      </w:r>
    </w:p>
    <w:p w14:paraId="586E1FFD" w14:textId="111C8DB1" w:rsidR="00F23B1B" w:rsidRDefault="009D3D3F" w:rsidP="001017A8">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C</w:t>
      </w:r>
      <w:r w:rsidR="00012D91">
        <w:rPr>
          <w:rFonts w:ascii="Arial" w:eastAsiaTheme="minorEastAsia" w:hAnsi="Arial" w:cs="Arial" w:hint="eastAsia"/>
          <w:sz w:val="22"/>
          <w:szCs w:val="22"/>
          <w:lang w:eastAsia="zh-CN"/>
        </w:rPr>
        <w:t>ommercial</w:t>
      </w:r>
      <w:r w:rsidR="00DD165E" w:rsidRPr="00CF7E03">
        <w:rPr>
          <w:rFonts w:ascii="Arial" w:eastAsiaTheme="minorEastAsia" w:hAnsi="Arial" w:cs="Arial"/>
          <w:sz w:val="22"/>
          <w:szCs w:val="22"/>
          <w:lang w:eastAsia="zh-CN"/>
        </w:rPr>
        <w:t xml:space="preserve"> </w:t>
      </w:r>
      <w:r w:rsidR="004D42EA" w:rsidRPr="00CF7E03">
        <w:rPr>
          <w:rFonts w:ascii="Arial" w:eastAsiaTheme="minorEastAsia" w:hAnsi="Arial" w:cs="Arial"/>
          <w:sz w:val="22"/>
          <w:szCs w:val="22"/>
          <w:lang w:eastAsia="zh-CN"/>
        </w:rPr>
        <w:t>C</w:t>
      </w:r>
      <w:r w:rsidR="004D42EA" w:rsidRPr="00CF7E03">
        <w:rPr>
          <w:rFonts w:ascii="Arial" w:eastAsiaTheme="minorEastAsia" w:hAnsi="Arial" w:cs="Arial"/>
          <w:sz w:val="22"/>
          <w:szCs w:val="22"/>
          <w:vertAlign w:val="subscript"/>
          <w:lang w:eastAsia="zh-CN"/>
        </w:rPr>
        <w:t>2</w:t>
      </w:r>
      <w:r w:rsidR="004D42EA" w:rsidRPr="00CF7E03">
        <w:rPr>
          <w:rFonts w:ascii="Arial" w:eastAsiaTheme="minorEastAsia" w:hAnsi="Arial" w:cs="Arial"/>
          <w:sz w:val="22"/>
          <w:szCs w:val="22"/>
          <w:lang w:eastAsia="zh-CN"/>
        </w:rPr>
        <w:t>H</w:t>
      </w:r>
      <w:r w:rsidR="004D42EA" w:rsidRPr="00CF7E03">
        <w:rPr>
          <w:rFonts w:ascii="Arial" w:eastAsiaTheme="minorEastAsia" w:hAnsi="Arial" w:cs="Arial"/>
          <w:sz w:val="22"/>
          <w:szCs w:val="22"/>
          <w:vertAlign w:val="subscript"/>
          <w:lang w:eastAsia="zh-CN"/>
        </w:rPr>
        <w:t>2</w:t>
      </w:r>
      <w:r w:rsidR="004D42EA" w:rsidRPr="00CF7E03">
        <w:rPr>
          <w:rFonts w:ascii="Arial" w:hAnsi="Arial" w:cs="Arial"/>
          <w:sz w:val="22"/>
          <w:szCs w:val="22"/>
        </w:rPr>
        <w:t xml:space="preserve"> </w:t>
      </w:r>
      <w:r w:rsidR="004D42EA" w:rsidRPr="00CF7E03">
        <w:rPr>
          <w:rFonts w:ascii="Arial" w:eastAsiaTheme="minorEastAsia" w:hAnsi="Arial" w:cs="Arial"/>
          <w:sz w:val="22"/>
          <w:szCs w:val="22"/>
          <w:lang w:eastAsia="zh-CN"/>
        </w:rPr>
        <w:t xml:space="preserve">production </w:t>
      </w:r>
      <w:r w:rsidR="00DD165E" w:rsidRPr="00CF7E03">
        <w:rPr>
          <w:rFonts w:ascii="Arial" w:eastAsiaTheme="minorEastAsia" w:hAnsi="Arial" w:cs="Arial"/>
          <w:sz w:val="22"/>
          <w:szCs w:val="22"/>
          <w:lang w:eastAsia="zh-CN"/>
        </w:rPr>
        <w:t>technologies</w:t>
      </w:r>
      <w:r w:rsidR="00012D91">
        <w:rPr>
          <w:rFonts w:ascii="Arial" w:eastAsiaTheme="minorEastAsia" w:hAnsi="Arial" w:cs="Arial" w:hint="eastAsia"/>
          <w:sz w:val="22"/>
          <w:szCs w:val="22"/>
          <w:lang w:eastAsia="zh-CN"/>
        </w:rPr>
        <w:t xml:space="preserve"> </w:t>
      </w:r>
      <w:r w:rsidR="00CC7B69" w:rsidRPr="00CF7E03">
        <w:rPr>
          <w:rFonts w:ascii="Arial" w:eastAsiaTheme="minorEastAsia" w:hAnsi="Arial" w:cs="Arial"/>
          <w:sz w:val="22"/>
          <w:szCs w:val="22"/>
          <w:lang w:eastAsia="zh-CN"/>
        </w:rPr>
        <w:t xml:space="preserve">have </w:t>
      </w:r>
      <w:r w:rsidR="005E4F02">
        <w:rPr>
          <w:rFonts w:ascii="Arial" w:eastAsiaTheme="minorEastAsia" w:hAnsi="Arial" w:cs="Arial" w:hint="eastAsia"/>
          <w:sz w:val="22"/>
          <w:szCs w:val="22"/>
          <w:lang w:eastAsia="zh-CN"/>
        </w:rPr>
        <w:t xml:space="preserve">significant </w:t>
      </w:r>
      <w:r w:rsidR="00CC7B69" w:rsidRPr="00CF7E03">
        <w:rPr>
          <w:rFonts w:ascii="Arial" w:eastAsiaTheme="minorEastAsia" w:hAnsi="Arial" w:cs="Arial"/>
          <w:sz w:val="22"/>
          <w:szCs w:val="22"/>
          <w:lang w:eastAsia="zh-CN"/>
        </w:rPr>
        <w:t>climate</w:t>
      </w:r>
      <w:ins w:id="810" w:author="Nabera  Abhinandan" w:date="2024-08-30T17:08:00Z" w16du:dateUtc="2024-08-30T15:08:00Z">
        <w:r w:rsidR="002C49BB">
          <w:rPr>
            <w:rFonts w:ascii="Arial" w:eastAsiaTheme="minorEastAsia" w:hAnsi="Arial" w:cs="Arial"/>
            <w:sz w:val="22"/>
            <w:szCs w:val="22"/>
            <w:lang w:eastAsia="zh-CN"/>
          </w:rPr>
          <w:t xml:space="preserve"> change</w:t>
        </w:r>
      </w:ins>
      <w:r w:rsidR="00CC7B69" w:rsidRPr="00CF7E03">
        <w:rPr>
          <w:rFonts w:ascii="Arial" w:eastAsiaTheme="minorEastAsia" w:hAnsi="Arial" w:cs="Arial"/>
          <w:sz w:val="22"/>
          <w:szCs w:val="22"/>
          <w:lang w:eastAsia="zh-CN"/>
        </w:rPr>
        <w:t xml:space="preserve"> impacts</w:t>
      </w:r>
      <w:del w:id="811" w:author="Zhang  Zihao" w:date="2024-08-29T15:01:00Z" w16du:dateUtc="2024-08-29T13:01:00Z">
        <w:r w:rsidR="00CC7B69" w:rsidRPr="00CF7E03" w:rsidDel="005B78BC">
          <w:rPr>
            <w:rFonts w:ascii="Arial" w:eastAsiaTheme="minorEastAsia" w:hAnsi="Arial" w:cs="Arial"/>
            <w:sz w:val="22"/>
            <w:szCs w:val="22"/>
            <w:lang w:eastAsia="zh-CN"/>
          </w:rPr>
          <w:delText>, particularly the CaC</w:delText>
        </w:r>
        <w:r w:rsidR="00CC7B69" w:rsidRPr="00CF7E03" w:rsidDel="005B78BC">
          <w:rPr>
            <w:rFonts w:ascii="Arial" w:eastAsiaTheme="minorEastAsia" w:hAnsi="Arial" w:cs="Arial"/>
            <w:sz w:val="22"/>
            <w:szCs w:val="22"/>
            <w:vertAlign w:val="subscript"/>
            <w:lang w:eastAsia="zh-CN"/>
          </w:rPr>
          <w:delText>2</w:delText>
        </w:r>
        <w:r w:rsidR="00CC7B69" w:rsidRPr="00CF7E03" w:rsidDel="005B78BC">
          <w:rPr>
            <w:rFonts w:ascii="Arial" w:eastAsiaTheme="minorEastAsia" w:hAnsi="Arial" w:cs="Arial"/>
            <w:sz w:val="22"/>
            <w:szCs w:val="22"/>
            <w:lang w:eastAsia="zh-CN"/>
          </w:rPr>
          <w:delText xml:space="preserve"> route (12</w:delText>
        </w:r>
        <w:r w:rsidR="00BD148C" w:rsidDel="005B78BC">
          <w:rPr>
            <w:rFonts w:ascii="Arial" w:eastAsiaTheme="minorEastAsia" w:hAnsi="Arial" w:cs="Arial" w:hint="eastAsia"/>
            <w:sz w:val="22"/>
            <w:szCs w:val="22"/>
            <w:lang w:eastAsia="zh-CN"/>
          </w:rPr>
          <w:delText>.9</w:delText>
        </w:r>
        <w:r w:rsidR="00B65919" w:rsidRPr="00CF7E03" w:rsidDel="005B78BC">
          <w:rPr>
            <w:rFonts w:ascii="Arial" w:eastAsiaTheme="minorEastAsia" w:hAnsi="Arial" w:cs="Arial"/>
            <w:sz w:val="22"/>
            <w:szCs w:val="22"/>
            <w:lang w:eastAsia="zh-CN"/>
          </w:rPr>
          <w:delText> </w:delText>
        </w:r>
        <w:r w:rsidR="00CC7B69" w:rsidRPr="00CF7E03" w:rsidDel="005B78BC">
          <w:rPr>
            <w:rFonts w:ascii="Arial" w:eastAsiaTheme="minorEastAsia" w:hAnsi="Arial" w:cs="Arial"/>
            <w:sz w:val="22"/>
            <w:szCs w:val="22"/>
            <w:lang w:eastAsia="zh-CN"/>
          </w:rPr>
          <w:delText>kg</w:delText>
        </w:r>
        <w:r w:rsidR="00B65919" w:rsidRPr="00CF7E03" w:rsidDel="005B78BC">
          <w:rPr>
            <w:rFonts w:ascii="Arial" w:eastAsiaTheme="minorEastAsia" w:hAnsi="Arial" w:cs="Arial"/>
            <w:sz w:val="22"/>
            <w:szCs w:val="22"/>
            <w:lang w:eastAsia="zh-CN"/>
          </w:rPr>
          <w:delText> </w:delText>
        </w:r>
        <w:r w:rsidR="00CC7B69" w:rsidRPr="00CF7E03" w:rsidDel="005B78BC">
          <w:rPr>
            <w:rFonts w:ascii="Arial" w:eastAsiaTheme="minorEastAsia" w:hAnsi="Arial" w:cs="Arial"/>
            <w:sz w:val="22"/>
            <w:szCs w:val="22"/>
            <w:lang w:eastAsia="zh-CN"/>
          </w:rPr>
          <w:delText>CO</w:delText>
        </w:r>
        <w:r w:rsidR="00CC7B69" w:rsidRPr="00CF7E03" w:rsidDel="005B78BC">
          <w:rPr>
            <w:rFonts w:ascii="Arial" w:eastAsiaTheme="minorEastAsia" w:hAnsi="Arial" w:cs="Arial"/>
            <w:sz w:val="22"/>
            <w:szCs w:val="22"/>
            <w:vertAlign w:val="subscript"/>
            <w:lang w:eastAsia="zh-CN"/>
          </w:rPr>
          <w:delText>2</w:delText>
        </w:r>
        <w:r w:rsidR="00CC7B69" w:rsidRPr="00CF7E03" w:rsidDel="005B78BC">
          <w:rPr>
            <w:rFonts w:ascii="Arial" w:eastAsiaTheme="minorEastAsia" w:hAnsi="Arial" w:cs="Arial"/>
            <w:sz w:val="22"/>
            <w:szCs w:val="22"/>
            <w:lang w:eastAsia="zh-CN"/>
          </w:rPr>
          <w:delText>-eq</w:delText>
        </w:r>
        <w:r w:rsidR="00B65919" w:rsidRPr="00CF7E03" w:rsidDel="005B78BC">
          <w:rPr>
            <w:rFonts w:ascii="Arial" w:eastAsiaTheme="minorEastAsia" w:hAnsi="Arial" w:cs="Arial"/>
            <w:sz w:val="22"/>
            <w:szCs w:val="22"/>
            <w:lang w:eastAsia="zh-CN"/>
          </w:rPr>
          <w:delText> </w:delText>
        </w:r>
        <w:r w:rsidR="00CC7B69" w:rsidRPr="00CF7E03" w:rsidDel="005B78BC">
          <w:rPr>
            <w:rFonts w:ascii="Arial" w:eastAsiaTheme="minorEastAsia" w:hAnsi="Arial" w:cs="Arial"/>
            <w:sz w:val="22"/>
            <w:szCs w:val="22"/>
            <w:lang w:eastAsia="zh-CN"/>
          </w:rPr>
          <w:delText>kg</w:delText>
        </w:r>
        <w:r w:rsidR="00B65919" w:rsidRPr="00CF7E03" w:rsidDel="005B78BC">
          <w:rPr>
            <w:rFonts w:ascii="Arial" w:eastAsiaTheme="minorEastAsia" w:hAnsi="Arial" w:cs="Arial"/>
            <w:sz w:val="22"/>
            <w:szCs w:val="22"/>
            <w:vertAlign w:val="superscript"/>
            <w:lang w:eastAsia="zh-CN"/>
          </w:rPr>
          <w:delText>–</w:delText>
        </w:r>
        <w:r w:rsidR="00CC7B69" w:rsidRPr="00CF7E03" w:rsidDel="005B78BC">
          <w:rPr>
            <w:rFonts w:ascii="Arial" w:eastAsiaTheme="minorEastAsia" w:hAnsi="Arial" w:cs="Arial"/>
            <w:sz w:val="22"/>
            <w:szCs w:val="22"/>
            <w:vertAlign w:val="superscript"/>
            <w:lang w:eastAsia="zh-CN"/>
          </w:rPr>
          <w:delText>1</w:delText>
        </w:r>
        <w:r w:rsidR="00CC7B69" w:rsidRPr="00CF7E03" w:rsidDel="005B78BC">
          <w:rPr>
            <w:rFonts w:ascii="Arial" w:eastAsiaTheme="minorEastAsia" w:hAnsi="Arial" w:cs="Arial"/>
            <w:sz w:val="22"/>
            <w:szCs w:val="22"/>
            <w:lang w:eastAsia="zh-CN"/>
          </w:rPr>
          <w:delText>)</w:delText>
        </w:r>
      </w:del>
      <w:r w:rsidR="00CC7B69" w:rsidRPr="00CF7E03">
        <w:rPr>
          <w:rFonts w:ascii="Arial" w:eastAsiaTheme="minorEastAsia" w:hAnsi="Arial" w:cs="Arial"/>
          <w:sz w:val="22"/>
          <w:szCs w:val="22"/>
          <w:lang w:eastAsia="zh-CN"/>
        </w:rPr>
        <w:t>. In</w:t>
      </w:r>
      <w:r w:rsidR="00F0675B">
        <w:rPr>
          <w:rFonts w:ascii="Arial" w:eastAsiaTheme="minorEastAsia" w:hAnsi="Arial" w:cs="Arial" w:hint="eastAsia"/>
          <w:sz w:val="22"/>
          <w:szCs w:val="22"/>
          <w:lang w:eastAsia="zh-CN"/>
        </w:rPr>
        <w:t xml:space="preserve">tegrating </w:t>
      </w:r>
      <w:ins w:id="812" w:author="Zhang  Zihao" w:date="2024-08-26T20:35:00Z" w16du:dateUtc="2024-08-26T18:35:00Z">
        <w:r w:rsidR="00146B36" w:rsidRPr="00146B36">
          <w:rPr>
            <w:rFonts w:ascii="Arial" w:eastAsiaTheme="minorEastAsia" w:hAnsi="Arial" w:cs="Arial"/>
            <w:sz w:val="22"/>
            <w:szCs w:val="22"/>
            <w:lang w:eastAsia="zh-CN"/>
          </w:rPr>
          <w:t>renewable</w:t>
        </w:r>
        <w:r w:rsidR="00146B36">
          <w:rPr>
            <w:rFonts w:ascii="Arial" w:eastAsiaTheme="minorEastAsia" w:hAnsi="Arial" w:cs="Arial" w:hint="eastAsia"/>
            <w:sz w:val="22"/>
            <w:szCs w:val="22"/>
            <w:lang w:eastAsia="zh-CN"/>
          </w:rPr>
          <w:t xml:space="preserve"> </w:t>
        </w:r>
      </w:ins>
      <w:del w:id="813" w:author="Zhang  Zihao" w:date="2024-08-26T20:35:00Z" w16du:dateUtc="2024-08-26T18:35:00Z">
        <w:r w:rsidR="00CC7B69" w:rsidRPr="00CF7E03" w:rsidDel="00146B36">
          <w:rPr>
            <w:rFonts w:ascii="Arial" w:eastAsiaTheme="minorEastAsia" w:hAnsi="Arial" w:cs="Arial"/>
            <w:sz w:val="22"/>
            <w:szCs w:val="22"/>
            <w:lang w:eastAsia="zh-CN"/>
          </w:rPr>
          <w:delText xml:space="preserve">sustainable </w:delText>
        </w:r>
      </w:del>
      <w:r w:rsidR="00CC7B69" w:rsidRPr="00CF7E03">
        <w:rPr>
          <w:rFonts w:ascii="Arial" w:eastAsiaTheme="minorEastAsia" w:hAnsi="Arial" w:cs="Arial"/>
          <w:sz w:val="22"/>
          <w:szCs w:val="22"/>
          <w:lang w:eastAsia="zh-CN"/>
        </w:rPr>
        <w:t xml:space="preserve">carbon feedstocks (biochar or </w:t>
      </w:r>
      <w:r w:rsidR="00393AEB" w:rsidRPr="00CF7E03">
        <w:rPr>
          <w:rFonts w:ascii="Arial" w:eastAsiaTheme="minorEastAsia" w:hAnsi="Arial" w:cs="Arial"/>
          <w:sz w:val="22"/>
          <w:szCs w:val="22"/>
          <w:lang w:eastAsia="zh-CN"/>
        </w:rPr>
        <w:t>biomethane</w:t>
      </w:r>
      <w:r w:rsidR="00CC7B69" w:rsidRPr="00CF7E03">
        <w:rPr>
          <w:rFonts w:ascii="Arial" w:eastAsiaTheme="minorEastAsia" w:hAnsi="Arial" w:cs="Arial"/>
          <w:sz w:val="22"/>
          <w:szCs w:val="22"/>
          <w:lang w:eastAsia="zh-CN"/>
        </w:rPr>
        <w:t xml:space="preserve">) and </w:t>
      </w:r>
      <w:r w:rsidR="00393AEB" w:rsidRPr="00CF7E03">
        <w:rPr>
          <w:rFonts w:ascii="Arial" w:eastAsiaTheme="minorEastAsia" w:hAnsi="Arial" w:cs="Arial"/>
          <w:sz w:val="22"/>
          <w:szCs w:val="22"/>
          <w:lang w:eastAsia="zh-CN"/>
        </w:rPr>
        <w:t xml:space="preserve">decarbonized </w:t>
      </w:r>
      <w:r w:rsidR="00CC7B69" w:rsidRPr="00CF7E03">
        <w:rPr>
          <w:rFonts w:ascii="Arial" w:eastAsiaTheme="minorEastAsia" w:hAnsi="Arial" w:cs="Arial"/>
          <w:sz w:val="22"/>
          <w:szCs w:val="22"/>
          <w:lang w:eastAsia="zh-CN"/>
        </w:rPr>
        <w:t xml:space="preserve">electricity </w:t>
      </w:r>
      <w:r w:rsidR="00563BA9">
        <w:rPr>
          <w:rFonts w:ascii="Arial" w:eastAsiaTheme="minorEastAsia" w:hAnsi="Arial" w:cs="Arial"/>
          <w:sz w:val="22"/>
          <w:szCs w:val="22"/>
          <w:lang w:eastAsia="zh-CN"/>
        </w:rPr>
        <w:t>with</w:t>
      </w:r>
      <w:r w:rsidR="00563BA9">
        <w:rPr>
          <w:rFonts w:ascii="Arial" w:eastAsiaTheme="minorEastAsia" w:hAnsi="Arial" w:cs="Arial" w:hint="eastAsia"/>
          <w:sz w:val="22"/>
          <w:szCs w:val="22"/>
          <w:lang w:eastAsia="zh-CN"/>
        </w:rPr>
        <w:t xml:space="preserve"> mature technologies </w:t>
      </w:r>
      <w:r w:rsidR="00CC7B69" w:rsidRPr="00CF7E03">
        <w:rPr>
          <w:rFonts w:ascii="Arial" w:eastAsiaTheme="minorEastAsia" w:hAnsi="Arial" w:cs="Arial"/>
          <w:sz w:val="22"/>
          <w:szCs w:val="22"/>
          <w:lang w:eastAsia="zh-CN"/>
        </w:rPr>
        <w:t xml:space="preserve">can </w:t>
      </w:r>
      <w:r w:rsidR="00F0675B">
        <w:rPr>
          <w:rFonts w:ascii="Arial" w:eastAsiaTheme="minorEastAsia" w:hAnsi="Arial" w:cs="Arial" w:hint="eastAsia"/>
          <w:sz w:val="22"/>
          <w:szCs w:val="22"/>
          <w:lang w:eastAsia="zh-CN"/>
        </w:rPr>
        <w:t>reduce</w:t>
      </w:r>
      <w:r w:rsidR="00CC7B69" w:rsidRPr="00CF7E03">
        <w:rPr>
          <w:rFonts w:ascii="Arial" w:eastAsiaTheme="minorEastAsia" w:hAnsi="Arial" w:cs="Arial"/>
          <w:sz w:val="22"/>
          <w:szCs w:val="22"/>
          <w:lang w:eastAsia="zh-CN"/>
        </w:rPr>
        <w:t xml:space="preserve"> the carbon footprint, albeit with increased production cost</w:t>
      </w:r>
      <w:r w:rsidR="00DE3B1D" w:rsidRPr="00CF7E03">
        <w:rPr>
          <w:rFonts w:ascii="Arial" w:eastAsiaTheme="minorEastAsia" w:hAnsi="Arial" w:cs="Arial"/>
          <w:sz w:val="22"/>
          <w:szCs w:val="22"/>
          <w:lang w:eastAsia="zh-CN"/>
        </w:rPr>
        <w:t>s</w:t>
      </w:r>
      <w:r w:rsidR="00CC7B69" w:rsidRPr="00CF7E03">
        <w:rPr>
          <w:rFonts w:ascii="Arial" w:eastAsiaTheme="minorEastAsia" w:hAnsi="Arial" w:cs="Arial"/>
          <w:sz w:val="22"/>
          <w:szCs w:val="22"/>
          <w:lang w:eastAsia="zh-CN"/>
        </w:rPr>
        <w:t xml:space="preserve">. </w:t>
      </w:r>
      <w:r w:rsidR="009B68EE" w:rsidRPr="00CF7E03">
        <w:rPr>
          <w:rFonts w:ascii="Arial" w:eastAsiaTheme="minorEastAsia" w:hAnsi="Arial" w:cs="Arial"/>
          <w:sz w:val="22"/>
          <w:szCs w:val="22"/>
          <w:lang w:eastAsia="zh-CN"/>
        </w:rPr>
        <w:t>Given the explosive potential of C</w:t>
      </w:r>
      <w:r w:rsidR="009B68EE" w:rsidRPr="00CF7E03">
        <w:rPr>
          <w:rFonts w:ascii="Arial" w:eastAsiaTheme="minorEastAsia" w:hAnsi="Arial" w:cs="Arial"/>
          <w:sz w:val="22"/>
          <w:szCs w:val="22"/>
          <w:vertAlign w:val="subscript"/>
          <w:lang w:eastAsia="zh-CN"/>
        </w:rPr>
        <w:t>2</w:t>
      </w:r>
      <w:r w:rsidR="009B68EE" w:rsidRPr="00CF7E03">
        <w:rPr>
          <w:rFonts w:ascii="Arial" w:eastAsiaTheme="minorEastAsia" w:hAnsi="Arial" w:cs="Arial"/>
          <w:sz w:val="22"/>
          <w:szCs w:val="22"/>
          <w:lang w:eastAsia="zh-CN"/>
        </w:rPr>
        <w:t>H</w:t>
      </w:r>
      <w:r w:rsidR="009B68EE" w:rsidRPr="00CF7E03">
        <w:rPr>
          <w:rFonts w:ascii="Arial" w:eastAsiaTheme="minorEastAsia" w:hAnsi="Arial" w:cs="Arial"/>
          <w:sz w:val="22"/>
          <w:szCs w:val="22"/>
          <w:vertAlign w:val="subscript"/>
          <w:lang w:eastAsia="zh-CN"/>
        </w:rPr>
        <w:t>2</w:t>
      </w:r>
      <w:r w:rsidR="009B68EE" w:rsidRPr="00CF7E03">
        <w:rPr>
          <w:rFonts w:ascii="Arial" w:eastAsiaTheme="minorEastAsia" w:hAnsi="Arial" w:cs="Arial"/>
          <w:sz w:val="22"/>
          <w:szCs w:val="22"/>
          <w:lang w:eastAsia="zh-CN"/>
        </w:rPr>
        <w:t>, on-site generation for applications is advantageous.</w:t>
      </w:r>
      <w:r w:rsidR="009B68EE" w:rsidRPr="00BA3524">
        <w:rPr>
          <w:rFonts w:ascii="Arial" w:hAnsi="Arial" w:cs="Arial"/>
          <w:sz w:val="22"/>
          <w:vertAlign w:val="superscript"/>
        </w:rPr>
        <w:t>32</w:t>
      </w:r>
      <w:r w:rsidR="009B68EE" w:rsidRPr="00CF7E03">
        <w:rPr>
          <w:rFonts w:ascii="Arial" w:eastAsiaTheme="minorEastAsia" w:hAnsi="Arial" w:cs="Arial"/>
          <w:sz w:val="22"/>
          <w:szCs w:val="22"/>
          <w:lang w:eastAsia="zh-CN"/>
        </w:rPr>
        <w:t xml:space="preserve"> </w:t>
      </w:r>
      <w:r w:rsidR="00FC6FE3" w:rsidRPr="00FC6FE3">
        <w:rPr>
          <w:rFonts w:ascii="Arial" w:eastAsiaTheme="minorEastAsia" w:hAnsi="Arial" w:cs="Arial"/>
          <w:sz w:val="22"/>
          <w:szCs w:val="22"/>
          <w:lang w:eastAsia="zh-CN"/>
        </w:rPr>
        <w:t>However, the CaC</w:t>
      </w:r>
      <w:r w:rsidR="00FC6FE3" w:rsidRPr="00CF7E03">
        <w:rPr>
          <w:rFonts w:ascii="Arial" w:eastAsiaTheme="minorEastAsia" w:hAnsi="Arial" w:cs="Arial"/>
          <w:sz w:val="22"/>
          <w:szCs w:val="22"/>
          <w:vertAlign w:val="subscript"/>
          <w:lang w:eastAsia="zh-CN"/>
        </w:rPr>
        <w:t>2</w:t>
      </w:r>
      <w:r w:rsidR="00FC6FE3" w:rsidRPr="00FC6FE3">
        <w:rPr>
          <w:rFonts w:ascii="Arial" w:eastAsiaTheme="minorEastAsia" w:hAnsi="Arial" w:cs="Arial"/>
          <w:sz w:val="22"/>
          <w:szCs w:val="22"/>
          <w:lang w:eastAsia="zh-CN"/>
        </w:rPr>
        <w:t xml:space="preserve"> route offers a significant advantage by eliminating the risk of explosion through the transport of solid CaC</w:t>
      </w:r>
      <w:r w:rsidR="00FC6FE3" w:rsidRPr="00CF7E03">
        <w:rPr>
          <w:rFonts w:ascii="Arial" w:eastAsiaTheme="minorEastAsia" w:hAnsi="Arial" w:cs="Arial"/>
          <w:sz w:val="22"/>
          <w:szCs w:val="22"/>
          <w:vertAlign w:val="subscript"/>
          <w:lang w:eastAsia="zh-CN"/>
        </w:rPr>
        <w:t>2</w:t>
      </w:r>
      <w:r w:rsidR="00FC6FE3" w:rsidRPr="00FC6FE3">
        <w:rPr>
          <w:rFonts w:ascii="Arial" w:eastAsiaTheme="minorEastAsia" w:hAnsi="Arial" w:cs="Arial"/>
          <w:sz w:val="22"/>
          <w:szCs w:val="22"/>
          <w:lang w:eastAsia="zh-CN"/>
        </w:rPr>
        <w:t xml:space="preserve"> instead of C</w:t>
      </w:r>
      <w:r w:rsidR="00FC6FE3" w:rsidRPr="00CF7E03">
        <w:rPr>
          <w:rFonts w:ascii="Arial" w:eastAsiaTheme="minorEastAsia" w:hAnsi="Arial" w:cs="Arial"/>
          <w:sz w:val="22"/>
          <w:szCs w:val="22"/>
          <w:vertAlign w:val="subscript"/>
          <w:lang w:eastAsia="zh-CN"/>
        </w:rPr>
        <w:t>2</w:t>
      </w:r>
      <w:r w:rsidR="00FC6FE3" w:rsidRPr="00FC6FE3">
        <w:rPr>
          <w:rFonts w:ascii="Arial" w:eastAsiaTheme="minorEastAsia" w:hAnsi="Arial" w:cs="Arial"/>
          <w:sz w:val="22"/>
          <w:szCs w:val="22"/>
          <w:lang w:eastAsia="zh-CN"/>
        </w:rPr>
        <w:t>H</w:t>
      </w:r>
      <w:r w:rsidR="00FC6FE3" w:rsidRPr="00CF7E03">
        <w:rPr>
          <w:rFonts w:ascii="Arial" w:eastAsiaTheme="minorEastAsia" w:hAnsi="Arial" w:cs="Arial"/>
          <w:sz w:val="22"/>
          <w:szCs w:val="22"/>
          <w:vertAlign w:val="subscript"/>
          <w:lang w:eastAsia="zh-CN"/>
        </w:rPr>
        <w:t>2</w:t>
      </w:r>
      <w:r w:rsidR="00FC6FE3" w:rsidRPr="00FC6FE3">
        <w:rPr>
          <w:rFonts w:ascii="Arial" w:eastAsiaTheme="minorEastAsia" w:hAnsi="Arial" w:cs="Arial"/>
          <w:sz w:val="22"/>
          <w:szCs w:val="22"/>
          <w:lang w:eastAsia="zh-CN"/>
        </w:rPr>
        <w:t>, positioning the biochar-based CaC</w:t>
      </w:r>
      <w:r w:rsidR="00FC6FE3" w:rsidRPr="00CF7E03">
        <w:rPr>
          <w:rFonts w:ascii="Arial" w:eastAsiaTheme="minorEastAsia" w:hAnsi="Arial" w:cs="Arial"/>
          <w:sz w:val="22"/>
          <w:szCs w:val="22"/>
          <w:vertAlign w:val="subscript"/>
          <w:lang w:eastAsia="zh-CN"/>
        </w:rPr>
        <w:t>2</w:t>
      </w:r>
      <w:r w:rsidR="00FC6FE3" w:rsidRPr="00FC6FE3">
        <w:rPr>
          <w:rFonts w:ascii="Arial" w:eastAsiaTheme="minorEastAsia" w:hAnsi="Arial" w:cs="Arial"/>
          <w:sz w:val="22"/>
          <w:szCs w:val="22"/>
          <w:lang w:eastAsia="zh-CN"/>
        </w:rPr>
        <w:t xml:space="preserve"> route favorably for the future</w:t>
      </w:r>
      <w:r w:rsidR="009B68EE" w:rsidRPr="00CF7E03">
        <w:rPr>
          <w:rFonts w:ascii="Arial" w:eastAsiaTheme="minorEastAsia" w:hAnsi="Arial" w:cs="Arial"/>
          <w:sz w:val="22"/>
          <w:szCs w:val="22"/>
          <w:lang w:eastAsia="zh-CN"/>
        </w:rPr>
        <w:t>.</w:t>
      </w:r>
      <w:r w:rsidR="009B68EE">
        <w:rPr>
          <w:rFonts w:ascii="Arial" w:eastAsiaTheme="minorEastAsia" w:hAnsi="Arial" w:cs="Arial" w:hint="eastAsia"/>
          <w:sz w:val="22"/>
          <w:szCs w:val="22"/>
          <w:lang w:eastAsia="zh-CN"/>
        </w:rPr>
        <w:t xml:space="preserve"> </w:t>
      </w:r>
      <w:r w:rsidR="00CC7B69" w:rsidRPr="00CF7E03">
        <w:rPr>
          <w:rFonts w:ascii="Arial" w:eastAsiaTheme="minorEastAsia" w:hAnsi="Arial" w:cs="Arial"/>
          <w:sz w:val="22"/>
          <w:szCs w:val="22"/>
          <w:lang w:eastAsia="zh-CN"/>
        </w:rPr>
        <w:t xml:space="preserve">Replacing natural gas with more expensive </w:t>
      </w:r>
      <w:r w:rsidR="00393AEB" w:rsidRPr="00CF7E03">
        <w:rPr>
          <w:rFonts w:ascii="Arial" w:eastAsiaTheme="minorEastAsia" w:hAnsi="Arial" w:cs="Arial"/>
          <w:sz w:val="22"/>
          <w:szCs w:val="22"/>
          <w:lang w:eastAsia="zh-CN"/>
        </w:rPr>
        <w:t xml:space="preserve">biomethane </w:t>
      </w:r>
      <w:r w:rsidR="00CC7B69" w:rsidRPr="00CF7E03">
        <w:rPr>
          <w:rFonts w:ascii="Arial" w:eastAsiaTheme="minorEastAsia" w:hAnsi="Arial" w:cs="Arial"/>
          <w:sz w:val="22"/>
          <w:szCs w:val="22"/>
          <w:lang w:eastAsia="zh-CN"/>
        </w:rPr>
        <w:t xml:space="preserve">is not suitable </w:t>
      </w:r>
      <w:r w:rsidR="00D62B08" w:rsidRPr="00CF7E03">
        <w:rPr>
          <w:rFonts w:ascii="Arial" w:eastAsiaTheme="minorEastAsia" w:hAnsi="Arial" w:cs="Arial"/>
          <w:sz w:val="22"/>
          <w:szCs w:val="22"/>
          <w:lang w:eastAsia="zh-CN"/>
        </w:rPr>
        <w:t>for</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route</w:t>
      </w:r>
      <w:r w:rsidR="00CC7B69"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 xml:space="preserve">as it </w:t>
      </w:r>
      <w:r w:rsidR="00C543E3">
        <w:rPr>
          <w:rFonts w:ascii="Arial" w:eastAsiaTheme="minorEastAsia" w:hAnsi="Arial" w:cs="Arial" w:hint="eastAsia"/>
          <w:sz w:val="22"/>
          <w:szCs w:val="22"/>
          <w:lang w:eastAsia="zh-CN"/>
        </w:rPr>
        <w:t>requires</w:t>
      </w:r>
      <w:r w:rsidR="00C543E3" w:rsidRPr="00CF7E03">
        <w:rPr>
          <w:rFonts w:ascii="Arial" w:eastAsiaTheme="minorEastAsia" w:hAnsi="Arial" w:cs="Arial"/>
          <w:sz w:val="22"/>
          <w:szCs w:val="22"/>
          <w:lang w:eastAsia="zh-CN"/>
        </w:rPr>
        <w:t xml:space="preserve"> </w:t>
      </w:r>
      <w:r w:rsidR="00C543E3">
        <w:rPr>
          <w:rFonts w:ascii="Arial" w:eastAsiaTheme="minorEastAsia" w:hAnsi="Arial" w:cs="Arial" w:hint="eastAsia"/>
          <w:sz w:val="22"/>
          <w:szCs w:val="22"/>
          <w:lang w:eastAsia="zh-CN"/>
        </w:rPr>
        <w:t>nearly</w:t>
      </w:r>
      <w:r w:rsidR="004969F4" w:rsidRPr="00CF7E03">
        <w:rPr>
          <w:rFonts w:ascii="Arial" w:eastAsiaTheme="minorEastAsia" w:hAnsi="Arial" w:cs="Arial"/>
          <w:sz w:val="22"/>
          <w:szCs w:val="22"/>
          <w:lang w:eastAsia="zh-CN"/>
        </w:rPr>
        <w:t xml:space="preserve"> three times more </w:t>
      </w:r>
      <w:r w:rsidR="00393AEB" w:rsidRPr="00CF7E03">
        <w:rPr>
          <w:rFonts w:ascii="Arial" w:eastAsiaTheme="minorEastAsia" w:hAnsi="Arial" w:cs="Arial"/>
          <w:sz w:val="22"/>
          <w:szCs w:val="22"/>
          <w:lang w:eastAsia="zh-CN"/>
        </w:rPr>
        <w:t xml:space="preserve">biomethane </w:t>
      </w:r>
      <w:r w:rsidR="00C543E3">
        <w:rPr>
          <w:rFonts w:ascii="Arial" w:eastAsiaTheme="minorEastAsia" w:hAnsi="Arial" w:cs="Arial" w:hint="eastAsia"/>
          <w:sz w:val="22"/>
          <w:szCs w:val="22"/>
          <w:lang w:eastAsia="zh-CN"/>
        </w:rPr>
        <w:t>than</w:t>
      </w:r>
      <w:r w:rsidR="00393AEB"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plasma technolog</w:t>
      </w:r>
      <w:r w:rsidR="00393AEB" w:rsidRPr="00CF7E03">
        <w:rPr>
          <w:rFonts w:ascii="Arial" w:eastAsiaTheme="minorEastAsia" w:hAnsi="Arial" w:cs="Arial"/>
          <w:sz w:val="22"/>
          <w:szCs w:val="22"/>
          <w:lang w:eastAsia="zh-CN"/>
        </w:rPr>
        <w:t>ies</w:t>
      </w:r>
      <w:r w:rsidR="009D186D" w:rsidRPr="00CF7E03">
        <w:rPr>
          <w:rFonts w:ascii="Arial" w:eastAsiaTheme="minorEastAsia" w:hAnsi="Arial" w:cs="Arial"/>
          <w:sz w:val="22"/>
          <w:szCs w:val="22"/>
          <w:lang w:eastAsia="zh-CN"/>
        </w:rPr>
        <w:t>.</w:t>
      </w:r>
      <w:r w:rsidR="00D62B08" w:rsidRPr="00CF7E03">
        <w:rPr>
          <w:rFonts w:ascii="Arial" w:eastAsiaTheme="minorEastAsia" w:hAnsi="Arial" w:cs="Arial"/>
          <w:sz w:val="22"/>
          <w:szCs w:val="22"/>
          <w:lang w:eastAsia="zh-CN"/>
        </w:rPr>
        <w:t xml:space="preserve"> Consequently, biochar-based CaC</w:t>
      </w:r>
      <w:r w:rsidR="00D62B08" w:rsidRPr="00CF7E03">
        <w:rPr>
          <w:rFonts w:ascii="Arial" w:eastAsiaTheme="minorEastAsia" w:hAnsi="Arial" w:cs="Arial"/>
          <w:sz w:val="22"/>
          <w:szCs w:val="22"/>
          <w:vertAlign w:val="subscript"/>
          <w:lang w:eastAsia="zh-CN"/>
        </w:rPr>
        <w:t>2</w:t>
      </w:r>
      <w:r w:rsidR="00D62B08" w:rsidRPr="00CF7E03">
        <w:rPr>
          <w:rFonts w:ascii="Arial" w:eastAsiaTheme="minorEastAsia" w:hAnsi="Arial" w:cs="Arial"/>
          <w:sz w:val="22"/>
          <w:szCs w:val="22"/>
          <w:lang w:eastAsia="zh-CN"/>
        </w:rPr>
        <w:t xml:space="preserve"> and </w:t>
      </w:r>
      <w:r w:rsidR="00563D58" w:rsidRPr="00CF7E03">
        <w:rPr>
          <w:rFonts w:ascii="Arial" w:eastAsiaTheme="minorEastAsia" w:hAnsi="Arial" w:cs="Arial"/>
          <w:sz w:val="22"/>
          <w:szCs w:val="22"/>
          <w:lang w:eastAsia="zh-CN"/>
        </w:rPr>
        <w:t>biomethane</w:t>
      </w:r>
      <w:r w:rsidR="00BB4F75">
        <w:rPr>
          <w:rFonts w:ascii="Arial" w:eastAsiaTheme="minorEastAsia" w:hAnsi="Arial" w:cs="Arial"/>
          <w:sz w:val="22"/>
          <w:szCs w:val="22"/>
          <w:lang w:eastAsia="zh-CN"/>
        </w:rPr>
        <w:noBreakHyphen/>
      </w:r>
      <w:r w:rsidR="00D62B08" w:rsidRPr="00CF7E03">
        <w:rPr>
          <w:rFonts w:ascii="Arial" w:eastAsiaTheme="minorEastAsia" w:hAnsi="Arial" w:cs="Arial"/>
          <w:sz w:val="22"/>
          <w:szCs w:val="22"/>
          <w:lang w:eastAsia="zh-CN"/>
        </w:rPr>
        <w:t xml:space="preserve">based plasma routes </w:t>
      </w:r>
      <w:r w:rsidR="00563BA9">
        <w:rPr>
          <w:rFonts w:ascii="Arial" w:eastAsiaTheme="minorEastAsia" w:hAnsi="Arial" w:cs="Arial" w:hint="eastAsia"/>
          <w:sz w:val="22"/>
          <w:szCs w:val="22"/>
          <w:lang w:eastAsia="zh-CN"/>
        </w:rPr>
        <w:t xml:space="preserve">are expected to </w:t>
      </w:r>
      <w:r w:rsidR="00D62B08" w:rsidRPr="00CF7E03">
        <w:rPr>
          <w:rFonts w:ascii="Arial" w:eastAsiaTheme="minorEastAsia" w:hAnsi="Arial" w:cs="Arial"/>
          <w:sz w:val="22"/>
          <w:szCs w:val="22"/>
          <w:lang w:eastAsia="zh-CN"/>
        </w:rPr>
        <w:t>become more prominent</w:t>
      </w:r>
      <w:r w:rsidR="00C543E3">
        <w:rPr>
          <w:rFonts w:ascii="Arial" w:eastAsiaTheme="minorEastAsia" w:hAnsi="Arial" w:cs="Arial" w:hint="eastAsia"/>
          <w:sz w:val="22"/>
          <w:szCs w:val="22"/>
          <w:lang w:eastAsia="zh-CN"/>
        </w:rPr>
        <w:t>, with their</w:t>
      </w:r>
      <w:r w:rsidR="00F23B1B">
        <w:rPr>
          <w:rFonts w:ascii="Arial" w:eastAsiaTheme="minorEastAsia" w:hAnsi="Arial" w:cs="Arial" w:hint="eastAsia"/>
          <w:sz w:val="22"/>
          <w:szCs w:val="22"/>
          <w:lang w:eastAsia="zh-CN"/>
        </w:rPr>
        <w:t xml:space="preserve"> development </w:t>
      </w:r>
      <w:r w:rsidR="00C543E3">
        <w:rPr>
          <w:rFonts w:ascii="Arial" w:eastAsiaTheme="minorEastAsia" w:hAnsi="Arial" w:cs="Arial" w:hint="eastAsia"/>
          <w:sz w:val="22"/>
          <w:szCs w:val="22"/>
          <w:lang w:eastAsia="zh-CN"/>
        </w:rPr>
        <w:t>d</w:t>
      </w:r>
      <w:r w:rsidR="00F23B1B" w:rsidRPr="00234BA5">
        <w:rPr>
          <w:rFonts w:ascii="Arial" w:eastAsiaTheme="minorEastAsia" w:hAnsi="Arial" w:cs="Arial"/>
          <w:sz w:val="22"/>
          <w:szCs w:val="22"/>
          <w:lang w:eastAsia="zh-CN"/>
        </w:rPr>
        <w:t>epend</w:t>
      </w:r>
      <w:r w:rsidR="00C543E3">
        <w:rPr>
          <w:rFonts w:ascii="Arial" w:eastAsiaTheme="minorEastAsia" w:hAnsi="Arial" w:cs="Arial" w:hint="eastAsia"/>
          <w:sz w:val="22"/>
          <w:szCs w:val="22"/>
          <w:lang w:eastAsia="zh-CN"/>
        </w:rPr>
        <w:t>ent</w:t>
      </w:r>
      <w:r w:rsidR="00F23B1B" w:rsidRPr="00234BA5">
        <w:rPr>
          <w:rFonts w:ascii="Arial" w:eastAsiaTheme="minorEastAsia" w:hAnsi="Arial" w:cs="Arial"/>
          <w:sz w:val="22"/>
          <w:szCs w:val="22"/>
          <w:lang w:eastAsia="zh-CN"/>
        </w:rPr>
        <w:t xml:space="preserve"> on the availability and cost of biochar and biomethane.</w:t>
      </w:r>
      <w:r w:rsidR="008839D8">
        <w:rPr>
          <w:rFonts w:ascii="Arial" w:eastAsiaTheme="minorEastAsia" w:hAnsi="Arial" w:cs="Arial" w:hint="eastAsia"/>
          <w:sz w:val="22"/>
          <w:szCs w:val="22"/>
          <w:lang w:eastAsia="zh-CN"/>
        </w:rPr>
        <w:t xml:space="preserve"> </w:t>
      </w:r>
    </w:p>
    <w:p w14:paraId="484F050F" w14:textId="27EA0FBE" w:rsidR="00BA6A5E" w:rsidRPr="00BD6E79" w:rsidRDefault="008D31D4">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E</w:t>
      </w:r>
      <w:r w:rsidR="00291F78" w:rsidRPr="00234BA5">
        <w:rPr>
          <w:rFonts w:ascii="Arial" w:eastAsiaTheme="minorEastAsia" w:hAnsi="Arial" w:cs="Arial"/>
          <w:sz w:val="22"/>
          <w:szCs w:val="22"/>
          <w:lang w:eastAsia="zh-CN"/>
        </w:rPr>
        <w:t>merging technologies, such as non</w:t>
      </w:r>
      <w:r w:rsidR="00291F78" w:rsidRPr="00234BA5">
        <w:rPr>
          <w:rFonts w:ascii="Arial" w:eastAsiaTheme="minorEastAsia" w:hAnsi="Arial" w:cs="Arial"/>
          <w:sz w:val="22"/>
          <w:szCs w:val="22"/>
          <w:lang w:eastAsia="zh-CN"/>
        </w:rPr>
        <w:noBreakHyphen/>
        <w:t>thermal plasma</w:t>
      </w:r>
      <w:r w:rsidR="00A103FD">
        <w:rPr>
          <w:rFonts w:ascii="Arial" w:eastAsiaTheme="minorEastAsia" w:hAnsi="Arial" w:cs="Arial" w:hint="eastAsia"/>
          <w:sz w:val="22"/>
          <w:szCs w:val="22"/>
          <w:lang w:eastAsia="zh-CN"/>
        </w:rPr>
        <w:t xml:space="preserve"> and</w:t>
      </w:r>
      <w:r w:rsidR="00291F78" w:rsidRPr="00234BA5">
        <w:rPr>
          <w:rFonts w:ascii="Arial" w:eastAsiaTheme="minorEastAsia" w:hAnsi="Arial" w:cs="Arial"/>
          <w:sz w:val="22"/>
          <w:szCs w:val="22"/>
          <w:lang w:eastAsia="zh-CN"/>
        </w:rPr>
        <w:t xml:space="preserve"> </w:t>
      </w:r>
      <w:r w:rsidR="00A5207C">
        <w:rPr>
          <w:rFonts w:ascii="Arial" w:eastAsiaTheme="minorEastAsia" w:hAnsi="Arial" w:cs="Arial" w:hint="eastAsia"/>
          <w:sz w:val="22"/>
          <w:szCs w:val="22"/>
          <w:lang w:eastAsia="zh-CN"/>
        </w:rPr>
        <w:t xml:space="preserve">thermal </w:t>
      </w:r>
      <w:r w:rsidR="00A5207C">
        <w:rPr>
          <w:rFonts w:ascii="Arial" w:eastAsiaTheme="minorEastAsia" w:hAnsi="Arial" w:cs="Arial"/>
          <w:sz w:val="22"/>
          <w:szCs w:val="22"/>
          <w:lang w:eastAsia="zh-CN"/>
        </w:rPr>
        <w:t>pyrolysis</w:t>
      </w:r>
      <w:r w:rsidR="00A5207C">
        <w:rPr>
          <w:rFonts w:ascii="Arial" w:eastAsiaTheme="minorEastAsia" w:hAnsi="Arial" w:cs="Arial" w:hint="eastAsia"/>
          <w:sz w:val="22"/>
          <w:szCs w:val="22"/>
          <w:lang w:eastAsia="zh-CN"/>
        </w:rPr>
        <w:t xml:space="preserve"> (TP)</w:t>
      </w:r>
      <w:r w:rsidR="00291F78" w:rsidRPr="00234BA5">
        <w:rPr>
          <w:rFonts w:ascii="Arial" w:eastAsiaTheme="minorEastAsia" w:hAnsi="Arial" w:cs="Arial"/>
          <w:sz w:val="22"/>
          <w:szCs w:val="22"/>
          <w:lang w:eastAsia="zh-CN"/>
        </w:rPr>
        <w:t xml:space="preserve">, face commercialization challenges </w:t>
      </w:r>
      <w:r w:rsidR="00291F78">
        <w:rPr>
          <w:rFonts w:ascii="Arial" w:eastAsiaTheme="minorEastAsia" w:hAnsi="Arial" w:cs="Arial" w:hint="eastAsia"/>
          <w:sz w:val="22"/>
          <w:szCs w:val="22"/>
          <w:lang w:eastAsia="zh-CN"/>
        </w:rPr>
        <w:t>that require advancements in reactor</w:t>
      </w:r>
      <w:r w:rsidR="00A17F6E">
        <w:rPr>
          <w:rFonts w:ascii="Arial" w:eastAsiaTheme="minorEastAsia" w:hAnsi="Arial" w:cs="Arial" w:hint="eastAsia"/>
          <w:sz w:val="22"/>
          <w:szCs w:val="22"/>
          <w:lang w:eastAsia="zh-CN"/>
        </w:rPr>
        <w:t xml:space="preserve"> </w:t>
      </w:r>
      <w:r w:rsidR="00291F78">
        <w:rPr>
          <w:rFonts w:ascii="Arial" w:eastAsiaTheme="minorEastAsia" w:hAnsi="Arial" w:cs="Arial" w:hint="eastAsia"/>
          <w:sz w:val="22"/>
          <w:szCs w:val="22"/>
          <w:lang w:eastAsia="zh-CN"/>
        </w:rPr>
        <w:t xml:space="preserve">design, catalyst development, and </w:t>
      </w:r>
      <w:r w:rsidR="002D5970">
        <w:rPr>
          <w:rFonts w:ascii="Arial" w:eastAsiaTheme="minorEastAsia" w:hAnsi="Arial" w:cs="Arial" w:hint="eastAsia"/>
          <w:sz w:val="22"/>
          <w:szCs w:val="22"/>
          <w:lang w:eastAsia="zh-CN"/>
        </w:rPr>
        <w:t xml:space="preserve">a deeper understanding of </w:t>
      </w:r>
      <w:r w:rsidR="00291F78">
        <w:rPr>
          <w:rFonts w:ascii="Arial" w:eastAsiaTheme="minorEastAsia" w:hAnsi="Arial" w:cs="Arial" w:hint="eastAsia"/>
          <w:sz w:val="22"/>
          <w:szCs w:val="22"/>
          <w:lang w:eastAsia="zh-CN"/>
        </w:rPr>
        <w:t>reaction mechanism</w:t>
      </w:r>
      <w:r w:rsidR="00117F8D">
        <w:rPr>
          <w:rFonts w:ascii="Arial" w:eastAsiaTheme="minorEastAsia" w:hAnsi="Arial" w:cs="Arial" w:hint="eastAsia"/>
          <w:sz w:val="22"/>
          <w:szCs w:val="22"/>
          <w:lang w:eastAsia="zh-CN"/>
        </w:rPr>
        <w:t>s</w:t>
      </w:r>
      <w:r w:rsidR="00291F78">
        <w:rPr>
          <w:rFonts w:ascii="Arial" w:eastAsiaTheme="minorEastAsia" w:hAnsi="Arial" w:cs="Arial" w:hint="eastAsia"/>
          <w:sz w:val="22"/>
          <w:szCs w:val="22"/>
          <w:lang w:eastAsia="zh-CN"/>
        </w:rPr>
        <w:t xml:space="preserve">. </w:t>
      </w:r>
      <w:r w:rsidR="00294A04">
        <w:rPr>
          <w:rFonts w:ascii="Arial" w:eastAsiaTheme="minorEastAsia" w:hAnsi="Arial" w:cs="Arial" w:hint="eastAsia"/>
          <w:sz w:val="22"/>
          <w:szCs w:val="22"/>
          <w:lang w:eastAsia="zh-CN"/>
        </w:rPr>
        <w:t>N</w:t>
      </w:r>
      <w:r w:rsidR="00BA6A5E" w:rsidRPr="00CF7E03">
        <w:rPr>
          <w:rFonts w:ascii="Arial" w:eastAsiaTheme="minorEastAsia" w:hAnsi="Arial" w:cs="Arial"/>
          <w:sz w:val="22"/>
          <w:szCs w:val="22"/>
          <w:lang w:eastAsia="zh-CN"/>
        </w:rPr>
        <w:t>on</w:t>
      </w:r>
      <w:r w:rsidR="00BA6A5E" w:rsidRPr="00CF7E03">
        <w:rPr>
          <w:rFonts w:ascii="Arial" w:eastAsiaTheme="minorEastAsia" w:hAnsi="Arial" w:cs="Arial"/>
          <w:sz w:val="22"/>
          <w:szCs w:val="22"/>
          <w:lang w:eastAsia="zh-CN"/>
        </w:rPr>
        <w:noBreakHyphen/>
        <w:t xml:space="preserve">thermal plasma </w:t>
      </w:r>
      <w:r w:rsidR="004D42EA">
        <w:rPr>
          <w:rFonts w:ascii="Arial" w:eastAsiaTheme="minorEastAsia" w:hAnsi="Arial" w:cs="Arial" w:hint="eastAsia"/>
          <w:sz w:val="22"/>
          <w:szCs w:val="22"/>
          <w:lang w:eastAsia="zh-CN"/>
        </w:rPr>
        <w:t>technologies</w:t>
      </w:r>
      <w:r w:rsidR="00BA6A5E">
        <w:rPr>
          <w:rFonts w:ascii="Arial" w:eastAsiaTheme="minorEastAsia" w:hAnsi="Arial" w:cs="Arial" w:hint="eastAsia"/>
          <w:sz w:val="22"/>
          <w:szCs w:val="22"/>
          <w:lang w:eastAsia="zh-CN"/>
        </w:rPr>
        <w:t xml:space="preserve"> </w:t>
      </w:r>
      <w:r w:rsidR="004E2677">
        <w:rPr>
          <w:rFonts w:ascii="Arial" w:eastAsiaTheme="minorEastAsia" w:hAnsi="Arial" w:cs="Arial" w:hint="eastAsia"/>
          <w:sz w:val="22"/>
          <w:szCs w:val="22"/>
          <w:lang w:eastAsia="zh-CN"/>
        </w:rPr>
        <w:t>show</w:t>
      </w:r>
      <w:r w:rsidR="00BA6A5E" w:rsidRPr="00CF7E03">
        <w:rPr>
          <w:rFonts w:ascii="Arial" w:eastAsiaTheme="minorEastAsia" w:hAnsi="Arial" w:cs="Arial"/>
          <w:sz w:val="22"/>
          <w:szCs w:val="22"/>
          <w:lang w:eastAsia="zh-CN"/>
        </w:rPr>
        <w:t xml:space="preserve"> performance close to commercial thermal plasma</w:t>
      </w:r>
      <w:r w:rsidR="00AB4A94">
        <w:rPr>
          <w:rFonts w:ascii="Arial" w:eastAsiaTheme="minorEastAsia" w:hAnsi="Arial" w:cs="Arial"/>
          <w:sz w:val="22"/>
          <w:szCs w:val="22"/>
          <w:lang w:eastAsia="zh-CN"/>
        </w:rPr>
        <w:t xml:space="preserve"> </w:t>
      </w:r>
      <w:r w:rsidR="004E2677">
        <w:rPr>
          <w:rFonts w:ascii="Arial" w:eastAsiaTheme="minorEastAsia" w:hAnsi="Arial" w:cs="Arial" w:hint="eastAsia"/>
          <w:sz w:val="22"/>
          <w:szCs w:val="22"/>
          <w:lang w:eastAsia="zh-CN"/>
        </w:rPr>
        <w:t>but</w:t>
      </w:r>
      <w:r w:rsidR="00BA6A5E">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 xml:space="preserve">typically require </w:t>
      </w:r>
      <w:r w:rsidR="00117F8D">
        <w:rPr>
          <w:rFonts w:ascii="Arial" w:eastAsiaTheme="minorEastAsia" w:hAnsi="Arial" w:cs="Arial" w:hint="eastAsia"/>
          <w:sz w:val="22"/>
          <w:szCs w:val="22"/>
          <w:lang w:eastAsia="zh-CN"/>
        </w:rPr>
        <w:t>higher</w:t>
      </w:r>
      <w:r w:rsidR="00BA6A5E" w:rsidRPr="00CF7E03">
        <w:rPr>
          <w:rFonts w:ascii="Arial" w:eastAsiaTheme="minorEastAsia" w:hAnsi="Arial" w:cs="Arial"/>
          <w:sz w:val="22"/>
          <w:szCs w:val="22"/>
          <w:lang w:eastAsia="zh-CN"/>
        </w:rPr>
        <w:t xml:space="preserve"> energy </w:t>
      </w:r>
      <w:r w:rsidR="004E2677">
        <w:rPr>
          <w:rFonts w:ascii="Arial" w:eastAsiaTheme="minorEastAsia" w:hAnsi="Arial" w:cs="Arial" w:hint="eastAsia"/>
          <w:sz w:val="22"/>
          <w:szCs w:val="22"/>
          <w:lang w:eastAsia="zh-CN"/>
        </w:rPr>
        <w:t>input an</w:t>
      </w:r>
      <w:r w:rsidR="00BA6A5E" w:rsidRPr="00CF7E03">
        <w:rPr>
          <w:rFonts w:ascii="Arial" w:eastAsiaTheme="minorEastAsia" w:hAnsi="Arial" w:cs="Arial"/>
          <w:sz w:val="22"/>
          <w:szCs w:val="22"/>
          <w:lang w:eastAsia="zh-CN"/>
        </w:rPr>
        <w:t xml:space="preserve">d </w:t>
      </w:r>
      <w:r w:rsidR="00117F8D">
        <w:rPr>
          <w:rFonts w:ascii="Arial" w:eastAsiaTheme="minorEastAsia" w:hAnsi="Arial" w:cs="Arial" w:hint="eastAsia"/>
          <w:sz w:val="22"/>
          <w:szCs w:val="22"/>
          <w:lang w:eastAsia="zh-CN"/>
        </w:rPr>
        <w:t xml:space="preserve">more </w:t>
      </w:r>
      <w:r w:rsidR="00BA6A5E" w:rsidRPr="00CF7E03">
        <w:rPr>
          <w:rFonts w:ascii="Arial" w:eastAsiaTheme="minorEastAsia" w:hAnsi="Arial" w:cs="Arial"/>
          <w:sz w:val="22"/>
          <w:szCs w:val="22"/>
          <w:lang w:eastAsia="zh-CN"/>
        </w:rPr>
        <w:t>complex equipment.</w:t>
      </w:r>
      <w:r w:rsidR="00BA6A5E">
        <w:rPr>
          <w:rFonts w:ascii="Arial" w:eastAsiaTheme="minorEastAsia" w:hAnsi="Arial" w:cs="Arial" w:hint="eastAsia"/>
          <w:sz w:val="22"/>
          <w:szCs w:val="22"/>
          <w:lang w:eastAsia="zh-CN"/>
        </w:rPr>
        <w:t xml:space="preserve"> </w:t>
      </w:r>
      <w:r w:rsidR="005B08B5">
        <w:rPr>
          <w:rFonts w:ascii="Arial" w:eastAsiaTheme="minorEastAsia" w:hAnsi="Arial" w:cs="Arial" w:hint="eastAsia"/>
          <w:sz w:val="22"/>
          <w:szCs w:val="22"/>
          <w:lang w:eastAsia="zh-CN"/>
        </w:rPr>
        <w:t>While c</w:t>
      </w:r>
      <w:r w:rsidR="00BA6A5E">
        <w:rPr>
          <w:rFonts w:ascii="Arial" w:eastAsiaTheme="minorEastAsia" w:hAnsi="Arial" w:cs="Arial" w:hint="eastAsia"/>
          <w:sz w:val="22"/>
          <w:szCs w:val="22"/>
          <w:lang w:eastAsia="zh-CN"/>
        </w:rPr>
        <w:t>atalyst</w:t>
      </w:r>
      <w:r w:rsidR="005B08B5">
        <w:rPr>
          <w:rFonts w:ascii="Arial" w:eastAsiaTheme="minorEastAsia" w:hAnsi="Arial" w:cs="Arial" w:hint="eastAsia"/>
          <w:sz w:val="22"/>
          <w:szCs w:val="22"/>
          <w:lang w:eastAsia="zh-CN"/>
        </w:rPr>
        <w:t>s</w:t>
      </w:r>
      <w:r w:rsidR="00BA6A5E">
        <w:rPr>
          <w:rFonts w:ascii="Arial" w:eastAsiaTheme="minorEastAsia" w:hAnsi="Arial" w:cs="Arial" w:hint="eastAsia"/>
          <w:sz w:val="22"/>
          <w:szCs w:val="22"/>
          <w:lang w:eastAsia="zh-CN"/>
        </w:rPr>
        <w:t xml:space="preserve"> </w:t>
      </w:r>
      <w:r w:rsidR="004E2677">
        <w:rPr>
          <w:rFonts w:ascii="Arial" w:eastAsiaTheme="minorEastAsia" w:hAnsi="Arial" w:cs="Arial" w:hint="eastAsia"/>
          <w:sz w:val="22"/>
          <w:szCs w:val="22"/>
          <w:lang w:eastAsia="zh-CN"/>
        </w:rPr>
        <w:t>can</w:t>
      </w:r>
      <w:r w:rsidR="00BA6A5E">
        <w:rPr>
          <w:rFonts w:ascii="Arial" w:eastAsiaTheme="minorEastAsia" w:hAnsi="Arial" w:cs="Arial" w:hint="eastAsia"/>
          <w:sz w:val="22"/>
          <w:szCs w:val="22"/>
          <w:lang w:eastAsia="zh-CN"/>
        </w:rPr>
        <w:t xml:space="preserve"> </w:t>
      </w:r>
      <w:r w:rsidR="005B08B5">
        <w:rPr>
          <w:rFonts w:ascii="Arial" w:eastAsiaTheme="minorEastAsia" w:hAnsi="Arial" w:cs="Arial" w:hint="eastAsia"/>
          <w:sz w:val="22"/>
          <w:szCs w:val="22"/>
          <w:lang w:eastAsia="zh-CN"/>
        </w:rPr>
        <w:t>favor</w:t>
      </w:r>
      <w:r w:rsidR="004E2677">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Pr>
          <w:rFonts w:ascii="Arial" w:eastAsiaTheme="minorEastAsia" w:hAnsi="Arial" w:cs="Arial" w:hint="eastAsia"/>
          <w:sz w:val="22"/>
          <w:szCs w:val="22"/>
          <w:lang w:eastAsia="zh-CN"/>
        </w:rPr>
        <w:t xml:space="preserve"> production,</w:t>
      </w:r>
      <w:r w:rsidR="00BA6A5E" w:rsidRPr="00CF7E03">
        <w:rPr>
          <w:rFonts w:ascii="Arial" w:eastAsiaTheme="minorEastAsia" w:hAnsi="Arial" w:cs="Arial"/>
          <w:sz w:val="22"/>
          <w:szCs w:val="22"/>
          <w:lang w:eastAsia="zh-CN"/>
        </w:rPr>
        <w:t xml:space="preserve"> the</w:t>
      </w:r>
      <w:r w:rsidR="00BA6A5E">
        <w:rPr>
          <w:rFonts w:ascii="Arial" w:eastAsiaTheme="minorEastAsia" w:hAnsi="Arial" w:cs="Arial" w:hint="eastAsia"/>
          <w:sz w:val="22"/>
          <w:szCs w:val="22"/>
          <w:lang w:eastAsia="zh-CN"/>
        </w:rPr>
        <w:t xml:space="preserve"> </w:t>
      </w:r>
      <w:r w:rsidR="0089632D">
        <w:rPr>
          <w:rFonts w:ascii="Arial" w:eastAsiaTheme="minorEastAsia" w:hAnsi="Arial" w:cs="Arial" w:hint="eastAsia"/>
          <w:sz w:val="22"/>
          <w:szCs w:val="22"/>
          <w:lang w:eastAsia="zh-CN"/>
        </w:rPr>
        <w:t xml:space="preserve">catalytic and </w:t>
      </w:r>
      <w:r w:rsidR="0089632D" w:rsidRPr="00234BA5">
        <w:rPr>
          <w:rFonts w:ascii="Arial" w:eastAsiaTheme="minorEastAsia" w:hAnsi="Arial" w:cs="Arial"/>
          <w:sz w:val="22"/>
          <w:szCs w:val="22"/>
          <w:lang w:eastAsia="zh-CN"/>
        </w:rPr>
        <w:t>plasma</w:t>
      </w:r>
      <w:r w:rsidR="0089632D" w:rsidRPr="00234BA5">
        <w:rPr>
          <w:rFonts w:ascii="Arial" w:eastAsiaTheme="minorEastAsia" w:hAnsi="Arial" w:cs="Arial"/>
          <w:sz w:val="22"/>
          <w:szCs w:val="22"/>
          <w:lang w:eastAsia="zh-CN"/>
        </w:rPr>
        <w:noBreakHyphen/>
        <w:t xml:space="preserve">assisted </w:t>
      </w:r>
      <w:r w:rsidR="00BA6A5E">
        <w:rPr>
          <w:rFonts w:ascii="Arial" w:eastAsiaTheme="minorEastAsia" w:hAnsi="Arial" w:cs="Arial" w:hint="eastAsia"/>
          <w:sz w:val="22"/>
          <w:szCs w:val="22"/>
          <w:lang w:eastAsia="zh-CN"/>
        </w:rPr>
        <w:t>mechanism</w:t>
      </w:r>
      <w:r w:rsidR="0005195B">
        <w:rPr>
          <w:rFonts w:ascii="Arial" w:eastAsiaTheme="minorEastAsia" w:hAnsi="Arial" w:cs="Arial" w:hint="eastAsia"/>
          <w:sz w:val="22"/>
          <w:szCs w:val="22"/>
          <w:lang w:eastAsia="zh-CN"/>
        </w:rPr>
        <w:t>s</w:t>
      </w:r>
      <w:r w:rsidR="0089632D">
        <w:rPr>
          <w:rFonts w:ascii="Arial" w:eastAsiaTheme="minorEastAsia" w:hAnsi="Arial" w:cs="Arial" w:hint="eastAsia"/>
          <w:sz w:val="22"/>
          <w:szCs w:val="22"/>
          <w:lang w:eastAsia="zh-CN"/>
        </w:rPr>
        <w:t xml:space="preserve"> </w:t>
      </w:r>
      <w:r w:rsidR="0005195B">
        <w:rPr>
          <w:rFonts w:ascii="Arial" w:eastAsiaTheme="minorEastAsia" w:hAnsi="Arial" w:cs="Arial" w:hint="eastAsia"/>
          <w:sz w:val="22"/>
          <w:szCs w:val="22"/>
          <w:lang w:eastAsia="zh-CN"/>
        </w:rPr>
        <w:t>are still not well understood</w:t>
      </w:r>
      <w:r w:rsidR="00BA6A5E">
        <w:rPr>
          <w:rFonts w:ascii="Arial" w:eastAsiaTheme="minorEastAsia" w:hAnsi="Arial" w:cs="Arial" w:hint="eastAsia"/>
          <w:sz w:val="22"/>
          <w:szCs w:val="22"/>
          <w:lang w:eastAsia="zh-CN"/>
        </w:rPr>
        <w:t>.</w:t>
      </w:r>
      <w:r w:rsidR="00BA6A5E" w:rsidRPr="00CF7E03">
        <w:rPr>
          <w:rFonts w:ascii="Arial" w:eastAsiaTheme="minorEastAsia" w:hAnsi="Arial" w:cs="Arial"/>
          <w:sz w:val="22"/>
          <w:szCs w:val="22"/>
          <w:lang w:eastAsia="zh-CN"/>
        </w:rPr>
        <w:t xml:space="preserve"> </w:t>
      </w:r>
      <w:r w:rsidR="004E2677">
        <w:rPr>
          <w:rFonts w:ascii="Arial" w:eastAsiaTheme="minorEastAsia" w:hAnsi="Arial" w:cs="Arial" w:hint="eastAsia"/>
          <w:sz w:val="22"/>
          <w:szCs w:val="22"/>
          <w:lang w:eastAsia="zh-CN"/>
        </w:rPr>
        <w:t>F</w:t>
      </w:r>
      <w:r w:rsidR="00BA6A5E" w:rsidRPr="00CF7E03">
        <w:rPr>
          <w:rFonts w:ascii="Arial" w:eastAsiaTheme="minorEastAsia" w:hAnsi="Arial" w:cs="Arial"/>
          <w:sz w:val="22"/>
          <w:szCs w:val="22"/>
          <w:lang w:eastAsia="zh-CN"/>
        </w:rPr>
        <w:t xml:space="preserve">uture research </w:t>
      </w:r>
      <w:r w:rsidR="00BA6A5E" w:rsidRPr="00CF7E03">
        <w:rPr>
          <w:rFonts w:ascii="Arial" w:eastAsiaTheme="minorEastAsia" w:hAnsi="Arial" w:cs="Arial"/>
          <w:sz w:val="22"/>
          <w:szCs w:val="22"/>
          <w:lang w:eastAsia="zh-CN"/>
        </w:rPr>
        <w:lastRenderedPageBreak/>
        <w:t xml:space="preserve">should </w:t>
      </w:r>
      <w:r w:rsidR="00F851A7">
        <w:rPr>
          <w:rFonts w:ascii="Arial" w:eastAsiaTheme="minorEastAsia" w:hAnsi="Arial" w:cs="Arial" w:hint="eastAsia"/>
          <w:sz w:val="22"/>
          <w:szCs w:val="22"/>
          <w:lang w:eastAsia="zh-CN"/>
        </w:rPr>
        <w:t xml:space="preserve">aim to </w:t>
      </w:r>
      <w:r w:rsidR="00BA6A5E">
        <w:rPr>
          <w:rFonts w:ascii="Arial" w:eastAsiaTheme="minorEastAsia" w:hAnsi="Arial" w:cs="Arial" w:hint="eastAsia"/>
          <w:sz w:val="22"/>
          <w:szCs w:val="22"/>
          <w:lang w:eastAsia="zh-CN"/>
        </w:rPr>
        <w:t>improv</w:t>
      </w:r>
      <w:r w:rsidR="00F851A7">
        <w:rPr>
          <w:rFonts w:ascii="Arial" w:eastAsiaTheme="minorEastAsia" w:hAnsi="Arial" w:cs="Arial" w:hint="eastAsia"/>
          <w:sz w:val="22"/>
          <w:szCs w:val="22"/>
          <w:lang w:eastAsia="zh-CN"/>
        </w:rPr>
        <w:t>e</w:t>
      </w:r>
      <w:r w:rsidR="00BA6A5E" w:rsidRPr="00C57583">
        <w:rPr>
          <w:rFonts w:ascii="Arial" w:eastAsiaTheme="minorEastAsia" w:hAnsi="Arial" w:cs="Arial"/>
          <w:sz w:val="22"/>
          <w:szCs w:val="22"/>
          <w:lang w:eastAsia="zh-CN"/>
        </w:rPr>
        <w:t xml:space="preserve"> </w:t>
      </w:r>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1F21AD">
        <w:rPr>
          <w:rFonts w:ascii="Arial" w:eastAsiaTheme="minorEastAsia" w:hAnsi="Arial" w:cs="Arial"/>
          <w:sz w:val="22"/>
          <w:szCs w:val="22"/>
          <w:lang w:eastAsia="zh-CN"/>
        </w:rPr>
        <w:t xml:space="preserve"> </w:t>
      </w:r>
      <w:r w:rsidR="00BA6A5E">
        <w:rPr>
          <w:rFonts w:ascii="Arial" w:eastAsiaTheme="minorEastAsia" w:hAnsi="Arial" w:cs="Arial" w:hint="eastAsia"/>
          <w:sz w:val="22"/>
          <w:szCs w:val="22"/>
          <w:lang w:eastAsia="zh-CN"/>
        </w:rPr>
        <w:t>yield, energy efficiency</w:t>
      </w:r>
      <w:r w:rsidR="004E2677">
        <w:rPr>
          <w:rFonts w:ascii="Arial" w:eastAsiaTheme="minorEastAsia" w:hAnsi="Arial" w:cs="Arial" w:hint="eastAsia"/>
          <w:sz w:val="22"/>
          <w:szCs w:val="22"/>
          <w:lang w:eastAsia="zh-CN"/>
        </w:rPr>
        <w:t>,</w:t>
      </w:r>
      <w:r w:rsidR="00BA6A5E">
        <w:rPr>
          <w:rFonts w:ascii="Arial" w:eastAsiaTheme="minorEastAsia" w:hAnsi="Arial" w:cs="Arial" w:hint="eastAsia"/>
          <w:sz w:val="22"/>
          <w:szCs w:val="22"/>
          <w:lang w:eastAsia="zh-CN"/>
        </w:rPr>
        <w:t xml:space="preserve"> and </w:t>
      </w:r>
      <w:r w:rsidR="00BA6A5E">
        <w:rPr>
          <w:rFonts w:ascii="Arial" w:eastAsiaTheme="minorEastAsia" w:hAnsi="Arial" w:cs="Arial"/>
          <w:sz w:val="22"/>
          <w:szCs w:val="22"/>
          <w:lang w:eastAsia="zh-CN"/>
        </w:rPr>
        <w:t>equipment</w:t>
      </w:r>
      <w:r w:rsidR="00BA6A5E">
        <w:rPr>
          <w:rFonts w:ascii="Arial" w:eastAsiaTheme="minorEastAsia" w:hAnsi="Arial" w:cs="Arial" w:hint="eastAsia"/>
          <w:sz w:val="22"/>
          <w:szCs w:val="22"/>
          <w:lang w:eastAsia="zh-CN"/>
        </w:rPr>
        <w:t xml:space="preserve"> life</w:t>
      </w:r>
      <w:r w:rsidR="004E2677">
        <w:rPr>
          <w:rFonts w:ascii="Arial" w:eastAsiaTheme="minorEastAsia" w:hAnsi="Arial" w:cs="Arial" w:hint="eastAsia"/>
          <w:sz w:val="22"/>
          <w:szCs w:val="22"/>
          <w:lang w:eastAsia="zh-CN"/>
        </w:rPr>
        <w:t>span</w:t>
      </w:r>
      <w:r w:rsidR="00BA6A5E">
        <w:rPr>
          <w:rFonts w:ascii="Arial" w:eastAsiaTheme="minorEastAsia" w:hAnsi="Arial" w:cs="Arial" w:hint="eastAsia"/>
          <w:sz w:val="22"/>
          <w:szCs w:val="22"/>
          <w:lang w:eastAsia="zh-CN"/>
        </w:rPr>
        <w:t xml:space="preserve">, </w:t>
      </w:r>
      <w:r w:rsidR="00F851A7">
        <w:rPr>
          <w:rFonts w:ascii="Arial" w:eastAsiaTheme="minorEastAsia" w:hAnsi="Arial" w:cs="Arial" w:hint="eastAsia"/>
          <w:sz w:val="22"/>
          <w:szCs w:val="22"/>
          <w:lang w:eastAsia="zh-CN"/>
        </w:rPr>
        <w:t>with the goal of</w:t>
      </w:r>
      <w:r w:rsidR="004E2677">
        <w:rPr>
          <w:rFonts w:ascii="Arial" w:eastAsiaTheme="minorEastAsia" w:hAnsi="Arial" w:cs="Arial" w:hint="eastAsia"/>
          <w:sz w:val="22"/>
          <w:szCs w:val="22"/>
          <w:lang w:eastAsia="zh-CN"/>
        </w:rPr>
        <w:t xml:space="preserve"> reduc</w:t>
      </w:r>
      <w:r w:rsidR="00F851A7">
        <w:rPr>
          <w:rFonts w:ascii="Arial" w:eastAsiaTheme="minorEastAsia" w:hAnsi="Arial" w:cs="Arial" w:hint="eastAsia"/>
          <w:sz w:val="22"/>
          <w:szCs w:val="22"/>
          <w:lang w:eastAsia="zh-CN"/>
        </w:rPr>
        <w:t>ing</w:t>
      </w:r>
      <w:r w:rsidR="004E2677">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energy requirement</w:t>
      </w:r>
      <w:r w:rsidR="00AB4A94">
        <w:rPr>
          <w:rFonts w:ascii="Arial" w:eastAsiaTheme="minorEastAsia" w:hAnsi="Arial" w:cs="Arial"/>
          <w:sz w:val="22"/>
          <w:szCs w:val="22"/>
          <w:lang w:eastAsia="zh-CN"/>
        </w:rPr>
        <w:t>s</w:t>
      </w:r>
      <w:r w:rsidR="00BA6A5E" w:rsidRPr="00CF7E03">
        <w:rPr>
          <w:rFonts w:ascii="Arial" w:eastAsiaTheme="minorEastAsia" w:hAnsi="Arial" w:cs="Arial"/>
          <w:sz w:val="22"/>
          <w:szCs w:val="22"/>
          <w:lang w:eastAsia="zh-CN"/>
        </w:rPr>
        <w:t xml:space="preserve"> to the theoretical limit </w:t>
      </w:r>
      <w:r w:rsidR="004E2677">
        <w:rPr>
          <w:rFonts w:ascii="Arial" w:eastAsiaTheme="minorEastAsia" w:hAnsi="Arial" w:cs="Arial" w:hint="eastAsia"/>
          <w:sz w:val="22"/>
          <w:szCs w:val="22"/>
          <w:lang w:eastAsia="zh-CN"/>
        </w:rPr>
        <w:t xml:space="preserve">of </w:t>
      </w:r>
      <w:r w:rsidR="00BA6A5E" w:rsidRPr="00CF7E03">
        <w:rPr>
          <w:rFonts w:ascii="Arial" w:eastAsiaTheme="minorEastAsia" w:hAnsi="Arial" w:cs="Arial"/>
          <w:sz w:val="22"/>
          <w:szCs w:val="22"/>
          <w:lang w:eastAsia="zh-CN"/>
        </w:rPr>
        <w:t>4.0 kWh kg</w:t>
      </w:r>
      <w:r w:rsidR="00BA6A5E" w:rsidRPr="00CF7E03">
        <w:rPr>
          <w:rFonts w:ascii="Arial" w:eastAsiaTheme="minorEastAsia" w:hAnsi="Arial" w:cs="Arial"/>
          <w:sz w:val="22"/>
          <w:szCs w:val="22"/>
          <w:vertAlign w:val="superscript"/>
          <w:lang w:eastAsia="zh-CN"/>
        </w:rPr>
        <w:t>–1</w:t>
      </w:r>
      <w:r w:rsidR="00BA6A5E" w:rsidRPr="00CF7E03">
        <w:rPr>
          <w:rFonts w:ascii="Arial" w:eastAsiaTheme="minorEastAsia" w:hAnsi="Arial" w:cs="Arial"/>
          <w:sz w:val="22"/>
          <w:szCs w:val="22"/>
          <w:lang w:eastAsia="zh-CN"/>
        </w:rPr>
        <w:t>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w:t>
      </w:r>
      <w:r w:rsidR="004E2677">
        <w:rPr>
          <w:rFonts w:ascii="Arial" w:eastAsiaTheme="minorEastAsia" w:hAnsi="Arial" w:cs="Arial" w:hint="eastAsia"/>
          <w:sz w:val="22"/>
          <w:szCs w:val="22"/>
          <w:lang w:eastAsia="zh-CN"/>
        </w:rPr>
        <w:t xml:space="preserve">Cold plasma </w:t>
      </w:r>
      <w:r w:rsidR="00F851A7">
        <w:rPr>
          <w:rFonts w:ascii="Arial" w:eastAsiaTheme="minorEastAsia" w:hAnsi="Arial" w:cs="Arial" w:hint="eastAsia"/>
          <w:sz w:val="22"/>
          <w:szCs w:val="22"/>
          <w:lang w:eastAsia="zh-CN"/>
        </w:rPr>
        <w:t xml:space="preserve">offers advantages by preventing </w:t>
      </w:r>
      <w:r w:rsidR="004E2677" w:rsidRPr="00CF7E03">
        <w:rPr>
          <w:rFonts w:ascii="Arial" w:eastAsiaTheme="minorEastAsia" w:hAnsi="Arial" w:cs="Arial"/>
          <w:sz w:val="22"/>
          <w:szCs w:val="22"/>
          <w:lang w:eastAsia="zh-CN"/>
        </w:rPr>
        <w:t>C</w:t>
      </w:r>
      <w:r w:rsidR="004E2677" w:rsidRPr="00CF7E03">
        <w:rPr>
          <w:rFonts w:ascii="Arial" w:eastAsiaTheme="minorEastAsia" w:hAnsi="Arial" w:cs="Arial"/>
          <w:sz w:val="22"/>
          <w:szCs w:val="22"/>
          <w:vertAlign w:val="subscript"/>
          <w:lang w:eastAsia="zh-CN"/>
        </w:rPr>
        <w:t>2</w:t>
      </w:r>
      <w:r w:rsidR="004E2677" w:rsidRPr="00CF7E03">
        <w:rPr>
          <w:rFonts w:ascii="Arial" w:eastAsiaTheme="minorEastAsia" w:hAnsi="Arial" w:cs="Arial"/>
          <w:sz w:val="22"/>
          <w:szCs w:val="22"/>
          <w:lang w:eastAsia="zh-CN"/>
        </w:rPr>
        <w:t>H</w:t>
      </w:r>
      <w:r w:rsidR="004E2677" w:rsidRPr="00CF7E03">
        <w:rPr>
          <w:rFonts w:ascii="Arial" w:eastAsiaTheme="minorEastAsia" w:hAnsi="Arial" w:cs="Arial"/>
          <w:sz w:val="22"/>
          <w:szCs w:val="22"/>
          <w:vertAlign w:val="subscript"/>
          <w:lang w:eastAsia="zh-CN"/>
        </w:rPr>
        <w:t>2</w:t>
      </w:r>
      <w:r w:rsidR="004E2677" w:rsidRPr="00CF7E03">
        <w:rPr>
          <w:rFonts w:ascii="Arial" w:eastAsiaTheme="minorEastAsia" w:hAnsi="Arial" w:cs="Arial"/>
          <w:sz w:val="22"/>
          <w:szCs w:val="22"/>
          <w:lang w:eastAsia="zh-CN"/>
        </w:rPr>
        <w:t xml:space="preserve"> decomposition </w:t>
      </w:r>
      <w:r w:rsidR="004E2677">
        <w:rPr>
          <w:rFonts w:ascii="Arial" w:eastAsiaTheme="minorEastAsia" w:hAnsi="Arial" w:cs="Arial" w:hint="eastAsia"/>
          <w:sz w:val="22"/>
          <w:szCs w:val="22"/>
          <w:lang w:eastAsia="zh-CN"/>
        </w:rPr>
        <w:t xml:space="preserve">and </w:t>
      </w:r>
      <w:r w:rsidR="00F851A7">
        <w:rPr>
          <w:rFonts w:ascii="Arial" w:eastAsiaTheme="minorEastAsia" w:hAnsi="Arial" w:cs="Arial" w:hint="eastAsia"/>
          <w:sz w:val="22"/>
          <w:szCs w:val="22"/>
          <w:lang w:eastAsia="zh-CN"/>
        </w:rPr>
        <w:t xml:space="preserve">eliminating </w:t>
      </w:r>
      <w:r w:rsidR="004E2677" w:rsidRPr="00CF7E03">
        <w:rPr>
          <w:rFonts w:ascii="Arial" w:eastAsiaTheme="minorEastAsia" w:hAnsi="Arial" w:cs="Arial"/>
          <w:sz w:val="22"/>
          <w:szCs w:val="22"/>
          <w:lang w:eastAsia="zh-CN"/>
        </w:rPr>
        <w:t>costly cooling processes</w:t>
      </w:r>
      <w:r w:rsidR="004E2677">
        <w:rPr>
          <w:rFonts w:ascii="Arial" w:eastAsiaTheme="minorEastAsia" w:hAnsi="Arial" w:cs="Arial" w:hint="eastAsia"/>
          <w:sz w:val="22"/>
          <w:szCs w:val="22"/>
          <w:lang w:eastAsia="zh-CN"/>
        </w:rPr>
        <w:t xml:space="preserve">, </w:t>
      </w:r>
      <w:r w:rsidR="00F851A7">
        <w:rPr>
          <w:rFonts w:ascii="Arial" w:eastAsiaTheme="minorEastAsia" w:hAnsi="Arial" w:cs="Arial" w:hint="eastAsia"/>
          <w:sz w:val="22"/>
          <w:szCs w:val="22"/>
          <w:lang w:eastAsia="zh-CN"/>
        </w:rPr>
        <w:t xml:space="preserve">while </w:t>
      </w:r>
      <w:r w:rsidR="004E2677">
        <w:rPr>
          <w:rFonts w:ascii="Arial" w:eastAsiaTheme="minorEastAsia" w:hAnsi="Arial" w:cs="Arial" w:hint="eastAsia"/>
          <w:sz w:val="22"/>
          <w:szCs w:val="22"/>
          <w:lang w:eastAsia="zh-CN"/>
        </w:rPr>
        <w:t>w</w:t>
      </w:r>
      <w:r w:rsidR="00BA6A5E" w:rsidRPr="00CF7E03">
        <w:rPr>
          <w:rFonts w:ascii="Arial" w:eastAsiaTheme="minorEastAsia" w:hAnsi="Arial" w:cs="Arial"/>
          <w:sz w:val="22"/>
          <w:szCs w:val="22"/>
          <w:lang w:eastAsia="zh-CN"/>
        </w:rPr>
        <w:t xml:space="preserve">arm plasma </w:t>
      </w:r>
      <w:r w:rsidR="00F851A7">
        <w:rPr>
          <w:rFonts w:ascii="Arial" w:eastAsiaTheme="minorEastAsia" w:hAnsi="Arial" w:cs="Arial"/>
          <w:sz w:val="22"/>
          <w:szCs w:val="22"/>
          <w:lang w:eastAsia="zh-CN"/>
        </w:rPr>
        <w:t>usually</w:t>
      </w:r>
      <w:r w:rsidR="00F851A7">
        <w:rPr>
          <w:rFonts w:ascii="Arial" w:eastAsiaTheme="minorEastAsia" w:hAnsi="Arial" w:cs="Arial" w:hint="eastAsia"/>
          <w:sz w:val="22"/>
          <w:szCs w:val="22"/>
          <w:lang w:eastAsia="zh-CN"/>
        </w:rPr>
        <w:t xml:space="preserve"> achieves </w:t>
      </w:r>
      <w:r w:rsidR="00BA6A5E" w:rsidRPr="00CF7E03">
        <w:rPr>
          <w:rFonts w:ascii="Arial" w:eastAsiaTheme="minorEastAsia" w:hAnsi="Arial" w:cs="Arial"/>
          <w:sz w:val="22"/>
          <w:szCs w:val="22"/>
          <w:lang w:eastAsia="zh-CN"/>
        </w:rPr>
        <w:t>higher CH</w:t>
      </w:r>
      <w:r w:rsidR="00BA6A5E" w:rsidRPr="00CF7E03">
        <w:rPr>
          <w:rFonts w:ascii="Arial" w:eastAsiaTheme="minorEastAsia" w:hAnsi="Arial" w:cs="Arial"/>
          <w:sz w:val="22"/>
          <w:szCs w:val="22"/>
          <w:vertAlign w:val="subscript"/>
          <w:lang w:eastAsia="zh-CN"/>
        </w:rPr>
        <w:t>4</w:t>
      </w:r>
      <w:r w:rsidR="00BA6A5E" w:rsidRPr="00CF7E03">
        <w:rPr>
          <w:rFonts w:ascii="Arial" w:eastAsiaTheme="minorEastAsia" w:hAnsi="Arial" w:cs="Arial"/>
          <w:sz w:val="22"/>
          <w:szCs w:val="22"/>
          <w:lang w:eastAsia="zh-CN"/>
        </w:rPr>
        <w:t xml:space="preserve"> conversion</w:t>
      </w:r>
      <w:r w:rsidR="004E2677">
        <w:rPr>
          <w:rFonts w:ascii="Arial" w:eastAsiaTheme="minorEastAsia" w:hAnsi="Arial" w:cs="Arial" w:hint="eastAsia"/>
          <w:sz w:val="22"/>
          <w:szCs w:val="22"/>
          <w:lang w:eastAsia="zh-CN"/>
        </w:rPr>
        <w:t>. The future dominance of either plasma type remains uncertain</w:t>
      </w:r>
      <w:r w:rsidR="00BA6A5E">
        <w:rPr>
          <w:rFonts w:ascii="Arial" w:eastAsiaTheme="minorEastAsia" w:hAnsi="Arial" w:cs="Arial" w:hint="eastAsia"/>
          <w:sz w:val="22"/>
          <w:szCs w:val="22"/>
          <w:lang w:eastAsia="zh-CN"/>
        </w:rPr>
        <w:t xml:space="preserve">. </w:t>
      </w:r>
      <w:r w:rsidR="000B0164">
        <w:rPr>
          <w:rFonts w:ascii="Arial" w:eastAsiaTheme="minorEastAsia" w:hAnsi="Arial" w:cs="Arial" w:hint="eastAsia"/>
          <w:sz w:val="22"/>
          <w:szCs w:val="22"/>
          <w:lang w:eastAsia="zh-CN"/>
        </w:rPr>
        <w:t>Unlike</w:t>
      </w:r>
      <w:r w:rsidR="00BA6A5E">
        <w:rPr>
          <w:rFonts w:ascii="Arial" w:eastAsiaTheme="minorEastAsia" w:hAnsi="Arial" w:cs="Arial" w:hint="eastAsia"/>
          <w:sz w:val="22"/>
          <w:szCs w:val="22"/>
          <w:lang w:eastAsia="zh-CN"/>
        </w:rPr>
        <w:t xml:space="preserve"> n</w:t>
      </w:r>
      <w:r w:rsidR="00BA6A5E" w:rsidRPr="00CF7E03">
        <w:rPr>
          <w:rFonts w:ascii="Arial" w:eastAsiaTheme="minorEastAsia" w:hAnsi="Arial" w:cs="Arial"/>
          <w:sz w:val="22"/>
          <w:szCs w:val="22"/>
          <w:lang w:eastAsia="zh-CN"/>
        </w:rPr>
        <w:t>on</w:t>
      </w:r>
      <w:r w:rsidR="00BA6A5E" w:rsidRPr="00CF7E03">
        <w:rPr>
          <w:rFonts w:ascii="Arial" w:eastAsiaTheme="minorEastAsia" w:hAnsi="Arial" w:cs="Arial"/>
          <w:sz w:val="22"/>
          <w:szCs w:val="22"/>
          <w:lang w:eastAsia="zh-CN"/>
        </w:rPr>
        <w:noBreakHyphen/>
        <w:t>thermal plasma</w:t>
      </w:r>
      <w:r w:rsidR="00BA6A5E">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yield through </w:t>
      </w:r>
      <w:r w:rsidR="00BA6A5E">
        <w:rPr>
          <w:rFonts w:ascii="Arial" w:eastAsiaTheme="minorEastAsia" w:hAnsi="Arial" w:cs="Arial"/>
          <w:sz w:val="22"/>
          <w:szCs w:val="22"/>
          <w:lang w:eastAsia="zh-CN"/>
        </w:rPr>
        <w:t>TP</w:t>
      </w:r>
      <w:r w:rsidR="00BA6A5E" w:rsidRPr="00CF7E03">
        <w:rPr>
          <w:rFonts w:ascii="Arial" w:eastAsiaTheme="minorEastAsia" w:hAnsi="Arial" w:cs="Arial"/>
          <w:sz w:val="22"/>
          <w:szCs w:val="22"/>
          <w:lang w:eastAsia="zh-CN"/>
        </w:rPr>
        <w:t xml:space="preserve"> remains </w:t>
      </w:r>
      <w:r w:rsidR="000B0164">
        <w:rPr>
          <w:rFonts w:ascii="Arial" w:eastAsiaTheme="minorEastAsia" w:hAnsi="Arial" w:cs="Arial" w:hint="eastAsia"/>
          <w:sz w:val="22"/>
          <w:szCs w:val="22"/>
          <w:lang w:eastAsia="zh-CN"/>
        </w:rPr>
        <w:t>below</w:t>
      </w:r>
      <w:r w:rsidR="00BA6A5E" w:rsidRPr="00CF7E03">
        <w:rPr>
          <w:rFonts w:ascii="Arial" w:eastAsiaTheme="minorEastAsia" w:hAnsi="Arial" w:cs="Arial"/>
          <w:sz w:val="22"/>
          <w:szCs w:val="22"/>
          <w:lang w:eastAsia="zh-CN"/>
        </w:rPr>
        <w:t xml:space="preserve"> 10% (</w:t>
      </w:r>
      <w:r w:rsidR="00BA6A5E" w:rsidRPr="00CF7E03">
        <w:rPr>
          <w:rFonts w:ascii="Arial" w:eastAsiaTheme="minorEastAsia" w:hAnsi="Arial" w:cs="Arial"/>
          <w:b/>
          <w:bCs/>
          <w:sz w:val="22"/>
          <w:szCs w:val="22"/>
          <w:lang w:eastAsia="zh-CN"/>
        </w:rPr>
        <w:t>Fig. 5</w:t>
      </w:r>
      <w:r w:rsidR="00BA6A5E">
        <w:rPr>
          <w:rFonts w:ascii="Arial" w:eastAsiaTheme="minorEastAsia" w:hAnsi="Arial" w:cs="Arial" w:hint="eastAsia"/>
          <w:b/>
          <w:bCs/>
          <w:sz w:val="22"/>
          <w:szCs w:val="22"/>
          <w:lang w:eastAsia="zh-CN"/>
        </w:rPr>
        <w:t>c</w:t>
      </w:r>
      <w:r w:rsidR="00BA6A5E" w:rsidRPr="00CF7E03">
        <w:rPr>
          <w:rFonts w:ascii="Arial" w:eastAsiaTheme="minorEastAsia" w:hAnsi="Arial" w:cs="Arial"/>
          <w:sz w:val="22"/>
          <w:szCs w:val="22"/>
          <w:lang w:eastAsia="zh-CN"/>
        </w:rPr>
        <w:t>)</w:t>
      </w:r>
      <w:r w:rsidR="00BA6A5E">
        <w:rPr>
          <w:rFonts w:ascii="Arial" w:eastAsiaTheme="minorEastAsia" w:hAnsi="Arial" w:cs="Arial" w:hint="eastAsia"/>
          <w:sz w:val="22"/>
          <w:szCs w:val="22"/>
          <w:lang w:eastAsia="zh-CN"/>
        </w:rPr>
        <w:t xml:space="preserve"> due to</w:t>
      </w:r>
      <w:r w:rsidR="00BA6A5E" w:rsidRPr="00CF7E03">
        <w:rPr>
          <w:rFonts w:ascii="Arial" w:eastAsiaTheme="minorEastAsia" w:hAnsi="Arial" w:cs="Arial"/>
          <w:sz w:val="22"/>
          <w:szCs w:val="22"/>
          <w:lang w:eastAsia="zh-CN"/>
        </w:rPr>
        <w:t xml:space="preserve"> thermodynamic limit</w:t>
      </w:r>
      <w:r w:rsidR="000B0164">
        <w:rPr>
          <w:rFonts w:ascii="Arial" w:eastAsiaTheme="minorEastAsia" w:hAnsi="Arial" w:cs="Arial" w:hint="eastAsia"/>
          <w:sz w:val="22"/>
          <w:szCs w:val="22"/>
          <w:lang w:eastAsia="zh-CN"/>
        </w:rPr>
        <w:t>ations</w:t>
      </w:r>
      <w:r w:rsidR="00BA6A5E" w:rsidRPr="00CF7E03">
        <w:rPr>
          <w:rFonts w:ascii="Arial" w:eastAsiaTheme="minorEastAsia" w:hAnsi="Arial" w:cs="Arial"/>
          <w:sz w:val="22"/>
          <w:szCs w:val="22"/>
          <w:lang w:eastAsia="zh-CN"/>
        </w:rPr>
        <w:t xml:space="preserve"> at low temperatures.</w:t>
      </w:r>
      <w:r w:rsidR="00F35020">
        <w:rPr>
          <w:rFonts w:ascii="Arial" w:eastAsiaTheme="minorEastAsia" w:hAnsi="Arial" w:cs="Arial" w:hint="eastAsia"/>
          <w:sz w:val="22"/>
          <w:szCs w:val="22"/>
          <w:lang w:eastAsia="zh-CN"/>
        </w:rPr>
        <w:t xml:space="preserve"> </w:t>
      </w:r>
      <w:r w:rsidR="000B0164">
        <w:rPr>
          <w:rFonts w:ascii="Arial" w:eastAsiaTheme="minorEastAsia" w:hAnsi="Arial" w:cs="Arial" w:hint="eastAsia"/>
          <w:sz w:val="22"/>
          <w:szCs w:val="22"/>
          <w:lang w:eastAsia="zh-CN"/>
        </w:rPr>
        <w:t xml:space="preserve">To improve </w:t>
      </w:r>
      <w:r w:rsidR="000B0164" w:rsidRPr="00CF7E03">
        <w:rPr>
          <w:rFonts w:ascii="Arial" w:eastAsiaTheme="minorEastAsia" w:hAnsi="Arial" w:cs="Arial"/>
          <w:sz w:val="22"/>
          <w:szCs w:val="22"/>
          <w:lang w:eastAsia="zh-CN"/>
        </w:rPr>
        <w:t>activity</w:t>
      </w:r>
      <w:r w:rsidR="000B0164">
        <w:rPr>
          <w:rFonts w:ascii="Arial" w:eastAsiaTheme="minorEastAsia" w:hAnsi="Arial" w:cs="Arial" w:hint="eastAsia"/>
          <w:sz w:val="22"/>
          <w:szCs w:val="22"/>
          <w:lang w:eastAsia="zh-CN"/>
        </w:rPr>
        <w:t>,</w:t>
      </w:r>
      <w:r w:rsidR="000B0164" w:rsidRPr="00CF7E03">
        <w:rPr>
          <w:rFonts w:ascii="Arial" w:eastAsiaTheme="minorEastAsia" w:hAnsi="Arial" w:cs="Arial"/>
          <w:sz w:val="22"/>
          <w:szCs w:val="22"/>
          <w:lang w:eastAsia="zh-CN"/>
        </w:rPr>
        <w:t xml:space="preserve"> selectivity</w:t>
      </w:r>
      <w:r w:rsidR="000B0164">
        <w:rPr>
          <w:rFonts w:ascii="Arial" w:eastAsiaTheme="minorEastAsia" w:hAnsi="Arial" w:cs="Arial" w:hint="eastAsia"/>
          <w:sz w:val="22"/>
          <w:szCs w:val="22"/>
          <w:lang w:eastAsia="zh-CN"/>
        </w:rPr>
        <w:t xml:space="preserve">, and catalyst </w:t>
      </w:r>
      <w:r w:rsidR="000B0164">
        <w:rPr>
          <w:rFonts w:ascii="Arial" w:eastAsiaTheme="minorEastAsia" w:hAnsi="Arial" w:cs="Arial"/>
          <w:sz w:val="22"/>
          <w:szCs w:val="22"/>
          <w:lang w:eastAsia="zh-CN"/>
        </w:rPr>
        <w:t>stability</w:t>
      </w:r>
      <w:r w:rsidR="000B0164">
        <w:rPr>
          <w:rFonts w:ascii="Arial" w:eastAsiaTheme="minorEastAsia" w:hAnsi="Arial" w:cs="Arial" w:hint="eastAsia"/>
          <w:sz w:val="22"/>
          <w:szCs w:val="22"/>
          <w:lang w:eastAsia="zh-CN"/>
        </w:rPr>
        <w:t>, advanced c</w:t>
      </w:r>
      <w:r w:rsidR="00BA6A5E" w:rsidRPr="00CF7E03">
        <w:rPr>
          <w:rFonts w:ascii="Arial" w:eastAsiaTheme="minorEastAsia" w:hAnsi="Arial" w:cs="Arial"/>
          <w:sz w:val="22"/>
          <w:szCs w:val="22"/>
          <w:lang w:eastAsia="zh-CN"/>
        </w:rPr>
        <w:t xml:space="preserve">atalyst </w:t>
      </w:r>
      <w:r w:rsidR="000B0164">
        <w:rPr>
          <w:rFonts w:ascii="Arial" w:eastAsiaTheme="minorEastAsia" w:hAnsi="Arial" w:cs="Arial" w:hint="eastAsia"/>
          <w:sz w:val="22"/>
          <w:szCs w:val="22"/>
          <w:lang w:eastAsia="zh-CN"/>
        </w:rPr>
        <w:t>design (</w:t>
      </w:r>
      <w:r w:rsidR="000B0164" w:rsidRPr="00810A7A">
        <w:rPr>
          <w:rFonts w:ascii="Arial" w:eastAsiaTheme="minorEastAsia" w:hAnsi="Arial" w:cs="Arial" w:hint="eastAsia"/>
          <w:i/>
          <w:iCs/>
          <w:sz w:val="22"/>
          <w:szCs w:val="22"/>
          <w:lang w:eastAsia="zh-CN"/>
        </w:rPr>
        <w:t>e.g.</w:t>
      </w:r>
      <w:r w:rsidR="000B0164">
        <w:rPr>
          <w:rFonts w:ascii="Arial" w:eastAsiaTheme="minorEastAsia" w:hAnsi="Arial" w:cs="Arial" w:hint="eastAsia"/>
          <w:sz w:val="22"/>
          <w:szCs w:val="22"/>
          <w:lang w:eastAsia="zh-CN"/>
        </w:rPr>
        <w:t>, single</w:t>
      </w:r>
      <w:r w:rsidR="000B0164" w:rsidRPr="00234BA5">
        <w:rPr>
          <w:rFonts w:ascii="Arial" w:eastAsiaTheme="minorEastAsia" w:hAnsi="Arial" w:cs="Arial"/>
          <w:sz w:val="22"/>
          <w:szCs w:val="22"/>
          <w:lang w:eastAsia="zh-CN"/>
        </w:rPr>
        <w:noBreakHyphen/>
      </w:r>
      <w:r w:rsidR="000B0164">
        <w:rPr>
          <w:rFonts w:ascii="Arial" w:eastAsiaTheme="minorEastAsia" w:hAnsi="Arial" w:cs="Arial" w:hint="eastAsia"/>
          <w:sz w:val="22"/>
          <w:szCs w:val="22"/>
          <w:lang w:eastAsia="zh-CN"/>
        </w:rPr>
        <w:t>atom Pt</w:t>
      </w:r>
      <w:r w:rsidR="000B0164" w:rsidRPr="00810A7A">
        <w:rPr>
          <w:rFonts w:ascii="Arial" w:eastAsiaTheme="minorEastAsia" w:hAnsi="Arial" w:cs="Arial" w:hint="eastAsia"/>
          <w:sz w:val="22"/>
          <w:szCs w:val="22"/>
          <w:vertAlign w:val="subscript"/>
          <w:lang w:eastAsia="zh-CN"/>
        </w:rPr>
        <w:t>1</w:t>
      </w:r>
      <w:r w:rsidR="000B0164">
        <w:rPr>
          <w:rFonts w:ascii="Arial" w:eastAsiaTheme="minorEastAsia" w:hAnsi="Arial" w:cs="Arial" w:hint="eastAsia"/>
          <w:sz w:val="22"/>
          <w:szCs w:val="22"/>
          <w:lang w:eastAsia="zh-CN"/>
        </w:rPr>
        <w:t xml:space="preserve"> or Fe</w:t>
      </w:r>
      <w:r w:rsidR="000B0164" w:rsidRPr="00810A7A">
        <w:rPr>
          <w:rFonts w:ascii="Arial" w:eastAsiaTheme="minorEastAsia" w:hAnsi="Arial" w:cs="Arial" w:hint="eastAsia"/>
          <w:sz w:val="22"/>
          <w:szCs w:val="22"/>
          <w:vertAlign w:val="subscript"/>
          <w:lang w:eastAsia="zh-CN"/>
        </w:rPr>
        <w:t>1</w:t>
      </w:r>
      <w:r w:rsidR="000B0164">
        <w:rPr>
          <w:rFonts w:ascii="Arial" w:eastAsiaTheme="minorEastAsia" w:hAnsi="Arial" w:cs="Arial" w:hint="eastAsia"/>
          <w:sz w:val="22"/>
          <w:szCs w:val="22"/>
          <w:lang w:eastAsia="zh-CN"/>
        </w:rPr>
        <w:t xml:space="preserve">) </w:t>
      </w:r>
      <w:r w:rsidR="00BA6A5E">
        <w:rPr>
          <w:rFonts w:ascii="Arial" w:eastAsiaTheme="minorEastAsia" w:hAnsi="Arial" w:cs="Arial" w:hint="eastAsia"/>
          <w:sz w:val="22"/>
          <w:szCs w:val="22"/>
          <w:lang w:eastAsia="zh-CN"/>
        </w:rPr>
        <w:t>and reactor design</w:t>
      </w:r>
      <w:r w:rsidR="00967F20">
        <w:rPr>
          <w:rFonts w:ascii="Arial" w:eastAsiaTheme="minorEastAsia" w:hAnsi="Arial" w:cs="Arial" w:hint="eastAsia"/>
          <w:sz w:val="22"/>
          <w:szCs w:val="22"/>
          <w:lang w:eastAsia="zh-CN"/>
        </w:rPr>
        <w:t>s</w:t>
      </w:r>
      <w:r w:rsidR="00BA6A5E">
        <w:rPr>
          <w:rFonts w:ascii="Arial" w:eastAsiaTheme="minorEastAsia" w:hAnsi="Arial" w:cs="Arial" w:hint="eastAsia"/>
          <w:sz w:val="22"/>
          <w:szCs w:val="22"/>
          <w:lang w:eastAsia="zh-CN"/>
        </w:rPr>
        <w:t xml:space="preserve"> (</w:t>
      </w:r>
      <w:r w:rsidR="00BA6A5E" w:rsidRPr="00CF7E03">
        <w:rPr>
          <w:rFonts w:ascii="Arial" w:eastAsiaTheme="minorEastAsia" w:hAnsi="Arial" w:cs="Arial"/>
          <w:i/>
          <w:sz w:val="22"/>
          <w:szCs w:val="22"/>
          <w:lang w:eastAsia="zh-CN"/>
        </w:rPr>
        <w:t>e.</w:t>
      </w:r>
      <w:r w:rsidR="00BA6A5E">
        <w:rPr>
          <w:rFonts w:ascii="Arial" w:eastAsiaTheme="minorEastAsia" w:hAnsi="Arial" w:cs="Arial" w:hint="eastAsia"/>
          <w:i/>
          <w:sz w:val="22"/>
          <w:szCs w:val="22"/>
          <w:lang w:eastAsia="zh-CN"/>
        </w:rPr>
        <w:t>g.</w:t>
      </w:r>
      <w:r w:rsidR="00BA6A5E" w:rsidRPr="00CF7E03">
        <w:rPr>
          <w:rFonts w:ascii="Arial" w:eastAsiaTheme="minorEastAsia" w:hAnsi="Arial" w:cs="Arial"/>
          <w:sz w:val="22"/>
          <w:szCs w:val="22"/>
          <w:lang w:eastAsia="zh-CN"/>
        </w:rPr>
        <w:t>,</w:t>
      </w:r>
      <w:r w:rsidR="00BA6A5E">
        <w:rPr>
          <w:rFonts w:ascii="Arial" w:eastAsiaTheme="minorEastAsia" w:hAnsi="Arial" w:cs="Arial" w:hint="eastAsia"/>
          <w:sz w:val="22"/>
          <w:szCs w:val="22"/>
          <w:lang w:eastAsia="zh-CN"/>
        </w:rPr>
        <w:t xml:space="preserve"> membrane or </w:t>
      </w:r>
      <w:r w:rsidR="00BA6A5E">
        <w:rPr>
          <w:rFonts w:ascii="Arial" w:eastAsiaTheme="minorEastAsia" w:hAnsi="Arial" w:cs="Arial"/>
          <w:sz w:val="22"/>
          <w:szCs w:val="22"/>
          <w:lang w:eastAsia="zh-CN"/>
        </w:rPr>
        <w:t>millisecond</w:t>
      </w:r>
      <w:r w:rsidR="00BA6A5E">
        <w:rPr>
          <w:rFonts w:ascii="Arial" w:eastAsiaTheme="minorEastAsia" w:hAnsi="Arial" w:cs="Arial" w:hint="eastAsia"/>
          <w:sz w:val="22"/>
          <w:szCs w:val="22"/>
          <w:lang w:eastAsia="zh-CN"/>
        </w:rPr>
        <w:t xml:space="preserve"> reactor</w:t>
      </w:r>
      <w:r w:rsidR="00967F20">
        <w:rPr>
          <w:rFonts w:ascii="Arial" w:eastAsiaTheme="minorEastAsia" w:hAnsi="Arial" w:cs="Arial" w:hint="eastAsia"/>
          <w:sz w:val="22"/>
          <w:szCs w:val="22"/>
          <w:lang w:eastAsia="zh-CN"/>
        </w:rPr>
        <w:t>s</w:t>
      </w:r>
      <w:r w:rsidR="00BA6A5E">
        <w:rPr>
          <w:rFonts w:ascii="Arial" w:eastAsiaTheme="minorEastAsia" w:hAnsi="Arial" w:cs="Arial" w:hint="eastAsia"/>
          <w:sz w:val="22"/>
          <w:szCs w:val="22"/>
          <w:lang w:eastAsia="zh-CN"/>
        </w:rPr>
        <w:t xml:space="preserve">) </w:t>
      </w:r>
      <w:r w:rsidR="001E0D0B">
        <w:rPr>
          <w:rFonts w:ascii="Arial" w:eastAsiaTheme="minorEastAsia" w:hAnsi="Arial" w:cs="Arial" w:hint="eastAsia"/>
          <w:sz w:val="22"/>
          <w:szCs w:val="22"/>
          <w:lang w:eastAsia="zh-CN"/>
        </w:rPr>
        <w:t>were</w:t>
      </w:r>
      <w:r w:rsidR="00AB4A94">
        <w:rPr>
          <w:rFonts w:ascii="Arial" w:eastAsiaTheme="minorEastAsia" w:hAnsi="Arial" w:cs="Arial"/>
          <w:sz w:val="22"/>
          <w:szCs w:val="22"/>
          <w:lang w:eastAsia="zh-CN"/>
        </w:rPr>
        <w:t xml:space="preserve"> </w:t>
      </w:r>
      <w:r w:rsidR="000B0164">
        <w:rPr>
          <w:rFonts w:ascii="Arial" w:eastAsiaTheme="minorEastAsia" w:hAnsi="Arial" w:cs="Arial" w:hint="eastAsia"/>
          <w:sz w:val="22"/>
          <w:szCs w:val="22"/>
          <w:lang w:eastAsia="zh-CN"/>
        </w:rPr>
        <w:t>developed</w:t>
      </w:r>
      <w:r w:rsidR="00BA6A5E" w:rsidRPr="00CF7E03">
        <w:rPr>
          <w:rFonts w:ascii="Arial" w:eastAsiaTheme="minorEastAsia" w:hAnsi="Arial" w:cs="Arial"/>
          <w:sz w:val="22"/>
          <w:szCs w:val="22"/>
          <w:lang w:eastAsia="zh-CN"/>
        </w:rPr>
        <w:t>. Despite decades of effort,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selectivity remains below 40%</w:t>
      </w:r>
      <w:r w:rsidR="00967F20">
        <w:rPr>
          <w:rFonts w:ascii="Arial" w:eastAsiaTheme="minorEastAsia" w:hAnsi="Arial" w:cs="Arial" w:hint="eastAsia"/>
          <w:sz w:val="22"/>
          <w:szCs w:val="22"/>
          <w:lang w:eastAsia="zh-CN"/>
        </w:rPr>
        <w:t xml:space="preserve"> </w:t>
      </w:r>
      <w:r w:rsidR="00DD4A29">
        <w:rPr>
          <w:rFonts w:ascii="Arial" w:eastAsiaTheme="minorEastAsia" w:hAnsi="Arial" w:cs="Arial" w:hint="eastAsia"/>
          <w:sz w:val="22"/>
          <w:szCs w:val="22"/>
          <w:lang w:eastAsia="zh-CN"/>
        </w:rPr>
        <w:t>because it is</w:t>
      </w:r>
      <w:r w:rsidR="00967F20">
        <w:rPr>
          <w:rFonts w:ascii="Arial" w:eastAsiaTheme="minorEastAsia" w:hAnsi="Arial" w:cs="Arial" w:hint="eastAsia"/>
          <w:sz w:val="22"/>
          <w:szCs w:val="22"/>
          <w:lang w:eastAsia="zh-CN"/>
        </w:rPr>
        <w:t xml:space="preserve"> </w:t>
      </w:r>
      <w:r w:rsidR="00967F20" w:rsidRPr="00CF7E03">
        <w:rPr>
          <w:rFonts w:ascii="Arial" w:eastAsiaTheme="minorEastAsia" w:hAnsi="Arial" w:cs="Arial"/>
          <w:sz w:val="22"/>
          <w:szCs w:val="22"/>
          <w:lang w:eastAsia="zh-CN"/>
        </w:rPr>
        <w:t xml:space="preserve">thermodynamically </w:t>
      </w:r>
      <w:r w:rsidR="00967F20">
        <w:rPr>
          <w:rFonts w:ascii="Arial" w:eastAsiaTheme="minorEastAsia" w:hAnsi="Arial" w:cs="Arial" w:hint="eastAsia"/>
          <w:sz w:val="22"/>
          <w:szCs w:val="22"/>
          <w:lang w:eastAsia="zh-CN"/>
        </w:rPr>
        <w:t>un</w:t>
      </w:r>
      <w:r w:rsidR="00967F20" w:rsidRPr="00CF7E03">
        <w:rPr>
          <w:rFonts w:ascii="Arial" w:eastAsiaTheme="minorEastAsia" w:hAnsi="Arial" w:cs="Arial"/>
          <w:sz w:val="22"/>
          <w:szCs w:val="22"/>
          <w:lang w:eastAsia="zh-CN"/>
        </w:rPr>
        <w:t xml:space="preserve">favorable </w:t>
      </w:r>
      <w:r w:rsidR="00967F20">
        <w:rPr>
          <w:rFonts w:ascii="Arial" w:eastAsiaTheme="minorEastAsia" w:hAnsi="Arial" w:cs="Arial" w:hint="eastAsia"/>
          <w:sz w:val="22"/>
          <w:szCs w:val="22"/>
          <w:lang w:eastAsia="zh-CN"/>
        </w:rPr>
        <w:t xml:space="preserve">at low </w:t>
      </w:r>
      <w:r w:rsidR="00DD4A29">
        <w:rPr>
          <w:rFonts w:ascii="Arial" w:eastAsiaTheme="minorEastAsia" w:hAnsi="Arial" w:cs="Arial"/>
          <w:sz w:val="22"/>
          <w:szCs w:val="22"/>
          <w:lang w:eastAsia="zh-CN"/>
        </w:rPr>
        <w:t>temperatures</w:t>
      </w:r>
      <w:r w:rsidR="00DD4A29">
        <w:rPr>
          <w:rFonts w:ascii="Arial" w:eastAsiaTheme="minorEastAsia" w:hAnsi="Arial" w:cs="Arial" w:hint="eastAsia"/>
          <w:sz w:val="22"/>
          <w:szCs w:val="22"/>
          <w:lang w:eastAsia="zh-CN"/>
        </w:rPr>
        <w:t>, leading to</w:t>
      </w:r>
      <w:r w:rsidR="00967F20">
        <w:rPr>
          <w:rFonts w:ascii="Arial" w:eastAsiaTheme="minorEastAsia" w:hAnsi="Arial" w:cs="Arial" w:hint="eastAsia"/>
          <w:sz w:val="22"/>
          <w:szCs w:val="22"/>
          <w:lang w:eastAsia="zh-CN"/>
        </w:rPr>
        <w:t xml:space="preserve"> </w:t>
      </w:r>
      <w:r w:rsidR="00967F20" w:rsidRPr="00CF7E03">
        <w:rPr>
          <w:rFonts w:ascii="Arial" w:eastAsiaTheme="minorEastAsia" w:hAnsi="Arial" w:cs="Arial"/>
          <w:sz w:val="22"/>
          <w:szCs w:val="22"/>
          <w:lang w:eastAsia="zh-CN"/>
        </w:rPr>
        <w:t xml:space="preserve">the formation of other hydrocarbons </w:t>
      </w:r>
      <w:r w:rsidR="00BA6A5E" w:rsidRPr="00CF7E03">
        <w:rPr>
          <w:rFonts w:ascii="Arial" w:eastAsiaTheme="minorEastAsia" w:hAnsi="Arial" w:cs="Arial"/>
          <w:sz w:val="22"/>
          <w:szCs w:val="22"/>
          <w:lang w:eastAsia="zh-CN"/>
        </w:rPr>
        <w:t>(</w:t>
      </w:r>
      <w:r w:rsidR="00BA6A5E" w:rsidRPr="00CF7E03">
        <w:rPr>
          <w:rFonts w:ascii="Arial" w:eastAsiaTheme="minorEastAsia" w:hAnsi="Arial" w:cs="Arial"/>
          <w:b/>
          <w:bCs/>
          <w:sz w:val="22"/>
          <w:szCs w:val="22"/>
          <w:lang w:eastAsia="zh-CN"/>
        </w:rPr>
        <w:t>Fig. 5b</w:t>
      </w:r>
      <w:r w:rsidR="00BA6A5E" w:rsidRPr="00CF7E03">
        <w:rPr>
          <w:rFonts w:ascii="Arial" w:eastAsiaTheme="minorEastAsia" w:hAnsi="Arial" w:cs="Arial"/>
          <w:sz w:val="22"/>
          <w:szCs w:val="22"/>
          <w:lang w:eastAsia="zh-CN"/>
        </w:rPr>
        <w:t xml:space="preserve">). Therefore, </w:t>
      </w:r>
      <w:r w:rsidR="00BA6A5E">
        <w:rPr>
          <w:rFonts w:ascii="Arial" w:eastAsiaTheme="minorEastAsia" w:hAnsi="Arial" w:cs="Arial" w:hint="eastAsia"/>
          <w:sz w:val="22"/>
          <w:szCs w:val="22"/>
          <w:lang w:eastAsia="zh-CN"/>
        </w:rPr>
        <w:t xml:space="preserve">catalytic </w:t>
      </w:r>
      <w:r w:rsidR="00BA6A5E">
        <w:rPr>
          <w:rFonts w:ascii="Arial" w:eastAsiaTheme="minorEastAsia" w:hAnsi="Arial" w:cs="Arial"/>
          <w:sz w:val="22"/>
          <w:szCs w:val="22"/>
          <w:lang w:eastAsia="zh-CN"/>
        </w:rPr>
        <w:t>TP</w:t>
      </w:r>
      <w:r w:rsidR="00DD4A29">
        <w:rPr>
          <w:rFonts w:ascii="Arial" w:eastAsiaTheme="minorEastAsia" w:hAnsi="Arial" w:cs="Arial" w:hint="eastAsia"/>
          <w:sz w:val="22"/>
          <w:szCs w:val="22"/>
          <w:lang w:eastAsia="zh-CN"/>
        </w:rPr>
        <w:t xml:space="preserve"> may be more </w:t>
      </w:r>
      <w:r w:rsidR="00DD4A29">
        <w:rPr>
          <w:rFonts w:ascii="Arial" w:eastAsiaTheme="minorEastAsia" w:hAnsi="Arial" w:cs="Arial"/>
          <w:sz w:val="22"/>
          <w:szCs w:val="22"/>
          <w:lang w:eastAsia="zh-CN"/>
        </w:rPr>
        <w:t>practical</w:t>
      </w:r>
      <w:r w:rsidR="00BA6A5E" w:rsidRPr="00CF7E03">
        <w:rPr>
          <w:rFonts w:ascii="Arial" w:eastAsiaTheme="minorEastAsia" w:hAnsi="Arial" w:cs="Arial"/>
          <w:sz w:val="22"/>
          <w:szCs w:val="22"/>
          <w:lang w:eastAsia="zh-CN"/>
        </w:rPr>
        <w:t xml:space="preserve"> </w:t>
      </w:r>
      <w:r w:rsidR="00DD4A29">
        <w:rPr>
          <w:rFonts w:ascii="Arial" w:eastAsiaTheme="minorEastAsia" w:hAnsi="Arial" w:cs="Arial" w:hint="eastAsia"/>
          <w:sz w:val="22"/>
          <w:szCs w:val="22"/>
          <w:lang w:eastAsia="zh-CN"/>
        </w:rPr>
        <w:t>for</w:t>
      </w:r>
      <w:r w:rsidR="00BA6A5E" w:rsidRPr="00CF7E03">
        <w:rPr>
          <w:rFonts w:ascii="Arial" w:eastAsiaTheme="minorEastAsia" w:hAnsi="Arial" w:cs="Arial"/>
          <w:sz w:val="22"/>
          <w:szCs w:val="22"/>
          <w:lang w:eastAsia="zh-CN"/>
        </w:rPr>
        <w:t xml:space="preserve"> selective CH</w:t>
      </w:r>
      <w:r w:rsidR="00BA6A5E" w:rsidRPr="00CF7E03">
        <w:rPr>
          <w:rFonts w:ascii="Arial" w:eastAsiaTheme="minorEastAsia" w:hAnsi="Arial" w:cs="Arial"/>
          <w:sz w:val="22"/>
          <w:szCs w:val="22"/>
          <w:vertAlign w:val="subscript"/>
          <w:lang w:eastAsia="zh-CN"/>
        </w:rPr>
        <w:t>4</w:t>
      </w:r>
      <w:r w:rsidR="00BA6A5E" w:rsidRPr="00CF7E03">
        <w:rPr>
          <w:rFonts w:ascii="Arial" w:eastAsiaTheme="minorEastAsia" w:hAnsi="Arial" w:cs="Arial"/>
          <w:sz w:val="22"/>
          <w:szCs w:val="22"/>
          <w:lang w:eastAsia="zh-CN"/>
        </w:rPr>
        <w:t xml:space="preserve"> conversion to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products or mixtures of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and other hydrocarbons with enhanced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selectivity.</w:t>
      </w:r>
      <w:r w:rsidR="00DD4A29">
        <w:rPr>
          <w:rFonts w:ascii="Arial" w:eastAsiaTheme="minorEastAsia" w:hAnsi="Arial" w:cs="Arial" w:hint="eastAsia"/>
          <w:sz w:val="22"/>
          <w:szCs w:val="22"/>
          <w:lang w:eastAsia="zh-CN"/>
        </w:rPr>
        <w:t xml:space="preserve"> Additionally, kinetic studies and advanced </w:t>
      </w:r>
      <w:r w:rsidR="00DD4A29" w:rsidRPr="00810A7A">
        <w:rPr>
          <w:rFonts w:ascii="Arial" w:eastAsiaTheme="minorEastAsia" w:hAnsi="Arial" w:cs="Arial" w:hint="eastAsia"/>
          <w:i/>
          <w:iCs/>
          <w:sz w:val="22"/>
          <w:szCs w:val="22"/>
          <w:lang w:eastAsia="zh-CN"/>
        </w:rPr>
        <w:t>operando</w:t>
      </w:r>
      <w:r w:rsidR="00DD4A29">
        <w:rPr>
          <w:rFonts w:ascii="Arial" w:eastAsiaTheme="minorEastAsia" w:hAnsi="Arial" w:cs="Arial" w:hint="eastAsia"/>
          <w:sz w:val="22"/>
          <w:szCs w:val="22"/>
          <w:lang w:eastAsia="zh-CN"/>
        </w:rPr>
        <w:t xml:space="preserve"> characterization </w:t>
      </w:r>
      <w:r w:rsidR="00D41032">
        <w:rPr>
          <w:rFonts w:ascii="Arial" w:eastAsiaTheme="minorEastAsia" w:hAnsi="Arial" w:cs="Arial"/>
          <w:sz w:val="22"/>
          <w:szCs w:val="22"/>
          <w:lang w:eastAsia="zh-CN"/>
        </w:rPr>
        <w:t>will</w:t>
      </w:r>
      <w:r w:rsidR="00DD4A29">
        <w:rPr>
          <w:rFonts w:ascii="Arial" w:eastAsiaTheme="minorEastAsia" w:hAnsi="Arial" w:cs="Arial" w:hint="eastAsia"/>
          <w:sz w:val="22"/>
          <w:szCs w:val="22"/>
          <w:lang w:eastAsia="zh-CN"/>
        </w:rPr>
        <w:t xml:space="preserve"> be </w:t>
      </w:r>
      <w:r w:rsidR="00224C18">
        <w:rPr>
          <w:rFonts w:ascii="Arial" w:eastAsiaTheme="minorEastAsia" w:hAnsi="Arial" w:cs="Arial" w:hint="eastAsia"/>
          <w:sz w:val="22"/>
          <w:szCs w:val="22"/>
          <w:lang w:eastAsia="zh-CN"/>
        </w:rPr>
        <w:t xml:space="preserve">valuable in elucidating </w:t>
      </w:r>
      <w:r w:rsidR="00DD4A29">
        <w:rPr>
          <w:rFonts w:ascii="Arial" w:eastAsiaTheme="minorEastAsia" w:hAnsi="Arial" w:cs="Arial" w:hint="eastAsia"/>
          <w:sz w:val="22"/>
          <w:szCs w:val="22"/>
          <w:lang w:eastAsia="zh-CN"/>
        </w:rPr>
        <w:t>the complex</w:t>
      </w:r>
      <w:r w:rsidR="00DD4A29" w:rsidRPr="00810A7A">
        <w:rPr>
          <w:rFonts w:ascii="Arial" w:eastAsiaTheme="minorEastAsia" w:hAnsi="Arial" w:cs="Arial"/>
          <w:sz w:val="22"/>
          <w:szCs w:val="22"/>
          <w:lang w:eastAsia="zh-CN"/>
        </w:rPr>
        <w:t xml:space="preserve"> </w:t>
      </w:r>
      <w:r w:rsidR="00DD4A29" w:rsidRPr="00CF7E03">
        <w:rPr>
          <w:rFonts w:ascii="Arial" w:eastAsiaTheme="minorEastAsia" w:hAnsi="Arial" w:cs="Arial"/>
          <w:sz w:val="22"/>
          <w:szCs w:val="22"/>
          <w:lang w:eastAsia="zh-CN"/>
        </w:rPr>
        <w:t>CH</w:t>
      </w:r>
      <w:r w:rsidR="00DD4A29">
        <w:rPr>
          <w:rFonts w:ascii="Arial" w:eastAsiaTheme="minorEastAsia" w:hAnsi="Arial" w:cs="Arial" w:hint="eastAsia"/>
          <w:sz w:val="22"/>
          <w:szCs w:val="22"/>
          <w:vertAlign w:val="subscript"/>
          <w:lang w:eastAsia="zh-CN"/>
        </w:rPr>
        <w:t>4</w:t>
      </w:r>
      <w:r w:rsidR="00DD4A29">
        <w:rPr>
          <w:rFonts w:ascii="Arial" w:eastAsiaTheme="minorEastAsia" w:hAnsi="Arial" w:cs="Arial" w:hint="eastAsia"/>
          <w:sz w:val="22"/>
          <w:szCs w:val="22"/>
          <w:lang w:eastAsia="zh-CN"/>
        </w:rPr>
        <w:t xml:space="preserve"> reaction </w:t>
      </w:r>
      <w:r w:rsidR="00DD4A29">
        <w:rPr>
          <w:rFonts w:ascii="Arial" w:eastAsiaTheme="minorEastAsia" w:hAnsi="Arial" w:cs="Arial"/>
          <w:sz w:val="22"/>
          <w:szCs w:val="22"/>
          <w:lang w:eastAsia="zh-CN"/>
        </w:rPr>
        <w:t>mechanism</w:t>
      </w:r>
      <w:r w:rsidR="00224C18">
        <w:rPr>
          <w:rFonts w:ascii="Arial" w:eastAsiaTheme="minorEastAsia" w:hAnsi="Arial" w:cs="Arial" w:hint="eastAsia"/>
          <w:sz w:val="22"/>
          <w:szCs w:val="22"/>
          <w:lang w:eastAsia="zh-CN"/>
        </w:rPr>
        <w:t xml:space="preserve">s </w:t>
      </w:r>
      <w:r w:rsidR="004A1551">
        <w:rPr>
          <w:rFonts w:ascii="Arial" w:eastAsiaTheme="minorEastAsia" w:hAnsi="Arial" w:cs="Arial" w:hint="eastAsia"/>
          <w:sz w:val="22"/>
          <w:szCs w:val="22"/>
          <w:lang w:eastAsia="zh-CN"/>
        </w:rPr>
        <w:t xml:space="preserve">likely </w:t>
      </w:r>
      <w:r w:rsidR="00224C18">
        <w:rPr>
          <w:rFonts w:ascii="Arial" w:eastAsiaTheme="minorEastAsia" w:hAnsi="Arial" w:cs="Arial" w:hint="eastAsia"/>
          <w:sz w:val="22"/>
          <w:szCs w:val="22"/>
          <w:lang w:eastAsia="zh-CN"/>
        </w:rPr>
        <w:t xml:space="preserve">involving coupled </w:t>
      </w:r>
      <w:r w:rsidR="00DD4A29">
        <w:rPr>
          <w:rFonts w:ascii="Arial" w:eastAsiaTheme="minorEastAsia" w:hAnsi="Arial" w:cs="Arial"/>
          <w:sz w:val="22"/>
          <w:szCs w:val="22"/>
          <w:lang w:eastAsia="zh-CN"/>
        </w:rPr>
        <w:t>surface</w:t>
      </w:r>
      <w:r w:rsidR="00DD4A29">
        <w:rPr>
          <w:rFonts w:ascii="Arial" w:eastAsiaTheme="minorEastAsia" w:hAnsi="Arial" w:cs="Arial" w:hint="eastAsia"/>
          <w:sz w:val="22"/>
          <w:szCs w:val="22"/>
          <w:lang w:eastAsia="zh-CN"/>
        </w:rPr>
        <w:t xml:space="preserve"> and gas</w:t>
      </w:r>
      <w:r w:rsidR="00DD4A29" w:rsidRPr="00234BA5">
        <w:rPr>
          <w:rFonts w:ascii="Arial" w:eastAsiaTheme="minorEastAsia" w:hAnsi="Arial" w:cs="Arial"/>
          <w:sz w:val="22"/>
          <w:szCs w:val="22"/>
          <w:lang w:eastAsia="zh-CN"/>
        </w:rPr>
        <w:noBreakHyphen/>
      </w:r>
      <w:r w:rsidR="00DD4A29">
        <w:rPr>
          <w:rFonts w:ascii="Arial" w:eastAsiaTheme="minorEastAsia" w:hAnsi="Arial" w:cs="Arial" w:hint="eastAsia"/>
          <w:sz w:val="22"/>
          <w:szCs w:val="22"/>
          <w:lang w:eastAsia="zh-CN"/>
        </w:rPr>
        <w:t xml:space="preserve">phase </w:t>
      </w:r>
      <w:r w:rsidR="00DD4A29">
        <w:rPr>
          <w:rFonts w:ascii="Arial" w:eastAsiaTheme="minorEastAsia" w:hAnsi="Arial" w:cs="Arial"/>
          <w:sz w:val="22"/>
          <w:szCs w:val="22"/>
          <w:lang w:eastAsia="zh-CN"/>
        </w:rPr>
        <w:t>chemistry</w:t>
      </w:r>
      <w:r w:rsidR="00DD4A29">
        <w:rPr>
          <w:rFonts w:ascii="Arial" w:eastAsiaTheme="minorEastAsia" w:hAnsi="Arial" w:cs="Arial" w:hint="eastAsia"/>
          <w:sz w:val="22"/>
          <w:szCs w:val="22"/>
          <w:lang w:eastAsia="zh-CN"/>
        </w:rPr>
        <w:t>.</w:t>
      </w:r>
    </w:p>
    <w:p w14:paraId="7CA62FD9" w14:textId="5325BB9E" w:rsidR="00C56145" w:rsidRPr="00CF7E03" w:rsidRDefault="00DA2A72" w:rsidP="00495801">
      <w:pPr>
        <w:pStyle w:val="ListParagraph"/>
        <w:spacing w:line="360" w:lineRule="auto"/>
        <w:ind w:left="0" w:firstLine="504"/>
        <w:jc w:val="both"/>
        <w:rPr>
          <w:rFonts w:ascii="Arial" w:eastAsiaTheme="minorEastAsia" w:hAnsi="Arial" w:cs="Arial"/>
          <w:sz w:val="22"/>
          <w:szCs w:val="22"/>
          <w:lang w:eastAsia="zh-CN"/>
        </w:rPr>
      </w:pPr>
      <w:r>
        <w:rPr>
          <w:rFonts w:ascii="Arial" w:eastAsiaTheme="minorEastAsia" w:hAnsi="Arial" w:cs="Arial" w:hint="eastAsia"/>
          <w:sz w:val="22"/>
          <w:szCs w:val="22"/>
          <w:lang w:eastAsia="zh-CN"/>
        </w:rPr>
        <w:t>E</w:t>
      </w:r>
      <w:r w:rsidRPr="00CF7E03">
        <w:rPr>
          <w:rFonts w:ascii="Arial" w:eastAsiaTheme="minorEastAsia" w:hAnsi="Arial" w:cs="Arial"/>
          <w:sz w:val="22"/>
          <w:szCs w:val="22"/>
          <w:lang w:eastAsia="zh-CN"/>
        </w:rPr>
        <w:t xml:space="preserve">lectrocatalytic </w:t>
      </w:r>
      <w:r w:rsidR="00B67FD8" w:rsidRPr="00CF7E03">
        <w:rPr>
          <w:rFonts w:ascii="Arial" w:eastAsiaTheme="minorEastAsia" w:hAnsi="Arial" w:cs="Arial"/>
          <w:sz w:val="22"/>
          <w:szCs w:val="22"/>
          <w:lang w:eastAsia="zh-CN"/>
        </w:rPr>
        <w:t>and photocatalytic CH</w:t>
      </w:r>
      <w:r w:rsidR="00B67FD8" w:rsidRPr="00CF7E03">
        <w:rPr>
          <w:rFonts w:ascii="Arial" w:eastAsiaTheme="minorEastAsia" w:hAnsi="Arial" w:cs="Arial"/>
          <w:sz w:val="22"/>
          <w:szCs w:val="22"/>
          <w:vertAlign w:val="subscript"/>
          <w:lang w:eastAsia="zh-CN"/>
        </w:rPr>
        <w:t>4</w:t>
      </w:r>
      <w:r w:rsidR="00B67FD8" w:rsidRPr="00CF7E03">
        <w:rPr>
          <w:rFonts w:ascii="Arial" w:eastAsiaTheme="minorEastAsia" w:hAnsi="Arial" w:cs="Arial"/>
          <w:sz w:val="22"/>
          <w:szCs w:val="22"/>
          <w:lang w:eastAsia="zh-CN"/>
        </w:rPr>
        <w:t xml:space="preserve"> coupling </w:t>
      </w:r>
      <w:r w:rsidR="008F4229">
        <w:rPr>
          <w:rFonts w:ascii="Arial" w:eastAsiaTheme="minorEastAsia" w:hAnsi="Arial" w:cs="Arial" w:hint="eastAsia"/>
          <w:sz w:val="22"/>
          <w:szCs w:val="22"/>
          <w:lang w:eastAsia="zh-CN"/>
        </w:rPr>
        <w:t>has</w:t>
      </w:r>
      <w:r w:rsidR="008F4229" w:rsidRPr="00CF7E03">
        <w:rPr>
          <w:rFonts w:ascii="Arial" w:eastAsiaTheme="minorEastAsia" w:hAnsi="Arial" w:cs="Arial"/>
          <w:sz w:val="22"/>
          <w:szCs w:val="22"/>
          <w:lang w:eastAsia="zh-CN"/>
        </w:rPr>
        <w:t xml:space="preserve"> </w:t>
      </w:r>
      <w:r w:rsidR="00B67FD8" w:rsidRPr="00CF7E03">
        <w:rPr>
          <w:rFonts w:ascii="Arial" w:eastAsiaTheme="minorEastAsia" w:hAnsi="Arial" w:cs="Arial"/>
          <w:sz w:val="22"/>
          <w:szCs w:val="22"/>
          <w:lang w:eastAsia="zh-CN"/>
        </w:rPr>
        <w:t xml:space="preserve">been widely studied, </w:t>
      </w:r>
      <w:r w:rsidR="00736C3E" w:rsidRPr="00CF7E03">
        <w:rPr>
          <w:rFonts w:ascii="Arial" w:eastAsiaTheme="minorEastAsia" w:hAnsi="Arial" w:cs="Arial"/>
          <w:sz w:val="22"/>
          <w:szCs w:val="22"/>
          <w:lang w:eastAsia="zh-CN"/>
        </w:rPr>
        <w:t xml:space="preserve">but </w:t>
      </w:r>
      <w:r w:rsidR="007C3B14" w:rsidRPr="00CF7E03">
        <w:rPr>
          <w:rFonts w:ascii="Arial" w:eastAsiaTheme="minorEastAsia" w:hAnsi="Arial" w:cs="Arial"/>
          <w:sz w:val="22"/>
          <w:szCs w:val="22"/>
          <w:lang w:eastAsia="zh-CN"/>
        </w:rPr>
        <w:t xml:space="preserve">the </w:t>
      </w:r>
      <w:r w:rsidR="00736C3E" w:rsidRPr="00CF7E03">
        <w:rPr>
          <w:rFonts w:ascii="Arial" w:eastAsiaTheme="minorEastAsia" w:hAnsi="Arial" w:cs="Arial"/>
          <w:sz w:val="22"/>
          <w:szCs w:val="22"/>
          <w:lang w:eastAsia="zh-CN"/>
        </w:rPr>
        <w:t xml:space="preserve">dominant products are </w:t>
      </w:r>
      <w:r w:rsidR="003B02B1" w:rsidRPr="00CF7E03">
        <w:rPr>
          <w:rFonts w:ascii="Arial" w:eastAsiaTheme="minorEastAsia" w:hAnsi="Arial" w:cs="Arial"/>
          <w:sz w:val="22"/>
          <w:szCs w:val="22"/>
          <w:lang w:eastAsia="zh-CN"/>
        </w:rPr>
        <w:t>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6</w:t>
      </w:r>
      <w:r w:rsidR="003B02B1" w:rsidRPr="00CF7E03">
        <w:rPr>
          <w:rFonts w:ascii="Arial" w:eastAsiaTheme="minorEastAsia" w:hAnsi="Arial" w:cs="Arial"/>
          <w:sz w:val="22"/>
          <w:szCs w:val="22"/>
          <w:lang w:eastAsia="zh-CN"/>
        </w:rPr>
        <w:t xml:space="preserve"> or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4</w:t>
      </w:r>
      <w:r w:rsidR="003B02B1" w:rsidRPr="00CF7E03">
        <w:rPr>
          <w:rFonts w:ascii="Arial" w:eastAsiaTheme="minorEastAsia" w:hAnsi="Arial" w:cs="Arial"/>
          <w:sz w:val="22"/>
          <w:szCs w:val="22"/>
          <w:lang w:eastAsia="zh-CN"/>
        </w:rPr>
        <w:t xml:space="preserve"> instead of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w:t>
      </w:r>
      <w:r w:rsidR="00BA3524" w:rsidRPr="00BA3524">
        <w:rPr>
          <w:rFonts w:ascii="Arial" w:hAnsi="Arial" w:cs="Arial"/>
          <w:sz w:val="22"/>
          <w:vertAlign w:val="superscript"/>
        </w:rPr>
        <w:t>94–96</w:t>
      </w:r>
      <w:r w:rsidR="00736C3E" w:rsidRPr="007E128F">
        <w:rPr>
          <w:rFonts w:ascii="Arial" w:eastAsiaTheme="minorEastAsia" w:hAnsi="Arial" w:cs="Arial"/>
          <w:sz w:val="22"/>
          <w:szCs w:val="22"/>
          <w:vertAlign w:val="superscript"/>
          <w:lang w:eastAsia="zh-CN"/>
        </w:rPr>
        <w:t xml:space="preserve"> </w:t>
      </w:r>
      <w:r w:rsidR="008F4229">
        <w:rPr>
          <w:rFonts w:ascii="Arial" w:eastAsiaTheme="minorEastAsia" w:hAnsi="Arial" w:cs="Arial" w:hint="eastAsia"/>
          <w:sz w:val="22"/>
          <w:szCs w:val="22"/>
          <w:lang w:eastAsia="zh-CN"/>
        </w:rPr>
        <w:t>U</w:t>
      </w:r>
      <w:r w:rsidR="00B67FD8" w:rsidRPr="00CF7E03">
        <w:rPr>
          <w:rFonts w:ascii="Arial" w:eastAsiaTheme="minorEastAsia" w:hAnsi="Arial" w:cs="Arial"/>
          <w:sz w:val="22"/>
          <w:szCs w:val="22"/>
          <w:lang w:eastAsia="zh-CN"/>
        </w:rPr>
        <w:t>nderstanding why 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production is inhibited in these process</w:t>
      </w:r>
      <w:r w:rsidR="00AA7A69" w:rsidRPr="00CF7E03">
        <w:rPr>
          <w:rFonts w:ascii="Arial" w:eastAsiaTheme="minorEastAsia" w:hAnsi="Arial" w:cs="Arial"/>
          <w:sz w:val="22"/>
          <w:szCs w:val="22"/>
          <w:lang w:eastAsia="zh-CN"/>
        </w:rPr>
        <w:t>es</w:t>
      </w:r>
      <w:r w:rsidR="00B67FD8" w:rsidRPr="00CF7E03">
        <w:rPr>
          <w:rFonts w:ascii="Arial" w:eastAsiaTheme="minorEastAsia" w:hAnsi="Arial" w:cs="Arial"/>
          <w:sz w:val="22"/>
          <w:szCs w:val="22"/>
          <w:lang w:eastAsia="zh-CN"/>
        </w:rPr>
        <w:t xml:space="preserve"> is </w:t>
      </w:r>
      <w:r w:rsidR="00917C41" w:rsidRPr="00CF7E03">
        <w:rPr>
          <w:rFonts w:ascii="Arial" w:eastAsiaTheme="minorEastAsia" w:hAnsi="Arial" w:cs="Arial"/>
          <w:sz w:val="22"/>
          <w:szCs w:val="22"/>
          <w:lang w:eastAsia="zh-CN"/>
        </w:rPr>
        <w:t xml:space="preserve">critical </w:t>
      </w:r>
      <w:r w:rsidR="00B67FD8" w:rsidRPr="00CF7E03">
        <w:rPr>
          <w:rFonts w:ascii="Arial" w:eastAsiaTheme="minorEastAsia" w:hAnsi="Arial" w:cs="Arial"/>
          <w:sz w:val="22"/>
          <w:szCs w:val="22"/>
          <w:lang w:eastAsia="zh-CN"/>
        </w:rPr>
        <w:t>for future research. Plasma-assisted plastic upgrading to C</w:t>
      </w:r>
      <w:r w:rsidR="00674166"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is promising but</w:t>
      </w:r>
      <w:r w:rsidR="008F4229">
        <w:rPr>
          <w:rFonts w:ascii="Arial" w:eastAsiaTheme="minorEastAsia" w:hAnsi="Arial" w:cs="Arial" w:hint="eastAsia"/>
          <w:sz w:val="22"/>
          <w:szCs w:val="22"/>
          <w:lang w:eastAsia="zh-CN"/>
        </w:rPr>
        <w:t xml:space="preserve"> currently</w:t>
      </w:r>
      <w:r w:rsidR="00B67FD8" w:rsidRPr="00CF7E03">
        <w:rPr>
          <w:rFonts w:ascii="Arial" w:eastAsiaTheme="minorEastAsia" w:hAnsi="Arial" w:cs="Arial"/>
          <w:sz w:val="22"/>
          <w:szCs w:val="22"/>
          <w:lang w:eastAsia="zh-CN"/>
        </w:rPr>
        <w:t xml:space="preserve"> requires</w:t>
      </w:r>
      <w:r>
        <w:rPr>
          <w:rFonts w:ascii="Arial" w:eastAsiaTheme="minorEastAsia" w:hAnsi="Arial" w:cs="Arial" w:hint="eastAsia"/>
          <w:sz w:val="22"/>
          <w:szCs w:val="22"/>
          <w:lang w:eastAsia="zh-CN"/>
        </w:rPr>
        <w:t xml:space="preserve"> </w:t>
      </w:r>
      <w:r w:rsidR="00B67FD8" w:rsidRPr="00CF7E03">
        <w:rPr>
          <w:rFonts w:ascii="Arial" w:eastAsiaTheme="minorEastAsia" w:hAnsi="Arial" w:cs="Arial"/>
          <w:sz w:val="22"/>
          <w:szCs w:val="22"/>
          <w:lang w:eastAsia="zh-CN"/>
        </w:rPr>
        <w:t xml:space="preserve">significant energy </w:t>
      </w:r>
      <w:r w:rsidR="00A71949" w:rsidRPr="00CF7E03">
        <w:rPr>
          <w:rFonts w:ascii="Arial" w:eastAsiaTheme="minorEastAsia" w:hAnsi="Arial" w:cs="Arial"/>
          <w:sz w:val="22"/>
          <w:szCs w:val="22"/>
          <w:lang w:eastAsia="zh-CN"/>
        </w:rPr>
        <w:t>input</w:t>
      </w:r>
      <w:r w:rsidR="00525769">
        <w:rPr>
          <w:rFonts w:ascii="Arial" w:eastAsiaTheme="minorEastAsia" w:hAnsi="Arial" w:cs="Arial"/>
          <w:sz w:val="22"/>
          <w:szCs w:val="22"/>
          <w:lang w:eastAsia="zh-CN"/>
        </w:rPr>
        <w:t xml:space="preserve"> </w:t>
      </w:r>
      <w:r w:rsidR="00B67FD8" w:rsidRPr="00CF7E03">
        <w:rPr>
          <w:rFonts w:ascii="Arial" w:eastAsiaTheme="minorEastAsia" w:hAnsi="Arial" w:cs="Arial"/>
          <w:sz w:val="22"/>
          <w:szCs w:val="22"/>
          <w:lang w:eastAsia="zh-CN"/>
        </w:rPr>
        <w:t>(20</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kWh</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kg</w:t>
      </w:r>
      <w:r w:rsidR="00917C41" w:rsidRPr="00CF7E03">
        <w:rPr>
          <w:rFonts w:ascii="Arial" w:eastAsiaTheme="minorEastAsia" w:hAnsi="Arial" w:cs="Arial"/>
          <w:sz w:val="22"/>
          <w:szCs w:val="22"/>
          <w:vertAlign w:val="superscript"/>
          <w:lang w:eastAsia="zh-CN"/>
        </w:rPr>
        <w:t>–</w:t>
      </w:r>
      <w:r w:rsidR="00B67FD8" w:rsidRPr="00CF7E03">
        <w:rPr>
          <w:rFonts w:ascii="Arial" w:eastAsiaTheme="minorEastAsia" w:hAnsi="Arial" w:cs="Arial"/>
          <w:sz w:val="22"/>
          <w:szCs w:val="22"/>
          <w:vertAlign w:val="superscript"/>
          <w:lang w:eastAsia="zh-CN"/>
        </w:rPr>
        <w:t>1</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w:t>
      </w:r>
      <w:r w:rsidR="000C50D8" w:rsidRPr="00CF7E03">
        <w:rPr>
          <w:rFonts w:ascii="Arial" w:eastAsiaTheme="minorEastAsia" w:hAnsi="Arial" w:cs="Arial"/>
          <w:sz w:val="22"/>
          <w:szCs w:val="22"/>
          <w:lang w:eastAsia="zh-CN"/>
        </w:rPr>
        <w:t>making it</w:t>
      </w:r>
      <w:r w:rsidR="00674166" w:rsidRPr="00CF7E03">
        <w:rPr>
          <w:rFonts w:ascii="Arial" w:eastAsiaTheme="minorEastAsia" w:hAnsi="Arial" w:cs="Arial"/>
          <w:sz w:val="22"/>
          <w:szCs w:val="22"/>
          <w:lang w:eastAsia="zh-CN"/>
        </w:rPr>
        <w:t xml:space="preserve"> </w:t>
      </w:r>
      <w:r w:rsidR="008F4229">
        <w:rPr>
          <w:rFonts w:ascii="Arial" w:eastAsiaTheme="minorEastAsia" w:hAnsi="Arial" w:cs="Arial" w:hint="eastAsia"/>
          <w:sz w:val="22"/>
          <w:szCs w:val="22"/>
          <w:lang w:eastAsia="zh-CN"/>
        </w:rPr>
        <w:t xml:space="preserve">impractical </w:t>
      </w:r>
      <w:r w:rsidR="00674166" w:rsidRPr="00CF7E03">
        <w:rPr>
          <w:rFonts w:ascii="Arial" w:eastAsiaTheme="minorEastAsia" w:hAnsi="Arial" w:cs="Arial"/>
          <w:sz w:val="22"/>
          <w:szCs w:val="22"/>
          <w:lang w:eastAsia="zh-CN"/>
        </w:rPr>
        <w:t>without further development</w:t>
      </w:r>
      <w:r w:rsidR="00736C3E" w:rsidRPr="00CF7E03">
        <w:rPr>
          <w:rFonts w:ascii="Arial" w:eastAsiaTheme="minorEastAsia" w:hAnsi="Arial" w:cs="Arial"/>
          <w:sz w:val="22"/>
          <w:szCs w:val="22"/>
          <w:lang w:eastAsia="zh-CN"/>
        </w:rPr>
        <w:t>.</w:t>
      </w:r>
      <w:r w:rsidR="00BA3524" w:rsidRPr="00BA3524">
        <w:rPr>
          <w:rFonts w:ascii="Arial" w:hAnsi="Arial" w:cs="Arial"/>
          <w:sz w:val="22"/>
          <w:vertAlign w:val="superscript"/>
        </w:rPr>
        <w:t>85,86</w:t>
      </w:r>
      <w:r w:rsidR="00736C3E" w:rsidRPr="00CF7E03">
        <w:rPr>
          <w:rFonts w:ascii="Arial" w:eastAsiaTheme="minorEastAsia" w:hAnsi="Arial" w:cs="Arial"/>
          <w:sz w:val="22"/>
          <w:szCs w:val="22"/>
          <w:lang w:eastAsia="zh-CN"/>
        </w:rPr>
        <w:t xml:space="preserve"> </w:t>
      </w:r>
      <w:r w:rsidR="00674166" w:rsidRPr="00CF7E03">
        <w:rPr>
          <w:rFonts w:ascii="Arial" w:eastAsiaTheme="minorEastAsia" w:hAnsi="Arial" w:cs="Arial"/>
          <w:sz w:val="22"/>
          <w:szCs w:val="22"/>
          <w:lang w:eastAsia="zh-CN"/>
        </w:rPr>
        <w:t>Transforming CO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O into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r w:rsidR="00674166" w:rsidRPr="004241C5">
        <w:rPr>
          <w:rFonts w:ascii="Arial" w:eastAsiaTheme="minorEastAsia" w:hAnsi="Arial" w:cs="Arial"/>
          <w:i/>
          <w:sz w:val="22"/>
          <w:szCs w:val="22"/>
          <w:lang w:eastAsia="zh-CN"/>
        </w:rPr>
        <w:t>via</w:t>
      </w:r>
      <w:r w:rsidR="00674166" w:rsidRPr="00CF7E03">
        <w:rPr>
          <w:rFonts w:ascii="Arial" w:eastAsiaTheme="minorEastAsia" w:hAnsi="Arial" w:cs="Arial"/>
          <w:sz w:val="22"/>
          <w:szCs w:val="22"/>
          <w:lang w:eastAsia="zh-CN"/>
        </w:rPr>
        <w:t xml:space="preserve"> </w:t>
      </w:r>
      <w:r w:rsidR="00BE5A61" w:rsidRPr="00CF7E03">
        <w:rPr>
          <w:rFonts w:ascii="Arial" w:eastAsiaTheme="minorEastAsia" w:hAnsi="Arial" w:cs="Arial"/>
          <w:sz w:val="22"/>
          <w:szCs w:val="22"/>
          <w:lang w:eastAsia="zh-CN"/>
        </w:rPr>
        <w:t xml:space="preserve">the </w:t>
      </w:r>
      <w:r w:rsidR="00674166" w:rsidRPr="00CF7E03">
        <w:rPr>
          <w:rFonts w:ascii="Arial" w:eastAsiaTheme="minorEastAsia" w:hAnsi="Arial" w:cs="Arial"/>
          <w:sz w:val="22"/>
          <w:szCs w:val="22"/>
          <w:lang w:eastAsia="zh-CN"/>
        </w:rPr>
        <w:t>CO</w:t>
      </w:r>
      <w:r w:rsidR="00674166" w:rsidRPr="00CF7E03">
        <w:rPr>
          <w:rFonts w:ascii="Arial" w:eastAsiaTheme="minorEastAsia" w:hAnsi="Arial" w:cs="Arial"/>
          <w:sz w:val="22"/>
          <w:szCs w:val="22"/>
          <w:vertAlign w:val="subscript"/>
          <w:lang w:eastAsia="zh-CN"/>
        </w:rPr>
        <w:t>2</w:t>
      </w:r>
      <w:r w:rsidR="006127A2">
        <w:rPr>
          <w:rFonts w:ascii="Arial" w:eastAsiaTheme="minorEastAsia" w:hAnsi="Arial" w:cs="Arial"/>
          <w:sz w:val="22"/>
          <w:szCs w:val="22"/>
          <w:lang w:eastAsia="zh-CN"/>
        </w:rPr>
        <w:noBreakHyphen/>
      </w:r>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concept cycle </w:t>
      </w:r>
      <w:r w:rsidR="008F4229">
        <w:rPr>
          <w:rFonts w:ascii="Arial" w:eastAsiaTheme="minorEastAsia" w:hAnsi="Arial" w:cs="Arial" w:hint="eastAsia"/>
          <w:sz w:val="22"/>
          <w:szCs w:val="22"/>
          <w:lang w:eastAsia="zh-CN"/>
        </w:rPr>
        <w:t xml:space="preserve">is </w:t>
      </w:r>
      <w:r w:rsidR="00674166" w:rsidRPr="00CF7E03">
        <w:rPr>
          <w:rFonts w:ascii="Arial" w:eastAsiaTheme="minorEastAsia" w:hAnsi="Arial" w:cs="Arial"/>
          <w:sz w:val="22"/>
          <w:szCs w:val="22"/>
          <w:lang w:eastAsia="zh-CN"/>
        </w:rPr>
        <w:t xml:space="preserve">an ideal but nascent approach, </w:t>
      </w:r>
      <w:r w:rsidR="008F4229">
        <w:rPr>
          <w:rFonts w:ascii="Arial" w:eastAsiaTheme="minorEastAsia" w:hAnsi="Arial" w:cs="Arial" w:hint="eastAsia"/>
          <w:sz w:val="22"/>
          <w:szCs w:val="22"/>
          <w:lang w:eastAsia="zh-CN"/>
        </w:rPr>
        <w:t>requiring</w:t>
      </w:r>
      <w:r w:rsidR="00674166" w:rsidRPr="00CF7E03">
        <w:rPr>
          <w:rFonts w:ascii="Arial" w:eastAsiaTheme="minorEastAsia" w:hAnsi="Arial" w:cs="Arial"/>
          <w:sz w:val="22"/>
          <w:szCs w:val="22"/>
          <w:lang w:eastAsia="zh-CN"/>
        </w:rPr>
        <w:t xml:space="preserve"> further </w:t>
      </w:r>
      <w:del w:id="814" w:author="Zhang  Zihao" w:date="2024-08-29T15:08:00Z" w16du:dateUtc="2024-08-29T13:08:00Z">
        <w:r w:rsidR="00674166" w:rsidRPr="00CF7E03" w:rsidDel="007E128F">
          <w:rPr>
            <w:rFonts w:ascii="Arial" w:eastAsiaTheme="minorEastAsia" w:hAnsi="Arial" w:cs="Arial"/>
            <w:sz w:val="22"/>
            <w:szCs w:val="22"/>
            <w:lang w:eastAsia="zh-CN"/>
          </w:rPr>
          <w:delText xml:space="preserve">research </w:delText>
        </w:r>
      </w:del>
      <w:ins w:id="815" w:author="Zhang  Zihao" w:date="2024-08-29T15:08:00Z" w16du:dateUtc="2024-08-29T13:08:00Z">
        <w:r w:rsidR="007E128F">
          <w:rPr>
            <w:rFonts w:ascii="Arial" w:eastAsiaTheme="minorEastAsia" w:hAnsi="Arial" w:cs="Arial"/>
            <w:sz w:val="22"/>
            <w:szCs w:val="22"/>
            <w:lang w:eastAsia="zh-CN"/>
          </w:rPr>
          <w:t>attention</w:t>
        </w:r>
        <w:r w:rsidR="007E128F" w:rsidRPr="00CF7E03">
          <w:rPr>
            <w:rFonts w:ascii="Arial" w:eastAsiaTheme="minorEastAsia" w:hAnsi="Arial" w:cs="Arial"/>
            <w:sz w:val="22"/>
            <w:szCs w:val="22"/>
            <w:lang w:eastAsia="zh-CN"/>
          </w:rPr>
          <w:t xml:space="preserve"> </w:t>
        </w:r>
      </w:ins>
      <w:r w:rsidR="00674166" w:rsidRPr="00CF7E03">
        <w:rPr>
          <w:rFonts w:ascii="Arial" w:eastAsiaTheme="minorEastAsia" w:hAnsi="Arial" w:cs="Arial"/>
          <w:sz w:val="22"/>
          <w:szCs w:val="22"/>
          <w:lang w:eastAsia="zh-CN"/>
        </w:rPr>
        <w:t>on Li recycl</w:t>
      </w:r>
      <w:r w:rsidR="00A259B3" w:rsidRPr="00CF7E03">
        <w:rPr>
          <w:rFonts w:ascii="Arial" w:eastAsiaTheme="minorEastAsia" w:hAnsi="Arial" w:cs="Arial"/>
          <w:sz w:val="22"/>
          <w:szCs w:val="22"/>
          <w:lang w:eastAsia="zh-CN"/>
        </w:rPr>
        <w:t>ing</w:t>
      </w:r>
      <w:r w:rsidR="00674166" w:rsidRPr="00CF7E03">
        <w:rPr>
          <w:rFonts w:ascii="Arial" w:eastAsiaTheme="minorEastAsia" w:hAnsi="Arial" w:cs="Arial"/>
          <w:sz w:val="22"/>
          <w:szCs w:val="22"/>
          <w:lang w:eastAsia="zh-CN"/>
        </w:rPr>
        <w:t>, safety,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yield, and reactor design.</w:t>
      </w:r>
      <w:r w:rsidR="00BA3524" w:rsidRPr="00BA3524">
        <w:rPr>
          <w:rFonts w:ascii="Arial" w:hAnsi="Arial" w:cs="Arial"/>
          <w:sz w:val="22"/>
          <w:vertAlign w:val="superscript"/>
        </w:rPr>
        <w:t>57</w:t>
      </w:r>
    </w:p>
    <w:p w14:paraId="58CBC33D" w14:textId="6FBA31CC" w:rsidR="00AA2ADA" w:rsidRDefault="008F4229" w:rsidP="00495801">
      <w:pPr>
        <w:pStyle w:val="ListParagraph"/>
        <w:spacing w:line="360" w:lineRule="auto"/>
        <w:ind w:left="0" w:firstLine="504"/>
        <w:jc w:val="both"/>
        <w:rPr>
          <w:ins w:id="816" w:author="Zhang  Zihao" w:date="2024-08-28T22:38:00Z" w16du:dateUtc="2024-08-28T20:38:00Z"/>
          <w:rFonts w:ascii="Arial" w:eastAsiaTheme="minorEastAsia" w:hAnsi="Arial" w:cs="Arial"/>
          <w:sz w:val="22"/>
          <w:szCs w:val="22"/>
          <w:lang w:eastAsia="zh-CN"/>
        </w:rPr>
      </w:pPr>
      <w:commentRangeStart w:id="817"/>
      <w:commentRangeStart w:id="818"/>
      <w:r>
        <w:rPr>
          <w:rFonts w:ascii="Arial" w:eastAsiaTheme="minorEastAsia" w:hAnsi="Arial" w:cs="Arial" w:hint="eastAsia"/>
          <w:sz w:val="22"/>
          <w:szCs w:val="22"/>
          <w:lang w:eastAsia="zh-CN"/>
        </w:rPr>
        <w:t xml:space="preserve">Revitalizing the </w:t>
      </w:r>
      <w:r w:rsidR="00B910B5" w:rsidRPr="00CF7E03">
        <w:rPr>
          <w:rFonts w:ascii="Arial" w:eastAsiaTheme="minorEastAsia" w:hAnsi="Arial" w:cs="Arial"/>
          <w:sz w:val="22"/>
          <w:szCs w:val="22"/>
          <w:lang w:eastAsia="zh-CN"/>
        </w:rPr>
        <w:t>C</w:t>
      </w:r>
      <w:r w:rsidR="00B910B5" w:rsidRPr="00CF7E03">
        <w:rPr>
          <w:rFonts w:ascii="Arial" w:eastAsiaTheme="minorEastAsia" w:hAnsi="Arial" w:cs="Arial"/>
          <w:sz w:val="22"/>
          <w:szCs w:val="22"/>
          <w:vertAlign w:val="subscript"/>
          <w:lang w:eastAsia="zh-CN"/>
        </w:rPr>
        <w:t>2</w:t>
      </w:r>
      <w:r w:rsidR="00B910B5" w:rsidRPr="00CF7E03">
        <w:rPr>
          <w:rFonts w:ascii="Arial" w:eastAsiaTheme="minorEastAsia" w:hAnsi="Arial" w:cs="Arial"/>
          <w:sz w:val="22"/>
          <w:szCs w:val="22"/>
          <w:lang w:eastAsia="zh-CN"/>
        </w:rPr>
        <w:t>H</w:t>
      </w:r>
      <w:r w:rsidR="00B910B5" w:rsidRPr="00CF7E03">
        <w:rPr>
          <w:rFonts w:ascii="Arial" w:eastAsiaTheme="minorEastAsia" w:hAnsi="Arial" w:cs="Arial"/>
          <w:sz w:val="22"/>
          <w:szCs w:val="22"/>
          <w:vertAlign w:val="subscript"/>
          <w:lang w:eastAsia="zh-CN"/>
        </w:rPr>
        <w:t>2</w:t>
      </w:r>
      <w:r>
        <w:rPr>
          <w:rFonts w:ascii="Arial" w:eastAsiaTheme="minorEastAsia" w:hAnsi="Arial" w:cs="Arial" w:hint="eastAsia"/>
          <w:sz w:val="22"/>
          <w:szCs w:val="22"/>
          <w:lang w:eastAsia="zh-CN"/>
        </w:rPr>
        <w:t xml:space="preserve"> industry also </w:t>
      </w:r>
      <w:r>
        <w:rPr>
          <w:rFonts w:ascii="Arial" w:eastAsiaTheme="minorEastAsia" w:hAnsi="Arial" w:cs="Arial"/>
          <w:sz w:val="22"/>
          <w:szCs w:val="22"/>
          <w:lang w:eastAsia="zh-CN"/>
        </w:rPr>
        <w:t>requires</w:t>
      </w:r>
      <w:r>
        <w:rPr>
          <w:rFonts w:ascii="Arial" w:eastAsiaTheme="minorEastAsia" w:hAnsi="Arial" w:cs="Arial" w:hint="eastAsia"/>
          <w:sz w:val="22"/>
          <w:szCs w:val="22"/>
          <w:lang w:eastAsia="zh-CN"/>
        </w:rPr>
        <w:t xml:space="preserve"> </w:t>
      </w:r>
      <w:del w:id="819" w:author="Zhang  Zihao" w:date="2024-08-29T15:59:00Z" w16du:dateUtc="2024-08-29T13:59:00Z">
        <w:r w:rsidR="00390405" w:rsidDel="00130EFE">
          <w:rPr>
            <w:rFonts w:ascii="Arial" w:eastAsiaTheme="minorEastAsia" w:hAnsi="Arial" w:cs="Arial"/>
            <w:sz w:val="22"/>
            <w:szCs w:val="22"/>
            <w:lang w:eastAsia="zh-CN"/>
          </w:rPr>
          <w:delText xml:space="preserve">a </w:delText>
        </w:r>
        <w:r w:rsidDel="00130EFE">
          <w:rPr>
            <w:rFonts w:ascii="Arial" w:eastAsiaTheme="minorEastAsia" w:hAnsi="Arial" w:cs="Arial" w:hint="eastAsia"/>
            <w:sz w:val="22"/>
            <w:szCs w:val="22"/>
            <w:lang w:eastAsia="zh-CN"/>
          </w:rPr>
          <w:delText>renewed focus on</w:delText>
        </w:r>
      </w:del>
      <w:ins w:id="820" w:author="Zhang  Zihao" w:date="2024-08-29T15:59:00Z" w16du:dateUtc="2024-08-29T13:59:00Z">
        <w:r w:rsidR="00130EFE">
          <w:rPr>
            <w:rFonts w:ascii="Arial" w:eastAsiaTheme="minorEastAsia" w:hAnsi="Arial" w:cs="Arial" w:hint="eastAsia"/>
            <w:sz w:val="22"/>
            <w:szCs w:val="22"/>
            <w:lang w:eastAsia="zh-CN"/>
          </w:rPr>
          <w:t xml:space="preserve">a </w:t>
        </w:r>
      </w:ins>
      <w:ins w:id="821" w:author="Zhang  Zihao" w:date="2024-08-29T16:25:00Z" w16du:dateUtc="2024-08-29T14:25:00Z">
        <w:r w:rsidR="00116E5A">
          <w:rPr>
            <w:rFonts w:ascii="Arial" w:eastAsiaTheme="minorEastAsia" w:hAnsi="Arial" w:cs="Arial" w:hint="eastAsia"/>
            <w:sz w:val="22"/>
            <w:szCs w:val="22"/>
            <w:lang w:eastAsia="zh-CN"/>
          </w:rPr>
          <w:t>substantial market for</w:t>
        </w:r>
      </w:ins>
      <w:ins w:id="822" w:author="Zhang  Zihao" w:date="2024-08-29T15:59:00Z" w16du:dateUtc="2024-08-29T13:59:00Z">
        <w:r w:rsidR="00130EFE" w:rsidRPr="00130EFE">
          <w:rPr>
            <w:rFonts w:ascii="Arial" w:eastAsiaTheme="minorEastAsia" w:hAnsi="Arial" w:cs="Arial"/>
            <w:sz w:val="22"/>
            <w:szCs w:val="22"/>
            <w:lang w:eastAsia="zh-CN"/>
          </w:rPr>
          <w:t xml:space="preserve"> </w:t>
        </w:r>
        <w:r w:rsidR="00130EFE" w:rsidRPr="00CF7E03">
          <w:rPr>
            <w:rFonts w:ascii="Arial" w:eastAsiaTheme="minorEastAsia" w:hAnsi="Arial" w:cs="Arial"/>
            <w:sz w:val="22"/>
            <w:szCs w:val="22"/>
            <w:lang w:eastAsia="zh-CN"/>
          </w:rPr>
          <w:t>C</w:t>
        </w:r>
        <w:r w:rsidR="00130EFE" w:rsidRPr="00CF7E03">
          <w:rPr>
            <w:rFonts w:ascii="Arial" w:eastAsiaTheme="minorEastAsia" w:hAnsi="Arial" w:cs="Arial"/>
            <w:sz w:val="22"/>
            <w:szCs w:val="22"/>
            <w:vertAlign w:val="subscript"/>
            <w:lang w:eastAsia="zh-CN"/>
          </w:rPr>
          <w:t>2</w:t>
        </w:r>
        <w:r w:rsidR="00130EFE" w:rsidRPr="00CF7E03">
          <w:rPr>
            <w:rFonts w:ascii="Arial" w:eastAsiaTheme="minorEastAsia" w:hAnsi="Arial" w:cs="Arial"/>
            <w:sz w:val="22"/>
            <w:szCs w:val="22"/>
            <w:lang w:eastAsia="zh-CN"/>
          </w:rPr>
          <w:t>H</w:t>
        </w:r>
        <w:r w:rsidR="00130EFE" w:rsidRPr="00CF7E03">
          <w:rPr>
            <w:rFonts w:ascii="Arial" w:eastAsiaTheme="minorEastAsia" w:hAnsi="Arial" w:cs="Arial"/>
            <w:sz w:val="22"/>
            <w:szCs w:val="22"/>
            <w:vertAlign w:val="subscript"/>
            <w:lang w:eastAsia="zh-CN"/>
          </w:rPr>
          <w:t>2</w:t>
        </w:r>
        <w:r w:rsidR="00130EFE">
          <w:rPr>
            <w:rFonts w:ascii="Arial" w:eastAsiaTheme="minorEastAsia" w:hAnsi="Arial" w:cs="Arial" w:hint="eastAsia"/>
            <w:sz w:val="22"/>
            <w:szCs w:val="22"/>
            <w:lang w:eastAsia="zh-CN"/>
          </w:rPr>
          <w:t xml:space="preserve"> application</w:t>
        </w:r>
      </w:ins>
      <w:ins w:id="823" w:author="Zhang  Zihao" w:date="2024-08-29T16:26:00Z" w16du:dateUtc="2024-08-29T14:26:00Z">
        <w:r w:rsidR="00116E5A">
          <w:rPr>
            <w:rFonts w:ascii="Arial" w:eastAsiaTheme="minorEastAsia" w:hAnsi="Arial" w:cs="Arial" w:hint="eastAsia"/>
            <w:sz w:val="22"/>
            <w:szCs w:val="22"/>
            <w:lang w:eastAsia="zh-CN"/>
          </w:rPr>
          <w:t>s</w:t>
        </w:r>
      </w:ins>
      <w:ins w:id="824" w:author="Zhang  Zihao" w:date="2024-08-29T15:59:00Z" w16du:dateUtc="2024-08-29T13:59:00Z">
        <w:r w:rsidR="00130EFE">
          <w:rPr>
            <w:rFonts w:ascii="Arial" w:eastAsiaTheme="minorEastAsia" w:hAnsi="Arial" w:cs="Arial" w:hint="eastAsia"/>
            <w:sz w:val="22"/>
            <w:szCs w:val="22"/>
            <w:lang w:eastAsia="zh-CN"/>
          </w:rPr>
          <w:t>.</w:t>
        </w:r>
      </w:ins>
      <w:r w:rsidR="00B910B5">
        <w:rPr>
          <w:rFonts w:ascii="Arial" w:eastAsiaTheme="minorEastAsia" w:hAnsi="Arial" w:cs="Arial" w:hint="eastAsia"/>
          <w:sz w:val="22"/>
          <w:szCs w:val="22"/>
          <w:lang w:eastAsia="zh-CN"/>
        </w:rPr>
        <w:t xml:space="preserve"> </w:t>
      </w:r>
      <w:ins w:id="825" w:author="Zhang  Zihao" w:date="2024-08-29T15:59:00Z" w16du:dateUtc="2024-08-29T13:59:00Z">
        <w:r w:rsidR="00130EFE">
          <w:rPr>
            <w:rFonts w:ascii="Arial" w:eastAsiaTheme="minorEastAsia" w:hAnsi="Arial" w:cs="Arial" w:hint="eastAsia"/>
            <w:sz w:val="22"/>
            <w:szCs w:val="22"/>
            <w:lang w:eastAsia="zh-CN"/>
          </w:rPr>
          <w:t xml:space="preserve">As </w:t>
        </w:r>
        <w:r w:rsidR="00130EFE">
          <w:rPr>
            <w:rFonts w:ascii="Arial" w:eastAsiaTheme="minorEastAsia" w:hAnsi="Arial" w:cs="Arial"/>
            <w:sz w:val="22"/>
            <w:szCs w:val="22"/>
            <w:lang w:eastAsia="zh-CN"/>
          </w:rPr>
          <w:t>discussed</w:t>
        </w:r>
        <w:r w:rsidR="00130EFE">
          <w:rPr>
            <w:rFonts w:ascii="Arial" w:eastAsiaTheme="minorEastAsia" w:hAnsi="Arial" w:cs="Arial" w:hint="eastAsia"/>
            <w:sz w:val="22"/>
            <w:szCs w:val="22"/>
            <w:lang w:eastAsia="zh-CN"/>
          </w:rPr>
          <w:t xml:space="preserve"> in </w:t>
        </w:r>
      </w:ins>
      <w:ins w:id="826" w:author="Zhang  Zihao" w:date="2024-08-29T16:26:00Z" w16du:dateUtc="2024-08-29T14:26:00Z">
        <w:r w:rsidR="00116E5A">
          <w:rPr>
            <w:rFonts w:ascii="Arial" w:eastAsiaTheme="minorEastAsia" w:hAnsi="Arial" w:cs="Arial" w:hint="eastAsia"/>
            <w:sz w:val="22"/>
            <w:szCs w:val="22"/>
            <w:lang w:eastAsia="zh-CN"/>
          </w:rPr>
          <w:t>S</w:t>
        </w:r>
      </w:ins>
      <w:ins w:id="827" w:author="Zhang  Zihao" w:date="2024-08-29T16:00:00Z" w16du:dateUtc="2024-08-29T14:00:00Z">
        <w:r w:rsidR="00130EFE">
          <w:rPr>
            <w:rFonts w:ascii="Arial" w:eastAsiaTheme="minorEastAsia" w:hAnsi="Arial" w:cs="Arial" w:hint="eastAsia"/>
            <w:sz w:val="22"/>
            <w:szCs w:val="22"/>
            <w:lang w:eastAsia="zh-CN"/>
          </w:rPr>
          <w:t xml:space="preserve">ection 3, </w:t>
        </w:r>
        <w:r w:rsidR="00130EFE">
          <w:rPr>
            <w:rFonts w:ascii="Arial" w:eastAsiaTheme="minorEastAsia" w:hAnsi="Arial" w:cs="Arial"/>
            <w:sz w:val="22"/>
            <w:szCs w:val="22"/>
            <w:lang w:eastAsia="zh-CN"/>
          </w:rPr>
          <w:t>the</w:t>
        </w:r>
        <w:r w:rsidR="00130EFE">
          <w:rPr>
            <w:rFonts w:ascii="Arial" w:eastAsiaTheme="minorEastAsia" w:hAnsi="Arial" w:cs="Arial" w:hint="eastAsia"/>
            <w:sz w:val="22"/>
            <w:szCs w:val="22"/>
            <w:lang w:eastAsia="zh-CN"/>
          </w:rPr>
          <w:t xml:space="preserve"> development of sustainable </w:t>
        </w:r>
      </w:ins>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ins w:id="828" w:author="Zhang  Zihao" w:date="2024-08-29T16:00:00Z" w16du:dateUtc="2024-08-29T14:00:00Z">
        <w:r w:rsidR="00130EFE">
          <w:rPr>
            <w:rFonts w:ascii="Arial" w:eastAsiaTheme="minorEastAsia" w:hAnsi="Arial" w:cs="Arial" w:hint="eastAsia"/>
            <w:sz w:val="22"/>
            <w:szCs w:val="22"/>
            <w:lang w:eastAsia="zh-CN"/>
          </w:rPr>
          <w:t xml:space="preserve">production could drive </w:t>
        </w:r>
      </w:ins>
      <w:ins w:id="829" w:author="Zhang  Zihao" w:date="2024-08-29T16:26:00Z" w16du:dateUtc="2024-08-29T14:26:00Z">
        <w:r w:rsidR="00116E5A">
          <w:rPr>
            <w:rFonts w:ascii="Arial" w:eastAsiaTheme="minorEastAsia" w:hAnsi="Arial" w:cs="Arial" w:hint="eastAsia"/>
            <w:sz w:val="22"/>
            <w:szCs w:val="22"/>
            <w:lang w:eastAsia="zh-CN"/>
          </w:rPr>
          <w:t xml:space="preserve">a shift in </w:t>
        </w:r>
      </w:ins>
      <w:ins w:id="830" w:author="Zhang  Zihao" w:date="2024-08-29T16:00:00Z" w16du:dateUtc="2024-08-29T14:00:00Z">
        <w:r w:rsidR="00130EFE">
          <w:rPr>
            <w:rFonts w:ascii="Arial" w:eastAsiaTheme="minorEastAsia" w:hAnsi="Arial" w:cs="Arial" w:hint="eastAsia"/>
            <w:sz w:val="22"/>
            <w:szCs w:val="22"/>
            <w:lang w:eastAsia="zh-CN"/>
          </w:rPr>
          <w:t xml:space="preserve">VCM </w:t>
        </w:r>
      </w:ins>
      <w:ins w:id="831" w:author="Zhang  Zihao" w:date="2024-08-29T16:01:00Z" w16du:dateUtc="2024-08-29T14:01:00Z">
        <w:r w:rsidR="00130EFE">
          <w:rPr>
            <w:rFonts w:ascii="Arial" w:eastAsiaTheme="minorEastAsia" w:hAnsi="Arial" w:cs="Arial" w:hint="eastAsia"/>
            <w:sz w:val="22"/>
            <w:szCs w:val="22"/>
            <w:lang w:eastAsia="zh-CN"/>
          </w:rPr>
          <w:t>production from</w:t>
        </w:r>
        <w:r w:rsidR="00130EFE" w:rsidRPr="00130EFE">
          <w:rPr>
            <w:rFonts w:ascii="Arial" w:eastAsiaTheme="minorEastAsia" w:hAnsi="Arial" w:cs="Arial"/>
            <w:sz w:val="22"/>
            <w:szCs w:val="22"/>
            <w:lang w:eastAsia="zh-CN"/>
          </w:rPr>
          <w:t xml:space="preserve"> </w:t>
        </w:r>
      </w:ins>
      <w:ins w:id="832" w:author="Zhang  Zihao" w:date="2024-08-29T16:26:00Z" w16du:dateUtc="2024-08-29T14:26:00Z">
        <w:r w:rsidR="00116E5A">
          <w:rPr>
            <w:rFonts w:ascii="Arial" w:eastAsiaTheme="minorEastAsia" w:hAnsi="Arial" w:cs="Arial" w:hint="eastAsia"/>
            <w:sz w:val="22"/>
            <w:szCs w:val="22"/>
            <w:lang w:eastAsia="zh-CN"/>
          </w:rPr>
          <w:t xml:space="preserve">the </w:t>
        </w:r>
      </w:ins>
      <w:ins w:id="833" w:author="Zhang  Zihao" w:date="2024-08-29T16:01:00Z" w16du:dateUtc="2024-08-29T14:01:00Z">
        <w:r w:rsidR="00130EFE" w:rsidRPr="00CF7E03">
          <w:rPr>
            <w:rFonts w:ascii="Arial" w:eastAsiaTheme="minorEastAsia" w:hAnsi="Arial" w:cs="Arial"/>
            <w:sz w:val="22"/>
            <w:szCs w:val="22"/>
            <w:lang w:eastAsia="zh-CN"/>
          </w:rPr>
          <w:t>C</w:t>
        </w:r>
        <w:r w:rsidR="00130EFE" w:rsidRPr="00CF7E03">
          <w:rPr>
            <w:rFonts w:ascii="Arial" w:eastAsiaTheme="minorEastAsia" w:hAnsi="Arial" w:cs="Arial"/>
            <w:sz w:val="22"/>
            <w:szCs w:val="22"/>
            <w:vertAlign w:val="subscript"/>
            <w:lang w:eastAsia="zh-CN"/>
          </w:rPr>
          <w:t>2</w:t>
        </w:r>
        <w:r w:rsidR="00130EFE" w:rsidRPr="00CF7E03">
          <w:rPr>
            <w:rFonts w:ascii="Arial" w:eastAsiaTheme="minorEastAsia" w:hAnsi="Arial" w:cs="Arial"/>
            <w:sz w:val="22"/>
            <w:szCs w:val="22"/>
            <w:lang w:eastAsia="zh-CN"/>
          </w:rPr>
          <w:t>H</w:t>
        </w:r>
        <w:r w:rsidR="00130EFE">
          <w:rPr>
            <w:rFonts w:ascii="Arial" w:eastAsiaTheme="minorEastAsia" w:hAnsi="Arial" w:cs="Arial" w:hint="eastAsia"/>
            <w:sz w:val="22"/>
            <w:szCs w:val="22"/>
            <w:vertAlign w:val="subscript"/>
            <w:lang w:eastAsia="zh-CN"/>
          </w:rPr>
          <w:t>4</w:t>
        </w:r>
        <w:r w:rsidR="00130EFE">
          <w:rPr>
            <w:rFonts w:ascii="Arial" w:eastAsiaTheme="minorEastAsia" w:hAnsi="Arial" w:cs="Arial" w:hint="eastAsia"/>
            <w:sz w:val="22"/>
            <w:szCs w:val="22"/>
            <w:lang w:eastAsia="zh-CN"/>
          </w:rPr>
          <w:t xml:space="preserve"> </w:t>
        </w:r>
      </w:ins>
      <w:ins w:id="834" w:author="Zhang  Zihao" w:date="2024-08-29T16:26:00Z" w16du:dateUtc="2024-08-29T14:26:00Z">
        <w:r w:rsidR="00116E5A">
          <w:rPr>
            <w:rFonts w:ascii="Arial" w:eastAsiaTheme="minorEastAsia" w:hAnsi="Arial" w:cs="Arial" w:hint="eastAsia"/>
            <w:sz w:val="22"/>
            <w:szCs w:val="22"/>
            <w:lang w:eastAsia="zh-CN"/>
          </w:rPr>
          <w:t>r</w:t>
        </w:r>
      </w:ins>
      <w:ins w:id="835" w:author="Zhang  Zihao" w:date="2024-08-29T16:27:00Z" w16du:dateUtc="2024-08-29T14:27:00Z">
        <w:r w:rsidR="00116E5A">
          <w:rPr>
            <w:rFonts w:ascii="Arial" w:eastAsiaTheme="minorEastAsia" w:hAnsi="Arial" w:cs="Arial" w:hint="eastAsia"/>
            <w:sz w:val="22"/>
            <w:szCs w:val="22"/>
            <w:lang w:eastAsia="zh-CN"/>
          </w:rPr>
          <w:t xml:space="preserve">oute </w:t>
        </w:r>
      </w:ins>
      <w:ins w:id="836" w:author="Zhang  Zihao" w:date="2024-08-29T16:01:00Z" w16du:dateUtc="2024-08-29T14:01:00Z">
        <w:r w:rsidR="00130EFE">
          <w:rPr>
            <w:rFonts w:ascii="Arial" w:eastAsiaTheme="minorEastAsia" w:hAnsi="Arial" w:cs="Arial" w:hint="eastAsia"/>
            <w:sz w:val="22"/>
            <w:szCs w:val="22"/>
            <w:lang w:eastAsia="zh-CN"/>
          </w:rPr>
          <w:t>to</w:t>
        </w:r>
        <w:r w:rsidR="00130EFE" w:rsidRPr="00130EFE">
          <w:rPr>
            <w:rFonts w:ascii="Arial" w:eastAsiaTheme="minorEastAsia" w:hAnsi="Arial" w:cs="Arial"/>
            <w:sz w:val="22"/>
            <w:szCs w:val="22"/>
            <w:lang w:eastAsia="zh-CN"/>
          </w:rPr>
          <w:t xml:space="preserve"> </w:t>
        </w:r>
      </w:ins>
      <w:ins w:id="837" w:author="Zhang  Zihao" w:date="2024-08-29T16:27:00Z" w16du:dateUtc="2024-08-29T14:27:00Z">
        <w:r w:rsidR="00116E5A">
          <w:rPr>
            <w:rFonts w:ascii="Arial" w:eastAsiaTheme="minorEastAsia" w:hAnsi="Arial" w:cs="Arial" w:hint="eastAsia"/>
            <w:sz w:val="22"/>
            <w:szCs w:val="22"/>
            <w:lang w:eastAsia="zh-CN"/>
          </w:rPr>
          <w:t xml:space="preserve">the </w:t>
        </w:r>
      </w:ins>
      <w:ins w:id="838" w:author="Zhang  Zihao" w:date="2024-08-29T16:01:00Z" w16du:dateUtc="2024-08-29T14:01:00Z">
        <w:r w:rsidR="00130EFE" w:rsidRPr="00CF7E03">
          <w:rPr>
            <w:rFonts w:ascii="Arial" w:eastAsiaTheme="minorEastAsia" w:hAnsi="Arial" w:cs="Arial"/>
            <w:sz w:val="22"/>
            <w:szCs w:val="22"/>
            <w:lang w:eastAsia="zh-CN"/>
          </w:rPr>
          <w:t>C</w:t>
        </w:r>
        <w:r w:rsidR="00130EFE" w:rsidRPr="00CF7E03">
          <w:rPr>
            <w:rFonts w:ascii="Arial" w:eastAsiaTheme="minorEastAsia" w:hAnsi="Arial" w:cs="Arial"/>
            <w:sz w:val="22"/>
            <w:szCs w:val="22"/>
            <w:vertAlign w:val="subscript"/>
            <w:lang w:eastAsia="zh-CN"/>
          </w:rPr>
          <w:t>2</w:t>
        </w:r>
        <w:r w:rsidR="00130EFE" w:rsidRPr="00CF7E03">
          <w:rPr>
            <w:rFonts w:ascii="Arial" w:eastAsiaTheme="minorEastAsia" w:hAnsi="Arial" w:cs="Arial"/>
            <w:sz w:val="22"/>
            <w:szCs w:val="22"/>
            <w:lang w:eastAsia="zh-CN"/>
          </w:rPr>
          <w:t>H</w:t>
        </w:r>
        <w:r w:rsidR="00130EFE" w:rsidRPr="00CF7E03">
          <w:rPr>
            <w:rFonts w:ascii="Arial" w:eastAsiaTheme="minorEastAsia" w:hAnsi="Arial" w:cs="Arial"/>
            <w:sz w:val="22"/>
            <w:szCs w:val="22"/>
            <w:vertAlign w:val="subscript"/>
            <w:lang w:eastAsia="zh-CN"/>
          </w:rPr>
          <w:t>2</w:t>
        </w:r>
        <w:r w:rsidR="00130EFE">
          <w:rPr>
            <w:rFonts w:ascii="Arial" w:eastAsiaTheme="minorEastAsia" w:hAnsi="Arial" w:cs="Arial" w:hint="eastAsia"/>
            <w:sz w:val="22"/>
            <w:szCs w:val="22"/>
            <w:lang w:eastAsia="zh-CN"/>
          </w:rPr>
          <w:t xml:space="preserve"> route</w:t>
        </w:r>
      </w:ins>
      <w:ins w:id="839" w:author="Zhang  Zihao" w:date="2024-08-29T16:03:00Z" w16du:dateUtc="2024-08-29T14:03:00Z">
        <w:r w:rsidR="00F956DA">
          <w:rPr>
            <w:rFonts w:ascii="Arial" w:eastAsiaTheme="minorEastAsia" w:hAnsi="Arial" w:cs="Arial" w:hint="eastAsia"/>
            <w:sz w:val="22"/>
            <w:szCs w:val="22"/>
            <w:lang w:eastAsia="zh-CN"/>
          </w:rPr>
          <w:t xml:space="preserve"> </w:t>
        </w:r>
      </w:ins>
      <w:ins w:id="840" w:author="Zhang  Zihao" w:date="2024-08-29T16:33:00Z" w16du:dateUtc="2024-08-29T14:33:00Z">
        <w:r w:rsidR="00456BF3">
          <w:rPr>
            <w:rFonts w:ascii="Arial" w:eastAsiaTheme="minorEastAsia" w:hAnsi="Arial" w:cs="Arial" w:hint="eastAsia"/>
            <w:sz w:val="22"/>
            <w:szCs w:val="22"/>
            <w:lang w:eastAsia="zh-CN"/>
          </w:rPr>
          <w:t>based on</w:t>
        </w:r>
      </w:ins>
      <w:ins w:id="841" w:author="Zhang  Zihao" w:date="2024-08-29T16:03:00Z" w16du:dateUtc="2024-08-29T14:03:00Z">
        <w:r w:rsidR="00F956DA">
          <w:rPr>
            <w:rFonts w:ascii="Arial" w:eastAsiaTheme="minorEastAsia" w:hAnsi="Arial" w:cs="Arial" w:hint="eastAsia"/>
            <w:sz w:val="22"/>
            <w:szCs w:val="22"/>
            <w:lang w:eastAsia="zh-CN"/>
          </w:rPr>
          <w:t xml:space="preserve"> the environmental and economic </w:t>
        </w:r>
      </w:ins>
      <w:ins w:id="842" w:author="Zhang  Zihao" w:date="2024-08-29T16:27:00Z" w16du:dateUtc="2024-08-29T14:27:00Z">
        <w:r w:rsidR="00116E5A">
          <w:rPr>
            <w:rFonts w:ascii="Arial" w:eastAsiaTheme="minorEastAsia" w:hAnsi="Arial" w:cs="Arial" w:hint="eastAsia"/>
            <w:sz w:val="22"/>
            <w:szCs w:val="22"/>
            <w:lang w:eastAsia="zh-CN"/>
          </w:rPr>
          <w:t>perspectives</w:t>
        </w:r>
      </w:ins>
      <w:ins w:id="843" w:author="Zhang  Zihao" w:date="2024-08-29T16:01:00Z" w16du:dateUtc="2024-08-29T14:01:00Z">
        <w:r w:rsidR="00130EFE">
          <w:rPr>
            <w:rFonts w:ascii="Arial" w:eastAsiaTheme="minorEastAsia" w:hAnsi="Arial" w:cs="Arial" w:hint="eastAsia"/>
            <w:sz w:val="22"/>
            <w:szCs w:val="22"/>
            <w:lang w:eastAsia="zh-CN"/>
          </w:rPr>
          <w:t xml:space="preserve">. </w:t>
        </w:r>
      </w:ins>
      <w:del w:id="844" w:author="Zhang  Zihao" w:date="2024-08-29T16:02:00Z" w16du:dateUtc="2024-08-29T14:02:00Z">
        <w:r w:rsidR="00674166" w:rsidRPr="00CF7E03" w:rsidDel="007836BB">
          <w:rPr>
            <w:rFonts w:ascii="Arial" w:eastAsiaTheme="minorEastAsia" w:hAnsi="Arial" w:cs="Arial"/>
            <w:sz w:val="22"/>
            <w:szCs w:val="22"/>
            <w:lang w:eastAsia="zh-CN"/>
          </w:rPr>
          <w:delText>chemistry,</w:delText>
        </w:r>
      </w:del>
      <w:commentRangeEnd w:id="817"/>
      <w:r w:rsidR="00B8737C">
        <w:rPr>
          <w:rStyle w:val="CommentReference"/>
        </w:rPr>
        <w:commentReference w:id="817"/>
      </w:r>
      <w:commentRangeEnd w:id="818"/>
      <w:r w:rsidR="00130EFE">
        <w:rPr>
          <w:rStyle w:val="CommentReference"/>
        </w:rPr>
        <w:commentReference w:id="818"/>
      </w:r>
      <w:del w:id="845" w:author="Zhang  Zihao" w:date="2024-08-29T16:02:00Z" w16du:dateUtc="2024-08-29T14:02:00Z">
        <w:r w:rsidR="00674166" w:rsidRPr="00CF7E03" w:rsidDel="007836BB">
          <w:rPr>
            <w:rFonts w:ascii="Arial" w:eastAsiaTheme="minorEastAsia" w:hAnsi="Arial" w:cs="Arial"/>
            <w:sz w:val="22"/>
            <w:szCs w:val="22"/>
            <w:lang w:eastAsia="zh-CN"/>
          </w:rPr>
          <w:delText xml:space="preserve"> </w:delText>
        </w:r>
        <w:r w:rsidR="005F51FC" w:rsidDel="007836BB">
          <w:rPr>
            <w:rFonts w:ascii="Arial" w:eastAsiaTheme="minorEastAsia" w:hAnsi="Arial" w:cs="Arial" w:hint="eastAsia"/>
            <w:sz w:val="22"/>
            <w:szCs w:val="22"/>
            <w:lang w:eastAsia="zh-CN"/>
          </w:rPr>
          <w:delText>which was extensively</w:delText>
        </w:r>
        <w:r w:rsidR="00B910B5" w:rsidRPr="00CF7E03" w:rsidDel="007836BB">
          <w:rPr>
            <w:rFonts w:ascii="Arial" w:eastAsiaTheme="minorEastAsia" w:hAnsi="Arial" w:cs="Arial"/>
            <w:sz w:val="22"/>
            <w:szCs w:val="22"/>
            <w:lang w:eastAsia="zh-CN"/>
          </w:rPr>
          <w:delText xml:space="preserve"> studied by Reppe in the mid</w:delText>
        </w:r>
        <w:r w:rsidR="00B910B5" w:rsidRPr="00CF7E03" w:rsidDel="007836BB">
          <w:rPr>
            <w:rFonts w:ascii="Arial" w:eastAsiaTheme="minorEastAsia" w:hAnsi="Arial" w:cs="Arial"/>
            <w:sz w:val="22"/>
            <w:szCs w:val="22"/>
            <w:lang w:eastAsia="zh-CN"/>
          </w:rPr>
          <w:noBreakHyphen/>
          <w:delText>20</w:delText>
        </w:r>
        <w:r w:rsidR="00B910B5" w:rsidRPr="00CF7E03" w:rsidDel="007836BB">
          <w:rPr>
            <w:rFonts w:ascii="Arial" w:eastAsiaTheme="minorEastAsia" w:hAnsi="Arial" w:cs="Arial"/>
            <w:sz w:val="22"/>
            <w:szCs w:val="22"/>
            <w:vertAlign w:val="superscript"/>
            <w:lang w:eastAsia="zh-CN"/>
          </w:rPr>
          <w:delText>th</w:delText>
        </w:r>
        <w:r w:rsidR="00B910B5" w:rsidRPr="00CF7E03" w:rsidDel="007836BB">
          <w:rPr>
            <w:rFonts w:ascii="Arial" w:eastAsiaTheme="minorEastAsia" w:hAnsi="Arial" w:cs="Arial"/>
            <w:sz w:val="22"/>
            <w:szCs w:val="22"/>
            <w:lang w:eastAsia="zh-CN"/>
          </w:rPr>
          <w:delText xml:space="preserve"> century but ha</w:delText>
        </w:r>
        <w:r w:rsidR="005F51FC" w:rsidDel="007836BB">
          <w:rPr>
            <w:rFonts w:ascii="Arial" w:eastAsiaTheme="minorEastAsia" w:hAnsi="Arial" w:cs="Arial" w:hint="eastAsia"/>
            <w:sz w:val="22"/>
            <w:szCs w:val="22"/>
            <w:lang w:eastAsia="zh-CN"/>
          </w:rPr>
          <w:delText>s since received limited attention</w:delText>
        </w:r>
        <w:r w:rsidR="00B910B5" w:rsidDel="007836BB">
          <w:rPr>
            <w:rFonts w:ascii="Arial" w:eastAsiaTheme="minorEastAsia" w:hAnsi="Arial" w:cs="Arial" w:hint="eastAsia"/>
            <w:sz w:val="22"/>
            <w:szCs w:val="22"/>
            <w:lang w:eastAsia="zh-CN"/>
          </w:rPr>
          <w:delText xml:space="preserve">. </w:delText>
        </w:r>
      </w:del>
      <w:moveFromRangeStart w:id="846" w:author="Zhang  Zihao" w:date="2024-08-29T15:10:00Z" w:name="move175836646"/>
      <w:moveFrom w:id="847" w:author="Zhang  Zihao" w:date="2024-08-29T15:10:00Z" w16du:dateUtc="2024-08-29T13:10:00Z">
        <w:r w:rsidR="00674166" w:rsidRPr="00CF7E03" w:rsidDel="007E128F">
          <w:rPr>
            <w:rFonts w:ascii="Arial" w:eastAsiaTheme="minorEastAsia" w:hAnsi="Arial" w:cs="Arial"/>
            <w:sz w:val="22"/>
            <w:szCs w:val="22"/>
            <w:lang w:eastAsia="zh-CN"/>
          </w:rPr>
          <w:t>C</w:t>
        </w:r>
        <w:r w:rsidR="00674166" w:rsidRPr="00CF7E03" w:rsidDel="007E128F">
          <w:rPr>
            <w:rFonts w:ascii="Arial" w:eastAsiaTheme="minorEastAsia" w:hAnsi="Arial" w:cs="Arial"/>
            <w:sz w:val="22"/>
            <w:szCs w:val="22"/>
            <w:vertAlign w:val="subscript"/>
            <w:lang w:eastAsia="zh-CN"/>
          </w:rPr>
          <w:t>2</w:t>
        </w:r>
        <w:r w:rsidR="00674166" w:rsidRPr="00CF7E03" w:rsidDel="007E128F">
          <w:rPr>
            <w:rFonts w:ascii="Arial" w:eastAsiaTheme="minorEastAsia" w:hAnsi="Arial" w:cs="Arial"/>
            <w:sz w:val="22"/>
            <w:szCs w:val="22"/>
            <w:lang w:eastAsia="zh-CN"/>
          </w:rPr>
          <w:t>H</w:t>
        </w:r>
        <w:r w:rsidR="00674166" w:rsidRPr="00CF7E03" w:rsidDel="007E128F">
          <w:rPr>
            <w:rFonts w:ascii="Arial" w:eastAsiaTheme="minorEastAsia" w:hAnsi="Arial" w:cs="Arial"/>
            <w:sz w:val="22"/>
            <w:szCs w:val="22"/>
            <w:vertAlign w:val="subscript"/>
            <w:lang w:eastAsia="zh-CN"/>
          </w:rPr>
          <w:t>2</w:t>
        </w:r>
        <w:r w:rsidR="00674166" w:rsidRPr="00CF7E03" w:rsidDel="007E128F">
          <w:rPr>
            <w:rFonts w:ascii="Arial" w:eastAsiaTheme="minorEastAsia" w:hAnsi="Arial" w:cs="Arial"/>
            <w:sz w:val="22"/>
            <w:szCs w:val="22"/>
            <w:lang w:eastAsia="zh-CN"/>
          </w:rPr>
          <w:t xml:space="preserve"> </w:t>
        </w:r>
        <w:r w:rsidR="00B910B5" w:rsidDel="007E128F">
          <w:rPr>
            <w:rFonts w:ascii="Arial" w:eastAsiaTheme="minorEastAsia" w:hAnsi="Arial" w:cs="Arial" w:hint="eastAsia"/>
            <w:sz w:val="22"/>
            <w:szCs w:val="22"/>
            <w:lang w:eastAsia="zh-CN"/>
          </w:rPr>
          <w:t xml:space="preserve">can be used to produce </w:t>
        </w:r>
        <w:r w:rsidR="000460B2" w:rsidDel="007E128F">
          <w:rPr>
            <w:rFonts w:ascii="Arial" w:eastAsiaTheme="minorEastAsia" w:hAnsi="Arial" w:cs="Arial"/>
            <w:sz w:val="22"/>
            <w:szCs w:val="22"/>
            <w:lang w:eastAsia="zh-CN"/>
          </w:rPr>
          <w:t>various</w:t>
        </w:r>
        <w:r w:rsidR="000460B2" w:rsidDel="007E128F">
          <w:rPr>
            <w:rFonts w:ascii="Arial" w:eastAsiaTheme="minorEastAsia" w:hAnsi="Arial" w:cs="Arial" w:hint="eastAsia"/>
            <w:sz w:val="22"/>
            <w:szCs w:val="22"/>
            <w:lang w:eastAsia="zh-CN"/>
          </w:rPr>
          <w:t xml:space="preserve"> </w:t>
        </w:r>
        <w:r w:rsidR="00B910B5" w:rsidDel="007E128F">
          <w:rPr>
            <w:rFonts w:ascii="Arial" w:eastAsiaTheme="minorEastAsia" w:hAnsi="Arial" w:cs="Arial" w:hint="eastAsia"/>
            <w:sz w:val="22"/>
            <w:szCs w:val="22"/>
            <w:lang w:eastAsia="zh-CN"/>
          </w:rPr>
          <w:t>bulk chemicals</w:t>
        </w:r>
        <w:r w:rsidR="000460B2" w:rsidDel="007E128F">
          <w:rPr>
            <w:rFonts w:ascii="Arial" w:eastAsiaTheme="minorEastAsia" w:hAnsi="Arial" w:cs="Arial" w:hint="eastAsia"/>
            <w:sz w:val="22"/>
            <w:szCs w:val="22"/>
            <w:lang w:eastAsia="zh-CN"/>
          </w:rPr>
          <w:t xml:space="preserve"> like</w:t>
        </w:r>
        <w:r w:rsidR="00674166" w:rsidRPr="00CF7E03" w:rsidDel="007E128F">
          <w:rPr>
            <w:rFonts w:ascii="Arial" w:eastAsiaTheme="minorEastAsia" w:hAnsi="Arial" w:cs="Arial"/>
            <w:sz w:val="22"/>
            <w:szCs w:val="22"/>
            <w:lang w:eastAsia="zh-CN"/>
          </w:rPr>
          <w:t xml:space="preserve"> VCM, acrylic acid, and 1,4</w:t>
        </w:r>
        <w:r w:rsidR="00D92343" w:rsidDel="007E128F">
          <w:rPr>
            <w:rFonts w:ascii="Arial" w:eastAsiaTheme="minorEastAsia" w:hAnsi="Arial" w:cs="Arial"/>
            <w:sz w:val="22"/>
            <w:szCs w:val="22"/>
            <w:lang w:eastAsia="zh-CN"/>
          </w:rPr>
          <w:noBreakHyphen/>
        </w:r>
        <w:r w:rsidR="00674166" w:rsidRPr="00CF7E03" w:rsidDel="007E128F">
          <w:rPr>
            <w:rFonts w:ascii="Arial" w:eastAsiaTheme="minorEastAsia" w:hAnsi="Arial" w:cs="Arial"/>
            <w:sz w:val="22"/>
            <w:szCs w:val="22"/>
            <w:lang w:eastAsia="zh-CN"/>
          </w:rPr>
          <w:t xml:space="preserve">butanediol. </w:t>
        </w:r>
        <w:r w:rsidR="00674166" w:rsidRPr="006E1098" w:rsidDel="007E128F">
          <w:rPr>
            <w:rFonts w:ascii="Arial" w:eastAsiaTheme="minorEastAsia" w:hAnsi="Arial" w:cs="Arial"/>
            <w:sz w:val="22"/>
            <w:szCs w:val="22"/>
            <w:lang w:eastAsia="zh-CN"/>
          </w:rPr>
          <w:t xml:space="preserve">For instance, </w:t>
        </w:r>
      </w:moveFrom>
      <w:moveFromRangeEnd w:id="846"/>
      <w:del w:id="848" w:author="Zhang  Zihao" w:date="2024-08-29T16:04:00Z" w16du:dateUtc="2024-08-29T14:04:00Z">
        <w:r w:rsidR="00674166" w:rsidRPr="006E1098" w:rsidDel="00F956DA">
          <w:rPr>
            <w:rFonts w:ascii="Arial" w:eastAsiaTheme="minorEastAsia" w:hAnsi="Arial" w:cs="Arial"/>
            <w:sz w:val="22"/>
            <w:szCs w:val="22"/>
            <w:lang w:eastAsia="zh-CN"/>
          </w:rPr>
          <w:delText xml:space="preserve">VCM production </w:delText>
        </w:r>
        <w:r w:rsidR="00674166" w:rsidRPr="006E1098" w:rsidDel="00F956DA">
          <w:rPr>
            <w:rFonts w:ascii="Arial" w:eastAsiaTheme="minorEastAsia" w:hAnsi="Arial" w:cs="Arial"/>
            <w:i/>
            <w:sz w:val="22"/>
            <w:szCs w:val="22"/>
            <w:lang w:eastAsia="zh-CN"/>
          </w:rPr>
          <w:delText>via</w:delText>
        </w:r>
        <w:r w:rsidR="00674166" w:rsidRPr="006E1098" w:rsidDel="00F956DA">
          <w:rPr>
            <w:rFonts w:ascii="Arial" w:eastAsiaTheme="minorEastAsia" w:hAnsi="Arial" w:cs="Arial"/>
            <w:sz w:val="22"/>
            <w:szCs w:val="22"/>
            <w:lang w:eastAsia="zh-CN"/>
          </w:rPr>
          <w:delText xml:space="preserve"> direct C</w:delText>
        </w:r>
        <w:r w:rsidR="00674166" w:rsidRPr="006E1098" w:rsidDel="00F956DA">
          <w:rPr>
            <w:rFonts w:ascii="Arial" w:eastAsiaTheme="minorEastAsia" w:hAnsi="Arial" w:cs="Arial"/>
            <w:sz w:val="22"/>
            <w:szCs w:val="22"/>
            <w:vertAlign w:val="subscript"/>
            <w:lang w:eastAsia="zh-CN"/>
          </w:rPr>
          <w:delText>2</w:delText>
        </w:r>
        <w:r w:rsidR="00674166" w:rsidRPr="006E1098" w:rsidDel="00F956DA">
          <w:rPr>
            <w:rFonts w:ascii="Arial" w:eastAsiaTheme="minorEastAsia" w:hAnsi="Arial" w:cs="Arial"/>
            <w:sz w:val="22"/>
            <w:szCs w:val="22"/>
            <w:lang w:eastAsia="zh-CN"/>
          </w:rPr>
          <w:delText>H</w:delText>
        </w:r>
        <w:r w:rsidR="00674166" w:rsidRPr="006E1098" w:rsidDel="00F956DA">
          <w:rPr>
            <w:rFonts w:ascii="Arial" w:eastAsiaTheme="minorEastAsia" w:hAnsi="Arial" w:cs="Arial"/>
            <w:sz w:val="22"/>
            <w:szCs w:val="22"/>
            <w:vertAlign w:val="subscript"/>
            <w:lang w:eastAsia="zh-CN"/>
          </w:rPr>
          <w:delText>2</w:delText>
        </w:r>
        <w:r w:rsidR="00674166" w:rsidRPr="006E1098" w:rsidDel="00F956DA">
          <w:rPr>
            <w:rFonts w:ascii="Arial" w:eastAsiaTheme="minorEastAsia" w:hAnsi="Arial" w:cs="Arial"/>
            <w:sz w:val="22"/>
            <w:szCs w:val="22"/>
            <w:lang w:eastAsia="zh-CN"/>
          </w:rPr>
          <w:delText xml:space="preserve"> hydrochlorination is more </w:delText>
        </w:r>
        <w:r w:rsidR="00340F0D" w:rsidRPr="006E1098" w:rsidDel="00F956DA">
          <w:rPr>
            <w:rFonts w:ascii="Arial" w:eastAsiaTheme="minorEastAsia" w:hAnsi="Arial" w:cs="Arial"/>
            <w:sz w:val="22"/>
            <w:szCs w:val="22"/>
            <w:lang w:eastAsia="zh-CN"/>
          </w:rPr>
          <w:delText xml:space="preserve">economical and </w:delText>
        </w:r>
        <w:r w:rsidR="00674166" w:rsidRPr="006E1098" w:rsidDel="00F956DA">
          <w:rPr>
            <w:rFonts w:ascii="Arial" w:eastAsiaTheme="minorEastAsia" w:hAnsi="Arial" w:cs="Arial"/>
            <w:sz w:val="22"/>
            <w:szCs w:val="22"/>
            <w:lang w:eastAsia="zh-CN"/>
          </w:rPr>
          <w:delText>straightforward than C</w:delText>
        </w:r>
        <w:r w:rsidR="00674166" w:rsidRPr="006E1098" w:rsidDel="00F956DA">
          <w:rPr>
            <w:rFonts w:ascii="Arial" w:eastAsiaTheme="minorEastAsia" w:hAnsi="Arial" w:cs="Arial"/>
            <w:sz w:val="22"/>
            <w:szCs w:val="22"/>
            <w:vertAlign w:val="subscript"/>
            <w:lang w:eastAsia="zh-CN"/>
          </w:rPr>
          <w:delText>2</w:delText>
        </w:r>
        <w:r w:rsidR="00674166" w:rsidRPr="006E1098" w:rsidDel="00F956DA">
          <w:rPr>
            <w:rFonts w:ascii="Arial" w:eastAsiaTheme="minorEastAsia" w:hAnsi="Arial" w:cs="Arial"/>
            <w:sz w:val="22"/>
            <w:szCs w:val="22"/>
            <w:lang w:eastAsia="zh-CN"/>
          </w:rPr>
          <w:delText>H</w:delText>
        </w:r>
        <w:r w:rsidR="00674166" w:rsidRPr="006E1098" w:rsidDel="00F956DA">
          <w:rPr>
            <w:rFonts w:ascii="Arial" w:eastAsiaTheme="minorEastAsia" w:hAnsi="Arial" w:cs="Arial"/>
            <w:sz w:val="22"/>
            <w:szCs w:val="22"/>
            <w:vertAlign w:val="subscript"/>
            <w:lang w:eastAsia="zh-CN"/>
          </w:rPr>
          <w:delText>4</w:delText>
        </w:r>
        <w:r w:rsidR="009267F1" w:rsidRPr="006E1098" w:rsidDel="00F956DA">
          <w:rPr>
            <w:rFonts w:ascii="Arial" w:eastAsiaTheme="minorEastAsia" w:hAnsi="Arial" w:cs="Arial"/>
            <w:sz w:val="22"/>
            <w:szCs w:val="22"/>
            <w:lang w:eastAsia="zh-CN"/>
          </w:rPr>
          <w:noBreakHyphen/>
        </w:r>
        <w:r w:rsidR="00674166" w:rsidRPr="006E1098" w:rsidDel="00F956DA">
          <w:rPr>
            <w:rFonts w:ascii="Arial" w:eastAsiaTheme="minorEastAsia" w:hAnsi="Arial" w:cs="Arial"/>
            <w:sz w:val="22"/>
            <w:szCs w:val="22"/>
            <w:lang w:eastAsia="zh-CN"/>
          </w:rPr>
          <w:delText>based methods</w:delText>
        </w:r>
        <w:r w:rsidR="00B521AC" w:rsidRPr="006E1098" w:rsidDel="00F956DA">
          <w:rPr>
            <w:rFonts w:ascii="Arial" w:eastAsiaTheme="minorEastAsia" w:hAnsi="Arial" w:cs="Arial"/>
            <w:sz w:val="22"/>
            <w:szCs w:val="22"/>
            <w:lang w:eastAsia="zh-CN"/>
          </w:rPr>
          <w:delText>.</w:delText>
        </w:r>
        <w:r w:rsidR="00BA3524" w:rsidRPr="006E1098" w:rsidDel="00F956DA">
          <w:rPr>
            <w:rFonts w:ascii="Arial" w:hAnsi="Arial" w:cs="Arial"/>
            <w:sz w:val="22"/>
            <w:vertAlign w:val="superscript"/>
          </w:rPr>
          <w:delText>43</w:delText>
        </w:r>
        <w:r w:rsidR="00B521AC" w:rsidRPr="006E1098" w:rsidDel="00F956DA">
          <w:rPr>
            <w:rFonts w:ascii="Arial" w:eastAsiaTheme="minorEastAsia" w:hAnsi="Arial" w:cs="Arial"/>
            <w:sz w:val="22"/>
            <w:szCs w:val="22"/>
            <w:lang w:eastAsia="zh-CN"/>
          </w:rPr>
          <w:delText xml:space="preserve"> </w:delText>
        </w:r>
      </w:del>
      <w:r w:rsidR="00AD67E8" w:rsidRPr="006E1098">
        <w:rPr>
          <w:rFonts w:ascii="Arial" w:eastAsiaTheme="minorEastAsia" w:hAnsi="Arial" w:cs="Arial"/>
          <w:sz w:val="22"/>
          <w:szCs w:val="22"/>
          <w:lang w:eastAsia="zh-CN"/>
        </w:rPr>
        <w:t>However,</w:t>
      </w:r>
      <w:ins w:id="849" w:author="Zhang  Zihao" w:date="2024-08-29T15:11:00Z" w16du:dateUtc="2024-08-29T13:11:00Z">
        <w:r w:rsidR="007E128F" w:rsidRPr="007E128F">
          <w:rPr>
            <w:rFonts w:ascii="Arial" w:eastAsiaTheme="minorEastAsia" w:hAnsi="Arial" w:cs="Arial"/>
            <w:sz w:val="22"/>
            <w:szCs w:val="22"/>
            <w:lang w:eastAsia="zh-CN"/>
          </w:rPr>
          <w:t xml:space="preserve"> </w:t>
        </w:r>
      </w:ins>
      <w:ins w:id="850" w:author="Zhang  Zihao" w:date="2024-08-29T16:04:00Z" w16du:dateUtc="2024-08-29T14:04:00Z">
        <w:r w:rsidR="00F956DA">
          <w:rPr>
            <w:rFonts w:ascii="Arial" w:eastAsiaTheme="minorEastAsia" w:hAnsi="Arial" w:cs="Arial" w:hint="eastAsia"/>
            <w:sz w:val="22"/>
            <w:szCs w:val="22"/>
            <w:lang w:eastAsia="zh-CN"/>
          </w:rPr>
          <w:t xml:space="preserve">a </w:t>
        </w:r>
      </w:ins>
      <w:del w:id="851" w:author="Zhang  Zihao" w:date="2024-08-29T16:04:00Z" w16du:dateUtc="2024-08-29T14:04:00Z">
        <w:r w:rsidR="00AD67E8" w:rsidRPr="006E1098" w:rsidDel="00F956DA">
          <w:rPr>
            <w:rFonts w:ascii="Arial" w:eastAsiaTheme="minorEastAsia" w:hAnsi="Arial" w:cs="Arial"/>
            <w:sz w:val="22"/>
            <w:szCs w:val="22"/>
            <w:lang w:eastAsia="zh-CN"/>
          </w:rPr>
          <w:delText xml:space="preserve"> t</w:delText>
        </w:r>
        <w:r w:rsidR="00674166" w:rsidRPr="006E1098" w:rsidDel="00F956DA">
          <w:rPr>
            <w:rFonts w:ascii="Arial" w:eastAsiaTheme="minorEastAsia" w:hAnsi="Arial" w:cs="Arial"/>
            <w:sz w:val="22"/>
            <w:szCs w:val="22"/>
            <w:lang w:eastAsia="zh-CN"/>
          </w:rPr>
          <w:delText xml:space="preserve">he </w:delText>
        </w:r>
      </w:del>
      <w:r w:rsidR="000460B2" w:rsidRPr="006E1098">
        <w:rPr>
          <w:rFonts w:ascii="Arial" w:eastAsiaTheme="minorEastAsia" w:hAnsi="Arial" w:cs="Arial" w:hint="eastAsia"/>
          <w:sz w:val="22"/>
          <w:szCs w:val="22"/>
          <w:lang w:eastAsia="zh-CN"/>
        </w:rPr>
        <w:t xml:space="preserve">longstanding </w:t>
      </w:r>
      <w:r w:rsidR="00674166" w:rsidRPr="006E1098">
        <w:rPr>
          <w:rFonts w:ascii="Arial" w:eastAsiaTheme="minorEastAsia" w:hAnsi="Arial" w:cs="Arial"/>
          <w:sz w:val="22"/>
          <w:szCs w:val="22"/>
          <w:lang w:eastAsia="zh-CN"/>
        </w:rPr>
        <w:t xml:space="preserve">challenge </w:t>
      </w:r>
      <w:ins w:id="852" w:author="Zhang  Zihao" w:date="2024-08-29T16:04:00Z" w16du:dateUtc="2024-08-29T14:04:00Z">
        <w:r w:rsidR="00F956DA">
          <w:rPr>
            <w:rFonts w:ascii="Arial" w:eastAsiaTheme="minorEastAsia" w:hAnsi="Arial" w:cs="Arial" w:hint="eastAsia"/>
            <w:sz w:val="22"/>
            <w:szCs w:val="22"/>
            <w:lang w:eastAsia="zh-CN"/>
          </w:rPr>
          <w:t xml:space="preserve">in </w:t>
        </w:r>
      </w:ins>
      <w:del w:id="853" w:author="Zhang  Zihao" w:date="2024-08-29T16:04:00Z" w16du:dateUtc="2024-08-29T14:04:00Z">
        <w:r w:rsidR="000460B2" w:rsidRPr="006E1098" w:rsidDel="00F956DA">
          <w:rPr>
            <w:rFonts w:ascii="Arial" w:eastAsiaTheme="minorEastAsia" w:hAnsi="Arial" w:cs="Arial" w:hint="eastAsia"/>
            <w:sz w:val="22"/>
            <w:szCs w:val="22"/>
            <w:lang w:eastAsia="zh-CN"/>
          </w:rPr>
          <w:delText>has been to produce</w:delText>
        </w:r>
        <w:r w:rsidR="00674166" w:rsidRPr="006E1098" w:rsidDel="00F956DA">
          <w:rPr>
            <w:rFonts w:ascii="Arial" w:eastAsiaTheme="minorEastAsia" w:hAnsi="Arial" w:cs="Arial"/>
            <w:sz w:val="22"/>
            <w:szCs w:val="22"/>
            <w:lang w:eastAsia="zh-CN"/>
          </w:rPr>
          <w:delText xml:space="preserve"> </w:delText>
        </w:r>
      </w:del>
      <w:r w:rsidR="00674166" w:rsidRPr="006E1098">
        <w:rPr>
          <w:rFonts w:ascii="Arial" w:eastAsiaTheme="minorEastAsia" w:hAnsi="Arial" w:cs="Arial"/>
          <w:sz w:val="22"/>
          <w:szCs w:val="22"/>
          <w:lang w:eastAsia="zh-CN"/>
        </w:rPr>
        <w:t xml:space="preserve">VCM </w:t>
      </w:r>
      <w:ins w:id="854" w:author="Zhang  Zihao" w:date="2024-08-29T16:05:00Z" w16du:dateUtc="2024-08-29T14:05:00Z">
        <w:r w:rsidR="00F956DA">
          <w:rPr>
            <w:rFonts w:ascii="Arial" w:eastAsiaTheme="minorEastAsia" w:hAnsi="Arial" w:cs="Arial" w:hint="eastAsia"/>
            <w:sz w:val="22"/>
            <w:szCs w:val="22"/>
            <w:lang w:eastAsia="zh-CN"/>
          </w:rPr>
          <w:t xml:space="preserve">production </w:t>
        </w:r>
      </w:ins>
      <w:r w:rsidR="00674166" w:rsidRPr="006E1098">
        <w:rPr>
          <w:rFonts w:ascii="Arial" w:eastAsiaTheme="minorEastAsia" w:hAnsi="Arial" w:cs="Arial"/>
          <w:sz w:val="22"/>
          <w:szCs w:val="22"/>
          <w:lang w:eastAsia="zh-CN"/>
        </w:rPr>
        <w:t>from C</w:t>
      </w:r>
      <w:r w:rsidR="00674166" w:rsidRPr="006E1098">
        <w:rPr>
          <w:rFonts w:ascii="Arial" w:eastAsiaTheme="minorEastAsia" w:hAnsi="Arial" w:cs="Arial"/>
          <w:sz w:val="22"/>
          <w:szCs w:val="22"/>
          <w:vertAlign w:val="subscript"/>
          <w:lang w:eastAsia="zh-CN"/>
        </w:rPr>
        <w:t>2</w:t>
      </w:r>
      <w:r w:rsidR="00674166" w:rsidRPr="006E1098">
        <w:rPr>
          <w:rFonts w:ascii="Arial" w:eastAsiaTheme="minorEastAsia" w:hAnsi="Arial" w:cs="Arial"/>
          <w:sz w:val="22"/>
          <w:szCs w:val="22"/>
          <w:lang w:eastAsia="zh-CN"/>
        </w:rPr>
        <w:t>H</w:t>
      </w:r>
      <w:r w:rsidR="00674166" w:rsidRPr="006E1098">
        <w:rPr>
          <w:rFonts w:ascii="Arial" w:eastAsiaTheme="minorEastAsia" w:hAnsi="Arial" w:cs="Arial"/>
          <w:sz w:val="22"/>
          <w:szCs w:val="22"/>
          <w:vertAlign w:val="subscript"/>
          <w:lang w:eastAsia="zh-CN"/>
        </w:rPr>
        <w:t>2</w:t>
      </w:r>
      <w:r w:rsidR="00674166" w:rsidRPr="006E1098">
        <w:rPr>
          <w:rFonts w:ascii="Arial" w:eastAsiaTheme="minorEastAsia" w:hAnsi="Arial" w:cs="Arial"/>
          <w:sz w:val="22"/>
          <w:szCs w:val="22"/>
          <w:lang w:eastAsia="zh-CN"/>
        </w:rPr>
        <w:t xml:space="preserve"> </w:t>
      </w:r>
      <w:ins w:id="855" w:author="Zhang  Zihao" w:date="2024-08-29T16:27:00Z" w16du:dateUtc="2024-08-29T14:27:00Z">
        <w:r w:rsidR="00116E5A">
          <w:rPr>
            <w:rFonts w:ascii="Arial" w:eastAsiaTheme="minorEastAsia" w:hAnsi="Arial" w:cs="Arial" w:hint="eastAsia"/>
            <w:sz w:val="22"/>
            <w:szCs w:val="22"/>
            <w:lang w:eastAsia="zh-CN"/>
          </w:rPr>
          <w:t xml:space="preserve">has been </w:t>
        </w:r>
      </w:ins>
      <w:del w:id="856" w:author="Zhang  Zihao" w:date="2024-08-29T16:10:00Z" w16du:dateUtc="2024-08-29T14:10:00Z">
        <w:r w:rsidR="00674166" w:rsidRPr="006E1098" w:rsidDel="00010ADF">
          <w:rPr>
            <w:rFonts w:ascii="Arial" w:eastAsiaTheme="minorEastAsia" w:hAnsi="Arial" w:cs="Arial"/>
            <w:sz w:val="22"/>
            <w:szCs w:val="22"/>
            <w:lang w:eastAsia="zh-CN"/>
          </w:rPr>
          <w:delText xml:space="preserve">in </w:delText>
        </w:r>
      </w:del>
      <w:del w:id="857" w:author="Zhang  Zihao" w:date="2024-08-29T16:05:00Z" w16du:dateUtc="2024-08-29T14:05:00Z">
        <w:r w:rsidR="00674166" w:rsidRPr="006E1098" w:rsidDel="00F956DA">
          <w:rPr>
            <w:rFonts w:ascii="Arial" w:eastAsiaTheme="minorEastAsia" w:hAnsi="Arial" w:cs="Arial"/>
            <w:sz w:val="22"/>
            <w:szCs w:val="22"/>
            <w:lang w:eastAsia="zh-CN"/>
          </w:rPr>
          <w:delText xml:space="preserve">an </w:delText>
        </w:r>
      </w:del>
      <w:ins w:id="858" w:author="Zhang  Zihao" w:date="2024-08-29T16:05:00Z" w16du:dateUtc="2024-08-29T14:05:00Z">
        <w:r w:rsidR="00F956DA">
          <w:rPr>
            <w:rFonts w:ascii="Arial" w:eastAsiaTheme="minorEastAsia" w:hAnsi="Arial" w:cs="Arial"/>
            <w:sz w:val="22"/>
            <w:szCs w:val="22"/>
            <w:lang w:eastAsia="zh-CN"/>
          </w:rPr>
          <w:t>the</w:t>
        </w:r>
        <w:r w:rsidR="00F956DA">
          <w:rPr>
            <w:rFonts w:ascii="Arial" w:eastAsiaTheme="minorEastAsia" w:hAnsi="Arial" w:cs="Arial" w:hint="eastAsia"/>
            <w:sz w:val="22"/>
            <w:szCs w:val="22"/>
            <w:lang w:eastAsia="zh-CN"/>
          </w:rPr>
          <w:t xml:space="preserve"> use of </w:t>
        </w:r>
      </w:ins>
      <w:del w:id="859" w:author="Zhang  Zihao" w:date="2024-08-29T16:05:00Z" w16du:dateUtc="2024-08-29T14:05:00Z">
        <w:r w:rsidR="00674166" w:rsidRPr="006E1098" w:rsidDel="00F956DA">
          <w:rPr>
            <w:rFonts w:ascii="Arial" w:eastAsiaTheme="minorEastAsia" w:hAnsi="Arial" w:cs="Arial"/>
            <w:sz w:val="22"/>
            <w:szCs w:val="22"/>
            <w:lang w:eastAsia="zh-CN"/>
          </w:rPr>
          <w:delText xml:space="preserve">environmentally friendly manner without </w:delText>
        </w:r>
      </w:del>
      <w:r w:rsidR="00674166" w:rsidRPr="006E1098">
        <w:rPr>
          <w:rFonts w:ascii="Arial" w:eastAsiaTheme="minorEastAsia" w:hAnsi="Arial" w:cs="Arial"/>
          <w:sz w:val="22"/>
          <w:szCs w:val="22"/>
          <w:lang w:eastAsia="zh-CN"/>
        </w:rPr>
        <w:t>mercury catalysts</w:t>
      </w:r>
      <w:ins w:id="860" w:author="Zhang  Zihao" w:date="2024-08-29T16:05:00Z" w16du:dateUtc="2024-08-29T14:05:00Z">
        <w:r w:rsidR="00F956DA">
          <w:rPr>
            <w:rFonts w:ascii="Arial" w:eastAsiaTheme="minorEastAsia" w:hAnsi="Arial" w:cs="Arial" w:hint="eastAsia"/>
            <w:sz w:val="22"/>
            <w:szCs w:val="22"/>
            <w:lang w:eastAsia="zh-CN"/>
          </w:rPr>
          <w:t xml:space="preserve">, that </w:t>
        </w:r>
      </w:ins>
      <w:ins w:id="861" w:author="Zhang  Zihao" w:date="2024-08-29T16:27:00Z" w16du:dateUtc="2024-08-29T14:27:00Z">
        <w:r w:rsidR="00116E5A">
          <w:rPr>
            <w:rFonts w:ascii="Arial" w:eastAsiaTheme="minorEastAsia" w:hAnsi="Arial" w:cs="Arial" w:hint="eastAsia"/>
            <w:sz w:val="22"/>
            <w:szCs w:val="22"/>
            <w:lang w:eastAsia="zh-CN"/>
          </w:rPr>
          <w:t xml:space="preserve">are harmful to </w:t>
        </w:r>
      </w:ins>
      <w:ins w:id="862" w:author="Zhang  Zihao" w:date="2024-08-29T16:05:00Z" w16du:dateUtc="2024-08-29T14:05:00Z">
        <w:r w:rsidR="00F956DA">
          <w:rPr>
            <w:rFonts w:ascii="Arial" w:eastAsiaTheme="minorEastAsia" w:hAnsi="Arial" w:cs="Arial" w:hint="eastAsia"/>
            <w:sz w:val="22"/>
            <w:szCs w:val="22"/>
            <w:lang w:eastAsia="zh-CN"/>
          </w:rPr>
          <w:t xml:space="preserve">the </w:t>
        </w:r>
        <w:r w:rsidR="00F956DA">
          <w:rPr>
            <w:rFonts w:ascii="Arial" w:eastAsiaTheme="minorEastAsia" w:hAnsi="Arial" w:cs="Arial"/>
            <w:sz w:val="22"/>
            <w:szCs w:val="22"/>
            <w:lang w:eastAsia="zh-CN"/>
          </w:rPr>
          <w:t>environment</w:t>
        </w:r>
      </w:ins>
      <w:r w:rsidR="00674166" w:rsidRPr="006E1098">
        <w:rPr>
          <w:rFonts w:ascii="Arial" w:eastAsiaTheme="minorEastAsia" w:hAnsi="Arial" w:cs="Arial"/>
          <w:sz w:val="22"/>
          <w:szCs w:val="22"/>
          <w:lang w:eastAsia="zh-CN"/>
        </w:rPr>
        <w:t>.</w:t>
      </w:r>
      <w:r w:rsidR="00674166" w:rsidRPr="00CF7E03">
        <w:rPr>
          <w:rFonts w:ascii="Arial" w:eastAsiaTheme="minorEastAsia" w:hAnsi="Arial" w:cs="Arial"/>
          <w:sz w:val="22"/>
          <w:szCs w:val="22"/>
          <w:lang w:eastAsia="zh-CN"/>
        </w:rPr>
        <w:t xml:space="preserve"> The recent commercialization of an Au/C catalyst for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hydrochlorination addresses </w:t>
      </w:r>
      <w:del w:id="863" w:author="Zhang  Zihao" w:date="2024-08-29T16:06:00Z" w16du:dateUtc="2024-08-29T14:06:00Z">
        <w:r w:rsidR="008A0198" w:rsidDel="00F956DA">
          <w:rPr>
            <w:rFonts w:ascii="Arial" w:eastAsiaTheme="minorEastAsia" w:hAnsi="Arial" w:cs="Arial" w:hint="eastAsia"/>
            <w:sz w:val="22"/>
            <w:szCs w:val="22"/>
            <w:lang w:eastAsia="zh-CN"/>
          </w:rPr>
          <w:delText xml:space="preserve">some </w:delText>
        </w:r>
      </w:del>
      <w:ins w:id="864" w:author="Zhang  Zihao" w:date="2024-08-29T16:06:00Z" w16du:dateUtc="2024-08-29T14:06:00Z">
        <w:r w:rsidR="00F956DA">
          <w:rPr>
            <w:rFonts w:ascii="Arial" w:eastAsiaTheme="minorEastAsia" w:hAnsi="Arial" w:cs="Arial" w:hint="eastAsia"/>
            <w:sz w:val="22"/>
            <w:szCs w:val="22"/>
            <w:lang w:eastAsia="zh-CN"/>
          </w:rPr>
          <w:t>the</w:t>
        </w:r>
      </w:ins>
      <w:ins w:id="865" w:author="Zhang  Zihao" w:date="2024-08-29T16:28:00Z" w16du:dateUtc="2024-08-29T14:28:00Z">
        <w:r w:rsidR="00116E5A">
          <w:rPr>
            <w:rFonts w:ascii="Arial" w:eastAsiaTheme="minorEastAsia" w:hAnsi="Arial" w:cs="Arial" w:hint="eastAsia"/>
            <w:sz w:val="22"/>
            <w:szCs w:val="22"/>
            <w:lang w:eastAsia="zh-CN"/>
          </w:rPr>
          <w:t xml:space="preserve">se </w:t>
        </w:r>
      </w:ins>
      <w:r w:rsidR="00674166" w:rsidRPr="00CF7E03">
        <w:rPr>
          <w:rFonts w:ascii="Arial" w:eastAsiaTheme="minorEastAsia" w:hAnsi="Arial" w:cs="Arial"/>
          <w:sz w:val="22"/>
          <w:szCs w:val="22"/>
          <w:lang w:eastAsia="zh-CN"/>
        </w:rPr>
        <w:t>environmental concerns</w:t>
      </w:r>
      <w:del w:id="866" w:author="Zhang  Zihao" w:date="2024-08-29T16:28:00Z" w16du:dateUtc="2024-08-29T14:28:00Z">
        <w:r w:rsidR="00674166" w:rsidRPr="00CF7E03" w:rsidDel="00116E5A">
          <w:rPr>
            <w:rFonts w:ascii="Arial" w:eastAsiaTheme="minorEastAsia" w:hAnsi="Arial" w:cs="Arial"/>
            <w:sz w:val="22"/>
            <w:szCs w:val="22"/>
            <w:lang w:eastAsia="zh-CN"/>
          </w:rPr>
          <w:delText xml:space="preserve"> associated with mercury catalysts</w:delText>
        </w:r>
      </w:del>
      <w:r w:rsidR="00360362" w:rsidRPr="00CF7E03">
        <w:rPr>
          <w:rFonts w:ascii="Arial" w:eastAsiaTheme="minorEastAsia" w:hAnsi="Arial" w:cs="Arial"/>
          <w:sz w:val="22"/>
          <w:szCs w:val="22"/>
          <w:lang w:eastAsia="zh-CN"/>
        </w:rPr>
        <w:t>.</w:t>
      </w:r>
      <w:r w:rsidR="00BA3524" w:rsidRPr="00BA3524">
        <w:rPr>
          <w:rFonts w:ascii="Arial" w:hAnsi="Arial" w:cs="Arial"/>
          <w:sz w:val="22"/>
          <w:vertAlign w:val="superscript"/>
        </w:rPr>
        <w:t>97,98</w:t>
      </w:r>
      <w:ins w:id="867" w:author="Zhang  Zihao" w:date="2024-08-29T16:30:00Z" w16du:dateUtc="2024-08-29T14:30:00Z">
        <w:r w:rsidR="00116E5A">
          <w:rPr>
            <w:rFonts w:ascii="Arial" w:eastAsiaTheme="minorEastAsia" w:hAnsi="Arial" w:cs="Arial" w:hint="eastAsia"/>
            <w:sz w:val="22"/>
            <w:szCs w:val="22"/>
            <w:lang w:eastAsia="zh-CN"/>
          </w:rPr>
          <w:t xml:space="preserve"> As a result, </w:t>
        </w:r>
      </w:ins>
      <w:del w:id="868" w:author="Zhang  Zihao" w:date="2024-08-29T16:30:00Z" w16du:dateUtc="2024-08-29T14:30:00Z">
        <w:r w:rsidR="00360362" w:rsidRPr="00CF7E03" w:rsidDel="00116E5A">
          <w:rPr>
            <w:rFonts w:ascii="Arial" w:eastAsiaTheme="minorEastAsia" w:hAnsi="Arial" w:cs="Arial"/>
            <w:sz w:val="22"/>
            <w:szCs w:val="22"/>
            <w:lang w:eastAsia="zh-CN"/>
          </w:rPr>
          <w:delText xml:space="preserve"> </w:delText>
        </w:r>
      </w:del>
      <w:ins w:id="869" w:author="Zhang  Zihao" w:date="2024-08-29T16:30:00Z" w16du:dateUtc="2024-08-29T14:30:00Z">
        <w:r w:rsidR="00116E5A">
          <w:rPr>
            <w:rFonts w:ascii="Arial" w:eastAsiaTheme="minorEastAsia" w:hAnsi="Arial" w:cs="Arial" w:hint="eastAsia"/>
            <w:sz w:val="22"/>
            <w:szCs w:val="22"/>
            <w:lang w:eastAsia="zh-CN"/>
          </w:rPr>
          <w:t>t</w:t>
        </w:r>
      </w:ins>
      <w:ins w:id="870" w:author="Zhang  Zihao" w:date="2024-08-29T16:14:00Z" w16du:dateUtc="2024-08-29T14:14:00Z">
        <w:r w:rsidR="00B76A35">
          <w:rPr>
            <w:rFonts w:ascii="Arial" w:eastAsiaTheme="minorEastAsia" w:hAnsi="Arial" w:cs="Arial" w:hint="eastAsia"/>
            <w:sz w:val="22"/>
            <w:szCs w:val="22"/>
            <w:lang w:eastAsia="zh-CN"/>
          </w:rPr>
          <w:t xml:space="preserve">he transition from </w:t>
        </w:r>
        <w:r w:rsidR="00B76A35" w:rsidRPr="00CF7E03">
          <w:rPr>
            <w:rFonts w:ascii="Arial" w:eastAsiaTheme="minorEastAsia" w:hAnsi="Arial" w:cs="Arial"/>
            <w:sz w:val="22"/>
            <w:szCs w:val="22"/>
            <w:lang w:eastAsia="zh-CN"/>
          </w:rPr>
          <w:t>C</w:t>
        </w:r>
        <w:r w:rsidR="00B76A35" w:rsidRPr="00CF7E03">
          <w:rPr>
            <w:rFonts w:ascii="Arial" w:eastAsiaTheme="minorEastAsia" w:hAnsi="Arial" w:cs="Arial"/>
            <w:sz w:val="22"/>
            <w:szCs w:val="22"/>
            <w:vertAlign w:val="subscript"/>
            <w:lang w:eastAsia="zh-CN"/>
          </w:rPr>
          <w:t>2</w:t>
        </w:r>
        <w:r w:rsidR="00B76A35" w:rsidRPr="00CF7E03">
          <w:rPr>
            <w:rFonts w:ascii="Arial" w:eastAsiaTheme="minorEastAsia" w:hAnsi="Arial" w:cs="Arial"/>
            <w:sz w:val="22"/>
            <w:szCs w:val="22"/>
            <w:lang w:eastAsia="zh-CN"/>
          </w:rPr>
          <w:t>H</w:t>
        </w:r>
        <w:r w:rsidR="00B76A35">
          <w:rPr>
            <w:rFonts w:ascii="Arial" w:eastAsiaTheme="minorEastAsia" w:hAnsi="Arial" w:cs="Arial" w:hint="eastAsia"/>
            <w:sz w:val="22"/>
            <w:szCs w:val="22"/>
            <w:vertAlign w:val="subscript"/>
            <w:lang w:eastAsia="zh-CN"/>
          </w:rPr>
          <w:t>4</w:t>
        </w:r>
        <w:r w:rsidR="00B76A35">
          <w:rPr>
            <w:rFonts w:ascii="Arial" w:eastAsiaTheme="minorEastAsia" w:hAnsi="Arial" w:cs="Arial" w:hint="eastAsia"/>
            <w:sz w:val="22"/>
            <w:szCs w:val="22"/>
            <w:lang w:eastAsia="zh-CN"/>
          </w:rPr>
          <w:t xml:space="preserve"> to</w:t>
        </w:r>
        <w:r w:rsidR="00B76A35" w:rsidRPr="00130EFE">
          <w:rPr>
            <w:rFonts w:ascii="Arial" w:eastAsiaTheme="minorEastAsia" w:hAnsi="Arial" w:cs="Arial"/>
            <w:sz w:val="22"/>
            <w:szCs w:val="22"/>
            <w:lang w:eastAsia="zh-CN"/>
          </w:rPr>
          <w:t xml:space="preserve"> </w:t>
        </w:r>
        <w:r w:rsidR="00B76A35" w:rsidRPr="00CF7E03">
          <w:rPr>
            <w:rFonts w:ascii="Arial" w:eastAsiaTheme="minorEastAsia" w:hAnsi="Arial" w:cs="Arial"/>
            <w:sz w:val="22"/>
            <w:szCs w:val="22"/>
            <w:lang w:eastAsia="zh-CN"/>
          </w:rPr>
          <w:t>C</w:t>
        </w:r>
        <w:r w:rsidR="00B76A35" w:rsidRPr="00CF7E03">
          <w:rPr>
            <w:rFonts w:ascii="Arial" w:eastAsiaTheme="minorEastAsia" w:hAnsi="Arial" w:cs="Arial"/>
            <w:sz w:val="22"/>
            <w:szCs w:val="22"/>
            <w:vertAlign w:val="subscript"/>
            <w:lang w:eastAsia="zh-CN"/>
          </w:rPr>
          <w:t>2</w:t>
        </w:r>
        <w:r w:rsidR="00B76A35" w:rsidRPr="00CF7E03">
          <w:rPr>
            <w:rFonts w:ascii="Arial" w:eastAsiaTheme="minorEastAsia" w:hAnsi="Arial" w:cs="Arial"/>
            <w:sz w:val="22"/>
            <w:szCs w:val="22"/>
            <w:lang w:eastAsia="zh-CN"/>
          </w:rPr>
          <w:t>H</w:t>
        </w:r>
        <w:r w:rsidR="00B76A35" w:rsidRPr="00CF7E03">
          <w:rPr>
            <w:rFonts w:ascii="Arial" w:eastAsiaTheme="minorEastAsia" w:hAnsi="Arial" w:cs="Arial"/>
            <w:sz w:val="22"/>
            <w:szCs w:val="22"/>
            <w:vertAlign w:val="subscript"/>
            <w:lang w:eastAsia="zh-CN"/>
          </w:rPr>
          <w:t>2</w:t>
        </w:r>
        <w:r w:rsidR="00B76A35">
          <w:rPr>
            <w:rFonts w:ascii="Arial" w:eastAsiaTheme="minorEastAsia" w:hAnsi="Arial" w:cs="Arial" w:hint="eastAsia"/>
            <w:sz w:val="22"/>
            <w:szCs w:val="22"/>
            <w:lang w:eastAsia="zh-CN"/>
          </w:rPr>
          <w:t xml:space="preserve"> </w:t>
        </w:r>
      </w:ins>
      <w:ins w:id="871" w:author="Zhang  Zihao" w:date="2024-08-29T16:29:00Z" w16du:dateUtc="2024-08-29T14:29:00Z">
        <w:r w:rsidR="00116E5A">
          <w:rPr>
            <w:rFonts w:ascii="Arial" w:eastAsiaTheme="minorEastAsia" w:hAnsi="Arial" w:cs="Arial" w:hint="eastAsia"/>
            <w:sz w:val="22"/>
            <w:szCs w:val="22"/>
            <w:lang w:eastAsia="zh-CN"/>
          </w:rPr>
          <w:t>for VCM production</w:t>
        </w:r>
      </w:ins>
      <w:ins w:id="872" w:author="Zhang  Zihao" w:date="2024-08-29T16:14:00Z" w16du:dateUtc="2024-08-29T14:14:00Z">
        <w:r w:rsidR="00B76A35">
          <w:rPr>
            <w:rFonts w:ascii="Arial" w:eastAsiaTheme="minorEastAsia" w:hAnsi="Arial" w:cs="Arial" w:hint="eastAsia"/>
            <w:sz w:val="22"/>
            <w:szCs w:val="22"/>
            <w:lang w:eastAsia="zh-CN"/>
          </w:rPr>
          <w:t xml:space="preserve"> could </w:t>
        </w:r>
      </w:ins>
      <w:ins w:id="873" w:author="Zhang  Zihao" w:date="2024-08-29T16:30:00Z" w16du:dateUtc="2024-08-29T14:30:00Z">
        <w:r w:rsidR="00116E5A">
          <w:rPr>
            <w:rFonts w:ascii="Arial" w:eastAsiaTheme="minorEastAsia" w:hAnsi="Arial" w:cs="Arial" w:hint="eastAsia"/>
            <w:sz w:val="22"/>
            <w:szCs w:val="22"/>
            <w:lang w:eastAsia="zh-CN"/>
          </w:rPr>
          <w:t>stimulate</w:t>
        </w:r>
      </w:ins>
      <w:ins w:id="874" w:author="Zhang  Zihao" w:date="2024-08-29T16:14:00Z" w16du:dateUtc="2024-08-29T14:14:00Z">
        <w:r w:rsidR="00B76A35">
          <w:rPr>
            <w:rFonts w:ascii="Arial" w:eastAsiaTheme="minorEastAsia" w:hAnsi="Arial" w:cs="Arial" w:hint="eastAsia"/>
            <w:sz w:val="22"/>
            <w:szCs w:val="22"/>
            <w:lang w:eastAsia="zh-CN"/>
          </w:rPr>
          <w:t xml:space="preserve"> the revival of</w:t>
        </w:r>
      </w:ins>
      <w:ins w:id="875" w:author="Zhang  Zihao" w:date="2024-08-29T16:30:00Z" w16du:dateUtc="2024-08-29T14:30:00Z">
        <w:r w:rsidR="00116E5A">
          <w:rPr>
            <w:rFonts w:ascii="Arial" w:eastAsiaTheme="minorEastAsia" w:hAnsi="Arial" w:cs="Arial" w:hint="eastAsia"/>
            <w:sz w:val="22"/>
            <w:szCs w:val="22"/>
            <w:lang w:eastAsia="zh-CN"/>
          </w:rPr>
          <w:t xml:space="preserve"> the</w:t>
        </w:r>
      </w:ins>
      <w:ins w:id="876" w:author="Zhang  Zihao" w:date="2024-08-29T16:14:00Z" w16du:dateUtc="2024-08-29T14:14:00Z">
        <w:r w:rsidR="00B76A35">
          <w:rPr>
            <w:rFonts w:ascii="Arial" w:eastAsiaTheme="minorEastAsia" w:hAnsi="Arial" w:cs="Arial" w:hint="eastAsia"/>
            <w:sz w:val="22"/>
            <w:szCs w:val="22"/>
            <w:lang w:eastAsia="zh-CN"/>
          </w:rPr>
          <w:t xml:space="preserve"> </w:t>
        </w:r>
      </w:ins>
      <w:ins w:id="877" w:author="Zhang  Zihao" w:date="2024-08-29T16:15:00Z" w16du:dateUtc="2024-08-29T14:15:00Z">
        <w:r w:rsidR="00B76A35" w:rsidRPr="00CF7E03">
          <w:rPr>
            <w:rFonts w:ascii="Arial" w:eastAsiaTheme="minorEastAsia" w:hAnsi="Arial" w:cs="Arial"/>
            <w:sz w:val="22"/>
            <w:szCs w:val="22"/>
            <w:lang w:eastAsia="zh-CN"/>
          </w:rPr>
          <w:t>C</w:t>
        </w:r>
        <w:r w:rsidR="00B76A35" w:rsidRPr="00CF7E03">
          <w:rPr>
            <w:rFonts w:ascii="Arial" w:eastAsiaTheme="minorEastAsia" w:hAnsi="Arial" w:cs="Arial"/>
            <w:sz w:val="22"/>
            <w:szCs w:val="22"/>
            <w:vertAlign w:val="subscript"/>
            <w:lang w:eastAsia="zh-CN"/>
          </w:rPr>
          <w:t>2</w:t>
        </w:r>
        <w:r w:rsidR="00B76A35" w:rsidRPr="00CF7E03">
          <w:rPr>
            <w:rFonts w:ascii="Arial" w:eastAsiaTheme="minorEastAsia" w:hAnsi="Arial" w:cs="Arial"/>
            <w:sz w:val="22"/>
            <w:szCs w:val="22"/>
            <w:lang w:eastAsia="zh-CN"/>
          </w:rPr>
          <w:t>H</w:t>
        </w:r>
        <w:r w:rsidR="00B76A35" w:rsidRPr="00CF7E03">
          <w:rPr>
            <w:rFonts w:ascii="Arial" w:eastAsiaTheme="minorEastAsia" w:hAnsi="Arial" w:cs="Arial"/>
            <w:sz w:val="22"/>
            <w:szCs w:val="22"/>
            <w:vertAlign w:val="subscript"/>
            <w:lang w:eastAsia="zh-CN"/>
          </w:rPr>
          <w:t>2</w:t>
        </w:r>
        <w:r w:rsidR="00B76A35">
          <w:rPr>
            <w:rFonts w:ascii="Arial" w:eastAsiaTheme="minorEastAsia" w:hAnsi="Arial" w:cs="Arial" w:hint="eastAsia"/>
            <w:sz w:val="22"/>
            <w:szCs w:val="22"/>
            <w:lang w:eastAsia="zh-CN"/>
          </w:rPr>
          <w:t xml:space="preserve"> </w:t>
        </w:r>
      </w:ins>
      <w:ins w:id="878" w:author="Zhang  Zihao" w:date="2024-08-29T16:24:00Z" w16du:dateUtc="2024-08-29T14:24:00Z">
        <w:r w:rsidR="00116E5A">
          <w:rPr>
            <w:rFonts w:ascii="Arial" w:eastAsiaTheme="minorEastAsia" w:hAnsi="Arial" w:cs="Arial" w:hint="eastAsia"/>
            <w:sz w:val="22"/>
            <w:szCs w:val="22"/>
            <w:lang w:eastAsia="zh-CN"/>
          </w:rPr>
          <w:t>industry</w:t>
        </w:r>
      </w:ins>
      <w:ins w:id="879" w:author="Zhang  Zihao" w:date="2024-08-29T16:14:00Z" w16du:dateUtc="2024-08-29T14:14:00Z">
        <w:r w:rsidR="00B76A35">
          <w:rPr>
            <w:rFonts w:ascii="Arial" w:eastAsiaTheme="minorEastAsia" w:hAnsi="Arial" w:cs="Arial" w:hint="eastAsia"/>
            <w:sz w:val="22"/>
            <w:szCs w:val="22"/>
            <w:lang w:eastAsia="zh-CN"/>
          </w:rPr>
          <w:t xml:space="preserve">. </w:t>
        </w:r>
      </w:ins>
      <w:ins w:id="880" w:author="Zhang  Zihao" w:date="2024-08-29T16:07:00Z" w16du:dateUtc="2024-08-29T14:07:00Z">
        <w:r w:rsidR="00F956DA" w:rsidRPr="00CF7E03">
          <w:rPr>
            <w:rFonts w:ascii="Arial" w:eastAsiaTheme="minorEastAsia" w:hAnsi="Arial" w:cs="Arial"/>
            <w:sz w:val="22"/>
            <w:szCs w:val="22"/>
            <w:lang w:eastAsia="zh-CN"/>
          </w:rPr>
          <w:t>C</w:t>
        </w:r>
        <w:r w:rsidR="00F956DA" w:rsidRPr="00CF7E03">
          <w:rPr>
            <w:rFonts w:ascii="Arial" w:eastAsiaTheme="minorEastAsia" w:hAnsi="Arial" w:cs="Arial"/>
            <w:sz w:val="22"/>
            <w:szCs w:val="22"/>
            <w:vertAlign w:val="subscript"/>
            <w:lang w:eastAsia="zh-CN"/>
          </w:rPr>
          <w:t>2</w:t>
        </w:r>
        <w:r w:rsidR="00F956DA" w:rsidRPr="00CF7E03">
          <w:rPr>
            <w:rFonts w:ascii="Arial" w:eastAsiaTheme="minorEastAsia" w:hAnsi="Arial" w:cs="Arial"/>
            <w:sz w:val="22"/>
            <w:szCs w:val="22"/>
            <w:lang w:eastAsia="zh-CN"/>
          </w:rPr>
          <w:t>H</w:t>
        </w:r>
        <w:r w:rsidR="00F956DA" w:rsidRPr="00CF7E03">
          <w:rPr>
            <w:rFonts w:ascii="Arial" w:eastAsiaTheme="minorEastAsia" w:hAnsi="Arial" w:cs="Arial"/>
            <w:sz w:val="22"/>
            <w:szCs w:val="22"/>
            <w:vertAlign w:val="subscript"/>
            <w:lang w:eastAsia="zh-CN"/>
          </w:rPr>
          <w:t>2</w:t>
        </w:r>
        <w:r w:rsidR="00F956DA">
          <w:rPr>
            <w:rFonts w:ascii="Arial" w:eastAsiaTheme="minorEastAsia" w:hAnsi="Arial" w:cs="Arial" w:hint="eastAsia"/>
            <w:sz w:val="22"/>
            <w:szCs w:val="22"/>
            <w:lang w:eastAsia="zh-CN"/>
          </w:rPr>
          <w:t xml:space="preserve"> </w:t>
        </w:r>
        <w:r w:rsidR="00F956DA">
          <w:rPr>
            <w:rFonts w:ascii="Arial" w:eastAsiaTheme="minorEastAsia" w:hAnsi="Arial" w:cs="Arial"/>
            <w:sz w:val="22"/>
            <w:szCs w:val="22"/>
            <w:lang w:eastAsia="zh-CN"/>
          </w:rPr>
          <w:t>chemistry</w:t>
        </w:r>
        <w:r w:rsidR="00F956DA">
          <w:rPr>
            <w:rFonts w:ascii="Arial" w:eastAsiaTheme="minorEastAsia" w:hAnsi="Arial" w:cs="Arial" w:hint="eastAsia"/>
            <w:sz w:val="22"/>
            <w:szCs w:val="22"/>
            <w:lang w:eastAsia="zh-CN"/>
          </w:rPr>
          <w:t xml:space="preserve"> was only extensively</w:t>
        </w:r>
        <w:r w:rsidR="00F956DA" w:rsidRPr="00CF7E03">
          <w:rPr>
            <w:rFonts w:ascii="Arial" w:eastAsiaTheme="minorEastAsia" w:hAnsi="Arial" w:cs="Arial"/>
            <w:sz w:val="22"/>
            <w:szCs w:val="22"/>
            <w:lang w:eastAsia="zh-CN"/>
          </w:rPr>
          <w:t xml:space="preserve"> studied by Reppe in the mid</w:t>
        </w:r>
        <w:r w:rsidR="00F956DA" w:rsidRPr="00CF7E03">
          <w:rPr>
            <w:rFonts w:ascii="Arial" w:eastAsiaTheme="minorEastAsia" w:hAnsi="Arial" w:cs="Arial"/>
            <w:sz w:val="22"/>
            <w:szCs w:val="22"/>
            <w:lang w:eastAsia="zh-CN"/>
          </w:rPr>
          <w:noBreakHyphen/>
          <w:t>20</w:t>
        </w:r>
        <w:r w:rsidR="00F956DA" w:rsidRPr="00CF7E03">
          <w:rPr>
            <w:rFonts w:ascii="Arial" w:eastAsiaTheme="minorEastAsia" w:hAnsi="Arial" w:cs="Arial"/>
            <w:sz w:val="22"/>
            <w:szCs w:val="22"/>
            <w:vertAlign w:val="superscript"/>
            <w:lang w:eastAsia="zh-CN"/>
          </w:rPr>
          <w:t>th</w:t>
        </w:r>
        <w:r w:rsidR="00F956DA" w:rsidRPr="00CF7E03">
          <w:rPr>
            <w:rFonts w:ascii="Arial" w:eastAsiaTheme="minorEastAsia" w:hAnsi="Arial" w:cs="Arial"/>
            <w:sz w:val="22"/>
            <w:szCs w:val="22"/>
            <w:lang w:eastAsia="zh-CN"/>
          </w:rPr>
          <w:t xml:space="preserve"> century</w:t>
        </w:r>
      </w:ins>
      <w:ins w:id="881" w:author="Zhang  Zihao" w:date="2024-08-29T16:16:00Z" w16du:dateUtc="2024-08-29T14:16:00Z">
        <w:r w:rsidR="00141AEB">
          <w:rPr>
            <w:rFonts w:ascii="Arial" w:eastAsiaTheme="minorEastAsia" w:hAnsi="Arial" w:cs="Arial" w:hint="eastAsia"/>
            <w:sz w:val="22"/>
            <w:szCs w:val="22"/>
            <w:lang w:eastAsia="zh-CN"/>
          </w:rPr>
          <w:t xml:space="preserve">. </w:t>
        </w:r>
      </w:ins>
      <w:ins w:id="882" w:author="Zhang  Zihao" w:date="2024-08-29T16:31:00Z" w16du:dateUtc="2024-08-29T14:31:00Z">
        <w:r w:rsidR="00974947">
          <w:rPr>
            <w:rFonts w:ascii="Arial" w:eastAsiaTheme="minorEastAsia" w:hAnsi="Arial" w:cs="Arial" w:hint="eastAsia"/>
            <w:sz w:val="22"/>
            <w:szCs w:val="22"/>
            <w:lang w:eastAsia="zh-CN"/>
          </w:rPr>
          <w:t xml:space="preserve">If </w:t>
        </w:r>
      </w:ins>
      <w:ins w:id="883" w:author="Zhang  Zihao" w:date="2024-08-29T16:22:00Z" w16du:dateUtc="2024-08-29T14:22:00Z">
        <w:r w:rsidR="000C6A2C">
          <w:rPr>
            <w:rFonts w:ascii="Arial" w:eastAsiaTheme="minorEastAsia" w:hAnsi="Arial" w:cs="Arial" w:hint="eastAsia"/>
            <w:sz w:val="22"/>
            <w:szCs w:val="22"/>
            <w:lang w:eastAsia="zh-CN"/>
          </w:rPr>
          <w:t>the</w:t>
        </w:r>
        <w:r w:rsidR="000C6A2C" w:rsidRPr="000C6A2C">
          <w:rPr>
            <w:rFonts w:ascii="Arial" w:eastAsiaTheme="minorEastAsia" w:hAnsi="Arial" w:cs="Arial"/>
            <w:sz w:val="22"/>
            <w:szCs w:val="22"/>
            <w:lang w:eastAsia="zh-CN"/>
          </w:rPr>
          <w:t xml:space="preserve"> </w:t>
        </w:r>
        <w:r w:rsidR="000C6A2C" w:rsidRPr="00CF7E03">
          <w:rPr>
            <w:rFonts w:ascii="Arial" w:eastAsiaTheme="minorEastAsia" w:hAnsi="Arial" w:cs="Arial"/>
            <w:sz w:val="22"/>
            <w:szCs w:val="22"/>
            <w:lang w:eastAsia="zh-CN"/>
          </w:rPr>
          <w:t>C</w:t>
        </w:r>
        <w:r w:rsidR="000C6A2C" w:rsidRPr="00CF7E03">
          <w:rPr>
            <w:rFonts w:ascii="Arial" w:eastAsiaTheme="minorEastAsia" w:hAnsi="Arial" w:cs="Arial"/>
            <w:sz w:val="22"/>
            <w:szCs w:val="22"/>
            <w:vertAlign w:val="subscript"/>
            <w:lang w:eastAsia="zh-CN"/>
          </w:rPr>
          <w:t>2</w:t>
        </w:r>
        <w:r w:rsidR="000C6A2C" w:rsidRPr="00CF7E03">
          <w:rPr>
            <w:rFonts w:ascii="Arial" w:eastAsiaTheme="minorEastAsia" w:hAnsi="Arial" w:cs="Arial"/>
            <w:sz w:val="22"/>
            <w:szCs w:val="22"/>
            <w:lang w:eastAsia="zh-CN"/>
          </w:rPr>
          <w:t>H</w:t>
        </w:r>
        <w:r w:rsidR="000C6A2C" w:rsidRPr="00CF7E03">
          <w:rPr>
            <w:rFonts w:ascii="Arial" w:eastAsiaTheme="minorEastAsia" w:hAnsi="Arial" w:cs="Arial"/>
            <w:sz w:val="22"/>
            <w:szCs w:val="22"/>
            <w:vertAlign w:val="subscript"/>
            <w:lang w:eastAsia="zh-CN"/>
          </w:rPr>
          <w:t>2</w:t>
        </w:r>
        <w:r w:rsidR="000C6A2C">
          <w:rPr>
            <w:rFonts w:ascii="Arial" w:eastAsiaTheme="minorEastAsia" w:hAnsi="Arial" w:cs="Arial" w:hint="eastAsia"/>
            <w:sz w:val="22"/>
            <w:szCs w:val="22"/>
            <w:lang w:eastAsia="zh-CN"/>
          </w:rPr>
          <w:t xml:space="preserve"> industry </w:t>
        </w:r>
      </w:ins>
      <w:ins w:id="884" w:author="Zhang  Zihao" w:date="2024-08-29T16:31:00Z" w16du:dateUtc="2024-08-29T14:31:00Z">
        <w:r w:rsidR="00974947">
          <w:rPr>
            <w:rFonts w:ascii="Arial" w:eastAsiaTheme="minorEastAsia" w:hAnsi="Arial" w:cs="Arial" w:hint="eastAsia"/>
            <w:sz w:val="22"/>
            <w:szCs w:val="22"/>
            <w:lang w:eastAsia="zh-CN"/>
          </w:rPr>
          <w:t xml:space="preserve">experiences a </w:t>
        </w:r>
      </w:ins>
      <w:ins w:id="885" w:author="Zhang  Zihao" w:date="2024-08-29T16:22:00Z" w16du:dateUtc="2024-08-29T14:22:00Z">
        <w:r w:rsidR="000C6A2C">
          <w:rPr>
            <w:rFonts w:ascii="Arial" w:eastAsiaTheme="minorEastAsia" w:hAnsi="Arial" w:cs="Arial" w:hint="eastAsia"/>
            <w:sz w:val="22"/>
            <w:szCs w:val="22"/>
            <w:lang w:eastAsia="zh-CN"/>
          </w:rPr>
          <w:t xml:space="preserve">revival, </w:t>
        </w:r>
      </w:ins>
      <w:ins w:id="886" w:author="Zhang  Zihao" w:date="2024-08-29T16:31:00Z" w16du:dateUtc="2024-08-29T14:31:00Z">
        <w:r w:rsidR="00974947">
          <w:rPr>
            <w:rFonts w:ascii="Arial" w:eastAsiaTheme="minorEastAsia" w:hAnsi="Arial" w:cs="Arial" w:hint="eastAsia"/>
            <w:sz w:val="22"/>
            <w:szCs w:val="22"/>
            <w:lang w:eastAsia="zh-CN"/>
          </w:rPr>
          <w:t xml:space="preserve">the </w:t>
        </w:r>
      </w:ins>
      <w:ins w:id="887" w:author="Zhang  Zihao" w:date="2024-08-29T16:37:00Z" w16du:dateUtc="2024-08-29T14:37:00Z">
        <w:r w:rsidR="005A67C4">
          <w:rPr>
            <w:rFonts w:ascii="Arial" w:eastAsiaTheme="minorEastAsia" w:hAnsi="Arial" w:cs="Arial" w:hint="eastAsia"/>
            <w:sz w:val="22"/>
            <w:szCs w:val="22"/>
            <w:lang w:eastAsia="zh-CN"/>
          </w:rPr>
          <w:t>overlooked</w:t>
        </w:r>
      </w:ins>
      <w:ins w:id="888" w:author="Zhang  Zihao" w:date="2024-08-29T16:35:00Z" w16du:dateUtc="2024-08-29T14:35:00Z">
        <w:r w:rsidR="005A67C4">
          <w:rPr>
            <w:rFonts w:ascii="Arial" w:eastAsiaTheme="minorEastAsia" w:hAnsi="Arial" w:cs="Arial" w:hint="eastAsia"/>
            <w:sz w:val="22"/>
            <w:szCs w:val="22"/>
            <w:lang w:eastAsia="zh-CN"/>
          </w:rPr>
          <w:t xml:space="preserve"> </w:t>
        </w:r>
      </w:ins>
      <w:ins w:id="889" w:author="Zhang  Zihao" w:date="2024-08-29T16:31:00Z" w16du:dateUtc="2024-08-29T14:31:00Z">
        <w:r w:rsidR="00974947">
          <w:rPr>
            <w:rFonts w:ascii="Arial" w:eastAsiaTheme="minorEastAsia" w:hAnsi="Arial" w:cs="Arial" w:hint="eastAsia"/>
            <w:sz w:val="22"/>
            <w:szCs w:val="22"/>
            <w:lang w:eastAsia="zh-CN"/>
          </w:rPr>
          <w:t xml:space="preserve">research field on </w:t>
        </w:r>
      </w:ins>
      <w:ins w:id="890" w:author="Zhang  Zihao" w:date="2024-08-29T16:32:00Z" w16du:dateUtc="2024-08-29T14:32:00Z">
        <w:r w:rsidR="00974947" w:rsidRPr="00CF7E03">
          <w:rPr>
            <w:rFonts w:ascii="Arial" w:eastAsiaTheme="minorEastAsia" w:hAnsi="Arial" w:cs="Arial"/>
            <w:sz w:val="22"/>
            <w:szCs w:val="22"/>
            <w:lang w:eastAsia="zh-CN"/>
          </w:rPr>
          <w:t>C</w:t>
        </w:r>
        <w:r w:rsidR="00974947" w:rsidRPr="00CF7E03">
          <w:rPr>
            <w:rFonts w:ascii="Arial" w:eastAsiaTheme="minorEastAsia" w:hAnsi="Arial" w:cs="Arial"/>
            <w:sz w:val="22"/>
            <w:szCs w:val="22"/>
            <w:vertAlign w:val="subscript"/>
            <w:lang w:eastAsia="zh-CN"/>
          </w:rPr>
          <w:t>2</w:t>
        </w:r>
        <w:r w:rsidR="00974947" w:rsidRPr="00CF7E03">
          <w:rPr>
            <w:rFonts w:ascii="Arial" w:eastAsiaTheme="minorEastAsia" w:hAnsi="Arial" w:cs="Arial"/>
            <w:sz w:val="22"/>
            <w:szCs w:val="22"/>
            <w:lang w:eastAsia="zh-CN"/>
          </w:rPr>
          <w:t>H</w:t>
        </w:r>
        <w:r w:rsidR="00974947" w:rsidRPr="00CF7E03">
          <w:rPr>
            <w:rFonts w:ascii="Arial" w:eastAsiaTheme="minorEastAsia" w:hAnsi="Arial" w:cs="Arial"/>
            <w:sz w:val="22"/>
            <w:szCs w:val="22"/>
            <w:vertAlign w:val="subscript"/>
            <w:lang w:eastAsia="zh-CN"/>
          </w:rPr>
          <w:t>2</w:t>
        </w:r>
        <w:r w:rsidR="00974947" w:rsidRPr="00CF7E03">
          <w:rPr>
            <w:rFonts w:ascii="Arial" w:eastAsiaTheme="minorEastAsia" w:hAnsi="Arial" w:cs="Arial"/>
            <w:sz w:val="22"/>
            <w:szCs w:val="22"/>
            <w:lang w:eastAsia="zh-CN"/>
          </w:rPr>
          <w:t xml:space="preserve"> conversion</w:t>
        </w:r>
        <w:r w:rsidR="00974947">
          <w:rPr>
            <w:rFonts w:ascii="Arial" w:eastAsiaTheme="minorEastAsia" w:hAnsi="Arial" w:cs="Arial" w:hint="eastAsia"/>
            <w:sz w:val="22"/>
            <w:szCs w:val="22"/>
            <w:lang w:eastAsia="zh-CN"/>
          </w:rPr>
          <w:t xml:space="preserve"> to bulk chemicals could be reawakened in the future</w:t>
        </w:r>
      </w:ins>
      <w:del w:id="891" w:author="Zhang  Zihao" w:date="2024-08-29T16:08:00Z" w16du:dateUtc="2024-08-29T14:08:00Z">
        <w:r w:rsidR="00360362" w:rsidRPr="00CF7E03" w:rsidDel="00F956DA">
          <w:rPr>
            <w:rFonts w:ascii="Arial" w:eastAsiaTheme="minorEastAsia" w:hAnsi="Arial" w:cs="Arial"/>
            <w:sz w:val="22"/>
            <w:szCs w:val="22"/>
            <w:lang w:eastAsia="zh-CN"/>
          </w:rPr>
          <w:delText xml:space="preserve">In the future, </w:delText>
        </w:r>
      </w:del>
      <w:del w:id="892" w:author="Zhang  Zihao" w:date="2024-08-29T16:17:00Z" w16du:dateUtc="2024-08-29T14:17:00Z">
        <w:r w:rsidR="00360362" w:rsidRPr="00CF7E03" w:rsidDel="008F6D9C">
          <w:rPr>
            <w:rFonts w:ascii="Arial" w:eastAsiaTheme="minorEastAsia" w:hAnsi="Arial" w:cs="Arial"/>
            <w:sz w:val="22"/>
            <w:szCs w:val="22"/>
            <w:lang w:eastAsia="zh-CN"/>
          </w:rPr>
          <w:delText>more research on efficient</w:delText>
        </w:r>
        <w:r w:rsidR="00106258" w:rsidDel="008F6D9C">
          <w:rPr>
            <w:rFonts w:ascii="Arial" w:eastAsiaTheme="minorEastAsia" w:hAnsi="Arial" w:cs="Arial" w:hint="eastAsia"/>
            <w:sz w:val="22"/>
            <w:szCs w:val="22"/>
            <w:lang w:eastAsia="zh-CN"/>
          </w:rPr>
          <w:delText>,</w:delText>
        </w:r>
        <w:r w:rsidR="008A0198" w:rsidDel="008F6D9C">
          <w:rPr>
            <w:rFonts w:ascii="Arial" w:eastAsiaTheme="minorEastAsia" w:hAnsi="Arial" w:cs="Arial" w:hint="eastAsia"/>
            <w:sz w:val="22"/>
            <w:szCs w:val="22"/>
            <w:lang w:eastAsia="zh-CN"/>
          </w:rPr>
          <w:delText xml:space="preserve"> </w:delText>
        </w:r>
        <w:r w:rsidR="00106258" w:rsidDel="008F6D9C">
          <w:rPr>
            <w:rFonts w:ascii="Arial" w:eastAsiaTheme="minorEastAsia" w:hAnsi="Arial" w:cs="Arial"/>
            <w:sz w:val="22"/>
            <w:szCs w:val="22"/>
            <w:lang w:eastAsia="zh-CN"/>
          </w:rPr>
          <w:delText>economic</w:delText>
        </w:r>
        <w:r w:rsidR="00106258" w:rsidDel="008F6D9C">
          <w:rPr>
            <w:rFonts w:ascii="Arial" w:eastAsiaTheme="minorEastAsia" w:hAnsi="Arial" w:cs="Arial" w:hint="eastAsia"/>
            <w:sz w:val="22"/>
            <w:szCs w:val="22"/>
            <w:lang w:eastAsia="zh-CN"/>
          </w:rPr>
          <w:delText xml:space="preserve">al, and </w:delText>
        </w:r>
      </w:del>
      <w:del w:id="893" w:author="Zhang  Zihao" w:date="2024-08-29T16:08:00Z" w16du:dateUtc="2024-08-29T14:08:00Z">
        <w:r w:rsidR="008A0198" w:rsidDel="00F956DA">
          <w:rPr>
            <w:rFonts w:ascii="Arial" w:eastAsiaTheme="minorEastAsia" w:hAnsi="Arial" w:cs="Arial"/>
            <w:sz w:val="22"/>
            <w:szCs w:val="22"/>
            <w:lang w:eastAsia="zh-CN"/>
          </w:rPr>
          <w:delText>sustainable</w:delText>
        </w:r>
        <w:r w:rsidR="001B01AC" w:rsidDel="00F956DA">
          <w:rPr>
            <w:rFonts w:ascii="Arial" w:eastAsiaTheme="minorEastAsia" w:hAnsi="Arial" w:cs="Arial" w:hint="eastAsia"/>
            <w:sz w:val="22"/>
            <w:szCs w:val="22"/>
            <w:lang w:eastAsia="zh-CN"/>
          </w:rPr>
          <w:delText xml:space="preserve"> </w:delText>
        </w:r>
      </w:del>
      <w:del w:id="894" w:author="Zhang  Zihao" w:date="2024-08-29T16:31:00Z" w16du:dateUtc="2024-08-29T14:31:00Z">
        <w:r w:rsidR="00360362" w:rsidRPr="00CF7E03" w:rsidDel="00974947">
          <w:rPr>
            <w:rFonts w:ascii="Arial" w:eastAsiaTheme="minorEastAsia" w:hAnsi="Arial" w:cs="Arial"/>
            <w:sz w:val="22"/>
            <w:szCs w:val="22"/>
            <w:lang w:eastAsia="zh-CN"/>
          </w:rPr>
          <w:delText>C</w:delText>
        </w:r>
        <w:r w:rsidR="00360362" w:rsidRPr="00CF7E03" w:rsidDel="00974947">
          <w:rPr>
            <w:rFonts w:ascii="Arial" w:eastAsiaTheme="minorEastAsia" w:hAnsi="Arial" w:cs="Arial"/>
            <w:sz w:val="22"/>
            <w:szCs w:val="22"/>
            <w:vertAlign w:val="subscript"/>
            <w:lang w:eastAsia="zh-CN"/>
          </w:rPr>
          <w:delText>2</w:delText>
        </w:r>
        <w:r w:rsidR="00360362" w:rsidRPr="00CF7E03" w:rsidDel="00974947">
          <w:rPr>
            <w:rFonts w:ascii="Arial" w:eastAsiaTheme="minorEastAsia" w:hAnsi="Arial" w:cs="Arial"/>
            <w:sz w:val="22"/>
            <w:szCs w:val="22"/>
            <w:lang w:eastAsia="zh-CN"/>
          </w:rPr>
          <w:delText>H</w:delText>
        </w:r>
        <w:r w:rsidR="00360362" w:rsidRPr="00CF7E03" w:rsidDel="00974947">
          <w:rPr>
            <w:rFonts w:ascii="Arial" w:eastAsiaTheme="minorEastAsia" w:hAnsi="Arial" w:cs="Arial"/>
            <w:sz w:val="22"/>
            <w:szCs w:val="22"/>
            <w:vertAlign w:val="subscript"/>
            <w:lang w:eastAsia="zh-CN"/>
          </w:rPr>
          <w:delText>2</w:delText>
        </w:r>
        <w:r w:rsidR="00360362" w:rsidRPr="00CF7E03" w:rsidDel="00974947">
          <w:rPr>
            <w:rFonts w:ascii="Arial" w:eastAsiaTheme="minorEastAsia" w:hAnsi="Arial" w:cs="Arial"/>
            <w:sz w:val="22"/>
            <w:szCs w:val="22"/>
            <w:lang w:eastAsia="zh-CN"/>
          </w:rPr>
          <w:delText xml:space="preserve"> conversion</w:delText>
        </w:r>
      </w:del>
      <w:del w:id="895" w:author="Zhang  Zihao" w:date="2024-08-29T16:19:00Z" w16du:dateUtc="2024-08-29T14:19:00Z">
        <w:r w:rsidR="00360362" w:rsidRPr="00CF7E03" w:rsidDel="008D4720">
          <w:rPr>
            <w:rFonts w:ascii="Arial" w:eastAsiaTheme="minorEastAsia" w:hAnsi="Arial" w:cs="Arial"/>
            <w:sz w:val="22"/>
            <w:szCs w:val="22"/>
            <w:lang w:eastAsia="zh-CN"/>
          </w:rPr>
          <w:delText xml:space="preserve"> is needed </w:delText>
        </w:r>
      </w:del>
      <w:del w:id="896" w:author="Zhang  Zihao" w:date="2024-08-29T16:12:00Z" w16du:dateUtc="2024-08-29T14:12:00Z">
        <w:r w:rsidR="008A0198" w:rsidDel="00491971">
          <w:rPr>
            <w:rFonts w:ascii="Arial" w:eastAsiaTheme="minorEastAsia" w:hAnsi="Arial" w:cs="Arial" w:hint="eastAsia"/>
            <w:sz w:val="22"/>
            <w:szCs w:val="22"/>
            <w:lang w:eastAsia="zh-CN"/>
          </w:rPr>
          <w:delText>to revive</w:delText>
        </w:r>
        <w:r w:rsidR="00360362" w:rsidRPr="00CF7E03" w:rsidDel="00491971">
          <w:rPr>
            <w:rFonts w:ascii="Arial" w:eastAsiaTheme="minorEastAsia" w:hAnsi="Arial" w:cs="Arial"/>
            <w:sz w:val="22"/>
            <w:szCs w:val="22"/>
            <w:lang w:eastAsia="zh-CN"/>
          </w:rPr>
          <w:delText xml:space="preserve"> C</w:delText>
        </w:r>
        <w:r w:rsidR="00360362" w:rsidRPr="00CF7E03" w:rsidDel="00491971">
          <w:rPr>
            <w:rFonts w:ascii="Arial" w:eastAsiaTheme="minorEastAsia" w:hAnsi="Arial" w:cs="Arial"/>
            <w:sz w:val="22"/>
            <w:szCs w:val="22"/>
            <w:vertAlign w:val="subscript"/>
            <w:lang w:eastAsia="zh-CN"/>
          </w:rPr>
          <w:delText>2</w:delText>
        </w:r>
        <w:r w:rsidR="00360362" w:rsidRPr="00CF7E03" w:rsidDel="00491971">
          <w:rPr>
            <w:rFonts w:ascii="Arial" w:eastAsiaTheme="minorEastAsia" w:hAnsi="Arial" w:cs="Arial"/>
            <w:sz w:val="22"/>
            <w:szCs w:val="22"/>
            <w:lang w:eastAsia="zh-CN"/>
          </w:rPr>
          <w:delText>H</w:delText>
        </w:r>
        <w:r w:rsidR="00360362" w:rsidRPr="00CF7E03" w:rsidDel="00491971">
          <w:rPr>
            <w:rFonts w:ascii="Arial" w:eastAsiaTheme="minorEastAsia" w:hAnsi="Arial" w:cs="Arial"/>
            <w:sz w:val="22"/>
            <w:szCs w:val="22"/>
            <w:vertAlign w:val="subscript"/>
            <w:lang w:eastAsia="zh-CN"/>
          </w:rPr>
          <w:delText>2</w:delText>
        </w:r>
        <w:r w:rsidR="00360362" w:rsidRPr="00CF7E03" w:rsidDel="00491971">
          <w:rPr>
            <w:rFonts w:ascii="Arial" w:eastAsiaTheme="minorEastAsia" w:hAnsi="Arial" w:cs="Arial"/>
            <w:sz w:val="22"/>
            <w:szCs w:val="22"/>
            <w:lang w:eastAsia="zh-CN"/>
          </w:rPr>
          <w:delText xml:space="preserve"> chemistry</w:delText>
        </w:r>
      </w:del>
      <w:r w:rsidR="00360362" w:rsidRPr="00CF7E03">
        <w:rPr>
          <w:rFonts w:ascii="Arial" w:eastAsiaTheme="minorEastAsia" w:hAnsi="Arial" w:cs="Arial"/>
          <w:sz w:val="22"/>
          <w:szCs w:val="22"/>
          <w:lang w:eastAsia="zh-CN"/>
        </w:rPr>
        <w:t>.</w:t>
      </w:r>
      <w:ins w:id="897" w:author="Zhang  Zihao" w:date="2024-08-29T16:37:00Z" w16du:dateUtc="2024-08-29T14:37:00Z">
        <w:r w:rsidR="005A67C4">
          <w:rPr>
            <w:rFonts w:ascii="Arial" w:eastAsiaTheme="minorEastAsia" w:hAnsi="Arial" w:cs="Arial" w:hint="eastAsia"/>
            <w:sz w:val="22"/>
            <w:szCs w:val="22"/>
            <w:lang w:eastAsia="zh-CN"/>
          </w:rPr>
          <w:t xml:space="preserve"> </w:t>
        </w:r>
      </w:ins>
      <w:commentRangeStart w:id="898"/>
      <w:ins w:id="899" w:author="Nabera  Abhinandan" w:date="2024-08-30T17:12:00Z" w16du:dateUtc="2024-08-30T15:12:00Z">
        <w:r w:rsidR="001956EA" w:rsidRPr="00CF7E03">
          <w:rPr>
            <w:rFonts w:ascii="Arial" w:eastAsiaTheme="minorEastAsia" w:hAnsi="Arial" w:cs="Arial"/>
            <w:b/>
            <w:bCs/>
            <w:sz w:val="22"/>
            <w:szCs w:val="22"/>
            <w:lang w:eastAsia="zh-CN"/>
          </w:rPr>
          <w:t>Fig. </w:t>
        </w:r>
        <w:r w:rsidR="001956EA">
          <w:rPr>
            <w:rFonts w:ascii="Arial" w:eastAsiaTheme="minorEastAsia" w:hAnsi="Arial" w:cs="Arial" w:hint="eastAsia"/>
            <w:b/>
            <w:bCs/>
            <w:sz w:val="22"/>
            <w:szCs w:val="22"/>
            <w:lang w:eastAsia="zh-CN"/>
          </w:rPr>
          <w:t>8</w:t>
        </w:r>
      </w:ins>
      <w:ins w:id="900" w:author="Zhang  Zihao" w:date="2024-08-29T16:37:00Z" w16du:dateUtc="2024-08-29T14:37:00Z">
        <w:del w:id="901" w:author="Nabera  Abhinandan" w:date="2024-08-30T17:12:00Z" w16du:dateUtc="2024-08-30T15:12:00Z">
          <w:r w:rsidR="005A67C4" w:rsidDel="001956EA">
            <w:rPr>
              <w:rFonts w:ascii="Arial" w:eastAsiaTheme="minorEastAsia" w:hAnsi="Arial" w:cs="Arial" w:hint="eastAsia"/>
              <w:sz w:val="22"/>
              <w:szCs w:val="22"/>
              <w:lang w:eastAsia="zh-CN"/>
            </w:rPr>
            <w:delText>Therefore</w:delText>
          </w:r>
        </w:del>
      </w:ins>
      <w:ins w:id="902" w:author="Nabera  Abhinandan" w:date="2024-08-30T17:12:00Z" w16du:dateUtc="2024-08-30T15:12:00Z">
        <w:r w:rsidR="001956EA">
          <w:rPr>
            <w:rFonts w:ascii="Arial" w:eastAsiaTheme="minorEastAsia" w:hAnsi="Arial" w:cs="Arial"/>
            <w:sz w:val="22"/>
            <w:szCs w:val="22"/>
            <w:lang w:eastAsia="zh-CN"/>
          </w:rPr>
          <w:t xml:space="preserve"> </w:t>
        </w:r>
      </w:ins>
      <w:ins w:id="903" w:author="Zhang  Zihao" w:date="2024-08-29T16:37:00Z" w16du:dateUtc="2024-08-29T14:37:00Z">
        <w:del w:id="904" w:author="Nabera  Abhinandan" w:date="2024-08-30T17:12:00Z" w16du:dateUtc="2024-08-30T15:12:00Z">
          <w:r w:rsidR="005A67C4" w:rsidDel="001956EA">
            <w:rPr>
              <w:rFonts w:ascii="Arial" w:eastAsiaTheme="minorEastAsia" w:hAnsi="Arial" w:cs="Arial" w:hint="eastAsia"/>
              <w:sz w:val="22"/>
              <w:szCs w:val="22"/>
              <w:lang w:eastAsia="zh-CN"/>
            </w:rPr>
            <w:delText xml:space="preserve">, </w:delText>
          </w:r>
        </w:del>
      </w:ins>
      <w:ins w:id="905" w:author="Zhang  Zihao" w:date="2024-08-29T16:38:00Z" w16du:dateUtc="2024-08-29T14:38:00Z">
        <w:del w:id="906" w:author="Nabera  Abhinandan" w:date="2024-08-30T17:12:00Z" w16du:dateUtc="2024-08-30T15:12:00Z">
          <w:r w:rsidR="005A67C4" w:rsidDel="001956EA">
            <w:rPr>
              <w:rFonts w:ascii="Arial" w:eastAsiaTheme="minorEastAsia" w:hAnsi="Arial" w:cs="Arial" w:hint="eastAsia"/>
              <w:sz w:val="22"/>
              <w:szCs w:val="22"/>
              <w:lang w:eastAsia="zh-CN"/>
            </w:rPr>
            <w:delText>we</w:delText>
          </w:r>
        </w:del>
      </w:ins>
      <w:ins w:id="907" w:author="Zhang  Zihao" w:date="2024-08-29T16:37:00Z" w16du:dateUtc="2024-08-29T14:37:00Z">
        <w:del w:id="908" w:author="Nabera  Abhinandan" w:date="2024-08-30T17:12:00Z" w16du:dateUtc="2024-08-30T15:12:00Z">
          <w:r w:rsidR="005A67C4" w:rsidDel="001956EA">
            <w:rPr>
              <w:rFonts w:ascii="Arial" w:eastAsiaTheme="minorEastAsia" w:hAnsi="Arial" w:cs="Arial" w:hint="eastAsia"/>
              <w:sz w:val="22"/>
              <w:szCs w:val="22"/>
              <w:lang w:eastAsia="zh-CN"/>
            </w:rPr>
            <w:delText xml:space="preserve"> </w:delText>
          </w:r>
        </w:del>
        <w:r w:rsidR="005A67C4">
          <w:rPr>
            <w:rFonts w:ascii="Arial" w:eastAsiaTheme="minorEastAsia" w:hAnsi="Arial" w:cs="Arial" w:hint="eastAsia"/>
            <w:sz w:val="22"/>
            <w:szCs w:val="22"/>
            <w:lang w:eastAsia="zh-CN"/>
          </w:rPr>
          <w:t>summar</w:t>
        </w:r>
      </w:ins>
      <w:ins w:id="909" w:author="Zhang  Zihao" w:date="2024-08-29T16:38:00Z" w16du:dateUtc="2024-08-29T14:38:00Z">
        <w:r w:rsidR="005A67C4">
          <w:rPr>
            <w:rFonts w:ascii="Arial" w:eastAsiaTheme="minorEastAsia" w:hAnsi="Arial" w:cs="Arial" w:hint="eastAsia"/>
            <w:sz w:val="22"/>
            <w:szCs w:val="22"/>
            <w:lang w:eastAsia="zh-CN"/>
          </w:rPr>
          <w:t>ize</w:t>
        </w:r>
      </w:ins>
      <w:ins w:id="910" w:author="Nabera  Abhinandan" w:date="2024-08-30T17:12:00Z" w16du:dateUtc="2024-08-30T15:12:00Z">
        <w:r w:rsidR="001956EA">
          <w:rPr>
            <w:rFonts w:ascii="Arial" w:eastAsiaTheme="minorEastAsia" w:hAnsi="Arial" w:cs="Arial"/>
            <w:sz w:val="22"/>
            <w:szCs w:val="22"/>
            <w:lang w:eastAsia="zh-CN"/>
          </w:rPr>
          <w:t>s</w:t>
        </w:r>
      </w:ins>
      <w:ins w:id="911" w:author="Zhang  Zihao" w:date="2024-08-29T16:38:00Z" w16du:dateUtc="2024-08-29T14:38:00Z">
        <w:r w:rsidR="005A67C4">
          <w:rPr>
            <w:rFonts w:ascii="Arial" w:eastAsiaTheme="minorEastAsia" w:hAnsi="Arial" w:cs="Arial" w:hint="eastAsia"/>
            <w:sz w:val="22"/>
            <w:szCs w:val="22"/>
            <w:lang w:eastAsia="zh-CN"/>
          </w:rPr>
          <w:t xml:space="preserve"> the</w:t>
        </w:r>
      </w:ins>
      <w:ins w:id="912" w:author="Zhang  Zihao" w:date="2024-08-29T16:39:00Z" w16du:dateUtc="2024-08-29T14:39:00Z">
        <w:r w:rsidR="005A67C4">
          <w:rPr>
            <w:rFonts w:ascii="Arial" w:eastAsiaTheme="minorEastAsia" w:hAnsi="Arial" w:cs="Arial" w:hint="eastAsia"/>
            <w:sz w:val="22"/>
            <w:szCs w:val="22"/>
            <w:lang w:eastAsia="zh-CN"/>
          </w:rPr>
          <w:t xml:space="preserve"> future</w:t>
        </w:r>
      </w:ins>
      <w:ins w:id="913" w:author="Zhang  Zihao" w:date="2024-08-29T16:38:00Z" w16du:dateUtc="2024-08-29T14:38:00Z">
        <w:r w:rsidR="005A67C4">
          <w:rPr>
            <w:rFonts w:ascii="Arial" w:eastAsiaTheme="minorEastAsia" w:hAnsi="Arial" w:cs="Arial" w:hint="eastAsia"/>
            <w:sz w:val="22"/>
            <w:szCs w:val="22"/>
            <w:lang w:eastAsia="zh-CN"/>
          </w:rPr>
          <w:t xml:space="preserve"> </w:t>
        </w:r>
      </w:ins>
      <w:ins w:id="914" w:author="Zhang  Zihao" w:date="2024-08-29T16:39:00Z" w16du:dateUtc="2024-08-29T14:39:00Z">
        <w:r w:rsidR="005A67C4">
          <w:rPr>
            <w:rFonts w:ascii="Arial" w:eastAsiaTheme="minorEastAsia" w:hAnsi="Arial" w:cs="Arial" w:hint="eastAsia"/>
            <w:sz w:val="22"/>
            <w:szCs w:val="22"/>
            <w:lang w:eastAsia="zh-CN"/>
          </w:rPr>
          <w:t>potential</w:t>
        </w:r>
      </w:ins>
      <w:ins w:id="915" w:author="Zhang  Zihao" w:date="2024-08-29T16:38:00Z" w16du:dateUtc="2024-08-29T14:38:00Z">
        <w:r w:rsidR="005A67C4">
          <w:rPr>
            <w:rFonts w:ascii="Arial" w:eastAsiaTheme="minorEastAsia" w:hAnsi="Arial" w:cs="Arial" w:hint="eastAsia"/>
            <w:sz w:val="22"/>
            <w:szCs w:val="22"/>
            <w:lang w:eastAsia="zh-CN"/>
          </w:rPr>
          <w:t xml:space="preserve"> applications of</w:t>
        </w:r>
        <w:r w:rsidR="005A67C4" w:rsidRPr="005A67C4">
          <w:rPr>
            <w:rFonts w:ascii="Arial" w:eastAsiaTheme="minorEastAsia" w:hAnsi="Arial" w:cs="Arial"/>
            <w:sz w:val="22"/>
            <w:szCs w:val="22"/>
            <w:lang w:eastAsia="zh-CN"/>
          </w:rPr>
          <w:t xml:space="preserve"> </w:t>
        </w:r>
        <w:r w:rsidR="005A67C4" w:rsidRPr="00CF7E03">
          <w:rPr>
            <w:rFonts w:ascii="Arial" w:eastAsiaTheme="minorEastAsia" w:hAnsi="Arial" w:cs="Arial"/>
            <w:sz w:val="22"/>
            <w:szCs w:val="22"/>
            <w:lang w:eastAsia="zh-CN"/>
          </w:rPr>
          <w:t>C</w:t>
        </w:r>
        <w:r w:rsidR="005A67C4" w:rsidRPr="00CF7E03">
          <w:rPr>
            <w:rFonts w:ascii="Arial" w:eastAsiaTheme="minorEastAsia" w:hAnsi="Arial" w:cs="Arial"/>
            <w:sz w:val="22"/>
            <w:szCs w:val="22"/>
            <w:vertAlign w:val="subscript"/>
            <w:lang w:eastAsia="zh-CN"/>
          </w:rPr>
          <w:t>2</w:t>
        </w:r>
        <w:r w:rsidR="005A67C4" w:rsidRPr="00CF7E03">
          <w:rPr>
            <w:rFonts w:ascii="Arial" w:eastAsiaTheme="minorEastAsia" w:hAnsi="Arial" w:cs="Arial"/>
            <w:sz w:val="22"/>
            <w:szCs w:val="22"/>
            <w:lang w:eastAsia="zh-CN"/>
          </w:rPr>
          <w:t>H</w:t>
        </w:r>
        <w:r w:rsidR="005A67C4" w:rsidRPr="00CF7E03">
          <w:rPr>
            <w:rFonts w:ascii="Arial" w:eastAsiaTheme="minorEastAsia" w:hAnsi="Arial" w:cs="Arial"/>
            <w:sz w:val="22"/>
            <w:szCs w:val="22"/>
            <w:vertAlign w:val="subscript"/>
            <w:lang w:eastAsia="zh-CN"/>
          </w:rPr>
          <w:t>2</w:t>
        </w:r>
      </w:ins>
      <w:ins w:id="916" w:author="Zhang  Zihao" w:date="2024-08-29T16:37:00Z" w16du:dateUtc="2024-08-29T14:37:00Z">
        <w:del w:id="917" w:author="Nabera  Abhinandan" w:date="2024-08-30T17:12:00Z" w16du:dateUtc="2024-08-30T15:12:00Z">
          <w:r w:rsidR="005A67C4" w:rsidDel="001956EA">
            <w:rPr>
              <w:rFonts w:ascii="Arial" w:eastAsiaTheme="minorEastAsia" w:hAnsi="Arial" w:cs="Arial" w:hint="eastAsia"/>
              <w:sz w:val="22"/>
              <w:szCs w:val="22"/>
              <w:lang w:eastAsia="zh-CN"/>
            </w:rPr>
            <w:delText xml:space="preserve"> </w:delText>
          </w:r>
        </w:del>
      </w:ins>
      <w:ins w:id="918" w:author="Zhang  Zihao" w:date="2024-08-29T16:39:00Z" w16du:dateUtc="2024-08-29T14:39:00Z">
        <w:del w:id="919" w:author="Nabera  Abhinandan" w:date="2024-08-30T17:12:00Z" w16du:dateUtc="2024-08-30T15:12:00Z">
          <w:r w:rsidR="005A67C4" w:rsidDel="001956EA">
            <w:rPr>
              <w:rFonts w:ascii="Arial" w:eastAsiaTheme="minorEastAsia" w:hAnsi="Arial" w:cs="Arial" w:hint="eastAsia"/>
              <w:sz w:val="22"/>
              <w:szCs w:val="22"/>
              <w:lang w:eastAsia="zh-CN"/>
            </w:rPr>
            <w:delText xml:space="preserve">in </w:delText>
          </w:r>
        </w:del>
      </w:ins>
      <w:ins w:id="920" w:author="Zhang  Zihao" w:date="2024-08-29T16:37:00Z" w16du:dateUtc="2024-08-29T14:37:00Z">
        <w:del w:id="921" w:author="Nabera  Abhinandan" w:date="2024-08-30T17:12:00Z" w16du:dateUtc="2024-08-30T15:12:00Z">
          <w:r w:rsidR="005A67C4" w:rsidRPr="00CF7E03" w:rsidDel="001956EA">
            <w:rPr>
              <w:rFonts w:ascii="Arial" w:eastAsiaTheme="minorEastAsia" w:hAnsi="Arial" w:cs="Arial"/>
              <w:b/>
              <w:bCs/>
              <w:sz w:val="22"/>
              <w:szCs w:val="22"/>
              <w:lang w:eastAsia="zh-CN"/>
            </w:rPr>
            <w:delText>Fig. </w:delText>
          </w:r>
          <w:r w:rsidR="005A67C4" w:rsidDel="001956EA">
            <w:rPr>
              <w:rFonts w:ascii="Arial" w:eastAsiaTheme="minorEastAsia" w:hAnsi="Arial" w:cs="Arial" w:hint="eastAsia"/>
              <w:b/>
              <w:bCs/>
              <w:sz w:val="22"/>
              <w:szCs w:val="22"/>
              <w:lang w:eastAsia="zh-CN"/>
            </w:rPr>
            <w:delText>8</w:delText>
          </w:r>
        </w:del>
        <w:r w:rsidR="005A67C4">
          <w:rPr>
            <w:rFonts w:ascii="Arial" w:eastAsiaTheme="minorEastAsia" w:hAnsi="Arial" w:cs="Arial" w:hint="eastAsia"/>
            <w:sz w:val="22"/>
            <w:szCs w:val="22"/>
            <w:lang w:eastAsia="zh-CN"/>
          </w:rPr>
          <w:t>.</w:t>
        </w:r>
      </w:ins>
      <w:commentRangeEnd w:id="898"/>
      <w:r w:rsidR="00990FCF">
        <w:rPr>
          <w:rStyle w:val="CommentReference"/>
        </w:rPr>
        <w:commentReference w:id="898"/>
      </w:r>
      <w:del w:id="922" w:author="Zhang  Zihao" w:date="2024-08-29T16:18:00Z" w16du:dateUtc="2024-08-29T14:18:00Z">
        <w:r w:rsidR="00A34E46" w:rsidRPr="00CF7E03" w:rsidDel="008F6D9C">
          <w:rPr>
            <w:rFonts w:ascii="Arial" w:eastAsiaTheme="minorEastAsia" w:hAnsi="Arial" w:cs="Arial"/>
            <w:sz w:val="22"/>
            <w:szCs w:val="22"/>
            <w:lang w:eastAsia="zh-CN"/>
          </w:rPr>
          <w:delText xml:space="preserve"> </w:delText>
        </w:r>
      </w:del>
      <w:moveToRangeStart w:id="923" w:author="Zhang  Zihao" w:date="2024-08-29T15:10:00Z" w:name="move175836646"/>
      <w:moveTo w:id="924" w:author="Zhang  Zihao" w:date="2024-08-29T15:10:00Z" w16du:dateUtc="2024-08-29T13:10:00Z">
        <w:del w:id="925" w:author="Zhang  Zihao" w:date="2024-08-29T16:18:00Z" w16du:dateUtc="2024-08-29T14:18:00Z">
          <w:r w:rsidR="007E128F" w:rsidRPr="00CF7E03" w:rsidDel="008F6D9C">
            <w:rPr>
              <w:rFonts w:ascii="Arial" w:eastAsiaTheme="minorEastAsia" w:hAnsi="Arial" w:cs="Arial"/>
              <w:sz w:val="22"/>
              <w:szCs w:val="22"/>
              <w:lang w:eastAsia="zh-CN"/>
            </w:rPr>
            <w:delText>C</w:delText>
          </w:r>
          <w:r w:rsidR="007E128F" w:rsidRPr="00CF7E03" w:rsidDel="008F6D9C">
            <w:rPr>
              <w:rFonts w:ascii="Arial" w:eastAsiaTheme="minorEastAsia" w:hAnsi="Arial" w:cs="Arial"/>
              <w:sz w:val="22"/>
              <w:szCs w:val="22"/>
              <w:vertAlign w:val="subscript"/>
              <w:lang w:eastAsia="zh-CN"/>
            </w:rPr>
            <w:delText>2</w:delText>
          </w:r>
          <w:r w:rsidR="007E128F" w:rsidRPr="00CF7E03" w:rsidDel="008F6D9C">
            <w:rPr>
              <w:rFonts w:ascii="Arial" w:eastAsiaTheme="minorEastAsia" w:hAnsi="Arial" w:cs="Arial"/>
              <w:sz w:val="22"/>
              <w:szCs w:val="22"/>
              <w:lang w:eastAsia="zh-CN"/>
            </w:rPr>
            <w:delText>H</w:delText>
          </w:r>
          <w:r w:rsidR="007E128F" w:rsidRPr="00CF7E03" w:rsidDel="008F6D9C">
            <w:rPr>
              <w:rFonts w:ascii="Arial" w:eastAsiaTheme="minorEastAsia" w:hAnsi="Arial" w:cs="Arial"/>
              <w:sz w:val="22"/>
              <w:szCs w:val="22"/>
              <w:vertAlign w:val="subscript"/>
              <w:lang w:eastAsia="zh-CN"/>
            </w:rPr>
            <w:delText>2</w:delText>
          </w:r>
          <w:r w:rsidR="007E128F" w:rsidRPr="00CF7E03" w:rsidDel="008F6D9C">
            <w:rPr>
              <w:rFonts w:ascii="Arial" w:eastAsiaTheme="minorEastAsia" w:hAnsi="Arial" w:cs="Arial"/>
              <w:sz w:val="22"/>
              <w:szCs w:val="22"/>
              <w:lang w:eastAsia="zh-CN"/>
            </w:rPr>
            <w:delText xml:space="preserve"> </w:delText>
          </w:r>
          <w:r w:rsidR="007E128F" w:rsidDel="008F6D9C">
            <w:rPr>
              <w:rFonts w:ascii="Arial" w:eastAsiaTheme="minorEastAsia" w:hAnsi="Arial" w:cs="Arial" w:hint="eastAsia"/>
              <w:sz w:val="22"/>
              <w:szCs w:val="22"/>
              <w:lang w:eastAsia="zh-CN"/>
            </w:rPr>
            <w:delText xml:space="preserve">can be used to produce </w:delText>
          </w:r>
          <w:r w:rsidR="007E128F" w:rsidDel="008F6D9C">
            <w:rPr>
              <w:rFonts w:ascii="Arial" w:eastAsiaTheme="minorEastAsia" w:hAnsi="Arial" w:cs="Arial"/>
              <w:sz w:val="22"/>
              <w:szCs w:val="22"/>
              <w:lang w:eastAsia="zh-CN"/>
            </w:rPr>
            <w:delText>various</w:delText>
          </w:r>
          <w:r w:rsidR="007E128F" w:rsidDel="008F6D9C">
            <w:rPr>
              <w:rFonts w:ascii="Arial" w:eastAsiaTheme="minorEastAsia" w:hAnsi="Arial" w:cs="Arial" w:hint="eastAsia"/>
              <w:sz w:val="22"/>
              <w:szCs w:val="22"/>
              <w:lang w:eastAsia="zh-CN"/>
            </w:rPr>
            <w:delText xml:space="preserve"> bulk chemicals like</w:delText>
          </w:r>
          <w:r w:rsidR="007E128F" w:rsidRPr="00CF7E03" w:rsidDel="008F6D9C">
            <w:rPr>
              <w:rFonts w:ascii="Arial" w:eastAsiaTheme="minorEastAsia" w:hAnsi="Arial" w:cs="Arial"/>
              <w:sz w:val="22"/>
              <w:szCs w:val="22"/>
              <w:lang w:eastAsia="zh-CN"/>
            </w:rPr>
            <w:delText xml:space="preserve"> VCM, acrylic acid, and 1,4</w:delText>
          </w:r>
          <w:r w:rsidR="007E128F" w:rsidDel="008F6D9C">
            <w:rPr>
              <w:rFonts w:ascii="Arial" w:eastAsiaTheme="minorEastAsia" w:hAnsi="Arial" w:cs="Arial"/>
              <w:sz w:val="22"/>
              <w:szCs w:val="22"/>
              <w:lang w:eastAsia="zh-CN"/>
            </w:rPr>
            <w:noBreakHyphen/>
          </w:r>
          <w:r w:rsidR="007E128F" w:rsidRPr="00CF7E03" w:rsidDel="008F6D9C">
            <w:rPr>
              <w:rFonts w:ascii="Arial" w:eastAsiaTheme="minorEastAsia" w:hAnsi="Arial" w:cs="Arial"/>
              <w:sz w:val="22"/>
              <w:szCs w:val="22"/>
              <w:lang w:eastAsia="zh-CN"/>
            </w:rPr>
            <w:delText xml:space="preserve">butanediol. </w:delText>
          </w:r>
        </w:del>
        <w:del w:id="926" w:author="Zhang  Zihao" w:date="2024-08-29T16:07:00Z" w16du:dateUtc="2024-08-29T14:07:00Z">
          <w:r w:rsidR="007E128F" w:rsidRPr="006E1098" w:rsidDel="00F956DA">
            <w:rPr>
              <w:rFonts w:ascii="Arial" w:eastAsiaTheme="minorEastAsia" w:hAnsi="Arial" w:cs="Arial"/>
              <w:sz w:val="22"/>
              <w:szCs w:val="22"/>
              <w:lang w:eastAsia="zh-CN"/>
            </w:rPr>
            <w:delText>For instance,</w:delText>
          </w:r>
        </w:del>
      </w:moveTo>
      <w:moveToRangeEnd w:id="923"/>
    </w:p>
    <w:p w14:paraId="2F4A59BE" w14:textId="0172318E" w:rsidR="007419F8" w:rsidRPr="007E128F" w:rsidDel="00F43B51" w:rsidRDefault="007419F8" w:rsidP="007E128F">
      <w:pPr>
        <w:spacing w:line="360" w:lineRule="auto"/>
        <w:jc w:val="both"/>
        <w:rPr>
          <w:del w:id="927" w:author="Zhang  Zihao" w:date="2024-08-29T12:21:00Z" w16du:dateUtc="2024-08-29T10:21:00Z"/>
          <w:rFonts w:ascii="Arial" w:eastAsiaTheme="minorEastAsia" w:hAnsi="Arial" w:cs="Arial"/>
          <w:sz w:val="22"/>
          <w:szCs w:val="22"/>
          <w:lang w:eastAsia="zh-CN"/>
        </w:rPr>
      </w:pPr>
    </w:p>
    <w:bookmarkEnd w:id="806"/>
    <w:p w14:paraId="23D98742" w14:textId="1EAAEE4E" w:rsidR="008553FC" w:rsidRPr="00E96071" w:rsidRDefault="008553FC" w:rsidP="00095B38">
      <w:pPr>
        <w:pStyle w:val="HAcknowledgements"/>
        <w:spacing w:before="240" w:after="0" w:line="360" w:lineRule="auto"/>
        <w:rPr>
          <w:rFonts w:cs="Arial"/>
          <w:szCs w:val="22"/>
          <w:lang w:val="en-US"/>
        </w:rPr>
      </w:pPr>
      <w:r w:rsidRPr="00E96071">
        <w:rPr>
          <w:rFonts w:cs="Arial"/>
          <w:szCs w:val="22"/>
          <w:lang w:val="en-US"/>
        </w:rPr>
        <w:t>Acknowledgements</w:t>
      </w:r>
    </w:p>
    <w:p w14:paraId="4E637846" w14:textId="6E3D4987" w:rsidR="008553FC" w:rsidRPr="00685B8B" w:rsidRDefault="00AE553F" w:rsidP="00800D8E">
      <w:pPr>
        <w:spacing w:line="360" w:lineRule="auto"/>
        <w:jc w:val="both"/>
        <w:rPr>
          <w:rFonts w:ascii="Arial" w:eastAsiaTheme="minorEastAsia" w:hAnsi="Arial" w:cs="Arial"/>
          <w:sz w:val="22"/>
          <w:szCs w:val="22"/>
          <w:lang w:eastAsia="zh-CN"/>
        </w:rPr>
      </w:pPr>
      <w:r w:rsidRPr="00234BA5">
        <w:rPr>
          <w:rFonts w:ascii="Arial" w:eastAsiaTheme="minorEastAsia" w:hAnsi="Arial" w:cs="Arial"/>
          <w:sz w:val="22"/>
          <w:szCs w:val="22"/>
          <w:lang w:eastAsia="zh-CN"/>
        </w:rPr>
        <w:t>This publication was crea</w:t>
      </w:r>
      <w:r w:rsidR="00BA13AF" w:rsidRPr="00234BA5">
        <w:rPr>
          <w:rFonts w:ascii="Arial" w:eastAsiaTheme="minorEastAsia" w:hAnsi="Arial" w:cs="Arial"/>
          <w:sz w:val="22"/>
          <w:szCs w:val="22"/>
          <w:lang w:eastAsia="zh-CN"/>
        </w:rPr>
        <w:t>ted as part of</w:t>
      </w:r>
      <w:r w:rsidR="005E794C" w:rsidRPr="00234BA5">
        <w:rPr>
          <w:rFonts w:ascii="Arial" w:hAnsi="Arial" w:cs="Arial"/>
          <w:sz w:val="22"/>
          <w:szCs w:val="22"/>
        </w:rPr>
        <w:t xml:space="preserve"> NCCR Catalysis (grant n</w:t>
      </w:r>
      <w:r w:rsidR="001559F4" w:rsidRPr="00234BA5">
        <w:rPr>
          <w:rFonts w:ascii="Arial" w:hAnsi="Arial" w:cs="Arial"/>
          <w:sz w:val="22"/>
          <w:szCs w:val="22"/>
        </w:rPr>
        <w:t>umber</w:t>
      </w:r>
      <w:r w:rsidR="005E794C" w:rsidRPr="00234BA5">
        <w:rPr>
          <w:rFonts w:ascii="Arial" w:hAnsi="Arial" w:cs="Arial"/>
          <w:sz w:val="22"/>
          <w:szCs w:val="22"/>
        </w:rPr>
        <w:t xml:space="preserve"> 180544), a National Centre of Competence in Research funded by the Swiss National Science Foundation.</w:t>
      </w:r>
    </w:p>
    <w:p w14:paraId="5909EDB2" w14:textId="3C2B7770" w:rsidR="008553FC" w:rsidRPr="00E96071" w:rsidRDefault="008553FC" w:rsidP="00213CA5">
      <w:pPr>
        <w:pStyle w:val="HAcknowledgements"/>
        <w:spacing w:before="240" w:after="0" w:line="360" w:lineRule="auto"/>
        <w:rPr>
          <w:rFonts w:cs="Arial"/>
          <w:szCs w:val="22"/>
          <w:lang w:val="en-US"/>
        </w:rPr>
      </w:pPr>
      <w:r w:rsidRPr="00E96071">
        <w:rPr>
          <w:rFonts w:cs="Arial"/>
          <w:szCs w:val="22"/>
          <w:lang w:val="en-US"/>
        </w:rPr>
        <w:lastRenderedPageBreak/>
        <w:t>Author contributions</w:t>
      </w:r>
    </w:p>
    <w:p w14:paraId="134870B4" w14:textId="1EAB6AF3" w:rsidR="008553FC" w:rsidRPr="00685B8B" w:rsidRDefault="00303D66" w:rsidP="002F25A6">
      <w:pPr>
        <w:spacing w:line="360" w:lineRule="auto"/>
        <w:jc w:val="both"/>
        <w:rPr>
          <w:rFonts w:ascii="Arial" w:eastAsiaTheme="minorEastAsia" w:hAnsi="Arial" w:cs="Arial"/>
          <w:sz w:val="22"/>
          <w:szCs w:val="22"/>
          <w:lang w:eastAsia="zh-CN"/>
        </w:rPr>
      </w:pPr>
      <w:r w:rsidRPr="00234BA5">
        <w:rPr>
          <w:rFonts w:ascii="Arial" w:eastAsiaTheme="minorEastAsia" w:hAnsi="Arial" w:cs="Arial"/>
          <w:sz w:val="22"/>
          <w:szCs w:val="22"/>
          <w:lang w:eastAsia="zh-CN"/>
        </w:rPr>
        <w:t>Z</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Z</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 xml:space="preserve"> and </w:t>
      </w:r>
      <w:r w:rsidR="005E794C" w:rsidRPr="00234BA5">
        <w:rPr>
          <w:rFonts w:ascii="Arial" w:eastAsiaTheme="minorEastAsia" w:hAnsi="Arial" w:cs="Arial"/>
          <w:sz w:val="22"/>
          <w:szCs w:val="22"/>
          <w:lang w:eastAsia="zh-CN"/>
        </w:rPr>
        <w:t>J</w:t>
      </w:r>
      <w:r w:rsidR="00D73F2E">
        <w:rPr>
          <w:rFonts w:ascii="Arial" w:eastAsiaTheme="minorEastAsia" w:hAnsi="Arial" w:cs="Arial"/>
          <w:sz w:val="22"/>
          <w:szCs w:val="22"/>
          <w:lang w:eastAsia="zh-CN"/>
        </w:rPr>
        <w:t>.</w:t>
      </w:r>
      <w:r w:rsidR="005E794C" w:rsidRPr="00234BA5">
        <w:rPr>
          <w:rFonts w:ascii="Arial" w:eastAsiaTheme="minorEastAsia" w:hAnsi="Arial" w:cs="Arial"/>
          <w:sz w:val="22"/>
          <w:szCs w:val="22"/>
          <w:lang w:eastAsia="zh-CN"/>
        </w:rPr>
        <w:t>P</w:t>
      </w:r>
      <w:r w:rsidR="00D73F2E">
        <w:rPr>
          <w:rFonts w:ascii="Arial" w:eastAsiaTheme="minorEastAsia" w:hAnsi="Arial" w:cs="Arial"/>
          <w:sz w:val="22"/>
          <w:szCs w:val="22"/>
          <w:lang w:eastAsia="zh-CN"/>
        </w:rPr>
        <w:t>.</w:t>
      </w:r>
      <w:r w:rsidR="00C32F7C">
        <w:rPr>
          <w:rFonts w:ascii="Arial" w:eastAsiaTheme="minorEastAsia" w:hAnsi="Arial" w:cs="Arial"/>
          <w:sz w:val="22"/>
          <w:szCs w:val="22"/>
          <w:lang w:eastAsia="zh-CN"/>
        </w:rPr>
        <w:noBreakHyphen/>
      </w:r>
      <w:r w:rsidR="005E794C" w:rsidRPr="00234BA5">
        <w:rPr>
          <w:rFonts w:ascii="Arial" w:eastAsiaTheme="minorEastAsia" w:hAnsi="Arial" w:cs="Arial"/>
          <w:sz w:val="22"/>
          <w:szCs w:val="22"/>
          <w:lang w:eastAsia="zh-CN"/>
        </w:rPr>
        <w:t>R</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 xml:space="preserve"> conceived the </w:t>
      </w:r>
      <w:r w:rsidR="00A92E90" w:rsidRPr="00234BA5">
        <w:rPr>
          <w:rFonts w:ascii="Arial" w:eastAsiaTheme="minorEastAsia" w:hAnsi="Arial" w:cs="Arial"/>
          <w:sz w:val="22"/>
          <w:szCs w:val="22"/>
          <w:lang w:eastAsia="zh-CN"/>
        </w:rPr>
        <w:t>r</w:t>
      </w:r>
      <w:r w:rsidR="00274736" w:rsidRPr="00234BA5">
        <w:rPr>
          <w:rFonts w:ascii="Arial" w:eastAsiaTheme="minorEastAsia" w:hAnsi="Arial" w:cs="Arial"/>
          <w:sz w:val="22"/>
          <w:szCs w:val="22"/>
          <w:lang w:eastAsia="zh-CN"/>
        </w:rPr>
        <w:t>eview</w:t>
      </w:r>
      <w:r w:rsidRPr="00234BA5">
        <w:rPr>
          <w:rFonts w:ascii="Arial" w:eastAsiaTheme="minorEastAsia" w:hAnsi="Arial" w:cs="Arial"/>
          <w:sz w:val="22"/>
          <w:szCs w:val="22"/>
          <w:lang w:eastAsia="zh-CN"/>
        </w:rPr>
        <w:t xml:space="preserve">. </w:t>
      </w:r>
      <w:r w:rsidR="006E1098" w:rsidRPr="00234BA5">
        <w:rPr>
          <w:rFonts w:ascii="Arial" w:eastAsiaTheme="minorEastAsia" w:hAnsi="Arial" w:cs="Arial"/>
          <w:sz w:val="22"/>
          <w:szCs w:val="22"/>
          <w:lang w:eastAsia="zh-CN"/>
        </w:rPr>
        <w:t xml:space="preserve">Z.Z. </w:t>
      </w:r>
      <w:r w:rsidR="006E1098">
        <w:rPr>
          <w:rFonts w:ascii="Arial" w:eastAsiaTheme="minorEastAsia" w:hAnsi="Arial" w:cs="Arial" w:hint="eastAsia"/>
          <w:bCs/>
          <w:iCs/>
          <w:color w:val="000000" w:themeColor="text1"/>
          <w:sz w:val="22"/>
          <w:szCs w:val="22"/>
          <w:lang w:eastAsia="zh-CN"/>
        </w:rPr>
        <w:t>and</w:t>
      </w:r>
      <w:r w:rsidR="00A92E90" w:rsidRPr="00685B8B">
        <w:rPr>
          <w:rFonts w:ascii="Arial" w:eastAsiaTheme="minorEastAsia" w:hAnsi="Arial" w:cs="Arial"/>
          <w:bCs/>
          <w:iCs/>
          <w:color w:val="000000" w:themeColor="text1"/>
          <w:sz w:val="22"/>
          <w:szCs w:val="22"/>
          <w:lang w:eastAsia="zh-CN"/>
        </w:rPr>
        <w:t xml:space="preserve"> </w:t>
      </w:r>
      <w:r w:rsidR="006E1098" w:rsidRPr="00685B8B">
        <w:rPr>
          <w:rFonts w:ascii="Arial" w:hAnsi="Arial" w:cs="Arial"/>
          <w:bCs/>
          <w:iCs/>
          <w:color w:val="000000" w:themeColor="text1"/>
          <w:sz w:val="22"/>
          <w:szCs w:val="22"/>
        </w:rPr>
        <w:t>A</w:t>
      </w:r>
      <w:r w:rsidR="006E1098" w:rsidRPr="00685B8B">
        <w:rPr>
          <w:rFonts w:ascii="Arial" w:eastAsiaTheme="minorEastAsia" w:hAnsi="Arial" w:cs="Arial"/>
          <w:bCs/>
          <w:iCs/>
          <w:color w:val="000000" w:themeColor="text1"/>
          <w:sz w:val="22"/>
          <w:szCs w:val="22"/>
          <w:lang w:eastAsia="zh-CN"/>
        </w:rPr>
        <w:t xml:space="preserve">.N. </w:t>
      </w:r>
      <w:r w:rsidR="00A92E90" w:rsidRPr="00234BA5">
        <w:rPr>
          <w:rFonts w:ascii="Arial" w:eastAsiaTheme="minorEastAsia" w:hAnsi="Arial" w:cs="Arial"/>
          <w:sz w:val="22"/>
          <w:szCs w:val="22"/>
          <w:lang w:eastAsia="zh-CN"/>
        </w:rPr>
        <w:t xml:space="preserve">produced figures. </w:t>
      </w:r>
      <w:r w:rsidR="00274736" w:rsidRPr="00685B8B">
        <w:rPr>
          <w:rFonts w:ascii="Arial" w:hAnsi="Arial" w:cs="Arial"/>
          <w:bCs/>
          <w:iCs/>
          <w:color w:val="000000" w:themeColor="text1"/>
          <w:sz w:val="22"/>
          <w:szCs w:val="22"/>
        </w:rPr>
        <w:t>A</w:t>
      </w:r>
      <w:r w:rsidR="00D73F2E">
        <w:rPr>
          <w:rFonts w:ascii="Arial" w:hAnsi="Arial" w:cs="Arial"/>
          <w:bCs/>
          <w:iCs/>
          <w:color w:val="000000" w:themeColor="text1"/>
          <w:sz w:val="22"/>
          <w:szCs w:val="22"/>
        </w:rPr>
        <w:t>.</w:t>
      </w:r>
      <w:r w:rsidR="00274736" w:rsidRPr="00685B8B">
        <w:rPr>
          <w:rFonts w:ascii="Arial" w:eastAsiaTheme="minorEastAsia" w:hAnsi="Arial" w:cs="Arial"/>
          <w:bCs/>
          <w:iCs/>
          <w:color w:val="000000" w:themeColor="text1"/>
          <w:sz w:val="22"/>
          <w:szCs w:val="22"/>
          <w:lang w:eastAsia="zh-CN"/>
        </w:rPr>
        <w:t>N</w:t>
      </w:r>
      <w:r w:rsidR="00D73F2E">
        <w:rPr>
          <w:rFonts w:ascii="Arial" w:eastAsiaTheme="minorEastAsia" w:hAnsi="Arial" w:cs="Arial"/>
          <w:bCs/>
          <w:iCs/>
          <w:color w:val="000000" w:themeColor="text1"/>
          <w:sz w:val="22"/>
          <w:szCs w:val="22"/>
          <w:lang w:eastAsia="zh-CN"/>
        </w:rPr>
        <w:t>.</w:t>
      </w:r>
      <w:r w:rsidR="00274736" w:rsidRPr="00685B8B">
        <w:rPr>
          <w:rFonts w:ascii="Arial" w:eastAsiaTheme="minorEastAsia" w:hAnsi="Arial" w:cs="Arial"/>
          <w:bCs/>
          <w:iCs/>
          <w:color w:val="000000" w:themeColor="text1"/>
          <w:sz w:val="22"/>
          <w:szCs w:val="22"/>
          <w:lang w:eastAsia="zh-CN"/>
        </w:rPr>
        <w:t xml:space="preserve"> and</w:t>
      </w:r>
      <w:r w:rsidR="00274736" w:rsidRPr="00685B8B">
        <w:rPr>
          <w:rFonts w:ascii="Arial" w:hAnsi="Arial" w:cs="Arial"/>
          <w:bCs/>
          <w:iCs/>
          <w:color w:val="000000" w:themeColor="text1"/>
          <w:sz w:val="22"/>
          <w:szCs w:val="22"/>
        </w:rPr>
        <w:t xml:space="preserve"> G</w:t>
      </w:r>
      <w:r w:rsidR="00D73F2E">
        <w:rPr>
          <w:rFonts w:ascii="Arial" w:hAnsi="Arial" w:cs="Arial"/>
          <w:bCs/>
          <w:iCs/>
          <w:color w:val="000000" w:themeColor="text1"/>
          <w:sz w:val="22"/>
          <w:szCs w:val="22"/>
        </w:rPr>
        <w:t>.</w:t>
      </w:r>
      <w:r w:rsidR="00274736"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274736"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274736" w:rsidRPr="00685B8B">
        <w:rPr>
          <w:rFonts w:ascii="Arial" w:eastAsiaTheme="minorEastAsia" w:hAnsi="Arial" w:cs="Arial"/>
          <w:bCs/>
          <w:iCs/>
          <w:color w:val="000000" w:themeColor="text1"/>
          <w:sz w:val="22"/>
          <w:szCs w:val="22"/>
          <w:lang w:eastAsia="zh-CN"/>
        </w:rPr>
        <w:t xml:space="preserve"> </w:t>
      </w:r>
      <w:r w:rsidR="00A92E90" w:rsidRPr="00685B8B">
        <w:rPr>
          <w:rFonts w:ascii="Arial" w:eastAsiaTheme="minorEastAsia" w:hAnsi="Arial" w:cs="Arial"/>
          <w:bCs/>
          <w:iCs/>
          <w:color w:val="000000" w:themeColor="text1"/>
          <w:sz w:val="22"/>
          <w:szCs w:val="22"/>
          <w:lang w:eastAsia="zh-CN"/>
        </w:rPr>
        <w:t>completed</w:t>
      </w:r>
      <w:r w:rsidR="00274736" w:rsidRPr="00685B8B">
        <w:rPr>
          <w:rFonts w:ascii="Arial" w:eastAsiaTheme="minorEastAsia" w:hAnsi="Arial" w:cs="Arial"/>
          <w:bCs/>
          <w:iCs/>
          <w:color w:val="000000" w:themeColor="text1"/>
          <w:sz w:val="22"/>
          <w:szCs w:val="22"/>
          <w:lang w:eastAsia="zh-CN"/>
        </w:rPr>
        <w:t xml:space="preserve"> the life cycle assessment </w:t>
      </w:r>
      <w:r w:rsidR="00992F97">
        <w:rPr>
          <w:rFonts w:ascii="Arial" w:eastAsiaTheme="minorEastAsia" w:hAnsi="Arial" w:cs="Arial"/>
          <w:bCs/>
          <w:iCs/>
          <w:color w:val="000000" w:themeColor="text1"/>
          <w:sz w:val="22"/>
          <w:szCs w:val="22"/>
          <w:lang w:eastAsia="zh-CN"/>
        </w:rPr>
        <w:t>and techno</w:t>
      </w:r>
      <w:r w:rsidR="00992F97">
        <w:rPr>
          <w:rFonts w:ascii="Arial" w:eastAsiaTheme="minorEastAsia" w:hAnsi="Arial" w:cs="Arial"/>
          <w:bCs/>
          <w:iCs/>
          <w:color w:val="000000" w:themeColor="text1"/>
          <w:sz w:val="22"/>
          <w:szCs w:val="22"/>
          <w:lang w:eastAsia="zh-CN"/>
        </w:rPr>
        <w:noBreakHyphen/>
        <w:t xml:space="preserve">economic </w:t>
      </w:r>
      <w:r w:rsidR="00274736" w:rsidRPr="00685B8B">
        <w:rPr>
          <w:rFonts w:ascii="Arial" w:eastAsiaTheme="minorEastAsia" w:hAnsi="Arial" w:cs="Arial"/>
          <w:bCs/>
          <w:iCs/>
          <w:color w:val="000000" w:themeColor="text1"/>
          <w:sz w:val="22"/>
          <w:szCs w:val="22"/>
          <w:lang w:eastAsia="zh-CN"/>
        </w:rPr>
        <w:t>study.</w:t>
      </w:r>
      <w:r w:rsidR="005E794C" w:rsidRPr="00234BA5">
        <w:rPr>
          <w:rFonts w:ascii="Arial" w:eastAsiaTheme="minorEastAsia" w:hAnsi="Arial" w:cs="Arial"/>
          <w:sz w:val="22"/>
          <w:szCs w:val="22"/>
          <w:lang w:eastAsia="zh-CN"/>
        </w:rPr>
        <w:t xml:space="preserve"> </w:t>
      </w:r>
      <w:r w:rsidR="00A92E90" w:rsidRPr="00234BA5">
        <w:rPr>
          <w:rFonts w:ascii="Arial" w:eastAsiaTheme="minorEastAsia" w:hAnsi="Arial" w:cs="Arial"/>
          <w:sz w:val="22"/>
          <w:szCs w:val="22"/>
          <w:lang w:eastAsia="zh-CN"/>
        </w:rPr>
        <w:t>Z.Z</w:t>
      </w:r>
      <w:r w:rsidR="00D73F2E">
        <w:rPr>
          <w:rFonts w:ascii="Arial" w:eastAsiaTheme="minorEastAsia" w:hAnsi="Arial" w:cs="Arial"/>
          <w:sz w:val="22"/>
          <w:szCs w:val="22"/>
          <w:lang w:eastAsia="zh-CN"/>
        </w:rPr>
        <w:t>.</w:t>
      </w:r>
      <w:r w:rsidR="00A92E90" w:rsidRPr="00234BA5">
        <w:rPr>
          <w:rFonts w:ascii="Arial" w:eastAsiaTheme="minorEastAsia" w:hAnsi="Arial" w:cs="Arial"/>
          <w:sz w:val="22"/>
          <w:szCs w:val="22"/>
          <w:lang w:eastAsia="zh-CN"/>
        </w:rPr>
        <w:t xml:space="preserve"> and A.N. co</w:t>
      </w:r>
      <w:r w:rsidR="001010C4">
        <w:rPr>
          <w:rFonts w:ascii="Arial" w:eastAsiaTheme="minorEastAsia" w:hAnsi="Arial" w:cs="Arial"/>
          <w:sz w:val="22"/>
          <w:szCs w:val="22"/>
          <w:lang w:eastAsia="zh-CN"/>
        </w:rPr>
        <w:noBreakHyphen/>
      </w:r>
      <w:r w:rsidR="00A92E90" w:rsidRPr="00234BA5">
        <w:rPr>
          <w:rFonts w:ascii="Arial" w:eastAsiaTheme="minorEastAsia" w:hAnsi="Arial" w:cs="Arial"/>
          <w:sz w:val="22"/>
          <w:szCs w:val="22"/>
          <w:lang w:eastAsia="zh-CN"/>
        </w:rPr>
        <w:t xml:space="preserve">wrote the manuscript. </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eastAsiaTheme="minorEastAsia" w:hAnsi="Arial" w:cs="Arial"/>
          <w:bCs/>
          <w:iCs/>
          <w:color w:val="000000" w:themeColor="text1"/>
          <w:sz w:val="22"/>
          <w:szCs w:val="22"/>
          <w:lang w:eastAsia="zh-CN"/>
        </w:rPr>
        <w:t xml:space="preserve"> and </w:t>
      </w:r>
      <w:r w:rsidR="00A92E90" w:rsidRPr="00234BA5">
        <w:rPr>
          <w:rFonts w:ascii="Arial" w:eastAsiaTheme="minorEastAsia" w:hAnsi="Arial" w:cs="Arial"/>
          <w:sz w:val="22"/>
          <w:szCs w:val="22"/>
          <w:lang w:eastAsia="zh-CN"/>
        </w:rPr>
        <w:t>J</w:t>
      </w:r>
      <w:r w:rsidR="00D73F2E">
        <w:rPr>
          <w:rFonts w:ascii="Arial" w:eastAsiaTheme="minorEastAsia" w:hAnsi="Arial" w:cs="Arial"/>
          <w:sz w:val="22"/>
          <w:szCs w:val="22"/>
          <w:lang w:eastAsia="zh-CN"/>
        </w:rPr>
        <w:t>.</w:t>
      </w:r>
      <w:r w:rsidR="00A92E90" w:rsidRPr="00234BA5">
        <w:rPr>
          <w:rFonts w:ascii="Arial" w:eastAsiaTheme="minorEastAsia" w:hAnsi="Arial" w:cs="Arial"/>
          <w:sz w:val="22"/>
          <w:szCs w:val="22"/>
          <w:lang w:eastAsia="zh-CN"/>
        </w:rPr>
        <w:t>P</w:t>
      </w:r>
      <w:r w:rsidR="00D73F2E">
        <w:rPr>
          <w:rFonts w:ascii="Arial" w:eastAsiaTheme="minorEastAsia" w:hAnsi="Arial" w:cs="Arial"/>
          <w:sz w:val="22"/>
          <w:szCs w:val="22"/>
          <w:lang w:eastAsia="zh-CN"/>
        </w:rPr>
        <w:t>.</w:t>
      </w:r>
      <w:r w:rsidR="00C811C7">
        <w:rPr>
          <w:rFonts w:ascii="Arial" w:eastAsiaTheme="minorEastAsia" w:hAnsi="Arial" w:cs="Arial"/>
          <w:sz w:val="22"/>
          <w:szCs w:val="22"/>
          <w:lang w:eastAsia="zh-CN"/>
        </w:rPr>
        <w:noBreakHyphen/>
      </w:r>
      <w:r w:rsidR="00A92E90" w:rsidRPr="00234BA5">
        <w:rPr>
          <w:rFonts w:ascii="Arial" w:eastAsiaTheme="minorEastAsia" w:hAnsi="Arial" w:cs="Arial"/>
          <w:sz w:val="22"/>
          <w:szCs w:val="22"/>
          <w:lang w:eastAsia="zh-CN"/>
        </w:rPr>
        <w:t xml:space="preserve">R. </w:t>
      </w:r>
      <w:r w:rsidR="00426B51">
        <w:rPr>
          <w:rFonts w:ascii="Arial" w:eastAsiaTheme="minorEastAsia" w:hAnsi="Arial" w:cs="Arial" w:hint="eastAsia"/>
          <w:sz w:val="22"/>
          <w:szCs w:val="22"/>
          <w:lang w:eastAsia="zh-CN"/>
        </w:rPr>
        <w:t>revised the manuscript</w:t>
      </w:r>
      <w:r w:rsidR="00D73F2E">
        <w:rPr>
          <w:rFonts w:ascii="Arial" w:eastAsiaTheme="minorEastAsia" w:hAnsi="Arial" w:cs="Arial"/>
          <w:sz w:val="22"/>
          <w:szCs w:val="22"/>
          <w:lang w:eastAsia="zh-CN"/>
        </w:rPr>
        <w:t>. J.P.</w:t>
      </w:r>
      <w:r w:rsidR="006C1D1B">
        <w:rPr>
          <w:rFonts w:ascii="Arial" w:eastAsiaTheme="minorEastAsia" w:hAnsi="Arial" w:cs="Arial"/>
          <w:sz w:val="22"/>
          <w:szCs w:val="22"/>
          <w:lang w:eastAsia="zh-CN"/>
        </w:rPr>
        <w:noBreakHyphen/>
      </w:r>
      <w:r w:rsidR="00D73F2E">
        <w:rPr>
          <w:rFonts w:ascii="Arial" w:eastAsiaTheme="minorEastAsia" w:hAnsi="Arial" w:cs="Arial"/>
          <w:sz w:val="22"/>
          <w:szCs w:val="22"/>
          <w:lang w:eastAsia="zh-CN"/>
        </w:rPr>
        <w:t>R.</w:t>
      </w:r>
      <w:r w:rsidR="00426B51">
        <w:rPr>
          <w:rFonts w:ascii="Arial" w:eastAsiaTheme="minorEastAsia" w:hAnsi="Arial" w:cs="Arial" w:hint="eastAsia"/>
          <w:sz w:val="22"/>
          <w:szCs w:val="22"/>
          <w:lang w:eastAsia="zh-CN"/>
        </w:rPr>
        <w:t xml:space="preserve"> </w:t>
      </w:r>
      <w:r w:rsidR="00A92E90" w:rsidRPr="00234BA5">
        <w:rPr>
          <w:rFonts w:ascii="Arial" w:eastAsiaTheme="minorEastAsia" w:hAnsi="Arial" w:cs="Arial"/>
          <w:sz w:val="22"/>
          <w:szCs w:val="22"/>
          <w:lang w:eastAsia="zh-CN"/>
        </w:rPr>
        <w:t xml:space="preserve">supervised the project. </w:t>
      </w:r>
      <w:r w:rsidRPr="00234BA5">
        <w:rPr>
          <w:rFonts w:ascii="Arial" w:eastAsiaTheme="minorEastAsia" w:hAnsi="Arial" w:cs="Arial"/>
          <w:sz w:val="22"/>
          <w:szCs w:val="22"/>
          <w:lang w:eastAsia="zh-CN"/>
        </w:rPr>
        <w:t>All authors reviewed, edited and</w:t>
      </w:r>
      <w:r w:rsidR="00A92E90" w:rsidRPr="00234BA5">
        <w:rPr>
          <w:rFonts w:ascii="Arial" w:eastAsiaTheme="minorEastAsia" w:hAnsi="Arial" w:cs="Arial"/>
          <w:sz w:val="22"/>
          <w:szCs w:val="22"/>
          <w:lang w:eastAsia="zh-CN"/>
        </w:rPr>
        <w:t xml:space="preserve"> enriched each section of the review.</w:t>
      </w:r>
    </w:p>
    <w:p w14:paraId="5D18523A" w14:textId="29EAEE56" w:rsidR="008553FC" w:rsidRPr="00E96071" w:rsidRDefault="008553FC" w:rsidP="00095B38">
      <w:pPr>
        <w:pStyle w:val="HAcknowledgements"/>
        <w:spacing w:before="240" w:after="0" w:line="360" w:lineRule="auto"/>
        <w:rPr>
          <w:rFonts w:cs="Arial"/>
          <w:szCs w:val="22"/>
          <w:lang w:val="en-US"/>
        </w:rPr>
      </w:pPr>
      <w:r w:rsidRPr="00E96071">
        <w:rPr>
          <w:rFonts w:cs="Arial"/>
          <w:szCs w:val="22"/>
          <w:lang w:val="en-US"/>
        </w:rPr>
        <w:t>Competing interests</w:t>
      </w:r>
    </w:p>
    <w:p w14:paraId="6596863F" w14:textId="77777777" w:rsidR="00770CDD" w:rsidRPr="00234BA5" w:rsidDel="00990FCF" w:rsidRDefault="008553FC" w:rsidP="00890B8C">
      <w:pPr>
        <w:spacing w:line="360" w:lineRule="auto"/>
        <w:rPr>
          <w:del w:id="928" w:author="Nabera  Abhinandan" w:date="2024-08-30T17:13:00Z" w16du:dateUtc="2024-08-30T15:13:00Z"/>
          <w:rFonts w:ascii="Arial" w:hAnsi="Arial" w:cs="Arial"/>
          <w:sz w:val="22"/>
          <w:szCs w:val="22"/>
        </w:rPr>
      </w:pPr>
      <w:r w:rsidRPr="00234BA5">
        <w:rPr>
          <w:rFonts w:ascii="Arial" w:hAnsi="Arial" w:cs="Arial"/>
          <w:sz w:val="22"/>
          <w:szCs w:val="22"/>
        </w:rPr>
        <w:t>The authors declare no competing interests.</w:t>
      </w:r>
    </w:p>
    <w:p w14:paraId="184E52CB" w14:textId="6E34AF2C" w:rsidR="00770CDD" w:rsidRPr="000661EE" w:rsidRDefault="00770CDD" w:rsidP="00990FCF">
      <w:pPr>
        <w:spacing w:line="360" w:lineRule="auto"/>
        <w:rPr>
          <w:rFonts w:ascii="Times New Roman" w:eastAsiaTheme="minorEastAsia" w:hAnsi="Times New Roman" w:cs="Times New Roman"/>
          <w:sz w:val="20"/>
          <w:szCs w:val="20"/>
          <w:lang w:eastAsia="zh-CN"/>
        </w:rPr>
        <w:pPrChange w:id="929" w:author="Nabera  Abhinandan" w:date="2024-08-30T17:13:00Z" w16du:dateUtc="2024-08-30T15:13:00Z">
          <w:pPr/>
        </w:pPrChange>
      </w:pPr>
    </w:p>
    <w:p w14:paraId="4EAC26D7" w14:textId="77777777" w:rsidR="000661EE" w:rsidRDefault="000661EE">
      <w:pPr>
        <w:rPr>
          <w:rFonts w:ascii="Arial" w:hAnsi="Arial" w:cs="Arial"/>
          <w:b/>
          <w:bCs/>
          <w:sz w:val="22"/>
          <w:szCs w:val="22"/>
        </w:rPr>
      </w:pPr>
      <w:bookmarkStart w:id="930" w:name="_Hlk174388286"/>
      <w:r>
        <w:rPr>
          <w:rFonts w:ascii="Arial" w:hAnsi="Arial" w:cs="Arial"/>
          <w:b/>
          <w:bCs/>
          <w:sz w:val="22"/>
          <w:szCs w:val="22"/>
        </w:rPr>
        <w:br w:type="page"/>
      </w:r>
    </w:p>
    <w:p w14:paraId="36B941A1" w14:textId="077C82A2" w:rsidR="00627228" w:rsidRPr="00E96071" w:rsidRDefault="00627228" w:rsidP="00495801">
      <w:pPr>
        <w:spacing w:line="480" w:lineRule="auto"/>
        <w:jc w:val="both"/>
        <w:rPr>
          <w:rFonts w:ascii="Arial" w:eastAsiaTheme="minorEastAsia" w:hAnsi="Arial" w:cs="Arial"/>
          <w:b/>
          <w:bCs/>
          <w:sz w:val="22"/>
          <w:szCs w:val="22"/>
          <w:lang w:eastAsia="zh-CN"/>
        </w:rPr>
      </w:pPr>
      <w:r w:rsidRPr="00E96071">
        <w:rPr>
          <w:rFonts w:ascii="Arial" w:hAnsi="Arial" w:cs="Arial"/>
          <w:b/>
          <w:bCs/>
          <w:sz w:val="22"/>
          <w:szCs w:val="22"/>
        </w:rPr>
        <w:lastRenderedPageBreak/>
        <w:t>References</w:t>
      </w:r>
    </w:p>
    <w:bookmarkEnd w:id="930"/>
    <w:p w14:paraId="0D786DEE" w14:textId="590E8937" w:rsidR="00571D22" w:rsidRPr="00722469" w:rsidRDefault="00571D22" w:rsidP="00571D22">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722469">
        <w:rPr>
          <w:rFonts w:ascii="Arial" w:hAnsi="Arial" w:cs="Arial"/>
          <w:sz w:val="20"/>
          <w:szCs w:val="20"/>
        </w:rPr>
        <w:t xml:space="preserve">Davy, E. Notice of carburet of potassium, and of a new gaseous bi-carburet of hydrogen. </w:t>
      </w:r>
      <w:r w:rsidRPr="00722469">
        <w:rPr>
          <w:rFonts w:ascii="Arial" w:hAnsi="Arial" w:cs="Arial"/>
          <w:i/>
          <w:iCs/>
          <w:sz w:val="20"/>
          <w:szCs w:val="20"/>
        </w:rPr>
        <w:t>J. Frankl. Inst.</w:t>
      </w:r>
      <w:r w:rsidRPr="00722469">
        <w:rPr>
          <w:rFonts w:ascii="Arial" w:hAnsi="Arial" w:cs="Arial"/>
          <w:sz w:val="20"/>
          <w:szCs w:val="20"/>
        </w:rPr>
        <w:t xml:space="preserve"> </w:t>
      </w:r>
      <w:r w:rsidRPr="00722469">
        <w:rPr>
          <w:rFonts w:ascii="Arial" w:hAnsi="Arial" w:cs="Arial"/>
          <w:b/>
          <w:bCs/>
          <w:sz w:val="20"/>
          <w:szCs w:val="20"/>
        </w:rPr>
        <w:t>19</w:t>
      </w:r>
      <w:r w:rsidRPr="00722469">
        <w:rPr>
          <w:rFonts w:ascii="Arial" w:hAnsi="Arial" w:cs="Arial"/>
          <w:sz w:val="20"/>
          <w:szCs w:val="20"/>
        </w:rPr>
        <w:t>, 216 (1837).</w:t>
      </w:r>
    </w:p>
    <w:p w14:paraId="601E0C84" w14:textId="217A20FC" w:rsidR="00571D22" w:rsidRPr="00722469" w:rsidRDefault="00324DE2"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Rasmussen, S. C. </w:t>
      </w:r>
      <w:r w:rsidRPr="00722469">
        <w:rPr>
          <w:rFonts w:ascii="Arial" w:hAnsi="Arial" w:cs="Arial"/>
          <w:i/>
          <w:iCs/>
          <w:sz w:val="20"/>
          <w:szCs w:val="20"/>
        </w:rPr>
        <w:t>Acetylene and Its Polymers: 150+ Years of History</w:t>
      </w:r>
      <w:r w:rsidRPr="00722469">
        <w:rPr>
          <w:rFonts w:ascii="Arial" w:hAnsi="Arial" w:cs="Arial"/>
          <w:sz w:val="20"/>
          <w:szCs w:val="20"/>
        </w:rPr>
        <w:t>. (Springer International Publishing, 2018).</w:t>
      </w:r>
    </w:p>
    <w:p w14:paraId="7BD3019C" w14:textId="785066ED" w:rsidR="00571D22" w:rsidRPr="00722469" w:rsidRDefault="00324DE2"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Carolina, N. </w:t>
      </w:r>
      <w:r w:rsidRPr="00722469">
        <w:rPr>
          <w:rFonts w:ascii="Arial" w:hAnsi="Arial" w:cs="Arial"/>
          <w:i/>
          <w:iCs/>
          <w:sz w:val="20"/>
          <w:szCs w:val="20"/>
        </w:rPr>
        <w:t>Discovery of the Commercial Processes for Making Calcium Carbide and Acetylene</w:t>
      </w:r>
      <w:r w:rsidRPr="00722469">
        <w:rPr>
          <w:rFonts w:ascii="Arial" w:hAnsi="Arial" w:cs="Arial"/>
          <w:sz w:val="20"/>
          <w:szCs w:val="20"/>
        </w:rPr>
        <w:t>. (American Chemical Society, 1998).</w:t>
      </w:r>
    </w:p>
    <w:p w14:paraId="441F6996" w14:textId="038F22F4" w:rsidR="0047586A" w:rsidRPr="00722469" w:rsidRDefault="0047586A"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Trotuş</w:t>
      </w:r>
      <w:proofErr w:type="spellEnd"/>
      <w:r w:rsidRPr="00722469">
        <w:rPr>
          <w:rFonts w:ascii="Arial" w:hAnsi="Arial" w:cs="Arial"/>
          <w:sz w:val="20"/>
          <w:szCs w:val="20"/>
        </w:rPr>
        <w:t xml:space="preserve">, I. T., Zimmermann, T. &amp; </w:t>
      </w:r>
      <w:proofErr w:type="spellStart"/>
      <w:r w:rsidRPr="00722469">
        <w:rPr>
          <w:rFonts w:ascii="Arial" w:hAnsi="Arial" w:cs="Arial"/>
          <w:sz w:val="20"/>
          <w:szCs w:val="20"/>
        </w:rPr>
        <w:t>Schüth</w:t>
      </w:r>
      <w:proofErr w:type="spellEnd"/>
      <w:r w:rsidRPr="00722469">
        <w:rPr>
          <w:rFonts w:ascii="Arial" w:hAnsi="Arial" w:cs="Arial"/>
          <w:sz w:val="20"/>
          <w:szCs w:val="20"/>
        </w:rPr>
        <w:t xml:space="preserve">, F. Catalytic reactions of acetylene: a feedstock for the chemical industry revisited. </w:t>
      </w:r>
      <w:r w:rsidRPr="00722469">
        <w:rPr>
          <w:rFonts w:ascii="Arial" w:hAnsi="Arial" w:cs="Arial"/>
          <w:i/>
          <w:iCs/>
          <w:sz w:val="20"/>
          <w:szCs w:val="20"/>
        </w:rPr>
        <w:t>Chem. Rev.</w:t>
      </w:r>
      <w:r w:rsidRPr="00722469">
        <w:rPr>
          <w:rFonts w:ascii="Arial" w:hAnsi="Arial" w:cs="Arial"/>
          <w:sz w:val="20"/>
          <w:szCs w:val="20"/>
        </w:rPr>
        <w:t xml:space="preserve"> </w:t>
      </w:r>
      <w:r w:rsidRPr="00722469">
        <w:rPr>
          <w:rFonts w:ascii="Arial" w:hAnsi="Arial" w:cs="Arial"/>
          <w:b/>
          <w:bCs/>
          <w:sz w:val="20"/>
          <w:szCs w:val="20"/>
        </w:rPr>
        <w:t>114</w:t>
      </w:r>
      <w:r w:rsidRPr="00722469">
        <w:rPr>
          <w:rFonts w:ascii="Arial" w:hAnsi="Arial" w:cs="Arial"/>
          <w:sz w:val="20"/>
          <w:szCs w:val="20"/>
        </w:rPr>
        <w:t>, 1761–1782 (2014).</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review of catalytic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applications</w:t>
      </w:r>
      <w:r w:rsidRPr="00722469">
        <w:rPr>
          <w:rFonts w:ascii="Arial" w:hAnsi="Arial" w:cs="Arial"/>
          <w:color w:val="2E74B5" w:themeColor="accent5" w:themeShade="BF"/>
          <w:sz w:val="20"/>
          <w:szCs w:val="20"/>
        </w:rPr>
        <w:t>.</w:t>
      </w:r>
    </w:p>
    <w:p w14:paraId="7D48BBC8" w14:textId="220706B3" w:rsidR="0047586A" w:rsidRPr="00722469" w:rsidRDefault="00E6083C"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Jiang, C. &amp; Hu, J. </w:t>
      </w:r>
      <w:r w:rsidRPr="00722469">
        <w:rPr>
          <w:rFonts w:ascii="Arial" w:hAnsi="Arial" w:cs="Arial"/>
          <w:i/>
          <w:iCs/>
          <w:sz w:val="20"/>
          <w:szCs w:val="20"/>
        </w:rPr>
        <w:t>Conversion of Methane to Acetylene</w:t>
      </w:r>
      <w:r w:rsidRPr="00722469">
        <w:rPr>
          <w:rFonts w:ascii="Arial" w:hAnsi="Arial" w:cs="Arial"/>
          <w:sz w:val="20"/>
          <w:szCs w:val="20"/>
        </w:rPr>
        <w:t>. 93 - 116 (Royal Society of Chemistry, 2023).</w:t>
      </w:r>
      <w:r w:rsidRPr="00722469">
        <w:rPr>
          <w:rFonts w:ascii="Arial" w:eastAsiaTheme="minorEastAsia" w:hAnsi="Arial" w:cs="Arial"/>
          <w:sz w:val="20"/>
          <w:szCs w:val="20"/>
          <w:lang w:eastAsia="zh-CN"/>
        </w:rPr>
        <w:t xml:space="preserve"> </w:t>
      </w:r>
      <w:r w:rsidRPr="00722469">
        <w:rPr>
          <w:rFonts w:ascii="Arial" w:hAnsi="Arial" w:cs="Arial"/>
          <w:color w:val="2E74B5" w:themeColor="accent5" w:themeShade="BF"/>
          <w:sz w:val="20"/>
          <w:szCs w:val="20"/>
        </w:rPr>
        <w:t xml:space="preserve">The </w:t>
      </w:r>
      <w:r w:rsidRPr="00722469">
        <w:rPr>
          <w:rFonts w:ascii="Arial" w:eastAsiaTheme="minorEastAsia" w:hAnsi="Arial" w:cs="Arial"/>
          <w:color w:val="2E74B5" w:themeColor="accent5" w:themeShade="BF"/>
          <w:sz w:val="20"/>
          <w:szCs w:val="20"/>
          <w:lang w:eastAsia="zh-CN"/>
        </w:rPr>
        <w:t>most comprehensive book chapter on CH</w:t>
      </w:r>
      <w:r w:rsidRPr="00722469">
        <w:rPr>
          <w:rFonts w:ascii="Arial" w:eastAsiaTheme="minorEastAsia" w:hAnsi="Arial" w:cs="Arial"/>
          <w:color w:val="2E74B5" w:themeColor="accent5" w:themeShade="BF"/>
          <w:sz w:val="20"/>
          <w:szCs w:val="20"/>
          <w:vertAlign w:val="subscript"/>
          <w:lang w:eastAsia="zh-CN"/>
        </w:rPr>
        <w:t>4</w:t>
      </w:r>
      <w:r w:rsidRPr="00722469">
        <w:rPr>
          <w:rFonts w:ascii="Arial" w:eastAsiaTheme="minorEastAsia" w:hAnsi="Arial" w:cs="Arial"/>
          <w:color w:val="2E74B5" w:themeColor="accent5" w:themeShade="BF"/>
          <w:sz w:val="20"/>
          <w:szCs w:val="20"/>
          <w:lang w:eastAsia="zh-CN"/>
        </w:rPr>
        <w:noBreakHyphen/>
        <w:t>to</w:t>
      </w:r>
      <w:r w:rsidRPr="00722469">
        <w:rPr>
          <w:rFonts w:ascii="Arial" w:eastAsiaTheme="minorEastAsia" w:hAnsi="Arial" w:cs="Arial"/>
          <w:color w:val="2E74B5" w:themeColor="accent5" w:themeShade="BF"/>
          <w:sz w:val="20"/>
          <w:szCs w:val="20"/>
          <w:lang w:eastAsia="zh-CN"/>
        </w:rPr>
        <w:noBreakHyphen/>
        <w:t>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722469">
        <w:rPr>
          <w:rFonts w:ascii="Arial" w:hAnsi="Arial" w:cs="Arial"/>
          <w:color w:val="2E74B5" w:themeColor="accent5" w:themeShade="BF"/>
          <w:sz w:val="20"/>
          <w:szCs w:val="20"/>
        </w:rPr>
        <w:t>.</w:t>
      </w:r>
    </w:p>
    <w:p w14:paraId="68918480" w14:textId="703D1BCD" w:rsidR="0047586A" w:rsidRPr="00722469" w:rsidRDefault="00C8538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Bixler, G. H. &amp; </w:t>
      </w:r>
      <w:proofErr w:type="spellStart"/>
      <w:r w:rsidRPr="00722469">
        <w:rPr>
          <w:rFonts w:ascii="Arial" w:hAnsi="Arial" w:cs="Arial"/>
          <w:sz w:val="20"/>
          <w:szCs w:val="20"/>
        </w:rPr>
        <w:t>Coberly</w:t>
      </w:r>
      <w:proofErr w:type="spellEnd"/>
      <w:r w:rsidRPr="00722469">
        <w:rPr>
          <w:rFonts w:ascii="Arial" w:hAnsi="Arial" w:cs="Arial"/>
          <w:sz w:val="20"/>
          <w:szCs w:val="20"/>
        </w:rPr>
        <w:t xml:space="preserve">, C. W. Wulff process acetylene. </w:t>
      </w:r>
      <w:r w:rsidRPr="00722469">
        <w:rPr>
          <w:rFonts w:ascii="Arial" w:hAnsi="Arial" w:cs="Arial"/>
          <w:i/>
          <w:iCs/>
          <w:sz w:val="20"/>
          <w:szCs w:val="20"/>
        </w:rPr>
        <w:t>Ind. Eng. Chem.</w:t>
      </w:r>
      <w:r w:rsidRPr="00722469">
        <w:rPr>
          <w:rFonts w:ascii="Arial" w:hAnsi="Arial" w:cs="Arial"/>
          <w:sz w:val="20"/>
          <w:szCs w:val="20"/>
        </w:rPr>
        <w:t xml:space="preserve"> </w:t>
      </w:r>
      <w:r w:rsidRPr="00722469">
        <w:rPr>
          <w:rFonts w:ascii="Arial" w:hAnsi="Arial" w:cs="Arial"/>
          <w:b/>
          <w:bCs/>
          <w:sz w:val="20"/>
          <w:szCs w:val="20"/>
        </w:rPr>
        <w:t>45</w:t>
      </w:r>
      <w:r w:rsidRPr="00722469">
        <w:rPr>
          <w:rFonts w:ascii="Arial" w:hAnsi="Arial" w:cs="Arial"/>
          <w:sz w:val="20"/>
          <w:szCs w:val="20"/>
        </w:rPr>
        <w:t>, 2596–2606 (1953).</w:t>
      </w:r>
    </w:p>
    <w:p w14:paraId="39B7FBEA" w14:textId="1D1110AF" w:rsidR="00C85386" w:rsidRPr="00722469" w:rsidRDefault="00C8538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Weissermel</w:t>
      </w:r>
      <w:proofErr w:type="spellEnd"/>
      <w:r w:rsidRPr="00722469">
        <w:rPr>
          <w:rFonts w:ascii="Arial" w:hAnsi="Arial" w:cs="Arial"/>
          <w:sz w:val="20"/>
          <w:szCs w:val="20"/>
        </w:rPr>
        <w:t xml:space="preserve">, K. &amp; </w:t>
      </w:r>
      <w:proofErr w:type="spellStart"/>
      <w:r w:rsidRPr="00722469">
        <w:rPr>
          <w:rFonts w:ascii="Arial" w:hAnsi="Arial" w:cs="Arial"/>
          <w:sz w:val="20"/>
          <w:szCs w:val="20"/>
        </w:rPr>
        <w:t>Arpe</w:t>
      </w:r>
      <w:proofErr w:type="spellEnd"/>
      <w:r w:rsidRPr="00722469">
        <w:rPr>
          <w:rFonts w:ascii="Arial" w:hAnsi="Arial" w:cs="Arial"/>
          <w:sz w:val="20"/>
          <w:szCs w:val="20"/>
        </w:rPr>
        <w:t xml:space="preserve">, H.-J. </w:t>
      </w:r>
      <w:r w:rsidRPr="00722469">
        <w:rPr>
          <w:rFonts w:ascii="Arial" w:hAnsi="Arial" w:cs="Arial"/>
          <w:i/>
          <w:iCs/>
          <w:sz w:val="20"/>
          <w:szCs w:val="20"/>
        </w:rPr>
        <w:t>Industrial Organic Chemistry</w:t>
      </w:r>
      <w:r w:rsidRPr="00722469">
        <w:rPr>
          <w:rFonts w:ascii="Arial" w:hAnsi="Arial" w:cs="Arial"/>
          <w:sz w:val="20"/>
          <w:szCs w:val="20"/>
        </w:rPr>
        <w:t>. (Wiley, 2008).</w:t>
      </w:r>
    </w:p>
    <w:p w14:paraId="5496D768" w14:textId="5DB31501"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Crafts, J. M. A lecture upon acetylene. </w:t>
      </w:r>
      <w:r w:rsidRPr="00722469">
        <w:rPr>
          <w:rFonts w:ascii="Arial" w:hAnsi="Arial" w:cs="Arial"/>
          <w:i/>
          <w:iCs/>
          <w:sz w:val="20"/>
          <w:szCs w:val="20"/>
        </w:rPr>
        <w:t>Science</w:t>
      </w:r>
      <w:r w:rsidRPr="00722469">
        <w:rPr>
          <w:rFonts w:ascii="Arial" w:hAnsi="Arial" w:cs="Arial"/>
          <w:sz w:val="20"/>
          <w:szCs w:val="20"/>
        </w:rPr>
        <w:t xml:space="preserve"> </w:t>
      </w:r>
      <w:r w:rsidRPr="00722469">
        <w:rPr>
          <w:rFonts w:ascii="Arial" w:hAnsi="Arial" w:cs="Arial"/>
          <w:b/>
          <w:bCs/>
          <w:sz w:val="20"/>
          <w:szCs w:val="20"/>
        </w:rPr>
        <w:t>3</w:t>
      </w:r>
      <w:r w:rsidRPr="00722469">
        <w:rPr>
          <w:rFonts w:ascii="Arial" w:hAnsi="Arial" w:cs="Arial"/>
          <w:sz w:val="20"/>
          <w:szCs w:val="20"/>
        </w:rPr>
        <w:t>, 377–392 (1896).</w:t>
      </w:r>
    </w:p>
    <w:p w14:paraId="470360D3" w14:textId="0E5A9612"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Schobert, H. Production of acetylene and acetylene-based chemicals from coal. </w:t>
      </w:r>
      <w:r w:rsidRPr="00722469">
        <w:rPr>
          <w:rFonts w:ascii="Arial" w:hAnsi="Arial" w:cs="Arial"/>
          <w:i/>
          <w:iCs/>
          <w:sz w:val="20"/>
          <w:szCs w:val="20"/>
        </w:rPr>
        <w:t>Chem. Rev.</w:t>
      </w:r>
      <w:r w:rsidRPr="00722469">
        <w:rPr>
          <w:rFonts w:ascii="Arial" w:hAnsi="Arial" w:cs="Arial"/>
          <w:sz w:val="20"/>
          <w:szCs w:val="20"/>
        </w:rPr>
        <w:t xml:space="preserve"> </w:t>
      </w:r>
      <w:r w:rsidRPr="00722469">
        <w:rPr>
          <w:rFonts w:ascii="Arial" w:hAnsi="Arial" w:cs="Arial"/>
          <w:b/>
          <w:bCs/>
          <w:sz w:val="20"/>
          <w:szCs w:val="20"/>
        </w:rPr>
        <w:t>114</w:t>
      </w:r>
      <w:r w:rsidRPr="00722469">
        <w:rPr>
          <w:rFonts w:ascii="Arial" w:hAnsi="Arial" w:cs="Arial"/>
          <w:sz w:val="20"/>
          <w:szCs w:val="20"/>
        </w:rPr>
        <w:t>, 1743–1760 (2014).</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review of coal</w:t>
      </w:r>
      <w:r w:rsidRPr="00722469">
        <w:rPr>
          <w:rFonts w:ascii="Arial" w:eastAsiaTheme="minorEastAsia" w:hAnsi="Arial" w:cs="Arial"/>
          <w:color w:val="2E74B5" w:themeColor="accent5" w:themeShade="BF"/>
          <w:sz w:val="20"/>
          <w:szCs w:val="20"/>
          <w:lang w:eastAsia="zh-CN"/>
        </w:rPr>
        <w:noBreakHyphen/>
        <w:t>based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563D7053" w14:textId="1CB003CE"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Crynes</w:t>
      </w:r>
      <w:proofErr w:type="spellEnd"/>
      <w:r w:rsidRPr="00722469">
        <w:rPr>
          <w:rFonts w:ascii="Arial" w:hAnsi="Arial" w:cs="Arial"/>
          <w:sz w:val="20"/>
          <w:szCs w:val="20"/>
        </w:rPr>
        <w:t xml:space="preserve">, B. L., Albright, L. F. &amp; Tan, L. F. </w:t>
      </w:r>
      <w:r w:rsidRPr="00722469">
        <w:rPr>
          <w:rFonts w:ascii="Arial" w:hAnsi="Arial" w:cs="Arial"/>
          <w:i/>
          <w:iCs/>
          <w:sz w:val="20"/>
          <w:szCs w:val="20"/>
        </w:rPr>
        <w:t>Thermal Cracking.</w:t>
      </w:r>
      <w:r w:rsidRPr="00722469">
        <w:rPr>
          <w:rFonts w:ascii="Arial" w:hAnsi="Arial" w:cs="Arial"/>
          <w:sz w:val="20"/>
          <w:szCs w:val="20"/>
        </w:rPr>
        <w:t xml:space="preserve"> in </w:t>
      </w:r>
      <w:r w:rsidRPr="00722469">
        <w:rPr>
          <w:rFonts w:ascii="Arial" w:hAnsi="Arial" w:cs="Arial"/>
          <w:i/>
          <w:iCs/>
          <w:sz w:val="20"/>
          <w:szCs w:val="20"/>
        </w:rPr>
        <w:t>Encyclopedia of Physical Science and Technology</w:t>
      </w:r>
      <w:r w:rsidRPr="00722469">
        <w:rPr>
          <w:rFonts w:ascii="Arial" w:hAnsi="Arial" w:cs="Arial"/>
          <w:sz w:val="20"/>
          <w:szCs w:val="20"/>
        </w:rPr>
        <w:t>. (3</w:t>
      </w:r>
      <w:r w:rsidRPr="00722469">
        <w:rPr>
          <w:rFonts w:ascii="Arial" w:hAnsi="Arial" w:cs="Arial"/>
          <w:sz w:val="20"/>
          <w:szCs w:val="20"/>
          <w:vertAlign w:val="superscript"/>
        </w:rPr>
        <w:t>rd</w:t>
      </w:r>
      <w:r w:rsidRPr="00722469">
        <w:rPr>
          <w:rFonts w:ascii="Arial" w:hAnsi="Arial" w:cs="Arial"/>
          <w:sz w:val="20"/>
          <w:szCs w:val="20"/>
        </w:rPr>
        <w:t xml:space="preserve"> ed.) 613–626 (Academic Press, 2003).</w:t>
      </w:r>
    </w:p>
    <w:p w14:paraId="7DF0BF78" w14:textId="57AC7228"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Shlyapin</w:t>
      </w:r>
      <w:proofErr w:type="spellEnd"/>
      <w:r w:rsidRPr="00722469">
        <w:rPr>
          <w:rFonts w:ascii="Arial" w:hAnsi="Arial" w:cs="Arial"/>
          <w:sz w:val="20"/>
          <w:szCs w:val="20"/>
        </w:rPr>
        <w:t xml:space="preserve">, D. A., </w:t>
      </w:r>
      <w:proofErr w:type="spellStart"/>
      <w:r w:rsidRPr="00722469">
        <w:rPr>
          <w:rFonts w:ascii="Arial" w:hAnsi="Arial" w:cs="Arial"/>
          <w:sz w:val="20"/>
          <w:szCs w:val="20"/>
        </w:rPr>
        <w:t>Afonasenko</w:t>
      </w:r>
      <w:proofErr w:type="spellEnd"/>
      <w:r w:rsidRPr="00722469">
        <w:rPr>
          <w:rFonts w:ascii="Arial" w:hAnsi="Arial" w:cs="Arial"/>
          <w:sz w:val="20"/>
          <w:szCs w:val="20"/>
        </w:rPr>
        <w:t xml:space="preserve">, T. N., </w:t>
      </w:r>
      <w:proofErr w:type="spellStart"/>
      <w:r w:rsidRPr="00722469">
        <w:rPr>
          <w:rFonts w:ascii="Arial" w:hAnsi="Arial" w:cs="Arial"/>
          <w:sz w:val="20"/>
          <w:szCs w:val="20"/>
        </w:rPr>
        <w:t>Glyzdova</w:t>
      </w:r>
      <w:proofErr w:type="spellEnd"/>
      <w:r w:rsidRPr="00722469">
        <w:rPr>
          <w:rFonts w:ascii="Arial" w:hAnsi="Arial" w:cs="Arial"/>
          <w:sz w:val="20"/>
          <w:szCs w:val="20"/>
        </w:rPr>
        <w:t xml:space="preserve">, D. V., </w:t>
      </w:r>
      <w:proofErr w:type="spellStart"/>
      <w:r w:rsidRPr="00722469">
        <w:rPr>
          <w:rFonts w:ascii="Arial" w:hAnsi="Arial" w:cs="Arial"/>
          <w:sz w:val="20"/>
          <w:szCs w:val="20"/>
        </w:rPr>
        <w:t>Leont’eva</w:t>
      </w:r>
      <w:proofErr w:type="spellEnd"/>
      <w:r w:rsidRPr="00722469">
        <w:rPr>
          <w:rFonts w:ascii="Arial" w:hAnsi="Arial" w:cs="Arial"/>
          <w:sz w:val="20"/>
          <w:szCs w:val="20"/>
        </w:rPr>
        <w:t xml:space="preserve">, N. N. &amp; </w:t>
      </w:r>
      <w:proofErr w:type="spellStart"/>
      <w:r w:rsidRPr="00722469">
        <w:rPr>
          <w:rFonts w:ascii="Arial" w:hAnsi="Arial" w:cs="Arial"/>
          <w:sz w:val="20"/>
          <w:szCs w:val="20"/>
        </w:rPr>
        <w:t>Lavrenov</w:t>
      </w:r>
      <w:proofErr w:type="spellEnd"/>
      <w:r w:rsidRPr="00722469">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722469">
        <w:rPr>
          <w:rFonts w:ascii="Arial" w:hAnsi="Arial" w:cs="Arial"/>
          <w:i/>
          <w:iCs/>
          <w:sz w:val="20"/>
          <w:szCs w:val="20"/>
        </w:rPr>
        <w:t>Catal</w:t>
      </w:r>
      <w:proofErr w:type="spellEnd"/>
      <w:r w:rsidRPr="00722469">
        <w:rPr>
          <w:rFonts w:ascii="Arial" w:hAnsi="Arial" w:cs="Arial"/>
          <w:i/>
          <w:iCs/>
          <w:sz w:val="20"/>
          <w:szCs w:val="20"/>
        </w:rPr>
        <w:t>. Ind.</w:t>
      </w:r>
      <w:r w:rsidRPr="00722469">
        <w:rPr>
          <w:rFonts w:ascii="Arial" w:hAnsi="Arial" w:cs="Arial"/>
          <w:sz w:val="20"/>
          <w:szCs w:val="20"/>
        </w:rPr>
        <w:t xml:space="preserve"> </w:t>
      </w:r>
      <w:r w:rsidRPr="00722469">
        <w:rPr>
          <w:rFonts w:ascii="Arial" w:hAnsi="Arial" w:cs="Arial"/>
          <w:b/>
          <w:bCs/>
          <w:sz w:val="20"/>
          <w:szCs w:val="20"/>
        </w:rPr>
        <w:t>14</w:t>
      </w:r>
      <w:r w:rsidRPr="00722469">
        <w:rPr>
          <w:rFonts w:ascii="Arial" w:hAnsi="Arial" w:cs="Arial"/>
          <w:sz w:val="20"/>
          <w:szCs w:val="20"/>
        </w:rPr>
        <w:t>, 251–267 (2022).</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Prediction on</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722469">
        <w:rPr>
          <w:rFonts w:ascii="Arial" w:hAnsi="Arial" w:cs="Arial"/>
          <w:color w:val="2E74B5" w:themeColor="accent5" w:themeShade="BF"/>
          <w:sz w:val="20"/>
          <w:szCs w:val="20"/>
        </w:rPr>
        <w:t>.</w:t>
      </w:r>
    </w:p>
    <w:p w14:paraId="10FB6965" w14:textId="12CD0E95"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Chauhan, R., </w:t>
      </w:r>
      <w:proofErr w:type="spellStart"/>
      <w:r w:rsidRPr="00722469">
        <w:rPr>
          <w:rFonts w:ascii="Arial" w:hAnsi="Arial" w:cs="Arial"/>
          <w:sz w:val="20"/>
          <w:szCs w:val="20"/>
          <w:lang w:eastAsia="zh-CN"/>
        </w:rPr>
        <w:t>Sartape</w:t>
      </w:r>
      <w:proofErr w:type="spellEnd"/>
      <w:r w:rsidRPr="00722469">
        <w:rPr>
          <w:rFonts w:ascii="Arial" w:hAnsi="Arial" w:cs="Arial"/>
          <w:sz w:val="20"/>
          <w:szCs w:val="20"/>
          <w:lang w:eastAsia="zh-CN"/>
        </w:rPr>
        <w:t xml:space="preserve">, R., </w:t>
      </w:r>
      <w:proofErr w:type="spellStart"/>
      <w:r w:rsidRPr="00722469">
        <w:rPr>
          <w:rFonts w:ascii="Arial" w:hAnsi="Arial" w:cs="Arial"/>
          <w:sz w:val="20"/>
          <w:szCs w:val="20"/>
          <w:lang w:eastAsia="zh-CN"/>
        </w:rPr>
        <w:t>Minocha</w:t>
      </w:r>
      <w:proofErr w:type="spellEnd"/>
      <w:r w:rsidRPr="00722469">
        <w:rPr>
          <w:rFonts w:ascii="Arial" w:hAnsi="Arial" w:cs="Arial"/>
          <w:sz w:val="20"/>
          <w:szCs w:val="20"/>
          <w:lang w:eastAsia="zh-CN"/>
        </w:rPr>
        <w:t xml:space="preserve">, N., Goyal, I. &amp; Singh, M. R. Advancements in environmentally sustainable technologies for ethylene production. </w:t>
      </w:r>
      <w:r w:rsidRPr="00722469">
        <w:rPr>
          <w:rFonts w:ascii="Arial" w:hAnsi="Arial" w:cs="Arial"/>
          <w:i/>
          <w:iCs/>
          <w:sz w:val="20"/>
          <w:szCs w:val="20"/>
          <w:lang w:eastAsia="zh-CN"/>
        </w:rPr>
        <w:t>Energy Fuels</w:t>
      </w:r>
      <w:r w:rsidRPr="00722469">
        <w:rPr>
          <w:rFonts w:ascii="Arial" w:hAnsi="Arial" w:cs="Arial"/>
          <w:sz w:val="20"/>
          <w:szCs w:val="20"/>
          <w:lang w:eastAsia="zh-CN"/>
        </w:rPr>
        <w:t xml:space="preserve"> </w:t>
      </w:r>
      <w:r w:rsidRPr="00722469">
        <w:rPr>
          <w:rFonts w:ascii="Arial" w:hAnsi="Arial" w:cs="Arial"/>
          <w:b/>
          <w:bCs/>
          <w:sz w:val="20"/>
          <w:szCs w:val="20"/>
          <w:lang w:eastAsia="zh-CN"/>
        </w:rPr>
        <w:t>37</w:t>
      </w:r>
      <w:r w:rsidRPr="00722469">
        <w:rPr>
          <w:rFonts w:ascii="Arial" w:hAnsi="Arial" w:cs="Arial"/>
          <w:sz w:val="20"/>
          <w:szCs w:val="20"/>
          <w:lang w:eastAsia="zh-CN"/>
        </w:rPr>
        <w:t>, 12589–12622 (2023).</w:t>
      </w:r>
    </w:p>
    <w:p w14:paraId="1EC05B2C" w14:textId="2E6A8974"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S. </w:t>
      </w:r>
      <w:r w:rsidRPr="00722469">
        <w:rPr>
          <w:rFonts w:ascii="Arial" w:hAnsi="Arial" w:cs="Arial"/>
          <w:i/>
          <w:iCs/>
          <w:sz w:val="20"/>
          <w:szCs w:val="20"/>
        </w:rPr>
        <w:t>et al.</w:t>
      </w:r>
      <w:r w:rsidRPr="00722469">
        <w:rPr>
          <w:rFonts w:ascii="Arial" w:hAnsi="Arial" w:cs="Arial"/>
          <w:sz w:val="20"/>
          <w:szCs w:val="20"/>
        </w:rPr>
        <w:t xml:space="preserve"> Life cycle assessment of acetylene production from calcium carbide and methane in China. </w:t>
      </w:r>
      <w:r w:rsidRPr="00722469">
        <w:rPr>
          <w:rFonts w:ascii="Arial" w:hAnsi="Arial" w:cs="Arial"/>
          <w:i/>
          <w:iCs/>
          <w:sz w:val="20"/>
          <w:szCs w:val="20"/>
        </w:rPr>
        <w:t>J. Clean. Prod.</w:t>
      </w:r>
      <w:r w:rsidRPr="00722469">
        <w:rPr>
          <w:rFonts w:ascii="Arial" w:hAnsi="Arial" w:cs="Arial"/>
          <w:sz w:val="20"/>
          <w:szCs w:val="20"/>
        </w:rPr>
        <w:t xml:space="preserve"> </w:t>
      </w:r>
      <w:r w:rsidRPr="00722469">
        <w:rPr>
          <w:rFonts w:ascii="Arial" w:hAnsi="Arial" w:cs="Arial"/>
          <w:b/>
          <w:bCs/>
          <w:sz w:val="20"/>
          <w:szCs w:val="20"/>
        </w:rPr>
        <w:t>322</w:t>
      </w:r>
      <w:r w:rsidRPr="00722469">
        <w:rPr>
          <w:rFonts w:ascii="Arial" w:hAnsi="Arial" w:cs="Arial"/>
          <w:sz w:val="20"/>
          <w:szCs w:val="20"/>
        </w:rPr>
        <w:t>, 129055 (2021).</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Comparison of three commercial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280D3C18" w14:textId="65EAE6E4"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Jiang, P. </w:t>
      </w:r>
      <w:r w:rsidRPr="00722469">
        <w:rPr>
          <w:rFonts w:ascii="Arial" w:hAnsi="Arial" w:cs="Arial"/>
          <w:i/>
          <w:iCs/>
          <w:sz w:val="20"/>
          <w:szCs w:val="20"/>
        </w:rPr>
        <w:t>et al.</w:t>
      </w:r>
      <w:r w:rsidRPr="00722469">
        <w:rPr>
          <w:rFonts w:ascii="Arial" w:hAnsi="Arial" w:cs="Arial"/>
          <w:sz w:val="20"/>
          <w:szCs w:val="20"/>
        </w:rPr>
        <w:t xml:space="preserve"> Towards carbon neutrality of calcium carbide-based acetylene production with sustainable biomass resources. </w:t>
      </w:r>
      <w:r w:rsidRPr="00722469">
        <w:rPr>
          <w:rFonts w:ascii="Arial" w:hAnsi="Arial" w:cs="Arial"/>
          <w:i/>
          <w:iCs/>
          <w:sz w:val="20"/>
          <w:szCs w:val="20"/>
        </w:rPr>
        <w:t>Green Energy Environ.</w:t>
      </w:r>
      <w:r w:rsidRPr="00722469">
        <w:rPr>
          <w:rFonts w:ascii="Arial" w:hAnsi="Arial" w:cs="Arial"/>
          <w:sz w:val="20"/>
          <w:szCs w:val="20"/>
        </w:rPr>
        <w:t xml:space="preserve"> </w:t>
      </w:r>
      <w:r w:rsidRPr="00722469">
        <w:rPr>
          <w:rFonts w:ascii="Arial" w:hAnsi="Arial" w:cs="Arial"/>
          <w:b/>
          <w:bCs/>
          <w:sz w:val="20"/>
          <w:szCs w:val="20"/>
        </w:rPr>
        <w:t>9</w:t>
      </w:r>
      <w:r w:rsidRPr="00722469">
        <w:rPr>
          <w:rFonts w:ascii="Arial" w:hAnsi="Arial" w:cs="Arial"/>
          <w:sz w:val="20"/>
          <w:szCs w:val="20"/>
        </w:rPr>
        <w:t>, 1068–1078 (2024).</w:t>
      </w:r>
    </w:p>
    <w:p w14:paraId="462553EA" w14:textId="0600C955"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Huo, H. </w:t>
      </w:r>
      <w:r w:rsidRPr="00722469">
        <w:rPr>
          <w:rFonts w:ascii="Arial" w:hAnsi="Arial" w:cs="Arial"/>
          <w:i/>
          <w:iCs/>
          <w:sz w:val="20"/>
          <w:szCs w:val="20"/>
        </w:rPr>
        <w:t>et al.</w:t>
      </w:r>
      <w:r w:rsidRPr="00722469">
        <w:rPr>
          <w:rFonts w:ascii="Arial" w:hAnsi="Arial" w:cs="Arial"/>
          <w:sz w:val="20"/>
          <w:szCs w:val="20"/>
        </w:rPr>
        <w:t xml:space="preserve"> Case study of a novel low rank coal to calcium carbide process based on techno-economic assessment. </w:t>
      </w:r>
      <w:r w:rsidRPr="00722469">
        <w:rPr>
          <w:rFonts w:ascii="Arial" w:hAnsi="Arial" w:cs="Arial"/>
          <w:i/>
          <w:iCs/>
          <w:sz w:val="20"/>
          <w:szCs w:val="20"/>
        </w:rPr>
        <w:t>Energy</w:t>
      </w:r>
      <w:r w:rsidRPr="00722469">
        <w:rPr>
          <w:rFonts w:ascii="Arial" w:hAnsi="Arial" w:cs="Arial"/>
          <w:sz w:val="20"/>
          <w:szCs w:val="20"/>
        </w:rPr>
        <w:t xml:space="preserve"> </w:t>
      </w:r>
      <w:r w:rsidRPr="00722469">
        <w:rPr>
          <w:rFonts w:ascii="Arial" w:hAnsi="Arial" w:cs="Arial"/>
          <w:b/>
          <w:bCs/>
          <w:sz w:val="20"/>
          <w:szCs w:val="20"/>
        </w:rPr>
        <w:t>228</w:t>
      </w:r>
      <w:r w:rsidRPr="00722469">
        <w:rPr>
          <w:rFonts w:ascii="Arial" w:hAnsi="Arial" w:cs="Arial"/>
          <w:sz w:val="20"/>
          <w:szCs w:val="20"/>
        </w:rPr>
        <w:t>, 120566 (2021).</w:t>
      </w:r>
    </w:p>
    <w:p w14:paraId="6B01803B" w14:textId="4708CCD6"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val="fr-CH" w:eastAsia="zh-CN"/>
        </w:rPr>
        <w:t>Saeki</w:t>
      </w:r>
      <w:proofErr w:type="spellEnd"/>
      <w:r w:rsidRPr="00722469">
        <w:rPr>
          <w:rFonts w:ascii="Arial" w:hAnsi="Arial" w:cs="Arial"/>
          <w:sz w:val="20"/>
          <w:szCs w:val="20"/>
          <w:lang w:val="fr-CH" w:eastAsia="zh-CN"/>
        </w:rPr>
        <w:t xml:space="preserve">, Y. &amp; </w:t>
      </w:r>
      <w:proofErr w:type="spellStart"/>
      <w:r w:rsidRPr="00722469">
        <w:rPr>
          <w:rFonts w:ascii="Arial" w:hAnsi="Arial" w:cs="Arial"/>
          <w:sz w:val="20"/>
          <w:szCs w:val="20"/>
          <w:lang w:val="fr-CH" w:eastAsia="zh-CN"/>
        </w:rPr>
        <w:t>Emura</w:t>
      </w:r>
      <w:proofErr w:type="spellEnd"/>
      <w:r w:rsidRPr="00722469">
        <w:rPr>
          <w:rFonts w:ascii="Arial" w:hAnsi="Arial" w:cs="Arial"/>
          <w:sz w:val="20"/>
          <w:szCs w:val="20"/>
          <w:lang w:val="fr-CH" w:eastAsia="zh-CN"/>
        </w:rPr>
        <w:t xml:space="preserve">, T. </w:t>
      </w:r>
      <w:proofErr w:type="spellStart"/>
      <w:r w:rsidRPr="00722469">
        <w:rPr>
          <w:rFonts w:ascii="Arial" w:hAnsi="Arial" w:cs="Arial"/>
          <w:sz w:val="20"/>
          <w:szCs w:val="20"/>
          <w:lang w:val="fr-CH" w:eastAsia="zh-CN"/>
        </w:rPr>
        <w:t>Technical</w:t>
      </w:r>
      <w:proofErr w:type="spellEnd"/>
      <w:r w:rsidRPr="00722469">
        <w:rPr>
          <w:rFonts w:ascii="Arial" w:hAnsi="Arial" w:cs="Arial"/>
          <w:sz w:val="20"/>
          <w:szCs w:val="20"/>
          <w:lang w:val="fr-CH" w:eastAsia="zh-CN"/>
        </w:rPr>
        <w:t xml:space="preserve"> progresses for PVC production. </w:t>
      </w:r>
      <w:r w:rsidRPr="00722469">
        <w:rPr>
          <w:rFonts w:ascii="Arial" w:hAnsi="Arial" w:cs="Arial"/>
          <w:i/>
          <w:iCs/>
          <w:sz w:val="20"/>
          <w:szCs w:val="20"/>
          <w:lang w:val="fr-CH" w:eastAsia="zh-CN"/>
        </w:rPr>
        <w:t xml:space="preserve">Prog. </w:t>
      </w:r>
      <w:proofErr w:type="spellStart"/>
      <w:r w:rsidRPr="00722469">
        <w:rPr>
          <w:rFonts w:ascii="Arial" w:hAnsi="Arial" w:cs="Arial"/>
          <w:i/>
          <w:iCs/>
          <w:sz w:val="20"/>
          <w:szCs w:val="20"/>
          <w:lang w:val="fr-CH" w:eastAsia="zh-CN"/>
        </w:rPr>
        <w:t>Polym</w:t>
      </w:r>
      <w:proofErr w:type="spellEnd"/>
      <w:r w:rsidRPr="00722469">
        <w:rPr>
          <w:rFonts w:ascii="Arial" w:hAnsi="Arial" w:cs="Arial"/>
          <w:i/>
          <w:iCs/>
          <w:sz w:val="20"/>
          <w:szCs w:val="20"/>
          <w:lang w:val="fr-CH" w:eastAsia="zh-CN"/>
        </w:rPr>
        <w:t xml:space="preserve">. </w:t>
      </w:r>
      <w:proofErr w:type="spellStart"/>
      <w:r w:rsidRPr="00722469">
        <w:rPr>
          <w:rFonts w:ascii="Arial" w:hAnsi="Arial" w:cs="Arial"/>
          <w:i/>
          <w:iCs/>
          <w:sz w:val="20"/>
          <w:szCs w:val="20"/>
          <w:lang w:val="fr-CH" w:eastAsia="zh-CN"/>
        </w:rPr>
        <w:t>Sci</w:t>
      </w:r>
      <w:proofErr w:type="spellEnd"/>
      <w:r w:rsidRPr="00722469">
        <w:rPr>
          <w:rFonts w:ascii="Arial" w:hAnsi="Arial" w:cs="Arial"/>
          <w:i/>
          <w:iCs/>
          <w:sz w:val="20"/>
          <w:szCs w:val="20"/>
          <w:lang w:val="fr-CH" w:eastAsia="zh-CN"/>
        </w:rPr>
        <w:t>.</w:t>
      </w:r>
      <w:r w:rsidRPr="00722469">
        <w:rPr>
          <w:rFonts w:ascii="Arial" w:hAnsi="Arial" w:cs="Arial"/>
          <w:sz w:val="20"/>
          <w:szCs w:val="20"/>
          <w:lang w:val="fr-CH" w:eastAsia="zh-CN"/>
        </w:rPr>
        <w:t xml:space="preserve"> </w:t>
      </w:r>
      <w:r w:rsidRPr="00722469">
        <w:rPr>
          <w:rFonts w:ascii="Arial" w:hAnsi="Arial" w:cs="Arial"/>
          <w:b/>
          <w:bCs/>
          <w:sz w:val="20"/>
          <w:szCs w:val="20"/>
          <w:lang w:val="fr-CH" w:eastAsia="zh-CN"/>
        </w:rPr>
        <w:t>27</w:t>
      </w:r>
      <w:r w:rsidRPr="00722469">
        <w:rPr>
          <w:rFonts w:ascii="Arial" w:hAnsi="Arial" w:cs="Arial"/>
          <w:sz w:val="20"/>
          <w:szCs w:val="20"/>
          <w:lang w:val="fr-CH" w:eastAsia="zh-CN"/>
        </w:rPr>
        <w:t>, 2055–2131 (2002).</w:t>
      </w:r>
    </w:p>
    <w:p w14:paraId="60C4241D" w14:textId="79A2344C" w:rsidR="00144B2B" w:rsidRPr="00722469" w:rsidRDefault="00144B2B"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Jiang,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Tracing fossil-based plastics, chemicals and fertilizers production in China. </w:t>
      </w:r>
      <w:r w:rsidRPr="00722469">
        <w:rPr>
          <w:rFonts w:ascii="Arial" w:hAnsi="Arial" w:cs="Arial"/>
          <w:i/>
          <w:iCs/>
          <w:sz w:val="20"/>
          <w:szCs w:val="20"/>
          <w:lang w:eastAsia="zh-CN"/>
        </w:rPr>
        <w:t xml:space="preserve">Nat. </w:t>
      </w:r>
      <w:proofErr w:type="spellStart"/>
      <w:r w:rsidRPr="00722469">
        <w:rPr>
          <w:rFonts w:ascii="Arial" w:hAnsi="Arial" w:cs="Arial"/>
          <w:i/>
          <w:iCs/>
          <w:sz w:val="20"/>
          <w:szCs w:val="20"/>
          <w:lang w:eastAsia="zh-CN"/>
        </w:rPr>
        <w:t>Commun</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15</w:t>
      </w:r>
      <w:r w:rsidRPr="00722469">
        <w:rPr>
          <w:rFonts w:ascii="Arial" w:hAnsi="Arial" w:cs="Arial"/>
          <w:sz w:val="20"/>
          <w:szCs w:val="20"/>
          <w:lang w:eastAsia="zh-CN"/>
        </w:rPr>
        <w:t>, 3854 (2024).</w:t>
      </w:r>
    </w:p>
    <w:p w14:paraId="0D1F55CF" w14:textId="58D5D4C7"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Liu, Y. </w:t>
      </w:r>
      <w:r w:rsidRPr="00722469">
        <w:rPr>
          <w:rFonts w:ascii="Arial" w:hAnsi="Arial" w:cs="Arial"/>
          <w:i/>
          <w:iCs/>
          <w:sz w:val="20"/>
          <w:szCs w:val="20"/>
        </w:rPr>
        <w:t>et al.</w:t>
      </w:r>
      <w:r w:rsidRPr="00722469">
        <w:rPr>
          <w:rFonts w:ascii="Arial" w:hAnsi="Arial" w:cs="Arial"/>
          <w:sz w:val="20"/>
          <w:szCs w:val="20"/>
        </w:rPr>
        <w:t xml:space="preserve"> Life cycle assessment of beneficial use of calcium carbide sludge in cement clinker production: A case study in China. </w:t>
      </w:r>
      <w:r w:rsidRPr="00722469">
        <w:rPr>
          <w:rFonts w:ascii="Arial" w:hAnsi="Arial" w:cs="Arial"/>
          <w:i/>
          <w:iCs/>
          <w:sz w:val="20"/>
          <w:szCs w:val="20"/>
        </w:rPr>
        <w:t>J. Clean. Prod.</w:t>
      </w:r>
      <w:r w:rsidRPr="00722469">
        <w:rPr>
          <w:rFonts w:ascii="Arial" w:hAnsi="Arial" w:cs="Arial"/>
          <w:sz w:val="20"/>
          <w:szCs w:val="20"/>
        </w:rPr>
        <w:t xml:space="preserve"> </w:t>
      </w:r>
      <w:r w:rsidRPr="00722469">
        <w:rPr>
          <w:rFonts w:ascii="Arial" w:hAnsi="Arial" w:cs="Arial"/>
          <w:b/>
          <w:bCs/>
          <w:sz w:val="20"/>
          <w:szCs w:val="20"/>
        </w:rPr>
        <w:t>418</w:t>
      </w:r>
      <w:r w:rsidRPr="00722469">
        <w:rPr>
          <w:rFonts w:ascii="Arial" w:hAnsi="Arial" w:cs="Arial"/>
          <w:sz w:val="20"/>
          <w:szCs w:val="20"/>
        </w:rPr>
        <w:t>, 138003 (2023).</w:t>
      </w:r>
    </w:p>
    <w:p w14:paraId="099AAFB2" w14:textId="23AC26B6"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lastRenderedPageBreak/>
        <w:t xml:space="preserve">Stournaras, Y. A. </w:t>
      </w:r>
      <w:r w:rsidRPr="00722469">
        <w:rPr>
          <w:rFonts w:ascii="Arial" w:hAnsi="Arial" w:cs="Arial"/>
          <w:i/>
          <w:iCs/>
          <w:sz w:val="20"/>
          <w:szCs w:val="20"/>
        </w:rPr>
        <w:t>Are Oil Price Movements Perverse? A Critical Explanation of Oil Price Levels 1950</w:t>
      </w:r>
      <w:r w:rsidRPr="00722469">
        <w:rPr>
          <w:rFonts w:ascii="Arial" w:hAnsi="Arial" w:cs="Arial"/>
          <w:sz w:val="20"/>
          <w:szCs w:val="20"/>
        </w:rPr>
        <w:t>–</w:t>
      </w:r>
      <w:r w:rsidRPr="00722469">
        <w:rPr>
          <w:rFonts w:ascii="Arial" w:hAnsi="Arial" w:cs="Arial"/>
          <w:i/>
          <w:iCs/>
          <w:sz w:val="20"/>
          <w:szCs w:val="20"/>
        </w:rPr>
        <w:t>1985</w:t>
      </w:r>
      <w:r w:rsidRPr="00722469">
        <w:rPr>
          <w:rFonts w:ascii="Arial" w:hAnsi="Arial" w:cs="Arial"/>
          <w:sz w:val="20"/>
          <w:szCs w:val="20"/>
        </w:rPr>
        <w:t>. (Oxford Institute for Energy Studies, 1985).</w:t>
      </w:r>
    </w:p>
    <w:p w14:paraId="4168604D" w14:textId="7DCD48F7"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Gadea</w:t>
      </w:r>
      <w:proofErr w:type="spellEnd"/>
      <w:r w:rsidRPr="00722469">
        <w:rPr>
          <w:rFonts w:ascii="Arial" w:hAnsi="Arial" w:cs="Arial"/>
          <w:sz w:val="20"/>
          <w:szCs w:val="20"/>
        </w:rPr>
        <w:t>, M. D., Gómez-</w:t>
      </w:r>
      <w:proofErr w:type="spellStart"/>
      <w:r w:rsidRPr="00722469">
        <w:rPr>
          <w:rFonts w:ascii="Arial" w:hAnsi="Arial" w:cs="Arial"/>
          <w:sz w:val="20"/>
          <w:szCs w:val="20"/>
        </w:rPr>
        <w:t>Loscos</w:t>
      </w:r>
      <w:proofErr w:type="spellEnd"/>
      <w:r w:rsidRPr="00722469">
        <w:rPr>
          <w:rFonts w:ascii="Arial" w:hAnsi="Arial" w:cs="Arial"/>
          <w:sz w:val="20"/>
          <w:szCs w:val="20"/>
        </w:rPr>
        <w:t xml:space="preserve">, A. &amp; </w:t>
      </w:r>
      <w:proofErr w:type="spellStart"/>
      <w:r w:rsidRPr="00722469">
        <w:rPr>
          <w:rFonts w:ascii="Arial" w:hAnsi="Arial" w:cs="Arial"/>
          <w:sz w:val="20"/>
          <w:szCs w:val="20"/>
        </w:rPr>
        <w:t>Montañés</w:t>
      </w:r>
      <w:proofErr w:type="spellEnd"/>
      <w:r w:rsidRPr="00722469">
        <w:rPr>
          <w:rFonts w:ascii="Arial" w:hAnsi="Arial" w:cs="Arial"/>
          <w:sz w:val="20"/>
          <w:szCs w:val="20"/>
        </w:rPr>
        <w:t xml:space="preserve">, A. Oil price and economic growth: a long story? </w:t>
      </w:r>
      <w:r w:rsidRPr="00722469">
        <w:rPr>
          <w:rFonts w:ascii="Arial" w:hAnsi="Arial" w:cs="Arial"/>
          <w:i/>
          <w:iCs/>
          <w:sz w:val="20"/>
          <w:szCs w:val="20"/>
        </w:rPr>
        <w:t>Econometrics</w:t>
      </w:r>
      <w:r w:rsidRPr="00722469">
        <w:rPr>
          <w:rFonts w:ascii="Arial" w:hAnsi="Arial" w:cs="Arial"/>
          <w:sz w:val="20"/>
          <w:szCs w:val="20"/>
        </w:rPr>
        <w:t xml:space="preserve"> </w:t>
      </w:r>
      <w:r w:rsidRPr="00722469">
        <w:rPr>
          <w:rFonts w:ascii="Arial" w:hAnsi="Arial" w:cs="Arial"/>
          <w:b/>
          <w:bCs/>
          <w:sz w:val="20"/>
          <w:szCs w:val="20"/>
        </w:rPr>
        <w:t>4</w:t>
      </w:r>
      <w:r w:rsidRPr="00722469">
        <w:rPr>
          <w:rFonts w:ascii="Arial" w:hAnsi="Arial" w:cs="Arial"/>
          <w:sz w:val="20"/>
          <w:szCs w:val="20"/>
        </w:rPr>
        <w:t>, 41 (2016).</w:t>
      </w:r>
    </w:p>
    <w:p w14:paraId="1D53D98D" w14:textId="184DB2D2" w:rsidR="00042676"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Yan, B., Lu, W. &amp; Cheng, Y. China goes green: cleaner production of chemicals. </w:t>
      </w:r>
      <w:r w:rsidRPr="00722469">
        <w:rPr>
          <w:rFonts w:ascii="Arial" w:hAnsi="Arial" w:cs="Arial"/>
          <w:i/>
          <w:iCs/>
          <w:sz w:val="20"/>
          <w:szCs w:val="20"/>
        </w:rPr>
        <w:t>Green Process. Synth.</w:t>
      </w:r>
      <w:r w:rsidRPr="00722469">
        <w:rPr>
          <w:rFonts w:ascii="Arial" w:hAnsi="Arial" w:cs="Arial"/>
          <w:sz w:val="20"/>
          <w:szCs w:val="20"/>
        </w:rPr>
        <w:t xml:space="preserve"> </w:t>
      </w:r>
      <w:r w:rsidRPr="00722469">
        <w:rPr>
          <w:rFonts w:ascii="Arial" w:hAnsi="Arial" w:cs="Arial"/>
          <w:b/>
          <w:bCs/>
          <w:sz w:val="20"/>
          <w:szCs w:val="20"/>
        </w:rPr>
        <w:t>1</w:t>
      </w:r>
      <w:r w:rsidRPr="00722469">
        <w:rPr>
          <w:rFonts w:ascii="Arial" w:hAnsi="Arial" w:cs="Arial"/>
          <w:sz w:val="20"/>
          <w:szCs w:val="20"/>
        </w:rPr>
        <w:t>, 33–47 (2012).</w:t>
      </w:r>
    </w:p>
    <w:p w14:paraId="32BB55FA" w14:textId="77777777" w:rsidR="00D7180E" w:rsidRPr="00722469" w:rsidRDefault="00D7180E" w:rsidP="00D7180E">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Singh, R. P., Kumar, S., Dubey, S. &amp; Singh, A. A review on working and applications of oxy-acetylene gas welding. </w:t>
      </w:r>
      <w:r w:rsidRPr="00722469">
        <w:rPr>
          <w:rFonts w:ascii="Arial" w:hAnsi="Arial" w:cs="Arial"/>
          <w:i/>
          <w:iCs/>
          <w:sz w:val="20"/>
          <w:szCs w:val="20"/>
        </w:rPr>
        <w:t>Mater. Today Proc.</w:t>
      </w:r>
      <w:r w:rsidRPr="00722469">
        <w:rPr>
          <w:rFonts w:ascii="Arial" w:hAnsi="Arial" w:cs="Arial"/>
          <w:sz w:val="20"/>
          <w:szCs w:val="20"/>
        </w:rPr>
        <w:t xml:space="preserve"> </w:t>
      </w:r>
      <w:r w:rsidRPr="00722469">
        <w:rPr>
          <w:rFonts w:ascii="Arial" w:hAnsi="Arial" w:cs="Arial"/>
          <w:b/>
          <w:bCs/>
          <w:sz w:val="20"/>
          <w:szCs w:val="20"/>
        </w:rPr>
        <w:t>38</w:t>
      </w:r>
      <w:r w:rsidRPr="00722469">
        <w:rPr>
          <w:rFonts w:ascii="Arial" w:hAnsi="Arial" w:cs="Arial"/>
          <w:sz w:val="20"/>
          <w:szCs w:val="20"/>
        </w:rPr>
        <w:t>, 34–39 (2021).</w:t>
      </w:r>
    </w:p>
    <w:p w14:paraId="57DE3627" w14:textId="77777777" w:rsidR="00D7180E" w:rsidRPr="00722469" w:rsidRDefault="00D7180E" w:rsidP="00D7180E">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Khodabakhshi</w:t>
      </w:r>
      <w:proofErr w:type="spellEnd"/>
      <w:r w:rsidRPr="00722469">
        <w:rPr>
          <w:rFonts w:ascii="Arial" w:hAnsi="Arial" w:cs="Arial"/>
          <w:sz w:val="20"/>
          <w:szCs w:val="20"/>
        </w:rPr>
        <w:t xml:space="preserve">, S., </w:t>
      </w:r>
      <w:proofErr w:type="spellStart"/>
      <w:r w:rsidRPr="00722469">
        <w:rPr>
          <w:rFonts w:ascii="Arial" w:hAnsi="Arial" w:cs="Arial"/>
          <w:sz w:val="20"/>
          <w:szCs w:val="20"/>
        </w:rPr>
        <w:t>Fulvio</w:t>
      </w:r>
      <w:proofErr w:type="spellEnd"/>
      <w:r w:rsidRPr="00722469">
        <w:rPr>
          <w:rFonts w:ascii="Arial" w:hAnsi="Arial" w:cs="Arial"/>
          <w:sz w:val="20"/>
          <w:szCs w:val="20"/>
        </w:rPr>
        <w:t xml:space="preserve">, P. F. &amp; </w:t>
      </w:r>
      <w:proofErr w:type="spellStart"/>
      <w:r w:rsidRPr="00722469">
        <w:rPr>
          <w:rFonts w:ascii="Arial" w:hAnsi="Arial" w:cs="Arial"/>
          <w:sz w:val="20"/>
          <w:szCs w:val="20"/>
        </w:rPr>
        <w:t>Andreoli</w:t>
      </w:r>
      <w:proofErr w:type="spellEnd"/>
      <w:r w:rsidRPr="00722469">
        <w:rPr>
          <w:rFonts w:ascii="Arial" w:hAnsi="Arial" w:cs="Arial"/>
          <w:sz w:val="20"/>
          <w:szCs w:val="20"/>
        </w:rPr>
        <w:t xml:space="preserve">, E. Carbon black reborn: structure and chemistry for renewable energy harnessing. </w:t>
      </w:r>
      <w:r w:rsidRPr="00722469">
        <w:rPr>
          <w:rFonts w:ascii="Arial" w:hAnsi="Arial" w:cs="Arial"/>
          <w:i/>
          <w:iCs/>
          <w:sz w:val="20"/>
          <w:szCs w:val="20"/>
        </w:rPr>
        <w:t>Carbon</w:t>
      </w:r>
      <w:r w:rsidRPr="00722469">
        <w:rPr>
          <w:rFonts w:ascii="Arial" w:hAnsi="Arial" w:cs="Arial"/>
          <w:sz w:val="20"/>
          <w:szCs w:val="20"/>
        </w:rPr>
        <w:t xml:space="preserve"> </w:t>
      </w:r>
      <w:r w:rsidRPr="00722469">
        <w:rPr>
          <w:rFonts w:ascii="Arial" w:hAnsi="Arial" w:cs="Arial"/>
          <w:b/>
          <w:bCs/>
          <w:sz w:val="20"/>
          <w:szCs w:val="20"/>
        </w:rPr>
        <w:t>162</w:t>
      </w:r>
      <w:r w:rsidRPr="00722469">
        <w:rPr>
          <w:rFonts w:ascii="Arial" w:hAnsi="Arial" w:cs="Arial"/>
          <w:sz w:val="20"/>
          <w:szCs w:val="20"/>
        </w:rPr>
        <w:t>, 604–649 (2020).</w:t>
      </w:r>
    </w:p>
    <w:p w14:paraId="02D06A50" w14:textId="77777777" w:rsidR="00D7180E" w:rsidRPr="00722469" w:rsidRDefault="00D7180E" w:rsidP="00D7180E">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Zhu, Y., Yang, J., Mei, F., Li, X. &amp; Zhao, C. Bio-based 1,4-butanediol and tetrahydrofuran synthesis: perspective. </w:t>
      </w:r>
      <w:r w:rsidRPr="00722469">
        <w:rPr>
          <w:rFonts w:ascii="Arial" w:hAnsi="Arial" w:cs="Arial"/>
          <w:i/>
          <w:iCs/>
          <w:sz w:val="20"/>
          <w:szCs w:val="20"/>
        </w:rPr>
        <w:t>Green Chem.</w:t>
      </w:r>
      <w:r w:rsidRPr="00722469">
        <w:rPr>
          <w:rFonts w:ascii="Arial" w:hAnsi="Arial" w:cs="Arial"/>
          <w:sz w:val="20"/>
          <w:szCs w:val="20"/>
        </w:rPr>
        <w:t xml:space="preserve"> </w:t>
      </w:r>
      <w:r w:rsidRPr="00722469">
        <w:rPr>
          <w:rFonts w:ascii="Arial" w:hAnsi="Arial" w:cs="Arial"/>
          <w:b/>
          <w:bCs/>
          <w:sz w:val="20"/>
          <w:szCs w:val="20"/>
        </w:rPr>
        <w:t>24</w:t>
      </w:r>
      <w:r w:rsidRPr="00722469">
        <w:rPr>
          <w:rFonts w:ascii="Arial" w:hAnsi="Arial" w:cs="Arial"/>
          <w:sz w:val="20"/>
          <w:szCs w:val="20"/>
        </w:rPr>
        <w:t>, 6450–6466 (2022).</w:t>
      </w:r>
    </w:p>
    <w:p w14:paraId="759A1242" w14:textId="1C06926B" w:rsidR="00D7180E" w:rsidRPr="00D7180E" w:rsidRDefault="00D7180E" w:rsidP="00D7180E">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val="nb-NO"/>
        </w:rPr>
        <w:t xml:space="preserve">Chiang, C. K. </w:t>
      </w:r>
      <w:r w:rsidRPr="00722469">
        <w:rPr>
          <w:rFonts w:ascii="Arial" w:hAnsi="Arial" w:cs="Arial"/>
          <w:i/>
          <w:iCs/>
          <w:sz w:val="20"/>
          <w:szCs w:val="20"/>
          <w:lang w:val="nb-NO"/>
        </w:rPr>
        <w:t>et al.</w:t>
      </w:r>
      <w:r w:rsidRPr="00722469">
        <w:rPr>
          <w:rFonts w:ascii="Arial" w:hAnsi="Arial" w:cs="Arial"/>
          <w:sz w:val="20"/>
          <w:szCs w:val="20"/>
          <w:lang w:val="nb-NO"/>
        </w:rPr>
        <w:t xml:space="preserve"> </w:t>
      </w:r>
      <w:r w:rsidRPr="00722469">
        <w:rPr>
          <w:rFonts w:ascii="Arial" w:hAnsi="Arial" w:cs="Arial"/>
          <w:sz w:val="20"/>
          <w:szCs w:val="20"/>
        </w:rPr>
        <w:t xml:space="preserve">Electrical conductivity in doped polyacetylene. </w:t>
      </w:r>
      <w:r w:rsidRPr="00722469">
        <w:rPr>
          <w:rFonts w:ascii="Arial" w:hAnsi="Arial" w:cs="Arial"/>
          <w:i/>
          <w:iCs/>
          <w:sz w:val="20"/>
          <w:szCs w:val="20"/>
        </w:rPr>
        <w:t>Phys. Rev. Lett.</w:t>
      </w:r>
      <w:r w:rsidRPr="00722469">
        <w:rPr>
          <w:rFonts w:ascii="Arial" w:hAnsi="Arial" w:cs="Arial"/>
          <w:sz w:val="20"/>
          <w:szCs w:val="20"/>
        </w:rPr>
        <w:t xml:space="preserve"> </w:t>
      </w:r>
      <w:r w:rsidRPr="00722469">
        <w:rPr>
          <w:rFonts w:ascii="Arial" w:hAnsi="Arial" w:cs="Arial"/>
          <w:b/>
          <w:bCs/>
          <w:sz w:val="20"/>
          <w:szCs w:val="20"/>
        </w:rPr>
        <w:t>39</w:t>
      </w:r>
      <w:r w:rsidRPr="00722469">
        <w:rPr>
          <w:rFonts w:ascii="Arial" w:hAnsi="Arial" w:cs="Arial"/>
          <w:sz w:val="20"/>
          <w:szCs w:val="20"/>
        </w:rPr>
        <w:t>, 1098–1101 (1977).</w:t>
      </w:r>
    </w:p>
    <w:p w14:paraId="1A4D4D02" w14:textId="0657D9A9"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Zimmermann, H. &amp; </w:t>
      </w:r>
      <w:proofErr w:type="spellStart"/>
      <w:r w:rsidRPr="00722469">
        <w:rPr>
          <w:rFonts w:ascii="Arial" w:hAnsi="Arial" w:cs="Arial"/>
          <w:sz w:val="20"/>
          <w:szCs w:val="20"/>
        </w:rPr>
        <w:t>Walzl</w:t>
      </w:r>
      <w:proofErr w:type="spellEnd"/>
      <w:r w:rsidRPr="00722469">
        <w:rPr>
          <w:rFonts w:ascii="Arial" w:hAnsi="Arial" w:cs="Arial"/>
          <w:sz w:val="20"/>
          <w:szCs w:val="20"/>
        </w:rPr>
        <w:t xml:space="preserve">, R. </w:t>
      </w:r>
      <w:r w:rsidRPr="00722469">
        <w:rPr>
          <w:rFonts w:ascii="Arial" w:hAnsi="Arial" w:cs="Arial"/>
          <w:i/>
          <w:iCs/>
          <w:sz w:val="20"/>
          <w:szCs w:val="20"/>
        </w:rPr>
        <w:t>Ethylene</w:t>
      </w:r>
      <w:r w:rsidRPr="00722469">
        <w:rPr>
          <w:rFonts w:ascii="Arial" w:hAnsi="Arial" w:cs="Arial"/>
          <w:sz w:val="20"/>
          <w:szCs w:val="20"/>
        </w:rPr>
        <w:t xml:space="preserve">. in </w:t>
      </w:r>
      <w:r w:rsidRPr="00722469">
        <w:rPr>
          <w:rFonts w:ascii="Arial" w:hAnsi="Arial" w:cs="Arial"/>
          <w:i/>
          <w:iCs/>
          <w:sz w:val="20"/>
          <w:szCs w:val="20"/>
        </w:rPr>
        <w:t>Ullmann’s Encyclopedia of Industrial Chemistry</w:t>
      </w:r>
      <w:r w:rsidRPr="00722469">
        <w:rPr>
          <w:rFonts w:ascii="Arial" w:hAnsi="Arial" w:cs="Arial"/>
          <w:sz w:val="20"/>
          <w:szCs w:val="20"/>
        </w:rPr>
        <w:t xml:space="preserve"> (Wiley, 2009).</w:t>
      </w:r>
    </w:p>
    <w:p w14:paraId="024DD2E8" w14:textId="31F7002B" w:rsidR="00571D22"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Amghizar</w:t>
      </w:r>
      <w:proofErr w:type="spellEnd"/>
      <w:r w:rsidRPr="00722469">
        <w:rPr>
          <w:rFonts w:ascii="Arial" w:hAnsi="Arial" w:cs="Arial"/>
          <w:sz w:val="20"/>
          <w:szCs w:val="20"/>
        </w:rPr>
        <w:t>, I., N. </w:t>
      </w:r>
      <w:proofErr w:type="spellStart"/>
      <w:r w:rsidRPr="00722469">
        <w:rPr>
          <w:rFonts w:ascii="Arial" w:hAnsi="Arial" w:cs="Arial"/>
          <w:sz w:val="20"/>
          <w:szCs w:val="20"/>
        </w:rPr>
        <w:t>Dedeyne</w:t>
      </w:r>
      <w:proofErr w:type="spellEnd"/>
      <w:r w:rsidRPr="00722469">
        <w:rPr>
          <w:rFonts w:ascii="Arial" w:hAnsi="Arial" w:cs="Arial"/>
          <w:sz w:val="20"/>
          <w:szCs w:val="20"/>
        </w:rPr>
        <w:t>, J., J. Brown, D., B. Marin, G. &amp; Geem, K. M. V. Sustainable innovations in steam cracking: CO</w:t>
      </w:r>
      <w:r w:rsidRPr="00722469">
        <w:rPr>
          <w:rFonts w:ascii="Arial" w:hAnsi="Arial" w:cs="Arial"/>
          <w:sz w:val="20"/>
          <w:szCs w:val="20"/>
          <w:vertAlign w:val="subscript"/>
        </w:rPr>
        <w:t>2</w:t>
      </w:r>
      <w:r w:rsidRPr="00722469">
        <w:rPr>
          <w:rFonts w:ascii="Arial" w:hAnsi="Arial" w:cs="Arial"/>
          <w:sz w:val="20"/>
          <w:szCs w:val="20"/>
        </w:rPr>
        <w:t xml:space="preserve"> neutral olefin production. </w:t>
      </w:r>
      <w:r w:rsidRPr="00722469">
        <w:rPr>
          <w:rFonts w:ascii="Arial" w:hAnsi="Arial" w:cs="Arial"/>
          <w:i/>
          <w:iCs/>
          <w:sz w:val="20"/>
          <w:szCs w:val="20"/>
        </w:rPr>
        <w:t>React. Chem. Eng.</w:t>
      </w:r>
      <w:r w:rsidRPr="00722469">
        <w:rPr>
          <w:rFonts w:ascii="Arial" w:hAnsi="Arial" w:cs="Arial"/>
          <w:sz w:val="20"/>
          <w:szCs w:val="20"/>
        </w:rPr>
        <w:t xml:space="preserve"> </w:t>
      </w:r>
      <w:r w:rsidRPr="00722469">
        <w:rPr>
          <w:rFonts w:ascii="Arial" w:hAnsi="Arial" w:cs="Arial"/>
          <w:b/>
          <w:bCs/>
          <w:sz w:val="20"/>
          <w:szCs w:val="20"/>
        </w:rPr>
        <w:t>5</w:t>
      </w:r>
      <w:r w:rsidRPr="00722469">
        <w:rPr>
          <w:rFonts w:ascii="Arial" w:hAnsi="Arial" w:cs="Arial"/>
          <w:sz w:val="20"/>
          <w:szCs w:val="20"/>
        </w:rPr>
        <w:t>, 239–257 (2020).</w:t>
      </w:r>
    </w:p>
    <w:p w14:paraId="07DCF5A1" w14:textId="1DD9350B"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eastAsiaTheme="minorEastAsia" w:hAnsi="Arial" w:cs="Arial"/>
          <w:sz w:val="20"/>
          <w:szCs w:val="20"/>
          <w:lang w:eastAsia="zh-CN"/>
        </w:rPr>
        <w:t>R</w:t>
      </w:r>
      <w:r w:rsidRPr="00722469">
        <w:rPr>
          <w:rFonts w:ascii="Arial" w:hAnsi="Arial" w:cs="Arial"/>
          <w:sz w:val="20"/>
          <w:szCs w:val="20"/>
        </w:rPr>
        <w:t xml:space="preserve">en, T., Patel, M. &amp; Blok, K. Olefins from conventional and heavy feedstocks: Energy use in steam cracking and alternative processes. </w:t>
      </w:r>
      <w:r w:rsidRPr="00722469">
        <w:rPr>
          <w:rFonts w:ascii="Arial" w:hAnsi="Arial" w:cs="Arial"/>
          <w:i/>
          <w:iCs/>
          <w:sz w:val="20"/>
          <w:szCs w:val="20"/>
        </w:rPr>
        <w:t>Energy</w:t>
      </w:r>
      <w:r w:rsidRPr="00722469">
        <w:rPr>
          <w:rFonts w:ascii="Arial" w:hAnsi="Arial" w:cs="Arial"/>
          <w:sz w:val="20"/>
          <w:szCs w:val="20"/>
        </w:rPr>
        <w:t xml:space="preserve"> </w:t>
      </w:r>
      <w:r w:rsidRPr="00722469">
        <w:rPr>
          <w:rFonts w:ascii="Arial" w:hAnsi="Arial" w:cs="Arial"/>
          <w:b/>
          <w:bCs/>
          <w:sz w:val="20"/>
          <w:szCs w:val="20"/>
        </w:rPr>
        <w:t>31</w:t>
      </w:r>
      <w:r w:rsidRPr="00722469">
        <w:rPr>
          <w:rFonts w:ascii="Arial" w:hAnsi="Arial" w:cs="Arial"/>
          <w:sz w:val="20"/>
          <w:szCs w:val="20"/>
        </w:rPr>
        <w:t>, 425–451 (2006).</w:t>
      </w:r>
    </w:p>
    <w:p w14:paraId="03BF34AA" w14:textId="1986CACF"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M. &amp; Yu, Y. Dehydration of ethanol to ethylene. </w:t>
      </w:r>
      <w:r w:rsidRPr="00722469">
        <w:rPr>
          <w:rFonts w:ascii="Arial" w:hAnsi="Arial" w:cs="Arial"/>
          <w:i/>
          <w:iCs/>
          <w:sz w:val="20"/>
          <w:szCs w:val="20"/>
        </w:rPr>
        <w:t>Ind. Eng. Chem. Res.</w:t>
      </w:r>
      <w:r w:rsidRPr="00722469">
        <w:rPr>
          <w:rFonts w:ascii="Arial" w:hAnsi="Arial" w:cs="Arial"/>
          <w:sz w:val="20"/>
          <w:szCs w:val="20"/>
        </w:rPr>
        <w:t xml:space="preserve"> </w:t>
      </w:r>
      <w:r w:rsidRPr="00722469">
        <w:rPr>
          <w:rFonts w:ascii="Arial" w:hAnsi="Arial" w:cs="Arial"/>
          <w:b/>
          <w:bCs/>
          <w:sz w:val="20"/>
          <w:szCs w:val="20"/>
        </w:rPr>
        <w:t>52</w:t>
      </w:r>
      <w:r w:rsidRPr="00722469">
        <w:rPr>
          <w:rFonts w:ascii="Arial" w:hAnsi="Arial" w:cs="Arial"/>
          <w:sz w:val="20"/>
          <w:szCs w:val="20"/>
        </w:rPr>
        <w:t>, 9505–9514 (2013).</w:t>
      </w:r>
    </w:p>
    <w:p w14:paraId="745D51E3" w14:textId="6A2B4C89"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Gao, Y. </w:t>
      </w:r>
      <w:r w:rsidRPr="00722469">
        <w:rPr>
          <w:rFonts w:ascii="Arial" w:hAnsi="Arial" w:cs="Arial"/>
          <w:i/>
          <w:iCs/>
          <w:sz w:val="20"/>
          <w:szCs w:val="20"/>
        </w:rPr>
        <w:t>et al.</w:t>
      </w:r>
      <w:r w:rsidRPr="00722469">
        <w:rPr>
          <w:rFonts w:ascii="Arial" w:hAnsi="Arial" w:cs="Arial"/>
          <w:sz w:val="20"/>
          <w:szCs w:val="20"/>
        </w:rPr>
        <w:t xml:space="preserve"> Recent advances in intensified ethylene production—a review. </w:t>
      </w:r>
      <w:r w:rsidRPr="00722469">
        <w:rPr>
          <w:rFonts w:ascii="Arial" w:hAnsi="Arial" w:cs="Arial"/>
          <w:i/>
          <w:iCs/>
          <w:sz w:val="20"/>
          <w:szCs w:val="20"/>
        </w:rPr>
        <w:t xml:space="preserve">ACS </w:t>
      </w:r>
      <w:proofErr w:type="spellStart"/>
      <w:r w:rsidRPr="00722469">
        <w:rPr>
          <w:rFonts w:ascii="Arial" w:hAnsi="Arial" w:cs="Arial"/>
          <w:i/>
          <w:iCs/>
          <w:sz w:val="20"/>
          <w:szCs w:val="20"/>
        </w:rPr>
        <w:t>Catal</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9</w:t>
      </w:r>
      <w:r w:rsidRPr="00722469">
        <w:rPr>
          <w:rFonts w:ascii="Arial" w:hAnsi="Arial" w:cs="Arial"/>
          <w:sz w:val="20"/>
          <w:szCs w:val="20"/>
        </w:rPr>
        <w:t>, 8592–8621 (2019).</w:t>
      </w:r>
    </w:p>
    <w:p w14:paraId="0AB6C340" w14:textId="707D3193"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Bowker, M. </w:t>
      </w:r>
      <w:r w:rsidRPr="00722469">
        <w:rPr>
          <w:rFonts w:ascii="Arial" w:hAnsi="Arial" w:cs="Arial"/>
          <w:i/>
          <w:iCs/>
          <w:sz w:val="20"/>
          <w:szCs w:val="20"/>
        </w:rPr>
        <w:t>et al.</w:t>
      </w:r>
      <w:r w:rsidRPr="00722469">
        <w:rPr>
          <w:rFonts w:ascii="Arial" w:hAnsi="Arial" w:cs="Arial"/>
          <w:sz w:val="20"/>
          <w:szCs w:val="20"/>
        </w:rPr>
        <w:t xml:space="preserve"> Advancing critical chemical processes for a sustainable future: challenges for industry and the Max Planck–Cardiff </w:t>
      </w:r>
      <w:proofErr w:type="spellStart"/>
      <w:r w:rsidRPr="00722469">
        <w:rPr>
          <w:rFonts w:ascii="Arial" w:hAnsi="Arial" w:cs="Arial"/>
          <w:sz w:val="20"/>
          <w:szCs w:val="20"/>
        </w:rPr>
        <w:t>centre</w:t>
      </w:r>
      <w:proofErr w:type="spellEnd"/>
      <w:r w:rsidRPr="00722469">
        <w:rPr>
          <w:rFonts w:ascii="Arial" w:hAnsi="Arial" w:cs="Arial"/>
          <w:sz w:val="20"/>
          <w:szCs w:val="20"/>
        </w:rPr>
        <w:t xml:space="preserve"> on the fundamentals of heterogeneous catalysis (FUNCAT). </w:t>
      </w:r>
      <w:proofErr w:type="spellStart"/>
      <w:r w:rsidRPr="00722469">
        <w:rPr>
          <w:rFonts w:ascii="Arial" w:hAnsi="Arial" w:cs="Arial"/>
          <w:i/>
          <w:iCs/>
          <w:sz w:val="20"/>
          <w:szCs w:val="20"/>
        </w:rPr>
        <w:t>Angew</w:t>
      </w:r>
      <w:proofErr w:type="spellEnd"/>
      <w:r w:rsidRPr="00722469">
        <w:rPr>
          <w:rFonts w:ascii="Arial" w:hAnsi="Arial" w:cs="Arial"/>
          <w:i/>
          <w:iCs/>
          <w:sz w:val="20"/>
          <w:szCs w:val="20"/>
        </w:rPr>
        <w:t>. Chem. Int. Ed.</w:t>
      </w:r>
      <w:r w:rsidRPr="00722469">
        <w:rPr>
          <w:rFonts w:ascii="Arial" w:hAnsi="Arial" w:cs="Arial"/>
          <w:sz w:val="20"/>
          <w:szCs w:val="20"/>
        </w:rPr>
        <w:t xml:space="preserve"> </w:t>
      </w:r>
      <w:r w:rsidRPr="00722469">
        <w:rPr>
          <w:rFonts w:ascii="Arial" w:hAnsi="Arial" w:cs="Arial"/>
          <w:b/>
          <w:bCs/>
          <w:sz w:val="20"/>
          <w:szCs w:val="20"/>
        </w:rPr>
        <w:t>61</w:t>
      </w:r>
      <w:r w:rsidRPr="00722469">
        <w:rPr>
          <w:rFonts w:ascii="Arial" w:hAnsi="Arial" w:cs="Arial"/>
          <w:sz w:val="20"/>
          <w:szCs w:val="20"/>
        </w:rPr>
        <w:t>, e202209016 (2022).</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The review pointing out the importance of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production derived from biomethane.</w:t>
      </w:r>
    </w:p>
    <w:p w14:paraId="751E6830" w14:textId="2226B876"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Pässler</w:t>
      </w:r>
      <w:proofErr w:type="spellEnd"/>
      <w:r w:rsidRPr="00722469">
        <w:rPr>
          <w:rFonts w:ascii="Arial" w:hAnsi="Arial" w:cs="Arial"/>
          <w:sz w:val="20"/>
          <w:szCs w:val="20"/>
        </w:rPr>
        <w:t xml:space="preserve">, P. </w:t>
      </w:r>
      <w:r w:rsidRPr="00722469">
        <w:rPr>
          <w:rFonts w:ascii="Arial" w:hAnsi="Arial" w:cs="Arial"/>
          <w:i/>
          <w:iCs/>
          <w:sz w:val="20"/>
          <w:szCs w:val="20"/>
        </w:rPr>
        <w:t>et al.</w:t>
      </w:r>
      <w:r w:rsidRPr="00722469">
        <w:rPr>
          <w:rFonts w:ascii="Arial" w:hAnsi="Arial" w:cs="Arial"/>
          <w:sz w:val="20"/>
          <w:szCs w:val="20"/>
        </w:rPr>
        <w:t xml:space="preserve"> </w:t>
      </w:r>
      <w:r w:rsidRPr="00722469">
        <w:rPr>
          <w:rFonts w:ascii="Arial" w:hAnsi="Arial" w:cs="Arial"/>
          <w:i/>
          <w:iCs/>
          <w:sz w:val="20"/>
          <w:szCs w:val="20"/>
        </w:rPr>
        <w:t>Acetylene</w:t>
      </w:r>
      <w:r w:rsidRPr="00722469">
        <w:rPr>
          <w:rFonts w:ascii="Arial" w:hAnsi="Arial" w:cs="Arial"/>
          <w:sz w:val="20"/>
          <w:szCs w:val="20"/>
        </w:rPr>
        <w:t xml:space="preserve">. in </w:t>
      </w:r>
      <w:r w:rsidRPr="00722469">
        <w:rPr>
          <w:rFonts w:ascii="Arial" w:hAnsi="Arial" w:cs="Arial"/>
          <w:i/>
          <w:iCs/>
          <w:sz w:val="20"/>
          <w:szCs w:val="20"/>
        </w:rPr>
        <w:t>Ullmann’s Encyclopedia of Industrial Chemistry</w:t>
      </w:r>
      <w:r w:rsidRPr="00722469">
        <w:rPr>
          <w:rFonts w:ascii="Arial" w:hAnsi="Arial" w:cs="Arial"/>
          <w:sz w:val="20"/>
          <w:szCs w:val="20"/>
        </w:rPr>
        <w:t xml:space="preserve"> (Wiley, 2011). </w:t>
      </w:r>
      <w:r w:rsidRPr="00722469">
        <w:rPr>
          <w:rFonts w:ascii="Arial" w:hAnsi="Arial" w:cs="Arial"/>
          <w:color w:val="2E74B5" w:themeColor="accent5" w:themeShade="BF"/>
          <w:sz w:val="20"/>
          <w:szCs w:val="20"/>
        </w:rPr>
        <w:t xml:space="preserve">The most comprehensive </w:t>
      </w:r>
      <w:r w:rsidRPr="00722469">
        <w:rPr>
          <w:rFonts w:ascii="Arial" w:eastAsiaTheme="minorEastAsia" w:hAnsi="Arial" w:cs="Arial"/>
          <w:color w:val="2E74B5" w:themeColor="accent5" w:themeShade="BF"/>
          <w:sz w:val="20"/>
          <w:szCs w:val="20"/>
          <w:lang w:eastAsia="zh-CN"/>
        </w:rPr>
        <w:t>introduction of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722469">
        <w:rPr>
          <w:rFonts w:ascii="Arial" w:hAnsi="Arial" w:cs="Arial"/>
          <w:color w:val="2E74B5" w:themeColor="accent5" w:themeShade="BF"/>
          <w:sz w:val="20"/>
          <w:szCs w:val="20"/>
        </w:rPr>
        <w:t>.</w:t>
      </w:r>
    </w:p>
    <w:p w14:paraId="6C14176A" w14:textId="78A5F7E4"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Scapinello</w:t>
      </w:r>
      <w:proofErr w:type="spellEnd"/>
      <w:r w:rsidRPr="00722469">
        <w:rPr>
          <w:rFonts w:ascii="Arial" w:hAnsi="Arial" w:cs="Arial"/>
          <w:sz w:val="20"/>
          <w:szCs w:val="20"/>
        </w:rPr>
        <w:t xml:space="preserve">, M., </w:t>
      </w:r>
      <w:proofErr w:type="spellStart"/>
      <w:r w:rsidRPr="00722469">
        <w:rPr>
          <w:rFonts w:ascii="Arial" w:hAnsi="Arial" w:cs="Arial"/>
          <w:sz w:val="20"/>
          <w:szCs w:val="20"/>
        </w:rPr>
        <w:t>Delikonstantis</w:t>
      </w:r>
      <w:proofErr w:type="spellEnd"/>
      <w:r w:rsidRPr="00722469">
        <w:rPr>
          <w:rFonts w:ascii="Arial" w:hAnsi="Arial" w:cs="Arial"/>
          <w:sz w:val="20"/>
          <w:szCs w:val="20"/>
        </w:rPr>
        <w:t xml:space="preserve">, E. &amp; </w:t>
      </w:r>
      <w:proofErr w:type="spellStart"/>
      <w:r w:rsidRPr="00722469">
        <w:rPr>
          <w:rFonts w:ascii="Arial" w:hAnsi="Arial" w:cs="Arial"/>
          <w:sz w:val="20"/>
          <w:szCs w:val="20"/>
        </w:rPr>
        <w:t>Stefanidis</w:t>
      </w:r>
      <w:proofErr w:type="spellEnd"/>
      <w:r w:rsidRPr="00722469">
        <w:rPr>
          <w:rFonts w:ascii="Arial" w:hAnsi="Arial" w:cs="Arial"/>
          <w:sz w:val="20"/>
          <w:szCs w:val="20"/>
        </w:rPr>
        <w:t xml:space="preserve">, G. D. The panorama of plasma-assisted non-oxidative methane reforming. </w:t>
      </w:r>
      <w:r w:rsidRPr="00722469">
        <w:rPr>
          <w:rFonts w:ascii="Arial" w:hAnsi="Arial" w:cs="Arial"/>
          <w:i/>
          <w:iCs/>
          <w:sz w:val="20"/>
          <w:szCs w:val="20"/>
        </w:rPr>
        <w:t xml:space="preserve">Chem. Eng. Process. Process </w:t>
      </w:r>
      <w:proofErr w:type="spellStart"/>
      <w:r w:rsidRPr="00722469">
        <w:rPr>
          <w:rFonts w:ascii="Arial" w:hAnsi="Arial" w:cs="Arial"/>
          <w:i/>
          <w:iCs/>
          <w:sz w:val="20"/>
          <w:szCs w:val="20"/>
        </w:rPr>
        <w:t>Intensif</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117</w:t>
      </w:r>
      <w:r w:rsidRPr="00722469">
        <w:rPr>
          <w:rFonts w:ascii="Arial" w:hAnsi="Arial" w:cs="Arial"/>
          <w:sz w:val="20"/>
          <w:szCs w:val="20"/>
        </w:rPr>
        <w:t>, 120–140 (2017).</w:t>
      </w:r>
      <w:r w:rsidRPr="00722469">
        <w:rPr>
          <w:rFonts w:ascii="Arial" w:eastAsiaTheme="minorEastAsia" w:hAnsi="Arial" w:cs="Arial"/>
          <w:sz w:val="20"/>
          <w:szCs w:val="20"/>
          <w:lang w:eastAsia="zh-CN"/>
        </w:rPr>
        <w:t xml:space="preserve"> </w:t>
      </w:r>
      <w:r w:rsidRPr="00722469">
        <w:rPr>
          <w:rFonts w:ascii="Arial" w:hAnsi="Arial" w:cs="Arial"/>
          <w:color w:val="2E74B5" w:themeColor="accent5" w:themeShade="BF"/>
          <w:sz w:val="20"/>
          <w:szCs w:val="20"/>
        </w:rPr>
        <w:t xml:space="preserve">The most comprehensive </w:t>
      </w:r>
      <w:r w:rsidRPr="00722469">
        <w:rPr>
          <w:rFonts w:ascii="Arial" w:eastAsiaTheme="minorEastAsia" w:hAnsi="Arial" w:cs="Arial"/>
          <w:color w:val="2E74B5" w:themeColor="accent5" w:themeShade="BF"/>
          <w:sz w:val="20"/>
          <w:szCs w:val="20"/>
          <w:lang w:eastAsia="zh-CN"/>
        </w:rPr>
        <w:t>introduction of non</w:t>
      </w:r>
      <w:r w:rsidRPr="00722469">
        <w:rPr>
          <w:rFonts w:ascii="Arial" w:eastAsiaTheme="minorEastAsia" w:hAnsi="Arial" w:cs="Arial"/>
          <w:color w:val="2E74B5" w:themeColor="accent5" w:themeShade="BF"/>
          <w:sz w:val="20"/>
          <w:szCs w:val="20"/>
          <w:lang w:eastAsia="zh-CN"/>
        </w:rPr>
        <w:noBreakHyphen/>
        <w:t xml:space="preserve">oxidative methane coupling </w:t>
      </w:r>
      <w:r w:rsidRPr="00722469">
        <w:rPr>
          <w:rFonts w:ascii="Arial" w:eastAsiaTheme="minorEastAsia" w:hAnsi="Arial" w:cs="Arial"/>
          <w:i/>
          <w:iCs/>
          <w:color w:val="2E74B5" w:themeColor="accent5" w:themeShade="BF"/>
          <w:sz w:val="20"/>
          <w:szCs w:val="20"/>
          <w:lang w:eastAsia="zh-CN"/>
        </w:rPr>
        <w:t>via</w:t>
      </w:r>
      <w:r w:rsidRPr="00722469">
        <w:rPr>
          <w:rFonts w:ascii="Arial" w:eastAsiaTheme="minorEastAsia" w:hAnsi="Arial" w:cs="Arial"/>
          <w:color w:val="2E74B5" w:themeColor="accent5" w:themeShade="BF"/>
          <w:sz w:val="20"/>
          <w:szCs w:val="20"/>
          <w:lang w:eastAsia="zh-CN"/>
        </w:rPr>
        <w:t xml:space="preserve"> plasma methods.</w:t>
      </w:r>
    </w:p>
    <w:p w14:paraId="012EFF65" w14:textId="59E1CEFD"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Bilera</w:t>
      </w:r>
      <w:proofErr w:type="spellEnd"/>
      <w:r w:rsidRPr="00722469">
        <w:rPr>
          <w:rFonts w:ascii="Arial" w:hAnsi="Arial" w:cs="Arial"/>
          <w:sz w:val="20"/>
          <w:szCs w:val="20"/>
        </w:rPr>
        <w:t xml:space="preserve">, I. V. &amp; Lebedev, Yu. A. Plasma-chemical production of acetylene from hydrocarbons: history and current status (a review). </w:t>
      </w:r>
      <w:r w:rsidRPr="00722469">
        <w:rPr>
          <w:rFonts w:ascii="Arial" w:hAnsi="Arial" w:cs="Arial"/>
          <w:i/>
          <w:iCs/>
          <w:sz w:val="20"/>
          <w:szCs w:val="20"/>
        </w:rPr>
        <w:t>Pet. Chem.</w:t>
      </w:r>
      <w:r w:rsidRPr="00722469">
        <w:rPr>
          <w:rFonts w:ascii="Arial" w:hAnsi="Arial" w:cs="Arial"/>
          <w:sz w:val="20"/>
          <w:szCs w:val="20"/>
        </w:rPr>
        <w:t xml:space="preserve"> </w:t>
      </w:r>
      <w:r w:rsidRPr="00722469">
        <w:rPr>
          <w:rFonts w:ascii="Arial" w:hAnsi="Arial" w:cs="Arial"/>
          <w:b/>
          <w:bCs/>
          <w:sz w:val="20"/>
          <w:szCs w:val="20"/>
        </w:rPr>
        <w:t>62</w:t>
      </w:r>
      <w:r w:rsidRPr="00722469">
        <w:rPr>
          <w:rFonts w:ascii="Arial" w:hAnsi="Arial" w:cs="Arial"/>
          <w:sz w:val="20"/>
          <w:szCs w:val="20"/>
        </w:rPr>
        <w:t>, 329–351 (2022).</w:t>
      </w:r>
    </w:p>
    <w:p w14:paraId="1EF3C53F" w14:textId="4CAC11A6"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Wu, C., Chen, J. &amp; Cheng, Y. Thermodynamic analysis of coal pyrolysis to acetylene in hydrogen plasma reactor. </w:t>
      </w:r>
      <w:r w:rsidRPr="00722469">
        <w:rPr>
          <w:rFonts w:ascii="Arial" w:hAnsi="Arial" w:cs="Arial"/>
          <w:i/>
          <w:iCs/>
          <w:sz w:val="20"/>
          <w:szCs w:val="20"/>
        </w:rPr>
        <w:t>Fuel Process. Technol.</w:t>
      </w:r>
      <w:r w:rsidRPr="00722469">
        <w:rPr>
          <w:rFonts w:ascii="Arial" w:hAnsi="Arial" w:cs="Arial"/>
          <w:sz w:val="20"/>
          <w:szCs w:val="20"/>
        </w:rPr>
        <w:t xml:space="preserve"> </w:t>
      </w:r>
      <w:r w:rsidRPr="00722469">
        <w:rPr>
          <w:rFonts w:ascii="Arial" w:hAnsi="Arial" w:cs="Arial"/>
          <w:b/>
          <w:bCs/>
          <w:sz w:val="20"/>
          <w:szCs w:val="20"/>
        </w:rPr>
        <w:t>91</w:t>
      </w:r>
      <w:r w:rsidRPr="00722469">
        <w:rPr>
          <w:rFonts w:ascii="Arial" w:hAnsi="Arial" w:cs="Arial"/>
          <w:sz w:val="20"/>
          <w:szCs w:val="20"/>
        </w:rPr>
        <w:t>, 823–830 (2010).</w:t>
      </w:r>
    </w:p>
    <w:p w14:paraId="65422DA0" w14:textId="2B2BD49C"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N., Wang, S., </w:t>
      </w:r>
      <w:proofErr w:type="spellStart"/>
      <w:r w:rsidRPr="00722469">
        <w:rPr>
          <w:rFonts w:ascii="Arial" w:hAnsi="Arial" w:cs="Arial"/>
          <w:sz w:val="20"/>
          <w:szCs w:val="20"/>
          <w:lang w:eastAsia="zh-CN"/>
        </w:rPr>
        <w:t>Gibril</w:t>
      </w:r>
      <w:proofErr w:type="spellEnd"/>
      <w:r w:rsidRPr="00722469">
        <w:rPr>
          <w:rFonts w:ascii="Arial" w:hAnsi="Arial" w:cs="Arial"/>
          <w:sz w:val="20"/>
          <w:szCs w:val="20"/>
          <w:lang w:eastAsia="zh-CN"/>
        </w:rPr>
        <w:t xml:space="preserve">, M. E. &amp; Kong, F. The copolymer of polyvinyl acetate containing lignin-vinyl acetate monomer: Synthesis and characterization. </w:t>
      </w:r>
      <w:r w:rsidRPr="00722469">
        <w:rPr>
          <w:rFonts w:ascii="Arial" w:hAnsi="Arial" w:cs="Arial"/>
          <w:i/>
          <w:iCs/>
          <w:sz w:val="20"/>
          <w:szCs w:val="20"/>
          <w:lang w:eastAsia="zh-CN"/>
        </w:rPr>
        <w:t xml:space="preserve">Eur. </w:t>
      </w:r>
      <w:proofErr w:type="spellStart"/>
      <w:r w:rsidRPr="00722469">
        <w:rPr>
          <w:rFonts w:ascii="Arial" w:hAnsi="Arial" w:cs="Arial"/>
          <w:i/>
          <w:iCs/>
          <w:sz w:val="20"/>
          <w:szCs w:val="20"/>
          <w:lang w:eastAsia="zh-CN"/>
        </w:rPr>
        <w:t>Polym</w:t>
      </w:r>
      <w:proofErr w:type="spellEnd"/>
      <w:r w:rsidRPr="00722469">
        <w:rPr>
          <w:rFonts w:ascii="Arial" w:hAnsi="Arial" w:cs="Arial"/>
          <w:i/>
          <w:iCs/>
          <w:sz w:val="20"/>
          <w:szCs w:val="20"/>
          <w:lang w:eastAsia="zh-CN"/>
        </w:rPr>
        <w:t>. J.</w:t>
      </w:r>
      <w:r w:rsidRPr="00722469">
        <w:rPr>
          <w:rFonts w:ascii="Arial" w:hAnsi="Arial" w:cs="Arial"/>
          <w:sz w:val="20"/>
          <w:szCs w:val="20"/>
          <w:lang w:eastAsia="zh-CN"/>
        </w:rPr>
        <w:t xml:space="preserve"> </w:t>
      </w:r>
      <w:r w:rsidRPr="00722469">
        <w:rPr>
          <w:rFonts w:ascii="Arial" w:hAnsi="Arial" w:cs="Arial"/>
          <w:b/>
          <w:bCs/>
          <w:sz w:val="20"/>
          <w:szCs w:val="20"/>
          <w:lang w:eastAsia="zh-CN"/>
        </w:rPr>
        <w:t>123</w:t>
      </w:r>
      <w:r w:rsidRPr="00722469">
        <w:rPr>
          <w:rFonts w:ascii="Arial" w:hAnsi="Arial" w:cs="Arial"/>
          <w:sz w:val="20"/>
          <w:szCs w:val="20"/>
          <w:lang w:eastAsia="zh-CN"/>
        </w:rPr>
        <w:t>, 109411 (2020).</w:t>
      </w:r>
    </w:p>
    <w:p w14:paraId="12AF9E8C" w14:textId="7B45D342"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lastRenderedPageBreak/>
        <w:t xml:space="preserve">KK, S., Verma, R. &amp; Kumar, L. </w:t>
      </w:r>
      <w:r w:rsidRPr="00722469">
        <w:rPr>
          <w:rFonts w:ascii="Arial" w:hAnsi="Arial" w:cs="Arial"/>
          <w:i/>
          <w:iCs/>
          <w:sz w:val="20"/>
          <w:szCs w:val="20"/>
        </w:rPr>
        <w:t>Ethylene-</w:t>
      </w:r>
      <w:r w:rsidR="00A2034F">
        <w:rPr>
          <w:rFonts w:ascii="Arial" w:hAnsi="Arial" w:cs="Arial"/>
          <w:i/>
          <w:iCs/>
          <w:sz w:val="20"/>
          <w:szCs w:val="20"/>
        </w:rPr>
        <w:t>V</w:t>
      </w:r>
      <w:r w:rsidRPr="00722469">
        <w:rPr>
          <w:rFonts w:ascii="Arial" w:hAnsi="Arial" w:cs="Arial"/>
          <w:i/>
          <w:iCs/>
          <w:sz w:val="20"/>
          <w:szCs w:val="20"/>
        </w:rPr>
        <w:t xml:space="preserve">inyl </w:t>
      </w:r>
      <w:r w:rsidR="00A2034F">
        <w:rPr>
          <w:rFonts w:ascii="Arial" w:hAnsi="Arial" w:cs="Arial"/>
          <w:i/>
          <w:iCs/>
          <w:sz w:val="20"/>
          <w:szCs w:val="20"/>
        </w:rPr>
        <w:t>A</w:t>
      </w:r>
      <w:r w:rsidRPr="00722469">
        <w:rPr>
          <w:rFonts w:ascii="Arial" w:hAnsi="Arial" w:cs="Arial"/>
          <w:i/>
          <w:iCs/>
          <w:sz w:val="20"/>
          <w:szCs w:val="20"/>
        </w:rPr>
        <w:t xml:space="preserve">cetate </w:t>
      </w:r>
      <w:r w:rsidR="00A2034F">
        <w:rPr>
          <w:rFonts w:ascii="Arial" w:hAnsi="Arial" w:cs="Arial"/>
          <w:i/>
          <w:iCs/>
          <w:sz w:val="20"/>
          <w:szCs w:val="20"/>
        </w:rPr>
        <w:t>F</w:t>
      </w:r>
      <w:r w:rsidRPr="00722469">
        <w:rPr>
          <w:rFonts w:ascii="Arial" w:hAnsi="Arial" w:cs="Arial"/>
          <w:i/>
          <w:iCs/>
          <w:sz w:val="20"/>
          <w:szCs w:val="20"/>
        </w:rPr>
        <w:t>oam</w:t>
      </w:r>
      <w:r w:rsidRPr="00722469">
        <w:rPr>
          <w:rFonts w:ascii="Arial" w:hAnsi="Arial" w:cs="Arial"/>
          <w:sz w:val="20"/>
          <w:szCs w:val="20"/>
        </w:rPr>
        <w:t xml:space="preserve">. in </w:t>
      </w:r>
      <w:r w:rsidRPr="00722469">
        <w:rPr>
          <w:rFonts w:ascii="Arial" w:hAnsi="Arial" w:cs="Arial"/>
          <w:i/>
          <w:iCs/>
          <w:sz w:val="20"/>
          <w:szCs w:val="20"/>
        </w:rPr>
        <w:t xml:space="preserve">Polymeric Foams: Fundamentals and Types of Foams </w:t>
      </w:r>
      <w:r w:rsidRPr="00722469">
        <w:rPr>
          <w:rFonts w:ascii="Arial" w:hAnsi="Arial" w:cs="Arial"/>
          <w:sz w:val="20"/>
          <w:szCs w:val="20"/>
        </w:rPr>
        <w:t>205–221 (American Chemical Society, 2023).</w:t>
      </w:r>
    </w:p>
    <w:p w14:paraId="69866DF4" w14:textId="4FF88367"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Okoro, O. V., </w:t>
      </w:r>
      <w:proofErr w:type="spellStart"/>
      <w:r w:rsidRPr="00722469">
        <w:rPr>
          <w:rFonts w:ascii="Arial" w:hAnsi="Arial" w:cs="Arial"/>
          <w:sz w:val="20"/>
          <w:szCs w:val="20"/>
        </w:rPr>
        <w:t>Nie</w:t>
      </w:r>
      <w:proofErr w:type="spellEnd"/>
      <w:r w:rsidRPr="00722469">
        <w:rPr>
          <w:rFonts w:ascii="Arial" w:hAnsi="Arial" w:cs="Arial"/>
          <w:sz w:val="20"/>
          <w:szCs w:val="20"/>
        </w:rPr>
        <w:t xml:space="preserve">, L., </w:t>
      </w:r>
      <w:proofErr w:type="spellStart"/>
      <w:r w:rsidRPr="00722469">
        <w:rPr>
          <w:rFonts w:ascii="Arial" w:hAnsi="Arial" w:cs="Arial"/>
          <w:sz w:val="20"/>
          <w:szCs w:val="20"/>
        </w:rPr>
        <w:t>Alimoradi</w:t>
      </w:r>
      <w:proofErr w:type="spellEnd"/>
      <w:r w:rsidRPr="00722469">
        <w:rPr>
          <w:rFonts w:ascii="Arial" w:hAnsi="Arial" w:cs="Arial"/>
          <w:sz w:val="20"/>
          <w:szCs w:val="20"/>
        </w:rPr>
        <w:t xml:space="preserve">, H. &amp; </w:t>
      </w:r>
      <w:proofErr w:type="spellStart"/>
      <w:r w:rsidRPr="00722469">
        <w:rPr>
          <w:rFonts w:ascii="Arial" w:hAnsi="Arial" w:cs="Arial"/>
          <w:sz w:val="20"/>
          <w:szCs w:val="20"/>
        </w:rPr>
        <w:t>Shavandi</w:t>
      </w:r>
      <w:proofErr w:type="spellEnd"/>
      <w:r w:rsidRPr="00722469">
        <w:rPr>
          <w:rFonts w:ascii="Arial" w:hAnsi="Arial" w:cs="Arial"/>
          <w:sz w:val="20"/>
          <w:szCs w:val="20"/>
        </w:rPr>
        <w:t xml:space="preserve">, A. Waste apple pomace conversion to acrylic acid: economic and potential environmental impact assessments. </w:t>
      </w:r>
      <w:r w:rsidRPr="00722469">
        <w:rPr>
          <w:rFonts w:ascii="Arial" w:hAnsi="Arial" w:cs="Arial"/>
          <w:i/>
          <w:iCs/>
          <w:sz w:val="20"/>
          <w:szCs w:val="20"/>
        </w:rPr>
        <w:t>Fermentation</w:t>
      </w:r>
      <w:r w:rsidRPr="00722469">
        <w:rPr>
          <w:rFonts w:ascii="Arial" w:hAnsi="Arial" w:cs="Arial"/>
          <w:sz w:val="20"/>
          <w:szCs w:val="20"/>
        </w:rPr>
        <w:t xml:space="preserve"> </w:t>
      </w:r>
      <w:r w:rsidRPr="00722469">
        <w:rPr>
          <w:rFonts w:ascii="Arial" w:hAnsi="Arial" w:cs="Arial"/>
          <w:b/>
          <w:bCs/>
          <w:sz w:val="20"/>
          <w:szCs w:val="20"/>
        </w:rPr>
        <w:t>8</w:t>
      </w:r>
      <w:r w:rsidRPr="00722469">
        <w:rPr>
          <w:rFonts w:ascii="Arial" w:hAnsi="Arial" w:cs="Arial"/>
          <w:sz w:val="20"/>
          <w:szCs w:val="20"/>
        </w:rPr>
        <w:t>, 21 (2022).</w:t>
      </w:r>
    </w:p>
    <w:p w14:paraId="7886D817" w14:textId="55C7C866"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J. </w:t>
      </w:r>
      <w:r w:rsidRPr="00722469">
        <w:rPr>
          <w:rFonts w:ascii="Arial" w:hAnsi="Arial" w:cs="Arial"/>
          <w:i/>
          <w:iCs/>
          <w:sz w:val="20"/>
          <w:szCs w:val="20"/>
        </w:rPr>
        <w:t>et al.</w:t>
      </w:r>
      <w:r w:rsidRPr="00722469">
        <w:rPr>
          <w:rFonts w:ascii="Arial" w:hAnsi="Arial" w:cs="Arial"/>
          <w:sz w:val="20"/>
          <w:szCs w:val="20"/>
        </w:rPr>
        <w:t xml:space="preserve"> Advances in the catalytic production of acrylonitrile. </w:t>
      </w:r>
      <w:r w:rsidRPr="00722469">
        <w:rPr>
          <w:rFonts w:ascii="Arial" w:hAnsi="Arial" w:cs="Arial"/>
          <w:i/>
          <w:iCs/>
          <w:sz w:val="20"/>
          <w:szCs w:val="20"/>
        </w:rPr>
        <w:t xml:space="preserve">Chem </w:t>
      </w:r>
      <w:proofErr w:type="spellStart"/>
      <w:r w:rsidRPr="00722469">
        <w:rPr>
          <w:rFonts w:ascii="Arial" w:hAnsi="Arial" w:cs="Arial"/>
          <w:i/>
          <w:iCs/>
          <w:sz w:val="20"/>
          <w:szCs w:val="20"/>
        </w:rPr>
        <w:t>Catal</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4</w:t>
      </w:r>
      <w:r w:rsidRPr="00722469">
        <w:rPr>
          <w:rFonts w:ascii="Arial" w:hAnsi="Arial" w:cs="Arial"/>
          <w:sz w:val="20"/>
          <w:szCs w:val="20"/>
        </w:rPr>
        <w:t>, 100825 (2024).</w:t>
      </w:r>
    </w:p>
    <w:p w14:paraId="1D870891" w14:textId="10A5E32A"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Reesh</w:t>
      </w:r>
      <w:proofErr w:type="spellEnd"/>
      <w:r w:rsidRPr="00722469">
        <w:rPr>
          <w:rFonts w:ascii="Arial" w:hAnsi="Arial" w:cs="Arial"/>
          <w:sz w:val="20"/>
          <w:szCs w:val="20"/>
        </w:rPr>
        <w:t xml:space="preserve">, A. &amp; M, I. Acrylonitrile process enhancement through waste minimization: effect of reaction conditions and degree of </w:t>
      </w:r>
      <w:proofErr w:type="spellStart"/>
      <w:r w:rsidRPr="00722469">
        <w:rPr>
          <w:rFonts w:ascii="Arial" w:hAnsi="Arial" w:cs="Arial"/>
          <w:sz w:val="20"/>
          <w:szCs w:val="20"/>
        </w:rPr>
        <w:t>backmixing</w:t>
      </w:r>
      <w:proofErr w:type="spellEnd"/>
      <w:r w:rsidRPr="00722469">
        <w:rPr>
          <w:rFonts w:ascii="Arial" w:hAnsi="Arial" w:cs="Arial"/>
          <w:sz w:val="20"/>
          <w:szCs w:val="20"/>
        </w:rPr>
        <w:t xml:space="preserve">. </w:t>
      </w:r>
      <w:r w:rsidRPr="00722469">
        <w:rPr>
          <w:rFonts w:ascii="Arial" w:hAnsi="Arial" w:cs="Arial"/>
          <w:i/>
          <w:iCs/>
          <w:sz w:val="20"/>
          <w:szCs w:val="20"/>
        </w:rPr>
        <w:t>Sustainability</w:t>
      </w:r>
      <w:r w:rsidRPr="00722469">
        <w:rPr>
          <w:rFonts w:ascii="Arial" w:hAnsi="Arial" w:cs="Arial"/>
          <w:sz w:val="20"/>
          <w:szCs w:val="20"/>
        </w:rPr>
        <w:t xml:space="preserve"> </w:t>
      </w:r>
      <w:r w:rsidRPr="00722469">
        <w:rPr>
          <w:rFonts w:ascii="Arial" w:hAnsi="Arial" w:cs="Arial"/>
          <w:b/>
          <w:bCs/>
          <w:sz w:val="20"/>
          <w:szCs w:val="20"/>
        </w:rPr>
        <w:t>13</w:t>
      </w:r>
      <w:r w:rsidRPr="00722469">
        <w:rPr>
          <w:rFonts w:ascii="Arial" w:hAnsi="Arial" w:cs="Arial"/>
          <w:sz w:val="20"/>
          <w:szCs w:val="20"/>
        </w:rPr>
        <w:t>, 7923 (2021).</w:t>
      </w:r>
    </w:p>
    <w:p w14:paraId="67903E09" w14:textId="5D0629EC"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Pal, P. &amp; Nayak, J. Acetic acid production and purification: critical review towards process intensification. </w:t>
      </w:r>
      <w:r w:rsidRPr="00722469">
        <w:rPr>
          <w:rFonts w:ascii="Arial" w:hAnsi="Arial" w:cs="Arial"/>
          <w:i/>
          <w:iCs/>
          <w:sz w:val="20"/>
          <w:szCs w:val="20"/>
        </w:rPr>
        <w:t xml:space="preserve">Sep. </w:t>
      </w:r>
      <w:proofErr w:type="spellStart"/>
      <w:r w:rsidRPr="00722469">
        <w:rPr>
          <w:rFonts w:ascii="Arial" w:hAnsi="Arial" w:cs="Arial"/>
          <w:i/>
          <w:iCs/>
          <w:sz w:val="20"/>
          <w:szCs w:val="20"/>
        </w:rPr>
        <w:t>Purif</w:t>
      </w:r>
      <w:proofErr w:type="spellEnd"/>
      <w:r w:rsidRPr="00722469">
        <w:rPr>
          <w:rFonts w:ascii="Arial" w:hAnsi="Arial" w:cs="Arial"/>
          <w:i/>
          <w:iCs/>
          <w:sz w:val="20"/>
          <w:szCs w:val="20"/>
        </w:rPr>
        <w:t>. Rev.</w:t>
      </w:r>
      <w:r w:rsidRPr="00722469">
        <w:rPr>
          <w:rFonts w:ascii="Arial" w:hAnsi="Arial" w:cs="Arial"/>
          <w:sz w:val="20"/>
          <w:szCs w:val="20"/>
        </w:rPr>
        <w:t xml:space="preserve"> </w:t>
      </w:r>
      <w:r w:rsidRPr="00722469">
        <w:rPr>
          <w:rFonts w:ascii="Arial" w:hAnsi="Arial" w:cs="Arial"/>
          <w:b/>
          <w:bCs/>
          <w:sz w:val="20"/>
          <w:szCs w:val="20"/>
        </w:rPr>
        <w:t>46</w:t>
      </w:r>
      <w:r w:rsidRPr="00722469">
        <w:rPr>
          <w:rFonts w:ascii="Arial" w:hAnsi="Arial" w:cs="Arial"/>
          <w:sz w:val="20"/>
          <w:szCs w:val="20"/>
        </w:rPr>
        <w:t>, 44–61 (2017).</w:t>
      </w:r>
    </w:p>
    <w:p w14:paraId="2F69EF83" w14:textId="2D908CCF"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Sarchami</w:t>
      </w:r>
      <w:proofErr w:type="spellEnd"/>
      <w:r w:rsidRPr="00722469">
        <w:rPr>
          <w:rFonts w:ascii="Arial" w:hAnsi="Arial" w:cs="Arial"/>
          <w:sz w:val="20"/>
          <w:szCs w:val="20"/>
        </w:rPr>
        <w:t xml:space="preserve">, T., Batta, N. &amp; </w:t>
      </w:r>
      <w:proofErr w:type="spellStart"/>
      <w:r w:rsidRPr="00722469">
        <w:rPr>
          <w:rFonts w:ascii="Arial" w:hAnsi="Arial" w:cs="Arial"/>
          <w:sz w:val="20"/>
          <w:szCs w:val="20"/>
        </w:rPr>
        <w:t>Berruti</w:t>
      </w:r>
      <w:proofErr w:type="spellEnd"/>
      <w:r w:rsidRPr="00722469">
        <w:rPr>
          <w:rFonts w:ascii="Arial" w:hAnsi="Arial" w:cs="Arial"/>
          <w:sz w:val="20"/>
          <w:szCs w:val="20"/>
        </w:rPr>
        <w:t xml:space="preserve">, F. Production and separation of acetic acid from pyrolysis oil of lignocellulosic biomass: a review. </w:t>
      </w:r>
      <w:r w:rsidRPr="00722469">
        <w:rPr>
          <w:rFonts w:ascii="Arial" w:hAnsi="Arial" w:cs="Arial"/>
          <w:i/>
          <w:iCs/>
          <w:sz w:val="20"/>
          <w:szCs w:val="20"/>
        </w:rPr>
        <w:t xml:space="preserve">Biofuels </w:t>
      </w:r>
      <w:proofErr w:type="spellStart"/>
      <w:r w:rsidRPr="00722469">
        <w:rPr>
          <w:rFonts w:ascii="Arial" w:hAnsi="Arial" w:cs="Arial"/>
          <w:i/>
          <w:iCs/>
          <w:sz w:val="20"/>
          <w:szCs w:val="20"/>
        </w:rPr>
        <w:t>Bioprod</w:t>
      </w:r>
      <w:proofErr w:type="spellEnd"/>
      <w:r w:rsidRPr="00722469">
        <w:rPr>
          <w:rFonts w:ascii="Arial" w:hAnsi="Arial" w:cs="Arial"/>
          <w:i/>
          <w:iCs/>
          <w:sz w:val="20"/>
          <w:szCs w:val="20"/>
        </w:rPr>
        <w:t xml:space="preserve">. </w:t>
      </w:r>
      <w:proofErr w:type="spellStart"/>
      <w:r w:rsidRPr="00722469">
        <w:rPr>
          <w:rFonts w:ascii="Arial" w:hAnsi="Arial" w:cs="Arial"/>
          <w:i/>
          <w:iCs/>
          <w:sz w:val="20"/>
          <w:szCs w:val="20"/>
        </w:rPr>
        <w:t>Bioref</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15</w:t>
      </w:r>
      <w:r w:rsidRPr="00722469">
        <w:rPr>
          <w:rFonts w:ascii="Arial" w:hAnsi="Arial" w:cs="Arial"/>
          <w:sz w:val="20"/>
          <w:szCs w:val="20"/>
        </w:rPr>
        <w:t>, 1912–1937 (2021).</w:t>
      </w:r>
    </w:p>
    <w:p w14:paraId="6CB78AF4" w14:textId="5E1A4994"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Ma, H., Wang, Y., Qi, Y., Rout, K. R. &amp; Chen, D. Critical review of catalysis for ethylene oxychlorination. </w:t>
      </w:r>
      <w:r w:rsidRPr="00722469">
        <w:rPr>
          <w:rFonts w:ascii="Arial" w:hAnsi="Arial" w:cs="Arial"/>
          <w:i/>
          <w:iCs/>
          <w:sz w:val="20"/>
          <w:szCs w:val="20"/>
        </w:rPr>
        <w:t xml:space="preserve">ACS </w:t>
      </w:r>
      <w:proofErr w:type="spellStart"/>
      <w:r w:rsidRPr="00722469">
        <w:rPr>
          <w:rFonts w:ascii="Arial" w:hAnsi="Arial" w:cs="Arial"/>
          <w:i/>
          <w:iCs/>
          <w:sz w:val="20"/>
          <w:szCs w:val="20"/>
        </w:rPr>
        <w:t>Catal</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10</w:t>
      </w:r>
      <w:r w:rsidRPr="00722469">
        <w:rPr>
          <w:rFonts w:ascii="Arial" w:hAnsi="Arial" w:cs="Arial"/>
          <w:sz w:val="20"/>
          <w:szCs w:val="20"/>
        </w:rPr>
        <w:t>, 9299–9319 (2020).</w:t>
      </w:r>
    </w:p>
    <w:p w14:paraId="5FAA91BB" w14:textId="276816CE"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val="nb-NO"/>
        </w:rPr>
        <w:t xml:space="preserve">Faust </w:t>
      </w:r>
      <w:proofErr w:type="spellStart"/>
      <w:r w:rsidRPr="00722469">
        <w:rPr>
          <w:rFonts w:ascii="Arial" w:hAnsi="Arial" w:cs="Arial"/>
          <w:sz w:val="20"/>
          <w:szCs w:val="20"/>
          <w:lang w:val="nb-NO"/>
        </w:rPr>
        <w:t>Akl</w:t>
      </w:r>
      <w:proofErr w:type="spellEnd"/>
      <w:r w:rsidRPr="00722469">
        <w:rPr>
          <w:rFonts w:ascii="Arial" w:hAnsi="Arial" w:cs="Arial"/>
          <w:sz w:val="20"/>
          <w:szCs w:val="20"/>
          <w:lang w:val="nb-NO"/>
        </w:rPr>
        <w:t xml:space="preserve">, D. </w:t>
      </w:r>
      <w:r w:rsidRPr="00722469">
        <w:rPr>
          <w:rFonts w:ascii="Arial" w:hAnsi="Arial" w:cs="Arial"/>
          <w:i/>
          <w:iCs/>
          <w:sz w:val="20"/>
          <w:szCs w:val="20"/>
          <w:lang w:val="nb-NO"/>
        </w:rPr>
        <w:t>et al.</w:t>
      </w:r>
      <w:r w:rsidRPr="00722469">
        <w:rPr>
          <w:rFonts w:ascii="Arial" w:hAnsi="Arial" w:cs="Arial"/>
          <w:sz w:val="20"/>
          <w:szCs w:val="20"/>
          <w:lang w:val="nb-NO"/>
        </w:rPr>
        <w:t xml:space="preserve"> </w:t>
      </w:r>
      <w:r w:rsidRPr="00722469">
        <w:rPr>
          <w:rFonts w:ascii="Arial" w:hAnsi="Arial" w:cs="Arial"/>
          <w:sz w:val="20"/>
          <w:szCs w:val="20"/>
        </w:rPr>
        <w:t xml:space="preserve">Reaction-induced formation of stable mononuclear Cu(I)Cl species on carbon for low-footprint vinyl chloride production. </w:t>
      </w:r>
      <w:r w:rsidRPr="00722469">
        <w:rPr>
          <w:rFonts w:ascii="Arial" w:hAnsi="Arial" w:cs="Arial"/>
          <w:i/>
          <w:iCs/>
          <w:sz w:val="20"/>
          <w:szCs w:val="20"/>
        </w:rPr>
        <w:t>Adv. Mater.</w:t>
      </w:r>
      <w:r w:rsidRPr="00722469">
        <w:rPr>
          <w:rFonts w:ascii="Arial" w:hAnsi="Arial" w:cs="Arial"/>
          <w:sz w:val="20"/>
          <w:szCs w:val="20"/>
        </w:rPr>
        <w:t xml:space="preserve"> </w:t>
      </w:r>
      <w:r w:rsidRPr="00722469">
        <w:rPr>
          <w:rFonts w:ascii="Arial" w:hAnsi="Arial" w:cs="Arial"/>
          <w:b/>
          <w:bCs/>
          <w:sz w:val="20"/>
          <w:szCs w:val="20"/>
        </w:rPr>
        <w:t>35</w:t>
      </w:r>
      <w:r w:rsidRPr="00722469">
        <w:rPr>
          <w:rFonts w:ascii="Arial" w:hAnsi="Arial" w:cs="Arial"/>
          <w:sz w:val="20"/>
          <w:szCs w:val="20"/>
        </w:rPr>
        <w:t>, 2211464 (2023).</w:t>
      </w:r>
    </w:p>
    <w:p w14:paraId="6CF41E9D" w14:textId="7FAE5FED"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Cannon, S., Levine, S. &amp; Ritter, A. </w:t>
      </w:r>
      <w:r w:rsidRPr="00722469">
        <w:rPr>
          <w:rFonts w:ascii="Arial" w:hAnsi="Arial" w:cs="Arial"/>
          <w:i/>
          <w:iCs/>
          <w:sz w:val="20"/>
          <w:szCs w:val="20"/>
        </w:rPr>
        <w:t xml:space="preserve">Natural </w:t>
      </w:r>
      <w:r w:rsidR="00B827F2">
        <w:rPr>
          <w:rFonts w:ascii="Arial" w:hAnsi="Arial" w:cs="Arial"/>
          <w:i/>
          <w:iCs/>
          <w:sz w:val="20"/>
          <w:szCs w:val="20"/>
        </w:rPr>
        <w:t>G</w:t>
      </w:r>
      <w:r w:rsidRPr="00722469">
        <w:rPr>
          <w:rFonts w:ascii="Arial" w:hAnsi="Arial" w:cs="Arial"/>
          <w:i/>
          <w:iCs/>
          <w:sz w:val="20"/>
          <w:szCs w:val="20"/>
        </w:rPr>
        <w:t xml:space="preserve">as </w:t>
      </w:r>
      <w:r w:rsidR="00B827F2">
        <w:rPr>
          <w:rFonts w:ascii="Arial" w:hAnsi="Arial" w:cs="Arial"/>
          <w:i/>
          <w:iCs/>
          <w:sz w:val="20"/>
          <w:szCs w:val="20"/>
        </w:rPr>
        <w:t>C</w:t>
      </w:r>
      <w:r w:rsidRPr="00722469">
        <w:rPr>
          <w:rFonts w:ascii="Arial" w:hAnsi="Arial" w:cs="Arial"/>
          <w:i/>
          <w:iCs/>
          <w:sz w:val="20"/>
          <w:szCs w:val="20"/>
        </w:rPr>
        <w:t xml:space="preserve">onversion into </w:t>
      </w:r>
      <w:r w:rsidR="00B827F2">
        <w:rPr>
          <w:rFonts w:ascii="Arial" w:hAnsi="Arial" w:cs="Arial"/>
          <w:i/>
          <w:iCs/>
          <w:sz w:val="20"/>
          <w:szCs w:val="20"/>
        </w:rPr>
        <w:t>C</w:t>
      </w:r>
      <w:r w:rsidRPr="00722469">
        <w:rPr>
          <w:rFonts w:ascii="Arial" w:hAnsi="Arial" w:cs="Arial"/>
          <w:i/>
          <w:iCs/>
          <w:sz w:val="20"/>
          <w:szCs w:val="20"/>
        </w:rPr>
        <w:t xml:space="preserve">lean </w:t>
      </w:r>
      <w:r w:rsidR="00B827F2">
        <w:rPr>
          <w:rFonts w:ascii="Arial" w:hAnsi="Arial" w:cs="Arial"/>
          <w:i/>
          <w:iCs/>
          <w:sz w:val="20"/>
          <w:szCs w:val="20"/>
        </w:rPr>
        <w:t>H</w:t>
      </w:r>
      <w:r w:rsidRPr="00722469">
        <w:rPr>
          <w:rFonts w:ascii="Arial" w:hAnsi="Arial" w:cs="Arial"/>
          <w:i/>
          <w:iCs/>
          <w:sz w:val="20"/>
          <w:szCs w:val="20"/>
        </w:rPr>
        <w:t xml:space="preserve">ydrogen and </w:t>
      </w:r>
      <w:r w:rsidR="00B827F2">
        <w:rPr>
          <w:rFonts w:ascii="Arial" w:hAnsi="Arial" w:cs="Arial"/>
          <w:i/>
          <w:iCs/>
          <w:sz w:val="20"/>
          <w:szCs w:val="20"/>
        </w:rPr>
        <w:t>C</w:t>
      </w:r>
      <w:r w:rsidRPr="00722469">
        <w:rPr>
          <w:rFonts w:ascii="Arial" w:hAnsi="Arial" w:cs="Arial"/>
          <w:i/>
          <w:iCs/>
          <w:sz w:val="20"/>
          <w:szCs w:val="20"/>
        </w:rPr>
        <w:t xml:space="preserve">arbon for Li-ion </w:t>
      </w:r>
      <w:r w:rsidR="00B827F2">
        <w:rPr>
          <w:rFonts w:ascii="Arial" w:hAnsi="Arial" w:cs="Arial"/>
          <w:i/>
          <w:iCs/>
          <w:sz w:val="20"/>
          <w:szCs w:val="20"/>
        </w:rPr>
        <w:t>B</w:t>
      </w:r>
      <w:r w:rsidRPr="00722469">
        <w:rPr>
          <w:rFonts w:ascii="Arial" w:hAnsi="Arial" w:cs="Arial"/>
          <w:i/>
          <w:iCs/>
          <w:sz w:val="20"/>
          <w:szCs w:val="20"/>
        </w:rPr>
        <w:t xml:space="preserve">attery </w:t>
      </w:r>
      <w:r w:rsidR="00B827F2">
        <w:rPr>
          <w:rFonts w:ascii="Arial" w:hAnsi="Arial" w:cs="Arial"/>
          <w:i/>
          <w:iCs/>
          <w:sz w:val="20"/>
          <w:szCs w:val="20"/>
        </w:rPr>
        <w:t>E</w:t>
      </w:r>
      <w:r w:rsidRPr="00722469">
        <w:rPr>
          <w:rFonts w:ascii="Arial" w:hAnsi="Arial" w:cs="Arial"/>
          <w:i/>
          <w:iCs/>
          <w:sz w:val="20"/>
          <w:szCs w:val="20"/>
        </w:rPr>
        <w:t xml:space="preserve">lectrodes </w:t>
      </w:r>
      <w:r w:rsidR="00B827F2">
        <w:rPr>
          <w:rFonts w:ascii="Arial" w:hAnsi="Arial" w:cs="Arial"/>
          <w:i/>
          <w:iCs/>
          <w:sz w:val="20"/>
          <w:szCs w:val="20"/>
        </w:rPr>
        <w:t>U</w:t>
      </w:r>
      <w:r w:rsidRPr="00722469">
        <w:rPr>
          <w:rFonts w:ascii="Arial" w:hAnsi="Arial" w:cs="Arial"/>
          <w:i/>
          <w:iCs/>
          <w:sz w:val="20"/>
          <w:szCs w:val="20"/>
        </w:rPr>
        <w:t xml:space="preserve">sing </w:t>
      </w:r>
      <w:r w:rsidR="00B827F2">
        <w:rPr>
          <w:rFonts w:ascii="Arial" w:hAnsi="Arial" w:cs="Arial"/>
          <w:i/>
          <w:iCs/>
          <w:sz w:val="20"/>
          <w:szCs w:val="20"/>
        </w:rPr>
        <w:t>R</w:t>
      </w:r>
      <w:r w:rsidRPr="00722469">
        <w:rPr>
          <w:rFonts w:ascii="Arial" w:hAnsi="Arial" w:cs="Arial"/>
          <w:i/>
          <w:iCs/>
          <w:sz w:val="20"/>
          <w:szCs w:val="20"/>
        </w:rPr>
        <w:t xml:space="preserve">enewable </w:t>
      </w:r>
      <w:r w:rsidR="00B827F2">
        <w:rPr>
          <w:rFonts w:ascii="Arial" w:hAnsi="Arial" w:cs="Arial"/>
          <w:i/>
          <w:iCs/>
          <w:sz w:val="20"/>
          <w:szCs w:val="20"/>
        </w:rPr>
        <w:t>E</w:t>
      </w:r>
      <w:r w:rsidRPr="00722469">
        <w:rPr>
          <w:rFonts w:ascii="Arial" w:hAnsi="Arial" w:cs="Arial"/>
          <w:i/>
          <w:iCs/>
          <w:sz w:val="20"/>
          <w:szCs w:val="20"/>
        </w:rPr>
        <w:t>nergy</w:t>
      </w:r>
      <w:r w:rsidRPr="00722469">
        <w:rPr>
          <w:rFonts w:ascii="Arial" w:hAnsi="Arial" w:cs="Arial"/>
          <w:sz w:val="20"/>
          <w:szCs w:val="20"/>
        </w:rPr>
        <w:t xml:space="preserve"> (Penn collection, 2022).</w:t>
      </w:r>
    </w:p>
    <w:p w14:paraId="073E3C2B" w14:textId="41384C74"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Satam</w:t>
      </w:r>
      <w:proofErr w:type="spellEnd"/>
      <w:r w:rsidRPr="00722469">
        <w:rPr>
          <w:rFonts w:ascii="Arial" w:hAnsi="Arial" w:cs="Arial"/>
          <w:sz w:val="20"/>
          <w:szCs w:val="20"/>
        </w:rPr>
        <w:t xml:space="preserve">, C. C. &amp; </w:t>
      </w:r>
      <w:proofErr w:type="spellStart"/>
      <w:r w:rsidRPr="00722469">
        <w:rPr>
          <w:rFonts w:ascii="Arial" w:hAnsi="Arial" w:cs="Arial"/>
          <w:sz w:val="20"/>
          <w:szCs w:val="20"/>
        </w:rPr>
        <w:t>Realff</w:t>
      </w:r>
      <w:proofErr w:type="spellEnd"/>
      <w:r w:rsidRPr="00722469">
        <w:rPr>
          <w:rFonts w:ascii="Arial" w:hAnsi="Arial" w:cs="Arial"/>
          <w:sz w:val="20"/>
          <w:szCs w:val="20"/>
        </w:rPr>
        <w:t>, M. J. Comparison of two routes for the bio-based production of economically important C</w:t>
      </w:r>
      <w:r w:rsidRPr="00722469">
        <w:rPr>
          <w:rFonts w:ascii="Arial" w:hAnsi="Arial" w:cs="Arial"/>
          <w:sz w:val="20"/>
          <w:szCs w:val="20"/>
          <w:vertAlign w:val="subscript"/>
        </w:rPr>
        <w:t>4</w:t>
      </w:r>
      <w:r w:rsidRPr="00722469">
        <w:rPr>
          <w:rFonts w:ascii="Arial" w:hAnsi="Arial" w:cs="Arial"/>
          <w:sz w:val="20"/>
          <w:szCs w:val="20"/>
        </w:rPr>
        <w:t xml:space="preserve"> streams. </w:t>
      </w:r>
      <w:r w:rsidRPr="00722469">
        <w:rPr>
          <w:rFonts w:ascii="Arial" w:hAnsi="Arial" w:cs="Arial"/>
          <w:i/>
          <w:iCs/>
          <w:sz w:val="20"/>
          <w:szCs w:val="20"/>
        </w:rPr>
        <w:t>J. Adv. Manuf. Process.</w:t>
      </w:r>
      <w:r w:rsidRPr="00722469">
        <w:rPr>
          <w:rFonts w:ascii="Arial" w:hAnsi="Arial" w:cs="Arial"/>
          <w:sz w:val="20"/>
          <w:szCs w:val="20"/>
        </w:rPr>
        <w:t xml:space="preserve"> </w:t>
      </w:r>
      <w:r w:rsidRPr="00722469">
        <w:rPr>
          <w:rFonts w:ascii="Arial" w:hAnsi="Arial" w:cs="Arial"/>
          <w:b/>
          <w:bCs/>
          <w:sz w:val="20"/>
          <w:szCs w:val="20"/>
        </w:rPr>
        <w:t>2</w:t>
      </w:r>
      <w:r w:rsidRPr="00722469">
        <w:rPr>
          <w:rFonts w:ascii="Arial" w:hAnsi="Arial" w:cs="Arial"/>
          <w:sz w:val="20"/>
          <w:szCs w:val="20"/>
        </w:rPr>
        <w:t>, e10054 (2020).</w:t>
      </w:r>
    </w:p>
    <w:p w14:paraId="3C10E4C6" w14:textId="51E39040"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263E6C">
        <w:rPr>
          <w:rFonts w:ascii="Arial" w:hAnsi="Arial" w:cs="Arial"/>
          <w:sz w:val="20"/>
          <w:szCs w:val="20"/>
          <w:lang w:eastAsia="zh-CN"/>
        </w:rPr>
        <w:t xml:space="preserve">De Bari, I. </w:t>
      </w:r>
      <w:r w:rsidRPr="00263E6C">
        <w:rPr>
          <w:rFonts w:ascii="Arial" w:hAnsi="Arial" w:cs="Arial"/>
          <w:i/>
          <w:iCs/>
          <w:sz w:val="20"/>
          <w:szCs w:val="20"/>
          <w:lang w:eastAsia="zh-CN"/>
        </w:rPr>
        <w:t>et al.</w:t>
      </w:r>
      <w:r w:rsidRPr="00263E6C">
        <w:rPr>
          <w:rFonts w:ascii="Arial" w:hAnsi="Arial" w:cs="Arial"/>
          <w:sz w:val="20"/>
          <w:szCs w:val="20"/>
          <w:lang w:eastAsia="zh-CN"/>
        </w:rPr>
        <w:t xml:space="preserve"> </w:t>
      </w:r>
      <w:r w:rsidRPr="00722469">
        <w:rPr>
          <w:rFonts w:ascii="Arial" w:hAnsi="Arial" w:cs="Arial"/>
          <w:sz w:val="20"/>
          <w:szCs w:val="20"/>
          <w:lang w:eastAsia="zh-CN"/>
        </w:rPr>
        <w:t xml:space="preserve">From cardoon lignocellulosic biomass to bio-1,4 butanediol: an integrated biorefinery model. </w:t>
      </w:r>
      <w:r w:rsidRPr="00722469">
        <w:rPr>
          <w:rFonts w:ascii="Arial" w:hAnsi="Arial" w:cs="Arial"/>
          <w:i/>
          <w:iCs/>
          <w:sz w:val="20"/>
          <w:szCs w:val="20"/>
          <w:lang w:eastAsia="zh-CN"/>
        </w:rPr>
        <w:t>Processes</w:t>
      </w:r>
      <w:r w:rsidRPr="00722469">
        <w:rPr>
          <w:rFonts w:ascii="Arial" w:hAnsi="Arial" w:cs="Arial"/>
          <w:sz w:val="20"/>
          <w:szCs w:val="20"/>
          <w:lang w:eastAsia="zh-CN"/>
        </w:rPr>
        <w:t xml:space="preserve"> </w:t>
      </w:r>
      <w:r w:rsidRPr="00722469">
        <w:rPr>
          <w:rFonts w:ascii="Arial" w:hAnsi="Arial" w:cs="Arial"/>
          <w:b/>
          <w:bCs/>
          <w:sz w:val="20"/>
          <w:szCs w:val="20"/>
          <w:lang w:eastAsia="zh-CN"/>
        </w:rPr>
        <w:t>8</w:t>
      </w:r>
      <w:r w:rsidRPr="00722469">
        <w:rPr>
          <w:rFonts w:ascii="Arial" w:hAnsi="Arial" w:cs="Arial"/>
          <w:sz w:val="20"/>
          <w:szCs w:val="20"/>
          <w:lang w:eastAsia="zh-CN"/>
        </w:rPr>
        <w:t>, 1585 (2020).</w:t>
      </w:r>
    </w:p>
    <w:p w14:paraId="1680075D" w14:textId="2659FD67"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Wang,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Carbon-calcium composite conversion of calcium carbide-acetylene system: on the imperative roles of carbon capture and solid waste recycling. </w:t>
      </w:r>
      <w:r w:rsidRPr="00722469">
        <w:rPr>
          <w:rFonts w:ascii="Arial" w:hAnsi="Arial" w:cs="Arial"/>
          <w:i/>
          <w:iCs/>
          <w:sz w:val="20"/>
          <w:szCs w:val="20"/>
          <w:lang w:eastAsia="zh-CN"/>
        </w:rPr>
        <w:t>Appl. Energy</w:t>
      </w:r>
      <w:r w:rsidRPr="00722469">
        <w:rPr>
          <w:rFonts w:ascii="Arial" w:hAnsi="Arial" w:cs="Arial"/>
          <w:sz w:val="20"/>
          <w:szCs w:val="20"/>
          <w:lang w:eastAsia="zh-CN"/>
        </w:rPr>
        <w:t xml:space="preserve"> </w:t>
      </w:r>
      <w:r w:rsidRPr="00722469">
        <w:rPr>
          <w:rFonts w:ascii="Arial" w:hAnsi="Arial" w:cs="Arial"/>
          <w:b/>
          <w:bCs/>
          <w:sz w:val="20"/>
          <w:szCs w:val="20"/>
          <w:lang w:eastAsia="zh-CN"/>
        </w:rPr>
        <w:t>327</w:t>
      </w:r>
      <w:r w:rsidRPr="00722469">
        <w:rPr>
          <w:rFonts w:ascii="Arial" w:hAnsi="Arial" w:cs="Arial"/>
          <w:sz w:val="20"/>
          <w:szCs w:val="20"/>
          <w:lang w:eastAsia="zh-CN"/>
        </w:rPr>
        <w:t>, 120139 (2022).</w:t>
      </w:r>
    </w:p>
    <w:p w14:paraId="7987FB95" w14:textId="3328F449"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Li,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Reengineering of the carbon-to-acetylene process featuring negative carbon emission.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25</w:t>
      </w:r>
      <w:r w:rsidRPr="00722469">
        <w:rPr>
          <w:rFonts w:ascii="Arial" w:hAnsi="Arial" w:cs="Arial"/>
          <w:sz w:val="20"/>
          <w:szCs w:val="20"/>
          <w:lang w:eastAsia="zh-CN"/>
        </w:rPr>
        <w:t>, 8584–8592 (2023).</w:t>
      </w:r>
    </w:p>
    <w:p w14:paraId="3BC47A1C" w14:textId="0F97183C"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 S. </w:t>
      </w:r>
      <w:r w:rsidRPr="00722469">
        <w:rPr>
          <w:rFonts w:ascii="Arial" w:hAnsi="Arial" w:cs="Arial"/>
          <w:i/>
          <w:iCs/>
          <w:sz w:val="20"/>
          <w:szCs w:val="20"/>
          <w:lang w:eastAsia="zh-CN"/>
        </w:rPr>
        <w:t>et al.</w:t>
      </w:r>
      <w:r w:rsidRPr="00722469">
        <w:rPr>
          <w:rFonts w:ascii="Arial" w:hAnsi="Arial" w:cs="Arial"/>
          <w:sz w:val="20"/>
          <w:szCs w:val="20"/>
          <w:lang w:eastAsia="zh-CN"/>
        </w:rPr>
        <w:t xml:space="preserve"> Energy and exergy analysis of a new calcium carbide production process.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226</w:t>
      </w:r>
      <w:r w:rsidRPr="00722469">
        <w:rPr>
          <w:rFonts w:ascii="Arial" w:hAnsi="Arial" w:cs="Arial"/>
          <w:sz w:val="20"/>
          <w:szCs w:val="20"/>
          <w:lang w:eastAsia="zh-CN"/>
        </w:rPr>
        <w:t>, 107070 (2022).</w:t>
      </w:r>
    </w:p>
    <w:p w14:paraId="782796B0" w14:textId="0D2DB655"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Guo, J. &amp; Zheng, D. Thermodynamic analysis of low-rank-coal-based oxygen-thermal acetylene manufacturing process system. </w:t>
      </w:r>
      <w:r w:rsidRPr="00722469">
        <w:rPr>
          <w:rFonts w:ascii="Arial" w:hAnsi="Arial" w:cs="Arial"/>
          <w:i/>
          <w:iCs/>
          <w:sz w:val="20"/>
          <w:szCs w:val="20"/>
          <w:lang w:eastAsia="zh-CN"/>
        </w:rPr>
        <w:t>Ind. Eng. Chem. Res.</w:t>
      </w:r>
      <w:r w:rsidRPr="00722469">
        <w:rPr>
          <w:rFonts w:ascii="Arial" w:hAnsi="Arial" w:cs="Arial"/>
          <w:sz w:val="20"/>
          <w:szCs w:val="20"/>
          <w:lang w:eastAsia="zh-CN"/>
        </w:rPr>
        <w:t xml:space="preserve"> </w:t>
      </w:r>
      <w:r w:rsidRPr="00722469">
        <w:rPr>
          <w:rFonts w:ascii="Arial" w:hAnsi="Arial" w:cs="Arial"/>
          <w:b/>
          <w:bCs/>
          <w:sz w:val="20"/>
          <w:szCs w:val="20"/>
          <w:lang w:eastAsia="zh-CN"/>
        </w:rPr>
        <w:t>51</w:t>
      </w:r>
      <w:r w:rsidRPr="00722469">
        <w:rPr>
          <w:rFonts w:ascii="Arial" w:hAnsi="Arial" w:cs="Arial"/>
          <w:sz w:val="20"/>
          <w:szCs w:val="20"/>
          <w:lang w:eastAsia="zh-CN"/>
        </w:rPr>
        <w:t>, 13414–13422 (2012).</w:t>
      </w:r>
    </w:p>
    <w:p w14:paraId="62DEDA94" w14:textId="35F819F5"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Gong, X. </w:t>
      </w:r>
      <w:r w:rsidRPr="00722469">
        <w:rPr>
          <w:rFonts w:ascii="Arial" w:hAnsi="Arial" w:cs="Arial"/>
          <w:i/>
          <w:iCs/>
          <w:sz w:val="20"/>
          <w:szCs w:val="20"/>
        </w:rPr>
        <w:t>et al.</w:t>
      </w:r>
      <w:r w:rsidRPr="00722469">
        <w:rPr>
          <w:rFonts w:ascii="Arial" w:hAnsi="Arial" w:cs="Arial"/>
          <w:sz w:val="20"/>
          <w:szCs w:val="20"/>
        </w:rPr>
        <w:t xml:space="preserve"> Recycling and utilization of calcium carbide slag-current status and new opportunities. </w:t>
      </w:r>
      <w:r w:rsidRPr="00722469">
        <w:rPr>
          <w:rFonts w:ascii="Arial" w:hAnsi="Arial" w:cs="Arial"/>
          <w:i/>
          <w:iCs/>
          <w:sz w:val="20"/>
          <w:szCs w:val="20"/>
        </w:rPr>
        <w:t>Renew. Sustain. Energy Rev.</w:t>
      </w:r>
      <w:r w:rsidRPr="00722469">
        <w:rPr>
          <w:rFonts w:ascii="Arial" w:hAnsi="Arial" w:cs="Arial"/>
          <w:sz w:val="20"/>
          <w:szCs w:val="20"/>
        </w:rPr>
        <w:t xml:space="preserve"> </w:t>
      </w:r>
      <w:r w:rsidRPr="00722469">
        <w:rPr>
          <w:rFonts w:ascii="Arial" w:hAnsi="Arial" w:cs="Arial"/>
          <w:b/>
          <w:bCs/>
          <w:sz w:val="20"/>
          <w:szCs w:val="20"/>
        </w:rPr>
        <w:t>159</w:t>
      </w:r>
      <w:r w:rsidRPr="00722469">
        <w:rPr>
          <w:rFonts w:ascii="Arial" w:hAnsi="Arial" w:cs="Arial"/>
          <w:sz w:val="20"/>
          <w:szCs w:val="20"/>
        </w:rPr>
        <w:t>, 112133 (2022).</w:t>
      </w:r>
    </w:p>
    <w:p w14:paraId="7C209F6B" w14:textId="3AC5F924"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Pääkkönen</w:t>
      </w:r>
      <w:proofErr w:type="spellEnd"/>
      <w:r w:rsidRPr="00722469">
        <w:rPr>
          <w:rFonts w:ascii="Arial" w:hAnsi="Arial" w:cs="Arial"/>
          <w:sz w:val="20"/>
          <w:szCs w:val="20"/>
          <w:lang w:eastAsia="zh-CN"/>
        </w:rPr>
        <w:t xml:space="preserve">, A., </w:t>
      </w:r>
      <w:proofErr w:type="spellStart"/>
      <w:r w:rsidRPr="00722469">
        <w:rPr>
          <w:rFonts w:ascii="Arial" w:hAnsi="Arial" w:cs="Arial"/>
          <w:sz w:val="20"/>
          <w:szCs w:val="20"/>
          <w:lang w:eastAsia="zh-CN"/>
        </w:rPr>
        <w:t>Tolvanen</w:t>
      </w:r>
      <w:proofErr w:type="spellEnd"/>
      <w:r w:rsidRPr="00722469">
        <w:rPr>
          <w:rFonts w:ascii="Arial" w:hAnsi="Arial" w:cs="Arial"/>
          <w:sz w:val="20"/>
          <w:szCs w:val="20"/>
          <w:lang w:eastAsia="zh-CN"/>
        </w:rPr>
        <w:t xml:space="preserve">, H. &amp; </w:t>
      </w:r>
      <w:proofErr w:type="spellStart"/>
      <w:r w:rsidRPr="00722469">
        <w:rPr>
          <w:rFonts w:ascii="Arial" w:hAnsi="Arial" w:cs="Arial"/>
          <w:sz w:val="20"/>
          <w:szCs w:val="20"/>
          <w:lang w:eastAsia="zh-CN"/>
        </w:rPr>
        <w:t>Kokko</w:t>
      </w:r>
      <w:proofErr w:type="spellEnd"/>
      <w:r w:rsidRPr="00722469">
        <w:rPr>
          <w:rFonts w:ascii="Arial" w:hAnsi="Arial" w:cs="Arial"/>
          <w:sz w:val="20"/>
          <w:szCs w:val="20"/>
          <w:lang w:eastAsia="zh-CN"/>
        </w:rPr>
        <w:t>, L. The economics of renewable CaC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and C</w:t>
      </w:r>
      <w:r w:rsidRPr="00722469">
        <w:rPr>
          <w:rFonts w:ascii="Arial" w:hAnsi="Arial" w:cs="Arial"/>
          <w:sz w:val="20"/>
          <w:szCs w:val="20"/>
          <w:vertAlign w:val="subscript"/>
          <w:lang w:eastAsia="zh-CN"/>
        </w:rPr>
        <w:t>2</w:t>
      </w:r>
      <w:r w:rsidRPr="00722469">
        <w:rPr>
          <w:rFonts w:ascii="Arial" w:hAnsi="Arial" w:cs="Arial"/>
          <w:sz w:val="20"/>
          <w:szCs w:val="20"/>
          <w:lang w:eastAsia="zh-CN"/>
        </w:rPr>
        <w:t>H</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production from biomass and </w:t>
      </w:r>
      <w:proofErr w:type="spellStart"/>
      <w:r w:rsidRPr="00722469">
        <w:rPr>
          <w:rFonts w:ascii="Arial" w:hAnsi="Arial" w:cs="Arial"/>
          <w:sz w:val="20"/>
          <w:szCs w:val="20"/>
          <w:lang w:eastAsia="zh-CN"/>
        </w:rPr>
        <w:t>CaO</w:t>
      </w:r>
      <w:proofErr w:type="spellEnd"/>
      <w:r w:rsidRPr="00722469">
        <w:rPr>
          <w:rFonts w:ascii="Arial" w:hAnsi="Arial" w:cs="Arial"/>
          <w:sz w:val="20"/>
          <w:szCs w:val="20"/>
          <w:lang w:eastAsia="zh-CN"/>
        </w:rPr>
        <w:t xml:space="preserve">. </w:t>
      </w:r>
      <w:r w:rsidRPr="00722469">
        <w:rPr>
          <w:rFonts w:ascii="Arial" w:hAnsi="Arial" w:cs="Arial"/>
          <w:i/>
          <w:iCs/>
          <w:sz w:val="20"/>
          <w:szCs w:val="20"/>
          <w:lang w:eastAsia="zh-CN"/>
        </w:rPr>
        <w:t>Biomass Bioenergy</w:t>
      </w:r>
      <w:r w:rsidRPr="00722469">
        <w:rPr>
          <w:rFonts w:ascii="Arial" w:hAnsi="Arial" w:cs="Arial"/>
          <w:sz w:val="20"/>
          <w:szCs w:val="20"/>
          <w:lang w:eastAsia="zh-CN"/>
        </w:rPr>
        <w:t xml:space="preserve"> </w:t>
      </w:r>
      <w:r w:rsidRPr="00722469">
        <w:rPr>
          <w:rFonts w:ascii="Arial" w:hAnsi="Arial" w:cs="Arial"/>
          <w:b/>
          <w:bCs/>
          <w:sz w:val="20"/>
          <w:szCs w:val="20"/>
          <w:lang w:eastAsia="zh-CN"/>
        </w:rPr>
        <w:t>120</w:t>
      </w:r>
      <w:r w:rsidRPr="00722469">
        <w:rPr>
          <w:rFonts w:ascii="Arial" w:hAnsi="Arial" w:cs="Arial"/>
          <w:sz w:val="20"/>
          <w:szCs w:val="20"/>
          <w:lang w:eastAsia="zh-CN"/>
        </w:rPr>
        <w:t>, 40–48 (2019).</w:t>
      </w:r>
    </w:p>
    <w:p w14:paraId="0698CDA2" w14:textId="2EA8F2CD"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Huo,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Life cycle assessment and sustainable production evaluation of calcium carbide industry in China. </w:t>
      </w:r>
      <w:r w:rsidRPr="00722469">
        <w:rPr>
          <w:rFonts w:ascii="Arial" w:hAnsi="Arial" w:cs="Arial"/>
          <w:i/>
          <w:iCs/>
          <w:sz w:val="20"/>
          <w:szCs w:val="20"/>
          <w:lang w:eastAsia="zh-CN"/>
        </w:rPr>
        <w:t>J. Clean. Prod.</w:t>
      </w:r>
      <w:r w:rsidRPr="00722469">
        <w:rPr>
          <w:rFonts w:ascii="Arial" w:hAnsi="Arial" w:cs="Arial"/>
          <w:sz w:val="20"/>
          <w:szCs w:val="20"/>
          <w:lang w:eastAsia="zh-CN"/>
        </w:rPr>
        <w:t xml:space="preserve"> </w:t>
      </w:r>
      <w:r w:rsidRPr="00722469">
        <w:rPr>
          <w:rFonts w:ascii="Arial" w:hAnsi="Arial" w:cs="Arial"/>
          <w:b/>
          <w:bCs/>
          <w:sz w:val="20"/>
          <w:szCs w:val="20"/>
          <w:lang w:eastAsia="zh-CN"/>
        </w:rPr>
        <w:t>360</w:t>
      </w:r>
      <w:r w:rsidRPr="00722469">
        <w:rPr>
          <w:rFonts w:ascii="Arial" w:hAnsi="Arial" w:cs="Arial"/>
          <w:sz w:val="20"/>
          <w:szCs w:val="20"/>
          <w:lang w:eastAsia="zh-CN"/>
        </w:rPr>
        <w:t>, 132176 (2022).</w:t>
      </w:r>
    </w:p>
    <w:p w14:paraId="6F286A17" w14:textId="5C414C0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Li, G. </w:t>
      </w:r>
      <w:r w:rsidRPr="00722469">
        <w:rPr>
          <w:rFonts w:ascii="Arial" w:hAnsi="Arial" w:cs="Arial"/>
          <w:i/>
          <w:iCs/>
          <w:sz w:val="20"/>
          <w:szCs w:val="20"/>
        </w:rPr>
        <w:t>et al.</w:t>
      </w:r>
      <w:r w:rsidRPr="00722469">
        <w:rPr>
          <w:rFonts w:ascii="Arial" w:hAnsi="Arial" w:cs="Arial"/>
          <w:sz w:val="20"/>
          <w:szCs w:val="20"/>
        </w:rPr>
        <w:t xml:space="preserve"> Production of calcium carbide from fine </w:t>
      </w:r>
      <w:proofErr w:type="spellStart"/>
      <w:r w:rsidRPr="00722469">
        <w:rPr>
          <w:rFonts w:ascii="Arial" w:hAnsi="Arial" w:cs="Arial"/>
          <w:sz w:val="20"/>
          <w:szCs w:val="20"/>
        </w:rPr>
        <w:t>biochars</w:t>
      </w:r>
      <w:proofErr w:type="spellEnd"/>
      <w:r w:rsidRPr="00722469">
        <w:rPr>
          <w:rFonts w:ascii="Arial" w:hAnsi="Arial" w:cs="Arial"/>
          <w:sz w:val="20"/>
          <w:szCs w:val="20"/>
        </w:rPr>
        <w:t xml:space="preserve">. </w:t>
      </w:r>
      <w:proofErr w:type="spellStart"/>
      <w:r w:rsidRPr="00722469">
        <w:rPr>
          <w:rFonts w:ascii="Arial" w:hAnsi="Arial" w:cs="Arial"/>
          <w:i/>
          <w:iCs/>
          <w:sz w:val="20"/>
          <w:szCs w:val="20"/>
        </w:rPr>
        <w:t>Angew</w:t>
      </w:r>
      <w:proofErr w:type="spellEnd"/>
      <w:r w:rsidRPr="00722469">
        <w:rPr>
          <w:rFonts w:ascii="Arial" w:hAnsi="Arial" w:cs="Arial"/>
          <w:i/>
          <w:iCs/>
          <w:sz w:val="20"/>
          <w:szCs w:val="20"/>
        </w:rPr>
        <w:t>. Chem. Int. Ed.</w:t>
      </w:r>
      <w:r w:rsidRPr="00722469">
        <w:rPr>
          <w:rFonts w:ascii="Arial" w:hAnsi="Arial" w:cs="Arial"/>
          <w:sz w:val="20"/>
          <w:szCs w:val="20"/>
        </w:rPr>
        <w:t xml:space="preserve"> </w:t>
      </w:r>
      <w:r w:rsidRPr="00722469">
        <w:rPr>
          <w:rFonts w:ascii="Arial" w:hAnsi="Arial" w:cs="Arial"/>
          <w:b/>
          <w:bCs/>
          <w:sz w:val="20"/>
          <w:szCs w:val="20"/>
        </w:rPr>
        <w:t>49</w:t>
      </w:r>
      <w:r w:rsidRPr="00722469">
        <w:rPr>
          <w:rFonts w:ascii="Arial" w:hAnsi="Arial" w:cs="Arial"/>
          <w:sz w:val="20"/>
          <w:szCs w:val="20"/>
        </w:rPr>
        <w:t>, 8480–8483 (2010).</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study of the biochar to CaC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process</w:t>
      </w:r>
      <w:r w:rsidRPr="00722469">
        <w:rPr>
          <w:rFonts w:ascii="Arial" w:hAnsi="Arial" w:cs="Arial"/>
          <w:color w:val="2E74B5" w:themeColor="accent5" w:themeShade="BF"/>
          <w:sz w:val="20"/>
          <w:szCs w:val="20"/>
        </w:rPr>
        <w:t>.</w:t>
      </w:r>
    </w:p>
    <w:p w14:paraId="4D69CE06" w14:textId="335B642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Li, Z., Liu, Z., Wang, R., Guo, X. &amp; Liu, Q. Conversion of bio-char to CaC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at low temperatures-morphology and kinetics. </w:t>
      </w:r>
      <w:r w:rsidRPr="00722469">
        <w:rPr>
          <w:rFonts w:ascii="Arial" w:hAnsi="Arial" w:cs="Arial"/>
          <w:i/>
          <w:iCs/>
          <w:sz w:val="20"/>
          <w:szCs w:val="20"/>
          <w:lang w:eastAsia="zh-CN"/>
        </w:rPr>
        <w:t>Chem. Eng. Sci.</w:t>
      </w:r>
      <w:r w:rsidRPr="00722469">
        <w:rPr>
          <w:rFonts w:ascii="Arial" w:hAnsi="Arial" w:cs="Arial"/>
          <w:sz w:val="20"/>
          <w:szCs w:val="20"/>
          <w:lang w:eastAsia="zh-CN"/>
        </w:rPr>
        <w:t xml:space="preserve"> </w:t>
      </w:r>
      <w:r w:rsidRPr="00722469">
        <w:rPr>
          <w:rFonts w:ascii="Arial" w:hAnsi="Arial" w:cs="Arial"/>
          <w:b/>
          <w:bCs/>
          <w:sz w:val="20"/>
          <w:szCs w:val="20"/>
          <w:lang w:eastAsia="zh-CN"/>
        </w:rPr>
        <w:t>192</w:t>
      </w:r>
      <w:r w:rsidRPr="00722469">
        <w:rPr>
          <w:rFonts w:ascii="Arial" w:hAnsi="Arial" w:cs="Arial"/>
          <w:sz w:val="20"/>
          <w:szCs w:val="20"/>
          <w:lang w:eastAsia="zh-CN"/>
        </w:rPr>
        <w:t>, 516–525 (2018).</w:t>
      </w:r>
    </w:p>
    <w:p w14:paraId="209EE0C5" w14:textId="3C8C817C"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263E6C">
        <w:rPr>
          <w:rFonts w:ascii="Arial" w:hAnsi="Arial" w:cs="Arial"/>
          <w:sz w:val="20"/>
          <w:szCs w:val="20"/>
          <w:lang w:eastAsia="zh-CN"/>
        </w:rPr>
        <w:lastRenderedPageBreak/>
        <w:t xml:space="preserve">M. McEnaney, J. </w:t>
      </w:r>
      <w:r w:rsidRPr="00263E6C">
        <w:rPr>
          <w:rFonts w:ascii="Arial" w:hAnsi="Arial" w:cs="Arial"/>
          <w:i/>
          <w:iCs/>
          <w:sz w:val="20"/>
          <w:szCs w:val="20"/>
          <w:lang w:eastAsia="zh-CN"/>
        </w:rPr>
        <w:t>et al.</w:t>
      </w:r>
      <w:r w:rsidRPr="00263E6C">
        <w:rPr>
          <w:rFonts w:ascii="Arial" w:hAnsi="Arial" w:cs="Arial"/>
          <w:sz w:val="20"/>
          <w:szCs w:val="20"/>
          <w:lang w:eastAsia="zh-CN"/>
        </w:rPr>
        <w:t xml:space="preserve"> </w:t>
      </w:r>
      <w:r w:rsidRPr="00722469">
        <w:rPr>
          <w:rFonts w:ascii="Arial" w:hAnsi="Arial" w:cs="Arial"/>
          <w:sz w:val="20"/>
          <w:szCs w:val="20"/>
          <w:lang w:eastAsia="zh-CN"/>
        </w:rPr>
        <w:t>A cyclic electrochemical strategy to produce acetylene from CO</w:t>
      </w:r>
      <w:r w:rsidRPr="00722469">
        <w:rPr>
          <w:rFonts w:ascii="Arial" w:hAnsi="Arial" w:cs="Arial"/>
          <w:sz w:val="20"/>
          <w:szCs w:val="20"/>
          <w:vertAlign w:val="subscript"/>
          <w:lang w:eastAsia="zh-CN"/>
        </w:rPr>
        <w:t>2</w:t>
      </w:r>
      <w:r w:rsidRPr="00722469">
        <w:rPr>
          <w:rFonts w:ascii="Arial" w:hAnsi="Arial" w:cs="Arial"/>
          <w:sz w:val="20"/>
          <w:szCs w:val="20"/>
          <w:lang w:eastAsia="zh-CN"/>
        </w:rPr>
        <w:t>, CH</w:t>
      </w:r>
      <w:r w:rsidRPr="00722469">
        <w:rPr>
          <w:rFonts w:ascii="Arial" w:hAnsi="Arial" w:cs="Arial"/>
          <w:sz w:val="20"/>
          <w:szCs w:val="20"/>
          <w:vertAlign w:val="subscript"/>
          <w:lang w:eastAsia="zh-CN"/>
        </w:rPr>
        <w:t>4</w:t>
      </w:r>
      <w:r w:rsidRPr="00722469">
        <w:rPr>
          <w:rFonts w:ascii="Arial" w:hAnsi="Arial" w:cs="Arial"/>
          <w:sz w:val="20"/>
          <w:szCs w:val="20"/>
          <w:lang w:eastAsia="zh-CN"/>
        </w:rPr>
        <w:t xml:space="preserve">, or alternative carbon sources. </w:t>
      </w:r>
      <w:r w:rsidRPr="00722469">
        <w:rPr>
          <w:rFonts w:ascii="Arial" w:hAnsi="Arial" w:cs="Arial"/>
          <w:i/>
          <w:iCs/>
          <w:sz w:val="20"/>
          <w:szCs w:val="20"/>
          <w:lang w:eastAsia="zh-CN"/>
        </w:rPr>
        <w:t>Sustain. Energy Fuels</w:t>
      </w:r>
      <w:r w:rsidRPr="00722469">
        <w:rPr>
          <w:rFonts w:ascii="Arial" w:hAnsi="Arial" w:cs="Arial"/>
          <w:sz w:val="20"/>
          <w:szCs w:val="20"/>
          <w:lang w:eastAsia="zh-CN"/>
        </w:rPr>
        <w:t xml:space="preserve"> </w:t>
      </w:r>
      <w:r w:rsidRPr="00722469">
        <w:rPr>
          <w:rFonts w:ascii="Arial" w:hAnsi="Arial" w:cs="Arial"/>
          <w:b/>
          <w:bCs/>
          <w:sz w:val="20"/>
          <w:szCs w:val="20"/>
          <w:lang w:eastAsia="zh-CN"/>
        </w:rPr>
        <w:t>4</w:t>
      </w:r>
      <w:r w:rsidRPr="00722469">
        <w:rPr>
          <w:rFonts w:ascii="Arial" w:hAnsi="Arial" w:cs="Arial"/>
          <w:sz w:val="20"/>
          <w:szCs w:val="20"/>
          <w:lang w:eastAsia="zh-CN"/>
        </w:rPr>
        <w:t>, 2752–2759 (2020).</w:t>
      </w:r>
      <w:r w:rsidR="00B827F2">
        <w:rPr>
          <w:rFonts w:ascii="Arial" w:hAnsi="Arial" w:cs="Arial"/>
          <w:sz w:val="20"/>
          <w:szCs w:val="20"/>
          <w:lang w:eastAsia="zh-CN"/>
        </w:rPr>
        <w:t xml:space="preserve"> </w:t>
      </w:r>
      <w:r w:rsidR="00B827F2">
        <w:rPr>
          <w:rFonts w:ascii="Arial" w:eastAsiaTheme="minorEastAsia" w:hAnsi="Arial" w:cs="Arial"/>
          <w:color w:val="2E74B5" w:themeColor="accent5" w:themeShade="BF"/>
          <w:sz w:val="20"/>
          <w:szCs w:val="20"/>
          <w:lang w:eastAsia="zh-CN"/>
        </w:rPr>
        <w:t xml:space="preserve">The </w:t>
      </w:r>
      <w:r w:rsidR="00F7753C" w:rsidRPr="00F7753C">
        <w:rPr>
          <w:rFonts w:ascii="Arial" w:eastAsiaTheme="minorEastAsia" w:hAnsi="Arial" w:cs="Arial"/>
          <w:color w:val="2E74B5" w:themeColor="accent5" w:themeShade="BF"/>
          <w:sz w:val="20"/>
          <w:szCs w:val="20"/>
          <w:lang w:eastAsia="zh-CN"/>
        </w:rPr>
        <w:t>CO</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noBreakHyphen/>
        <w:t>C</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t>H</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t xml:space="preserve"> cycles</w:t>
      </w:r>
      <w:r w:rsidR="00B827F2" w:rsidRPr="00722469">
        <w:rPr>
          <w:rFonts w:ascii="Arial" w:hAnsi="Arial" w:cs="Arial"/>
          <w:color w:val="2E74B5" w:themeColor="accent5" w:themeShade="BF"/>
          <w:sz w:val="20"/>
          <w:szCs w:val="20"/>
        </w:rPr>
        <w:t>.</w:t>
      </w:r>
    </w:p>
    <w:p w14:paraId="20781E38" w14:textId="66080FD4"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Kang,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Methane to acetylene conversion by employing cost-effective low-temperature arc.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148</w:t>
      </w:r>
      <w:r w:rsidRPr="00722469">
        <w:rPr>
          <w:rFonts w:ascii="Arial" w:hAnsi="Arial" w:cs="Arial"/>
          <w:sz w:val="20"/>
          <w:szCs w:val="20"/>
          <w:lang w:eastAsia="zh-CN"/>
        </w:rPr>
        <w:t>, 209–216 (2016).</w:t>
      </w:r>
    </w:p>
    <w:p w14:paraId="41811BA0" w14:textId="1AC0E4B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Radoiu</w:t>
      </w:r>
      <w:proofErr w:type="spellEnd"/>
      <w:r w:rsidRPr="00722469">
        <w:rPr>
          <w:rFonts w:ascii="Arial" w:hAnsi="Arial" w:cs="Arial"/>
          <w:sz w:val="20"/>
          <w:szCs w:val="20"/>
          <w:lang w:eastAsia="zh-CN"/>
        </w:rPr>
        <w:t xml:space="preserve">, M. T., Chen, Y. &amp; Depew, M. C. Catalytic conversion of methane to acetylene induced by microwave irradiation. </w:t>
      </w:r>
      <w:r w:rsidRPr="00722469">
        <w:rPr>
          <w:rFonts w:ascii="Arial" w:hAnsi="Arial" w:cs="Arial"/>
          <w:i/>
          <w:iCs/>
          <w:sz w:val="20"/>
          <w:szCs w:val="20"/>
          <w:lang w:eastAsia="zh-CN"/>
        </w:rPr>
        <w:t xml:space="preserve">Appl.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 B: Environ.</w:t>
      </w:r>
      <w:r w:rsidRPr="00722469">
        <w:rPr>
          <w:rFonts w:ascii="Arial" w:hAnsi="Arial" w:cs="Arial"/>
          <w:sz w:val="20"/>
          <w:szCs w:val="20"/>
          <w:lang w:eastAsia="zh-CN"/>
        </w:rPr>
        <w:t xml:space="preserve"> </w:t>
      </w:r>
      <w:r w:rsidRPr="00722469">
        <w:rPr>
          <w:rFonts w:ascii="Arial" w:hAnsi="Arial" w:cs="Arial"/>
          <w:b/>
          <w:bCs/>
          <w:sz w:val="20"/>
          <w:szCs w:val="20"/>
          <w:lang w:eastAsia="zh-CN"/>
        </w:rPr>
        <w:t>43</w:t>
      </w:r>
      <w:r w:rsidRPr="00722469">
        <w:rPr>
          <w:rFonts w:ascii="Arial" w:hAnsi="Arial" w:cs="Arial"/>
          <w:sz w:val="20"/>
          <w:szCs w:val="20"/>
          <w:lang w:eastAsia="zh-CN"/>
        </w:rPr>
        <w:t>, 187–193 (2003).</w:t>
      </w:r>
    </w:p>
    <w:p w14:paraId="35EFF570" w14:textId="7C7323F3"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Holmen, A., </w:t>
      </w:r>
      <w:proofErr w:type="spellStart"/>
      <w:r w:rsidRPr="00722469">
        <w:rPr>
          <w:rFonts w:ascii="Arial" w:hAnsi="Arial" w:cs="Arial"/>
          <w:sz w:val="20"/>
          <w:szCs w:val="20"/>
          <w:lang w:eastAsia="zh-CN"/>
        </w:rPr>
        <w:t>Olsvik</w:t>
      </w:r>
      <w:proofErr w:type="spellEnd"/>
      <w:r w:rsidRPr="00722469">
        <w:rPr>
          <w:rFonts w:ascii="Arial" w:hAnsi="Arial" w:cs="Arial"/>
          <w:sz w:val="20"/>
          <w:szCs w:val="20"/>
          <w:lang w:eastAsia="zh-CN"/>
        </w:rPr>
        <w:t xml:space="preserve">, O. &amp; </w:t>
      </w:r>
      <w:proofErr w:type="spellStart"/>
      <w:r w:rsidRPr="00722469">
        <w:rPr>
          <w:rFonts w:ascii="Arial" w:hAnsi="Arial" w:cs="Arial"/>
          <w:sz w:val="20"/>
          <w:szCs w:val="20"/>
          <w:lang w:eastAsia="zh-CN"/>
        </w:rPr>
        <w:t>Rokstad</w:t>
      </w:r>
      <w:proofErr w:type="spellEnd"/>
      <w:r w:rsidRPr="00722469">
        <w:rPr>
          <w:rFonts w:ascii="Arial" w:hAnsi="Arial" w:cs="Arial"/>
          <w:sz w:val="20"/>
          <w:szCs w:val="20"/>
          <w:lang w:eastAsia="zh-CN"/>
        </w:rPr>
        <w:t xml:space="preserve">, O. A. Pyrolysis of natural gas: chemistry and process concepts.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42</w:t>
      </w:r>
      <w:r w:rsidRPr="00722469">
        <w:rPr>
          <w:rFonts w:ascii="Arial" w:hAnsi="Arial" w:cs="Arial"/>
          <w:sz w:val="20"/>
          <w:szCs w:val="20"/>
          <w:lang w:eastAsia="zh-CN"/>
        </w:rPr>
        <w:t>, 249–267 (1995).</w:t>
      </w:r>
    </w:p>
    <w:p w14:paraId="2286A580" w14:textId="65432D8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Gyrdymova</w:t>
      </w:r>
      <w:proofErr w:type="spellEnd"/>
      <w:r w:rsidRPr="00722469">
        <w:rPr>
          <w:rFonts w:ascii="Arial" w:hAnsi="Arial" w:cs="Arial"/>
          <w:sz w:val="20"/>
          <w:szCs w:val="20"/>
          <w:lang w:eastAsia="zh-CN"/>
        </w:rPr>
        <w:t xml:space="preserve">, Y., Lebedev, A., Du, Y.-J. &amp; </w:t>
      </w:r>
      <w:proofErr w:type="spellStart"/>
      <w:r w:rsidRPr="00722469">
        <w:rPr>
          <w:rFonts w:ascii="Arial" w:hAnsi="Arial" w:cs="Arial"/>
          <w:sz w:val="20"/>
          <w:szCs w:val="20"/>
          <w:lang w:eastAsia="zh-CN"/>
        </w:rPr>
        <w:t>Rodygin</w:t>
      </w:r>
      <w:proofErr w:type="spellEnd"/>
      <w:r w:rsidRPr="00722469">
        <w:rPr>
          <w:rFonts w:ascii="Arial" w:hAnsi="Arial" w:cs="Arial"/>
          <w:sz w:val="20"/>
          <w:szCs w:val="20"/>
          <w:lang w:eastAsia="zh-CN"/>
        </w:rPr>
        <w:t xml:space="preserve">, K. Production of </w:t>
      </w:r>
      <w:r w:rsidR="00775AD7">
        <w:rPr>
          <w:rFonts w:ascii="Arial" w:hAnsi="Arial" w:cs="Arial"/>
          <w:sz w:val="20"/>
          <w:szCs w:val="20"/>
          <w:lang w:eastAsia="zh-CN"/>
        </w:rPr>
        <w:t>a</w:t>
      </w:r>
      <w:r w:rsidRPr="00722469">
        <w:rPr>
          <w:rFonts w:ascii="Arial" w:hAnsi="Arial" w:cs="Arial"/>
          <w:sz w:val="20"/>
          <w:szCs w:val="20"/>
          <w:lang w:eastAsia="zh-CN"/>
        </w:rPr>
        <w:t xml:space="preserve">cetylene from </w:t>
      </w:r>
      <w:r w:rsidR="00775AD7">
        <w:rPr>
          <w:rFonts w:ascii="Arial" w:hAnsi="Arial" w:cs="Arial"/>
          <w:sz w:val="20"/>
          <w:szCs w:val="20"/>
          <w:lang w:eastAsia="zh-CN"/>
        </w:rPr>
        <w:t>v</w:t>
      </w:r>
      <w:r w:rsidRPr="00722469">
        <w:rPr>
          <w:rFonts w:ascii="Arial" w:hAnsi="Arial" w:cs="Arial"/>
          <w:sz w:val="20"/>
          <w:szCs w:val="20"/>
          <w:lang w:eastAsia="zh-CN"/>
        </w:rPr>
        <w:t xml:space="preserve">iable </w:t>
      </w:r>
      <w:r w:rsidR="00775AD7">
        <w:rPr>
          <w:rFonts w:ascii="Arial" w:hAnsi="Arial" w:cs="Arial"/>
          <w:sz w:val="20"/>
          <w:szCs w:val="20"/>
          <w:lang w:eastAsia="zh-CN"/>
        </w:rPr>
        <w:t>f</w:t>
      </w:r>
      <w:r w:rsidRPr="00722469">
        <w:rPr>
          <w:rFonts w:ascii="Arial" w:hAnsi="Arial" w:cs="Arial"/>
          <w:sz w:val="20"/>
          <w:szCs w:val="20"/>
          <w:lang w:eastAsia="zh-CN"/>
        </w:rPr>
        <w:t xml:space="preserve">eedstock: </w:t>
      </w:r>
      <w:r w:rsidR="00775AD7">
        <w:rPr>
          <w:rFonts w:ascii="Arial" w:hAnsi="Arial" w:cs="Arial"/>
          <w:sz w:val="20"/>
          <w:szCs w:val="20"/>
          <w:lang w:eastAsia="zh-CN"/>
        </w:rPr>
        <w:t>p</w:t>
      </w:r>
      <w:r w:rsidRPr="00722469">
        <w:rPr>
          <w:rFonts w:ascii="Arial" w:hAnsi="Arial" w:cs="Arial"/>
          <w:sz w:val="20"/>
          <w:szCs w:val="20"/>
          <w:lang w:eastAsia="zh-CN"/>
        </w:rPr>
        <w:t xml:space="preserve">romising </w:t>
      </w:r>
      <w:r w:rsidR="00775AD7">
        <w:rPr>
          <w:rFonts w:ascii="Arial" w:hAnsi="Arial" w:cs="Arial"/>
          <w:sz w:val="20"/>
          <w:szCs w:val="20"/>
          <w:lang w:eastAsia="zh-CN"/>
        </w:rPr>
        <w:t>r</w:t>
      </w:r>
      <w:r w:rsidRPr="00722469">
        <w:rPr>
          <w:rFonts w:ascii="Arial" w:hAnsi="Arial" w:cs="Arial"/>
          <w:sz w:val="20"/>
          <w:szCs w:val="20"/>
          <w:lang w:eastAsia="zh-CN"/>
        </w:rPr>
        <w:t xml:space="preserve">ecent </w:t>
      </w:r>
      <w:r w:rsidR="00775AD7">
        <w:rPr>
          <w:rFonts w:ascii="Arial" w:hAnsi="Arial" w:cs="Arial"/>
          <w:sz w:val="20"/>
          <w:szCs w:val="20"/>
          <w:lang w:eastAsia="zh-CN"/>
        </w:rPr>
        <w:t>a</w:t>
      </w:r>
      <w:r w:rsidRPr="00722469">
        <w:rPr>
          <w:rFonts w:ascii="Arial" w:hAnsi="Arial" w:cs="Arial"/>
          <w:sz w:val="20"/>
          <w:szCs w:val="20"/>
          <w:lang w:eastAsia="zh-CN"/>
        </w:rPr>
        <w:t xml:space="preserve">pproaches. </w:t>
      </w:r>
      <w:proofErr w:type="spellStart"/>
      <w:r w:rsidRPr="00722469">
        <w:rPr>
          <w:rFonts w:ascii="Arial" w:hAnsi="Arial" w:cs="Arial"/>
          <w:i/>
          <w:iCs/>
          <w:sz w:val="20"/>
          <w:szCs w:val="20"/>
          <w:lang w:eastAsia="zh-CN"/>
        </w:rPr>
        <w:t>ChemPlusChem</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e202400247 (2024).</w:t>
      </w:r>
    </w:p>
    <w:p w14:paraId="081274A4" w14:textId="4588072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263E6C">
        <w:rPr>
          <w:rFonts w:ascii="Arial" w:hAnsi="Arial" w:cs="Arial"/>
          <w:sz w:val="20"/>
          <w:szCs w:val="20"/>
          <w:lang w:eastAsia="zh-CN"/>
        </w:rPr>
        <w:t>Fincke</w:t>
      </w:r>
      <w:proofErr w:type="spellEnd"/>
      <w:r w:rsidRPr="00263E6C">
        <w:rPr>
          <w:rFonts w:ascii="Arial" w:hAnsi="Arial" w:cs="Arial"/>
          <w:sz w:val="20"/>
          <w:szCs w:val="20"/>
          <w:lang w:eastAsia="zh-CN"/>
        </w:rPr>
        <w:t xml:space="preserve">, J. R. </w:t>
      </w:r>
      <w:r w:rsidRPr="00263E6C">
        <w:rPr>
          <w:rFonts w:ascii="Arial" w:hAnsi="Arial" w:cs="Arial"/>
          <w:i/>
          <w:iCs/>
          <w:sz w:val="20"/>
          <w:szCs w:val="20"/>
          <w:lang w:eastAsia="zh-CN"/>
        </w:rPr>
        <w:t>et al.</w:t>
      </w:r>
      <w:r w:rsidRPr="00263E6C">
        <w:rPr>
          <w:rFonts w:ascii="Arial" w:hAnsi="Arial" w:cs="Arial"/>
          <w:sz w:val="20"/>
          <w:szCs w:val="20"/>
          <w:lang w:eastAsia="zh-CN"/>
        </w:rPr>
        <w:t xml:space="preserve"> </w:t>
      </w:r>
      <w:r w:rsidRPr="00722469">
        <w:rPr>
          <w:rFonts w:ascii="Arial" w:hAnsi="Arial" w:cs="Arial"/>
          <w:sz w:val="20"/>
          <w:szCs w:val="20"/>
          <w:lang w:eastAsia="zh-CN"/>
        </w:rPr>
        <w:t xml:space="preserve">Plasma thermal conversion of methane to acetylene. </w:t>
      </w:r>
      <w:r w:rsidRPr="00722469">
        <w:rPr>
          <w:rFonts w:ascii="Arial" w:hAnsi="Arial" w:cs="Arial"/>
          <w:i/>
          <w:iCs/>
          <w:sz w:val="20"/>
          <w:szCs w:val="20"/>
          <w:lang w:eastAsia="zh-CN"/>
        </w:rPr>
        <w:t>Plasma Chem. Plasma Process.</w:t>
      </w:r>
      <w:r w:rsidRPr="00722469">
        <w:rPr>
          <w:rFonts w:ascii="Arial" w:hAnsi="Arial" w:cs="Arial"/>
          <w:sz w:val="20"/>
          <w:szCs w:val="20"/>
          <w:lang w:eastAsia="zh-CN"/>
        </w:rPr>
        <w:t xml:space="preserve"> </w:t>
      </w:r>
      <w:r w:rsidRPr="00722469">
        <w:rPr>
          <w:rFonts w:ascii="Arial" w:hAnsi="Arial" w:cs="Arial"/>
          <w:b/>
          <w:bCs/>
          <w:sz w:val="20"/>
          <w:szCs w:val="20"/>
          <w:lang w:eastAsia="zh-CN"/>
        </w:rPr>
        <w:t>22</w:t>
      </w:r>
      <w:r w:rsidRPr="00722469">
        <w:rPr>
          <w:rFonts w:ascii="Arial" w:hAnsi="Arial" w:cs="Arial"/>
          <w:sz w:val="20"/>
          <w:szCs w:val="20"/>
          <w:lang w:eastAsia="zh-CN"/>
        </w:rPr>
        <w:t>, 105–136 (2002).</w:t>
      </w:r>
    </w:p>
    <w:p w14:paraId="56687BBC" w14:textId="1DC2E907"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Anderson, R. P., </w:t>
      </w:r>
      <w:proofErr w:type="spellStart"/>
      <w:r w:rsidRPr="00722469">
        <w:rPr>
          <w:rFonts w:ascii="Arial" w:hAnsi="Arial" w:cs="Arial"/>
          <w:sz w:val="20"/>
          <w:szCs w:val="20"/>
          <w:lang w:eastAsia="zh-CN"/>
        </w:rPr>
        <w:t>Fincke</w:t>
      </w:r>
      <w:proofErr w:type="spellEnd"/>
      <w:r w:rsidRPr="00722469">
        <w:rPr>
          <w:rFonts w:ascii="Arial" w:hAnsi="Arial" w:cs="Arial"/>
          <w:sz w:val="20"/>
          <w:szCs w:val="20"/>
          <w:lang w:eastAsia="zh-CN"/>
        </w:rPr>
        <w:t xml:space="preserve">, J. R. &amp; Taylor, C. E. Conversion of natural gas to liquids via acetylene as an intermediate. </w:t>
      </w:r>
      <w:r w:rsidRPr="00722469">
        <w:rPr>
          <w:rFonts w:ascii="Arial" w:hAnsi="Arial" w:cs="Arial"/>
          <w:i/>
          <w:iCs/>
          <w:sz w:val="20"/>
          <w:szCs w:val="20"/>
          <w:lang w:eastAsia="zh-CN"/>
        </w:rPr>
        <w:t>Fuel</w:t>
      </w:r>
      <w:r w:rsidRPr="00722469">
        <w:rPr>
          <w:rFonts w:ascii="Arial" w:hAnsi="Arial" w:cs="Arial"/>
          <w:sz w:val="20"/>
          <w:szCs w:val="20"/>
          <w:lang w:eastAsia="zh-CN"/>
        </w:rPr>
        <w:t xml:space="preserve"> </w:t>
      </w:r>
      <w:r w:rsidRPr="00722469">
        <w:rPr>
          <w:rFonts w:ascii="Arial" w:hAnsi="Arial" w:cs="Arial"/>
          <w:b/>
          <w:bCs/>
          <w:sz w:val="20"/>
          <w:szCs w:val="20"/>
          <w:lang w:eastAsia="zh-CN"/>
        </w:rPr>
        <w:t>81</w:t>
      </w:r>
      <w:r w:rsidRPr="00722469">
        <w:rPr>
          <w:rFonts w:ascii="Arial" w:hAnsi="Arial" w:cs="Arial"/>
          <w:sz w:val="20"/>
          <w:szCs w:val="20"/>
          <w:lang w:eastAsia="zh-CN"/>
        </w:rPr>
        <w:t>, 909–925 (2002).</w:t>
      </w:r>
    </w:p>
    <w:p w14:paraId="3B4FFBA6" w14:textId="2937047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Yan, B., Xu, P., Guo, C. Y., Jin, Y. &amp; Cheng, Y. Experimental study on coal pyrolysis to acetylene in thermal plasma reactors.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207–208</w:t>
      </w:r>
      <w:r w:rsidRPr="00722469">
        <w:rPr>
          <w:rFonts w:ascii="Arial" w:hAnsi="Arial" w:cs="Arial"/>
          <w:sz w:val="20"/>
          <w:szCs w:val="20"/>
          <w:lang w:eastAsia="zh-CN"/>
        </w:rPr>
        <w:t>, 109–116 (2012).</w:t>
      </w:r>
    </w:p>
    <w:p w14:paraId="0069A5AB" w14:textId="68E64FF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Sakbodin</w:t>
      </w:r>
      <w:proofErr w:type="spellEnd"/>
      <w:r w:rsidRPr="00722469">
        <w:rPr>
          <w:rFonts w:ascii="Arial" w:hAnsi="Arial" w:cs="Arial"/>
          <w:sz w:val="20"/>
          <w:szCs w:val="20"/>
          <w:lang w:eastAsia="zh-CN"/>
        </w:rPr>
        <w:t xml:space="preserve">, M., Wu, Y., Oh, S. C., </w:t>
      </w:r>
      <w:proofErr w:type="spellStart"/>
      <w:r w:rsidRPr="00722469">
        <w:rPr>
          <w:rFonts w:ascii="Arial" w:hAnsi="Arial" w:cs="Arial"/>
          <w:sz w:val="20"/>
          <w:szCs w:val="20"/>
          <w:lang w:eastAsia="zh-CN"/>
        </w:rPr>
        <w:t>Wachsman</w:t>
      </w:r>
      <w:proofErr w:type="spellEnd"/>
      <w:r w:rsidRPr="00722469">
        <w:rPr>
          <w:rFonts w:ascii="Arial" w:hAnsi="Arial" w:cs="Arial"/>
          <w:sz w:val="20"/>
          <w:szCs w:val="20"/>
          <w:lang w:eastAsia="zh-CN"/>
        </w:rPr>
        <w:t>, E. D. &amp; Liu, D. Hydrogen-permeable tubular membrane reactor: promoting conversion and product selectivity for non-oxidative activation of methane over an Fe©SiO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catalyst. </w:t>
      </w:r>
      <w:proofErr w:type="spellStart"/>
      <w:r w:rsidRPr="00722469">
        <w:rPr>
          <w:rFonts w:ascii="Arial" w:hAnsi="Arial" w:cs="Arial"/>
          <w:i/>
          <w:iCs/>
          <w:sz w:val="20"/>
          <w:szCs w:val="20"/>
          <w:lang w:eastAsia="zh-CN"/>
        </w:rPr>
        <w:t>Angew</w:t>
      </w:r>
      <w:proofErr w:type="spellEnd"/>
      <w:r w:rsidRPr="00722469">
        <w:rPr>
          <w:rFonts w:ascii="Arial" w:hAnsi="Arial" w:cs="Arial"/>
          <w:i/>
          <w:iCs/>
          <w:sz w:val="20"/>
          <w:szCs w:val="20"/>
          <w:lang w:eastAsia="zh-CN"/>
        </w:rPr>
        <w:t>.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55</w:t>
      </w:r>
      <w:r w:rsidRPr="00722469">
        <w:rPr>
          <w:rFonts w:ascii="Arial" w:hAnsi="Arial" w:cs="Arial"/>
          <w:sz w:val="20"/>
          <w:szCs w:val="20"/>
          <w:lang w:eastAsia="zh-CN"/>
        </w:rPr>
        <w:t>, 16149–16152 (2016).</w:t>
      </w:r>
    </w:p>
    <w:p w14:paraId="63F0BA24" w14:textId="38AA163F"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Oh, S. C.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non-oxidative methane conversion in a millisecond catalytic wall reactor. </w:t>
      </w:r>
      <w:proofErr w:type="spellStart"/>
      <w:r w:rsidRPr="00722469">
        <w:rPr>
          <w:rFonts w:ascii="Arial" w:hAnsi="Arial" w:cs="Arial"/>
          <w:i/>
          <w:iCs/>
          <w:sz w:val="20"/>
          <w:szCs w:val="20"/>
          <w:lang w:eastAsia="zh-CN"/>
        </w:rPr>
        <w:t>Angew</w:t>
      </w:r>
      <w:proofErr w:type="spellEnd"/>
      <w:r w:rsidRPr="00722469">
        <w:rPr>
          <w:rFonts w:ascii="Arial" w:hAnsi="Arial" w:cs="Arial"/>
          <w:i/>
          <w:iCs/>
          <w:sz w:val="20"/>
          <w:szCs w:val="20"/>
          <w:lang w:eastAsia="zh-CN"/>
        </w:rPr>
        <w:t>.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58</w:t>
      </w:r>
      <w:r w:rsidRPr="00722469">
        <w:rPr>
          <w:rFonts w:ascii="Arial" w:hAnsi="Arial" w:cs="Arial"/>
          <w:sz w:val="20"/>
          <w:szCs w:val="20"/>
          <w:lang w:eastAsia="zh-CN"/>
        </w:rPr>
        <w:t>, 7083–7086 (2019).</w:t>
      </w:r>
    </w:p>
    <w:p w14:paraId="742D2905" w14:textId="14E99FB9"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Kado</w:t>
      </w:r>
      <w:proofErr w:type="spellEnd"/>
      <w:r w:rsidRPr="00722469">
        <w:rPr>
          <w:rFonts w:ascii="Arial" w:hAnsi="Arial" w:cs="Arial"/>
          <w:sz w:val="20"/>
          <w:szCs w:val="20"/>
          <w:lang w:eastAsia="zh-CN"/>
        </w:rPr>
        <w:t xml:space="preserve">, S., </w:t>
      </w:r>
      <w:proofErr w:type="spellStart"/>
      <w:r w:rsidRPr="00722469">
        <w:rPr>
          <w:rFonts w:ascii="Arial" w:hAnsi="Arial" w:cs="Arial"/>
          <w:sz w:val="20"/>
          <w:szCs w:val="20"/>
          <w:lang w:eastAsia="zh-CN"/>
        </w:rPr>
        <w:t>Sekine</w:t>
      </w:r>
      <w:proofErr w:type="spellEnd"/>
      <w:r w:rsidRPr="00722469">
        <w:rPr>
          <w:rFonts w:ascii="Arial" w:hAnsi="Arial" w:cs="Arial"/>
          <w:sz w:val="20"/>
          <w:szCs w:val="20"/>
          <w:lang w:eastAsia="zh-CN"/>
        </w:rPr>
        <w:t xml:space="preserve">, Y. &amp; Fujimoto, K. Direct synthesis of acetylene from methane by direct current pulse discharge. </w:t>
      </w:r>
      <w:r w:rsidRPr="00722469">
        <w:rPr>
          <w:rFonts w:ascii="Arial" w:hAnsi="Arial" w:cs="Arial"/>
          <w:i/>
          <w:iCs/>
          <w:sz w:val="20"/>
          <w:szCs w:val="20"/>
          <w:lang w:eastAsia="zh-CN"/>
        </w:rPr>
        <w:t xml:space="preserve">Chem. </w:t>
      </w:r>
      <w:proofErr w:type="spellStart"/>
      <w:r w:rsidRPr="00722469">
        <w:rPr>
          <w:rFonts w:ascii="Arial" w:hAnsi="Arial" w:cs="Arial"/>
          <w:i/>
          <w:iCs/>
          <w:sz w:val="20"/>
          <w:szCs w:val="20"/>
          <w:lang w:eastAsia="zh-CN"/>
        </w:rPr>
        <w:t>Commun</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24</w:t>
      </w:r>
      <w:r w:rsidRPr="00722469">
        <w:rPr>
          <w:rFonts w:ascii="Arial" w:hAnsi="Arial" w:cs="Arial"/>
          <w:sz w:val="20"/>
          <w:szCs w:val="20"/>
          <w:lang w:eastAsia="zh-CN"/>
        </w:rPr>
        <w:t>, 2485–2486 (1999).</w:t>
      </w:r>
    </w:p>
    <w:p w14:paraId="4E29C92F" w14:textId="4BA8765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Han, Q. </w:t>
      </w:r>
      <w:r w:rsidRPr="00722469">
        <w:rPr>
          <w:rFonts w:ascii="Arial" w:hAnsi="Arial" w:cs="Arial"/>
          <w:i/>
          <w:iCs/>
          <w:sz w:val="20"/>
          <w:szCs w:val="20"/>
          <w:lang w:eastAsia="zh-CN"/>
        </w:rPr>
        <w:t>et al.</w:t>
      </w:r>
      <w:r w:rsidRPr="00722469">
        <w:rPr>
          <w:rFonts w:ascii="Arial" w:hAnsi="Arial" w:cs="Arial"/>
          <w:sz w:val="20"/>
          <w:szCs w:val="20"/>
          <w:lang w:eastAsia="zh-CN"/>
        </w:rPr>
        <w:t xml:space="preserve"> Conversion of methane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and C</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hydrocarbons over TiO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/ZSM-5 core–shell particles in an electric field. </w:t>
      </w:r>
      <w:r w:rsidRPr="00722469">
        <w:rPr>
          <w:rFonts w:ascii="Arial" w:hAnsi="Arial" w:cs="Arial"/>
          <w:i/>
          <w:iCs/>
          <w:sz w:val="20"/>
          <w:szCs w:val="20"/>
          <w:lang w:eastAsia="zh-CN"/>
        </w:rPr>
        <w:t>RSC Adv.</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34793–34803 (2019).</w:t>
      </w:r>
    </w:p>
    <w:p w14:paraId="0F00678F" w14:textId="3617EFF6"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Wnukowski</w:t>
      </w:r>
      <w:proofErr w:type="spellEnd"/>
      <w:r w:rsidRPr="00722469">
        <w:rPr>
          <w:rFonts w:ascii="Arial" w:hAnsi="Arial" w:cs="Arial"/>
          <w:sz w:val="20"/>
          <w:szCs w:val="20"/>
          <w:lang w:eastAsia="zh-CN"/>
        </w:rPr>
        <w:t xml:space="preserve">, M., van de </w:t>
      </w:r>
      <w:proofErr w:type="spellStart"/>
      <w:r w:rsidRPr="00722469">
        <w:rPr>
          <w:rFonts w:ascii="Arial" w:hAnsi="Arial" w:cs="Arial"/>
          <w:sz w:val="20"/>
          <w:szCs w:val="20"/>
          <w:lang w:eastAsia="zh-CN"/>
        </w:rPr>
        <w:t>Steeg</w:t>
      </w:r>
      <w:proofErr w:type="spellEnd"/>
      <w:r w:rsidRPr="00722469">
        <w:rPr>
          <w:rFonts w:ascii="Arial" w:hAnsi="Arial" w:cs="Arial"/>
          <w:sz w:val="20"/>
          <w:szCs w:val="20"/>
          <w:lang w:eastAsia="zh-CN"/>
        </w:rPr>
        <w:t xml:space="preserve">, A. W., </w:t>
      </w:r>
      <w:proofErr w:type="spellStart"/>
      <w:r w:rsidRPr="00722469">
        <w:rPr>
          <w:rFonts w:ascii="Arial" w:hAnsi="Arial" w:cs="Arial"/>
          <w:sz w:val="20"/>
          <w:szCs w:val="20"/>
          <w:lang w:eastAsia="zh-CN"/>
        </w:rPr>
        <w:t>Hrycak</w:t>
      </w:r>
      <w:proofErr w:type="spellEnd"/>
      <w:r w:rsidRPr="00722469">
        <w:rPr>
          <w:rFonts w:ascii="Arial" w:hAnsi="Arial" w:cs="Arial"/>
          <w:sz w:val="20"/>
          <w:szCs w:val="20"/>
          <w:lang w:eastAsia="zh-CN"/>
        </w:rPr>
        <w:t xml:space="preserve">, B., </w:t>
      </w:r>
      <w:proofErr w:type="spellStart"/>
      <w:r w:rsidRPr="00722469">
        <w:rPr>
          <w:rFonts w:ascii="Arial" w:hAnsi="Arial" w:cs="Arial"/>
          <w:sz w:val="20"/>
          <w:szCs w:val="20"/>
          <w:lang w:eastAsia="zh-CN"/>
        </w:rPr>
        <w:t>Jasiński</w:t>
      </w:r>
      <w:proofErr w:type="spellEnd"/>
      <w:r w:rsidRPr="00722469">
        <w:rPr>
          <w:rFonts w:ascii="Arial" w:hAnsi="Arial" w:cs="Arial"/>
          <w:sz w:val="20"/>
          <w:szCs w:val="20"/>
          <w:lang w:eastAsia="zh-CN"/>
        </w:rPr>
        <w:t xml:space="preserve">, M. &amp; van </w:t>
      </w:r>
      <w:proofErr w:type="spellStart"/>
      <w:r w:rsidRPr="00722469">
        <w:rPr>
          <w:rFonts w:ascii="Arial" w:hAnsi="Arial" w:cs="Arial"/>
          <w:sz w:val="20"/>
          <w:szCs w:val="20"/>
          <w:lang w:eastAsia="zh-CN"/>
        </w:rPr>
        <w:t>Rooij</w:t>
      </w:r>
      <w:proofErr w:type="spellEnd"/>
      <w:r w:rsidRPr="00722469">
        <w:rPr>
          <w:rFonts w:ascii="Arial" w:hAnsi="Arial" w:cs="Arial"/>
          <w:sz w:val="20"/>
          <w:szCs w:val="20"/>
          <w:lang w:eastAsia="zh-CN"/>
        </w:rPr>
        <w:t xml:space="preserve">, G. J. Influence of hydrogen addition on methane coupling in a moderate pressure microwave plasma. </w:t>
      </w:r>
      <w:r w:rsidRPr="00722469">
        <w:rPr>
          <w:rFonts w:ascii="Arial" w:hAnsi="Arial" w:cs="Arial"/>
          <w:i/>
          <w:iCs/>
          <w:sz w:val="20"/>
          <w:szCs w:val="20"/>
          <w:lang w:eastAsia="zh-CN"/>
        </w:rPr>
        <w:t>Fuel</w:t>
      </w:r>
      <w:r w:rsidRPr="00722469">
        <w:rPr>
          <w:rFonts w:ascii="Arial" w:hAnsi="Arial" w:cs="Arial"/>
          <w:sz w:val="20"/>
          <w:szCs w:val="20"/>
          <w:lang w:eastAsia="zh-CN"/>
        </w:rPr>
        <w:t xml:space="preserve"> </w:t>
      </w:r>
      <w:r w:rsidRPr="00722469">
        <w:rPr>
          <w:rFonts w:ascii="Arial" w:hAnsi="Arial" w:cs="Arial"/>
          <w:b/>
          <w:bCs/>
          <w:sz w:val="20"/>
          <w:szCs w:val="20"/>
          <w:lang w:eastAsia="zh-CN"/>
        </w:rPr>
        <w:t>288</w:t>
      </w:r>
      <w:r w:rsidRPr="00722469">
        <w:rPr>
          <w:rFonts w:ascii="Arial" w:hAnsi="Arial" w:cs="Arial"/>
          <w:sz w:val="20"/>
          <w:szCs w:val="20"/>
          <w:lang w:eastAsia="zh-CN"/>
        </w:rPr>
        <w:t>, 119674 (2021).</w:t>
      </w:r>
    </w:p>
    <w:p w14:paraId="57F1CE82" w14:textId="225A456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Zhang, X., Dai, B., Zhu, A., Gong, W. &amp; Liu, C. The simultaneous activation of methane and carbon dioxide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hydrocarbons under pulse corona plasma over La</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/γ-Al</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catalyst.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 Today</w:t>
      </w:r>
      <w:r w:rsidRPr="00722469">
        <w:rPr>
          <w:rFonts w:ascii="Arial" w:hAnsi="Arial" w:cs="Arial"/>
          <w:sz w:val="20"/>
          <w:szCs w:val="20"/>
          <w:lang w:eastAsia="zh-CN"/>
        </w:rPr>
        <w:t xml:space="preserve"> </w:t>
      </w:r>
      <w:r w:rsidRPr="00722469">
        <w:rPr>
          <w:rFonts w:ascii="Arial" w:hAnsi="Arial" w:cs="Arial"/>
          <w:b/>
          <w:bCs/>
          <w:sz w:val="20"/>
          <w:szCs w:val="20"/>
          <w:lang w:eastAsia="zh-CN"/>
        </w:rPr>
        <w:t>72</w:t>
      </w:r>
      <w:r w:rsidRPr="00722469">
        <w:rPr>
          <w:rFonts w:ascii="Arial" w:hAnsi="Arial" w:cs="Arial"/>
          <w:sz w:val="20"/>
          <w:szCs w:val="20"/>
          <w:lang w:eastAsia="zh-CN"/>
        </w:rPr>
        <w:t>, 223–227 (2002).</w:t>
      </w:r>
    </w:p>
    <w:p w14:paraId="58FE2840" w14:textId="481871CE"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 Y.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conversion of methane to ethylene and acetylene over an iron-based metal–organic framework.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145</w:t>
      </w:r>
      <w:r w:rsidRPr="00722469">
        <w:rPr>
          <w:rFonts w:ascii="Arial" w:hAnsi="Arial" w:cs="Arial"/>
          <w:sz w:val="20"/>
          <w:szCs w:val="20"/>
          <w:lang w:eastAsia="zh-CN"/>
        </w:rPr>
        <w:t>, 20792–20800 (2023).</w:t>
      </w:r>
    </w:p>
    <w:p w14:paraId="5EEFE51E" w14:textId="270DC41D"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Julian, I., Ramirez, H., </w:t>
      </w:r>
      <w:proofErr w:type="spellStart"/>
      <w:r w:rsidRPr="00722469">
        <w:rPr>
          <w:rFonts w:ascii="Arial" w:hAnsi="Arial" w:cs="Arial"/>
          <w:sz w:val="20"/>
          <w:szCs w:val="20"/>
          <w:lang w:eastAsia="zh-CN"/>
        </w:rPr>
        <w:t>Hueso</w:t>
      </w:r>
      <w:proofErr w:type="spellEnd"/>
      <w:r w:rsidRPr="00722469">
        <w:rPr>
          <w:rFonts w:ascii="Arial" w:hAnsi="Arial" w:cs="Arial"/>
          <w:sz w:val="20"/>
          <w:szCs w:val="20"/>
          <w:lang w:eastAsia="zh-CN"/>
        </w:rPr>
        <w:t xml:space="preserve">, J. L., </w:t>
      </w:r>
      <w:proofErr w:type="spellStart"/>
      <w:r w:rsidRPr="00722469">
        <w:rPr>
          <w:rFonts w:ascii="Arial" w:hAnsi="Arial" w:cs="Arial"/>
          <w:sz w:val="20"/>
          <w:szCs w:val="20"/>
          <w:lang w:eastAsia="zh-CN"/>
        </w:rPr>
        <w:t>Mallada</w:t>
      </w:r>
      <w:proofErr w:type="spellEnd"/>
      <w:r w:rsidRPr="00722469">
        <w:rPr>
          <w:rFonts w:ascii="Arial" w:hAnsi="Arial" w:cs="Arial"/>
          <w:sz w:val="20"/>
          <w:szCs w:val="20"/>
          <w:lang w:eastAsia="zh-CN"/>
        </w:rPr>
        <w:t xml:space="preserve">, R. &amp; Santamaria, J. Non-oxidative methane conversion in microwave-assisted structured reactors.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377</w:t>
      </w:r>
      <w:r w:rsidRPr="00722469">
        <w:rPr>
          <w:rFonts w:ascii="Arial" w:hAnsi="Arial" w:cs="Arial"/>
          <w:sz w:val="20"/>
          <w:szCs w:val="20"/>
          <w:lang w:eastAsia="zh-CN"/>
        </w:rPr>
        <w:t>, 119764 (2019).</w:t>
      </w:r>
    </w:p>
    <w:p w14:paraId="30004986" w14:textId="6B3062A3"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Suib</w:t>
      </w:r>
      <w:proofErr w:type="spellEnd"/>
      <w:r w:rsidRPr="00722469">
        <w:rPr>
          <w:rFonts w:ascii="Arial" w:hAnsi="Arial" w:cs="Arial"/>
          <w:sz w:val="20"/>
          <w:szCs w:val="20"/>
          <w:lang w:eastAsia="zh-CN"/>
        </w:rPr>
        <w:t xml:space="preserve">, S. L. &amp; </w:t>
      </w:r>
      <w:proofErr w:type="spellStart"/>
      <w:r w:rsidRPr="00722469">
        <w:rPr>
          <w:rFonts w:ascii="Arial" w:hAnsi="Arial" w:cs="Arial"/>
          <w:sz w:val="20"/>
          <w:szCs w:val="20"/>
          <w:lang w:eastAsia="zh-CN"/>
        </w:rPr>
        <w:t>Zerger</w:t>
      </w:r>
      <w:proofErr w:type="spellEnd"/>
      <w:r w:rsidRPr="00722469">
        <w:rPr>
          <w:rFonts w:ascii="Arial" w:hAnsi="Arial" w:cs="Arial"/>
          <w:sz w:val="20"/>
          <w:szCs w:val="20"/>
          <w:lang w:eastAsia="zh-CN"/>
        </w:rPr>
        <w:t xml:space="preserve">, R. P. A direct, continuous, low-power catalytic conversion of methane to higher hydrocarbons via microwave plasmas. </w:t>
      </w:r>
      <w:r w:rsidRPr="00722469">
        <w:rPr>
          <w:rFonts w:ascii="Arial" w:hAnsi="Arial" w:cs="Arial"/>
          <w:i/>
          <w:iCs/>
          <w:sz w:val="20"/>
          <w:szCs w:val="20"/>
          <w:lang w:eastAsia="zh-CN"/>
        </w:rPr>
        <w:t xml:space="preserve">J.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139</w:t>
      </w:r>
      <w:r w:rsidRPr="00722469">
        <w:rPr>
          <w:rFonts w:ascii="Arial" w:hAnsi="Arial" w:cs="Arial"/>
          <w:sz w:val="20"/>
          <w:szCs w:val="20"/>
          <w:lang w:eastAsia="zh-CN"/>
        </w:rPr>
        <w:t>, 383–391 (1993).</w:t>
      </w:r>
    </w:p>
    <w:p w14:paraId="3BEB167C" w14:textId="7C60A0C0"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Ortiz-Bravo, C. A., Chagas, C. A. &amp; </w:t>
      </w:r>
      <w:proofErr w:type="spellStart"/>
      <w:r w:rsidRPr="00722469">
        <w:rPr>
          <w:rFonts w:ascii="Arial" w:hAnsi="Arial" w:cs="Arial"/>
          <w:sz w:val="20"/>
          <w:szCs w:val="20"/>
          <w:lang w:eastAsia="zh-CN"/>
        </w:rPr>
        <w:t>Toniolo</w:t>
      </w:r>
      <w:proofErr w:type="spellEnd"/>
      <w:r w:rsidRPr="00722469">
        <w:rPr>
          <w:rFonts w:ascii="Arial" w:hAnsi="Arial" w:cs="Arial"/>
          <w:sz w:val="20"/>
          <w:szCs w:val="20"/>
          <w:lang w:eastAsia="zh-CN"/>
        </w:rPr>
        <w:t xml:space="preserve">, F. S. Oxidative coupling of methane (OCM): An overview of the challenges and opportunities for developing new technologies. </w:t>
      </w:r>
      <w:r w:rsidRPr="00722469">
        <w:rPr>
          <w:rFonts w:ascii="Arial" w:hAnsi="Arial" w:cs="Arial"/>
          <w:i/>
          <w:iCs/>
          <w:sz w:val="20"/>
          <w:szCs w:val="20"/>
          <w:lang w:eastAsia="zh-CN"/>
        </w:rPr>
        <w:t>J. Nat. Gas Sci. Eng.</w:t>
      </w:r>
      <w:r w:rsidRPr="00722469">
        <w:rPr>
          <w:rFonts w:ascii="Arial" w:hAnsi="Arial" w:cs="Arial"/>
          <w:sz w:val="20"/>
          <w:szCs w:val="20"/>
          <w:lang w:eastAsia="zh-CN"/>
        </w:rPr>
        <w:t xml:space="preserve"> </w:t>
      </w:r>
      <w:r w:rsidRPr="00722469">
        <w:rPr>
          <w:rFonts w:ascii="Arial" w:hAnsi="Arial" w:cs="Arial"/>
          <w:b/>
          <w:bCs/>
          <w:sz w:val="20"/>
          <w:szCs w:val="20"/>
          <w:lang w:eastAsia="zh-CN"/>
        </w:rPr>
        <w:t>96</w:t>
      </w:r>
      <w:r w:rsidRPr="00722469">
        <w:rPr>
          <w:rFonts w:ascii="Arial" w:hAnsi="Arial" w:cs="Arial"/>
          <w:sz w:val="20"/>
          <w:szCs w:val="20"/>
          <w:lang w:eastAsia="zh-CN"/>
        </w:rPr>
        <w:t>, 104254 (2021).</w:t>
      </w:r>
    </w:p>
    <w:p w14:paraId="15DA0290" w14:textId="3D4314A3"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lastRenderedPageBreak/>
        <w:t xml:space="preserve">Xie, P. </w:t>
      </w:r>
      <w:r w:rsidRPr="00722469">
        <w:rPr>
          <w:rFonts w:ascii="Arial" w:hAnsi="Arial" w:cs="Arial"/>
          <w:i/>
          <w:iCs/>
          <w:sz w:val="20"/>
          <w:szCs w:val="20"/>
        </w:rPr>
        <w:t>et al.</w:t>
      </w:r>
      <w:r w:rsidRPr="00722469">
        <w:rPr>
          <w:rFonts w:ascii="Arial" w:hAnsi="Arial" w:cs="Arial"/>
          <w:sz w:val="20"/>
          <w:szCs w:val="20"/>
        </w:rPr>
        <w:t xml:space="preserve"> Nanoceria-supported single-atom platinum catalysts for direct methane conversion. </w:t>
      </w:r>
      <w:r w:rsidRPr="00722469">
        <w:rPr>
          <w:rFonts w:ascii="Arial" w:hAnsi="Arial" w:cs="Arial"/>
          <w:i/>
          <w:iCs/>
          <w:sz w:val="20"/>
          <w:szCs w:val="20"/>
        </w:rPr>
        <w:t xml:space="preserve">ACS </w:t>
      </w:r>
      <w:proofErr w:type="spellStart"/>
      <w:r w:rsidRPr="00722469">
        <w:rPr>
          <w:rFonts w:ascii="Arial" w:hAnsi="Arial" w:cs="Arial"/>
          <w:i/>
          <w:iCs/>
          <w:sz w:val="20"/>
          <w:szCs w:val="20"/>
        </w:rPr>
        <w:t>Catal</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8</w:t>
      </w:r>
      <w:r w:rsidRPr="00722469">
        <w:rPr>
          <w:rFonts w:ascii="Arial" w:hAnsi="Arial" w:cs="Arial"/>
          <w:sz w:val="20"/>
          <w:szCs w:val="20"/>
        </w:rPr>
        <w:t>, 4044–4048 (2018).</w:t>
      </w:r>
      <w:r w:rsidRPr="00722469">
        <w:rPr>
          <w:rFonts w:ascii="Arial" w:eastAsiaTheme="minorEastAsia" w:hAnsi="Arial" w:cs="Arial"/>
          <w:color w:val="2E74B5" w:themeColor="accent5" w:themeShade="BF"/>
          <w:sz w:val="20"/>
          <w:szCs w:val="20"/>
          <w:lang w:eastAsia="zh-CN"/>
        </w:rPr>
        <w:t xml:space="preserve"> The highest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selectivity from non</w:t>
      </w:r>
      <w:r w:rsidRPr="00722469">
        <w:rPr>
          <w:rFonts w:ascii="Arial" w:eastAsiaTheme="minorEastAsia" w:hAnsi="Arial" w:cs="Arial"/>
          <w:color w:val="2E74B5" w:themeColor="accent5" w:themeShade="BF"/>
          <w:sz w:val="20"/>
          <w:szCs w:val="20"/>
          <w:lang w:eastAsia="zh-CN"/>
        </w:rPr>
        <w:noBreakHyphen/>
        <w:t xml:space="preserve">oxidative methane coupling </w:t>
      </w:r>
      <w:r w:rsidRPr="00722469">
        <w:rPr>
          <w:rFonts w:ascii="Arial" w:eastAsiaTheme="minorEastAsia" w:hAnsi="Arial" w:cs="Arial"/>
          <w:i/>
          <w:iCs/>
          <w:color w:val="2E74B5" w:themeColor="accent5" w:themeShade="BF"/>
          <w:sz w:val="20"/>
          <w:szCs w:val="20"/>
          <w:lang w:eastAsia="zh-CN"/>
        </w:rPr>
        <w:t>via</w:t>
      </w:r>
      <w:r w:rsidRPr="00722469">
        <w:rPr>
          <w:rFonts w:ascii="Arial" w:eastAsiaTheme="minorEastAsia" w:hAnsi="Arial" w:cs="Arial"/>
          <w:color w:val="2E74B5" w:themeColor="accent5" w:themeShade="BF"/>
          <w:sz w:val="20"/>
          <w:szCs w:val="20"/>
          <w:lang w:eastAsia="zh-CN"/>
        </w:rPr>
        <w:t xml:space="preserve"> catalytic thermal pyrolysis</w:t>
      </w:r>
      <w:r w:rsidRPr="00722469">
        <w:rPr>
          <w:rFonts w:ascii="Arial" w:hAnsi="Arial" w:cs="Arial"/>
          <w:color w:val="2E74B5" w:themeColor="accent5" w:themeShade="BF"/>
          <w:sz w:val="20"/>
          <w:szCs w:val="20"/>
        </w:rPr>
        <w:t>.</w:t>
      </w:r>
    </w:p>
    <w:p w14:paraId="4191F9C3" w14:textId="17F60A6A"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Pt/CeO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as catalyst for nonoxidative coupling of methane: </w:t>
      </w:r>
      <w:r w:rsidR="00106698" w:rsidRPr="00722469">
        <w:rPr>
          <w:rFonts w:ascii="Arial" w:hAnsi="Arial" w:cs="Arial"/>
          <w:sz w:val="20"/>
          <w:szCs w:val="20"/>
          <w:lang w:eastAsia="zh-CN"/>
        </w:rPr>
        <w:t>o</w:t>
      </w:r>
      <w:r w:rsidRPr="00722469">
        <w:rPr>
          <w:rFonts w:ascii="Arial" w:hAnsi="Arial" w:cs="Arial"/>
          <w:sz w:val="20"/>
          <w:szCs w:val="20"/>
          <w:lang w:eastAsia="zh-CN"/>
        </w:rPr>
        <w:t xml:space="preserve">xidative </w:t>
      </w:r>
      <w:r w:rsidR="00106698" w:rsidRPr="00722469">
        <w:rPr>
          <w:rFonts w:ascii="Arial" w:hAnsi="Arial" w:cs="Arial"/>
          <w:sz w:val="20"/>
          <w:szCs w:val="20"/>
          <w:lang w:eastAsia="zh-CN"/>
        </w:rPr>
        <w:t>r</w:t>
      </w:r>
      <w:r w:rsidRPr="00722469">
        <w:rPr>
          <w:rFonts w:ascii="Arial" w:hAnsi="Arial" w:cs="Arial"/>
          <w:sz w:val="20"/>
          <w:szCs w:val="20"/>
          <w:lang w:eastAsia="zh-CN"/>
        </w:rPr>
        <w:t xml:space="preserve">egeneration. </w:t>
      </w:r>
      <w:r w:rsidRPr="00722469">
        <w:rPr>
          <w:rFonts w:ascii="Arial" w:hAnsi="Arial" w:cs="Arial"/>
          <w:i/>
          <w:iCs/>
          <w:sz w:val="20"/>
          <w:szCs w:val="20"/>
          <w:lang w:eastAsia="zh-CN"/>
        </w:rPr>
        <w:t>J. Phys. Chem. Lett.</w:t>
      </w:r>
      <w:r w:rsidRPr="00722469">
        <w:rPr>
          <w:rFonts w:ascii="Arial" w:hAnsi="Arial" w:cs="Arial"/>
          <w:sz w:val="20"/>
          <w:szCs w:val="20"/>
          <w:lang w:eastAsia="zh-CN"/>
        </w:rPr>
        <w:t xml:space="preserve"> </w:t>
      </w:r>
      <w:r w:rsidRPr="00722469">
        <w:rPr>
          <w:rFonts w:ascii="Arial" w:hAnsi="Arial" w:cs="Arial"/>
          <w:b/>
          <w:bCs/>
          <w:sz w:val="20"/>
          <w:szCs w:val="20"/>
          <w:lang w:eastAsia="zh-CN"/>
        </w:rPr>
        <w:t>14</w:t>
      </w:r>
      <w:r w:rsidRPr="00722469">
        <w:rPr>
          <w:rFonts w:ascii="Arial" w:hAnsi="Arial" w:cs="Arial"/>
          <w:sz w:val="20"/>
          <w:szCs w:val="20"/>
          <w:lang w:eastAsia="zh-CN"/>
        </w:rPr>
        <w:t>, 6778–6783 (2023).</w:t>
      </w:r>
    </w:p>
    <w:p w14:paraId="662D7340" w14:textId="6AC10632"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263E6C">
        <w:rPr>
          <w:rFonts w:ascii="Arial" w:hAnsi="Arial" w:cs="Arial"/>
          <w:sz w:val="20"/>
          <w:szCs w:val="20"/>
          <w:lang w:eastAsia="zh-CN"/>
        </w:rPr>
        <w:t xml:space="preserve">Talpade, A. D. </w:t>
      </w:r>
      <w:r w:rsidRPr="00263E6C">
        <w:rPr>
          <w:rFonts w:ascii="Arial" w:hAnsi="Arial" w:cs="Arial"/>
          <w:i/>
          <w:iCs/>
          <w:sz w:val="20"/>
          <w:szCs w:val="20"/>
          <w:lang w:eastAsia="zh-CN"/>
        </w:rPr>
        <w:t>et al.</w:t>
      </w:r>
      <w:r w:rsidRPr="00263E6C">
        <w:rPr>
          <w:rFonts w:ascii="Arial" w:hAnsi="Arial" w:cs="Arial"/>
          <w:sz w:val="20"/>
          <w:szCs w:val="20"/>
          <w:lang w:eastAsia="zh-CN"/>
        </w:rPr>
        <w:t xml:space="preserve"> </w:t>
      </w:r>
      <w:r w:rsidRPr="00722469">
        <w:rPr>
          <w:rFonts w:ascii="Arial" w:hAnsi="Arial" w:cs="Arial"/>
          <w:sz w:val="20"/>
          <w:szCs w:val="20"/>
          <w:lang w:eastAsia="zh-CN"/>
        </w:rPr>
        <w:t xml:space="preserve">Catalytic reactivity of Pt sites for non-oxidative coupling of methane (NOCM).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481</w:t>
      </w:r>
      <w:r w:rsidRPr="00722469">
        <w:rPr>
          <w:rFonts w:ascii="Arial" w:hAnsi="Arial" w:cs="Arial"/>
          <w:sz w:val="20"/>
          <w:szCs w:val="20"/>
          <w:lang w:eastAsia="zh-CN"/>
        </w:rPr>
        <w:t>, 148675 (2024).</w:t>
      </w:r>
    </w:p>
    <w:p w14:paraId="4CE6665E" w14:textId="1A6EE66B" w:rsidR="00394D52"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Eggart</w:t>
      </w:r>
      <w:proofErr w:type="spellEnd"/>
      <w:r w:rsidRPr="00722469">
        <w:rPr>
          <w:rFonts w:ascii="Arial" w:hAnsi="Arial" w:cs="Arial"/>
          <w:sz w:val="20"/>
          <w:szCs w:val="20"/>
          <w:lang w:eastAsia="zh-CN"/>
        </w:rPr>
        <w:t xml:space="preserve">, D. </w:t>
      </w:r>
      <w:r w:rsidRPr="00722469">
        <w:rPr>
          <w:rFonts w:ascii="Arial" w:hAnsi="Arial" w:cs="Arial"/>
          <w:i/>
          <w:iCs/>
          <w:sz w:val="20"/>
          <w:szCs w:val="20"/>
          <w:lang w:eastAsia="zh-CN"/>
        </w:rPr>
        <w:t>et al.</w:t>
      </w:r>
      <w:r w:rsidRPr="00722469">
        <w:rPr>
          <w:rFonts w:ascii="Arial" w:hAnsi="Arial" w:cs="Arial"/>
          <w:sz w:val="20"/>
          <w:szCs w:val="20"/>
          <w:lang w:eastAsia="zh-CN"/>
        </w:rPr>
        <w:t xml:space="preserve"> Operando XAS Study of Pt-Doped CeO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for the Nonoxidative Conversion of Methane. </w:t>
      </w:r>
      <w:r w:rsidRPr="00722469">
        <w:rPr>
          <w:rFonts w:ascii="Arial" w:hAnsi="Arial" w:cs="Arial"/>
          <w:i/>
          <w:iCs/>
          <w:sz w:val="20"/>
          <w:szCs w:val="20"/>
          <w:lang w:eastAsia="zh-CN"/>
        </w:rPr>
        <w:t xml:space="preserve">ACS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12</w:t>
      </w:r>
      <w:r w:rsidRPr="00722469">
        <w:rPr>
          <w:rFonts w:ascii="Arial" w:hAnsi="Arial" w:cs="Arial"/>
          <w:sz w:val="20"/>
          <w:szCs w:val="20"/>
          <w:lang w:eastAsia="zh-CN"/>
        </w:rPr>
        <w:t>, 3897–3908 (2022).</w:t>
      </w:r>
    </w:p>
    <w:p w14:paraId="6710F31D" w14:textId="3A9EF164"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263E6C">
        <w:rPr>
          <w:rFonts w:ascii="Arial" w:hAnsi="Arial" w:cs="Arial"/>
          <w:sz w:val="20"/>
          <w:szCs w:val="20"/>
          <w:lang w:eastAsia="zh-CN"/>
        </w:rPr>
        <w:t xml:space="preserve">Y. Zhang, S. B. X. </w:t>
      </w:r>
      <w:r w:rsidRPr="00263E6C">
        <w:rPr>
          <w:rFonts w:ascii="Arial" w:hAnsi="Arial" w:cs="Arial"/>
          <w:i/>
          <w:iCs/>
          <w:sz w:val="20"/>
          <w:szCs w:val="20"/>
          <w:lang w:eastAsia="zh-CN"/>
        </w:rPr>
        <w:t>et al.</w:t>
      </w:r>
      <w:r w:rsidRPr="00263E6C">
        <w:rPr>
          <w:rFonts w:ascii="Arial" w:hAnsi="Arial" w:cs="Arial"/>
          <w:sz w:val="20"/>
          <w:szCs w:val="20"/>
          <w:lang w:eastAsia="zh-CN"/>
        </w:rPr>
        <w:t xml:space="preserve"> </w:t>
      </w:r>
      <w:r w:rsidRPr="00722469">
        <w:rPr>
          <w:rFonts w:ascii="Arial" w:hAnsi="Arial" w:cs="Arial"/>
          <w:sz w:val="20"/>
          <w:szCs w:val="20"/>
          <w:lang w:eastAsia="zh-CN"/>
        </w:rPr>
        <w:t xml:space="preserve">Role and dynamics of transition metal carbides in methane coupling. </w:t>
      </w:r>
      <w:r w:rsidRPr="00722469">
        <w:rPr>
          <w:rFonts w:ascii="Arial" w:hAnsi="Arial" w:cs="Arial"/>
          <w:i/>
          <w:iCs/>
          <w:sz w:val="20"/>
          <w:szCs w:val="20"/>
          <w:lang w:eastAsia="zh-CN"/>
        </w:rPr>
        <w:t>Chem. Sci.</w:t>
      </w:r>
      <w:r w:rsidRPr="00722469">
        <w:rPr>
          <w:rFonts w:ascii="Arial" w:hAnsi="Arial" w:cs="Arial"/>
          <w:sz w:val="20"/>
          <w:szCs w:val="20"/>
          <w:lang w:eastAsia="zh-CN"/>
        </w:rPr>
        <w:t xml:space="preserve"> </w:t>
      </w:r>
      <w:r w:rsidRPr="00722469">
        <w:rPr>
          <w:rFonts w:ascii="Arial" w:hAnsi="Arial" w:cs="Arial"/>
          <w:b/>
          <w:bCs/>
          <w:sz w:val="20"/>
          <w:szCs w:val="20"/>
          <w:lang w:eastAsia="zh-CN"/>
        </w:rPr>
        <w:t>14</w:t>
      </w:r>
      <w:r w:rsidRPr="00722469">
        <w:rPr>
          <w:rFonts w:ascii="Arial" w:hAnsi="Arial" w:cs="Arial"/>
          <w:sz w:val="20"/>
          <w:szCs w:val="20"/>
          <w:lang w:eastAsia="zh-CN"/>
        </w:rPr>
        <w:t>, 5899–5905 (2023).</w:t>
      </w:r>
    </w:p>
    <w:p w14:paraId="39A5C366" w14:textId="5012F18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Han, S. J., Lee, S. W., Kim, H. W., Kim, S. K. &amp; Kim, Y. T. Nonoxidative direct conversion of methane on silica-based iron catalysts: effect of catalytic surface. </w:t>
      </w:r>
      <w:r w:rsidRPr="00722469">
        <w:rPr>
          <w:rFonts w:ascii="Arial" w:hAnsi="Arial" w:cs="Arial"/>
          <w:i/>
          <w:iCs/>
          <w:sz w:val="20"/>
          <w:szCs w:val="20"/>
          <w:lang w:eastAsia="zh-CN"/>
        </w:rPr>
        <w:t xml:space="preserve">ACS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7984–7997 (2019).</w:t>
      </w:r>
    </w:p>
    <w:p w14:paraId="4F9136A3" w14:textId="4094302B"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Hao, J. </w:t>
      </w:r>
      <w:r w:rsidRPr="00722469">
        <w:rPr>
          <w:rFonts w:ascii="Arial" w:hAnsi="Arial" w:cs="Arial"/>
          <w:i/>
          <w:iCs/>
          <w:sz w:val="20"/>
          <w:szCs w:val="20"/>
          <w:lang w:eastAsia="zh-CN"/>
        </w:rPr>
        <w:t>et al.</w:t>
      </w:r>
      <w:r w:rsidRPr="00722469">
        <w:rPr>
          <w:rFonts w:ascii="Arial" w:hAnsi="Arial" w:cs="Arial"/>
          <w:sz w:val="20"/>
          <w:szCs w:val="20"/>
          <w:lang w:eastAsia="zh-CN"/>
        </w:rPr>
        <w:t xml:space="preserve"> Enhanced methane conversion to olefins and aromatics by H-donor molecules under nonoxidative condition. </w:t>
      </w:r>
      <w:r w:rsidRPr="00722469">
        <w:rPr>
          <w:rFonts w:ascii="Arial" w:hAnsi="Arial" w:cs="Arial"/>
          <w:i/>
          <w:iCs/>
          <w:sz w:val="20"/>
          <w:szCs w:val="20"/>
          <w:lang w:eastAsia="zh-CN"/>
        </w:rPr>
        <w:t xml:space="preserve">ACS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9045–9050 (2019).</w:t>
      </w:r>
    </w:p>
    <w:p w14:paraId="32A93AEB" w14:textId="35BD0BBD"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Hohn</w:t>
      </w:r>
      <w:proofErr w:type="spellEnd"/>
      <w:r w:rsidRPr="00722469">
        <w:rPr>
          <w:rFonts w:ascii="Arial" w:hAnsi="Arial" w:cs="Arial"/>
          <w:sz w:val="20"/>
          <w:szCs w:val="20"/>
          <w:lang w:eastAsia="zh-CN"/>
        </w:rPr>
        <w:t xml:space="preserve">, K. L., Witt, P. M., Davis, M. B. &amp; Schmidt, L. D. Methane coupling to acetylene over Pt-coated monoliths at millisecond contact times.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 Lett.</w:t>
      </w:r>
      <w:r w:rsidRPr="00722469">
        <w:rPr>
          <w:rFonts w:ascii="Arial" w:hAnsi="Arial" w:cs="Arial"/>
          <w:sz w:val="20"/>
          <w:szCs w:val="20"/>
          <w:lang w:eastAsia="zh-CN"/>
        </w:rPr>
        <w:t xml:space="preserve"> </w:t>
      </w:r>
      <w:r w:rsidRPr="00722469">
        <w:rPr>
          <w:rFonts w:ascii="Arial" w:hAnsi="Arial" w:cs="Arial"/>
          <w:b/>
          <w:bCs/>
          <w:sz w:val="20"/>
          <w:szCs w:val="20"/>
          <w:lang w:eastAsia="zh-CN"/>
        </w:rPr>
        <w:t>54</w:t>
      </w:r>
      <w:r w:rsidRPr="00722469">
        <w:rPr>
          <w:rFonts w:ascii="Arial" w:hAnsi="Arial" w:cs="Arial"/>
          <w:sz w:val="20"/>
          <w:szCs w:val="20"/>
          <w:lang w:eastAsia="zh-CN"/>
        </w:rPr>
        <w:t>, 113–118 (1998).</w:t>
      </w:r>
    </w:p>
    <w:p w14:paraId="06B44105" w14:textId="369B5169" w:rsidR="00106698" w:rsidRPr="00206C49" w:rsidRDefault="00106698" w:rsidP="00206C49">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Guo, X.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nonoxidative conversion of methane to ethylene, aromatics, and hydrogen. </w:t>
      </w:r>
      <w:r w:rsidRPr="00722469">
        <w:rPr>
          <w:rFonts w:ascii="Arial" w:hAnsi="Arial" w:cs="Arial"/>
          <w:i/>
          <w:iCs/>
          <w:sz w:val="20"/>
          <w:szCs w:val="20"/>
          <w:lang w:eastAsia="zh-CN"/>
        </w:rPr>
        <w:t>Science</w:t>
      </w:r>
      <w:r w:rsidRPr="00722469">
        <w:rPr>
          <w:rFonts w:ascii="Arial" w:hAnsi="Arial" w:cs="Arial"/>
          <w:sz w:val="20"/>
          <w:szCs w:val="20"/>
          <w:lang w:eastAsia="zh-CN"/>
        </w:rPr>
        <w:t xml:space="preserve"> </w:t>
      </w:r>
      <w:r w:rsidRPr="00722469">
        <w:rPr>
          <w:rFonts w:ascii="Arial" w:hAnsi="Arial" w:cs="Arial"/>
          <w:b/>
          <w:bCs/>
          <w:sz w:val="20"/>
          <w:szCs w:val="20"/>
          <w:lang w:eastAsia="zh-CN"/>
        </w:rPr>
        <w:t>344</w:t>
      </w:r>
      <w:r w:rsidRPr="00722469">
        <w:rPr>
          <w:rFonts w:ascii="Arial" w:hAnsi="Arial" w:cs="Arial"/>
          <w:sz w:val="20"/>
          <w:szCs w:val="20"/>
          <w:lang w:eastAsia="zh-CN"/>
        </w:rPr>
        <w:t>, 616–619 (2014).</w:t>
      </w:r>
      <w:r w:rsidR="00206C49" w:rsidRPr="00206C49">
        <w:rPr>
          <w:rFonts w:ascii="Arial" w:eastAsiaTheme="minorEastAsia" w:hAnsi="Arial" w:cs="Arial"/>
          <w:color w:val="2E74B5" w:themeColor="accent5" w:themeShade="BF"/>
          <w:sz w:val="20"/>
          <w:szCs w:val="20"/>
          <w:lang w:eastAsia="zh-CN"/>
        </w:rPr>
        <w:t xml:space="preserve"> </w:t>
      </w:r>
      <w:r w:rsidR="00206C49" w:rsidRPr="00722469">
        <w:rPr>
          <w:rFonts w:ascii="Arial" w:eastAsiaTheme="minorEastAsia" w:hAnsi="Arial" w:cs="Arial"/>
          <w:color w:val="2E74B5" w:themeColor="accent5" w:themeShade="BF"/>
          <w:sz w:val="20"/>
          <w:szCs w:val="20"/>
          <w:lang w:eastAsia="zh-CN"/>
        </w:rPr>
        <w:t xml:space="preserve">The </w:t>
      </w:r>
      <w:r w:rsidR="00206C49">
        <w:rPr>
          <w:rFonts w:ascii="Arial" w:eastAsiaTheme="minorEastAsia" w:hAnsi="Arial" w:cs="Arial"/>
          <w:color w:val="2E74B5" w:themeColor="accent5" w:themeShade="BF"/>
          <w:sz w:val="20"/>
          <w:szCs w:val="20"/>
          <w:lang w:eastAsia="zh-CN"/>
        </w:rPr>
        <w:t xml:space="preserve">breakthrough of </w:t>
      </w:r>
      <w:r w:rsidR="00206C49" w:rsidRPr="00722469">
        <w:rPr>
          <w:rFonts w:ascii="Arial" w:eastAsiaTheme="minorEastAsia" w:hAnsi="Arial" w:cs="Arial"/>
          <w:color w:val="2E74B5" w:themeColor="accent5" w:themeShade="BF"/>
          <w:sz w:val="20"/>
          <w:szCs w:val="20"/>
          <w:lang w:eastAsia="zh-CN"/>
        </w:rPr>
        <w:t>non</w:t>
      </w:r>
      <w:r w:rsidR="00206C49" w:rsidRPr="00722469">
        <w:rPr>
          <w:rFonts w:ascii="Arial" w:eastAsiaTheme="minorEastAsia" w:hAnsi="Arial" w:cs="Arial"/>
          <w:color w:val="2E74B5" w:themeColor="accent5" w:themeShade="BF"/>
          <w:sz w:val="20"/>
          <w:szCs w:val="20"/>
          <w:lang w:eastAsia="zh-CN"/>
        </w:rPr>
        <w:noBreakHyphen/>
        <w:t>oxidative methane coupling</w:t>
      </w:r>
      <w:r w:rsidR="00206C49" w:rsidRPr="00722469">
        <w:rPr>
          <w:rFonts w:ascii="Arial" w:hAnsi="Arial" w:cs="Arial"/>
          <w:color w:val="2E74B5" w:themeColor="accent5" w:themeShade="BF"/>
          <w:sz w:val="20"/>
          <w:szCs w:val="20"/>
        </w:rPr>
        <w:t>.</w:t>
      </w:r>
    </w:p>
    <w:p w14:paraId="3974D025" w14:textId="3C547911"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Dimitrakellis</w:t>
      </w:r>
      <w:proofErr w:type="spellEnd"/>
      <w:r w:rsidRPr="00722469">
        <w:rPr>
          <w:rFonts w:ascii="Arial" w:hAnsi="Arial" w:cs="Arial"/>
          <w:sz w:val="20"/>
          <w:szCs w:val="20"/>
          <w:lang w:eastAsia="zh-CN"/>
        </w:rPr>
        <w:t xml:space="preserve">, P., </w:t>
      </w:r>
      <w:proofErr w:type="spellStart"/>
      <w:r w:rsidRPr="00722469">
        <w:rPr>
          <w:rFonts w:ascii="Arial" w:hAnsi="Arial" w:cs="Arial"/>
          <w:sz w:val="20"/>
          <w:szCs w:val="20"/>
          <w:lang w:eastAsia="zh-CN"/>
        </w:rPr>
        <w:t>Delikonstantis</w:t>
      </w:r>
      <w:proofErr w:type="spellEnd"/>
      <w:r w:rsidRPr="00722469">
        <w:rPr>
          <w:rFonts w:ascii="Arial" w:hAnsi="Arial" w:cs="Arial"/>
          <w:sz w:val="20"/>
          <w:szCs w:val="20"/>
          <w:lang w:eastAsia="zh-CN"/>
        </w:rPr>
        <w:t xml:space="preserve">, E., </w:t>
      </w:r>
      <w:proofErr w:type="spellStart"/>
      <w:r w:rsidRPr="00722469">
        <w:rPr>
          <w:rFonts w:ascii="Arial" w:hAnsi="Arial" w:cs="Arial"/>
          <w:sz w:val="20"/>
          <w:szCs w:val="20"/>
          <w:lang w:eastAsia="zh-CN"/>
        </w:rPr>
        <w:t>Stefanidis</w:t>
      </w:r>
      <w:proofErr w:type="spellEnd"/>
      <w:r w:rsidRPr="00722469">
        <w:rPr>
          <w:rFonts w:ascii="Arial" w:hAnsi="Arial" w:cs="Arial"/>
          <w:sz w:val="20"/>
          <w:szCs w:val="20"/>
          <w:lang w:eastAsia="zh-CN"/>
        </w:rPr>
        <w:t xml:space="preserve">, G. D. &amp; Vlachos, D. G. Plasma technology for lignocellulosic biomass conversion toward an electrified biorefinery.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24</w:t>
      </w:r>
      <w:r w:rsidRPr="00722469">
        <w:rPr>
          <w:rFonts w:ascii="Arial" w:hAnsi="Arial" w:cs="Arial"/>
          <w:sz w:val="20"/>
          <w:szCs w:val="20"/>
          <w:lang w:eastAsia="zh-CN"/>
        </w:rPr>
        <w:t>, 2680–2721 (2022).</w:t>
      </w:r>
    </w:p>
    <w:p w14:paraId="4F8744EE" w14:textId="2E9883B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Pyrolysis of polyolefins using rotating arc plasma technology for production of acetylene. </w:t>
      </w:r>
      <w:r w:rsidRPr="00722469">
        <w:rPr>
          <w:rFonts w:ascii="Arial" w:hAnsi="Arial" w:cs="Arial"/>
          <w:i/>
          <w:iCs/>
          <w:sz w:val="20"/>
          <w:szCs w:val="20"/>
          <w:lang w:eastAsia="zh-CN"/>
        </w:rPr>
        <w:t>Energies</w:t>
      </w:r>
      <w:r w:rsidRPr="00722469">
        <w:rPr>
          <w:rFonts w:ascii="Arial" w:hAnsi="Arial" w:cs="Arial"/>
          <w:sz w:val="20"/>
          <w:szCs w:val="20"/>
          <w:lang w:eastAsia="zh-CN"/>
        </w:rPr>
        <w:t xml:space="preserve"> </w:t>
      </w:r>
      <w:r w:rsidRPr="00722469">
        <w:rPr>
          <w:rFonts w:ascii="Arial" w:hAnsi="Arial" w:cs="Arial"/>
          <w:b/>
          <w:bCs/>
          <w:sz w:val="20"/>
          <w:szCs w:val="20"/>
          <w:lang w:eastAsia="zh-CN"/>
        </w:rPr>
        <w:t>10</w:t>
      </w:r>
      <w:r w:rsidRPr="00722469">
        <w:rPr>
          <w:rFonts w:ascii="Arial" w:hAnsi="Arial" w:cs="Arial"/>
          <w:sz w:val="20"/>
          <w:szCs w:val="20"/>
          <w:lang w:eastAsia="zh-CN"/>
        </w:rPr>
        <w:t>, 513 (2017).</w:t>
      </w:r>
    </w:p>
    <w:p w14:paraId="2263C923" w14:textId="51DE9F8E"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M. </w:t>
      </w:r>
      <w:r w:rsidRPr="00722469">
        <w:rPr>
          <w:rFonts w:ascii="Arial" w:hAnsi="Arial" w:cs="Arial"/>
          <w:i/>
          <w:iCs/>
          <w:sz w:val="20"/>
          <w:szCs w:val="20"/>
        </w:rPr>
        <w:t>et al.</w:t>
      </w:r>
      <w:r w:rsidRPr="00722469">
        <w:rPr>
          <w:rFonts w:ascii="Arial" w:hAnsi="Arial" w:cs="Arial"/>
          <w:sz w:val="20"/>
          <w:szCs w:val="20"/>
        </w:rPr>
        <w:t xml:space="preserve"> Gas production from polyethylene terephthalate using rotating arc plasma. </w:t>
      </w:r>
      <w:r w:rsidRPr="00722469">
        <w:rPr>
          <w:rFonts w:ascii="Arial" w:hAnsi="Arial" w:cs="Arial"/>
          <w:i/>
          <w:iCs/>
          <w:sz w:val="20"/>
          <w:szCs w:val="20"/>
        </w:rPr>
        <w:t xml:space="preserve">Chem. Eng. Process. Process </w:t>
      </w:r>
      <w:proofErr w:type="spellStart"/>
      <w:r w:rsidRPr="00722469">
        <w:rPr>
          <w:rFonts w:ascii="Arial" w:hAnsi="Arial" w:cs="Arial"/>
          <w:i/>
          <w:iCs/>
          <w:sz w:val="20"/>
          <w:szCs w:val="20"/>
        </w:rPr>
        <w:t>Intensif</w:t>
      </w:r>
      <w:proofErr w:type="spellEnd"/>
      <w:r w:rsidRPr="00722469">
        <w:rPr>
          <w:rFonts w:ascii="Arial" w:hAnsi="Arial" w:cs="Arial"/>
          <w:i/>
          <w:iCs/>
          <w:sz w:val="20"/>
          <w:szCs w:val="20"/>
        </w:rPr>
        <w:t xml:space="preserve">. </w:t>
      </w:r>
      <w:r w:rsidRPr="00722469">
        <w:rPr>
          <w:rFonts w:ascii="Arial" w:hAnsi="Arial" w:cs="Arial"/>
          <w:b/>
          <w:bCs/>
          <w:sz w:val="20"/>
          <w:szCs w:val="20"/>
        </w:rPr>
        <w:t>128</w:t>
      </w:r>
      <w:r w:rsidRPr="00722469">
        <w:rPr>
          <w:rFonts w:ascii="Arial" w:hAnsi="Arial" w:cs="Arial"/>
          <w:sz w:val="20"/>
          <w:szCs w:val="20"/>
        </w:rPr>
        <w:t>, 257–262 (2018).</w:t>
      </w:r>
    </w:p>
    <w:p w14:paraId="118EAD85" w14:textId="0D3EF46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Kolb, T., </w:t>
      </w:r>
      <w:proofErr w:type="spellStart"/>
      <w:r w:rsidRPr="00722469">
        <w:rPr>
          <w:rFonts w:ascii="Arial" w:hAnsi="Arial" w:cs="Arial"/>
          <w:sz w:val="20"/>
          <w:szCs w:val="20"/>
          <w:lang w:eastAsia="zh-CN"/>
        </w:rPr>
        <w:t>Kroker</w:t>
      </w:r>
      <w:proofErr w:type="spellEnd"/>
      <w:r w:rsidRPr="00722469">
        <w:rPr>
          <w:rFonts w:ascii="Arial" w:hAnsi="Arial" w:cs="Arial"/>
          <w:sz w:val="20"/>
          <w:szCs w:val="20"/>
          <w:lang w:eastAsia="zh-CN"/>
        </w:rPr>
        <w:t>, T. &amp; Gericke, K.-H. Conversion of biogas like mixtures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hydrocarbon in a plug flow reactor supported by a DBD at atmospheric pressure. </w:t>
      </w:r>
      <w:r w:rsidRPr="00722469">
        <w:rPr>
          <w:rFonts w:ascii="Arial" w:hAnsi="Arial" w:cs="Arial"/>
          <w:i/>
          <w:iCs/>
          <w:sz w:val="20"/>
          <w:szCs w:val="20"/>
          <w:lang w:eastAsia="zh-CN"/>
        </w:rPr>
        <w:t>Vacuum</w:t>
      </w:r>
      <w:r w:rsidRPr="00722469">
        <w:rPr>
          <w:rFonts w:ascii="Arial" w:hAnsi="Arial" w:cs="Arial"/>
          <w:sz w:val="20"/>
          <w:szCs w:val="20"/>
          <w:lang w:eastAsia="zh-CN"/>
        </w:rPr>
        <w:t xml:space="preserve"> </w:t>
      </w:r>
      <w:r w:rsidRPr="00722469">
        <w:rPr>
          <w:rFonts w:ascii="Arial" w:hAnsi="Arial" w:cs="Arial"/>
          <w:b/>
          <w:bCs/>
          <w:sz w:val="20"/>
          <w:szCs w:val="20"/>
          <w:lang w:eastAsia="zh-CN"/>
        </w:rPr>
        <w:t>88</w:t>
      </w:r>
      <w:r w:rsidRPr="00722469">
        <w:rPr>
          <w:rFonts w:ascii="Arial" w:hAnsi="Arial" w:cs="Arial"/>
          <w:sz w:val="20"/>
          <w:szCs w:val="20"/>
          <w:lang w:eastAsia="zh-CN"/>
        </w:rPr>
        <w:t>, 144–148 (2013).</w:t>
      </w:r>
    </w:p>
    <w:p w14:paraId="14AD4B25" w14:textId="63B7FC02"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Zeng, Y. </w:t>
      </w:r>
      <w:r w:rsidRPr="00722469">
        <w:rPr>
          <w:rFonts w:ascii="Arial" w:hAnsi="Arial" w:cs="Arial"/>
          <w:i/>
          <w:iCs/>
          <w:sz w:val="20"/>
          <w:szCs w:val="20"/>
          <w:lang w:eastAsia="zh-CN"/>
        </w:rPr>
        <w:t>et al.</w:t>
      </w:r>
      <w:r w:rsidRPr="00722469">
        <w:rPr>
          <w:rFonts w:ascii="Arial" w:hAnsi="Arial" w:cs="Arial"/>
          <w:sz w:val="20"/>
          <w:szCs w:val="20"/>
          <w:lang w:eastAsia="zh-CN"/>
        </w:rPr>
        <w:t xml:space="preserve"> Biogas reforming for hydrogen-rich syngas production over a Ni–K/Al</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catalyst using a temperature-controlled plasma reactor. </w:t>
      </w:r>
      <w:r w:rsidRPr="00722469">
        <w:rPr>
          <w:rFonts w:ascii="Arial" w:hAnsi="Arial" w:cs="Arial"/>
          <w:i/>
          <w:iCs/>
          <w:sz w:val="20"/>
          <w:szCs w:val="20"/>
          <w:lang w:eastAsia="zh-CN"/>
        </w:rPr>
        <w:t xml:space="preserve">Int. J. </w:t>
      </w:r>
      <w:proofErr w:type="spellStart"/>
      <w:r w:rsidRPr="00722469">
        <w:rPr>
          <w:rFonts w:ascii="Arial" w:hAnsi="Arial" w:cs="Arial"/>
          <w:i/>
          <w:iCs/>
          <w:sz w:val="20"/>
          <w:szCs w:val="20"/>
          <w:lang w:eastAsia="zh-CN"/>
        </w:rPr>
        <w:t>Hydrog</w:t>
      </w:r>
      <w:proofErr w:type="spellEnd"/>
      <w:r w:rsidRPr="00722469">
        <w:rPr>
          <w:rFonts w:ascii="Arial" w:hAnsi="Arial" w:cs="Arial"/>
          <w:i/>
          <w:iCs/>
          <w:sz w:val="20"/>
          <w:szCs w:val="20"/>
          <w:lang w:eastAsia="zh-CN"/>
        </w:rPr>
        <w:t>. Energy</w:t>
      </w:r>
      <w:r w:rsidRPr="00722469">
        <w:rPr>
          <w:rFonts w:ascii="Arial" w:hAnsi="Arial" w:cs="Arial"/>
          <w:sz w:val="20"/>
          <w:szCs w:val="20"/>
          <w:lang w:eastAsia="zh-CN"/>
        </w:rPr>
        <w:t xml:space="preserve"> </w:t>
      </w:r>
      <w:r w:rsidRPr="00722469">
        <w:rPr>
          <w:rFonts w:ascii="Arial" w:hAnsi="Arial" w:cs="Arial"/>
          <w:b/>
          <w:bCs/>
          <w:sz w:val="20"/>
          <w:szCs w:val="20"/>
          <w:lang w:eastAsia="zh-CN"/>
        </w:rPr>
        <w:t>48</w:t>
      </w:r>
      <w:r w:rsidRPr="00722469">
        <w:rPr>
          <w:rFonts w:ascii="Arial" w:hAnsi="Arial" w:cs="Arial"/>
          <w:sz w:val="20"/>
          <w:szCs w:val="20"/>
          <w:lang w:eastAsia="zh-CN"/>
        </w:rPr>
        <w:t>, 6192–6203 (2023).</w:t>
      </w:r>
    </w:p>
    <w:p w14:paraId="16B64798" w14:textId="0E1723B4"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Mitchell, S., Martín, A. J., Guillén-Gosálbez, G. &amp; Pérez-Ramírez, J. The future of chemical sciences is sustainable. </w:t>
      </w:r>
      <w:proofErr w:type="spellStart"/>
      <w:r w:rsidRPr="00722469">
        <w:rPr>
          <w:rFonts w:ascii="Arial" w:hAnsi="Arial" w:cs="Arial"/>
          <w:i/>
          <w:iCs/>
          <w:sz w:val="20"/>
          <w:szCs w:val="20"/>
          <w:lang w:eastAsia="zh-CN"/>
        </w:rPr>
        <w:t>Angew</w:t>
      </w:r>
      <w:proofErr w:type="spellEnd"/>
      <w:r w:rsidRPr="00722469">
        <w:rPr>
          <w:rFonts w:ascii="Arial" w:hAnsi="Arial" w:cs="Arial"/>
          <w:i/>
          <w:iCs/>
          <w:sz w:val="20"/>
          <w:szCs w:val="20"/>
          <w:lang w:eastAsia="zh-CN"/>
        </w:rPr>
        <w:t>.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63</w:t>
      </w:r>
      <w:r w:rsidRPr="00722469">
        <w:rPr>
          <w:rFonts w:ascii="Arial" w:hAnsi="Arial" w:cs="Arial"/>
          <w:sz w:val="20"/>
          <w:szCs w:val="20"/>
          <w:lang w:eastAsia="zh-CN"/>
        </w:rPr>
        <w:t>, e202318676 (2024).</w:t>
      </w:r>
    </w:p>
    <w:p w14:paraId="545164EC" w14:textId="293B40AF"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Rodin, V., </w:t>
      </w:r>
      <w:proofErr w:type="spellStart"/>
      <w:r w:rsidRPr="00722469">
        <w:rPr>
          <w:rFonts w:ascii="Arial" w:hAnsi="Arial" w:cs="Arial"/>
          <w:sz w:val="20"/>
          <w:szCs w:val="20"/>
        </w:rPr>
        <w:t>Lindorfer</w:t>
      </w:r>
      <w:proofErr w:type="spellEnd"/>
      <w:r w:rsidRPr="00722469">
        <w:rPr>
          <w:rFonts w:ascii="Arial" w:hAnsi="Arial" w:cs="Arial"/>
          <w:sz w:val="20"/>
          <w:szCs w:val="20"/>
        </w:rPr>
        <w:t xml:space="preserve">, J., </w:t>
      </w:r>
      <w:proofErr w:type="spellStart"/>
      <w:r w:rsidRPr="00722469">
        <w:rPr>
          <w:rFonts w:ascii="Arial" w:hAnsi="Arial" w:cs="Arial"/>
          <w:sz w:val="20"/>
          <w:szCs w:val="20"/>
        </w:rPr>
        <w:t>Böhm</w:t>
      </w:r>
      <w:proofErr w:type="spellEnd"/>
      <w:r w:rsidRPr="00722469">
        <w:rPr>
          <w:rFonts w:ascii="Arial" w:hAnsi="Arial" w:cs="Arial"/>
          <w:sz w:val="20"/>
          <w:szCs w:val="20"/>
        </w:rPr>
        <w:t xml:space="preserve">, H. &amp; Vieira, L. Assessing the potential of carbon dioxide </w:t>
      </w:r>
      <w:proofErr w:type="spellStart"/>
      <w:r w:rsidRPr="00722469">
        <w:rPr>
          <w:rFonts w:ascii="Arial" w:hAnsi="Arial" w:cs="Arial"/>
          <w:sz w:val="20"/>
          <w:szCs w:val="20"/>
        </w:rPr>
        <w:t>valorisation</w:t>
      </w:r>
      <w:proofErr w:type="spellEnd"/>
      <w:r w:rsidRPr="00722469">
        <w:rPr>
          <w:rFonts w:ascii="Arial" w:hAnsi="Arial" w:cs="Arial"/>
          <w:sz w:val="20"/>
          <w:szCs w:val="20"/>
        </w:rPr>
        <w:t xml:space="preserve"> in Europe with focus on biogenic CO</w:t>
      </w:r>
      <w:r w:rsidRPr="00722469">
        <w:rPr>
          <w:rFonts w:ascii="Arial" w:hAnsi="Arial" w:cs="Arial"/>
          <w:sz w:val="20"/>
          <w:szCs w:val="20"/>
          <w:vertAlign w:val="subscript"/>
        </w:rPr>
        <w:t>2</w:t>
      </w:r>
      <w:r w:rsidRPr="00722469">
        <w:rPr>
          <w:rFonts w:ascii="Arial" w:hAnsi="Arial" w:cs="Arial"/>
          <w:sz w:val="20"/>
          <w:szCs w:val="20"/>
        </w:rPr>
        <w:t xml:space="preserve">. </w:t>
      </w:r>
      <w:r w:rsidRPr="00722469">
        <w:rPr>
          <w:rFonts w:ascii="Arial" w:hAnsi="Arial" w:cs="Arial"/>
          <w:i/>
          <w:iCs/>
          <w:sz w:val="20"/>
          <w:szCs w:val="20"/>
        </w:rPr>
        <w:t>J. CO</w:t>
      </w:r>
      <w:r w:rsidRPr="00722469">
        <w:rPr>
          <w:rFonts w:ascii="Arial" w:hAnsi="Arial" w:cs="Arial"/>
          <w:i/>
          <w:iCs/>
          <w:sz w:val="20"/>
          <w:szCs w:val="20"/>
          <w:vertAlign w:val="subscript"/>
        </w:rPr>
        <w:t>2</w:t>
      </w:r>
      <w:r w:rsidRPr="00722469">
        <w:rPr>
          <w:rFonts w:ascii="Arial" w:hAnsi="Arial" w:cs="Arial"/>
          <w:i/>
          <w:iCs/>
          <w:sz w:val="20"/>
          <w:szCs w:val="20"/>
        </w:rPr>
        <w:t xml:space="preserve"> Util.</w:t>
      </w:r>
      <w:r w:rsidRPr="00722469">
        <w:rPr>
          <w:rFonts w:ascii="Arial" w:hAnsi="Arial" w:cs="Arial"/>
          <w:sz w:val="20"/>
          <w:szCs w:val="20"/>
        </w:rPr>
        <w:t xml:space="preserve"> </w:t>
      </w:r>
      <w:r w:rsidRPr="00722469">
        <w:rPr>
          <w:rFonts w:ascii="Arial" w:hAnsi="Arial" w:cs="Arial"/>
          <w:b/>
          <w:bCs/>
          <w:sz w:val="20"/>
          <w:szCs w:val="20"/>
        </w:rPr>
        <w:t>41</w:t>
      </w:r>
      <w:r w:rsidRPr="00722469">
        <w:rPr>
          <w:rFonts w:ascii="Arial" w:hAnsi="Arial" w:cs="Arial"/>
          <w:sz w:val="20"/>
          <w:szCs w:val="20"/>
        </w:rPr>
        <w:t>, 101219 (2020).</w:t>
      </w:r>
    </w:p>
    <w:p w14:paraId="21223264" w14:textId="4B628E4C"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Glaser, B., Parr, M., Braun, C. &amp; </w:t>
      </w:r>
      <w:proofErr w:type="spellStart"/>
      <w:r w:rsidRPr="00722469">
        <w:rPr>
          <w:rFonts w:ascii="Arial" w:hAnsi="Arial" w:cs="Arial"/>
          <w:sz w:val="20"/>
          <w:szCs w:val="20"/>
          <w:lang w:eastAsia="zh-CN"/>
        </w:rPr>
        <w:t>Kopolo</w:t>
      </w:r>
      <w:proofErr w:type="spellEnd"/>
      <w:r w:rsidRPr="00722469">
        <w:rPr>
          <w:rFonts w:ascii="Arial" w:hAnsi="Arial" w:cs="Arial"/>
          <w:sz w:val="20"/>
          <w:szCs w:val="20"/>
          <w:lang w:eastAsia="zh-CN"/>
        </w:rPr>
        <w:t xml:space="preserve">, G. Biochar is carbon negative. </w:t>
      </w:r>
      <w:r w:rsidRPr="00722469">
        <w:rPr>
          <w:rFonts w:ascii="Arial" w:hAnsi="Arial" w:cs="Arial"/>
          <w:i/>
          <w:iCs/>
          <w:sz w:val="20"/>
          <w:szCs w:val="20"/>
          <w:lang w:eastAsia="zh-CN"/>
        </w:rPr>
        <w:t>Nat. Geosci.</w:t>
      </w:r>
      <w:r w:rsidRPr="00722469">
        <w:rPr>
          <w:rFonts w:ascii="Arial" w:hAnsi="Arial" w:cs="Arial"/>
          <w:sz w:val="20"/>
          <w:szCs w:val="20"/>
          <w:lang w:eastAsia="zh-CN"/>
        </w:rPr>
        <w:t xml:space="preserve"> </w:t>
      </w:r>
      <w:r w:rsidRPr="00722469">
        <w:rPr>
          <w:rFonts w:ascii="Arial" w:hAnsi="Arial" w:cs="Arial"/>
          <w:b/>
          <w:bCs/>
          <w:sz w:val="20"/>
          <w:szCs w:val="20"/>
          <w:lang w:eastAsia="zh-CN"/>
        </w:rPr>
        <w:t>2</w:t>
      </w:r>
      <w:r w:rsidRPr="00722469">
        <w:rPr>
          <w:rFonts w:ascii="Arial" w:hAnsi="Arial" w:cs="Arial"/>
          <w:sz w:val="20"/>
          <w:szCs w:val="20"/>
          <w:lang w:eastAsia="zh-CN"/>
        </w:rPr>
        <w:t>, 2 (2009).</w:t>
      </w:r>
    </w:p>
    <w:p w14:paraId="4A1D1440" w14:textId="2ADA071B"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Nabera, A., Martín, A. J., Istrate, R., Pérez-Ramírez, J. &amp; Guillén-Gosálbez, G. Integrating climate policies in the sustainability analysis of green chemicals.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26</w:t>
      </w:r>
      <w:r w:rsidRPr="00722469">
        <w:rPr>
          <w:rFonts w:ascii="Arial" w:hAnsi="Arial" w:cs="Arial"/>
          <w:sz w:val="20"/>
          <w:szCs w:val="20"/>
          <w:lang w:eastAsia="zh-CN"/>
        </w:rPr>
        <w:t>, 6461–6469 (2024).</w:t>
      </w:r>
    </w:p>
    <w:p w14:paraId="312C827C" w14:textId="5D7A123C"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Sacchi</w:t>
      </w:r>
      <w:proofErr w:type="spellEnd"/>
      <w:r w:rsidRPr="00722469">
        <w:rPr>
          <w:rFonts w:ascii="Arial" w:hAnsi="Arial" w:cs="Arial"/>
          <w:sz w:val="20"/>
          <w:szCs w:val="20"/>
          <w:lang w:eastAsia="zh-CN"/>
        </w:rPr>
        <w:t xml:space="preserve">, R. </w:t>
      </w:r>
      <w:r w:rsidRPr="00722469">
        <w:rPr>
          <w:rFonts w:ascii="Arial" w:hAnsi="Arial" w:cs="Arial"/>
          <w:i/>
          <w:iCs/>
          <w:sz w:val="20"/>
          <w:szCs w:val="20"/>
          <w:lang w:eastAsia="zh-CN"/>
        </w:rPr>
        <w:t>et al.</w:t>
      </w:r>
      <w:r w:rsidRPr="00722469">
        <w:rPr>
          <w:rFonts w:ascii="Arial" w:hAnsi="Arial" w:cs="Arial"/>
          <w:sz w:val="20"/>
          <w:szCs w:val="20"/>
          <w:lang w:eastAsia="zh-CN"/>
        </w:rPr>
        <w:t xml:space="preserve"> </w:t>
      </w:r>
      <w:proofErr w:type="spellStart"/>
      <w:r w:rsidRPr="00722469">
        <w:rPr>
          <w:rFonts w:ascii="Arial" w:hAnsi="Arial" w:cs="Arial"/>
          <w:sz w:val="20"/>
          <w:szCs w:val="20"/>
          <w:lang w:eastAsia="zh-CN"/>
        </w:rPr>
        <w:t>PRospective</w:t>
      </w:r>
      <w:proofErr w:type="spellEnd"/>
      <w:r w:rsidRPr="00722469">
        <w:rPr>
          <w:rFonts w:ascii="Arial" w:hAnsi="Arial" w:cs="Arial"/>
          <w:sz w:val="20"/>
          <w:szCs w:val="20"/>
          <w:lang w:eastAsia="zh-CN"/>
        </w:rPr>
        <w:t xml:space="preserve"> </w:t>
      </w:r>
      <w:proofErr w:type="spellStart"/>
      <w:r w:rsidRPr="00722469">
        <w:rPr>
          <w:rFonts w:ascii="Arial" w:hAnsi="Arial" w:cs="Arial"/>
          <w:sz w:val="20"/>
          <w:szCs w:val="20"/>
          <w:lang w:eastAsia="zh-CN"/>
        </w:rPr>
        <w:t>EnvironMental</w:t>
      </w:r>
      <w:proofErr w:type="spellEnd"/>
      <w:r w:rsidRPr="00722469">
        <w:rPr>
          <w:rFonts w:ascii="Arial" w:hAnsi="Arial" w:cs="Arial"/>
          <w:sz w:val="20"/>
          <w:szCs w:val="20"/>
          <w:lang w:eastAsia="zh-CN"/>
        </w:rPr>
        <w:t xml:space="preserve"> Impact </w:t>
      </w:r>
      <w:proofErr w:type="spellStart"/>
      <w:r w:rsidRPr="00722469">
        <w:rPr>
          <w:rFonts w:ascii="Arial" w:hAnsi="Arial" w:cs="Arial"/>
          <w:sz w:val="20"/>
          <w:szCs w:val="20"/>
          <w:lang w:eastAsia="zh-CN"/>
        </w:rPr>
        <w:t>asSEment</w:t>
      </w:r>
      <w:proofErr w:type="spellEnd"/>
      <w:r w:rsidRPr="00722469">
        <w:rPr>
          <w:rFonts w:ascii="Arial" w:hAnsi="Arial" w:cs="Arial"/>
          <w:sz w:val="20"/>
          <w:szCs w:val="20"/>
          <w:lang w:eastAsia="zh-CN"/>
        </w:rPr>
        <w:t xml:space="preserve"> (</w:t>
      </w:r>
      <w:r w:rsidRPr="00722469">
        <w:rPr>
          <w:rFonts w:ascii="Arial" w:hAnsi="Arial" w:cs="Arial"/>
          <w:i/>
          <w:iCs/>
          <w:sz w:val="20"/>
          <w:szCs w:val="20"/>
          <w:lang w:eastAsia="zh-CN"/>
        </w:rPr>
        <w:t>premise</w:t>
      </w:r>
      <w:r w:rsidRPr="00722469">
        <w:rPr>
          <w:rFonts w:ascii="Arial" w:hAnsi="Arial" w:cs="Arial"/>
          <w:sz w:val="20"/>
          <w:szCs w:val="20"/>
          <w:lang w:eastAsia="zh-CN"/>
        </w:rPr>
        <w:t xml:space="preserve">): A streamlined approach to producing databases for prospective life cycle assessment using integrated assessment models. </w:t>
      </w:r>
      <w:r w:rsidRPr="00722469">
        <w:rPr>
          <w:rFonts w:ascii="Arial" w:hAnsi="Arial" w:cs="Arial"/>
          <w:i/>
          <w:iCs/>
          <w:sz w:val="20"/>
          <w:szCs w:val="20"/>
          <w:lang w:eastAsia="zh-CN"/>
        </w:rPr>
        <w:t>Renew. Sustain. Energy Rev.</w:t>
      </w:r>
      <w:r w:rsidRPr="00722469">
        <w:rPr>
          <w:rFonts w:ascii="Arial" w:hAnsi="Arial" w:cs="Arial"/>
          <w:sz w:val="20"/>
          <w:szCs w:val="20"/>
          <w:lang w:eastAsia="zh-CN"/>
        </w:rPr>
        <w:t xml:space="preserve"> </w:t>
      </w:r>
      <w:r w:rsidRPr="00722469">
        <w:rPr>
          <w:rFonts w:ascii="Arial" w:hAnsi="Arial" w:cs="Arial"/>
          <w:b/>
          <w:bCs/>
          <w:sz w:val="20"/>
          <w:szCs w:val="20"/>
          <w:lang w:eastAsia="zh-CN"/>
        </w:rPr>
        <w:t>160</w:t>
      </w:r>
      <w:r w:rsidRPr="00722469">
        <w:rPr>
          <w:rFonts w:ascii="Arial" w:hAnsi="Arial" w:cs="Arial"/>
          <w:sz w:val="20"/>
          <w:szCs w:val="20"/>
          <w:lang w:eastAsia="zh-CN"/>
        </w:rPr>
        <w:t>, 112311 (2022).</w:t>
      </w:r>
    </w:p>
    <w:p w14:paraId="27B65579" w14:textId="32D7C28F"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lastRenderedPageBreak/>
        <w:t xml:space="preserve">Yu, X. </w:t>
      </w:r>
      <w:r w:rsidRPr="00722469">
        <w:rPr>
          <w:rFonts w:ascii="Arial" w:hAnsi="Arial" w:cs="Arial"/>
          <w:i/>
          <w:iCs/>
          <w:sz w:val="20"/>
          <w:szCs w:val="20"/>
          <w:lang w:eastAsia="zh-CN"/>
        </w:rPr>
        <w:t>et al.</w:t>
      </w:r>
      <w:r w:rsidRPr="00722469">
        <w:rPr>
          <w:rFonts w:ascii="Arial" w:hAnsi="Arial" w:cs="Arial"/>
          <w:sz w:val="20"/>
          <w:szCs w:val="20"/>
          <w:lang w:eastAsia="zh-CN"/>
        </w:rPr>
        <w:t xml:space="preserve"> Stoichiometric methane conversion to ethane using photochemical looping at ambient temperature. </w:t>
      </w:r>
      <w:r w:rsidRPr="00722469">
        <w:rPr>
          <w:rFonts w:ascii="Arial" w:hAnsi="Arial" w:cs="Arial"/>
          <w:i/>
          <w:iCs/>
          <w:sz w:val="20"/>
          <w:szCs w:val="20"/>
          <w:lang w:eastAsia="zh-CN"/>
        </w:rPr>
        <w:t>Nat. Energy</w:t>
      </w:r>
      <w:r w:rsidRPr="00722469">
        <w:rPr>
          <w:rFonts w:ascii="Arial" w:hAnsi="Arial" w:cs="Arial"/>
          <w:sz w:val="20"/>
          <w:szCs w:val="20"/>
          <w:lang w:eastAsia="zh-CN"/>
        </w:rPr>
        <w:t xml:space="preserve"> </w:t>
      </w:r>
      <w:r w:rsidRPr="00722469">
        <w:rPr>
          <w:rFonts w:ascii="Arial" w:hAnsi="Arial" w:cs="Arial"/>
          <w:b/>
          <w:bCs/>
          <w:sz w:val="20"/>
          <w:szCs w:val="20"/>
          <w:lang w:eastAsia="zh-CN"/>
        </w:rPr>
        <w:t>5</w:t>
      </w:r>
      <w:r w:rsidRPr="00722469">
        <w:rPr>
          <w:rFonts w:ascii="Arial" w:hAnsi="Arial" w:cs="Arial"/>
          <w:sz w:val="20"/>
          <w:szCs w:val="20"/>
          <w:lang w:eastAsia="zh-CN"/>
        </w:rPr>
        <w:t>, 511–519 (2020).</w:t>
      </w:r>
    </w:p>
    <w:p w14:paraId="04D61147" w14:textId="47923488"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Wu, S. </w:t>
      </w:r>
      <w:r w:rsidRPr="00722469">
        <w:rPr>
          <w:rFonts w:ascii="Arial" w:hAnsi="Arial" w:cs="Arial"/>
          <w:i/>
          <w:iCs/>
          <w:sz w:val="20"/>
          <w:szCs w:val="20"/>
          <w:lang w:eastAsia="zh-CN"/>
        </w:rPr>
        <w:t>et al.</w:t>
      </w:r>
      <w:r w:rsidRPr="00722469">
        <w:rPr>
          <w:rFonts w:ascii="Arial" w:hAnsi="Arial" w:cs="Arial"/>
          <w:sz w:val="20"/>
          <w:szCs w:val="20"/>
          <w:lang w:eastAsia="zh-CN"/>
        </w:rPr>
        <w:t xml:space="preserve"> Ga-doped and Pt-loaded porous TiO</w:t>
      </w:r>
      <w:r w:rsidRPr="00722469">
        <w:rPr>
          <w:rFonts w:ascii="Arial" w:hAnsi="Arial" w:cs="Arial"/>
          <w:sz w:val="20"/>
          <w:szCs w:val="20"/>
          <w:vertAlign w:val="subscript"/>
          <w:lang w:eastAsia="zh-CN"/>
        </w:rPr>
        <w:t>2</w:t>
      </w:r>
      <w:r w:rsidRPr="00722469">
        <w:rPr>
          <w:rFonts w:ascii="Arial" w:hAnsi="Arial" w:cs="Arial"/>
          <w:sz w:val="20"/>
          <w:szCs w:val="20"/>
          <w:lang w:eastAsia="zh-CN"/>
        </w:rPr>
        <w:t>–SiO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for photocatalytic nonoxidative coupling of methane.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141</w:t>
      </w:r>
      <w:r w:rsidRPr="00722469">
        <w:rPr>
          <w:rFonts w:ascii="Arial" w:hAnsi="Arial" w:cs="Arial"/>
          <w:sz w:val="20"/>
          <w:szCs w:val="20"/>
          <w:lang w:eastAsia="zh-CN"/>
        </w:rPr>
        <w:t>, 6592–6600 (2019).</w:t>
      </w:r>
    </w:p>
    <w:p w14:paraId="6A634677" w14:textId="73182E32"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Zhu, C. </w:t>
      </w:r>
      <w:r w:rsidRPr="00722469">
        <w:rPr>
          <w:rFonts w:ascii="Arial" w:hAnsi="Arial" w:cs="Arial"/>
          <w:i/>
          <w:iCs/>
          <w:sz w:val="20"/>
          <w:szCs w:val="20"/>
          <w:lang w:eastAsia="zh-CN"/>
        </w:rPr>
        <w:t>et al.</w:t>
      </w:r>
      <w:r w:rsidRPr="00722469">
        <w:rPr>
          <w:rFonts w:ascii="Arial" w:hAnsi="Arial" w:cs="Arial"/>
          <w:sz w:val="20"/>
          <w:szCs w:val="20"/>
          <w:lang w:eastAsia="zh-CN"/>
        </w:rPr>
        <w:t xml:space="preserve"> Electrochemical conversion of methane to ethylene in a solid oxide </w:t>
      </w:r>
      <w:proofErr w:type="spellStart"/>
      <w:r w:rsidRPr="00722469">
        <w:rPr>
          <w:rFonts w:ascii="Arial" w:hAnsi="Arial" w:cs="Arial"/>
          <w:sz w:val="20"/>
          <w:szCs w:val="20"/>
          <w:lang w:eastAsia="zh-CN"/>
        </w:rPr>
        <w:t>electrolyzer</w:t>
      </w:r>
      <w:proofErr w:type="spellEnd"/>
      <w:r w:rsidRPr="00722469">
        <w:rPr>
          <w:rFonts w:ascii="Arial" w:hAnsi="Arial" w:cs="Arial"/>
          <w:sz w:val="20"/>
          <w:szCs w:val="20"/>
          <w:lang w:eastAsia="zh-CN"/>
        </w:rPr>
        <w:t xml:space="preserve">. </w:t>
      </w:r>
      <w:r w:rsidRPr="00722469">
        <w:rPr>
          <w:rFonts w:ascii="Arial" w:hAnsi="Arial" w:cs="Arial"/>
          <w:i/>
          <w:iCs/>
          <w:sz w:val="20"/>
          <w:szCs w:val="20"/>
          <w:lang w:eastAsia="zh-CN"/>
        </w:rPr>
        <w:t xml:space="preserve">Nat. </w:t>
      </w:r>
      <w:proofErr w:type="spellStart"/>
      <w:r w:rsidRPr="00722469">
        <w:rPr>
          <w:rFonts w:ascii="Arial" w:hAnsi="Arial" w:cs="Arial"/>
          <w:i/>
          <w:iCs/>
          <w:sz w:val="20"/>
          <w:szCs w:val="20"/>
          <w:lang w:eastAsia="zh-CN"/>
        </w:rPr>
        <w:t>Commun</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10</w:t>
      </w:r>
      <w:r w:rsidRPr="00722469">
        <w:rPr>
          <w:rFonts w:ascii="Arial" w:hAnsi="Arial" w:cs="Arial"/>
          <w:sz w:val="20"/>
          <w:szCs w:val="20"/>
          <w:lang w:eastAsia="zh-CN"/>
        </w:rPr>
        <w:t>, 1173 (2019).</w:t>
      </w:r>
    </w:p>
    <w:p w14:paraId="439537A2" w14:textId="19D0F009"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Johnston, P., </w:t>
      </w:r>
      <w:proofErr w:type="spellStart"/>
      <w:r w:rsidRPr="00722469">
        <w:rPr>
          <w:rFonts w:ascii="Arial" w:hAnsi="Arial" w:cs="Arial"/>
          <w:sz w:val="20"/>
          <w:szCs w:val="20"/>
          <w:lang w:eastAsia="zh-CN"/>
        </w:rPr>
        <w:t>Carthey</w:t>
      </w:r>
      <w:proofErr w:type="spellEnd"/>
      <w:r w:rsidRPr="00722469">
        <w:rPr>
          <w:rFonts w:ascii="Arial" w:hAnsi="Arial" w:cs="Arial"/>
          <w:sz w:val="20"/>
          <w:szCs w:val="20"/>
          <w:lang w:eastAsia="zh-CN"/>
        </w:rPr>
        <w:t xml:space="preserve">, N. &amp; Hutchings, G. J. Discovery, development, and commercialization of gold catalysts for acetylene hydrochlorination.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137</w:t>
      </w:r>
      <w:r w:rsidRPr="00722469">
        <w:rPr>
          <w:rFonts w:ascii="Arial" w:hAnsi="Arial" w:cs="Arial"/>
          <w:sz w:val="20"/>
          <w:szCs w:val="20"/>
          <w:lang w:eastAsia="zh-CN"/>
        </w:rPr>
        <w:t>, 14548–14557 (2015).</w:t>
      </w:r>
    </w:p>
    <w:p w14:paraId="318979C3" w14:textId="3D5033EC" w:rsidR="002B480B" w:rsidRPr="00FE1182" w:rsidRDefault="00106698" w:rsidP="002A681A">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Malta, G. </w:t>
      </w:r>
      <w:r w:rsidRPr="00722469">
        <w:rPr>
          <w:rFonts w:ascii="Arial" w:hAnsi="Arial" w:cs="Arial"/>
          <w:i/>
          <w:iCs/>
          <w:sz w:val="20"/>
          <w:szCs w:val="20"/>
          <w:lang w:eastAsia="zh-CN"/>
        </w:rPr>
        <w:t>et al.</w:t>
      </w:r>
      <w:r w:rsidRPr="00722469">
        <w:rPr>
          <w:rFonts w:ascii="Arial" w:hAnsi="Arial" w:cs="Arial"/>
          <w:sz w:val="20"/>
          <w:szCs w:val="20"/>
          <w:lang w:eastAsia="zh-CN"/>
        </w:rPr>
        <w:t xml:space="preserve"> Identification of single-site gold catalysis in acetylene hydrochlorination. </w:t>
      </w:r>
      <w:r w:rsidRPr="00722469">
        <w:rPr>
          <w:rFonts w:ascii="Arial" w:hAnsi="Arial" w:cs="Arial"/>
          <w:i/>
          <w:iCs/>
          <w:sz w:val="20"/>
          <w:szCs w:val="20"/>
          <w:lang w:eastAsia="zh-CN"/>
        </w:rPr>
        <w:t>Science</w:t>
      </w:r>
      <w:r w:rsidRPr="00722469">
        <w:rPr>
          <w:rFonts w:ascii="Arial" w:hAnsi="Arial" w:cs="Arial"/>
          <w:sz w:val="20"/>
          <w:szCs w:val="20"/>
          <w:lang w:eastAsia="zh-CN"/>
        </w:rPr>
        <w:t xml:space="preserve"> </w:t>
      </w:r>
      <w:r w:rsidRPr="00722469">
        <w:rPr>
          <w:rFonts w:ascii="Arial" w:hAnsi="Arial" w:cs="Arial"/>
          <w:b/>
          <w:bCs/>
          <w:sz w:val="20"/>
          <w:szCs w:val="20"/>
          <w:lang w:eastAsia="zh-CN"/>
        </w:rPr>
        <w:t>355</w:t>
      </w:r>
      <w:r w:rsidRPr="00722469">
        <w:rPr>
          <w:rFonts w:ascii="Arial" w:hAnsi="Arial" w:cs="Arial"/>
          <w:sz w:val="20"/>
          <w:szCs w:val="20"/>
          <w:lang w:eastAsia="zh-CN"/>
        </w:rPr>
        <w:t>, 1399–1403 (2017).</w:t>
      </w:r>
    </w:p>
    <w:p w14:paraId="2225F896" w14:textId="04488F69" w:rsidR="00FE1182" w:rsidRDefault="00FE1182">
      <w:pPr>
        <w:rPr>
          <w:rFonts w:ascii="Arial" w:eastAsiaTheme="minorEastAsia" w:hAnsi="Arial" w:cs="Arial"/>
          <w:sz w:val="20"/>
          <w:szCs w:val="20"/>
          <w:lang w:eastAsia="zh-CN"/>
        </w:rPr>
      </w:pPr>
      <w:r>
        <w:rPr>
          <w:rFonts w:ascii="Arial" w:eastAsiaTheme="minorEastAsia" w:hAnsi="Arial" w:cs="Arial"/>
          <w:sz w:val="20"/>
          <w:szCs w:val="20"/>
          <w:lang w:eastAsia="zh-CN"/>
        </w:rPr>
        <w:br w:type="page"/>
      </w:r>
    </w:p>
    <w:p w14:paraId="4AFA30E4" w14:textId="77777777" w:rsidR="00FE1182" w:rsidRPr="00CF7E03" w:rsidRDefault="00FE1182" w:rsidP="00FE1182">
      <w:pPr>
        <w:spacing w:before="240" w:line="360" w:lineRule="auto"/>
        <w:jc w:val="center"/>
        <w:rPr>
          <w:rFonts w:ascii="Arial" w:eastAsiaTheme="minorEastAsia" w:hAnsi="Arial" w:cs="Arial"/>
          <w:sz w:val="22"/>
          <w:szCs w:val="22"/>
          <w:highlight w:val="yellow"/>
          <w:lang w:eastAsia="zh-CN"/>
        </w:rPr>
      </w:pPr>
      <w:r w:rsidRPr="00070D5A">
        <w:rPr>
          <w:rFonts w:ascii="Arial" w:eastAsiaTheme="minorEastAsia" w:hAnsi="Arial" w:cs="Arial"/>
          <w:noProof/>
          <w:sz w:val="22"/>
          <w:szCs w:val="22"/>
          <w:lang w:eastAsia="zh-CN"/>
        </w:rPr>
        <w:lastRenderedPageBreak/>
        <w:drawing>
          <wp:inline distT="0" distB="0" distL="0" distR="0" wp14:anchorId="5C86F534" wp14:editId="4079A2BC">
            <wp:extent cx="5608199" cy="2154169"/>
            <wp:effectExtent l="0" t="0" r="0" b="0"/>
            <wp:docPr id="1818654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6943" t="9039" r="5418" b="37682"/>
                    <a:stretch/>
                  </pic:blipFill>
                  <pic:spPr bwMode="auto">
                    <a:xfrm>
                      <a:off x="0" y="0"/>
                      <a:ext cx="5624928" cy="2160595"/>
                    </a:xfrm>
                    <a:prstGeom prst="rect">
                      <a:avLst/>
                    </a:prstGeom>
                    <a:noFill/>
                    <a:ln>
                      <a:noFill/>
                    </a:ln>
                    <a:extLst>
                      <a:ext uri="{53640926-AAD7-44D8-BBD7-CCE9431645EC}">
                        <a14:shadowObscured xmlns:a14="http://schemas.microsoft.com/office/drawing/2010/main"/>
                      </a:ext>
                    </a:extLst>
                  </pic:spPr>
                </pic:pic>
              </a:graphicData>
            </a:graphic>
          </wp:inline>
        </w:drawing>
      </w:r>
    </w:p>
    <w:p w14:paraId="7B32878C" w14:textId="2C407477" w:rsidR="00FE1182" w:rsidRDefault="00FE1182" w:rsidP="00FE1182">
      <w:pPr>
        <w:spacing w:line="360" w:lineRule="auto"/>
        <w:jc w:val="both"/>
        <w:rPr>
          <w:rFonts w:ascii="Arial" w:hAnsi="Arial" w:cs="Arial"/>
          <w:iCs/>
          <w:sz w:val="22"/>
          <w:szCs w:val="22"/>
        </w:rPr>
      </w:pPr>
      <w:r w:rsidRPr="00E643AD">
        <w:rPr>
          <w:rFonts w:ascii="Arial" w:hAnsi="Arial" w:cs="Arial"/>
          <w:b/>
          <w:iCs/>
          <w:sz w:val="22"/>
          <w:szCs w:val="22"/>
        </w:rPr>
        <w:t>Fig. 1 | </w:t>
      </w:r>
      <w:r w:rsidRPr="00E643AD">
        <w:rPr>
          <w:rFonts w:ascii="Arial" w:eastAsiaTheme="minorEastAsia" w:hAnsi="Arial" w:cs="Arial"/>
          <w:b/>
          <w:iCs/>
          <w:sz w:val="22"/>
          <w:szCs w:val="22"/>
          <w:lang w:eastAsia="zh-CN"/>
        </w:rPr>
        <w:t>The acetylene timeline</w:t>
      </w:r>
      <w:r w:rsidRPr="00E643AD">
        <w:rPr>
          <w:rFonts w:ascii="Arial" w:hAnsi="Arial" w:cs="Arial"/>
          <w:b/>
          <w:iCs/>
          <w:sz w:val="22"/>
          <w:szCs w:val="22"/>
        </w:rPr>
        <w:t>.</w:t>
      </w:r>
      <w:r w:rsidRPr="00E643AD">
        <w:rPr>
          <w:rFonts w:ascii="Arial" w:hAnsi="Arial" w:cs="Arial"/>
          <w:iCs/>
          <w:sz w:val="22"/>
          <w:szCs w:val="22"/>
        </w:rPr>
        <w:t xml:space="preserve"> Th</w:t>
      </w:r>
      <w:r w:rsidRPr="00E643AD">
        <w:rPr>
          <w:rFonts w:ascii="Arial" w:eastAsiaTheme="minorEastAsia" w:hAnsi="Arial" w:cs="Arial"/>
          <w:iCs/>
          <w:sz w:val="22"/>
          <w:szCs w:val="22"/>
          <w:lang w:eastAsia="zh-CN"/>
        </w:rPr>
        <w:t>e</w:t>
      </w:r>
      <w:r w:rsidRPr="00E643AD">
        <w:rPr>
          <w:rFonts w:ascii="Arial" w:hAnsi="Arial" w:cs="Arial"/>
          <w:iCs/>
          <w:sz w:val="22"/>
          <w:szCs w:val="22"/>
        </w:rPr>
        <w:t xml:space="preserve"> timeline illustrates </w:t>
      </w:r>
      <w:r w:rsidRPr="00E643AD">
        <w:rPr>
          <w:rFonts w:ascii="Arial" w:eastAsiaTheme="minorEastAsia" w:hAnsi="Arial" w:cs="Arial"/>
          <w:iCs/>
          <w:sz w:val="22"/>
          <w:szCs w:val="22"/>
          <w:lang w:eastAsia="zh-CN"/>
        </w:rPr>
        <w:t>the evolution of various industrial production technologies</w:t>
      </w:r>
      <w:r w:rsidRPr="002E1401">
        <w:rPr>
          <w:rFonts w:ascii="Arial" w:eastAsiaTheme="minorEastAsia" w:hAnsi="Arial" w:cs="Arial"/>
          <w:iCs/>
          <w:sz w:val="22"/>
          <w:szCs w:val="22"/>
          <w:lang w:eastAsia="zh-CN"/>
        </w:rPr>
        <w:t xml:space="preserve"> </w:t>
      </w:r>
      <w:r>
        <w:rPr>
          <w:rFonts w:ascii="Arial" w:eastAsiaTheme="minorEastAsia" w:hAnsi="Arial" w:cs="Arial"/>
          <w:iCs/>
          <w:sz w:val="22"/>
          <w:szCs w:val="22"/>
          <w:lang w:eastAsia="zh-CN"/>
        </w:rPr>
        <w:t>for</w:t>
      </w:r>
      <w:r w:rsidRPr="00E643AD">
        <w:rPr>
          <w:rFonts w:ascii="Arial" w:eastAsiaTheme="minorEastAsia" w:hAnsi="Arial" w:cs="Arial"/>
          <w:iCs/>
          <w:sz w:val="22"/>
          <w:szCs w:val="22"/>
          <w:lang w:eastAsia="zh-CN"/>
        </w:rPr>
        <w:t xml:space="preserve">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2</w:t>
      </w:r>
      <w:r>
        <w:rPr>
          <w:rFonts w:ascii="Arial" w:eastAsiaTheme="minorEastAsia" w:hAnsi="Arial" w:cs="Arial"/>
          <w:iCs/>
          <w:sz w:val="22"/>
          <w:szCs w:val="22"/>
          <w:lang w:eastAsia="zh-CN"/>
        </w:rPr>
        <w:t xml:space="preserve"> since its discovery</w:t>
      </w:r>
      <w:r w:rsidRPr="00E643AD">
        <w:rPr>
          <w:rFonts w:ascii="Arial" w:eastAsiaTheme="minorEastAsia" w:hAnsi="Arial" w:cs="Arial"/>
          <w:iCs/>
          <w:sz w:val="22"/>
          <w:szCs w:val="22"/>
          <w:lang w:eastAsia="zh-CN"/>
        </w:rPr>
        <w:t>, advancements in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 xml:space="preserve"> chemistry, global production changes </w:t>
      </w:r>
      <w:r>
        <w:rPr>
          <w:rFonts w:ascii="Arial" w:eastAsiaTheme="minorEastAsia" w:hAnsi="Arial" w:cs="Arial" w:hint="eastAsia"/>
          <w:iCs/>
          <w:sz w:val="22"/>
          <w:szCs w:val="22"/>
          <w:lang w:eastAsia="zh-CN"/>
        </w:rPr>
        <w:t xml:space="preserve">of relevant chemicals </w:t>
      </w:r>
      <w:r w:rsidRPr="00E643AD">
        <w:rPr>
          <w:rFonts w:ascii="Arial" w:eastAsiaTheme="minorEastAsia" w:hAnsi="Arial" w:cs="Arial"/>
          <w:iCs/>
          <w:sz w:val="22"/>
          <w:szCs w:val="22"/>
          <w:lang w:eastAsia="zh-CN"/>
        </w:rPr>
        <w:t>at key historical points, and the gradual market transition from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 xml:space="preserve"> to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4</w:t>
      </w:r>
      <w:r w:rsidRPr="00E643AD">
        <w:rPr>
          <w:rFonts w:ascii="Arial" w:hAnsi="Arial" w:cs="Arial"/>
          <w:iCs/>
          <w:sz w:val="22"/>
          <w:szCs w:val="22"/>
        </w:rPr>
        <w:t>.</w:t>
      </w:r>
    </w:p>
    <w:p w14:paraId="3FC0B3E6" w14:textId="77777777" w:rsidR="00FE1182" w:rsidRDefault="00FE1182">
      <w:pPr>
        <w:rPr>
          <w:rFonts w:ascii="Arial" w:hAnsi="Arial" w:cs="Arial"/>
          <w:iCs/>
          <w:sz w:val="22"/>
          <w:szCs w:val="22"/>
        </w:rPr>
      </w:pPr>
      <w:r>
        <w:rPr>
          <w:rFonts w:ascii="Arial" w:hAnsi="Arial" w:cs="Arial"/>
          <w:iCs/>
          <w:sz w:val="22"/>
          <w:szCs w:val="22"/>
        </w:rPr>
        <w:br w:type="page"/>
      </w:r>
    </w:p>
    <w:p w14:paraId="5EC26102" w14:textId="77777777" w:rsidR="00FE1182" w:rsidRPr="00CF7E03" w:rsidRDefault="00FE1182" w:rsidP="00FE1182">
      <w:pPr>
        <w:spacing w:before="240"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2DAB169A" wp14:editId="178EE4E5">
            <wp:extent cx="5582645" cy="2831910"/>
            <wp:effectExtent l="0" t="0" r="0" b="6985"/>
            <wp:docPr id="207363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10625" t="19281" r="8684" b="15883"/>
                    <a:stretch/>
                  </pic:blipFill>
                  <pic:spPr bwMode="auto">
                    <a:xfrm>
                      <a:off x="0" y="0"/>
                      <a:ext cx="5590451" cy="2835870"/>
                    </a:xfrm>
                    <a:prstGeom prst="rect">
                      <a:avLst/>
                    </a:prstGeom>
                    <a:noFill/>
                    <a:ln>
                      <a:noFill/>
                    </a:ln>
                    <a:extLst>
                      <a:ext uri="{53640926-AAD7-44D8-BBD7-CCE9431645EC}">
                        <a14:shadowObscured xmlns:a14="http://schemas.microsoft.com/office/drawing/2010/main"/>
                      </a:ext>
                    </a:extLst>
                  </pic:spPr>
                </pic:pic>
              </a:graphicData>
            </a:graphic>
          </wp:inline>
        </w:drawing>
      </w:r>
    </w:p>
    <w:p w14:paraId="62107D7D" w14:textId="7C4FC28D" w:rsidR="00FE1182" w:rsidRDefault="00FE1182" w:rsidP="00FE1182">
      <w:pPr>
        <w:spacing w:after="240" w:line="360" w:lineRule="auto"/>
        <w:jc w:val="both"/>
        <w:rPr>
          <w:rFonts w:ascii="Arial" w:eastAsiaTheme="minorEastAsia" w:hAnsi="Arial" w:cs="Arial"/>
          <w:sz w:val="22"/>
          <w:szCs w:val="22"/>
          <w:lang w:eastAsia="zh-CN"/>
        </w:rPr>
      </w:pPr>
      <w:r w:rsidRPr="001017A8">
        <w:rPr>
          <w:rFonts w:ascii="Arial" w:hAnsi="Arial" w:cs="Arial"/>
          <w:b/>
          <w:sz w:val="22"/>
          <w:szCs w:val="22"/>
        </w:rPr>
        <w:t>Fig. </w:t>
      </w:r>
      <w:r w:rsidRPr="001017A8">
        <w:rPr>
          <w:rFonts w:ascii="Arial" w:eastAsiaTheme="minorEastAsia" w:hAnsi="Arial" w:cs="Arial"/>
          <w:b/>
          <w:sz w:val="22"/>
          <w:szCs w:val="22"/>
          <w:lang w:eastAsia="zh-CN"/>
        </w:rPr>
        <w:t>2</w:t>
      </w:r>
      <w:r>
        <w:rPr>
          <w:rFonts w:ascii="Arial" w:hAnsi="Arial" w:cs="Arial"/>
          <w:b/>
          <w:iCs/>
          <w:sz w:val="22"/>
          <w:szCs w:val="22"/>
        </w:rPr>
        <w:t> </w:t>
      </w:r>
      <w:r w:rsidRPr="00F367CA">
        <w:rPr>
          <w:rFonts w:ascii="Arial" w:hAnsi="Arial" w:cs="Arial"/>
          <w:b/>
          <w:iCs/>
          <w:sz w:val="22"/>
          <w:szCs w:val="22"/>
        </w:rPr>
        <w:t>| </w:t>
      </w:r>
      <w:r w:rsidRPr="001017A8">
        <w:rPr>
          <w:rFonts w:ascii="Arial" w:eastAsiaTheme="minorEastAsia" w:hAnsi="Arial" w:cs="Arial"/>
          <w:b/>
          <w:sz w:val="22"/>
          <w:szCs w:val="22"/>
          <w:lang w:eastAsia="zh-CN"/>
        </w:rPr>
        <w:t>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production routes, past and current applications</w:t>
      </w:r>
      <w:r w:rsidRPr="001017A8">
        <w:rPr>
          <w:rFonts w:ascii="Arial" w:hAnsi="Arial" w:cs="Arial"/>
          <w:b/>
          <w:sz w:val="22"/>
          <w:szCs w:val="22"/>
        </w:rPr>
        <w:t>.</w:t>
      </w:r>
      <w:r w:rsidRPr="001017A8">
        <w:rPr>
          <w:rFonts w:ascii="Arial" w:hAnsi="Arial" w:cs="Arial"/>
          <w:sz w:val="22"/>
          <w:szCs w:val="22"/>
        </w:rPr>
        <w:t xml:space="preserve"> </w:t>
      </w:r>
      <w:r w:rsidRPr="001017A8">
        <w:rPr>
          <w:rFonts w:ascii="Arial" w:eastAsiaTheme="minorEastAsia" w:hAnsi="Arial" w:cs="Arial"/>
          <w:sz w:val="22"/>
          <w:szCs w:val="22"/>
          <w:lang w:eastAsia="zh-CN"/>
        </w:rPr>
        <w:t>The figure introduces various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production routes using fossil-derived feedstocks, including coal, natural gas, and oil, </w:t>
      </w:r>
      <w:r>
        <w:rPr>
          <w:rFonts w:ascii="Arial" w:eastAsiaTheme="minorEastAsia" w:hAnsi="Arial" w:cs="Arial"/>
          <w:sz w:val="22"/>
          <w:szCs w:val="22"/>
          <w:lang w:eastAsia="zh-CN"/>
        </w:rPr>
        <w:t>along with</w:t>
      </w:r>
      <w:r w:rsidRPr="001017A8">
        <w:rPr>
          <w:rFonts w:ascii="Arial" w:eastAsiaTheme="minorEastAsia" w:hAnsi="Arial" w:cs="Arial"/>
          <w:sz w:val="22"/>
          <w:szCs w:val="22"/>
          <w:lang w:eastAsia="zh-CN"/>
        </w:rPr>
        <w:t xml:space="preserve"> several technologies such as CaC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PC, plasma, and TP. The figure highlights major industrial applications of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and provides data on approximate global annual production (Mt y</w:t>
      </w:r>
      <w:r w:rsidRPr="001017A8">
        <w:rPr>
          <w:rFonts w:ascii="Arial" w:eastAsiaTheme="minorEastAsia" w:hAnsi="Arial" w:cs="Arial"/>
          <w:sz w:val="22"/>
          <w:szCs w:val="22"/>
          <w:vertAlign w:val="superscript"/>
          <w:lang w:eastAsia="zh-CN"/>
        </w:rPr>
        <w:t>–1</w:t>
      </w:r>
      <w:r w:rsidRPr="001017A8">
        <w:rPr>
          <w:rFonts w:ascii="Arial" w:eastAsiaTheme="minorEastAsia" w:hAnsi="Arial" w:cs="Arial"/>
          <w:sz w:val="22"/>
          <w:szCs w:val="22"/>
          <w:lang w:eastAsia="zh-CN"/>
        </w:rPr>
        <w:t>) and market size (USD billion y</w:t>
      </w:r>
      <w:r w:rsidRPr="001017A8">
        <w:rPr>
          <w:rFonts w:ascii="Arial" w:eastAsiaTheme="minorEastAsia" w:hAnsi="Arial" w:cs="Arial"/>
          <w:sz w:val="22"/>
          <w:szCs w:val="22"/>
          <w:vertAlign w:val="superscript"/>
          <w:lang w:eastAsia="zh-CN"/>
        </w:rPr>
        <w:t>–1</w:t>
      </w:r>
      <w:r w:rsidRPr="001017A8">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w:t>
      </w:r>
      <w:r>
        <w:rPr>
          <w:rFonts w:ascii="Arial" w:eastAsiaTheme="minorEastAsia" w:hAnsi="Arial" w:cs="Arial"/>
          <w:sz w:val="22"/>
          <w:szCs w:val="22"/>
          <w:lang w:eastAsia="zh-CN"/>
        </w:rPr>
        <w:t xml:space="preserve">largely </w:t>
      </w:r>
      <w:r w:rsidRPr="001017A8">
        <w:rPr>
          <w:rFonts w:ascii="Arial" w:eastAsiaTheme="minorEastAsia" w:hAnsi="Arial" w:cs="Arial"/>
          <w:sz w:val="22"/>
          <w:szCs w:val="22"/>
          <w:lang w:eastAsia="zh-CN"/>
        </w:rPr>
        <w:t xml:space="preserve">commercialized). </w:t>
      </w:r>
      <w:proofErr w:type="spellStart"/>
      <w:r w:rsidRPr="001017A8">
        <w:rPr>
          <w:rFonts w:ascii="Arial" w:eastAsiaTheme="minorEastAsia" w:hAnsi="Arial" w:cs="Arial"/>
          <w:sz w:val="22"/>
          <w:szCs w:val="22"/>
          <w:vertAlign w:val="superscript"/>
          <w:lang w:eastAsia="zh-CN"/>
        </w:rPr>
        <w:t>a</w:t>
      </w:r>
      <w:r w:rsidRPr="001017A8">
        <w:rPr>
          <w:rFonts w:ascii="Arial" w:eastAsiaTheme="minorEastAsia" w:hAnsi="Arial" w:cs="Arial"/>
          <w:sz w:val="22"/>
          <w:szCs w:val="22"/>
          <w:lang w:eastAsia="zh-CN"/>
        </w:rPr>
        <w:t>Since</w:t>
      </w:r>
      <w:proofErr w:type="spellEnd"/>
      <w:r w:rsidRPr="001017A8">
        <w:rPr>
          <w:rFonts w:ascii="Arial" w:eastAsiaTheme="minorEastAsia" w:hAnsi="Arial" w:cs="Arial"/>
          <w:sz w:val="22"/>
          <w:szCs w:val="22"/>
          <w:lang w:eastAsia="zh-CN"/>
        </w:rPr>
        <w:t xml:space="preserve"> almost all VCM demand is for PVC production, this number reflects the global market size of PVC.</w:t>
      </w:r>
      <w:r w:rsidRPr="001017A8">
        <w:rPr>
          <w:rFonts w:ascii="Arial" w:eastAsiaTheme="minorEastAsia" w:hAnsi="Arial" w:cs="Arial"/>
          <w:sz w:val="22"/>
          <w:szCs w:val="22"/>
          <w:vertAlign w:val="superscript"/>
          <w:lang w:eastAsia="zh-CN"/>
        </w:rPr>
        <w:t xml:space="preserve"> </w:t>
      </w:r>
      <w:proofErr w:type="spellStart"/>
      <w:r w:rsidRPr="001017A8">
        <w:rPr>
          <w:rFonts w:ascii="Arial" w:eastAsiaTheme="minorEastAsia" w:hAnsi="Arial" w:cs="Arial"/>
          <w:sz w:val="22"/>
          <w:szCs w:val="22"/>
          <w:vertAlign w:val="superscript"/>
          <w:lang w:eastAsia="zh-CN"/>
        </w:rPr>
        <w:t>a,b</w:t>
      </w:r>
      <w:r w:rsidRPr="001017A8">
        <w:rPr>
          <w:rFonts w:ascii="Arial" w:eastAsiaTheme="minorEastAsia" w:hAnsi="Arial" w:cs="Arial"/>
          <w:sz w:val="22"/>
          <w:szCs w:val="22"/>
          <w:lang w:eastAsia="zh-CN"/>
        </w:rPr>
        <w:t>Data</w:t>
      </w:r>
      <w:proofErr w:type="spellEnd"/>
      <w:r w:rsidRPr="001017A8">
        <w:rPr>
          <w:rFonts w:ascii="Arial" w:eastAsiaTheme="minorEastAsia" w:hAnsi="Arial" w:cs="Arial"/>
          <w:sz w:val="22"/>
          <w:szCs w:val="22"/>
          <w:lang w:eastAsia="zh-CN"/>
        </w:rPr>
        <w:t xml:space="preserve"> from Statista.</w:t>
      </w:r>
    </w:p>
    <w:p w14:paraId="1AE791FD"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40D846A4" w14:textId="77777777" w:rsidR="00FE1182" w:rsidRPr="00CF7E03" w:rsidRDefault="00FE1182" w:rsidP="00FE1182">
      <w:pPr>
        <w:spacing w:before="240" w:line="360" w:lineRule="auto"/>
        <w:jc w:val="center"/>
        <w:rPr>
          <w:rFonts w:ascii="Arial" w:eastAsiaTheme="minorEastAsia" w:hAnsi="Arial" w:cs="Arial"/>
          <w:b/>
          <w:i/>
          <w:iCs/>
          <w:sz w:val="22"/>
          <w:szCs w:val="22"/>
          <w:lang w:eastAsia="zh-CN"/>
        </w:rPr>
      </w:pPr>
      <w:r>
        <w:rPr>
          <w:rFonts w:ascii="Arial" w:eastAsiaTheme="minorEastAsia" w:hAnsi="Arial" w:cs="Arial"/>
          <w:b/>
          <w:i/>
          <w:iCs/>
          <w:noProof/>
          <w:sz w:val="22"/>
          <w:szCs w:val="22"/>
          <w:lang w:eastAsia="zh-CN"/>
        </w:rPr>
        <w:lastRenderedPageBreak/>
        <w:drawing>
          <wp:inline distT="0" distB="0" distL="0" distR="0" wp14:anchorId="53AE5D12" wp14:editId="63355D65">
            <wp:extent cx="4878354" cy="2832957"/>
            <wp:effectExtent l="0" t="0" r="0" b="5715"/>
            <wp:docPr id="1667844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13058" t="17704" r="21361" b="22033"/>
                    <a:stretch/>
                  </pic:blipFill>
                  <pic:spPr bwMode="auto">
                    <a:xfrm>
                      <a:off x="0" y="0"/>
                      <a:ext cx="4888144" cy="2838642"/>
                    </a:xfrm>
                    <a:prstGeom prst="rect">
                      <a:avLst/>
                    </a:prstGeom>
                    <a:noFill/>
                    <a:ln>
                      <a:noFill/>
                    </a:ln>
                    <a:extLst>
                      <a:ext uri="{53640926-AAD7-44D8-BBD7-CCE9431645EC}">
                        <a14:shadowObscured xmlns:a14="http://schemas.microsoft.com/office/drawing/2010/main"/>
                      </a:ext>
                    </a:extLst>
                  </pic:spPr>
                </pic:pic>
              </a:graphicData>
            </a:graphic>
          </wp:inline>
        </w:drawing>
      </w:r>
    </w:p>
    <w:p w14:paraId="441AD01A" w14:textId="6EBAD6B0" w:rsidR="00FE1182" w:rsidRDefault="00FE1182" w:rsidP="00FE1182">
      <w:pPr>
        <w:spacing w:after="240" w:line="360" w:lineRule="auto"/>
        <w:jc w:val="both"/>
        <w:rPr>
          <w:rFonts w:ascii="Arial" w:eastAsiaTheme="minorEastAsia" w:hAnsi="Arial" w:cs="Arial"/>
          <w:sz w:val="22"/>
          <w:szCs w:val="22"/>
          <w:lang w:eastAsia="zh-CN"/>
        </w:rPr>
      </w:pPr>
      <w:r w:rsidRPr="001017A8">
        <w:rPr>
          <w:rFonts w:ascii="Arial" w:hAnsi="Arial" w:cs="Arial"/>
          <w:b/>
          <w:sz w:val="22"/>
          <w:szCs w:val="22"/>
        </w:rPr>
        <w:t>Fig. </w:t>
      </w:r>
      <w:r w:rsidRPr="001017A8">
        <w:rPr>
          <w:rFonts w:ascii="Arial" w:eastAsiaTheme="minorEastAsia" w:hAnsi="Arial" w:cs="Arial"/>
          <w:b/>
          <w:sz w:val="22"/>
          <w:szCs w:val="22"/>
          <w:lang w:eastAsia="zh-CN"/>
        </w:rPr>
        <w:t>3</w:t>
      </w:r>
      <w:r w:rsidRPr="00710627">
        <w:rPr>
          <w:rFonts w:ascii="Arial" w:hAnsi="Arial" w:cs="Arial"/>
          <w:b/>
          <w:iCs/>
          <w:sz w:val="22"/>
          <w:szCs w:val="22"/>
        </w:rPr>
        <w:t> | </w:t>
      </w:r>
      <w:r w:rsidRPr="001017A8">
        <w:rPr>
          <w:rFonts w:ascii="Arial" w:eastAsiaTheme="minorEastAsia" w:hAnsi="Arial" w:cs="Arial"/>
          <w:b/>
          <w:bCs/>
          <w:sz w:val="22"/>
          <w:szCs w:val="22"/>
          <w:lang w:eastAsia="zh-CN"/>
        </w:rPr>
        <w:t>CaC</w:t>
      </w:r>
      <w:r w:rsidRPr="001017A8">
        <w:rPr>
          <w:rFonts w:ascii="Arial" w:eastAsiaTheme="minorEastAsia" w:hAnsi="Arial" w:cs="Arial"/>
          <w:b/>
          <w:bCs/>
          <w:sz w:val="22"/>
          <w:szCs w:val="22"/>
          <w:vertAlign w:val="subscript"/>
          <w:lang w:eastAsia="zh-CN"/>
        </w:rPr>
        <w:t>2</w:t>
      </w:r>
      <w:r w:rsidRPr="001017A8">
        <w:rPr>
          <w:rFonts w:ascii="Arial" w:eastAsiaTheme="minorEastAsia" w:hAnsi="Arial" w:cs="Arial"/>
          <w:b/>
          <w:bCs/>
          <w:sz w:val="22"/>
          <w:szCs w:val="22"/>
          <w:lang w:eastAsia="zh-CN"/>
        </w:rPr>
        <w:noBreakHyphen/>
        <w:t>based route</w:t>
      </w:r>
      <w:r w:rsidRPr="001017A8">
        <w:rPr>
          <w:rFonts w:ascii="Arial" w:hAnsi="Arial" w:cs="Arial"/>
          <w:b/>
          <w:sz w:val="22"/>
          <w:szCs w:val="22"/>
        </w:rPr>
        <w:t>.</w:t>
      </w:r>
      <w:r w:rsidRPr="001017A8">
        <w:rPr>
          <w:rFonts w:ascii="Arial" w:eastAsiaTheme="minorEastAsia" w:hAnsi="Arial" w:cs="Arial"/>
          <w:b/>
          <w:bCs/>
          <w:sz w:val="22"/>
          <w:szCs w:val="22"/>
          <w:lang w:eastAsia="zh-CN"/>
        </w:rPr>
        <w:t xml:space="preserve"> </w:t>
      </w:r>
      <w:r w:rsidRPr="001017A8">
        <w:rPr>
          <w:rFonts w:ascii="Arial" w:eastAsia="Times New Roman" w:hAnsi="Arial" w:cs="Arial"/>
          <w:b/>
          <w:sz w:val="22"/>
          <w:szCs w:val="22"/>
        </w:rPr>
        <w:t>a.</w:t>
      </w:r>
      <w:r w:rsidRPr="001017A8">
        <w:rPr>
          <w:rFonts w:ascii="Arial" w:eastAsia="Times New Roman" w:hAnsi="Arial" w:cs="Arial"/>
          <w:bCs/>
          <w:sz w:val="22"/>
          <w:szCs w:val="22"/>
        </w:rPr>
        <w:t> </w:t>
      </w:r>
      <w:bookmarkStart w:id="931" w:name="_Hlk170139624"/>
      <w:r w:rsidRPr="001017A8">
        <w:rPr>
          <w:rFonts w:ascii="Arial" w:eastAsiaTheme="minorEastAsia" w:hAnsi="Arial" w:cs="Arial"/>
          <w:bCs/>
          <w:sz w:val="22"/>
          <w:szCs w:val="22"/>
          <w:lang w:eastAsia="zh-CN"/>
        </w:rPr>
        <w:t>The process for CaC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-based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xml:space="preserve"> manufactur</w:t>
      </w:r>
      <w:bookmarkEnd w:id="931"/>
      <w:r w:rsidRPr="001017A8">
        <w:rPr>
          <w:rFonts w:ascii="Arial" w:eastAsiaTheme="minorEastAsia" w:hAnsi="Arial" w:cs="Arial"/>
          <w:bCs/>
          <w:sz w:val="22"/>
          <w:szCs w:val="22"/>
          <w:lang w:eastAsia="zh-CN"/>
        </w:rPr>
        <w:t xml:space="preserve">ing. </w:t>
      </w:r>
      <w:r w:rsidRPr="001017A8">
        <w:rPr>
          <w:rFonts w:ascii="Arial" w:eastAsiaTheme="minorEastAsia" w:hAnsi="Arial" w:cs="Arial"/>
          <w:b/>
          <w:sz w:val="22"/>
          <w:szCs w:val="22"/>
          <w:lang w:eastAsia="zh-CN"/>
        </w:rPr>
        <w:t>b</w:t>
      </w:r>
      <w:r w:rsidRPr="001017A8">
        <w:rPr>
          <w:rFonts w:ascii="Arial" w:eastAsia="Times New Roman" w:hAnsi="Arial" w:cs="Arial"/>
          <w:b/>
          <w:sz w:val="22"/>
          <w:szCs w:val="22"/>
        </w:rPr>
        <w:t>.</w:t>
      </w:r>
      <w:r w:rsidRPr="001017A8">
        <w:rPr>
          <w:rFonts w:ascii="Arial" w:eastAsia="Times New Roman" w:hAnsi="Arial" w:cs="Arial"/>
          <w:bCs/>
          <w:sz w:val="22"/>
          <w:szCs w:val="22"/>
        </w:rPr>
        <w:t> </w:t>
      </w:r>
      <w:r w:rsidRPr="001017A8">
        <w:rPr>
          <w:rFonts w:ascii="Arial" w:eastAsiaTheme="minorEastAsia" w:hAnsi="Arial" w:cs="Arial"/>
          <w:bCs/>
          <w:sz w:val="22"/>
          <w:szCs w:val="22"/>
          <w:lang w:eastAsia="zh-CN"/>
        </w:rPr>
        <w:t>annual production of CaC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xml:space="preserve"> in million metric tons (Mt) from 2000 to 2023 in China. </w:t>
      </w:r>
      <w:commentRangeStart w:id="932"/>
      <w:commentRangeStart w:id="933"/>
      <w:r w:rsidRPr="001017A8">
        <w:rPr>
          <w:rFonts w:ascii="Arial" w:eastAsiaTheme="minorEastAsia" w:hAnsi="Arial" w:cs="Arial"/>
          <w:b/>
          <w:sz w:val="22"/>
          <w:szCs w:val="22"/>
          <w:lang w:eastAsia="zh-CN"/>
        </w:rPr>
        <w:t>c</w:t>
      </w:r>
      <w:r w:rsidRPr="001017A8">
        <w:rPr>
          <w:rFonts w:ascii="Arial" w:eastAsia="Times New Roman" w:hAnsi="Arial" w:cs="Arial"/>
          <w:b/>
          <w:sz w:val="22"/>
          <w:szCs w:val="22"/>
        </w:rPr>
        <w:t>.</w:t>
      </w:r>
      <w:r w:rsidRPr="001017A8">
        <w:rPr>
          <w:rFonts w:ascii="Arial" w:eastAsiaTheme="minorEastAsia" w:hAnsi="Arial" w:cs="Arial"/>
          <w:b/>
          <w:sz w:val="22"/>
          <w:szCs w:val="22"/>
          <w:lang w:eastAsia="zh-CN"/>
        </w:rPr>
        <w:t> </w:t>
      </w:r>
      <w:r w:rsidRPr="001017A8">
        <w:rPr>
          <w:rFonts w:ascii="Arial" w:eastAsiaTheme="minorEastAsia" w:hAnsi="Arial" w:cs="Arial"/>
          <w:sz w:val="22"/>
          <w:szCs w:val="22"/>
          <w:lang w:eastAsia="zh-CN"/>
        </w:rPr>
        <w:t>four major issues associated with the CaC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route</w:t>
      </w:r>
      <w:r>
        <w:rPr>
          <w:rFonts w:ascii="Arial" w:eastAsiaTheme="minorEastAsia" w:hAnsi="Arial" w:cs="Arial"/>
          <w:sz w:val="22"/>
          <w:szCs w:val="22"/>
          <w:lang w:eastAsia="zh-CN"/>
        </w:rPr>
        <w:t>,</w:t>
      </w:r>
      <w:r w:rsidRPr="001017A8">
        <w:rPr>
          <w:rFonts w:ascii="Arial" w:eastAsiaTheme="minorEastAsia" w:hAnsi="Arial" w:cs="Arial"/>
          <w:sz w:val="22"/>
          <w:szCs w:val="22"/>
          <w:lang w:eastAsia="zh-CN"/>
        </w:rPr>
        <w:t xml:space="preserve"> including high energy input, high </w:t>
      </w:r>
      <w:r>
        <w:rPr>
          <w:rFonts w:ascii="Arial" w:eastAsiaTheme="minorEastAsia" w:hAnsi="Arial" w:cs="Arial"/>
          <w:sz w:val="22"/>
          <w:szCs w:val="22"/>
          <w:lang w:eastAsia="zh-CN"/>
        </w:rPr>
        <w:t xml:space="preserve">direct </w:t>
      </w:r>
      <w:r w:rsidRPr="001017A8">
        <w:rPr>
          <w:rFonts w:ascii="Arial" w:eastAsiaTheme="minorEastAsia" w:hAnsi="Arial" w:cs="Arial"/>
          <w:sz w:val="22"/>
          <w:szCs w:val="22"/>
          <w:lang w:eastAsia="zh-CN"/>
        </w:rPr>
        <w:t>CO</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emission</w:t>
      </w:r>
      <w:r>
        <w:rPr>
          <w:rFonts w:ascii="Arial" w:eastAsiaTheme="minorEastAsia" w:hAnsi="Arial" w:cs="Arial"/>
          <w:sz w:val="22"/>
          <w:szCs w:val="22"/>
          <w:lang w:eastAsia="zh-CN"/>
        </w:rPr>
        <w:t>s</w:t>
      </w:r>
      <w:r w:rsidRPr="001017A8">
        <w:rPr>
          <w:rFonts w:ascii="Arial" w:eastAsiaTheme="minorEastAsia" w:hAnsi="Arial" w:cs="Arial"/>
          <w:sz w:val="22"/>
          <w:szCs w:val="22"/>
          <w:lang w:eastAsia="zh-CN"/>
        </w:rPr>
        <w:t>, production of slag waste, and large coal input.</w:t>
      </w:r>
      <w:commentRangeEnd w:id="932"/>
      <w:r>
        <w:rPr>
          <w:rStyle w:val="CommentReference"/>
        </w:rPr>
        <w:commentReference w:id="932"/>
      </w:r>
      <w:commentRangeEnd w:id="933"/>
      <w:r>
        <w:rPr>
          <w:rStyle w:val="CommentReference"/>
        </w:rPr>
        <w:commentReference w:id="933"/>
      </w:r>
    </w:p>
    <w:p w14:paraId="10CB208A"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6C5742D3" w14:textId="18A90489" w:rsidR="00653F85" w:rsidRPr="00CF7E03" w:rsidRDefault="00FE1182" w:rsidP="00FE1182">
      <w:pPr>
        <w:spacing w:before="240" w:line="360" w:lineRule="auto"/>
        <w:jc w:val="center"/>
        <w:rPr>
          <w:rFonts w:ascii="Arial" w:eastAsiaTheme="minorEastAsia" w:hAnsi="Arial" w:cs="Arial"/>
          <w:sz w:val="22"/>
          <w:szCs w:val="22"/>
          <w:lang w:eastAsia="zh-CN"/>
        </w:rPr>
      </w:pPr>
      <w:del w:id="934" w:author="Zhang  Zihao" w:date="2024-08-28T18:18:00Z" w16du:dateUtc="2024-08-28T16:18:00Z">
        <w:r w:rsidDel="00653F85">
          <w:rPr>
            <w:rFonts w:ascii="Arial" w:eastAsiaTheme="minorEastAsia" w:hAnsi="Arial" w:cs="Arial"/>
            <w:noProof/>
            <w:sz w:val="22"/>
            <w:szCs w:val="22"/>
            <w:lang w:eastAsia="zh-CN"/>
          </w:rPr>
          <w:lastRenderedPageBreak/>
          <w:drawing>
            <wp:inline distT="0" distB="0" distL="0" distR="0" wp14:anchorId="4A1EEB80" wp14:editId="65423796">
              <wp:extent cx="4407203" cy="2898617"/>
              <wp:effectExtent l="0" t="0" r="0" b="0"/>
              <wp:docPr id="993545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20000" t="27853" r="11999" b="27424"/>
                      <a:stretch/>
                    </pic:blipFill>
                    <pic:spPr bwMode="auto">
                      <a:xfrm>
                        <a:off x="0" y="0"/>
                        <a:ext cx="4413599" cy="2902824"/>
                      </a:xfrm>
                      <a:prstGeom prst="rect">
                        <a:avLst/>
                      </a:prstGeom>
                      <a:noFill/>
                      <a:ln>
                        <a:noFill/>
                      </a:ln>
                      <a:extLst>
                        <a:ext uri="{53640926-AAD7-44D8-BBD7-CCE9431645EC}">
                          <a14:shadowObscured xmlns:a14="http://schemas.microsoft.com/office/drawing/2010/main"/>
                        </a:ext>
                      </a:extLst>
                    </pic:spPr>
                  </pic:pic>
                </a:graphicData>
              </a:graphic>
            </wp:inline>
          </w:drawing>
        </w:r>
      </w:del>
      <w:ins w:id="935" w:author="Zhang  Zihao" w:date="2024-08-28T18:42:00Z" w16du:dateUtc="2024-08-28T16:42:00Z">
        <w:r w:rsidR="00D80B9A">
          <w:rPr>
            <w:rFonts w:ascii="Arial" w:eastAsiaTheme="minorEastAsia" w:hAnsi="Arial" w:cs="Arial"/>
            <w:noProof/>
            <w:sz w:val="22"/>
            <w:szCs w:val="22"/>
            <w:lang w:eastAsia="zh-CN"/>
          </w:rPr>
          <w:drawing>
            <wp:inline distT="0" distB="0" distL="0" distR="0" wp14:anchorId="6CEE3B28" wp14:editId="1214A569">
              <wp:extent cx="4401403" cy="5818185"/>
              <wp:effectExtent l="0" t="0" r="0" b="0"/>
              <wp:docPr id="59968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6353" t="7452" r="31373" b="30018"/>
                      <a:stretch/>
                    </pic:blipFill>
                    <pic:spPr bwMode="auto">
                      <a:xfrm>
                        <a:off x="0" y="0"/>
                        <a:ext cx="4408560" cy="5827646"/>
                      </a:xfrm>
                      <a:prstGeom prst="rect">
                        <a:avLst/>
                      </a:prstGeom>
                      <a:noFill/>
                      <a:ln>
                        <a:noFill/>
                      </a:ln>
                      <a:extLst>
                        <a:ext uri="{53640926-AAD7-44D8-BBD7-CCE9431645EC}">
                          <a14:shadowObscured xmlns:a14="http://schemas.microsoft.com/office/drawing/2010/main"/>
                        </a:ext>
                      </a:extLst>
                    </pic:spPr>
                  </pic:pic>
                </a:graphicData>
              </a:graphic>
            </wp:inline>
          </w:drawing>
        </w:r>
      </w:ins>
    </w:p>
    <w:p w14:paraId="476D6094" w14:textId="50126F16" w:rsidR="00FE1182" w:rsidRDefault="00FE1182" w:rsidP="00FE1182">
      <w:pPr>
        <w:spacing w:after="240" w:line="360" w:lineRule="auto"/>
        <w:jc w:val="both"/>
        <w:rPr>
          <w:rFonts w:ascii="Arial" w:eastAsiaTheme="minorEastAsia" w:hAnsi="Arial" w:cs="Arial"/>
          <w:sz w:val="22"/>
          <w:szCs w:val="22"/>
          <w:lang w:eastAsia="zh-CN"/>
        </w:rPr>
      </w:pPr>
      <w:r w:rsidRPr="001017A8">
        <w:rPr>
          <w:rFonts w:ascii="Arial" w:hAnsi="Arial" w:cs="Arial"/>
          <w:b/>
          <w:sz w:val="22"/>
          <w:szCs w:val="22"/>
          <w:lang w:eastAsia="zh-CN"/>
        </w:rPr>
        <w:t>Fig. </w:t>
      </w:r>
      <w:r w:rsidRPr="001017A8">
        <w:rPr>
          <w:rFonts w:ascii="Arial" w:eastAsiaTheme="minorEastAsia" w:hAnsi="Arial" w:cs="Arial"/>
          <w:b/>
          <w:sz w:val="22"/>
          <w:szCs w:val="22"/>
          <w:lang w:eastAsia="zh-CN"/>
        </w:rPr>
        <w:t>4</w:t>
      </w:r>
      <w:r>
        <w:rPr>
          <w:rFonts w:ascii="Arial" w:hAnsi="Arial" w:cs="Arial"/>
          <w:b/>
          <w:iCs/>
          <w:sz w:val="22"/>
          <w:szCs w:val="22"/>
        </w:rPr>
        <w:t> </w:t>
      </w:r>
      <w:r w:rsidRPr="00710627">
        <w:rPr>
          <w:rFonts w:ascii="Arial" w:hAnsi="Arial" w:cs="Arial"/>
          <w:b/>
          <w:iCs/>
          <w:sz w:val="22"/>
          <w:szCs w:val="22"/>
        </w:rPr>
        <w:t>| </w:t>
      </w:r>
      <w:r w:rsidRPr="001017A8">
        <w:rPr>
          <w:rFonts w:ascii="Arial" w:eastAsiaTheme="minorEastAsia" w:hAnsi="Arial" w:cs="Arial"/>
          <w:b/>
          <w:bCs/>
          <w:sz w:val="22"/>
          <w:szCs w:val="22"/>
          <w:lang w:eastAsia="zh-CN"/>
        </w:rPr>
        <w:t>Direct CH</w:t>
      </w:r>
      <w:r w:rsidRPr="001017A8">
        <w:rPr>
          <w:rFonts w:ascii="Arial" w:eastAsiaTheme="minorEastAsia" w:hAnsi="Arial" w:cs="Arial"/>
          <w:b/>
          <w:bCs/>
          <w:sz w:val="22"/>
          <w:szCs w:val="22"/>
          <w:vertAlign w:val="subscript"/>
          <w:lang w:eastAsia="zh-CN"/>
        </w:rPr>
        <w:t>4</w:t>
      </w:r>
      <w:r w:rsidRPr="001017A8">
        <w:rPr>
          <w:rFonts w:ascii="Arial" w:eastAsiaTheme="minorEastAsia" w:hAnsi="Arial" w:cs="Arial"/>
          <w:b/>
          <w:bCs/>
          <w:sz w:val="22"/>
          <w:szCs w:val="22"/>
          <w:lang w:eastAsia="zh-CN"/>
        </w:rPr>
        <w:t xml:space="preserve"> to </w:t>
      </w:r>
      <w:r w:rsidRPr="001017A8">
        <w:rPr>
          <w:rFonts w:ascii="Arial" w:eastAsiaTheme="minorEastAsia" w:hAnsi="Arial" w:cs="Arial"/>
          <w:b/>
          <w:sz w:val="22"/>
          <w:szCs w:val="22"/>
          <w:lang w:eastAsia="zh-CN"/>
        </w:rPr>
        <w:t>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production </w:t>
      </w:r>
      <w:r w:rsidRPr="001017A8">
        <w:rPr>
          <w:rFonts w:ascii="Arial" w:eastAsiaTheme="minorEastAsia" w:hAnsi="Arial" w:cs="Arial"/>
          <w:b/>
          <w:bCs/>
          <w:sz w:val="22"/>
          <w:szCs w:val="22"/>
          <w:lang w:eastAsia="zh-CN"/>
        </w:rPr>
        <w:t>routes</w:t>
      </w:r>
      <w:r w:rsidRPr="001017A8">
        <w:rPr>
          <w:rFonts w:ascii="Arial" w:hAnsi="Arial" w:cs="Arial"/>
          <w:b/>
          <w:sz w:val="22"/>
          <w:szCs w:val="22"/>
          <w:lang w:eastAsia="zh-CN"/>
        </w:rPr>
        <w:t>.</w:t>
      </w:r>
      <w:r w:rsidRPr="001017A8">
        <w:rPr>
          <w:rFonts w:ascii="Arial" w:eastAsiaTheme="minorEastAsia" w:hAnsi="Arial" w:cs="Arial"/>
          <w:b/>
          <w:bCs/>
          <w:sz w:val="22"/>
          <w:szCs w:val="22"/>
          <w:lang w:eastAsia="zh-CN"/>
        </w:rPr>
        <w:t xml:space="preserve"> </w:t>
      </w:r>
      <w:r w:rsidRPr="001017A8">
        <w:rPr>
          <w:rFonts w:ascii="Arial" w:hAnsi="Arial" w:cs="Arial"/>
          <w:b/>
          <w:sz w:val="22"/>
          <w:szCs w:val="22"/>
          <w:lang w:eastAsia="zh-CN"/>
        </w:rPr>
        <w:t>a. </w:t>
      </w:r>
      <w:r w:rsidRPr="001017A8">
        <w:rPr>
          <w:rFonts w:ascii="Arial" w:eastAsiaTheme="minorEastAsia" w:hAnsi="Arial" w:cs="Arial"/>
          <w:bCs/>
          <w:sz w:val="22"/>
          <w:szCs w:val="22"/>
          <w:lang w:eastAsia="zh-CN"/>
        </w:rPr>
        <w:t xml:space="preserve">Gibbs free energy of formation per carbon atom </w:t>
      </w:r>
      <w:r>
        <w:rPr>
          <w:rFonts w:ascii="Arial" w:eastAsiaTheme="minorEastAsia" w:hAnsi="Arial" w:cs="Arial"/>
          <w:bCs/>
          <w:sz w:val="22"/>
          <w:szCs w:val="22"/>
          <w:lang w:eastAsia="zh-CN"/>
        </w:rPr>
        <w:t>for</w:t>
      </w:r>
      <w:r w:rsidRPr="001017A8">
        <w:rPr>
          <w:rFonts w:ascii="Arial" w:eastAsiaTheme="minorEastAsia" w:hAnsi="Arial" w:cs="Arial"/>
          <w:bCs/>
          <w:sz w:val="22"/>
          <w:szCs w:val="22"/>
          <w:lang w:eastAsia="zh-CN"/>
        </w:rPr>
        <w:t xml:space="preserve"> several hydrocarbons from the elements as a function of temperature.</w:t>
      </w:r>
      <w:r w:rsidRPr="001017A8">
        <w:rPr>
          <w:rFonts w:ascii="Arial" w:eastAsiaTheme="minorEastAsia" w:hAnsi="Arial" w:cs="Arial"/>
          <w:b/>
          <w:sz w:val="22"/>
          <w:szCs w:val="22"/>
          <w:lang w:eastAsia="zh-CN"/>
        </w:rPr>
        <w:t xml:space="preserve"> b</w:t>
      </w:r>
      <w:r w:rsidRPr="001017A8">
        <w:rPr>
          <w:rFonts w:ascii="Arial" w:hAnsi="Arial" w:cs="Arial"/>
          <w:b/>
          <w:sz w:val="22"/>
          <w:szCs w:val="22"/>
        </w:rPr>
        <w:t>. </w:t>
      </w:r>
      <w:r w:rsidRPr="001017A8">
        <w:rPr>
          <w:rFonts w:ascii="Arial" w:eastAsiaTheme="minorEastAsia" w:hAnsi="Arial" w:cs="Arial"/>
          <w:bCs/>
          <w:sz w:val="22"/>
          <w:szCs w:val="22"/>
          <w:lang w:eastAsia="zh-CN"/>
        </w:rPr>
        <w:t xml:space="preserve">Gibbs free energy of formation </w:t>
      </w:r>
      <w:r>
        <w:rPr>
          <w:rFonts w:ascii="Arial" w:eastAsiaTheme="minorEastAsia" w:hAnsi="Arial" w:cs="Arial"/>
          <w:bCs/>
          <w:sz w:val="22"/>
          <w:szCs w:val="22"/>
          <w:lang w:eastAsia="zh-CN"/>
        </w:rPr>
        <w:t>for</w:t>
      </w:r>
      <w:r w:rsidRPr="001017A8">
        <w:rPr>
          <w:rFonts w:ascii="Arial" w:eastAsiaTheme="minorEastAsia" w:hAnsi="Arial" w:cs="Arial"/>
          <w:bCs/>
          <w:sz w:val="22"/>
          <w:szCs w:val="22"/>
          <w:lang w:eastAsia="zh-CN"/>
        </w:rPr>
        <w:t xml:space="preserve">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4</w:t>
      </w:r>
      <w:r w:rsidRPr="001017A8">
        <w:rPr>
          <w:rFonts w:ascii="Arial" w:eastAsiaTheme="minorEastAsia" w:hAnsi="Arial" w:cs="Arial"/>
          <w:bCs/>
          <w:sz w:val="22"/>
          <w:szCs w:val="22"/>
          <w:lang w:eastAsia="zh-CN"/>
        </w:rPr>
        <w:t>, and carbon from CH</w:t>
      </w:r>
      <w:r w:rsidRPr="001017A8">
        <w:rPr>
          <w:rFonts w:ascii="Arial" w:eastAsiaTheme="minorEastAsia" w:hAnsi="Arial" w:cs="Arial"/>
          <w:bCs/>
          <w:sz w:val="22"/>
          <w:szCs w:val="22"/>
          <w:vertAlign w:val="subscript"/>
          <w:lang w:eastAsia="zh-CN"/>
        </w:rPr>
        <w:t>4</w:t>
      </w:r>
      <w:r w:rsidRPr="001017A8">
        <w:rPr>
          <w:rFonts w:ascii="Arial" w:eastAsiaTheme="minorEastAsia" w:hAnsi="Arial" w:cs="Arial"/>
          <w:bCs/>
          <w:sz w:val="22"/>
          <w:szCs w:val="22"/>
          <w:lang w:eastAsia="zh-CN"/>
        </w:rPr>
        <w:t xml:space="preserve"> conversion at </w:t>
      </w:r>
      <w:r w:rsidRPr="001017A8">
        <w:rPr>
          <w:rFonts w:ascii="Arial" w:eastAsiaTheme="minorEastAsia" w:hAnsi="Arial" w:cs="Arial"/>
          <w:sz w:val="22"/>
          <w:szCs w:val="22"/>
          <w:lang w:eastAsia="zh-CN"/>
        </w:rPr>
        <w:t>600 and 1200 °C</w:t>
      </w:r>
      <w:r w:rsidRPr="001017A8">
        <w:rPr>
          <w:rFonts w:ascii="Arial" w:eastAsiaTheme="minorEastAsia" w:hAnsi="Arial" w:cs="Arial"/>
          <w:bCs/>
          <w:sz w:val="22"/>
          <w:szCs w:val="22"/>
          <w:lang w:eastAsia="zh-CN"/>
        </w:rPr>
        <w:t xml:space="preserve">. </w:t>
      </w:r>
      <w:r w:rsidRPr="001017A8">
        <w:rPr>
          <w:rFonts w:ascii="Arial" w:eastAsiaTheme="minorEastAsia" w:hAnsi="Arial" w:cs="Arial"/>
          <w:b/>
          <w:sz w:val="22"/>
          <w:szCs w:val="22"/>
          <w:lang w:eastAsia="zh-CN"/>
        </w:rPr>
        <w:t>c</w:t>
      </w:r>
      <w:r w:rsidRPr="001017A8">
        <w:rPr>
          <w:rFonts w:ascii="Arial" w:hAnsi="Arial" w:cs="Arial"/>
          <w:b/>
          <w:sz w:val="22"/>
          <w:szCs w:val="22"/>
        </w:rPr>
        <w:t>. </w:t>
      </w:r>
      <w:r>
        <w:rPr>
          <w:rFonts w:ascii="Arial" w:eastAsiaTheme="minorEastAsia" w:hAnsi="Arial" w:cs="Arial"/>
          <w:bCs/>
          <w:sz w:val="22"/>
          <w:szCs w:val="22"/>
          <w:lang w:eastAsia="zh-CN"/>
        </w:rPr>
        <w:t>R</w:t>
      </w:r>
      <w:r w:rsidRPr="001017A8">
        <w:rPr>
          <w:rFonts w:ascii="Arial" w:eastAsiaTheme="minorEastAsia" w:hAnsi="Arial" w:cs="Arial"/>
          <w:bCs/>
          <w:sz w:val="22"/>
          <w:szCs w:val="22"/>
          <w:lang w:eastAsia="zh-CN"/>
        </w:rPr>
        <w:t>eactor design</w:t>
      </w:r>
      <w:r w:rsidRPr="001017A8">
        <w:rPr>
          <w:rFonts w:ascii="Arial" w:eastAsiaTheme="minorEastAsia" w:hAnsi="Arial" w:cs="Arial"/>
          <w:sz w:val="22"/>
          <w:szCs w:val="22"/>
          <w:lang w:eastAsia="zh-CN"/>
        </w:rPr>
        <w:t xml:space="preserve"> for</w:t>
      </w:r>
      <w:r w:rsidRPr="001017A8">
        <w:rPr>
          <w:rFonts w:ascii="Arial" w:eastAsiaTheme="minorEastAsia" w:hAnsi="Arial" w:cs="Arial"/>
          <w:bCs/>
          <w:sz w:val="22"/>
          <w:szCs w:val="22"/>
          <w:lang w:eastAsia="zh-CN"/>
        </w:rPr>
        <w:t xml:space="preserve">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sz w:val="22"/>
          <w:szCs w:val="22"/>
          <w:lang w:eastAsia="zh-CN"/>
        </w:rPr>
        <w:t xml:space="preserve"> production via PC and thermal plasma, and </w:t>
      </w:r>
      <w:r w:rsidRPr="001017A8">
        <w:rPr>
          <w:rFonts w:ascii="Arial" w:eastAsiaTheme="minorEastAsia" w:hAnsi="Arial" w:cs="Arial"/>
          <w:b/>
          <w:sz w:val="22"/>
          <w:szCs w:val="22"/>
          <w:lang w:eastAsia="zh-CN"/>
        </w:rPr>
        <w:t>d</w:t>
      </w:r>
      <w:r w:rsidRPr="001017A8">
        <w:rPr>
          <w:rFonts w:ascii="Arial" w:hAnsi="Arial" w:cs="Arial"/>
          <w:b/>
          <w:sz w:val="22"/>
          <w:szCs w:val="22"/>
        </w:rPr>
        <w:t>.</w:t>
      </w:r>
      <w:r w:rsidRPr="001017A8">
        <w:rPr>
          <w:rFonts w:ascii="Arial" w:eastAsiaTheme="minorEastAsia" w:hAnsi="Arial" w:cs="Arial"/>
          <w:sz w:val="22"/>
          <w:szCs w:val="22"/>
          <w:lang w:eastAsia="zh-CN"/>
        </w:rPr>
        <w:t> comparison of these two technologies.</w:t>
      </w:r>
    </w:p>
    <w:p w14:paraId="6E3C84D1"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72841669" w14:textId="77777777" w:rsidR="00FE1182" w:rsidRPr="00CF7E03" w:rsidRDefault="00FE1182" w:rsidP="00FE1182">
      <w:pPr>
        <w:spacing w:before="240" w:line="360" w:lineRule="auto"/>
        <w:jc w:val="center"/>
        <w:rPr>
          <w:rFonts w:ascii="Arial" w:eastAsiaTheme="minorEastAsia" w:hAnsi="Arial" w:cs="Arial"/>
          <w:sz w:val="22"/>
          <w:szCs w:val="22"/>
          <w:highlight w:val="yellow"/>
          <w:lang w:eastAsia="zh-CN"/>
        </w:rPr>
      </w:pPr>
      <w:r w:rsidRPr="00390D50">
        <w:rPr>
          <w:rFonts w:ascii="Arial" w:eastAsiaTheme="minorEastAsia" w:hAnsi="Arial" w:cs="Arial"/>
          <w:noProof/>
          <w:sz w:val="22"/>
          <w:szCs w:val="22"/>
          <w:lang w:eastAsia="zh-CN"/>
        </w:rPr>
        <w:lastRenderedPageBreak/>
        <w:drawing>
          <wp:inline distT="0" distB="0" distL="0" distR="0" wp14:anchorId="0ECAAC80" wp14:editId="10486B64">
            <wp:extent cx="4711700" cy="5378159"/>
            <wp:effectExtent l="0" t="0" r="0" b="0"/>
            <wp:docPr id="1672702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l="10826" t="5088" r="9427" b="3885"/>
                    <a:stretch/>
                  </pic:blipFill>
                  <pic:spPr bwMode="auto">
                    <a:xfrm>
                      <a:off x="0" y="0"/>
                      <a:ext cx="4714803" cy="5381701"/>
                    </a:xfrm>
                    <a:prstGeom prst="rect">
                      <a:avLst/>
                    </a:prstGeom>
                    <a:noFill/>
                    <a:ln>
                      <a:noFill/>
                    </a:ln>
                    <a:extLst>
                      <a:ext uri="{53640926-AAD7-44D8-BBD7-CCE9431645EC}">
                        <a14:shadowObscured xmlns:a14="http://schemas.microsoft.com/office/drawing/2010/main"/>
                      </a:ext>
                    </a:extLst>
                  </pic:spPr>
                </pic:pic>
              </a:graphicData>
            </a:graphic>
          </wp:inline>
        </w:drawing>
      </w:r>
    </w:p>
    <w:p w14:paraId="505CAFA2" w14:textId="76DC6B11" w:rsidR="00FE1182" w:rsidRDefault="00FE1182" w:rsidP="00FE1182">
      <w:pPr>
        <w:spacing w:line="360" w:lineRule="auto"/>
        <w:jc w:val="both"/>
        <w:rPr>
          <w:rFonts w:ascii="Arial" w:eastAsiaTheme="minorEastAsia" w:hAnsi="Arial" w:cs="Arial"/>
          <w:sz w:val="22"/>
          <w:szCs w:val="22"/>
          <w:lang w:eastAsia="zh-CN"/>
        </w:rPr>
      </w:pPr>
      <w:bookmarkStart w:id="936" w:name="_Hlk167814534"/>
      <w:r w:rsidRPr="001017A8">
        <w:rPr>
          <w:rFonts w:ascii="Arial" w:hAnsi="Arial" w:cs="Arial"/>
          <w:b/>
          <w:sz w:val="22"/>
          <w:szCs w:val="22"/>
        </w:rPr>
        <w:t>Fig. </w:t>
      </w:r>
      <w:r w:rsidRPr="001017A8">
        <w:rPr>
          <w:rFonts w:ascii="Arial" w:eastAsiaTheme="minorEastAsia" w:hAnsi="Arial" w:cs="Arial"/>
          <w:b/>
          <w:sz w:val="22"/>
          <w:szCs w:val="22"/>
          <w:lang w:eastAsia="zh-CN"/>
        </w:rPr>
        <w:t>5</w:t>
      </w:r>
      <w:r>
        <w:rPr>
          <w:rFonts w:ascii="Arial" w:hAnsi="Arial" w:cs="Arial"/>
          <w:b/>
          <w:iCs/>
          <w:sz w:val="22"/>
          <w:szCs w:val="22"/>
        </w:rPr>
        <w:t> </w:t>
      </w:r>
      <w:r w:rsidRPr="00F45D07">
        <w:rPr>
          <w:rFonts w:ascii="Arial" w:hAnsi="Arial" w:cs="Arial"/>
          <w:b/>
          <w:iCs/>
          <w:sz w:val="22"/>
          <w:szCs w:val="22"/>
        </w:rPr>
        <w:t>| </w:t>
      </w:r>
      <w:r w:rsidRPr="001017A8">
        <w:rPr>
          <w:rFonts w:ascii="Arial" w:eastAsiaTheme="minorEastAsia" w:hAnsi="Arial" w:cs="Arial"/>
          <w:b/>
          <w:sz w:val="22"/>
          <w:szCs w:val="22"/>
          <w:lang w:eastAsia="zh-CN"/>
        </w:rPr>
        <w:t>Emerging acetylene synthesis routes</w:t>
      </w:r>
      <w:r w:rsidRPr="001017A8">
        <w:rPr>
          <w:rFonts w:ascii="Arial" w:hAnsi="Arial" w:cs="Arial"/>
          <w:b/>
          <w:sz w:val="22"/>
          <w:szCs w:val="22"/>
        </w:rPr>
        <w:t xml:space="preserve">. </w:t>
      </w:r>
      <w:r w:rsidRPr="001017A8">
        <w:rPr>
          <w:rFonts w:ascii="Arial" w:eastAsiaTheme="minorEastAsia" w:hAnsi="Arial" w:cs="Arial"/>
          <w:b/>
          <w:sz w:val="22"/>
          <w:szCs w:val="22"/>
          <w:lang w:eastAsia="zh-CN"/>
        </w:rPr>
        <w:t>a.</w:t>
      </w:r>
      <w:r w:rsidRPr="001017A8">
        <w:rPr>
          <w:rFonts w:ascii="Arial" w:eastAsiaTheme="minorEastAsia" w:hAnsi="Arial" w:cs="Arial"/>
          <w:sz w:val="22"/>
          <w:szCs w:val="22"/>
          <w:lang w:eastAsia="zh-CN"/>
        </w:rPr>
        <w:t> </w:t>
      </w:r>
      <w:r>
        <w:rPr>
          <w:rFonts w:ascii="Arial" w:eastAsiaTheme="minorEastAsia" w:hAnsi="Arial" w:cs="Arial"/>
          <w:sz w:val="22"/>
          <w:szCs w:val="22"/>
          <w:lang w:eastAsia="zh-CN"/>
        </w:rPr>
        <w:t>E</w:t>
      </w:r>
      <w:r w:rsidRPr="001017A8">
        <w:rPr>
          <w:rFonts w:ascii="Arial" w:eastAsiaTheme="minorEastAsia" w:hAnsi="Arial" w:cs="Arial"/>
          <w:sz w:val="22"/>
          <w:szCs w:val="22"/>
          <w:lang w:eastAsia="zh-CN"/>
        </w:rPr>
        <w:t>lectrode- and electrodeless-based non-thermal plasma reactors.</w:t>
      </w:r>
      <w:r w:rsidRPr="001A4196">
        <w:rPr>
          <w:rFonts w:ascii="Arial" w:hAnsi="Arial" w:cs="Arial"/>
          <w:sz w:val="22"/>
          <w:vertAlign w:val="superscript"/>
        </w:rPr>
        <w:t>5,69</w:t>
      </w:r>
      <w:r w:rsidRPr="001017A8">
        <w:rPr>
          <w:rFonts w:ascii="Arial" w:eastAsiaTheme="minorEastAsia" w:hAnsi="Arial" w:cs="Arial"/>
          <w:b/>
          <w:sz w:val="22"/>
          <w:szCs w:val="22"/>
          <w:lang w:eastAsia="zh-CN"/>
        </w:rPr>
        <w:t xml:space="preserve"> b.</w:t>
      </w:r>
      <w:r w:rsidRPr="001017A8">
        <w:rPr>
          <w:rFonts w:ascii="Arial" w:eastAsiaTheme="minorEastAsia" w:hAnsi="Arial" w:cs="Arial"/>
          <w:sz w:val="22"/>
          <w:szCs w:val="22"/>
          <w:lang w:eastAsia="zh-CN"/>
        </w:rPr>
        <w:t xml:space="preserve"> Structure of membrane reactor in </w:t>
      </w:r>
      <w:r>
        <w:rPr>
          <w:rFonts w:ascii="Arial" w:eastAsiaTheme="minorEastAsia" w:hAnsi="Arial" w:cs="Arial" w:hint="eastAsia"/>
          <w:sz w:val="22"/>
          <w:szCs w:val="22"/>
          <w:lang w:eastAsia="zh-CN"/>
        </w:rPr>
        <w:t>TP</w:t>
      </w:r>
      <w:r w:rsidRPr="001017A8">
        <w:rPr>
          <w:rFonts w:ascii="Arial" w:eastAsiaTheme="minorEastAsia" w:hAnsi="Arial" w:cs="Arial"/>
          <w:sz w:val="22"/>
          <w:szCs w:val="22"/>
          <w:lang w:eastAsia="zh-CN"/>
        </w:rPr>
        <w:t>.</w:t>
      </w:r>
      <w:r w:rsidRPr="00F45D07">
        <w:rPr>
          <w:rFonts w:ascii="Arial" w:hAnsi="Arial" w:cs="Arial"/>
          <w:sz w:val="22"/>
          <w:vertAlign w:val="superscript"/>
        </w:rPr>
        <w:t>65</w:t>
      </w:r>
      <w:r w:rsidRPr="001017A8">
        <w:rPr>
          <w:rFonts w:ascii="Arial" w:eastAsiaTheme="minorEastAsia" w:hAnsi="Arial" w:cs="Arial"/>
          <w:sz w:val="22"/>
          <w:szCs w:val="22"/>
          <w:lang w:eastAsia="zh-CN"/>
        </w:rPr>
        <w:t xml:space="preserve"> </w:t>
      </w:r>
      <w:r w:rsidRPr="001017A8">
        <w:rPr>
          <w:rFonts w:ascii="Arial" w:eastAsiaTheme="minorEastAsia" w:hAnsi="Arial" w:cs="Arial"/>
          <w:b/>
          <w:sz w:val="22"/>
          <w:szCs w:val="22"/>
          <w:lang w:eastAsia="zh-CN"/>
        </w:rPr>
        <w:t>c.</w:t>
      </w:r>
      <w:r w:rsidRPr="001017A8">
        <w:rPr>
          <w:rFonts w:ascii="Arial" w:eastAsiaTheme="minorEastAsia" w:hAnsi="Arial" w:cs="Arial"/>
          <w:sz w:val="22"/>
          <w:szCs w:val="22"/>
          <w:lang w:eastAsia="zh-CN"/>
        </w:rPr>
        <w:t> Conversion</w:t>
      </w:r>
      <w:r w:rsidRPr="001017A8">
        <w:rPr>
          <w:rFonts w:ascii="Arial" w:eastAsiaTheme="minorEastAsia" w:hAnsi="Arial" w:cs="Arial"/>
          <w:sz w:val="22"/>
          <w:szCs w:val="22"/>
          <w:lang w:eastAsia="zh-CN"/>
        </w:rPr>
        <w:noBreakHyphen/>
        <w:t xml:space="preserve">selectivity trend </w:t>
      </w:r>
      <w:r>
        <w:rPr>
          <w:rFonts w:ascii="Arial" w:eastAsiaTheme="minorEastAsia" w:hAnsi="Arial" w:cs="Arial"/>
          <w:sz w:val="22"/>
          <w:szCs w:val="22"/>
          <w:lang w:eastAsia="zh-CN"/>
        </w:rPr>
        <w:t>in</w:t>
      </w:r>
      <w:r w:rsidRPr="001017A8">
        <w:rPr>
          <w:rFonts w:ascii="Arial" w:eastAsiaTheme="minorEastAsia" w:hAnsi="Arial" w:cs="Arial"/>
          <w:sz w:val="22"/>
          <w:szCs w:val="22"/>
          <w:lang w:eastAsia="zh-CN"/>
        </w:rPr>
        <w:t xml:space="preserve"> </w:t>
      </w:r>
      <w:r>
        <w:rPr>
          <w:rFonts w:ascii="Arial" w:eastAsiaTheme="minorEastAsia" w:hAnsi="Arial" w:cs="Arial" w:hint="eastAsia"/>
          <w:sz w:val="22"/>
          <w:szCs w:val="22"/>
          <w:lang w:eastAsia="zh-CN"/>
        </w:rPr>
        <w:t>TP</w:t>
      </w:r>
      <w:r w:rsidRPr="001017A8">
        <w:rPr>
          <w:rFonts w:ascii="Arial" w:eastAsiaTheme="minorEastAsia" w:hAnsi="Arial" w:cs="Arial"/>
          <w:sz w:val="22"/>
          <w:szCs w:val="22"/>
          <w:lang w:eastAsia="zh-CN"/>
        </w:rPr>
        <w:t xml:space="preserve">, non-thermal and thermal plasma. </w:t>
      </w:r>
      <w:r w:rsidRPr="001017A8">
        <w:rPr>
          <w:rFonts w:ascii="Arial" w:eastAsiaTheme="minorEastAsia" w:hAnsi="Arial" w:cs="Arial"/>
          <w:b/>
          <w:sz w:val="22"/>
          <w:szCs w:val="22"/>
          <w:lang w:eastAsia="zh-CN"/>
        </w:rPr>
        <w:t>d</w:t>
      </w:r>
      <w:r w:rsidRPr="001017A8">
        <w:rPr>
          <w:rFonts w:ascii="Arial" w:hAnsi="Arial" w:cs="Arial"/>
          <w:b/>
          <w:sz w:val="22"/>
          <w:szCs w:val="22"/>
        </w:rPr>
        <w:t>. </w:t>
      </w:r>
      <w:r w:rsidRPr="001017A8">
        <w:rPr>
          <w:rFonts w:ascii="Arial" w:eastAsiaTheme="minorEastAsia" w:hAnsi="Arial" w:cs="Arial"/>
          <w:sz w:val="22"/>
          <w:szCs w:val="22"/>
          <w:lang w:eastAsia="zh-CN"/>
        </w:rPr>
        <w:t>Conversion</w:t>
      </w:r>
      <w:r w:rsidRPr="001017A8">
        <w:rPr>
          <w:rFonts w:ascii="Arial" w:eastAsiaTheme="minorEastAsia" w:hAnsi="Arial" w:cs="Arial"/>
          <w:sz w:val="22"/>
          <w:szCs w:val="22"/>
          <w:lang w:eastAsia="zh-CN"/>
        </w:rPr>
        <w:noBreakHyphen/>
        <w:t>selectivity</w:t>
      </w:r>
      <w:r w:rsidRPr="001017A8">
        <w:rPr>
          <w:rFonts w:ascii="Arial" w:hAnsi="Arial" w:cs="Arial"/>
          <w:b/>
          <w:sz w:val="22"/>
          <w:szCs w:val="22"/>
        </w:rPr>
        <w:t xml:space="preserve"> </w:t>
      </w:r>
      <w:r w:rsidRPr="001017A8">
        <w:rPr>
          <w:rFonts w:ascii="Arial" w:eastAsiaTheme="minorEastAsia" w:hAnsi="Arial" w:cs="Arial"/>
          <w:bCs/>
          <w:sz w:val="22"/>
          <w:szCs w:val="22"/>
          <w:lang w:eastAsia="zh-CN"/>
        </w:rPr>
        <w:t xml:space="preserve">trend and energy </w:t>
      </w:r>
      <w:bookmarkStart w:id="937" w:name="_Hlk172709744"/>
      <w:r w:rsidRPr="001017A8">
        <w:rPr>
          <w:rFonts w:ascii="Arial" w:eastAsiaTheme="minorEastAsia" w:hAnsi="Arial" w:cs="Arial"/>
          <w:bCs/>
          <w:sz w:val="22"/>
          <w:szCs w:val="22"/>
          <w:lang w:eastAsia="zh-CN"/>
        </w:rPr>
        <w:t xml:space="preserve">requirement </w:t>
      </w:r>
      <w:bookmarkEnd w:id="937"/>
      <w:r w:rsidRPr="001017A8">
        <w:rPr>
          <w:rFonts w:ascii="Arial" w:eastAsiaTheme="minorEastAsia" w:hAnsi="Arial" w:cs="Arial"/>
          <w:bCs/>
          <w:sz w:val="22"/>
          <w:szCs w:val="22"/>
          <w:lang w:eastAsia="zh-CN"/>
        </w:rPr>
        <w:t>(kWh kg</w:t>
      </w:r>
      <w:r w:rsidRPr="001017A8">
        <w:rPr>
          <w:rFonts w:ascii="Arial" w:eastAsiaTheme="minorEastAsia" w:hAnsi="Arial" w:cs="Arial"/>
          <w:bCs/>
          <w:sz w:val="22"/>
          <w:szCs w:val="22"/>
          <w:vertAlign w:val="superscript"/>
          <w:lang w:eastAsia="zh-CN"/>
        </w:rPr>
        <w:t>–1</w:t>
      </w:r>
      <w:r w:rsidRPr="001017A8">
        <w:rPr>
          <w:rFonts w:ascii="Arial" w:eastAsiaTheme="minorEastAsia" w:hAnsi="Arial" w:cs="Arial"/>
          <w:bCs/>
          <w:sz w:val="22"/>
          <w:szCs w:val="22"/>
          <w:lang w:eastAsia="zh-CN"/>
        </w:rPr>
        <w:t>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xml:space="preserve">) for representative non-thermal </w:t>
      </w:r>
      <w:r w:rsidRPr="001017A8">
        <w:rPr>
          <w:rFonts w:ascii="Arial" w:eastAsiaTheme="minorEastAsia" w:hAnsi="Arial" w:cs="Arial"/>
          <w:sz w:val="22"/>
          <w:szCs w:val="22"/>
          <w:lang w:eastAsia="zh-CN"/>
        </w:rPr>
        <w:t xml:space="preserve">(cold and warm) </w:t>
      </w:r>
      <w:r w:rsidRPr="001017A8">
        <w:rPr>
          <w:rFonts w:ascii="Arial" w:eastAsiaTheme="minorEastAsia" w:hAnsi="Arial" w:cs="Arial"/>
          <w:bCs/>
          <w:sz w:val="22"/>
          <w:szCs w:val="22"/>
          <w:lang w:eastAsia="zh-CN"/>
        </w:rPr>
        <w:t>and thermal plasma routes.</w:t>
      </w:r>
      <w:r w:rsidRPr="001017A8">
        <w:rPr>
          <w:rFonts w:ascii="Arial" w:eastAsiaTheme="minorEastAsia" w:hAnsi="Arial" w:cs="Arial"/>
          <w:sz w:val="22"/>
          <w:szCs w:val="22"/>
          <w:lang w:eastAsia="zh-CN"/>
        </w:rPr>
        <w:t xml:space="preserve"> </w:t>
      </w:r>
      <w:r w:rsidRPr="001017A8">
        <w:rPr>
          <w:rFonts w:ascii="Arial" w:eastAsiaTheme="minorEastAsia" w:hAnsi="Arial" w:cs="Arial"/>
          <w:b/>
          <w:sz w:val="22"/>
          <w:szCs w:val="22"/>
          <w:lang w:eastAsia="zh-CN"/>
        </w:rPr>
        <w:t>e</w:t>
      </w:r>
      <w:r w:rsidRPr="001017A8">
        <w:rPr>
          <w:rFonts w:ascii="Arial" w:hAnsi="Arial" w:cs="Arial"/>
          <w:b/>
          <w:sz w:val="22"/>
          <w:szCs w:val="22"/>
        </w:rPr>
        <w:t>.</w:t>
      </w:r>
      <w:r w:rsidRPr="001017A8">
        <w:rPr>
          <w:rFonts w:ascii="Arial" w:hAnsi="Arial" w:cs="Arial"/>
          <w:sz w:val="22"/>
          <w:szCs w:val="22"/>
        </w:rPr>
        <w:t> </w:t>
      </w:r>
      <w:r w:rsidRPr="001017A8">
        <w:rPr>
          <w:rFonts w:ascii="Arial" w:eastAsiaTheme="minorEastAsia" w:hAnsi="Arial" w:cs="Arial"/>
          <w:sz w:val="22"/>
          <w:szCs w:val="22"/>
          <w:lang w:eastAsia="zh-CN"/>
        </w:rPr>
        <w:t>Representative c</w:t>
      </w:r>
      <w:r w:rsidRPr="001017A8">
        <w:rPr>
          <w:rFonts w:ascii="Arial" w:hAnsi="Arial" w:cs="Arial"/>
          <w:sz w:val="22"/>
          <w:szCs w:val="22"/>
        </w:rPr>
        <w:t>atalyst type, reaction temperature, CH</w:t>
      </w:r>
      <w:r w:rsidRPr="001017A8">
        <w:rPr>
          <w:rFonts w:ascii="Arial" w:hAnsi="Arial" w:cs="Arial"/>
          <w:sz w:val="22"/>
          <w:szCs w:val="22"/>
          <w:vertAlign w:val="subscript"/>
        </w:rPr>
        <w:t>4</w:t>
      </w:r>
      <w:r w:rsidRPr="001017A8">
        <w:rPr>
          <w:rFonts w:ascii="Arial" w:hAnsi="Arial" w:cs="Arial"/>
          <w:sz w:val="22"/>
          <w:szCs w:val="22"/>
        </w:rPr>
        <w:t xml:space="preserve"> conversion, </w:t>
      </w:r>
      <w:r>
        <w:rPr>
          <w:rFonts w:ascii="Arial" w:hAnsi="Arial" w:cs="Arial"/>
          <w:sz w:val="22"/>
          <w:szCs w:val="22"/>
        </w:rPr>
        <w:t xml:space="preserve">and </w:t>
      </w:r>
      <w:r w:rsidRPr="001017A8">
        <w:rPr>
          <w:rFonts w:ascii="Arial" w:eastAsiaTheme="minorEastAsia" w:hAnsi="Arial" w:cs="Arial"/>
          <w:sz w:val="22"/>
          <w:szCs w:val="22"/>
          <w:lang w:eastAsia="zh-CN"/>
        </w:rPr>
        <w:t>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and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selectivity in non</w:t>
      </w:r>
      <w:r>
        <w:rPr>
          <w:rFonts w:ascii="Arial" w:eastAsiaTheme="minorEastAsia" w:hAnsi="Arial" w:cs="Arial"/>
          <w:sz w:val="22"/>
          <w:szCs w:val="22"/>
          <w:lang w:eastAsia="zh-CN"/>
        </w:rPr>
        <w:noBreakHyphen/>
      </w:r>
      <w:r w:rsidRPr="00B57699">
        <w:rPr>
          <w:rFonts w:ascii="Arial" w:eastAsiaTheme="minorEastAsia" w:hAnsi="Arial" w:cs="Arial"/>
          <w:sz w:val="22"/>
          <w:szCs w:val="22"/>
          <w:lang w:eastAsia="zh-CN"/>
        </w:rPr>
        <w:t>oxidative CH</w:t>
      </w:r>
      <w:r w:rsidRPr="00B57699">
        <w:rPr>
          <w:rFonts w:ascii="Arial" w:eastAsiaTheme="minorEastAsia" w:hAnsi="Arial" w:cs="Arial"/>
          <w:sz w:val="22"/>
          <w:szCs w:val="22"/>
          <w:vertAlign w:val="subscript"/>
          <w:lang w:eastAsia="zh-CN"/>
        </w:rPr>
        <w:t>4</w:t>
      </w:r>
      <w:r w:rsidRPr="00B57699">
        <w:rPr>
          <w:rFonts w:ascii="Arial" w:eastAsiaTheme="minorEastAsia" w:hAnsi="Arial" w:cs="Arial"/>
          <w:sz w:val="22"/>
          <w:szCs w:val="22"/>
          <w:lang w:eastAsia="zh-CN"/>
        </w:rPr>
        <w:t xml:space="preserve"> conversion.</w:t>
      </w:r>
      <w:bookmarkEnd w:id="936"/>
    </w:p>
    <w:p w14:paraId="010465EA"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20C66381" w14:textId="77777777" w:rsidR="00FE1182" w:rsidRPr="00CF7E03" w:rsidRDefault="00FE1182" w:rsidP="00FE1182">
      <w:pPr>
        <w:spacing w:before="240"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47E41CFA" wp14:editId="1538729F">
            <wp:extent cx="4502661" cy="5550170"/>
            <wp:effectExtent l="0" t="0" r="0" b="0"/>
            <wp:docPr id="11963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11374" t="7065" r="9830" b="5063"/>
                    <a:stretch/>
                  </pic:blipFill>
                  <pic:spPr bwMode="auto">
                    <a:xfrm>
                      <a:off x="0" y="0"/>
                      <a:ext cx="4504180" cy="5552043"/>
                    </a:xfrm>
                    <a:prstGeom prst="rect">
                      <a:avLst/>
                    </a:prstGeom>
                    <a:noFill/>
                    <a:ln>
                      <a:noFill/>
                    </a:ln>
                    <a:extLst>
                      <a:ext uri="{53640926-AAD7-44D8-BBD7-CCE9431645EC}">
                        <a14:shadowObscured xmlns:a14="http://schemas.microsoft.com/office/drawing/2010/main"/>
                      </a:ext>
                    </a:extLst>
                  </pic:spPr>
                </pic:pic>
              </a:graphicData>
            </a:graphic>
          </wp:inline>
        </w:drawing>
      </w:r>
    </w:p>
    <w:p w14:paraId="75E406C1" w14:textId="77777777" w:rsidR="00FE1182" w:rsidRPr="00E17BE0" w:rsidRDefault="00FE1182" w:rsidP="00FE1182">
      <w:pPr>
        <w:spacing w:after="240" w:line="360" w:lineRule="auto"/>
        <w:jc w:val="both"/>
        <w:rPr>
          <w:rFonts w:ascii="Arial" w:eastAsiaTheme="minorEastAsia" w:hAnsi="Arial" w:cs="Arial"/>
          <w:sz w:val="22"/>
          <w:szCs w:val="22"/>
          <w:lang w:eastAsia="zh-CN"/>
        </w:rPr>
      </w:pPr>
      <w:bookmarkStart w:id="938" w:name="_Hlk167963105"/>
      <w:r w:rsidRPr="001017A8">
        <w:rPr>
          <w:rFonts w:ascii="Arial" w:hAnsi="Arial" w:cs="Arial"/>
          <w:b/>
          <w:sz w:val="22"/>
          <w:szCs w:val="22"/>
        </w:rPr>
        <w:t>Fig. </w:t>
      </w:r>
      <w:r w:rsidRPr="001017A8">
        <w:rPr>
          <w:rFonts w:ascii="Arial" w:eastAsiaTheme="minorEastAsia" w:hAnsi="Arial" w:cs="Arial"/>
          <w:b/>
          <w:sz w:val="22"/>
          <w:szCs w:val="22"/>
          <w:lang w:eastAsia="zh-CN"/>
        </w:rPr>
        <w:t>6</w:t>
      </w:r>
      <w:r w:rsidRPr="00A44315">
        <w:rPr>
          <w:rFonts w:ascii="Arial" w:hAnsi="Arial" w:cs="Arial"/>
          <w:b/>
          <w:iCs/>
          <w:sz w:val="22"/>
          <w:szCs w:val="22"/>
        </w:rPr>
        <w:t> | </w:t>
      </w:r>
      <w:r w:rsidRPr="001017A8">
        <w:rPr>
          <w:rFonts w:ascii="Arial" w:eastAsiaTheme="minorEastAsia" w:hAnsi="Arial" w:cs="Arial"/>
          <w:b/>
          <w:sz w:val="22"/>
          <w:szCs w:val="22"/>
          <w:lang w:eastAsia="zh-CN"/>
        </w:rPr>
        <w:t>Potential green 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synthesis routes</w:t>
      </w:r>
      <w:r w:rsidRPr="001017A8">
        <w:rPr>
          <w:rFonts w:ascii="Arial" w:hAnsi="Arial" w:cs="Arial"/>
          <w:b/>
          <w:sz w:val="22"/>
          <w:szCs w:val="22"/>
        </w:rPr>
        <w:t xml:space="preserve">. </w:t>
      </w:r>
      <w:r w:rsidRPr="00391D0C">
        <w:rPr>
          <w:rFonts w:ascii="Arial" w:eastAsia="Times New Roman" w:hAnsi="Arial" w:cs="Arial"/>
          <w:b/>
          <w:sz w:val="22"/>
          <w:szCs w:val="22"/>
        </w:rPr>
        <w:t>a.</w:t>
      </w:r>
      <w:r w:rsidRPr="00391D0C">
        <w:rPr>
          <w:rFonts w:ascii="Arial" w:eastAsia="Times New Roman" w:hAnsi="Arial" w:cs="Arial"/>
          <w:bCs/>
          <w:sz w:val="22"/>
          <w:szCs w:val="22"/>
        </w:rPr>
        <w:t> Production costs</w:t>
      </w:r>
      <w:r>
        <w:rPr>
          <w:rFonts w:ascii="Arial" w:eastAsiaTheme="minorEastAsia" w:hAnsi="Arial" w:cs="Arial" w:hint="eastAsia"/>
          <w:bCs/>
          <w:sz w:val="22"/>
          <w:szCs w:val="22"/>
          <w:lang w:eastAsia="zh-CN"/>
        </w:rPr>
        <w:t xml:space="preserve"> </w:t>
      </w:r>
      <w:r w:rsidRPr="00391D0C">
        <w:rPr>
          <w:rFonts w:ascii="Arial" w:eastAsia="Times New Roman" w:hAnsi="Arial" w:cs="Arial"/>
          <w:bCs/>
          <w:sz w:val="22"/>
          <w:szCs w:val="22"/>
        </w:rPr>
        <w:t xml:space="preserve">and </w:t>
      </w:r>
      <w:r w:rsidRPr="00391D0C">
        <w:rPr>
          <w:rFonts w:ascii="Arial" w:eastAsia="Times New Roman" w:hAnsi="Arial" w:cs="Arial"/>
          <w:b/>
          <w:sz w:val="22"/>
          <w:szCs w:val="22"/>
        </w:rPr>
        <w:t>b.</w:t>
      </w:r>
      <w:r w:rsidRPr="00391D0C">
        <w:rPr>
          <w:rFonts w:ascii="Arial" w:eastAsia="Times New Roman" w:hAnsi="Arial" w:cs="Arial"/>
          <w:bCs/>
          <w:sz w:val="22"/>
          <w:szCs w:val="22"/>
        </w:rPr>
        <w:t> </w:t>
      </w:r>
      <w:r>
        <w:rPr>
          <w:rFonts w:ascii="Arial" w:eastAsiaTheme="minorEastAsia" w:hAnsi="Arial" w:cs="Arial" w:hint="eastAsia"/>
          <w:bCs/>
          <w:sz w:val="22"/>
          <w:szCs w:val="22"/>
          <w:lang w:eastAsia="zh-CN"/>
        </w:rPr>
        <w:t>c</w:t>
      </w:r>
      <w:r w:rsidRPr="00391D0C">
        <w:rPr>
          <w:rFonts w:ascii="Arial" w:eastAsia="Times New Roman" w:hAnsi="Arial" w:cs="Arial"/>
          <w:bCs/>
          <w:sz w:val="22"/>
          <w:szCs w:val="22"/>
        </w:rPr>
        <w:t xml:space="preserve">limate change impacts per kg of </w:t>
      </w:r>
      <w:r>
        <w:rPr>
          <w:rFonts w:ascii="Arial" w:eastAsia="Times New Roman" w:hAnsi="Arial" w:cs="Arial"/>
          <w:bCs/>
          <w:sz w:val="22"/>
          <w:szCs w:val="22"/>
        </w:rPr>
        <w:t>VCM</w:t>
      </w:r>
      <w:r w:rsidRPr="00391D0C">
        <w:rPr>
          <w:rFonts w:ascii="Arial" w:eastAsia="Times New Roman" w:hAnsi="Arial" w:cs="Arial"/>
          <w:bCs/>
          <w:sz w:val="22"/>
          <w:szCs w:val="22"/>
        </w:rPr>
        <w:t xml:space="preserve"> </w:t>
      </w:r>
      <w:r w:rsidRPr="001017A8">
        <w:rPr>
          <w:rFonts w:ascii="Arial" w:eastAsia="Times New Roman" w:hAnsi="Arial" w:cs="Arial"/>
          <w:bCs/>
          <w:i/>
          <w:sz w:val="22"/>
          <w:szCs w:val="22"/>
        </w:rPr>
        <w:t>via</w:t>
      </w:r>
      <w:r w:rsidRPr="00391D0C">
        <w:rPr>
          <w:rFonts w:ascii="Arial" w:eastAsia="Times New Roman" w:hAnsi="Arial" w:cs="Arial"/>
          <w:bCs/>
          <w:sz w:val="22"/>
          <w:szCs w:val="22"/>
        </w:rPr>
        <w:t xml:space="preserve"> the </w:t>
      </w:r>
      <w:r>
        <w:rPr>
          <w:rFonts w:ascii="Arial" w:eastAsia="Times New Roman" w:hAnsi="Arial" w:cs="Arial"/>
          <w:bCs/>
          <w:sz w:val="22"/>
          <w:szCs w:val="22"/>
        </w:rPr>
        <w:t>acetylene</w:t>
      </w:r>
      <w:r>
        <w:rPr>
          <w:rFonts w:ascii="Arial" w:eastAsia="Times New Roman" w:hAnsi="Arial" w:cs="Arial"/>
          <w:bCs/>
          <w:sz w:val="22"/>
          <w:szCs w:val="22"/>
        </w:rPr>
        <w:noBreakHyphen/>
        <w:t>to</w:t>
      </w:r>
      <w:r>
        <w:rPr>
          <w:rFonts w:ascii="Arial" w:eastAsia="Times New Roman" w:hAnsi="Arial" w:cs="Arial"/>
          <w:bCs/>
          <w:sz w:val="22"/>
          <w:szCs w:val="22"/>
        </w:rPr>
        <w:noBreakHyphen/>
        <w:t>VCM</w:t>
      </w:r>
      <w:r w:rsidRPr="00391D0C">
        <w:rPr>
          <w:rFonts w:ascii="Arial" w:eastAsia="Times New Roman" w:hAnsi="Arial" w:cs="Arial"/>
          <w:bCs/>
          <w:sz w:val="22"/>
          <w:szCs w:val="22"/>
        </w:rPr>
        <w:t xml:space="preserve"> </w:t>
      </w:r>
      <w:r>
        <w:rPr>
          <w:rFonts w:ascii="Arial" w:eastAsia="Times New Roman" w:hAnsi="Arial" w:cs="Arial"/>
          <w:bCs/>
          <w:sz w:val="22"/>
          <w:szCs w:val="22"/>
        </w:rPr>
        <w:t xml:space="preserve">(ATV) </w:t>
      </w:r>
      <w:r w:rsidRPr="00391D0C">
        <w:rPr>
          <w:rFonts w:ascii="Arial" w:eastAsia="Times New Roman" w:hAnsi="Arial" w:cs="Arial"/>
          <w:bCs/>
          <w:sz w:val="22"/>
          <w:szCs w:val="22"/>
        </w:rPr>
        <w:t>route</w:t>
      </w:r>
      <w:r w:rsidRPr="00391D0C">
        <w:rPr>
          <w:rFonts w:ascii="Arial" w:hAnsi="Arial" w:cs="Arial"/>
          <w:sz w:val="22"/>
          <w:szCs w:val="22"/>
        </w:rPr>
        <w:t xml:space="preserve"> and the </w:t>
      </w:r>
      <w:r>
        <w:rPr>
          <w:rFonts w:ascii="Arial" w:hAnsi="Arial" w:cs="Arial"/>
          <w:sz w:val="22"/>
          <w:szCs w:val="22"/>
        </w:rPr>
        <w:t>ethylene</w:t>
      </w:r>
      <w:r>
        <w:rPr>
          <w:rFonts w:ascii="Arial" w:hAnsi="Arial" w:cs="Arial"/>
          <w:sz w:val="22"/>
          <w:szCs w:val="22"/>
        </w:rPr>
        <w:noBreakHyphen/>
        <w:t>based balanced process (EBP)</w:t>
      </w:r>
      <w:r w:rsidRPr="00391D0C">
        <w:rPr>
          <w:rFonts w:ascii="Arial" w:eastAsia="Times New Roman" w:hAnsi="Arial" w:cs="Arial"/>
          <w:bCs/>
          <w:sz w:val="22"/>
          <w:szCs w:val="22"/>
        </w:rPr>
        <w:t xml:space="preserve">. </w:t>
      </w:r>
      <w:r w:rsidRPr="004E692C">
        <w:rPr>
          <w:rFonts w:ascii="Arial" w:eastAsia="Times New Roman" w:hAnsi="Arial" w:cs="Arial"/>
          <w:bCs/>
          <w:sz w:val="22"/>
          <w:szCs w:val="22"/>
        </w:rPr>
        <w:t xml:space="preserve">Results for both the fossil and green routes, depending on the </w:t>
      </w:r>
      <w:r>
        <w:rPr>
          <w:rFonts w:ascii="Arial" w:eastAsiaTheme="minorEastAsia" w:hAnsi="Arial" w:cs="Arial" w:hint="eastAsia"/>
          <w:bCs/>
          <w:sz w:val="22"/>
          <w:szCs w:val="22"/>
          <w:lang w:eastAsia="zh-CN"/>
        </w:rPr>
        <w:t>feedstock</w:t>
      </w:r>
      <w:r w:rsidRPr="004E692C">
        <w:rPr>
          <w:rFonts w:ascii="Arial" w:eastAsia="Times New Roman" w:hAnsi="Arial" w:cs="Arial"/>
          <w:bCs/>
          <w:sz w:val="22"/>
          <w:szCs w:val="22"/>
        </w:rPr>
        <w:t xml:space="preserve"> source</w:t>
      </w:r>
      <w:r w:rsidRPr="00391D0C">
        <w:rPr>
          <w:rFonts w:ascii="Arial" w:eastAsia="Times New Roman" w:hAnsi="Arial" w:cs="Arial"/>
          <w:bCs/>
          <w:sz w:val="22"/>
          <w:szCs w:val="22"/>
        </w:rPr>
        <w:t>.</w:t>
      </w:r>
      <w:r>
        <w:rPr>
          <w:rFonts w:ascii="Arial" w:eastAsia="Times New Roman" w:hAnsi="Arial" w:cs="Arial"/>
          <w:bCs/>
          <w:sz w:val="22"/>
          <w:szCs w:val="22"/>
        </w:rPr>
        <w:t xml:space="preserve"> </w:t>
      </w:r>
      <w:r>
        <w:rPr>
          <w:rFonts w:ascii="Arial" w:eastAsiaTheme="minorEastAsia" w:hAnsi="Arial" w:cs="Arial"/>
          <w:b/>
          <w:sz w:val="22"/>
          <w:szCs w:val="22"/>
          <w:lang w:eastAsia="zh-CN"/>
        </w:rPr>
        <w:t>c</w:t>
      </w:r>
      <w:r w:rsidRPr="00F96492">
        <w:rPr>
          <w:rFonts w:ascii="Arial" w:eastAsiaTheme="minorEastAsia" w:hAnsi="Arial" w:cs="Arial"/>
          <w:b/>
          <w:sz w:val="22"/>
          <w:szCs w:val="22"/>
          <w:lang w:eastAsia="zh-CN"/>
        </w:rPr>
        <w:t>.</w:t>
      </w:r>
      <w:r w:rsidRPr="00F96492">
        <w:rPr>
          <w:rFonts w:ascii="Arial" w:eastAsiaTheme="minorEastAsia" w:hAnsi="Arial" w:cs="Arial"/>
          <w:sz w:val="22"/>
          <w:szCs w:val="22"/>
          <w:lang w:eastAsia="zh-CN"/>
        </w:rPr>
        <w:t> Coal, natural gas, and oil-based technologies, including CaC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PC, TP, and plasma routes. </w:t>
      </w:r>
      <w:r>
        <w:rPr>
          <w:rFonts w:ascii="Arial" w:eastAsiaTheme="minorEastAsia" w:hAnsi="Arial" w:cs="Arial"/>
          <w:b/>
          <w:sz w:val="22"/>
          <w:szCs w:val="22"/>
          <w:lang w:eastAsia="zh-CN"/>
        </w:rPr>
        <w:t>d</w:t>
      </w:r>
      <w:r w:rsidRPr="00F96492">
        <w:rPr>
          <w:rFonts w:ascii="Arial" w:eastAsiaTheme="minorEastAsia" w:hAnsi="Arial" w:cs="Arial"/>
          <w:b/>
          <w:sz w:val="22"/>
          <w:szCs w:val="22"/>
          <w:lang w:eastAsia="zh-CN"/>
        </w:rPr>
        <w:t>.</w:t>
      </w:r>
      <w:r w:rsidRPr="00F96492">
        <w:rPr>
          <w:rFonts w:ascii="Arial" w:eastAsiaTheme="minorEastAsia" w:hAnsi="Arial" w:cs="Arial"/>
          <w:sz w:val="22"/>
          <w:szCs w:val="22"/>
          <w:lang w:eastAsia="zh-CN"/>
        </w:rPr>
        <w:t> biochar, biogas, 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and plastic based </w:t>
      </w:r>
      <w:r w:rsidRPr="00F96492">
        <w:rPr>
          <w:rFonts w:ascii="Arial" w:eastAsiaTheme="minorEastAsia" w:hAnsi="Arial" w:cs="Arial"/>
          <w:bCs/>
          <w:sz w:val="22"/>
          <w:szCs w:val="22"/>
          <w:lang w:eastAsia="zh-CN"/>
        </w:rPr>
        <w:t xml:space="preserve">technologies, including </w:t>
      </w:r>
      <w:r w:rsidRPr="00F96492">
        <w:rPr>
          <w:rFonts w:ascii="Arial" w:eastAsiaTheme="minorEastAsia" w:hAnsi="Arial" w:cs="Arial"/>
          <w:sz w:val="22"/>
          <w:szCs w:val="22"/>
          <w:lang w:eastAsia="zh-CN"/>
        </w:rPr>
        <w:t>CaC</w:t>
      </w:r>
      <w:r w:rsidRPr="00F96492">
        <w:rPr>
          <w:rFonts w:ascii="Arial" w:eastAsiaTheme="minorEastAsia" w:hAnsi="Arial" w:cs="Arial"/>
          <w:sz w:val="22"/>
          <w:szCs w:val="22"/>
          <w:vertAlign w:val="subscript"/>
          <w:lang w:eastAsia="zh-CN"/>
        </w:rPr>
        <w:t>2</w:t>
      </w:r>
      <w:r w:rsidRPr="00F96492">
        <w:rPr>
          <w:rFonts w:ascii="Arial" w:eastAsiaTheme="minorEastAsia" w:hAnsi="Arial" w:cs="Arial"/>
          <w:bCs/>
          <w:sz w:val="22"/>
          <w:szCs w:val="22"/>
          <w:lang w:eastAsia="zh-CN"/>
        </w:rPr>
        <w:t>, plasma, cycle</w:t>
      </w:r>
      <w:r w:rsidRPr="00F96492">
        <w:rPr>
          <w:rFonts w:ascii="Arial" w:eastAsiaTheme="minorEastAsia" w:hAnsi="Arial" w:cs="Arial"/>
          <w:sz w:val="22"/>
          <w:szCs w:val="22"/>
          <w:lang w:eastAsia="zh-CN"/>
        </w:rPr>
        <w:t>, TP</w:t>
      </w:r>
      <w:r w:rsidRPr="00F96492">
        <w:rPr>
          <w:rFonts w:ascii="Arial" w:eastAsiaTheme="minorEastAsia" w:hAnsi="Arial" w:cs="Arial"/>
          <w:bCs/>
          <w:sz w:val="22"/>
          <w:szCs w:val="22"/>
          <w:lang w:eastAsia="zh-CN"/>
        </w:rPr>
        <w:t xml:space="preserve">, and PC. </w:t>
      </w:r>
      <w:bookmarkEnd w:id="938"/>
      <w:r w:rsidRPr="00F96492">
        <w:rPr>
          <w:rFonts w:ascii="Arial" w:eastAsiaTheme="minorEastAsia" w:hAnsi="Arial" w:cs="Arial"/>
          <w:sz w:val="22"/>
          <w:szCs w:val="22"/>
          <w:lang w:eastAsia="zh-CN"/>
        </w:rPr>
        <w:t>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-based concept cycles include </w:t>
      </w:r>
      <w:r>
        <w:rPr>
          <w:rFonts w:ascii="Arial" w:eastAsiaTheme="minorEastAsia" w:hAnsi="Arial" w:cs="Arial"/>
          <w:b/>
          <w:sz w:val="22"/>
          <w:szCs w:val="22"/>
          <w:lang w:eastAsia="zh-CN"/>
        </w:rPr>
        <w:t>e</w:t>
      </w:r>
      <w:r w:rsidRPr="00F96492">
        <w:rPr>
          <w:rFonts w:ascii="Arial" w:eastAsiaTheme="minorEastAsia" w:hAnsi="Arial" w:cs="Arial"/>
          <w:b/>
          <w:sz w:val="22"/>
          <w:szCs w:val="22"/>
          <w:lang w:eastAsia="zh-CN"/>
        </w:rPr>
        <w:t>. </w:t>
      </w:r>
      <w:r w:rsidRPr="00F96492">
        <w:rPr>
          <w:rFonts w:ascii="Arial" w:eastAsiaTheme="minorEastAsia" w:hAnsi="Arial" w:cs="Arial"/>
          <w:sz w:val="22"/>
          <w:szCs w:val="22"/>
          <w:lang w:eastAsia="zh-CN"/>
        </w:rPr>
        <w:t>BaC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-based route coupling 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capture and CO production (CO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-CO cycle), and </w:t>
      </w:r>
      <w:r>
        <w:rPr>
          <w:rFonts w:ascii="Arial" w:eastAsiaTheme="minorEastAsia" w:hAnsi="Arial" w:cs="Arial"/>
          <w:b/>
          <w:sz w:val="22"/>
          <w:szCs w:val="22"/>
          <w:lang w:eastAsia="zh-CN"/>
        </w:rPr>
        <w:t>f</w:t>
      </w:r>
      <w:r w:rsidRPr="00F96492">
        <w:rPr>
          <w:rFonts w:ascii="Arial" w:eastAsiaTheme="minorEastAsia" w:hAnsi="Arial" w:cs="Arial"/>
          <w:b/>
          <w:sz w:val="22"/>
          <w:szCs w:val="22"/>
          <w:lang w:eastAsia="zh-CN"/>
        </w:rPr>
        <w:t>. </w:t>
      </w:r>
      <w:r w:rsidRPr="00F96492">
        <w:rPr>
          <w:rFonts w:ascii="Arial" w:eastAsiaTheme="minorEastAsia" w:hAnsi="Arial" w:cs="Arial"/>
          <w:bCs/>
          <w:sz w:val="22"/>
          <w:szCs w:val="22"/>
          <w:lang w:eastAsia="zh-CN"/>
        </w:rPr>
        <w:t>Li</w:t>
      </w:r>
      <w:r w:rsidRPr="00F96492">
        <w:rPr>
          <w:rFonts w:ascii="Arial" w:eastAsiaTheme="minorEastAsia" w:hAnsi="Arial" w:cs="Arial"/>
          <w:bCs/>
          <w:sz w:val="22"/>
          <w:szCs w:val="22"/>
          <w:vertAlign w:val="subscript"/>
          <w:lang w:eastAsia="zh-CN"/>
        </w:rPr>
        <w:t>2</w:t>
      </w:r>
      <w:r w:rsidRPr="00F96492">
        <w:rPr>
          <w:rFonts w:ascii="Arial" w:eastAsiaTheme="minorEastAsia" w:hAnsi="Arial" w:cs="Arial"/>
          <w:bCs/>
          <w:sz w:val="22"/>
          <w:szCs w:val="22"/>
          <w:lang w:eastAsia="zh-CN"/>
        </w:rPr>
        <w:t>C</w:t>
      </w:r>
      <w:r w:rsidRPr="00F96492">
        <w:rPr>
          <w:rFonts w:ascii="Arial" w:eastAsiaTheme="minorEastAsia" w:hAnsi="Arial" w:cs="Arial"/>
          <w:bCs/>
          <w:sz w:val="22"/>
          <w:szCs w:val="22"/>
          <w:vertAlign w:val="subscript"/>
          <w:lang w:eastAsia="zh-CN"/>
        </w:rPr>
        <w:t>2</w:t>
      </w:r>
      <w:r w:rsidRPr="00F96492">
        <w:rPr>
          <w:rFonts w:ascii="Arial" w:eastAsiaTheme="minorEastAsia" w:hAnsi="Arial" w:cs="Arial"/>
          <w:bCs/>
          <w:sz w:val="22"/>
          <w:szCs w:val="22"/>
          <w:lang w:eastAsia="zh-CN"/>
        </w:rPr>
        <w:t>-based</w:t>
      </w:r>
      <w:r w:rsidRPr="00F96492">
        <w:rPr>
          <w:rFonts w:ascii="Arial" w:eastAsiaTheme="minorEastAsia" w:hAnsi="Arial" w:cs="Arial"/>
          <w:sz w:val="22"/>
          <w:szCs w:val="22"/>
          <w:lang w:eastAsia="zh-CN"/>
        </w:rPr>
        <w:t xml:space="preserve"> </w:t>
      </w:r>
      <w:r w:rsidRPr="00F96492">
        <w:rPr>
          <w:rFonts w:ascii="Arial" w:eastAsiaTheme="minorEastAsia" w:hAnsi="Arial" w:cs="Arial"/>
          <w:bCs/>
          <w:sz w:val="22"/>
          <w:szCs w:val="22"/>
          <w:lang w:eastAsia="zh-CN"/>
        </w:rPr>
        <w:t>electrochemical-assisted</w:t>
      </w:r>
      <w:r w:rsidRPr="00F96492">
        <w:rPr>
          <w:rFonts w:ascii="Arial" w:eastAsiaTheme="minorEastAsia" w:hAnsi="Arial" w:cs="Arial"/>
          <w:b/>
          <w:sz w:val="22"/>
          <w:szCs w:val="22"/>
          <w:lang w:eastAsia="zh-CN"/>
        </w:rPr>
        <w:t xml:space="preserve"> </w:t>
      </w:r>
      <w:r w:rsidRPr="00F96492">
        <w:rPr>
          <w:rFonts w:ascii="Arial" w:eastAsiaTheme="minorEastAsia" w:hAnsi="Arial" w:cs="Arial"/>
          <w:sz w:val="22"/>
          <w:szCs w:val="22"/>
          <w:lang w:eastAsia="zh-CN"/>
        </w:rPr>
        <w:t xml:space="preserve">three-step cycle from </w:t>
      </w:r>
      <w:proofErr w:type="spellStart"/>
      <w:r w:rsidRPr="00F96492">
        <w:rPr>
          <w:rFonts w:ascii="Arial" w:eastAsiaTheme="minorEastAsia" w:hAnsi="Arial" w:cs="Arial"/>
          <w:sz w:val="22"/>
          <w:szCs w:val="22"/>
          <w:lang w:eastAsia="zh-CN"/>
        </w:rPr>
        <w:t>LiOH</w:t>
      </w:r>
      <w:proofErr w:type="spellEnd"/>
      <w:r w:rsidRPr="00F96492">
        <w:rPr>
          <w:rFonts w:ascii="Arial" w:eastAsiaTheme="minorEastAsia" w:hAnsi="Arial" w:cs="Arial"/>
          <w:sz w:val="22"/>
          <w:szCs w:val="22"/>
          <w:lang w:eastAsia="zh-CN"/>
        </w:rPr>
        <w:t xml:space="preserve"> to Li, with Li reacting with 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to form Li</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followed by reaction with H</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O to produce 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H</w:t>
      </w:r>
      <w:r w:rsidRPr="00F96492">
        <w:rPr>
          <w:rFonts w:ascii="Arial" w:eastAsiaTheme="minorEastAsia" w:hAnsi="Arial" w:cs="Arial"/>
          <w:sz w:val="22"/>
          <w:szCs w:val="22"/>
          <w:vertAlign w:val="subscript"/>
          <w:lang w:eastAsia="zh-CN"/>
        </w:rPr>
        <w:t xml:space="preserve">2 </w:t>
      </w:r>
      <w:r w:rsidRPr="00F96492">
        <w:rPr>
          <w:rFonts w:ascii="Arial" w:eastAsiaTheme="minorEastAsia" w:hAnsi="Arial" w:cs="Arial"/>
          <w:sz w:val="22"/>
          <w:szCs w:val="22"/>
          <w:lang w:eastAsia="zh-CN"/>
        </w:rPr>
        <w:t>(CO</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-C</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H</w:t>
      </w:r>
      <w:r w:rsidRPr="00F96492">
        <w:rPr>
          <w:rFonts w:ascii="Arial" w:eastAsiaTheme="minorEastAsia" w:hAnsi="Arial" w:cs="Arial"/>
          <w:sz w:val="22"/>
          <w:szCs w:val="22"/>
          <w:vertAlign w:val="subscript"/>
          <w:lang w:eastAsia="zh-CN"/>
        </w:rPr>
        <w:t>2</w:t>
      </w:r>
      <w:r w:rsidRPr="00F96492">
        <w:rPr>
          <w:rFonts w:ascii="Arial" w:eastAsiaTheme="minorEastAsia" w:hAnsi="Arial" w:cs="Arial"/>
          <w:sz w:val="22"/>
          <w:szCs w:val="22"/>
          <w:lang w:eastAsia="zh-CN"/>
        </w:rPr>
        <w:t xml:space="preserve"> cycle).</w:t>
      </w:r>
    </w:p>
    <w:p w14:paraId="45C6CE12" w14:textId="77777777" w:rsidR="00FE1182" w:rsidRDefault="00FE1182" w:rsidP="00FE1182">
      <w:pPr>
        <w:spacing w:line="360" w:lineRule="auto"/>
        <w:jc w:val="both"/>
        <w:rPr>
          <w:rFonts w:ascii="Arial" w:eastAsiaTheme="minorEastAsia" w:hAnsi="Arial" w:cs="Arial"/>
          <w:sz w:val="22"/>
          <w:szCs w:val="22"/>
          <w:lang w:eastAsia="zh-CN"/>
        </w:rPr>
      </w:pPr>
    </w:p>
    <w:p w14:paraId="35B77C77" w14:textId="77777777" w:rsidR="00FE1182" w:rsidRDefault="00FE1182">
      <w:pPr>
        <w:rPr>
          <w:rFonts w:ascii="Arial" w:eastAsiaTheme="minorEastAsia" w:hAnsi="Arial" w:cs="Arial"/>
          <w:sz w:val="22"/>
          <w:szCs w:val="22"/>
          <w:lang w:eastAsia="zh-CN"/>
        </w:rPr>
      </w:pPr>
      <w:r>
        <w:rPr>
          <w:rFonts w:ascii="Arial" w:eastAsiaTheme="minorEastAsia" w:hAnsi="Arial" w:cs="Arial"/>
          <w:sz w:val="22"/>
          <w:szCs w:val="22"/>
          <w:lang w:eastAsia="zh-CN"/>
        </w:rPr>
        <w:br w:type="page"/>
      </w:r>
    </w:p>
    <w:p w14:paraId="5B2EA0D8" w14:textId="77777777" w:rsidR="00FE1182" w:rsidRPr="00CF7E03" w:rsidRDefault="00FE1182" w:rsidP="00FE1182">
      <w:pPr>
        <w:spacing w:before="240" w:line="360" w:lineRule="auto"/>
        <w:jc w:val="center"/>
        <w:rPr>
          <w:rFonts w:ascii="Arial" w:hAnsi="Arial" w:cs="Arial"/>
          <w:sz w:val="22"/>
          <w:szCs w:val="22"/>
          <w:highlight w:val="yellow"/>
        </w:rPr>
      </w:pPr>
      <w:r w:rsidRPr="00CF7E03">
        <w:rPr>
          <w:rFonts w:ascii="Arial" w:hAnsi="Arial" w:cs="Arial"/>
          <w:noProof/>
          <w:sz w:val="22"/>
          <w:szCs w:val="22"/>
        </w:rPr>
        <w:lastRenderedPageBreak/>
        <w:drawing>
          <wp:inline distT="0" distB="0" distL="0" distR="0" wp14:anchorId="15CAF247" wp14:editId="25BD4BFC">
            <wp:extent cx="4000063" cy="4677827"/>
            <wp:effectExtent l="0" t="0" r="635" b="8890"/>
            <wp:docPr id="2"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colored squares&#10;&#10;Description automatically generated"/>
                    <pic:cNvPicPr/>
                  </pic:nvPicPr>
                  <pic:blipFill>
                    <a:blip r:embed="rId20"/>
                    <a:stretch>
                      <a:fillRect/>
                    </a:stretch>
                  </pic:blipFill>
                  <pic:spPr>
                    <a:xfrm>
                      <a:off x="0" y="0"/>
                      <a:ext cx="4003971" cy="4682397"/>
                    </a:xfrm>
                    <a:prstGeom prst="rect">
                      <a:avLst/>
                    </a:prstGeom>
                  </pic:spPr>
                </pic:pic>
              </a:graphicData>
            </a:graphic>
          </wp:inline>
        </w:drawing>
      </w:r>
    </w:p>
    <w:p w14:paraId="26DD607A" w14:textId="2C7DA478" w:rsidR="00E810EF" w:rsidRDefault="00FE1182" w:rsidP="00FE1182">
      <w:pPr>
        <w:pStyle w:val="ListParagraph"/>
        <w:snapToGrid w:val="0"/>
        <w:spacing w:after="240" w:line="360" w:lineRule="auto"/>
        <w:ind w:left="0"/>
        <w:contextualSpacing w:val="0"/>
        <w:jc w:val="both"/>
        <w:rPr>
          <w:rFonts w:ascii="Arial" w:eastAsia="Times New Roman" w:hAnsi="Arial" w:cs="Arial"/>
          <w:bCs/>
          <w:sz w:val="22"/>
          <w:szCs w:val="22"/>
        </w:rPr>
      </w:pPr>
      <w:r w:rsidRPr="001017A8">
        <w:rPr>
          <w:rFonts w:ascii="Arial" w:hAnsi="Arial" w:cs="Arial"/>
          <w:b/>
          <w:sz w:val="22"/>
          <w:szCs w:val="22"/>
        </w:rPr>
        <w:t>Fig. </w:t>
      </w:r>
      <w:r w:rsidRPr="001017A8">
        <w:rPr>
          <w:rFonts w:ascii="Arial" w:eastAsiaTheme="minorEastAsia" w:hAnsi="Arial" w:cs="Arial"/>
          <w:b/>
          <w:sz w:val="22"/>
          <w:szCs w:val="22"/>
          <w:lang w:eastAsia="zh-CN"/>
        </w:rPr>
        <w:t>7</w:t>
      </w:r>
      <w:r>
        <w:rPr>
          <w:rFonts w:ascii="Arial" w:hAnsi="Arial" w:cs="Arial"/>
          <w:b/>
          <w:iCs/>
          <w:sz w:val="22"/>
          <w:szCs w:val="22"/>
        </w:rPr>
        <w:t> </w:t>
      </w:r>
      <w:r w:rsidRPr="00A44315">
        <w:rPr>
          <w:rFonts w:ascii="Arial" w:hAnsi="Arial" w:cs="Arial"/>
          <w:b/>
          <w:iCs/>
          <w:sz w:val="22"/>
          <w:szCs w:val="22"/>
        </w:rPr>
        <w:t>| </w:t>
      </w:r>
      <w:r w:rsidRPr="001017A8">
        <w:rPr>
          <w:rFonts w:ascii="Arial" w:eastAsia="Times New Roman" w:hAnsi="Arial" w:cs="Arial"/>
          <w:b/>
          <w:bCs/>
          <w:sz w:val="22"/>
          <w:szCs w:val="22"/>
        </w:rPr>
        <w:t>Environmental and economic comparison of C</w:t>
      </w:r>
      <w:r w:rsidRPr="001017A8">
        <w:rPr>
          <w:rFonts w:ascii="Arial" w:eastAsia="Times New Roman" w:hAnsi="Arial" w:cs="Arial"/>
          <w:b/>
          <w:bCs/>
          <w:sz w:val="22"/>
          <w:szCs w:val="22"/>
          <w:vertAlign w:val="subscript"/>
        </w:rPr>
        <w:t>2</w:t>
      </w:r>
      <w:r w:rsidRPr="001017A8">
        <w:rPr>
          <w:rFonts w:ascii="Arial" w:eastAsia="Times New Roman" w:hAnsi="Arial" w:cs="Arial"/>
          <w:b/>
          <w:bCs/>
          <w:sz w:val="22"/>
          <w:szCs w:val="22"/>
        </w:rPr>
        <w:t>H</w:t>
      </w:r>
      <w:r w:rsidRPr="001017A8">
        <w:rPr>
          <w:rFonts w:ascii="Arial" w:eastAsia="Times New Roman" w:hAnsi="Arial" w:cs="Arial"/>
          <w:b/>
          <w:bCs/>
          <w:sz w:val="22"/>
          <w:szCs w:val="22"/>
          <w:vertAlign w:val="subscript"/>
        </w:rPr>
        <w:t>2</w:t>
      </w:r>
      <w:r w:rsidRPr="001017A8">
        <w:rPr>
          <w:rFonts w:ascii="Arial" w:eastAsia="Times New Roman" w:hAnsi="Arial" w:cs="Arial"/>
          <w:b/>
          <w:bCs/>
          <w:sz w:val="22"/>
          <w:szCs w:val="22"/>
        </w:rPr>
        <w:t xml:space="preserve"> manufacture.</w:t>
      </w:r>
      <w:r w:rsidRPr="001017A8">
        <w:rPr>
          <w:rFonts w:ascii="Arial" w:eastAsia="Times New Roman" w:hAnsi="Arial" w:cs="Arial"/>
          <w:bCs/>
          <w:sz w:val="22"/>
          <w:szCs w:val="22"/>
        </w:rPr>
        <w:t xml:space="preserve"> </w:t>
      </w:r>
      <w:r w:rsidRPr="001017A8">
        <w:rPr>
          <w:rFonts w:ascii="Arial" w:eastAsia="Times New Roman" w:hAnsi="Arial" w:cs="Arial"/>
          <w:b/>
          <w:sz w:val="22"/>
          <w:szCs w:val="22"/>
        </w:rPr>
        <w:t>a.</w:t>
      </w:r>
      <w:r w:rsidRPr="001017A8">
        <w:rPr>
          <w:rFonts w:ascii="Arial" w:eastAsia="Times New Roman" w:hAnsi="Arial" w:cs="Arial"/>
          <w:bCs/>
          <w:sz w:val="22"/>
          <w:szCs w:val="22"/>
        </w:rPr>
        <w:t xml:space="preserve"> Climate change impacts and </w:t>
      </w:r>
      <w:r w:rsidRPr="001017A8">
        <w:rPr>
          <w:rFonts w:ascii="Arial" w:eastAsia="Times New Roman" w:hAnsi="Arial" w:cs="Arial"/>
          <w:b/>
          <w:sz w:val="22"/>
          <w:szCs w:val="22"/>
        </w:rPr>
        <w:t>b.</w:t>
      </w:r>
      <w:r w:rsidRPr="001017A8">
        <w:rPr>
          <w:rFonts w:ascii="Arial" w:eastAsia="Times New Roman" w:hAnsi="Arial" w:cs="Arial"/>
          <w:bCs/>
          <w:sz w:val="22"/>
          <w:szCs w:val="22"/>
        </w:rPr>
        <w:t> </w:t>
      </w:r>
      <w:r>
        <w:rPr>
          <w:rFonts w:ascii="Arial" w:eastAsiaTheme="minorEastAsia" w:hAnsi="Arial" w:cs="Arial" w:hint="eastAsia"/>
          <w:bCs/>
          <w:sz w:val="22"/>
          <w:szCs w:val="22"/>
          <w:lang w:eastAsia="zh-CN"/>
        </w:rPr>
        <w:t>p</w:t>
      </w:r>
      <w:r w:rsidRPr="001017A8">
        <w:rPr>
          <w:rFonts w:ascii="Arial" w:eastAsia="Times New Roman" w:hAnsi="Arial" w:cs="Arial"/>
          <w:bCs/>
          <w:sz w:val="22"/>
          <w:szCs w:val="22"/>
        </w:rPr>
        <w:t>roduction costs per kg of 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H</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w:t>
      </w:r>
      <w:r w:rsidRPr="004E692C">
        <w:rPr>
          <w:rFonts w:ascii="Arial" w:eastAsia="Times New Roman" w:hAnsi="Arial" w:cs="Arial"/>
          <w:bCs/>
          <w:i/>
          <w:sz w:val="22"/>
          <w:szCs w:val="22"/>
        </w:rPr>
        <w:t>via</w:t>
      </w:r>
      <w:r w:rsidRPr="001017A8">
        <w:rPr>
          <w:rFonts w:ascii="Arial" w:eastAsia="Times New Roman" w:hAnsi="Arial" w:cs="Arial"/>
          <w:bCs/>
          <w:sz w:val="22"/>
          <w:szCs w:val="22"/>
        </w:rPr>
        <w:t xml:space="preserve"> the CaC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route</w:t>
      </w:r>
      <w:r w:rsidRPr="001017A8">
        <w:rPr>
          <w:rFonts w:ascii="Arial" w:hAnsi="Arial" w:cs="Arial"/>
          <w:sz w:val="22"/>
          <w:szCs w:val="22"/>
        </w:rPr>
        <w:t xml:space="preserve"> and the PC or plasma routes</w:t>
      </w:r>
      <w:r w:rsidRPr="001017A8">
        <w:rPr>
          <w:rFonts w:ascii="Arial" w:eastAsia="Times New Roman" w:hAnsi="Arial" w:cs="Arial"/>
          <w:bCs/>
          <w:sz w:val="22"/>
          <w:szCs w:val="22"/>
        </w:rPr>
        <w:t>. Biochar, as an alternative to coke for the CaC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route, and biomethane, as an alternative to methane for the PC and plasma technologies, are evaluated for the green routes. Future projections (</w:t>
      </w:r>
      <w:r>
        <w:rPr>
          <w:rFonts w:ascii="Arial" w:eastAsia="Times New Roman" w:hAnsi="Arial" w:cs="Arial"/>
          <w:bCs/>
          <w:sz w:val="22"/>
          <w:szCs w:val="22"/>
        </w:rPr>
        <w:t>for</w:t>
      </w:r>
      <w:r w:rsidRPr="00F96492">
        <w:rPr>
          <w:rFonts w:ascii="Arial" w:eastAsia="Times New Roman" w:hAnsi="Arial" w:cs="Arial"/>
          <w:bCs/>
          <w:sz w:val="22"/>
          <w:szCs w:val="22"/>
        </w:rPr>
        <w:t xml:space="preserve"> 2050) </w:t>
      </w:r>
      <w:r>
        <w:rPr>
          <w:rFonts w:ascii="Arial" w:eastAsia="Times New Roman" w:hAnsi="Arial" w:cs="Arial"/>
          <w:bCs/>
          <w:sz w:val="22"/>
          <w:szCs w:val="22"/>
        </w:rPr>
        <w:t>of</w:t>
      </w:r>
      <w:r w:rsidRPr="001017A8">
        <w:rPr>
          <w:rFonts w:ascii="Arial" w:eastAsia="Times New Roman" w:hAnsi="Arial" w:cs="Arial"/>
          <w:bCs/>
          <w:sz w:val="22"/>
          <w:szCs w:val="22"/>
        </w:rPr>
        <w:t xml:space="preserve"> climate change impacts for all technologies are presented to illustrate the potential reduction in impacts under a decarbonized electricity mix scenario.</w:t>
      </w:r>
    </w:p>
    <w:p w14:paraId="6B1B47A3" w14:textId="77777777" w:rsidR="00E810EF" w:rsidRDefault="00E810EF">
      <w:pPr>
        <w:rPr>
          <w:rFonts w:ascii="Arial" w:eastAsia="Times New Roman" w:hAnsi="Arial" w:cs="Arial"/>
          <w:bCs/>
          <w:sz w:val="22"/>
          <w:szCs w:val="22"/>
        </w:rPr>
      </w:pPr>
      <w:r>
        <w:rPr>
          <w:rFonts w:ascii="Arial" w:eastAsia="Times New Roman" w:hAnsi="Arial" w:cs="Arial"/>
          <w:bCs/>
          <w:sz w:val="22"/>
          <w:szCs w:val="22"/>
        </w:rPr>
        <w:br w:type="page"/>
      </w:r>
    </w:p>
    <w:p w14:paraId="605809D2" w14:textId="08B8AF93" w:rsidR="00FE1182" w:rsidRPr="00CF7E03" w:rsidRDefault="00E810EF" w:rsidP="00FE1182">
      <w:pPr>
        <w:pStyle w:val="ListParagraph"/>
        <w:snapToGrid w:val="0"/>
        <w:spacing w:after="240" w:line="360" w:lineRule="auto"/>
        <w:ind w:left="0"/>
        <w:contextualSpacing w:val="0"/>
        <w:jc w:val="both"/>
        <w:rPr>
          <w:rFonts w:ascii="Arial" w:eastAsiaTheme="minorEastAsia" w:hAnsi="Arial" w:cs="Arial"/>
          <w:sz w:val="22"/>
          <w:szCs w:val="22"/>
          <w:lang w:eastAsia="zh-CN"/>
        </w:rPr>
      </w:pPr>
      <w:r>
        <w:rPr>
          <w:noProof/>
        </w:rPr>
        <w:lastRenderedPageBreak/>
        <w:drawing>
          <wp:inline distT="0" distB="0" distL="0" distR="0" wp14:anchorId="2301B32D" wp14:editId="3546E568">
            <wp:extent cx="3107903" cy="2542265"/>
            <wp:effectExtent l="0" t="0" r="0" b="0"/>
            <wp:docPr id="516490280" name="Picture 1" descr="A diagram of chemical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0280" name="Picture 1" descr="A diagram of chemical formula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12713" cy="2546200"/>
                    </a:xfrm>
                    <a:prstGeom prst="rect">
                      <a:avLst/>
                    </a:prstGeom>
                    <a:noFill/>
                    <a:ln>
                      <a:noFill/>
                    </a:ln>
                  </pic:spPr>
                </pic:pic>
              </a:graphicData>
            </a:graphic>
          </wp:inline>
        </w:drawing>
      </w:r>
    </w:p>
    <w:p w14:paraId="29A3B14F" w14:textId="73780621" w:rsidR="00FE1182" w:rsidRPr="001C4C40" w:rsidDel="00990FCF" w:rsidRDefault="00130EFE" w:rsidP="00FE1182">
      <w:pPr>
        <w:spacing w:line="360" w:lineRule="auto"/>
        <w:jc w:val="both"/>
        <w:rPr>
          <w:del w:id="939" w:author="Nabera  Abhinandan" w:date="2024-08-30T17:14:00Z" w16du:dateUtc="2024-08-30T15:14:00Z"/>
          <w:b/>
          <w:bCs/>
        </w:rPr>
      </w:pPr>
      <w:commentRangeStart w:id="940"/>
      <w:r w:rsidRPr="001017A8">
        <w:rPr>
          <w:rFonts w:ascii="Arial" w:hAnsi="Arial" w:cs="Arial"/>
          <w:b/>
          <w:sz w:val="22"/>
          <w:szCs w:val="22"/>
        </w:rPr>
        <w:t>Fig. </w:t>
      </w:r>
      <w:r>
        <w:rPr>
          <w:rFonts w:ascii="Arial" w:eastAsiaTheme="minorEastAsia" w:hAnsi="Arial" w:cs="Arial"/>
          <w:b/>
          <w:sz w:val="22"/>
          <w:szCs w:val="22"/>
          <w:lang w:eastAsia="zh-CN"/>
        </w:rPr>
        <w:t>8</w:t>
      </w:r>
      <w:r>
        <w:rPr>
          <w:rFonts w:ascii="Arial" w:hAnsi="Arial" w:cs="Arial"/>
          <w:b/>
          <w:iCs/>
          <w:sz w:val="22"/>
          <w:szCs w:val="22"/>
        </w:rPr>
        <w:t> </w:t>
      </w:r>
      <w:commentRangeEnd w:id="940"/>
      <w:r>
        <w:rPr>
          <w:rStyle w:val="CommentReference"/>
        </w:rPr>
        <w:commentReference w:id="940"/>
      </w:r>
      <w:r w:rsidRPr="00A44315">
        <w:rPr>
          <w:rFonts w:ascii="Arial" w:hAnsi="Arial" w:cs="Arial"/>
          <w:b/>
          <w:iCs/>
          <w:sz w:val="22"/>
          <w:szCs w:val="22"/>
        </w:rPr>
        <w:t>| </w:t>
      </w:r>
      <w:r w:rsidRPr="001017A8">
        <w:rPr>
          <w:rFonts w:ascii="Arial" w:eastAsia="Times New Roman" w:hAnsi="Arial" w:cs="Arial"/>
          <w:b/>
          <w:bCs/>
          <w:sz w:val="22"/>
          <w:szCs w:val="22"/>
        </w:rPr>
        <w:t>C</w:t>
      </w:r>
      <w:r w:rsidRPr="001017A8">
        <w:rPr>
          <w:rFonts w:ascii="Arial" w:eastAsia="Times New Roman" w:hAnsi="Arial" w:cs="Arial"/>
          <w:b/>
          <w:bCs/>
          <w:sz w:val="22"/>
          <w:szCs w:val="22"/>
          <w:vertAlign w:val="subscript"/>
        </w:rPr>
        <w:t>2</w:t>
      </w:r>
      <w:r w:rsidRPr="001017A8">
        <w:rPr>
          <w:rFonts w:ascii="Arial" w:eastAsia="Times New Roman" w:hAnsi="Arial" w:cs="Arial"/>
          <w:b/>
          <w:bCs/>
          <w:sz w:val="22"/>
          <w:szCs w:val="22"/>
        </w:rPr>
        <w:t>H</w:t>
      </w:r>
      <w:r w:rsidRPr="001017A8">
        <w:rPr>
          <w:rFonts w:ascii="Arial" w:eastAsia="Times New Roman" w:hAnsi="Arial" w:cs="Arial"/>
          <w:b/>
          <w:bCs/>
          <w:sz w:val="22"/>
          <w:szCs w:val="22"/>
          <w:vertAlign w:val="subscript"/>
        </w:rPr>
        <w:t>2</w:t>
      </w:r>
      <w:r w:rsidRPr="001017A8">
        <w:rPr>
          <w:rFonts w:ascii="Arial" w:eastAsia="Times New Roman" w:hAnsi="Arial" w:cs="Arial"/>
          <w:b/>
          <w:bCs/>
          <w:sz w:val="22"/>
          <w:szCs w:val="22"/>
        </w:rPr>
        <w:t xml:space="preserve"> </w:t>
      </w:r>
      <w:r>
        <w:rPr>
          <w:rFonts w:ascii="Arial" w:eastAsia="Times New Roman" w:hAnsi="Arial" w:cs="Arial"/>
          <w:b/>
          <w:bCs/>
          <w:sz w:val="22"/>
          <w:szCs w:val="22"/>
        </w:rPr>
        <w:t>chemistry</w:t>
      </w:r>
      <w:r w:rsidRPr="001017A8">
        <w:rPr>
          <w:rFonts w:ascii="Arial" w:eastAsia="Times New Roman" w:hAnsi="Arial" w:cs="Arial"/>
          <w:b/>
          <w:bCs/>
          <w:sz w:val="22"/>
          <w:szCs w:val="22"/>
        </w:rPr>
        <w:t>.</w:t>
      </w:r>
      <w:r>
        <w:rPr>
          <w:rFonts w:ascii="Arial" w:eastAsia="Times New Roman" w:hAnsi="Arial" w:cs="Arial"/>
          <w:bCs/>
          <w:sz w:val="22"/>
          <w:szCs w:val="22"/>
        </w:rPr>
        <w:t xml:space="preserve"> </w:t>
      </w:r>
      <w:r w:rsidRPr="001017A8">
        <w:rPr>
          <w:rFonts w:ascii="Arial" w:eastAsia="Times New Roman" w:hAnsi="Arial" w:cs="Arial"/>
          <w:bCs/>
          <w:sz w:val="22"/>
          <w:szCs w:val="22"/>
        </w:rPr>
        <w:t xml:space="preserve"> </w:t>
      </w:r>
      <w:r>
        <w:rPr>
          <w:rFonts w:ascii="Arial" w:eastAsia="Times New Roman" w:hAnsi="Arial" w:cs="Arial"/>
          <w:bCs/>
          <w:sz w:val="22"/>
          <w:szCs w:val="22"/>
        </w:rPr>
        <w:t>The potential</w:t>
      </w:r>
      <w:r w:rsidRPr="00130EFE">
        <w:rPr>
          <w:rFonts w:ascii="Arial" w:eastAsia="Times New Roman" w:hAnsi="Arial" w:cs="Arial"/>
          <w:bCs/>
          <w:sz w:val="22"/>
          <w:szCs w:val="22"/>
        </w:rPr>
        <w:t xml:space="preserve"> </w:t>
      </w:r>
      <w:r w:rsidRPr="001017A8">
        <w:rPr>
          <w:rFonts w:ascii="Arial" w:eastAsia="Times New Roman" w:hAnsi="Arial" w:cs="Arial"/>
          <w:bCs/>
          <w:sz w:val="22"/>
          <w:szCs w:val="22"/>
        </w:rPr>
        <w:t>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H</w:t>
      </w:r>
      <w:r w:rsidRPr="001017A8">
        <w:rPr>
          <w:rFonts w:ascii="Arial" w:eastAsia="Times New Roman" w:hAnsi="Arial" w:cs="Arial"/>
          <w:bCs/>
          <w:sz w:val="22"/>
          <w:szCs w:val="22"/>
          <w:vertAlign w:val="subscript"/>
        </w:rPr>
        <w:t>2</w:t>
      </w:r>
      <w:r>
        <w:rPr>
          <w:rFonts w:ascii="Arial" w:eastAsia="Times New Roman" w:hAnsi="Arial" w:cs="Arial"/>
          <w:bCs/>
          <w:sz w:val="22"/>
          <w:szCs w:val="22"/>
        </w:rPr>
        <w:t xml:space="preserve"> application in the future.</w:t>
      </w:r>
    </w:p>
    <w:p w14:paraId="79767278" w14:textId="3ADB2D7C" w:rsidR="00FE1182" w:rsidRPr="001017A8" w:rsidDel="00990FCF" w:rsidRDefault="00FE1182" w:rsidP="00FE1182">
      <w:pPr>
        <w:spacing w:after="240" w:line="360" w:lineRule="auto"/>
        <w:jc w:val="both"/>
        <w:rPr>
          <w:del w:id="941" w:author="Nabera  Abhinandan" w:date="2024-08-30T17:14:00Z" w16du:dateUtc="2024-08-30T15:14:00Z"/>
          <w:rFonts w:ascii="Arial" w:eastAsiaTheme="minorEastAsia" w:hAnsi="Arial" w:cs="Arial"/>
          <w:sz w:val="22"/>
          <w:szCs w:val="22"/>
          <w:lang w:eastAsia="zh-CN"/>
        </w:rPr>
      </w:pPr>
    </w:p>
    <w:p w14:paraId="6D54F152" w14:textId="056CCABD" w:rsidR="00FE1182" w:rsidRPr="001017A8" w:rsidDel="00990FCF" w:rsidRDefault="00FE1182" w:rsidP="00FE1182">
      <w:pPr>
        <w:spacing w:after="240" w:line="360" w:lineRule="auto"/>
        <w:jc w:val="both"/>
        <w:rPr>
          <w:del w:id="942" w:author="Nabera  Abhinandan" w:date="2024-08-30T17:14:00Z" w16du:dateUtc="2024-08-30T15:14:00Z"/>
          <w:rFonts w:ascii="Arial" w:eastAsiaTheme="minorEastAsia" w:hAnsi="Arial" w:cs="Arial"/>
          <w:sz w:val="22"/>
          <w:szCs w:val="22"/>
          <w:lang w:eastAsia="zh-CN"/>
        </w:rPr>
      </w:pPr>
    </w:p>
    <w:p w14:paraId="5FFCB244" w14:textId="39AA5C39" w:rsidR="00FE1182" w:rsidRPr="001017A8" w:rsidDel="00990FCF" w:rsidRDefault="00FE1182" w:rsidP="00FE1182">
      <w:pPr>
        <w:spacing w:after="240" w:line="360" w:lineRule="auto"/>
        <w:jc w:val="both"/>
        <w:rPr>
          <w:del w:id="943" w:author="Nabera  Abhinandan" w:date="2024-08-30T17:14:00Z" w16du:dateUtc="2024-08-30T15:14:00Z"/>
          <w:rFonts w:ascii="Arial" w:eastAsiaTheme="minorEastAsia" w:hAnsi="Arial" w:cs="Arial"/>
          <w:sz w:val="22"/>
          <w:szCs w:val="22"/>
          <w:lang w:eastAsia="zh-CN"/>
        </w:rPr>
      </w:pPr>
    </w:p>
    <w:p w14:paraId="7B093B9A" w14:textId="57A0CCF3" w:rsidR="00FE1182" w:rsidDel="00990FCF" w:rsidRDefault="00FE1182" w:rsidP="00FE1182">
      <w:pPr>
        <w:spacing w:line="360" w:lineRule="auto"/>
        <w:jc w:val="both"/>
        <w:rPr>
          <w:del w:id="944" w:author="Nabera  Abhinandan" w:date="2024-08-30T17:14:00Z" w16du:dateUtc="2024-08-30T15:14:00Z"/>
          <w:rFonts w:ascii="Arial" w:eastAsiaTheme="minorEastAsia" w:hAnsi="Arial" w:cs="Arial"/>
          <w:b/>
          <w:sz w:val="22"/>
          <w:szCs w:val="22"/>
          <w:lang w:eastAsia="zh-CN"/>
        </w:rPr>
      </w:pPr>
    </w:p>
    <w:p w14:paraId="6EB25881" w14:textId="77777777" w:rsidR="00FE1182" w:rsidRPr="00FE1182" w:rsidRDefault="00FE1182" w:rsidP="00FE1182">
      <w:pPr>
        <w:spacing w:line="360" w:lineRule="auto"/>
        <w:jc w:val="both"/>
        <w:rPr>
          <w:rFonts w:ascii="Arial" w:eastAsiaTheme="minorEastAsia" w:hAnsi="Arial" w:cs="Arial"/>
          <w:sz w:val="20"/>
          <w:szCs w:val="20"/>
          <w:lang w:eastAsia="zh-CN"/>
        </w:rPr>
      </w:pPr>
    </w:p>
    <w:sectPr w:rsidR="00FE1182" w:rsidRPr="00FE1182">
      <w:footerReference w:type="default" r:id="rId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itchell  Sharon Jane" w:date="2024-08-21T14:21:00Z" w:initials="SM">
    <w:p w14:paraId="64E78F9C" w14:textId="77777777" w:rsidR="007F31D9" w:rsidRDefault="009057FF" w:rsidP="007F31D9">
      <w:pPr>
        <w:pStyle w:val="CommentText"/>
      </w:pPr>
      <w:r>
        <w:rPr>
          <w:rStyle w:val="CommentReference"/>
        </w:rPr>
        <w:annotationRef/>
      </w:r>
      <w:r w:rsidR="007F31D9">
        <w:t>It’s only production you want to focus on? Or also the prosects of using acetylene as a feedstock for chemicals production?</w:t>
      </w:r>
    </w:p>
  </w:comment>
  <w:comment w:id="1" w:author="Pérez-Ramirez  Javier" w:date="2024-08-21T16:31:00Z" w:initials="JPR">
    <w:p w14:paraId="61B73AF9" w14:textId="77777777" w:rsidR="00C64CFC" w:rsidRDefault="00C64CFC" w:rsidP="00C64CFC">
      <w:r>
        <w:rPr>
          <w:rStyle w:val="CommentReference"/>
        </w:rPr>
        <w:annotationRef/>
      </w:r>
      <w:r>
        <w:rPr>
          <w:color w:val="000000"/>
          <w:sz w:val="20"/>
          <w:szCs w:val="20"/>
        </w:rPr>
        <w:t>*prospects</w:t>
      </w:r>
    </w:p>
  </w:comment>
  <w:comment w:id="2" w:author="Zhang  Zihao" w:date="2024-08-26T11:59:00Z" w:initials="ZZ">
    <w:p w14:paraId="56D1BBF6" w14:textId="77777777" w:rsidR="0047353F" w:rsidRDefault="00263E6C" w:rsidP="0047353F">
      <w:pPr>
        <w:pStyle w:val="CommentText"/>
      </w:pPr>
      <w:r>
        <w:rPr>
          <w:rStyle w:val="CommentReference"/>
        </w:rPr>
        <w:annotationRef/>
      </w:r>
      <w:r w:rsidR="0047353F">
        <w:t>I changed the title to “</w:t>
      </w:r>
      <w:r w:rsidR="0047353F">
        <w:rPr>
          <w:b/>
          <w:bCs/>
        </w:rPr>
        <w:t>The Panorama of Acetylene Production and Future Applications</w:t>
      </w:r>
      <w:r w:rsidR="0047353F">
        <w:t>” to cover the acetylene’s prospects as the feedstock</w:t>
      </w:r>
      <w:r w:rsidR="0047353F">
        <w:rPr>
          <w:lang w:eastAsia="zh-CN"/>
        </w:rPr>
        <w:t xml:space="preserve"> in the future</w:t>
      </w:r>
      <w:r w:rsidR="0047353F">
        <w:t xml:space="preserve">. </w:t>
      </w:r>
    </w:p>
  </w:comment>
  <w:comment w:id="13" w:author="Mitchell  Sharon Jane" w:date="2024-08-20T18:08:00Z" w:initials="MSJ">
    <w:p w14:paraId="14BF18A7" w14:textId="4CE1AECF" w:rsidR="00B5623A" w:rsidRDefault="00B5623A">
      <w:pPr>
        <w:pStyle w:val="CommentText"/>
      </w:pPr>
      <w:r>
        <w:rPr>
          <w:rStyle w:val="CommentReference"/>
        </w:rPr>
        <w:annotationRef/>
      </w:r>
      <w:r>
        <w:t>would clarify here like ethylene (C2H4).</w:t>
      </w:r>
    </w:p>
  </w:comment>
  <w:comment w:id="14" w:author="Zhang  Zihao" w:date="2024-08-26T15:21:00Z" w:initials="ZZ">
    <w:p w14:paraId="38C828DB" w14:textId="77777777" w:rsidR="003E2AC6" w:rsidRDefault="003E2AC6" w:rsidP="003E2AC6">
      <w:pPr>
        <w:pStyle w:val="CommentText"/>
      </w:pPr>
      <w:r>
        <w:rPr>
          <w:rStyle w:val="CommentReference"/>
        </w:rPr>
        <w:annotationRef/>
      </w:r>
      <w:r>
        <w:t>Included.</w:t>
      </w:r>
    </w:p>
  </w:comment>
  <w:comment w:id="148" w:author="Mitchell  Sharon Jane" w:date="2024-08-21T14:16:00Z" w:initials="SM">
    <w:p w14:paraId="18896D0C" w14:textId="3AB05ABD" w:rsidR="009057FF" w:rsidRDefault="009057FF" w:rsidP="009057FF">
      <w:pPr>
        <w:pStyle w:val="CommentText"/>
      </w:pPr>
      <w:r>
        <w:rPr>
          <w:rStyle w:val="CommentReference"/>
        </w:rPr>
        <w:annotationRef/>
      </w:r>
      <w:r>
        <w:t>Where might this be? As an alternative (potentially more sustainable) feedstock for bulk chemicals?</w:t>
      </w:r>
    </w:p>
  </w:comment>
  <w:comment w:id="149" w:author="Zhang  Zihao" w:date="2024-08-29T11:06:00Z" w:initials="ZZ">
    <w:p w14:paraId="181A4C5F" w14:textId="77777777" w:rsidR="00756721" w:rsidRDefault="00756721" w:rsidP="00756721">
      <w:pPr>
        <w:pStyle w:val="CommentText"/>
      </w:pPr>
      <w:r>
        <w:rPr>
          <w:rStyle w:val="CommentReference"/>
        </w:rPr>
        <w:annotationRef/>
      </w:r>
      <w:r>
        <w:t xml:space="preserve">I revised it to a more specific direction. </w:t>
      </w:r>
    </w:p>
  </w:comment>
  <w:comment w:id="153" w:author="Mitchell  Sharon Jane" w:date="2024-08-21T09:48:00Z" w:initials="MSJ">
    <w:p w14:paraId="0ADCC64C" w14:textId="78780DD4" w:rsidR="008E4EB9" w:rsidRDefault="008E4EB9">
      <w:pPr>
        <w:pStyle w:val="CommentText"/>
      </w:pPr>
      <w:r>
        <w:rPr>
          <w:rStyle w:val="CommentReference"/>
        </w:rPr>
        <w:annotationRef/>
      </w:r>
      <w:r>
        <w:t>Would use renewable, they may not always be sustainable.</w:t>
      </w:r>
    </w:p>
  </w:comment>
  <w:comment w:id="154" w:author="Zhang  Zihao" w:date="2024-08-26T20:34:00Z" w:initials="ZZ">
    <w:p w14:paraId="3A9F5425" w14:textId="77777777" w:rsidR="00146B36" w:rsidRDefault="00146B36" w:rsidP="00146B36">
      <w:pPr>
        <w:pStyle w:val="CommentText"/>
      </w:pPr>
      <w:r>
        <w:rPr>
          <w:rStyle w:val="CommentReference"/>
        </w:rPr>
        <w:annotationRef/>
      </w:r>
      <w:r>
        <w:t>Revised accordingly.</w:t>
      </w:r>
    </w:p>
  </w:comment>
  <w:comment w:id="267" w:author="Mitchell  Sharon Jane" w:date="2024-08-21T07:26:00Z" w:initials="MSJ">
    <w:p w14:paraId="0D5E214E" w14:textId="77777777" w:rsidR="00BE6971" w:rsidRDefault="007A10BE" w:rsidP="00BE6971">
      <w:pPr>
        <w:pStyle w:val="CommentText"/>
      </w:pPr>
      <w:r>
        <w:rPr>
          <w:rStyle w:val="CommentReference"/>
        </w:rPr>
        <w:annotationRef/>
      </w:r>
      <w:r w:rsidR="00BE6971">
        <w:t>Not sure a triple bond can underscore importance. Maybe stems from?</w:t>
      </w:r>
    </w:p>
  </w:comment>
  <w:comment w:id="268" w:author="Zhang  Zihao" w:date="2024-08-27T10:49:00Z" w:initials="ZZ">
    <w:p w14:paraId="3712A45A" w14:textId="77777777" w:rsidR="0047353F" w:rsidRDefault="0047353F" w:rsidP="0047353F">
      <w:pPr>
        <w:pStyle w:val="CommentText"/>
      </w:pPr>
      <w:r>
        <w:rPr>
          <w:rStyle w:val="CommentReference"/>
        </w:rPr>
        <w:annotationRef/>
      </w:r>
      <w:r>
        <w:t>I agree.</w:t>
      </w:r>
    </w:p>
  </w:comment>
  <w:comment w:id="274" w:author="Mitchell  Sharon Jane" w:date="2024-08-21T07:29:00Z" w:initials="MSJ">
    <w:p w14:paraId="5D12CD4D" w14:textId="2582D8C2" w:rsidR="007A10BE" w:rsidRDefault="007A10BE">
      <w:pPr>
        <w:pStyle w:val="CommentText"/>
      </w:pPr>
      <w:r>
        <w:rPr>
          <w:rStyle w:val="CommentReference"/>
        </w:rPr>
        <w:annotationRef/>
      </w:r>
      <w:r>
        <w:t>This sentence could be better integrated, it repeats the previous sentence in more quantitative terms. The part about C2H2 being the primary pillar was said above.</w:t>
      </w:r>
    </w:p>
  </w:comment>
  <w:comment w:id="275" w:author="Zhang  Zihao" w:date="2024-08-27T10:55:00Z" w:initials="ZZ">
    <w:p w14:paraId="0BF91739" w14:textId="77777777" w:rsidR="00303F83" w:rsidRDefault="00303F83" w:rsidP="00303F83">
      <w:pPr>
        <w:pStyle w:val="CommentText"/>
      </w:pPr>
      <w:r>
        <w:rPr>
          <w:rStyle w:val="CommentReference"/>
        </w:rPr>
        <w:annotationRef/>
      </w:r>
      <w:r>
        <w:t>I deleted the “C2H2 as the pillar” part.</w:t>
      </w:r>
    </w:p>
  </w:comment>
  <w:comment w:id="282" w:author="Mitchell  Sharon Jane" w:date="2024-08-21T12:03:00Z" w:initials="SM">
    <w:p w14:paraId="353FDF33" w14:textId="61FEB0C4" w:rsidR="00BE6971" w:rsidRDefault="00BE6971" w:rsidP="00BE6971">
      <w:pPr>
        <w:pStyle w:val="CommentText"/>
      </w:pPr>
      <w:r>
        <w:rPr>
          <w:rStyle w:val="CommentReference"/>
        </w:rPr>
        <w:annotationRef/>
      </w:r>
      <w:r>
        <w:t>Would tend to use the chemical names more than the formulae, for ease of readability.</w:t>
      </w:r>
    </w:p>
  </w:comment>
  <w:comment w:id="283" w:author="Zhang  Zihao" w:date="2024-08-27T14:43:00Z" w:initials="ZZ">
    <w:p w14:paraId="5AD0825D" w14:textId="77777777" w:rsidR="00CF0FAA" w:rsidRDefault="00CF0FAA" w:rsidP="00CF0FAA">
      <w:pPr>
        <w:pStyle w:val="CommentText"/>
      </w:pPr>
      <w:r>
        <w:rPr>
          <w:rStyle w:val="CommentReference"/>
        </w:rPr>
        <w:annotationRef/>
      </w:r>
      <w:r>
        <w:t>Revised.</w:t>
      </w:r>
    </w:p>
  </w:comment>
  <w:comment w:id="290" w:author="Mitchell  Sharon Jane" w:date="2024-08-21T11:56:00Z" w:initials="SM">
    <w:p w14:paraId="068F4E19" w14:textId="4AE8EC5C" w:rsidR="005C5116" w:rsidRDefault="005C5116" w:rsidP="005C5116">
      <w:pPr>
        <w:pStyle w:val="CommentText"/>
      </w:pPr>
      <w:r>
        <w:rPr>
          <w:rStyle w:val="CommentReference"/>
        </w:rPr>
        <w:annotationRef/>
      </w:r>
      <w:r>
        <w:t xml:space="preserve">Did it become or does it remain economical? </w:t>
      </w:r>
    </w:p>
  </w:comment>
  <w:comment w:id="291" w:author="Zhang  Zihao" w:date="2024-08-27T14:47:00Z" w:initials="ZZ">
    <w:p w14:paraId="6476BF24" w14:textId="77777777" w:rsidR="00E314C0" w:rsidRDefault="00CF0FAA" w:rsidP="00E314C0">
      <w:pPr>
        <w:pStyle w:val="CommentText"/>
      </w:pPr>
      <w:r>
        <w:rPr>
          <w:rStyle w:val="CommentReference"/>
        </w:rPr>
        <w:annotationRef/>
      </w:r>
      <w:r w:rsidR="00E314C0">
        <w:t xml:space="preserve">It became and remains economical only in particular regions. I have changed it to “economically viable“ to avoid misunderstanding. </w:t>
      </w:r>
    </w:p>
  </w:comment>
  <w:comment w:id="319" w:author="Mitchell  Sharon Jane" w:date="2024-08-21T12:02:00Z" w:initials="SM">
    <w:p w14:paraId="64C96BBB" w14:textId="77A3E888" w:rsidR="0086016A" w:rsidRDefault="0086016A" w:rsidP="0086016A">
      <w:pPr>
        <w:pStyle w:val="CommentText"/>
      </w:pPr>
      <w:r>
        <w:rPr>
          <w:rStyle w:val="CommentReference"/>
        </w:rPr>
        <w:annotationRef/>
      </w:r>
      <w:r>
        <w:t>Applications mentioned above, can be better integrated.</w:t>
      </w:r>
    </w:p>
  </w:comment>
  <w:comment w:id="320" w:author="Zhang  Zihao" w:date="2024-08-27T17:23:00Z" w:initials="ZZ">
    <w:p w14:paraId="1E36D88D" w14:textId="77777777" w:rsidR="0086016A" w:rsidRDefault="0086016A" w:rsidP="0086016A">
      <w:pPr>
        <w:pStyle w:val="CommentText"/>
      </w:pPr>
      <w:r>
        <w:rPr>
          <w:rStyle w:val="CommentReference"/>
        </w:rPr>
        <w:annotationRef/>
      </w:r>
      <w:r>
        <w:t xml:space="preserve">I move the application discussion to this paragraph. </w:t>
      </w:r>
    </w:p>
  </w:comment>
  <w:comment w:id="357" w:author="Mitchell  Sharon Jane" w:date="2024-08-21T12:00:00Z" w:initials="SM">
    <w:p w14:paraId="7C8A9241" w14:textId="5E3A8A8F" w:rsidR="00BE6971" w:rsidRDefault="00BE6971" w:rsidP="00BE6971">
      <w:pPr>
        <w:pStyle w:val="CommentText"/>
      </w:pPr>
      <w:r>
        <w:rPr>
          <w:rStyle w:val="CommentReference"/>
        </w:rPr>
        <w:annotationRef/>
      </w:r>
      <w:r>
        <w:t>Comes quite abruptly and is deserves a little more explanation. A comparison of the global warming potentials of producing C2H4 (x-x) or C2H2 (x-x) highlights...</w:t>
      </w:r>
    </w:p>
  </w:comment>
  <w:comment w:id="358" w:author="Mitchell  Sharon Jane" w:date="2024-08-21T12:08:00Z" w:initials="SM">
    <w:p w14:paraId="23142668" w14:textId="77777777" w:rsidR="002E1401" w:rsidRDefault="002E1401" w:rsidP="002E1401">
      <w:pPr>
        <w:pStyle w:val="CommentText"/>
      </w:pPr>
      <w:r>
        <w:rPr>
          <w:rStyle w:val="CommentReference"/>
        </w:rPr>
        <w:annotationRef/>
      </w:r>
      <w:r>
        <w:t>One wonders what the high GWP derives from? Can you link it to the statement below about non-fossil carbon and renewable energy</w:t>
      </w:r>
    </w:p>
  </w:comment>
  <w:comment w:id="359" w:author="Zhang  Zihao" w:date="2024-08-27T22:43:00Z" w:initials="ZZ">
    <w:p w14:paraId="7506994E" w14:textId="77777777" w:rsidR="005363AC" w:rsidRDefault="005363AC" w:rsidP="005363AC">
      <w:pPr>
        <w:pStyle w:val="CommentText"/>
      </w:pPr>
      <w:r>
        <w:rPr>
          <w:rStyle w:val="CommentReference"/>
        </w:rPr>
        <w:annotationRef/>
      </w:r>
      <w:r>
        <w:t xml:space="preserve">I deleted the CO2 emission number here, as I think It is more approximate to mention it in the next sections.  I also move the non-fossil carbon and renewable energy next to the carbon footprint discussion. </w:t>
      </w:r>
    </w:p>
  </w:comment>
  <w:comment w:id="386" w:author="Mitchell  Sharon Jane" w:date="2024-08-21T12:09:00Z" w:initials="SM">
    <w:p w14:paraId="62EE1902" w14:textId="432611B8" w:rsidR="002E1401" w:rsidRDefault="002E1401" w:rsidP="002E1401">
      <w:pPr>
        <w:pStyle w:val="CommentText"/>
      </w:pPr>
      <w:r>
        <w:rPr>
          <w:rStyle w:val="CommentReference"/>
        </w:rPr>
        <w:annotationRef/>
      </w:r>
      <w:r>
        <w:t>Repetitive with above highlighted sentence.</w:t>
      </w:r>
    </w:p>
  </w:comment>
  <w:comment w:id="387" w:author="Zhang  Zihao" w:date="2024-08-27T22:41:00Z" w:initials="ZZ">
    <w:p w14:paraId="3441148C" w14:textId="77777777" w:rsidR="005363AC" w:rsidRDefault="005363AC" w:rsidP="005363AC">
      <w:pPr>
        <w:pStyle w:val="CommentText"/>
      </w:pPr>
      <w:r>
        <w:rPr>
          <w:rStyle w:val="CommentReference"/>
        </w:rPr>
        <w:annotationRef/>
      </w:r>
      <w:r>
        <w:t>I made the modification for the above highlighted sentence.</w:t>
      </w:r>
    </w:p>
  </w:comment>
  <w:comment w:id="391" w:author="Mitchell  Sharon Jane" w:date="2024-08-21T12:10:00Z" w:initials="SM">
    <w:p w14:paraId="24E1F47A" w14:textId="4F742F6F" w:rsidR="002E1401" w:rsidRDefault="002E1401" w:rsidP="002E1401">
      <w:pPr>
        <w:pStyle w:val="CommentText"/>
      </w:pPr>
      <w:r>
        <w:rPr>
          <w:rStyle w:val="CommentReference"/>
        </w:rPr>
        <w:annotationRef/>
      </w:r>
      <w:r>
        <w:t>The emphasis on sustainability could be more streamlined in the abstract.</w:t>
      </w:r>
    </w:p>
  </w:comment>
  <w:comment w:id="392" w:author="Zhang  Zihao" w:date="2024-08-28T22:40:00Z" w:initials="ZZ">
    <w:p w14:paraId="4CCF0F9A" w14:textId="77777777" w:rsidR="004B0ED1" w:rsidRDefault="007419F8" w:rsidP="004B0ED1">
      <w:pPr>
        <w:pStyle w:val="CommentText"/>
      </w:pPr>
      <w:r>
        <w:rPr>
          <w:rStyle w:val="CommentReference"/>
        </w:rPr>
        <w:annotationRef/>
      </w:r>
      <w:r w:rsidR="004B0ED1">
        <w:t xml:space="preserve">I revised the Abstract and streamlined our motivation to launch this project regarding on sustainability. </w:t>
      </w:r>
    </w:p>
  </w:comment>
  <w:comment w:id="393" w:author="Mitchell  Sharon Jane" w:date="2024-08-21T14:24:00Z" w:initials="SM">
    <w:p w14:paraId="5B4C3BE6" w14:textId="51A53CA5" w:rsidR="005E42E5" w:rsidRDefault="009057FF" w:rsidP="005E42E5">
      <w:pPr>
        <w:pStyle w:val="CommentText"/>
      </w:pPr>
      <w:r>
        <w:rPr>
          <w:rStyle w:val="CommentReference"/>
        </w:rPr>
        <w:annotationRef/>
      </w:r>
      <w:r w:rsidR="005E42E5">
        <w:t>This section contains a lot of interesting facts but it’s difficult to know what message you want to give with this information. This applies to the whole of Section 2.</w:t>
      </w:r>
    </w:p>
  </w:comment>
  <w:comment w:id="394" w:author="Zhang  Zihao" w:date="2024-08-28T11:10:00Z" w:initials="ZZ">
    <w:p w14:paraId="324DCEAD" w14:textId="77777777" w:rsidR="00AC2D3A" w:rsidRDefault="00AC2D3A" w:rsidP="00AC2D3A">
      <w:pPr>
        <w:pStyle w:val="CommentText"/>
      </w:pPr>
      <w:r>
        <w:rPr>
          <w:rStyle w:val="CommentReference"/>
        </w:rPr>
        <w:annotationRef/>
      </w:r>
      <w:r>
        <w:t>I included this section before introducing each production technology to provide a comprehensive summary of various acetylene production methods (including feedstocks and technologies) and its current and past applications. This information is crucial for understanding the significance of the "acetylene" molecule, and when I began this project, I was eager to find such a summary. However, I couldn't find any literature that offered a relevant overview.</w:t>
      </w:r>
    </w:p>
    <w:p w14:paraId="41060B0C" w14:textId="77777777" w:rsidR="00AC2D3A" w:rsidRDefault="00AC2D3A" w:rsidP="00AC2D3A">
      <w:pPr>
        <w:pStyle w:val="CommentText"/>
      </w:pPr>
      <w:r>
        <w:t>The main message I want to convey is an overview of all aspects of acetylene production and application, whether commercial, non-commercial, currently in use, or already replaced. I believe this summary is valuable, as it allows readers to quickly grasp the status of acetylene. The subsequent sections in Section 2 provide a more detailed introduction to each acetylene production technology, as Section 2.1 only briefly mentions the production methods. The detailed exploration of technologies is the primary focus in the following parts.</w:t>
      </w:r>
    </w:p>
  </w:comment>
  <w:comment w:id="397" w:author="Mitchell  Sharon Jane" w:date="2024-08-21T14:15:00Z" w:initials="SM">
    <w:p w14:paraId="0D888A9F" w14:textId="5B386455" w:rsidR="009057FF" w:rsidRDefault="009057FF" w:rsidP="009057FF">
      <w:pPr>
        <w:pStyle w:val="CommentText"/>
      </w:pPr>
      <w:r>
        <w:rPr>
          <w:rStyle w:val="CommentReference"/>
        </w:rPr>
        <w:annotationRef/>
      </w:r>
      <w:r>
        <w:t xml:space="preserve">The production routes are already introduced </w:t>
      </w:r>
    </w:p>
  </w:comment>
  <w:comment w:id="398" w:author="Zhang  Zihao" w:date="2024-08-27T22:54:00Z" w:initials="ZZ">
    <w:p w14:paraId="2D5D69A4" w14:textId="77777777" w:rsidR="00B72C99" w:rsidRDefault="00B72C99" w:rsidP="00B72C99">
      <w:pPr>
        <w:pStyle w:val="CommentText"/>
      </w:pPr>
      <w:r>
        <w:rPr>
          <w:rStyle w:val="CommentReference"/>
        </w:rPr>
        <w:annotationRef/>
      </w:r>
      <w:r>
        <w:t>Deleted.</w:t>
      </w:r>
    </w:p>
  </w:comment>
  <w:comment w:id="411" w:author="Mitchell  Sharon Jane" w:date="2024-08-21T14:49:00Z" w:initials="SM">
    <w:p w14:paraId="59978EAF" w14:textId="182B99D8" w:rsidR="005E42E5" w:rsidRDefault="005E42E5" w:rsidP="005E42E5">
      <w:pPr>
        <w:pStyle w:val="CommentText"/>
      </w:pPr>
      <w:r>
        <w:rPr>
          <w:rStyle w:val="CommentReference"/>
        </w:rPr>
        <w:annotationRef/>
      </w:r>
      <w:r>
        <w:t>When was this process developed, it is not mentioned.</w:t>
      </w:r>
    </w:p>
  </w:comment>
  <w:comment w:id="412" w:author="Zhang  Zihao" w:date="2024-08-27T22:56:00Z" w:initials="ZZ">
    <w:p w14:paraId="7290A6C6" w14:textId="77777777" w:rsidR="008207C3" w:rsidRDefault="00B72C99" w:rsidP="008207C3">
      <w:pPr>
        <w:pStyle w:val="CommentText"/>
      </w:pPr>
      <w:r>
        <w:rPr>
          <w:rStyle w:val="CommentReference"/>
        </w:rPr>
        <w:annotationRef/>
      </w:r>
      <w:r w:rsidR="008207C3">
        <w:t>It was mentioned in the Introduction, 1894. It was also shown in Fig. 1.</w:t>
      </w:r>
    </w:p>
  </w:comment>
  <w:comment w:id="415" w:author="Mitchell  Sharon Jane" w:date="2024-08-21T14:26:00Z" w:initials="SM">
    <w:p w14:paraId="2FB7350F" w14:textId="2BD58D76" w:rsidR="009057FF" w:rsidRDefault="009057FF" w:rsidP="009057FF">
      <w:pPr>
        <w:pStyle w:val="CommentText"/>
      </w:pPr>
      <w:r>
        <w:rPr>
          <w:rStyle w:val="CommentReference"/>
        </w:rPr>
        <w:annotationRef/>
      </w:r>
      <w:r>
        <w:t>Is the stream used, or could it be potentially?</w:t>
      </w:r>
    </w:p>
  </w:comment>
  <w:comment w:id="416" w:author="Zhang  Zihao" w:date="2024-08-28T10:01:00Z" w:initials="ZZ">
    <w:p w14:paraId="14CA1135" w14:textId="77777777" w:rsidR="00F33CC8" w:rsidRDefault="00F33CC8" w:rsidP="00F33CC8">
      <w:pPr>
        <w:pStyle w:val="CommentText"/>
      </w:pPr>
      <w:r>
        <w:rPr>
          <w:rStyle w:val="CommentReference"/>
        </w:rPr>
        <w:annotationRef/>
      </w:r>
      <w:r>
        <w:t xml:space="preserve">In the industry, selective hydrogenation to ethylene is the most commonly used method for dealing with acetylene that is produced as a byproduct during the steam cracking of hydrocarbons to olefins. Absorption method by solvent extraction could be also used to separate acetylene in specific cases where hydrogenation is difficult due to the process conditions or purity effect, and acetylene has the useful application. Overall, acetylene concentration in the stream is very low, ~1% or even less. Despite steam cracking of hydrocarbons could produce acetylene as the byproduct, it would not become a major method for acetylene production. </w:t>
      </w:r>
    </w:p>
  </w:comment>
  <w:comment w:id="418" w:author="Mitchell  Sharon Jane" w:date="2024-08-21T14:20:00Z" w:initials="SM">
    <w:p w14:paraId="4B428FFE" w14:textId="7EC5C931" w:rsidR="009057FF" w:rsidRDefault="009057FF" w:rsidP="009057FF">
      <w:pPr>
        <w:pStyle w:val="CommentText"/>
      </w:pPr>
      <w:r>
        <w:rPr>
          <w:rStyle w:val="CommentReference"/>
        </w:rPr>
        <w:annotationRef/>
      </w:r>
      <w:r>
        <w:t>This part could be briefer, not so much related to chemicals manufacture.</w:t>
      </w:r>
    </w:p>
  </w:comment>
  <w:comment w:id="419" w:author="Zhang  Zihao" w:date="2024-08-28T10:33:00Z" w:initials="ZZ">
    <w:p w14:paraId="60CCFC24" w14:textId="77777777" w:rsidR="009E134B" w:rsidRDefault="009E134B" w:rsidP="009E134B">
      <w:pPr>
        <w:pStyle w:val="CommentText"/>
      </w:pPr>
      <w:r>
        <w:rPr>
          <w:rStyle w:val="CommentReference"/>
        </w:rPr>
        <w:annotationRef/>
      </w:r>
      <w:r>
        <w:t xml:space="preserve">Modified. </w:t>
      </w:r>
    </w:p>
  </w:comment>
  <w:comment w:id="450" w:author="Mitchell  Sharon Jane" w:date="2024-08-21T14:38:00Z" w:initials="SM">
    <w:p w14:paraId="39812E67" w14:textId="77777777" w:rsidR="00E94F08" w:rsidRDefault="00E94F08" w:rsidP="00E94F08">
      <w:pPr>
        <w:pStyle w:val="CommentText"/>
      </w:pPr>
      <w:r>
        <w:rPr>
          <w:rStyle w:val="CommentReference"/>
        </w:rPr>
        <w:annotationRef/>
      </w:r>
      <w:r>
        <w:t>Would start with the main uses and then cover those that have been replaced.</w:t>
      </w:r>
    </w:p>
  </w:comment>
  <w:comment w:id="451" w:author="Zhang  Zihao" w:date="2024-08-28T10:49:00Z" w:initials="ZZ">
    <w:p w14:paraId="2BDE02B5" w14:textId="77777777" w:rsidR="00E94F08" w:rsidRDefault="00E94F08" w:rsidP="00E94F08">
      <w:pPr>
        <w:pStyle w:val="CommentText"/>
      </w:pPr>
      <w:r>
        <w:rPr>
          <w:rStyle w:val="CommentReference"/>
        </w:rPr>
        <w:annotationRef/>
      </w:r>
      <w:r>
        <w:t xml:space="preserve">I moved this part to the end of this section. </w:t>
      </w:r>
    </w:p>
  </w:comment>
  <w:comment w:id="455" w:author="Mitchell  Sharon Jane" w:date="2024-08-21T14:52:00Z" w:initials="SM">
    <w:p w14:paraId="2B3C2F74" w14:textId="03A5EB73" w:rsidR="005E42E5" w:rsidRDefault="005E42E5" w:rsidP="005E42E5">
      <w:pPr>
        <w:pStyle w:val="CommentText"/>
      </w:pPr>
      <w:r>
        <w:rPr>
          <w:rStyle w:val="CommentReference"/>
        </w:rPr>
        <w:annotationRef/>
      </w:r>
      <w:r>
        <w:t>This route is not introduced much in the previous section, it’s not clear why you start here.</w:t>
      </w:r>
    </w:p>
  </w:comment>
  <w:comment w:id="456" w:author="Zhang  Zihao" w:date="2024-08-28T11:58:00Z" w:initials="ZZ">
    <w:p w14:paraId="0FA96296" w14:textId="77777777" w:rsidR="00A70BB7" w:rsidRDefault="00A70BB7" w:rsidP="00A70BB7">
      <w:pPr>
        <w:pStyle w:val="CommentText"/>
      </w:pPr>
      <w:r>
        <w:rPr>
          <w:rStyle w:val="CommentReference"/>
        </w:rPr>
        <w:annotationRef/>
      </w:r>
      <w:r>
        <w:t xml:space="preserve">I included one sentence at the beginning of this section to explain why we start with this method. </w:t>
      </w:r>
    </w:p>
  </w:comment>
  <w:comment w:id="477" w:author="Nabera  Abhinandan" w:date="2024-08-30T16:44:00Z" w:initials="AN">
    <w:p w14:paraId="63080384" w14:textId="77777777" w:rsidR="00591501" w:rsidRDefault="00591501" w:rsidP="00591501">
      <w:r>
        <w:rPr>
          <w:rStyle w:val="CommentReference"/>
        </w:rPr>
        <w:annotationRef/>
      </w:r>
      <w:r>
        <w:rPr>
          <w:sz w:val="20"/>
          <w:szCs w:val="20"/>
        </w:rPr>
        <w:t>This is a bit confusing. I know you mean that 3.1 kg of calcium carbide has 2 kg of coal but it could appear that both 3.1 kg of calcium carbide and 2 kg of coal are required.</w:t>
      </w:r>
    </w:p>
  </w:comment>
  <w:comment w:id="480" w:author="Mitchell  Sharon Jane" w:date="2024-08-21T15:05:00Z" w:initials="SM">
    <w:p w14:paraId="7EB1E012" w14:textId="4848CBC8" w:rsidR="00E7674C" w:rsidRDefault="00E7674C" w:rsidP="00E7674C">
      <w:pPr>
        <w:pStyle w:val="CommentText"/>
      </w:pPr>
      <w:r>
        <w:rPr>
          <w:rStyle w:val="CommentReference"/>
        </w:rPr>
        <w:annotationRef/>
      </w:r>
      <w:r>
        <w:t>Mentioned in Section 2.1</w:t>
      </w:r>
    </w:p>
  </w:comment>
  <w:comment w:id="481" w:author="Zhang  Zihao" w:date="2024-08-28T15:19:00Z" w:initials="ZZ">
    <w:p w14:paraId="2057C687" w14:textId="77777777" w:rsidR="00452C5B" w:rsidRDefault="00452C5B" w:rsidP="00452C5B">
      <w:pPr>
        <w:pStyle w:val="CommentText"/>
      </w:pPr>
      <w:r>
        <w:rPr>
          <w:rStyle w:val="CommentReference"/>
        </w:rPr>
        <w:annotationRef/>
      </w:r>
      <w:r>
        <w:t>Deleted here.</w:t>
      </w:r>
    </w:p>
  </w:comment>
  <w:comment w:id="488" w:author="Mitchell  Sharon Jane" w:date="2024-08-21T15:10:00Z" w:initials="SM">
    <w:p w14:paraId="5774FA78" w14:textId="48220D26" w:rsidR="003E0307" w:rsidRDefault="003E0307" w:rsidP="003E0307">
      <w:pPr>
        <w:pStyle w:val="CommentText"/>
      </w:pPr>
      <w:r>
        <w:rPr>
          <w:rStyle w:val="CommentReference"/>
        </w:rPr>
        <w:annotationRef/>
      </w:r>
      <w:r>
        <w:t>This is a nice subtitle, but again the logic of the subsections is not fully clear. These are also direct routes</w:t>
      </w:r>
    </w:p>
  </w:comment>
  <w:comment w:id="489" w:author="Zhang  Zihao" w:date="2024-08-28T16:07:00Z" w:initials="ZZ">
    <w:p w14:paraId="12D3E843" w14:textId="77777777" w:rsidR="0099087A" w:rsidRDefault="0099087A" w:rsidP="0099087A">
      <w:pPr>
        <w:pStyle w:val="CommentText"/>
      </w:pPr>
      <w:r>
        <w:rPr>
          <w:rStyle w:val="CommentReference"/>
        </w:rPr>
        <w:annotationRef/>
      </w:r>
      <w:r>
        <w:t xml:space="preserve">I changed the title of section 2.3 to “direct commercial acetylene production routes”. In section 2.4,  they are all direct routes, so I added “direct” in the title as well. </w:t>
      </w:r>
    </w:p>
  </w:comment>
  <w:comment w:id="496" w:author="Mitchell  Sharon Jane" w:date="2024-08-21T15:23:00Z" w:initials="SM">
    <w:p w14:paraId="7A06D6A9" w14:textId="38541620" w:rsidR="00044679" w:rsidRDefault="00044679" w:rsidP="00044679">
      <w:pPr>
        <w:pStyle w:val="CommentText"/>
      </w:pPr>
      <w:r>
        <w:rPr>
          <w:rStyle w:val="CommentReference"/>
        </w:rPr>
        <w:annotationRef/>
      </w:r>
      <w:r>
        <w:t>This is very broad. Having read this I don‘t have a clear picture which technologies look more promising or could deserve more effort.</w:t>
      </w:r>
    </w:p>
  </w:comment>
  <w:comment w:id="497" w:author="Zhang  Zihao" w:date="2024-08-28T16:31:00Z" w:initials="ZZ">
    <w:p w14:paraId="1098C028" w14:textId="77777777" w:rsidR="0042718F" w:rsidRDefault="0042718F" w:rsidP="0042718F">
      <w:pPr>
        <w:pStyle w:val="CommentText"/>
      </w:pPr>
      <w:r>
        <w:rPr>
          <w:rStyle w:val="CommentReference"/>
        </w:rPr>
        <w:annotationRef/>
      </w:r>
      <w:r>
        <w:t>I included a brief discussion on the emerging methods. Overall, cold and warm plasma routes appear more promising for the future of C2H2 production, while TP should be better suited for producing a mixture of C2 products.</w:t>
      </w:r>
    </w:p>
  </w:comment>
  <w:comment w:id="696" w:author="Pérez-Ramirez  Javier" w:date="2024-08-05T11:05:00Z" w:initials="JPR">
    <w:p w14:paraId="6C7114AE" w14:textId="68B21843" w:rsidR="00340F0D" w:rsidRDefault="00340F0D" w:rsidP="00C251DD">
      <w:r>
        <w:rPr>
          <w:rStyle w:val="CommentReference"/>
        </w:rPr>
        <w:annotationRef/>
      </w:r>
      <w:r>
        <w:rPr>
          <w:color w:val="000000"/>
          <w:sz w:val="20"/>
          <w:szCs w:val="20"/>
        </w:rPr>
        <w:t xml:space="preserve">isn't this repeated many times already? </w:t>
      </w:r>
    </w:p>
  </w:comment>
  <w:comment w:id="697" w:author="Zhang  Zihao" w:date="2024-08-13T20:41:00Z" w:initials="ZZ">
    <w:p w14:paraId="0B11E128" w14:textId="77777777" w:rsidR="00340F0D" w:rsidRDefault="00340F0D" w:rsidP="00ED2872">
      <w:pPr>
        <w:pStyle w:val="CommentText"/>
      </w:pPr>
      <w:r>
        <w:rPr>
          <w:rStyle w:val="CommentReference"/>
        </w:rPr>
        <w:annotationRef/>
      </w:r>
      <w:r>
        <w:t>Deleted</w:t>
      </w:r>
    </w:p>
  </w:comment>
  <w:comment w:id="698" w:author="Mitchell  Sharon Jane" w:date="2024-08-21T15:40:00Z" w:initials="SM">
    <w:p w14:paraId="763201B8" w14:textId="77777777" w:rsidR="00A5279E" w:rsidRDefault="00A5279E" w:rsidP="00A5279E">
      <w:pPr>
        <w:pStyle w:val="CommentText"/>
      </w:pPr>
      <w:r>
        <w:rPr>
          <w:rStyle w:val="CommentReference"/>
        </w:rPr>
        <w:annotationRef/>
      </w:r>
      <w:r>
        <w:t>The part that is left is also repeated.</w:t>
      </w:r>
    </w:p>
  </w:comment>
  <w:comment w:id="699" w:author="Zhang  Zihao" w:date="2024-08-28T16:33:00Z" w:initials="ZZ">
    <w:p w14:paraId="0CF1DCED" w14:textId="77777777" w:rsidR="0042718F" w:rsidRDefault="0042718F" w:rsidP="0042718F">
      <w:pPr>
        <w:pStyle w:val="CommentText"/>
      </w:pPr>
      <w:r>
        <w:rPr>
          <w:rStyle w:val="CommentReference"/>
        </w:rPr>
        <w:annotationRef/>
      </w:r>
      <w:r>
        <w:t xml:space="preserve">This sentence has been deleted. </w:t>
      </w:r>
    </w:p>
  </w:comment>
  <w:comment w:id="763" w:author="Mitchell  Sharon Jane" w:date="2024-08-21T15:52:00Z" w:initials="SM">
    <w:p w14:paraId="12B2684D" w14:textId="16C2431E" w:rsidR="00D8074F" w:rsidRDefault="00D8074F" w:rsidP="00D8074F">
      <w:pPr>
        <w:pStyle w:val="CommentText"/>
      </w:pPr>
      <w:r>
        <w:rPr>
          <w:rStyle w:val="CommentReference"/>
        </w:rPr>
        <w:annotationRef/>
      </w:r>
      <w:r>
        <w:t>What is compared?</w:t>
      </w:r>
    </w:p>
  </w:comment>
  <w:comment w:id="764" w:author="Zhang  Zihao" w:date="2024-08-28T16:38:00Z" w:initials="ZZ">
    <w:p w14:paraId="48AD3717" w14:textId="77777777" w:rsidR="00074F52" w:rsidRDefault="00074F52" w:rsidP="00074F52">
      <w:pPr>
        <w:pStyle w:val="CommentText"/>
      </w:pPr>
      <w:r>
        <w:rPr>
          <w:rStyle w:val="CommentReference"/>
        </w:rPr>
        <w:annotationRef/>
      </w:r>
      <w:r>
        <w:t xml:space="preserve">Environmental and economic comparison. We did not include this in the title, as it will make the title too lengthy. Readers could easily realize the comparison objectives while reading this section and Figure 7. </w:t>
      </w:r>
    </w:p>
  </w:comment>
  <w:comment w:id="765" w:author="Nabera  Abhinandan" w:date="2024-08-30T17:02:00Z" w:initials="AN">
    <w:p w14:paraId="0294863D" w14:textId="77777777" w:rsidR="00891AA3" w:rsidRDefault="00891AA3" w:rsidP="00891AA3">
      <w:r>
        <w:rPr>
          <w:rStyle w:val="CommentReference"/>
        </w:rPr>
        <w:annotationRef/>
      </w:r>
      <w:r>
        <w:rPr>
          <w:sz w:val="20"/>
          <w:szCs w:val="20"/>
        </w:rPr>
        <w:t xml:space="preserve">I think Sharon is right. We should maybe make the title more clear. I tried changing it a bit. </w:t>
      </w:r>
    </w:p>
  </w:comment>
  <w:comment w:id="769" w:author="Mitchell  Sharon Jane" w:date="2024-08-21T15:54:00Z" w:initials="SM">
    <w:p w14:paraId="5505D612" w14:textId="37309263" w:rsidR="00D8074F" w:rsidRDefault="00D8074F" w:rsidP="00D8074F">
      <w:pPr>
        <w:pStyle w:val="CommentText"/>
      </w:pPr>
      <w:r>
        <w:rPr>
          <w:rStyle w:val="CommentReference"/>
        </w:rPr>
        <w:annotationRef/>
      </w:r>
      <w:r>
        <w:t xml:space="preserve">Would introduce this in a different way, EEE doesn’t connect well with the next sentence, </w:t>
      </w:r>
    </w:p>
  </w:comment>
  <w:comment w:id="770" w:author="Zhang  Zihao" w:date="2024-08-28T17:04:00Z" w:initials="ZZ">
    <w:p w14:paraId="4B7E4C71" w14:textId="77777777" w:rsidR="007B581E" w:rsidRDefault="007B581E" w:rsidP="007B581E">
      <w:pPr>
        <w:pStyle w:val="CommentText"/>
      </w:pPr>
      <w:r>
        <w:rPr>
          <w:rStyle w:val="CommentReference"/>
        </w:rPr>
        <w:annotationRef/>
      </w:r>
      <w:r>
        <w:t>I modified the first two sentences in this section. Hope EEE and the next sentence connect better now.</w:t>
      </w:r>
    </w:p>
  </w:comment>
  <w:comment w:id="771" w:author="Nabera  Abhinandan" w:date="2024-08-30T17:04:00Z" w:initials="AN">
    <w:p w14:paraId="23D76969" w14:textId="77777777" w:rsidR="000F7FCB" w:rsidRDefault="000F7FCB" w:rsidP="000F7FCB">
      <w:r>
        <w:rPr>
          <w:rStyle w:val="CommentReference"/>
        </w:rPr>
        <w:annotationRef/>
      </w:r>
      <w:r>
        <w:rPr>
          <w:sz w:val="20"/>
          <w:szCs w:val="20"/>
        </w:rPr>
        <w:t>Yeah, maybe we should not write about EEE as we do not analyse the equity aspect.</w:t>
      </w:r>
    </w:p>
    <w:p w14:paraId="19F3A2EF" w14:textId="77777777" w:rsidR="000F7FCB" w:rsidRDefault="000F7FCB" w:rsidP="000F7FCB"/>
    <w:p w14:paraId="5D471316" w14:textId="77777777" w:rsidR="000F7FCB" w:rsidRDefault="000F7FCB" w:rsidP="000F7FCB">
      <w:r>
        <w:rPr>
          <w:sz w:val="20"/>
          <w:szCs w:val="20"/>
        </w:rPr>
        <w:t xml:space="preserve">How about something just like this “this section evaluates the environmental impact and economic viability of various acetylene synthesis technologies through techno-economic and life cycle assessments. </w:t>
      </w:r>
    </w:p>
  </w:comment>
  <w:comment w:id="817" w:author="Mitchell  Sharon Jane" w:date="2024-08-21T16:05:00Z" w:initials="SM">
    <w:p w14:paraId="42FD48AF" w14:textId="4EF7A1D4" w:rsidR="00B8737C" w:rsidRDefault="00B8737C" w:rsidP="00B8737C">
      <w:pPr>
        <w:pStyle w:val="CommentText"/>
      </w:pPr>
      <w:r>
        <w:rPr>
          <w:rStyle w:val="CommentReference"/>
        </w:rPr>
        <w:annotationRef/>
      </w:r>
      <w:r>
        <w:t>Shouldn’t this drive the need for revitalization, if there is no interesting chemistry it doesn’t make sense.</w:t>
      </w:r>
    </w:p>
  </w:comment>
  <w:comment w:id="818" w:author="Zhang  Zihao" w:date="2024-08-29T15:57:00Z" w:initials="ZZ">
    <w:p w14:paraId="7F889F18" w14:textId="77777777" w:rsidR="00130EFE" w:rsidRDefault="00130EFE" w:rsidP="00130EFE">
      <w:pPr>
        <w:pStyle w:val="CommentText"/>
      </w:pPr>
      <w:r>
        <w:rPr>
          <w:rStyle w:val="CommentReference"/>
        </w:rPr>
        <w:annotationRef/>
      </w:r>
      <w:r>
        <w:t xml:space="preserve">I modified this paragraph and included a new Figure 8 to show the potential application of C2H2 in the future once its cost-efficient and sustainable production is developed. </w:t>
      </w:r>
    </w:p>
  </w:comment>
  <w:comment w:id="898" w:author="Nabera  Abhinandan" w:date="2024-08-30T17:13:00Z" w:initials="AN">
    <w:p w14:paraId="25E6B68D" w14:textId="77777777" w:rsidR="00990FCF" w:rsidRDefault="00990FCF" w:rsidP="00990FCF">
      <w:r>
        <w:rPr>
          <w:rStyle w:val="CommentReference"/>
        </w:rPr>
        <w:annotationRef/>
      </w:r>
      <w:r>
        <w:rPr>
          <w:sz w:val="20"/>
          <w:szCs w:val="20"/>
        </w:rPr>
        <w:t>It’s a bit weird to end the review paper with a reference to the figure no? I have no idea if this is okay. Maybe we need to double check.</w:t>
      </w:r>
    </w:p>
  </w:comment>
  <w:comment w:id="932" w:author="Mitchell  Sharon Jane" w:date="2024-08-21T15:03:00Z" w:initials="SM">
    <w:p w14:paraId="114CCE13" w14:textId="5D18FDF0" w:rsidR="00FE1182" w:rsidRDefault="00FE1182" w:rsidP="00FE1182">
      <w:pPr>
        <w:pStyle w:val="CommentText"/>
      </w:pPr>
      <w:r>
        <w:rPr>
          <w:rStyle w:val="CommentReference"/>
        </w:rPr>
        <w:annotationRef/>
      </w:r>
      <w:r>
        <w:t>I assume this color code is applied in a.</w:t>
      </w:r>
    </w:p>
  </w:comment>
  <w:comment w:id="933" w:author="Zhang  Zihao" w:date="2024-08-28T12:17:00Z" w:initials="ZZ">
    <w:p w14:paraId="4A8A7556" w14:textId="77777777" w:rsidR="00FE1182" w:rsidRDefault="00FE1182" w:rsidP="00FE1182">
      <w:pPr>
        <w:pStyle w:val="CommentText"/>
      </w:pPr>
      <w:r>
        <w:rPr>
          <w:rStyle w:val="CommentReference"/>
        </w:rPr>
        <w:annotationRef/>
      </w:r>
      <w:r>
        <w:t xml:space="preserve">Yes. For example, high energy input is in pink, which is the same as the arc furnace because the major energy input happened in this process. The same for other three elements. </w:t>
      </w:r>
    </w:p>
  </w:comment>
  <w:comment w:id="940" w:author="Zhang  Zihao" w:date="2024-08-29T15:55:00Z" w:initials="ZZ">
    <w:p w14:paraId="5E901D1E" w14:textId="77777777" w:rsidR="00130EFE" w:rsidRDefault="00130EFE" w:rsidP="00130EFE">
      <w:pPr>
        <w:pStyle w:val="CommentText"/>
      </w:pPr>
      <w:r>
        <w:rPr>
          <w:rStyle w:val="CommentReference"/>
        </w:rPr>
        <w:annotationRef/>
      </w:r>
      <w:r>
        <w:t xml:space="preserve">This is not the final version of the Figure. I am still working on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4E78F9C" w15:done="0"/>
  <w15:commentEx w15:paraId="61B73AF9" w15:paraIdParent="64E78F9C" w15:done="0"/>
  <w15:commentEx w15:paraId="56D1BBF6" w15:paraIdParent="64E78F9C" w15:done="0"/>
  <w15:commentEx w15:paraId="14BF18A7" w15:done="0"/>
  <w15:commentEx w15:paraId="38C828DB" w15:paraIdParent="14BF18A7" w15:done="0"/>
  <w15:commentEx w15:paraId="18896D0C" w15:done="0"/>
  <w15:commentEx w15:paraId="181A4C5F" w15:paraIdParent="18896D0C" w15:done="0"/>
  <w15:commentEx w15:paraId="0ADCC64C" w15:done="0"/>
  <w15:commentEx w15:paraId="3A9F5425" w15:paraIdParent="0ADCC64C" w15:done="0"/>
  <w15:commentEx w15:paraId="0D5E214E" w15:done="0"/>
  <w15:commentEx w15:paraId="3712A45A" w15:paraIdParent="0D5E214E" w15:done="0"/>
  <w15:commentEx w15:paraId="5D12CD4D" w15:done="0"/>
  <w15:commentEx w15:paraId="0BF91739" w15:paraIdParent="5D12CD4D" w15:done="0"/>
  <w15:commentEx w15:paraId="353FDF33" w15:done="0"/>
  <w15:commentEx w15:paraId="5AD0825D" w15:paraIdParent="353FDF33" w15:done="0"/>
  <w15:commentEx w15:paraId="068F4E19" w15:done="0"/>
  <w15:commentEx w15:paraId="6476BF24" w15:paraIdParent="068F4E19" w15:done="0"/>
  <w15:commentEx w15:paraId="64C96BBB" w15:done="0"/>
  <w15:commentEx w15:paraId="1E36D88D" w15:paraIdParent="64C96BBB" w15:done="0"/>
  <w15:commentEx w15:paraId="7C8A9241" w15:done="0"/>
  <w15:commentEx w15:paraId="23142668" w15:paraIdParent="7C8A9241" w15:done="0"/>
  <w15:commentEx w15:paraId="7506994E" w15:paraIdParent="7C8A9241" w15:done="0"/>
  <w15:commentEx w15:paraId="62EE1902" w15:done="0"/>
  <w15:commentEx w15:paraId="3441148C" w15:paraIdParent="62EE1902" w15:done="0"/>
  <w15:commentEx w15:paraId="24E1F47A" w15:done="0"/>
  <w15:commentEx w15:paraId="4CCF0F9A" w15:paraIdParent="24E1F47A" w15:done="0"/>
  <w15:commentEx w15:paraId="5B4C3BE6" w15:done="0"/>
  <w15:commentEx w15:paraId="41060B0C" w15:paraIdParent="5B4C3BE6" w15:done="0"/>
  <w15:commentEx w15:paraId="0D888A9F" w15:done="0"/>
  <w15:commentEx w15:paraId="2D5D69A4" w15:paraIdParent="0D888A9F" w15:done="0"/>
  <w15:commentEx w15:paraId="59978EAF" w15:done="0"/>
  <w15:commentEx w15:paraId="7290A6C6" w15:paraIdParent="59978EAF" w15:done="0"/>
  <w15:commentEx w15:paraId="2FB7350F" w15:done="0"/>
  <w15:commentEx w15:paraId="14CA1135" w15:paraIdParent="2FB7350F" w15:done="0"/>
  <w15:commentEx w15:paraId="4B428FFE" w15:done="0"/>
  <w15:commentEx w15:paraId="60CCFC24" w15:paraIdParent="4B428FFE" w15:done="0"/>
  <w15:commentEx w15:paraId="39812E67" w15:done="0"/>
  <w15:commentEx w15:paraId="2BDE02B5" w15:paraIdParent="39812E67" w15:done="0"/>
  <w15:commentEx w15:paraId="2B3C2F74" w15:done="0"/>
  <w15:commentEx w15:paraId="0FA96296" w15:paraIdParent="2B3C2F74" w15:done="0"/>
  <w15:commentEx w15:paraId="63080384" w15:done="0"/>
  <w15:commentEx w15:paraId="7EB1E012" w15:done="0"/>
  <w15:commentEx w15:paraId="2057C687" w15:paraIdParent="7EB1E012" w15:done="0"/>
  <w15:commentEx w15:paraId="5774FA78" w15:done="0"/>
  <w15:commentEx w15:paraId="12D3E843" w15:paraIdParent="5774FA78" w15:done="0"/>
  <w15:commentEx w15:paraId="7A06D6A9" w15:done="0"/>
  <w15:commentEx w15:paraId="1098C028" w15:paraIdParent="7A06D6A9" w15:done="0"/>
  <w15:commentEx w15:paraId="6C7114AE" w15:done="0"/>
  <w15:commentEx w15:paraId="0B11E128" w15:paraIdParent="6C7114AE" w15:done="0"/>
  <w15:commentEx w15:paraId="763201B8" w15:paraIdParent="6C7114AE" w15:done="0"/>
  <w15:commentEx w15:paraId="0CF1DCED" w15:paraIdParent="6C7114AE" w15:done="0"/>
  <w15:commentEx w15:paraId="12B2684D" w15:done="0"/>
  <w15:commentEx w15:paraId="48AD3717" w15:paraIdParent="12B2684D" w15:done="0"/>
  <w15:commentEx w15:paraId="0294863D" w15:paraIdParent="12B2684D" w15:done="0"/>
  <w15:commentEx w15:paraId="5505D612" w15:done="0"/>
  <w15:commentEx w15:paraId="4B7E4C71" w15:paraIdParent="5505D612" w15:done="0"/>
  <w15:commentEx w15:paraId="5D471316" w15:done="0"/>
  <w15:commentEx w15:paraId="42FD48AF" w15:done="0"/>
  <w15:commentEx w15:paraId="7F889F18" w15:paraIdParent="42FD48AF" w15:done="0"/>
  <w15:commentEx w15:paraId="25E6B68D" w15:done="0"/>
  <w15:commentEx w15:paraId="114CCE13" w15:done="0"/>
  <w15:commentEx w15:paraId="4A8A7556" w15:paraIdParent="114CCE13" w15:done="0"/>
  <w15:commentEx w15:paraId="5E901D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8D5C3A5" w16cex:dateUtc="2024-08-21T12:21:00Z"/>
  <w16cex:commentExtensible w16cex:durableId="086D46E1" w16cex:dateUtc="2024-08-21T14:31:00Z"/>
  <w16cex:commentExtensible w16cex:durableId="6AE627C7" w16cex:dateUtc="2024-08-26T09:59:00Z"/>
  <w16cex:commentExtensible w16cex:durableId="0187E87A" w16cex:dateUtc="2024-08-20T16:08:00Z"/>
  <w16cex:commentExtensible w16cex:durableId="08D7BFDF" w16cex:dateUtc="2024-08-26T13:21:00Z"/>
  <w16cex:commentExtensible w16cex:durableId="19F4DFB9" w16cex:dateUtc="2024-08-21T12:16:00Z"/>
  <w16cex:commentExtensible w16cex:durableId="45125892" w16cex:dateUtc="2024-08-29T09:06:00Z"/>
  <w16cex:commentExtensible w16cex:durableId="2697A8F2" w16cex:dateUtc="2024-08-21T07:48:00Z"/>
  <w16cex:commentExtensible w16cex:durableId="162F0FCC" w16cex:dateUtc="2024-08-26T18:34:00Z"/>
  <w16cex:commentExtensible w16cex:durableId="1F94EE6C" w16cex:dateUtc="2024-08-21T05:26:00Z"/>
  <w16cex:commentExtensible w16cex:durableId="692BDD07" w16cex:dateUtc="2024-08-27T08:49:00Z"/>
  <w16cex:commentExtensible w16cex:durableId="7336A8C5" w16cex:dateUtc="2024-08-21T05:29:00Z"/>
  <w16cex:commentExtensible w16cex:durableId="36737B9F" w16cex:dateUtc="2024-08-27T08:55:00Z"/>
  <w16cex:commentExtensible w16cex:durableId="495B55E5" w16cex:dateUtc="2024-08-21T10:03:00Z"/>
  <w16cex:commentExtensible w16cex:durableId="5EF2A7C9" w16cex:dateUtc="2024-08-27T12:43:00Z"/>
  <w16cex:commentExtensible w16cex:durableId="05337E87" w16cex:dateUtc="2024-08-21T09:56:00Z"/>
  <w16cex:commentExtensible w16cex:durableId="16DF7F04" w16cex:dateUtc="2024-08-27T12:47:00Z"/>
  <w16cex:commentExtensible w16cex:durableId="02EF2AD0" w16cex:dateUtc="2024-08-21T10:02:00Z"/>
  <w16cex:commentExtensible w16cex:durableId="0BF8767F" w16cex:dateUtc="2024-08-27T15:23:00Z"/>
  <w16cex:commentExtensible w16cex:durableId="6CEAB6E7" w16cex:dateUtc="2024-08-21T10:00:00Z"/>
  <w16cex:commentExtensible w16cex:durableId="29088C7D" w16cex:dateUtc="2024-08-21T10:08:00Z"/>
  <w16cex:commentExtensible w16cex:durableId="6CE27F37" w16cex:dateUtc="2024-08-27T20:43:00Z"/>
  <w16cex:commentExtensible w16cex:durableId="4E1D0841" w16cex:dateUtc="2024-08-21T10:09:00Z"/>
  <w16cex:commentExtensible w16cex:durableId="4B49DC77" w16cex:dateUtc="2024-08-27T20:41:00Z"/>
  <w16cex:commentExtensible w16cex:durableId="2982D150" w16cex:dateUtc="2024-08-21T10:10:00Z"/>
  <w16cex:commentExtensible w16cex:durableId="3A16A9A1" w16cex:dateUtc="2024-08-28T20:40:00Z"/>
  <w16cex:commentExtensible w16cex:durableId="6BA24471" w16cex:dateUtc="2024-08-21T12:24:00Z"/>
  <w16cex:commentExtensible w16cex:durableId="7F88F3F5" w16cex:dateUtc="2024-08-28T09:10:00Z"/>
  <w16cex:commentExtensible w16cex:durableId="4B19FF7F" w16cex:dateUtc="2024-08-21T12:15:00Z"/>
  <w16cex:commentExtensible w16cex:durableId="3469BF96" w16cex:dateUtc="2024-08-27T20:54:00Z"/>
  <w16cex:commentExtensible w16cex:durableId="0D77D613" w16cex:dateUtc="2024-08-21T12:49:00Z"/>
  <w16cex:commentExtensible w16cex:durableId="3B60A256" w16cex:dateUtc="2024-08-27T20:56:00Z"/>
  <w16cex:commentExtensible w16cex:durableId="09BDA544" w16cex:dateUtc="2024-08-21T12:26:00Z"/>
  <w16cex:commentExtensible w16cex:durableId="7FC8C454" w16cex:dateUtc="2024-08-28T08:01:00Z"/>
  <w16cex:commentExtensible w16cex:durableId="01AA7B19" w16cex:dateUtc="2024-08-21T12:20:00Z"/>
  <w16cex:commentExtensible w16cex:durableId="12AA7917" w16cex:dateUtc="2024-08-28T08:33:00Z"/>
  <w16cex:commentExtensible w16cex:durableId="3B8D4710" w16cex:dateUtc="2024-08-21T12:38:00Z"/>
  <w16cex:commentExtensible w16cex:durableId="2A489EF4" w16cex:dateUtc="2024-08-28T08:49:00Z"/>
  <w16cex:commentExtensible w16cex:durableId="7E0B2C71" w16cex:dateUtc="2024-08-21T12:52:00Z"/>
  <w16cex:commentExtensible w16cex:durableId="5B21DA4C" w16cex:dateUtc="2024-08-28T09:58:00Z"/>
  <w16cex:commentExtensible w16cex:durableId="53496E94" w16cex:dateUtc="2024-08-30T14:44:00Z"/>
  <w16cex:commentExtensible w16cex:durableId="3EFF8EFA" w16cex:dateUtc="2024-08-21T13:05:00Z"/>
  <w16cex:commentExtensible w16cex:durableId="51809AEB" w16cex:dateUtc="2024-08-28T13:19:00Z"/>
  <w16cex:commentExtensible w16cex:durableId="306BA6E0" w16cex:dateUtc="2024-08-21T13:10:00Z"/>
  <w16cex:commentExtensible w16cex:durableId="02133630" w16cex:dateUtc="2024-08-28T14:07:00Z"/>
  <w16cex:commentExtensible w16cex:durableId="60BB9046" w16cex:dateUtc="2024-08-21T13:23:00Z"/>
  <w16cex:commentExtensible w16cex:durableId="3E88EC51" w16cex:dateUtc="2024-08-28T14:31:00Z"/>
  <w16cex:commentExtensible w16cex:durableId="164EA397" w16cex:dateUtc="2024-08-05T09:05:00Z"/>
  <w16cex:commentExtensible w16cex:durableId="5221383D" w16cex:dateUtc="2024-08-13T18:41:00Z"/>
  <w16cex:commentExtensible w16cex:durableId="7BDC4CF9" w16cex:dateUtc="2024-08-21T13:40:00Z"/>
  <w16cex:commentExtensible w16cex:durableId="7CB83BC2" w16cex:dateUtc="2024-08-28T14:33:00Z"/>
  <w16cex:commentExtensible w16cex:durableId="5D3D8194" w16cex:dateUtc="2024-08-21T13:52:00Z"/>
  <w16cex:commentExtensible w16cex:durableId="355887B2" w16cex:dateUtc="2024-08-28T14:38:00Z"/>
  <w16cex:commentExtensible w16cex:durableId="21D1A803" w16cex:dateUtc="2024-08-30T15:02:00Z"/>
  <w16cex:commentExtensible w16cex:durableId="0DDAF302" w16cex:dateUtc="2024-08-21T13:54:00Z"/>
  <w16cex:commentExtensible w16cex:durableId="57CEC40C" w16cex:dateUtc="2024-08-28T15:04:00Z"/>
  <w16cex:commentExtensible w16cex:durableId="7D9B57DF" w16cex:dateUtc="2024-08-30T15:04:00Z"/>
  <w16cex:commentExtensible w16cex:durableId="5873397D" w16cex:dateUtc="2024-08-21T14:05:00Z"/>
  <w16cex:commentExtensible w16cex:durableId="5047AC33" w16cex:dateUtc="2024-08-29T13:57:00Z"/>
  <w16cex:commentExtensible w16cex:durableId="05751940" w16cex:dateUtc="2024-08-30T15:13:00Z"/>
  <w16cex:commentExtensible w16cex:durableId="1B1DEF1D" w16cex:dateUtc="2024-08-21T13:03:00Z"/>
  <w16cex:commentExtensible w16cex:durableId="338167A8" w16cex:dateUtc="2024-08-28T10:17:00Z"/>
  <w16cex:commentExtensible w16cex:durableId="19FA7067" w16cex:dateUtc="2024-08-29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4E78F9C" w16cid:durableId="18D5C3A5"/>
  <w16cid:commentId w16cid:paraId="61B73AF9" w16cid:durableId="086D46E1"/>
  <w16cid:commentId w16cid:paraId="56D1BBF6" w16cid:durableId="6AE627C7"/>
  <w16cid:commentId w16cid:paraId="14BF18A7" w16cid:durableId="0187E87A"/>
  <w16cid:commentId w16cid:paraId="38C828DB" w16cid:durableId="08D7BFDF"/>
  <w16cid:commentId w16cid:paraId="18896D0C" w16cid:durableId="19F4DFB9"/>
  <w16cid:commentId w16cid:paraId="181A4C5F" w16cid:durableId="45125892"/>
  <w16cid:commentId w16cid:paraId="0ADCC64C" w16cid:durableId="2697A8F2"/>
  <w16cid:commentId w16cid:paraId="3A9F5425" w16cid:durableId="162F0FCC"/>
  <w16cid:commentId w16cid:paraId="0D5E214E" w16cid:durableId="1F94EE6C"/>
  <w16cid:commentId w16cid:paraId="3712A45A" w16cid:durableId="692BDD07"/>
  <w16cid:commentId w16cid:paraId="5D12CD4D" w16cid:durableId="7336A8C5"/>
  <w16cid:commentId w16cid:paraId="0BF91739" w16cid:durableId="36737B9F"/>
  <w16cid:commentId w16cid:paraId="353FDF33" w16cid:durableId="495B55E5"/>
  <w16cid:commentId w16cid:paraId="5AD0825D" w16cid:durableId="5EF2A7C9"/>
  <w16cid:commentId w16cid:paraId="068F4E19" w16cid:durableId="05337E87"/>
  <w16cid:commentId w16cid:paraId="6476BF24" w16cid:durableId="16DF7F04"/>
  <w16cid:commentId w16cid:paraId="64C96BBB" w16cid:durableId="02EF2AD0"/>
  <w16cid:commentId w16cid:paraId="1E36D88D" w16cid:durableId="0BF8767F"/>
  <w16cid:commentId w16cid:paraId="7C8A9241" w16cid:durableId="6CEAB6E7"/>
  <w16cid:commentId w16cid:paraId="23142668" w16cid:durableId="29088C7D"/>
  <w16cid:commentId w16cid:paraId="7506994E" w16cid:durableId="6CE27F37"/>
  <w16cid:commentId w16cid:paraId="62EE1902" w16cid:durableId="4E1D0841"/>
  <w16cid:commentId w16cid:paraId="3441148C" w16cid:durableId="4B49DC77"/>
  <w16cid:commentId w16cid:paraId="24E1F47A" w16cid:durableId="2982D150"/>
  <w16cid:commentId w16cid:paraId="4CCF0F9A" w16cid:durableId="3A16A9A1"/>
  <w16cid:commentId w16cid:paraId="5B4C3BE6" w16cid:durableId="6BA24471"/>
  <w16cid:commentId w16cid:paraId="41060B0C" w16cid:durableId="7F88F3F5"/>
  <w16cid:commentId w16cid:paraId="0D888A9F" w16cid:durableId="4B19FF7F"/>
  <w16cid:commentId w16cid:paraId="2D5D69A4" w16cid:durableId="3469BF96"/>
  <w16cid:commentId w16cid:paraId="59978EAF" w16cid:durableId="0D77D613"/>
  <w16cid:commentId w16cid:paraId="7290A6C6" w16cid:durableId="3B60A256"/>
  <w16cid:commentId w16cid:paraId="2FB7350F" w16cid:durableId="09BDA544"/>
  <w16cid:commentId w16cid:paraId="14CA1135" w16cid:durableId="7FC8C454"/>
  <w16cid:commentId w16cid:paraId="4B428FFE" w16cid:durableId="01AA7B19"/>
  <w16cid:commentId w16cid:paraId="60CCFC24" w16cid:durableId="12AA7917"/>
  <w16cid:commentId w16cid:paraId="39812E67" w16cid:durableId="3B8D4710"/>
  <w16cid:commentId w16cid:paraId="2BDE02B5" w16cid:durableId="2A489EF4"/>
  <w16cid:commentId w16cid:paraId="2B3C2F74" w16cid:durableId="7E0B2C71"/>
  <w16cid:commentId w16cid:paraId="0FA96296" w16cid:durableId="5B21DA4C"/>
  <w16cid:commentId w16cid:paraId="63080384" w16cid:durableId="53496E94"/>
  <w16cid:commentId w16cid:paraId="7EB1E012" w16cid:durableId="3EFF8EFA"/>
  <w16cid:commentId w16cid:paraId="2057C687" w16cid:durableId="51809AEB"/>
  <w16cid:commentId w16cid:paraId="5774FA78" w16cid:durableId="306BA6E0"/>
  <w16cid:commentId w16cid:paraId="12D3E843" w16cid:durableId="02133630"/>
  <w16cid:commentId w16cid:paraId="7A06D6A9" w16cid:durableId="60BB9046"/>
  <w16cid:commentId w16cid:paraId="1098C028" w16cid:durableId="3E88EC51"/>
  <w16cid:commentId w16cid:paraId="6C7114AE" w16cid:durableId="164EA397"/>
  <w16cid:commentId w16cid:paraId="0B11E128" w16cid:durableId="5221383D"/>
  <w16cid:commentId w16cid:paraId="763201B8" w16cid:durableId="7BDC4CF9"/>
  <w16cid:commentId w16cid:paraId="0CF1DCED" w16cid:durableId="7CB83BC2"/>
  <w16cid:commentId w16cid:paraId="12B2684D" w16cid:durableId="5D3D8194"/>
  <w16cid:commentId w16cid:paraId="48AD3717" w16cid:durableId="355887B2"/>
  <w16cid:commentId w16cid:paraId="0294863D" w16cid:durableId="21D1A803"/>
  <w16cid:commentId w16cid:paraId="5505D612" w16cid:durableId="0DDAF302"/>
  <w16cid:commentId w16cid:paraId="4B7E4C71" w16cid:durableId="57CEC40C"/>
  <w16cid:commentId w16cid:paraId="5D471316" w16cid:durableId="7D9B57DF"/>
  <w16cid:commentId w16cid:paraId="42FD48AF" w16cid:durableId="5873397D"/>
  <w16cid:commentId w16cid:paraId="7F889F18" w16cid:durableId="5047AC33"/>
  <w16cid:commentId w16cid:paraId="25E6B68D" w16cid:durableId="05751940"/>
  <w16cid:commentId w16cid:paraId="114CCE13" w16cid:durableId="1B1DEF1D"/>
  <w16cid:commentId w16cid:paraId="4A8A7556" w16cid:durableId="338167A8"/>
  <w16cid:commentId w16cid:paraId="5E901D1E" w16cid:durableId="19FA70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1362E" w14:textId="77777777" w:rsidR="00084A80" w:rsidRDefault="00084A80" w:rsidP="00E256AF">
      <w:r>
        <w:separator/>
      </w:r>
    </w:p>
  </w:endnote>
  <w:endnote w:type="continuationSeparator" w:id="0">
    <w:p w14:paraId="00AC810A" w14:textId="77777777" w:rsidR="00084A80" w:rsidRDefault="00084A80" w:rsidP="00E256AF">
      <w:r>
        <w:continuationSeparator/>
      </w:r>
    </w:p>
  </w:endnote>
  <w:endnote w:type="continuationNotice" w:id="1">
    <w:p w14:paraId="2E797CD4" w14:textId="77777777" w:rsidR="00084A80" w:rsidRDefault="00084A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40F0D" w:rsidRPr="00E256AF" w:rsidRDefault="00340F0D">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40F0D" w:rsidRDefault="00340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AA871" w14:textId="77777777" w:rsidR="00084A80" w:rsidRDefault="00084A80" w:rsidP="00E256AF">
      <w:r>
        <w:separator/>
      </w:r>
    </w:p>
  </w:footnote>
  <w:footnote w:type="continuationSeparator" w:id="0">
    <w:p w14:paraId="1BEF3684" w14:textId="77777777" w:rsidR="00084A80" w:rsidRDefault="00084A80" w:rsidP="00E256AF">
      <w:r>
        <w:continuationSeparator/>
      </w:r>
    </w:p>
  </w:footnote>
  <w:footnote w:type="continuationNotice" w:id="1">
    <w:p w14:paraId="2008B287" w14:textId="77777777" w:rsidR="00084A80" w:rsidRDefault="00084A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1"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607625"/>
    <w:multiLevelType w:val="hybridMultilevel"/>
    <w:tmpl w:val="15F6BD1E"/>
    <w:lvl w:ilvl="0" w:tplc="0807000F">
      <w:start w:val="1"/>
      <w:numFmt w:val="decimal"/>
      <w:lvlText w:val="%1."/>
      <w:lvlJc w:val="left"/>
      <w:pPr>
        <w:ind w:left="45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5"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39"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4"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75766876">
    <w:abstractNumId w:val="14"/>
  </w:num>
  <w:num w:numId="2" w16cid:durableId="1492333003">
    <w:abstractNumId w:val="16"/>
  </w:num>
  <w:num w:numId="3" w16cid:durableId="1541431499">
    <w:abstractNumId w:val="19"/>
  </w:num>
  <w:num w:numId="4" w16cid:durableId="1268731605">
    <w:abstractNumId w:val="42"/>
  </w:num>
  <w:num w:numId="5" w16cid:durableId="509176841">
    <w:abstractNumId w:val="27"/>
  </w:num>
  <w:num w:numId="6" w16cid:durableId="1990133637">
    <w:abstractNumId w:val="26"/>
  </w:num>
  <w:num w:numId="7" w16cid:durableId="1316180344">
    <w:abstractNumId w:val="44"/>
  </w:num>
  <w:num w:numId="8" w16cid:durableId="1984771898">
    <w:abstractNumId w:val="31"/>
  </w:num>
  <w:num w:numId="9" w16cid:durableId="1863123900">
    <w:abstractNumId w:val="35"/>
  </w:num>
  <w:num w:numId="10" w16cid:durableId="220676177">
    <w:abstractNumId w:val="24"/>
  </w:num>
  <w:num w:numId="11" w16cid:durableId="311061118">
    <w:abstractNumId w:val="33"/>
  </w:num>
  <w:num w:numId="12" w16cid:durableId="1583030938">
    <w:abstractNumId w:val="29"/>
  </w:num>
  <w:num w:numId="13" w16cid:durableId="1011882031">
    <w:abstractNumId w:val="9"/>
  </w:num>
  <w:num w:numId="14" w16cid:durableId="407272593">
    <w:abstractNumId w:val="5"/>
  </w:num>
  <w:num w:numId="15" w16cid:durableId="1648971597">
    <w:abstractNumId w:val="39"/>
  </w:num>
  <w:num w:numId="16" w16cid:durableId="42827293">
    <w:abstractNumId w:val="41"/>
  </w:num>
  <w:num w:numId="17" w16cid:durableId="1613709750">
    <w:abstractNumId w:val="8"/>
  </w:num>
  <w:num w:numId="18" w16cid:durableId="392850065">
    <w:abstractNumId w:val="30"/>
  </w:num>
  <w:num w:numId="19" w16cid:durableId="496383823">
    <w:abstractNumId w:val="4"/>
  </w:num>
  <w:num w:numId="20" w16cid:durableId="2009599204">
    <w:abstractNumId w:val="34"/>
  </w:num>
  <w:num w:numId="21" w16cid:durableId="1328095795">
    <w:abstractNumId w:val="25"/>
  </w:num>
  <w:num w:numId="22" w16cid:durableId="2083674093">
    <w:abstractNumId w:val="7"/>
  </w:num>
  <w:num w:numId="23" w16cid:durableId="949316696">
    <w:abstractNumId w:val="36"/>
  </w:num>
  <w:num w:numId="24" w16cid:durableId="1645155837">
    <w:abstractNumId w:val="6"/>
  </w:num>
  <w:num w:numId="25" w16cid:durableId="259870401">
    <w:abstractNumId w:val="40"/>
  </w:num>
  <w:num w:numId="26" w16cid:durableId="1835490645">
    <w:abstractNumId w:val="21"/>
  </w:num>
  <w:num w:numId="27" w16cid:durableId="1344941926">
    <w:abstractNumId w:val="22"/>
  </w:num>
  <w:num w:numId="28" w16cid:durableId="703870445">
    <w:abstractNumId w:val="15"/>
  </w:num>
  <w:num w:numId="29" w16cid:durableId="541135401">
    <w:abstractNumId w:val="2"/>
  </w:num>
  <w:num w:numId="30" w16cid:durableId="2101945978">
    <w:abstractNumId w:val="43"/>
  </w:num>
  <w:num w:numId="31" w16cid:durableId="268050506">
    <w:abstractNumId w:val="17"/>
  </w:num>
  <w:num w:numId="32" w16cid:durableId="1860855605">
    <w:abstractNumId w:val="32"/>
  </w:num>
  <w:num w:numId="33" w16cid:durableId="1817793717">
    <w:abstractNumId w:val="0"/>
  </w:num>
  <w:num w:numId="34" w16cid:durableId="1982034560">
    <w:abstractNumId w:val="10"/>
  </w:num>
  <w:num w:numId="35" w16cid:durableId="967004173">
    <w:abstractNumId w:val="12"/>
  </w:num>
  <w:num w:numId="36" w16cid:durableId="1036538064">
    <w:abstractNumId w:val="11"/>
  </w:num>
  <w:num w:numId="37" w16cid:durableId="455833581">
    <w:abstractNumId w:val="37"/>
  </w:num>
  <w:num w:numId="38" w16cid:durableId="633144686">
    <w:abstractNumId w:val="28"/>
  </w:num>
  <w:num w:numId="39" w16cid:durableId="439842891">
    <w:abstractNumId w:val="23"/>
  </w:num>
  <w:num w:numId="40" w16cid:durableId="2037121274">
    <w:abstractNumId w:val="13"/>
  </w:num>
  <w:num w:numId="41" w16cid:durableId="168183617">
    <w:abstractNumId w:val="38"/>
  </w:num>
  <w:num w:numId="42" w16cid:durableId="1244487274">
    <w:abstractNumId w:val="18"/>
  </w:num>
  <w:num w:numId="43" w16cid:durableId="1383209584">
    <w:abstractNumId w:val="1"/>
  </w:num>
  <w:num w:numId="44" w16cid:durableId="892808127">
    <w:abstractNumId w:val="3"/>
  </w:num>
  <w:num w:numId="45" w16cid:durableId="157551233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Zhang  Zihao">
    <w15:presenceInfo w15:providerId="AD" w15:userId="S::zihaozhang@ethz.ch::80163565-efc3-4cf5-aa23-47c69c0655d7"/>
  </w15:person>
  <w15:person w15:author="Mitchell  Sharon Jane">
    <w15:presenceInfo w15:providerId="AD" w15:userId="S::msharon@ethz.ch::d95e2671-9518-46d1-9b07-223b6cbd1545"/>
  </w15:person>
  <w15:person w15:author="Pérez-Ramirez  Javier">
    <w15:presenceInfo w15:providerId="AD" w15:userId="S::jpr@ethz.ch::592cf504-c664-4b26-b115-e9ff9989dc69"/>
  </w15:person>
  <w15:person w15:author="Nabera  Abhinandan">
    <w15:presenceInfo w15:providerId="AD" w15:userId="S::anabera@ethz.ch::04a29cc1-7cb0-4ce1-8629-eb0aeaca16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pNaAJFSiGUsAAAA"/>
  </w:docVars>
  <w:rsids>
    <w:rsidRoot w:val="0052034A"/>
    <w:rsid w:val="000001EB"/>
    <w:rsid w:val="0000025E"/>
    <w:rsid w:val="00000F3A"/>
    <w:rsid w:val="00001447"/>
    <w:rsid w:val="00002576"/>
    <w:rsid w:val="00002935"/>
    <w:rsid w:val="00002D89"/>
    <w:rsid w:val="000030A6"/>
    <w:rsid w:val="00003B31"/>
    <w:rsid w:val="00003DDE"/>
    <w:rsid w:val="00003FD7"/>
    <w:rsid w:val="00004BF1"/>
    <w:rsid w:val="00005252"/>
    <w:rsid w:val="00005529"/>
    <w:rsid w:val="00005FA8"/>
    <w:rsid w:val="000064FC"/>
    <w:rsid w:val="00006A94"/>
    <w:rsid w:val="00007186"/>
    <w:rsid w:val="00007C5E"/>
    <w:rsid w:val="00010ADF"/>
    <w:rsid w:val="00011922"/>
    <w:rsid w:val="00011CB2"/>
    <w:rsid w:val="00012D91"/>
    <w:rsid w:val="00012E31"/>
    <w:rsid w:val="00013152"/>
    <w:rsid w:val="000137E0"/>
    <w:rsid w:val="00013831"/>
    <w:rsid w:val="000138F3"/>
    <w:rsid w:val="00013AD0"/>
    <w:rsid w:val="00013D4A"/>
    <w:rsid w:val="00013F74"/>
    <w:rsid w:val="000142B7"/>
    <w:rsid w:val="00015974"/>
    <w:rsid w:val="000161DD"/>
    <w:rsid w:val="0001681C"/>
    <w:rsid w:val="0001759D"/>
    <w:rsid w:val="00017926"/>
    <w:rsid w:val="00017CA2"/>
    <w:rsid w:val="00021469"/>
    <w:rsid w:val="00021AD6"/>
    <w:rsid w:val="00021BD4"/>
    <w:rsid w:val="00021D09"/>
    <w:rsid w:val="00021F97"/>
    <w:rsid w:val="00024A51"/>
    <w:rsid w:val="00024BD5"/>
    <w:rsid w:val="00024E75"/>
    <w:rsid w:val="00025765"/>
    <w:rsid w:val="00025A6E"/>
    <w:rsid w:val="00025ECB"/>
    <w:rsid w:val="00026F93"/>
    <w:rsid w:val="00027533"/>
    <w:rsid w:val="00027712"/>
    <w:rsid w:val="00027E9C"/>
    <w:rsid w:val="0003055B"/>
    <w:rsid w:val="00030A56"/>
    <w:rsid w:val="00031026"/>
    <w:rsid w:val="0003173D"/>
    <w:rsid w:val="000324D5"/>
    <w:rsid w:val="00032597"/>
    <w:rsid w:val="00032613"/>
    <w:rsid w:val="00032D92"/>
    <w:rsid w:val="00032F34"/>
    <w:rsid w:val="00033977"/>
    <w:rsid w:val="00034557"/>
    <w:rsid w:val="000347A8"/>
    <w:rsid w:val="00034C56"/>
    <w:rsid w:val="00035347"/>
    <w:rsid w:val="00035744"/>
    <w:rsid w:val="000359BA"/>
    <w:rsid w:val="0003663A"/>
    <w:rsid w:val="0003785D"/>
    <w:rsid w:val="00037EA9"/>
    <w:rsid w:val="00040344"/>
    <w:rsid w:val="000405E3"/>
    <w:rsid w:val="00041450"/>
    <w:rsid w:val="00042676"/>
    <w:rsid w:val="00042A46"/>
    <w:rsid w:val="000430F9"/>
    <w:rsid w:val="000432D2"/>
    <w:rsid w:val="000441D3"/>
    <w:rsid w:val="00044679"/>
    <w:rsid w:val="000449B9"/>
    <w:rsid w:val="00044C64"/>
    <w:rsid w:val="00044D15"/>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56A9"/>
    <w:rsid w:val="00055E81"/>
    <w:rsid w:val="00056063"/>
    <w:rsid w:val="000562EE"/>
    <w:rsid w:val="000578BC"/>
    <w:rsid w:val="00057CA1"/>
    <w:rsid w:val="00057DD5"/>
    <w:rsid w:val="00060422"/>
    <w:rsid w:val="000608AC"/>
    <w:rsid w:val="00060A6D"/>
    <w:rsid w:val="00060CC1"/>
    <w:rsid w:val="00060DE8"/>
    <w:rsid w:val="000613DB"/>
    <w:rsid w:val="000619E5"/>
    <w:rsid w:val="00061DAF"/>
    <w:rsid w:val="0006245E"/>
    <w:rsid w:val="00062FFD"/>
    <w:rsid w:val="00063436"/>
    <w:rsid w:val="00063508"/>
    <w:rsid w:val="00063543"/>
    <w:rsid w:val="0006408F"/>
    <w:rsid w:val="00064887"/>
    <w:rsid w:val="0006497D"/>
    <w:rsid w:val="0006583B"/>
    <w:rsid w:val="00066133"/>
    <w:rsid w:val="000661EE"/>
    <w:rsid w:val="00067585"/>
    <w:rsid w:val="000701A7"/>
    <w:rsid w:val="0007041A"/>
    <w:rsid w:val="000707E8"/>
    <w:rsid w:val="00070D5A"/>
    <w:rsid w:val="00071441"/>
    <w:rsid w:val="00071634"/>
    <w:rsid w:val="000720E6"/>
    <w:rsid w:val="000724A7"/>
    <w:rsid w:val="00072DC0"/>
    <w:rsid w:val="000736B6"/>
    <w:rsid w:val="00073CC4"/>
    <w:rsid w:val="000740AE"/>
    <w:rsid w:val="00074F52"/>
    <w:rsid w:val="00075756"/>
    <w:rsid w:val="00076680"/>
    <w:rsid w:val="00076D6A"/>
    <w:rsid w:val="00077254"/>
    <w:rsid w:val="0007746C"/>
    <w:rsid w:val="00077887"/>
    <w:rsid w:val="0007795D"/>
    <w:rsid w:val="0008033C"/>
    <w:rsid w:val="0008059E"/>
    <w:rsid w:val="00080CE0"/>
    <w:rsid w:val="00081245"/>
    <w:rsid w:val="00081E65"/>
    <w:rsid w:val="00081FB7"/>
    <w:rsid w:val="0008296D"/>
    <w:rsid w:val="00082C7E"/>
    <w:rsid w:val="00082F2C"/>
    <w:rsid w:val="00082F2F"/>
    <w:rsid w:val="000838B1"/>
    <w:rsid w:val="0008405F"/>
    <w:rsid w:val="00084A80"/>
    <w:rsid w:val="00085207"/>
    <w:rsid w:val="00085B3D"/>
    <w:rsid w:val="00085C83"/>
    <w:rsid w:val="00086AF3"/>
    <w:rsid w:val="00087056"/>
    <w:rsid w:val="0008724F"/>
    <w:rsid w:val="0008736E"/>
    <w:rsid w:val="000877E5"/>
    <w:rsid w:val="00087DA0"/>
    <w:rsid w:val="00091C20"/>
    <w:rsid w:val="00091E2C"/>
    <w:rsid w:val="0009273A"/>
    <w:rsid w:val="00093221"/>
    <w:rsid w:val="00094270"/>
    <w:rsid w:val="00094FE4"/>
    <w:rsid w:val="00095AF5"/>
    <w:rsid w:val="00095B38"/>
    <w:rsid w:val="000960A4"/>
    <w:rsid w:val="00096432"/>
    <w:rsid w:val="000964E3"/>
    <w:rsid w:val="000970E6"/>
    <w:rsid w:val="000972A4"/>
    <w:rsid w:val="000A05C3"/>
    <w:rsid w:val="000A0816"/>
    <w:rsid w:val="000A1E02"/>
    <w:rsid w:val="000A3533"/>
    <w:rsid w:val="000A3F45"/>
    <w:rsid w:val="000A4FE6"/>
    <w:rsid w:val="000A56C8"/>
    <w:rsid w:val="000A6D4A"/>
    <w:rsid w:val="000A748C"/>
    <w:rsid w:val="000A7C03"/>
    <w:rsid w:val="000A7CB9"/>
    <w:rsid w:val="000B0164"/>
    <w:rsid w:val="000B0A4F"/>
    <w:rsid w:val="000B129D"/>
    <w:rsid w:val="000B13DC"/>
    <w:rsid w:val="000B145F"/>
    <w:rsid w:val="000B17CD"/>
    <w:rsid w:val="000B19EA"/>
    <w:rsid w:val="000B1A21"/>
    <w:rsid w:val="000B1B10"/>
    <w:rsid w:val="000B2F87"/>
    <w:rsid w:val="000B3AFF"/>
    <w:rsid w:val="000B3C21"/>
    <w:rsid w:val="000B4EF9"/>
    <w:rsid w:val="000B5066"/>
    <w:rsid w:val="000B53E7"/>
    <w:rsid w:val="000B5630"/>
    <w:rsid w:val="000B5D01"/>
    <w:rsid w:val="000B6026"/>
    <w:rsid w:val="000B69A7"/>
    <w:rsid w:val="000B7545"/>
    <w:rsid w:val="000B7682"/>
    <w:rsid w:val="000C0427"/>
    <w:rsid w:val="000C1431"/>
    <w:rsid w:val="000C192D"/>
    <w:rsid w:val="000C1CC6"/>
    <w:rsid w:val="000C2126"/>
    <w:rsid w:val="000C27AE"/>
    <w:rsid w:val="000C2F29"/>
    <w:rsid w:val="000C32ED"/>
    <w:rsid w:val="000C3991"/>
    <w:rsid w:val="000C39DA"/>
    <w:rsid w:val="000C3A2D"/>
    <w:rsid w:val="000C3AFD"/>
    <w:rsid w:val="000C3D31"/>
    <w:rsid w:val="000C4A07"/>
    <w:rsid w:val="000C4B06"/>
    <w:rsid w:val="000C4E16"/>
    <w:rsid w:val="000C50D8"/>
    <w:rsid w:val="000C6A2C"/>
    <w:rsid w:val="000C733D"/>
    <w:rsid w:val="000C7572"/>
    <w:rsid w:val="000C75DF"/>
    <w:rsid w:val="000C7782"/>
    <w:rsid w:val="000C7788"/>
    <w:rsid w:val="000C791B"/>
    <w:rsid w:val="000D0947"/>
    <w:rsid w:val="000D0CE6"/>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72F9"/>
    <w:rsid w:val="000D766C"/>
    <w:rsid w:val="000E0245"/>
    <w:rsid w:val="000E2396"/>
    <w:rsid w:val="000E25FA"/>
    <w:rsid w:val="000E2BDE"/>
    <w:rsid w:val="000E2E77"/>
    <w:rsid w:val="000E3879"/>
    <w:rsid w:val="000E38BD"/>
    <w:rsid w:val="000E3931"/>
    <w:rsid w:val="000E4D61"/>
    <w:rsid w:val="000E5637"/>
    <w:rsid w:val="000E5939"/>
    <w:rsid w:val="000E6848"/>
    <w:rsid w:val="000E71F4"/>
    <w:rsid w:val="000E7AE1"/>
    <w:rsid w:val="000F02C2"/>
    <w:rsid w:val="000F0C23"/>
    <w:rsid w:val="000F206A"/>
    <w:rsid w:val="000F2421"/>
    <w:rsid w:val="000F2C1D"/>
    <w:rsid w:val="000F30D4"/>
    <w:rsid w:val="000F3AEA"/>
    <w:rsid w:val="000F3DB3"/>
    <w:rsid w:val="000F3F12"/>
    <w:rsid w:val="000F41C8"/>
    <w:rsid w:val="000F4243"/>
    <w:rsid w:val="000F428A"/>
    <w:rsid w:val="000F4327"/>
    <w:rsid w:val="000F4FAF"/>
    <w:rsid w:val="000F63BB"/>
    <w:rsid w:val="000F6D47"/>
    <w:rsid w:val="000F7B0D"/>
    <w:rsid w:val="000F7FCB"/>
    <w:rsid w:val="00100313"/>
    <w:rsid w:val="00100441"/>
    <w:rsid w:val="001005F1"/>
    <w:rsid w:val="00100BF9"/>
    <w:rsid w:val="00100C0A"/>
    <w:rsid w:val="001010C4"/>
    <w:rsid w:val="0010120A"/>
    <w:rsid w:val="001017A8"/>
    <w:rsid w:val="00101815"/>
    <w:rsid w:val="00103244"/>
    <w:rsid w:val="0010339E"/>
    <w:rsid w:val="0010344F"/>
    <w:rsid w:val="0010395C"/>
    <w:rsid w:val="00103971"/>
    <w:rsid w:val="00104151"/>
    <w:rsid w:val="0010415B"/>
    <w:rsid w:val="00104DE7"/>
    <w:rsid w:val="0010564C"/>
    <w:rsid w:val="00105A6E"/>
    <w:rsid w:val="00106258"/>
    <w:rsid w:val="001062DA"/>
    <w:rsid w:val="00106698"/>
    <w:rsid w:val="00106743"/>
    <w:rsid w:val="00106B06"/>
    <w:rsid w:val="001100A0"/>
    <w:rsid w:val="00110C23"/>
    <w:rsid w:val="001111A1"/>
    <w:rsid w:val="00111609"/>
    <w:rsid w:val="00112364"/>
    <w:rsid w:val="001129D4"/>
    <w:rsid w:val="001129E5"/>
    <w:rsid w:val="00113F17"/>
    <w:rsid w:val="00115474"/>
    <w:rsid w:val="001158AC"/>
    <w:rsid w:val="0011598D"/>
    <w:rsid w:val="00115A10"/>
    <w:rsid w:val="001161EA"/>
    <w:rsid w:val="00116274"/>
    <w:rsid w:val="0011640B"/>
    <w:rsid w:val="0011675E"/>
    <w:rsid w:val="00116897"/>
    <w:rsid w:val="00116960"/>
    <w:rsid w:val="00116E5A"/>
    <w:rsid w:val="00117429"/>
    <w:rsid w:val="00117611"/>
    <w:rsid w:val="00117A80"/>
    <w:rsid w:val="00117E67"/>
    <w:rsid w:val="00117F69"/>
    <w:rsid w:val="00117F8D"/>
    <w:rsid w:val="001209AE"/>
    <w:rsid w:val="00120C2C"/>
    <w:rsid w:val="00120C46"/>
    <w:rsid w:val="00121434"/>
    <w:rsid w:val="001215BA"/>
    <w:rsid w:val="001219F6"/>
    <w:rsid w:val="001223C3"/>
    <w:rsid w:val="0012368B"/>
    <w:rsid w:val="001242D5"/>
    <w:rsid w:val="001242ED"/>
    <w:rsid w:val="0012445B"/>
    <w:rsid w:val="00124BC2"/>
    <w:rsid w:val="00124EAE"/>
    <w:rsid w:val="00125076"/>
    <w:rsid w:val="00125098"/>
    <w:rsid w:val="001253A0"/>
    <w:rsid w:val="00125884"/>
    <w:rsid w:val="001263CF"/>
    <w:rsid w:val="0012692C"/>
    <w:rsid w:val="0012765E"/>
    <w:rsid w:val="00127D2C"/>
    <w:rsid w:val="001301D4"/>
    <w:rsid w:val="00130304"/>
    <w:rsid w:val="00130EFE"/>
    <w:rsid w:val="00131AD4"/>
    <w:rsid w:val="00131D72"/>
    <w:rsid w:val="00131DF2"/>
    <w:rsid w:val="001325EE"/>
    <w:rsid w:val="001332C3"/>
    <w:rsid w:val="00133316"/>
    <w:rsid w:val="00134575"/>
    <w:rsid w:val="00134E30"/>
    <w:rsid w:val="0013521F"/>
    <w:rsid w:val="00135311"/>
    <w:rsid w:val="00135EEF"/>
    <w:rsid w:val="001360E3"/>
    <w:rsid w:val="00136492"/>
    <w:rsid w:val="00136567"/>
    <w:rsid w:val="001367D9"/>
    <w:rsid w:val="00136BB0"/>
    <w:rsid w:val="00137B2E"/>
    <w:rsid w:val="00140816"/>
    <w:rsid w:val="00140B4E"/>
    <w:rsid w:val="00141640"/>
    <w:rsid w:val="00141AEB"/>
    <w:rsid w:val="001429BE"/>
    <w:rsid w:val="001434DE"/>
    <w:rsid w:val="00143BC1"/>
    <w:rsid w:val="00144171"/>
    <w:rsid w:val="001442A0"/>
    <w:rsid w:val="001442D7"/>
    <w:rsid w:val="00144B2B"/>
    <w:rsid w:val="00145810"/>
    <w:rsid w:val="00145B40"/>
    <w:rsid w:val="001464DD"/>
    <w:rsid w:val="00146B36"/>
    <w:rsid w:val="00147AB6"/>
    <w:rsid w:val="001507EA"/>
    <w:rsid w:val="00151742"/>
    <w:rsid w:val="00152F06"/>
    <w:rsid w:val="0015341C"/>
    <w:rsid w:val="00153DFD"/>
    <w:rsid w:val="00153F04"/>
    <w:rsid w:val="001550A9"/>
    <w:rsid w:val="001559BA"/>
    <w:rsid w:val="001559F4"/>
    <w:rsid w:val="00155E7E"/>
    <w:rsid w:val="0015627A"/>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C4A"/>
    <w:rsid w:val="00162CFD"/>
    <w:rsid w:val="00163CFA"/>
    <w:rsid w:val="0016435B"/>
    <w:rsid w:val="001648A4"/>
    <w:rsid w:val="00165BF1"/>
    <w:rsid w:val="00166D90"/>
    <w:rsid w:val="00166F13"/>
    <w:rsid w:val="00167459"/>
    <w:rsid w:val="0017065B"/>
    <w:rsid w:val="001717CB"/>
    <w:rsid w:val="001718A6"/>
    <w:rsid w:val="00171F10"/>
    <w:rsid w:val="00172BF8"/>
    <w:rsid w:val="00173398"/>
    <w:rsid w:val="0017367A"/>
    <w:rsid w:val="001739F7"/>
    <w:rsid w:val="001741B9"/>
    <w:rsid w:val="00174463"/>
    <w:rsid w:val="00174772"/>
    <w:rsid w:val="00175B39"/>
    <w:rsid w:val="00176515"/>
    <w:rsid w:val="001769B7"/>
    <w:rsid w:val="00177896"/>
    <w:rsid w:val="0017797E"/>
    <w:rsid w:val="001800C5"/>
    <w:rsid w:val="00180BA2"/>
    <w:rsid w:val="00180F5E"/>
    <w:rsid w:val="00181D88"/>
    <w:rsid w:val="00182153"/>
    <w:rsid w:val="001825C3"/>
    <w:rsid w:val="00182C91"/>
    <w:rsid w:val="00182E8F"/>
    <w:rsid w:val="001831BA"/>
    <w:rsid w:val="001836EB"/>
    <w:rsid w:val="001839BF"/>
    <w:rsid w:val="00183D61"/>
    <w:rsid w:val="00184D63"/>
    <w:rsid w:val="00185C08"/>
    <w:rsid w:val="00185DEA"/>
    <w:rsid w:val="00185F7E"/>
    <w:rsid w:val="00186106"/>
    <w:rsid w:val="00186695"/>
    <w:rsid w:val="001868AE"/>
    <w:rsid w:val="0018713D"/>
    <w:rsid w:val="001873FC"/>
    <w:rsid w:val="001875ED"/>
    <w:rsid w:val="00187944"/>
    <w:rsid w:val="00187959"/>
    <w:rsid w:val="00187DC8"/>
    <w:rsid w:val="00190602"/>
    <w:rsid w:val="001919F9"/>
    <w:rsid w:val="0019203E"/>
    <w:rsid w:val="00192AC0"/>
    <w:rsid w:val="001936D3"/>
    <w:rsid w:val="00193A32"/>
    <w:rsid w:val="00194199"/>
    <w:rsid w:val="001945A5"/>
    <w:rsid w:val="00194653"/>
    <w:rsid w:val="00194D2E"/>
    <w:rsid w:val="00194E0F"/>
    <w:rsid w:val="0019539F"/>
    <w:rsid w:val="001956EA"/>
    <w:rsid w:val="00195B09"/>
    <w:rsid w:val="00195CA2"/>
    <w:rsid w:val="0019697B"/>
    <w:rsid w:val="001969B9"/>
    <w:rsid w:val="00196B7E"/>
    <w:rsid w:val="00196D79"/>
    <w:rsid w:val="0019797F"/>
    <w:rsid w:val="00197BE3"/>
    <w:rsid w:val="001A0693"/>
    <w:rsid w:val="001A1992"/>
    <w:rsid w:val="001A1DD8"/>
    <w:rsid w:val="001A2047"/>
    <w:rsid w:val="001A2740"/>
    <w:rsid w:val="001A32FC"/>
    <w:rsid w:val="001A38D1"/>
    <w:rsid w:val="001A410D"/>
    <w:rsid w:val="001A4196"/>
    <w:rsid w:val="001A4540"/>
    <w:rsid w:val="001A458B"/>
    <w:rsid w:val="001A4F41"/>
    <w:rsid w:val="001A5C38"/>
    <w:rsid w:val="001A5D49"/>
    <w:rsid w:val="001A5EF6"/>
    <w:rsid w:val="001A610B"/>
    <w:rsid w:val="001A64F4"/>
    <w:rsid w:val="001A65B3"/>
    <w:rsid w:val="001A6B70"/>
    <w:rsid w:val="001A7D2A"/>
    <w:rsid w:val="001B01AC"/>
    <w:rsid w:val="001B0A68"/>
    <w:rsid w:val="001B1315"/>
    <w:rsid w:val="001B1319"/>
    <w:rsid w:val="001B2247"/>
    <w:rsid w:val="001B323C"/>
    <w:rsid w:val="001B35EF"/>
    <w:rsid w:val="001B4427"/>
    <w:rsid w:val="001B47A0"/>
    <w:rsid w:val="001B4B11"/>
    <w:rsid w:val="001B4FC7"/>
    <w:rsid w:val="001B565E"/>
    <w:rsid w:val="001B5E53"/>
    <w:rsid w:val="001B5EA1"/>
    <w:rsid w:val="001B7592"/>
    <w:rsid w:val="001B7B3A"/>
    <w:rsid w:val="001B7BF6"/>
    <w:rsid w:val="001C0571"/>
    <w:rsid w:val="001C12DB"/>
    <w:rsid w:val="001C297B"/>
    <w:rsid w:val="001C2D20"/>
    <w:rsid w:val="001C318E"/>
    <w:rsid w:val="001C46C3"/>
    <w:rsid w:val="001C48BB"/>
    <w:rsid w:val="001C49D0"/>
    <w:rsid w:val="001C4C40"/>
    <w:rsid w:val="001C6714"/>
    <w:rsid w:val="001C6754"/>
    <w:rsid w:val="001C6B72"/>
    <w:rsid w:val="001C6D37"/>
    <w:rsid w:val="001C6D55"/>
    <w:rsid w:val="001C7990"/>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480"/>
    <w:rsid w:val="001D3C19"/>
    <w:rsid w:val="001D3CD8"/>
    <w:rsid w:val="001D4A5F"/>
    <w:rsid w:val="001D4E5D"/>
    <w:rsid w:val="001D5180"/>
    <w:rsid w:val="001D6971"/>
    <w:rsid w:val="001D6A6B"/>
    <w:rsid w:val="001D6A73"/>
    <w:rsid w:val="001D6DF8"/>
    <w:rsid w:val="001D7210"/>
    <w:rsid w:val="001D7A13"/>
    <w:rsid w:val="001E07F1"/>
    <w:rsid w:val="001E0B31"/>
    <w:rsid w:val="001E0D0B"/>
    <w:rsid w:val="001E17D2"/>
    <w:rsid w:val="001E18F6"/>
    <w:rsid w:val="001E1B2C"/>
    <w:rsid w:val="001E2633"/>
    <w:rsid w:val="001E31A3"/>
    <w:rsid w:val="001E37F5"/>
    <w:rsid w:val="001E495B"/>
    <w:rsid w:val="001E4BB3"/>
    <w:rsid w:val="001E5DC5"/>
    <w:rsid w:val="001E646A"/>
    <w:rsid w:val="001E7B4D"/>
    <w:rsid w:val="001F03C7"/>
    <w:rsid w:val="001F0B2F"/>
    <w:rsid w:val="001F1174"/>
    <w:rsid w:val="001F13C3"/>
    <w:rsid w:val="001F17B1"/>
    <w:rsid w:val="001F19DB"/>
    <w:rsid w:val="001F1DFC"/>
    <w:rsid w:val="001F1EDE"/>
    <w:rsid w:val="001F1FB0"/>
    <w:rsid w:val="001F21AD"/>
    <w:rsid w:val="001F2ECD"/>
    <w:rsid w:val="001F3288"/>
    <w:rsid w:val="001F3C5A"/>
    <w:rsid w:val="001F4330"/>
    <w:rsid w:val="001F4688"/>
    <w:rsid w:val="001F46A3"/>
    <w:rsid w:val="001F49FC"/>
    <w:rsid w:val="001F4B01"/>
    <w:rsid w:val="001F5262"/>
    <w:rsid w:val="001F5308"/>
    <w:rsid w:val="001F58A2"/>
    <w:rsid w:val="001F5939"/>
    <w:rsid w:val="001F73F1"/>
    <w:rsid w:val="001F7849"/>
    <w:rsid w:val="0020019B"/>
    <w:rsid w:val="00200821"/>
    <w:rsid w:val="00200ED8"/>
    <w:rsid w:val="00200FCE"/>
    <w:rsid w:val="0020109E"/>
    <w:rsid w:val="0020164C"/>
    <w:rsid w:val="002029D5"/>
    <w:rsid w:val="00203B81"/>
    <w:rsid w:val="00203FEC"/>
    <w:rsid w:val="0020410B"/>
    <w:rsid w:val="00205008"/>
    <w:rsid w:val="00205759"/>
    <w:rsid w:val="00205873"/>
    <w:rsid w:val="00205970"/>
    <w:rsid w:val="00205ABF"/>
    <w:rsid w:val="002061D7"/>
    <w:rsid w:val="00206A6E"/>
    <w:rsid w:val="00206C2C"/>
    <w:rsid w:val="00206C49"/>
    <w:rsid w:val="00207363"/>
    <w:rsid w:val="00207432"/>
    <w:rsid w:val="002077B2"/>
    <w:rsid w:val="00207894"/>
    <w:rsid w:val="002100AE"/>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CA5"/>
    <w:rsid w:val="00213D8D"/>
    <w:rsid w:val="00213E21"/>
    <w:rsid w:val="00214578"/>
    <w:rsid w:val="00214852"/>
    <w:rsid w:val="00215197"/>
    <w:rsid w:val="00216425"/>
    <w:rsid w:val="002167DF"/>
    <w:rsid w:val="00216A92"/>
    <w:rsid w:val="00216B5D"/>
    <w:rsid w:val="0021733D"/>
    <w:rsid w:val="00217A35"/>
    <w:rsid w:val="00217C81"/>
    <w:rsid w:val="00220266"/>
    <w:rsid w:val="002206B9"/>
    <w:rsid w:val="00220978"/>
    <w:rsid w:val="00220F29"/>
    <w:rsid w:val="00221183"/>
    <w:rsid w:val="0022133E"/>
    <w:rsid w:val="0022149B"/>
    <w:rsid w:val="00221EE9"/>
    <w:rsid w:val="002227C0"/>
    <w:rsid w:val="00222B9D"/>
    <w:rsid w:val="00222C10"/>
    <w:rsid w:val="00222DC4"/>
    <w:rsid w:val="00223879"/>
    <w:rsid w:val="00223885"/>
    <w:rsid w:val="00224281"/>
    <w:rsid w:val="002244AF"/>
    <w:rsid w:val="002247AA"/>
    <w:rsid w:val="00224C18"/>
    <w:rsid w:val="00226193"/>
    <w:rsid w:val="002267B6"/>
    <w:rsid w:val="00226AE2"/>
    <w:rsid w:val="002271BC"/>
    <w:rsid w:val="0022761C"/>
    <w:rsid w:val="00227F56"/>
    <w:rsid w:val="002302AE"/>
    <w:rsid w:val="0023138D"/>
    <w:rsid w:val="0023217F"/>
    <w:rsid w:val="002327AD"/>
    <w:rsid w:val="002331E6"/>
    <w:rsid w:val="002339CF"/>
    <w:rsid w:val="00233A5B"/>
    <w:rsid w:val="0023424F"/>
    <w:rsid w:val="0023471F"/>
    <w:rsid w:val="00234BA5"/>
    <w:rsid w:val="00234D61"/>
    <w:rsid w:val="00234D89"/>
    <w:rsid w:val="00234F40"/>
    <w:rsid w:val="0023508B"/>
    <w:rsid w:val="002352D3"/>
    <w:rsid w:val="002354FE"/>
    <w:rsid w:val="0023667F"/>
    <w:rsid w:val="00237292"/>
    <w:rsid w:val="00237B1E"/>
    <w:rsid w:val="00237DD4"/>
    <w:rsid w:val="0024009B"/>
    <w:rsid w:val="00240457"/>
    <w:rsid w:val="0024056C"/>
    <w:rsid w:val="00241307"/>
    <w:rsid w:val="0024135D"/>
    <w:rsid w:val="00242B54"/>
    <w:rsid w:val="002433BD"/>
    <w:rsid w:val="00243C37"/>
    <w:rsid w:val="00243EE3"/>
    <w:rsid w:val="00243FE7"/>
    <w:rsid w:val="002443AC"/>
    <w:rsid w:val="0024473E"/>
    <w:rsid w:val="002477A5"/>
    <w:rsid w:val="00250406"/>
    <w:rsid w:val="0025131A"/>
    <w:rsid w:val="00251C48"/>
    <w:rsid w:val="002520FA"/>
    <w:rsid w:val="00252351"/>
    <w:rsid w:val="00252580"/>
    <w:rsid w:val="0025399E"/>
    <w:rsid w:val="00253D10"/>
    <w:rsid w:val="00253E6E"/>
    <w:rsid w:val="0025450B"/>
    <w:rsid w:val="0025551E"/>
    <w:rsid w:val="00256E4E"/>
    <w:rsid w:val="002571AA"/>
    <w:rsid w:val="00257C8A"/>
    <w:rsid w:val="00257D35"/>
    <w:rsid w:val="002611A2"/>
    <w:rsid w:val="00261FE8"/>
    <w:rsid w:val="00262290"/>
    <w:rsid w:val="002622DB"/>
    <w:rsid w:val="00262739"/>
    <w:rsid w:val="00263AE2"/>
    <w:rsid w:val="00263E6C"/>
    <w:rsid w:val="0026556B"/>
    <w:rsid w:val="0026626E"/>
    <w:rsid w:val="00266494"/>
    <w:rsid w:val="00266B93"/>
    <w:rsid w:val="00267807"/>
    <w:rsid w:val="00270240"/>
    <w:rsid w:val="002703B5"/>
    <w:rsid w:val="00272404"/>
    <w:rsid w:val="00272450"/>
    <w:rsid w:val="0027268A"/>
    <w:rsid w:val="002744CC"/>
    <w:rsid w:val="00274736"/>
    <w:rsid w:val="00274A71"/>
    <w:rsid w:val="00274F7F"/>
    <w:rsid w:val="002752E3"/>
    <w:rsid w:val="00275940"/>
    <w:rsid w:val="00275C20"/>
    <w:rsid w:val="00275E21"/>
    <w:rsid w:val="002768F3"/>
    <w:rsid w:val="002775AF"/>
    <w:rsid w:val="00277717"/>
    <w:rsid w:val="002777CB"/>
    <w:rsid w:val="00277B52"/>
    <w:rsid w:val="00281101"/>
    <w:rsid w:val="002815E7"/>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04F"/>
    <w:rsid w:val="00285F49"/>
    <w:rsid w:val="00287183"/>
    <w:rsid w:val="00287622"/>
    <w:rsid w:val="00287BF3"/>
    <w:rsid w:val="00290307"/>
    <w:rsid w:val="00290C45"/>
    <w:rsid w:val="00290EF5"/>
    <w:rsid w:val="0029118C"/>
    <w:rsid w:val="002914B6"/>
    <w:rsid w:val="0029193E"/>
    <w:rsid w:val="00291AE2"/>
    <w:rsid w:val="00291E4E"/>
    <w:rsid w:val="00291F78"/>
    <w:rsid w:val="00293065"/>
    <w:rsid w:val="0029377A"/>
    <w:rsid w:val="00293953"/>
    <w:rsid w:val="00293D9C"/>
    <w:rsid w:val="0029496E"/>
    <w:rsid w:val="00294A04"/>
    <w:rsid w:val="00294DED"/>
    <w:rsid w:val="00294F13"/>
    <w:rsid w:val="00296877"/>
    <w:rsid w:val="00296D39"/>
    <w:rsid w:val="00296E12"/>
    <w:rsid w:val="0029709B"/>
    <w:rsid w:val="0029720D"/>
    <w:rsid w:val="00297377"/>
    <w:rsid w:val="00297B01"/>
    <w:rsid w:val="002A0345"/>
    <w:rsid w:val="002A0A2C"/>
    <w:rsid w:val="002A0A5C"/>
    <w:rsid w:val="002A0D71"/>
    <w:rsid w:val="002A102E"/>
    <w:rsid w:val="002A1585"/>
    <w:rsid w:val="002A1ACB"/>
    <w:rsid w:val="002A1CE1"/>
    <w:rsid w:val="002A1FE0"/>
    <w:rsid w:val="002A2242"/>
    <w:rsid w:val="002A2681"/>
    <w:rsid w:val="002A3B8A"/>
    <w:rsid w:val="002A3FE2"/>
    <w:rsid w:val="002A4B1C"/>
    <w:rsid w:val="002A4C34"/>
    <w:rsid w:val="002A50EF"/>
    <w:rsid w:val="002A510A"/>
    <w:rsid w:val="002A5C4B"/>
    <w:rsid w:val="002A66D0"/>
    <w:rsid w:val="002A66E4"/>
    <w:rsid w:val="002A681A"/>
    <w:rsid w:val="002A6F94"/>
    <w:rsid w:val="002A7BAB"/>
    <w:rsid w:val="002A7C45"/>
    <w:rsid w:val="002B0263"/>
    <w:rsid w:val="002B02C0"/>
    <w:rsid w:val="002B10EB"/>
    <w:rsid w:val="002B1BD9"/>
    <w:rsid w:val="002B1E0D"/>
    <w:rsid w:val="002B2789"/>
    <w:rsid w:val="002B2C38"/>
    <w:rsid w:val="002B2F2B"/>
    <w:rsid w:val="002B311E"/>
    <w:rsid w:val="002B3188"/>
    <w:rsid w:val="002B34D1"/>
    <w:rsid w:val="002B3C4F"/>
    <w:rsid w:val="002B480B"/>
    <w:rsid w:val="002B5005"/>
    <w:rsid w:val="002B5896"/>
    <w:rsid w:val="002B61E0"/>
    <w:rsid w:val="002B6292"/>
    <w:rsid w:val="002B70B4"/>
    <w:rsid w:val="002B7702"/>
    <w:rsid w:val="002B7959"/>
    <w:rsid w:val="002B7A61"/>
    <w:rsid w:val="002B7C7A"/>
    <w:rsid w:val="002B7CF7"/>
    <w:rsid w:val="002C0FD3"/>
    <w:rsid w:val="002C1372"/>
    <w:rsid w:val="002C146B"/>
    <w:rsid w:val="002C1B59"/>
    <w:rsid w:val="002C1C0F"/>
    <w:rsid w:val="002C1F4F"/>
    <w:rsid w:val="002C24F6"/>
    <w:rsid w:val="002C31B6"/>
    <w:rsid w:val="002C33B7"/>
    <w:rsid w:val="002C360D"/>
    <w:rsid w:val="002C3EA5"/>
    <w:rsid w:val="002C43A4"/>
    <w:rsid w:val="002C4739"/>
    <w:rsid w:val="002C49BB"/>
    <w:rsid w:val="002C540E"/>
    <w:rsid w:val="002C566E"/>
    <w:rsid w:val="002C5B26"/>
    <w:rsid w:val="002C61DB"/>
    <w:rsid w:val="002C61E2"/>
    <w:rsid w:val="002C62C5"/>
    <w:rsid w:val="002C6363"/>
    <w:rsid w:val="002C7351"/>
    <w:rsid w:val="002C740A"/>
    <w:rsid w:val="002C775F"/>
    <w:rsid w:val="002C7822"/>
    <w:rsid w:val="002C7E19"/>
    <w:rsid w:val="002D0FEA"/>
    <w:rsid w:val="002D1035"/>
    <w:rsid w:val="002D11B6"/>
    <w:rsid w:val="002D14F3"/>
    <w:rsid w:val="002D19FF"/>
    <w:rsid w:val="002D2EBD"/>
    <w:rsid w:val="002D32E3"/>
    <w:rsid w:val="002D38E3"/>
    <w:rsid w:val="002D3BEC"/>
    <w:rsid w:val="002D3C68"/>
    <w:rsid w:val="002D3EBF"/>
    <w:rsid w:val="002D4254"/>
    <w:rsid w:val="002D452D"/>
    <w:rsid w:val="002D4951"/>
    <w:rsid w:val="002D4A29"/>
    <w:rsid w:val="002D5765"/>
    <w:rsid w:val="002D5970"/>
    <w:rsid w:val="002D5EAB"/>
    <w:rsid w:val="002D6558"/>
    <w:rsid w:val="002D6BFD"/>
    <w:rsid w:val="002D6D48"/>
    <w:rsid w:val="002D6EB1"/>
    <w:rsid w:val="002D7864"/>
    <w:rsid w:val="002D7A0E"/>
    <w:rsid w:val="002D7EC0"/>
    <w:rsid w:val="002E00D4"/>
    <w:rsid w:val="002E01CE"/>
    <w:rsid w:val="002E0CC1"/>
    <w:rsid w:val="002E0E08"/>
    <w:rsid w:val="002E0FCA"/>
    <w:rsid w:val="002E1401"/>
    <w:rsid w:val="002E15EB"/>
    <w:rsid w:val="002E18C6"/>
    <w:rsid w:val="002E1AB0"/>
    <w:rsid w:val="002E1D11"/>
    <w:rsid w:val="002E2109"/>
    <w:rsid w:val="002E23D3"/>
    <w:rsid w:val="002E27C9"/>
    <w:rsid w:val="002E28EB"/>
    <w:rsid w:val="002E28FA"/>
    <w:rsid w:val="002E2982"/>
    <w:rsid w:val="002E2A26"/>
    <w:rsid w:val="002E2A38"/>
    <w:rsid w:val="002E39CB"/>
    <w:rsid w:val="002E3C2D"/>
    <w:rsid w:val="002E4B14"/>
    <w:rsid w:val="002E5BB0"/>
    <w:rsid w:val="002E6563"/>
    <w:rsid w:val="002E661D"/>
    <w:rsid w:val="002E7050"/>
    <w:rsid w:val="002E71D2"/>
    <w:rsid w:val="002F06BC"/>
    <w:rsid w:val="002F1287"/>
    <w:rsid w:val="002F13E3"/>
    <w:rsid w:val="002F1428"/>
    <w:rsid w:val="002F1B0E"/>
    <w:rsid w:val="002F21C4"/>
    <w:rsid w:val="002F25A6"/>
    <w:rsid w:val="002F2F1B"/>
    <w:rsid w:val="002F3D1F"/>
    <w:rsid w:val="002F3F77"/>
    <w:rsid w:val="002F41BB"/>
    <w:rsid w:val="002F4296"/>
    <w:rsid w:val="002F501E"/>
    <w:rsid w:val="002F5106"/>
    <w:rsid w:val="002F5445"/>
    <w:rsid w:val="002F5462"/>
    <w:rsid w:val="002F6503"/>
    <w:rsid w:val="002F6970"/>
    <w:rsid w:val="002F6D32"/>
    <w:rsid w:val="002F6E83"/>
    <w:rsid w:val="002F7B55"/>
    <w:rsid w:val="0030073D"/>
    <w:rsid w:val="0030091C"/>
    <w:rsid w:val="00300BF9"/>
    <w:rsid w:val="00300D0D"/>
    <w:rsid w:val="0030294F"/>
    <w:rsid w:val="003036BE"/>
    <w:rsid w:val="00303D66"/>
    <w:rsid w:val="00303F83"/>
    <w:rsid w:val="003048DC"/>
    <w:rsid w:val="00304B13"/>
    <w:rsid w:val="003055AA"/>
    <w:rsid w:val="00305BDE"/>
    <w:rsid w:val="00305D61"/>
    <w:rsid w:val="003064E0"/>
    <w:rsid w:val="00307CBF"/>
    <w:rsid w:val="00307EF4"/>
    <w:rsid w:val="0031055D"/>
    <w:rsid w:val="00310828"/>
    <w:rsid w:val="00311E70"/>
    <w:rsid w:val="00312545"/>
    <w:rsid w:val="003128DD"/>
    <w:rsid w:val="0031292A"/>
    <w:rsid w:val="00313023"/>
    <w:rsid w:val="00313059"/>
    <w:rsid w:val="00313195"/>
    <w:rsid w:val="003132C6"/>
    <w:rsid w:val="00313C9B"/>
    <w:rsid w:val="00315629"/>
    <w:rsid w:val="00315729"/>
    <w:rsid w:val="00315BF2"/>
    <w:rsid w:val="0031619D"/>
    <w:rsid w:val="003164E4"/>
    <w:rsid w:val="00316FAF"/>
    <w:rsid w:val="0031781E"/>
    <w:rsid w:val="00317B5A"/>
    <w:rsid w:val="00320691"/>
    <w:rsid w:val="0032084E"/>
    <w:rsid w:val="0032173E"/>
    <w:rsid w:val="00321D08"/>
    <w:rsid w:val="00321F35"/>
    <w:rsid w:val="0032251A"/>
    <w:rsid w:val="003225DE"/>
    <w:rsid w:val="00322922"/>
    <w:rsid w:val="00323B8C"/>
    <w:rsid w:val="00323C02"/>
    <w:rsid w:val="00323DF1"/>
    <w:rsid w:val="00323EF7"/>
    <w:rsid w:val="0032420F"/>
    <w:rsid w:val="003247E5"/>
    <w:rsid w:val="00324DE2"/>
    <w:rsid w:val="00325630"/>
    <w:rsid w:val="00325BA7"/>
    <w:rsid w:val="0032640C"/>
    <w:rsid w:val="00326D01"/>
    <w:rsid w:val="00327B02"/>
    <w:rsid w:val="003312A0"/>
    <w:rsid w:val="00331AC2"/>
    <w:rsid w:val="00331E74"/>
    <w:rsid w:val="00333439"/>
    <w:rsid w:val="003336C1"/>
    <w:rsid w:val="003337B3"/>
    <w:rsid w:val="00333E08"/>
    <w:rsid w:val="00334DCC"/>
    <w:rsid w:val="00335218"/>
    <w:rsid w:val="00335505"/>
    <w:rsid w:val="00335BF4"/>
    <w:rsid w:val="00335E6A"/>
    <w:rsid w:val="00336072"/>
    <w:rsid w:val="003362D5"/>
    <w:rsid w:val="00336419"/>
    <w:rsid w:val="003372EE"/>
    <w:rsid w:val="00337F24"/>
    <w:rsid w:val="00340441"/>
    <w:rsid w:val="003408B1"/>
    <w:rsid w:val="003408D5"/>
    <w:rsid w:val="00340B0A"/>
    <w:rsid w:val="00340F0D"/>
    <w:rsid w:val="003417EE"/>
    <w:rsid w:val="00343063"/>
    <w:rsid w:val="0034347C"/>
    <w:rsid w:val="003453F0"/>
    <w:rsid w:val="00345739"/>
    <w:rsid w:val="00345DCD"/>
    <w:rsid w:val="00346A4C"/>
    <w:rsid w:val="00346BF1"/>
    <w:rsid w:val="00350165"/>
    <w:rsid w:val="00350D4B"/>
    <w:rsid w:val="00351627"/>
    <w:rsid w:val="0035190E"/>
    <w:rsid w:val="00351974"/>
    <w:rsid w:val="003519A9"/>
    <w:rsid w:val="00351F6E"/>
    <w:rsid w:val="003523AE"/>
    <w:rsid w:val="0035246F"/>
    <w:rsid w:val="00352612"/>
    <w:rsid w:val="003533F3"/>
    <w:rsid w:val="00353BBD"/>
    <w:rsid w:val="0035445A"/>
    <w:rsid w:val="003549AC"/>
    <w:rsid w:val="00354E3F"/>
    <w:rsid w:val="00355A50"/>
    <w:rsid w:val="00356A26"/>
    <w:rsid w:val="00356EFF"/>
    <w:rsid w:val="0035758F"/>
    <w:rsid w:val="00357B96"/>
    <w:rsid w:val="00360362"/>
    <w:rsid w:val="00361E52"/>
    <w:rsid w:val="0036254D"/>
    <w:rsid w:val="00362640"/>
    <w:rsid w:val="00362E85"/>
    <w:rsid w:val="00363C0D"/>
    <w:rsid w:val="0036421E"/>
    <w:rsid w:val="00364FD2"/>
    <w:rsid w:val="00365277"/>
    <w:rsid w:val="00365AE0"/>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4FE3"/>
    <w:rsid w:val="00375056"/>
    <w:rsid w:val="003759C2"/>
    <w:rsid w:val="00375C41"/>
    <w:rsid w:val="00376EB0"/>
    <w:rsid w:val="0037705B"/>
    <w:rsid w:val="003775E1"/>
    <w:rsid w:val="00377B36"/>
    <w:rsid w:val="00377BFC"/>
    <w:rsid w:val="00380445"/>
    <w:rsid w:val="003804EE"/>
    <w:rsid w:val="003815F3"/>
    <w:rsid w:val="00381F86"/>
    <w:rsid w:val="003821BC"/>
    <w:rsid w:val="00383370"/>
    <w:rsid w:val="0038348A"/>
    <w:rsid w:val="00383F46"/>
    <w:rsid w:val="00384622"/>
    <w:rsid w:val="00384F9C"/>
    <w:rsid w:val="00385A72"/>
    <w:rsid w:val="003861E6"/>
    <w:rsid w:val="003865B1"/>
    <w:rsid w:val="00386808"/>
    <w:rsid w:val="00386D14"/>
    <w:rsid w:val="00387189"/>
    <w:rsid w:val="00387805"/>
    <w:rsid w:val="00387818"/>
    <w:rsid w:val="00387D76"/>
    <w:rsid w:val="00387E17"/>
    <w:rsid w:val="00387F10"/>
    <w:rsid w:val="00390180"/>
    <w:rsid w:val="00390405"/>
    <w:rsid w:val="00390869"/>
    <w:rsid w:val="00390C40"/>
    <w:rsid w:val="00390D50"/>
    <w:rsid w:val="003910A4"/>
    <w:rsid w:val="0039235D"/>
    <w:rsid w:val="003923DD"/>
    <w:rsid w:val="00392DC7"/>
    <w:rsid w:val="003936A5"/>
    <w:rsid w:val="00393AEB"/>
    <w:rsid w:val="00394D52"/>
    <w:rsid w:val="003952BE"/>
    <w:rsid w:val="00395AFF"/>
    <w:rsid w:val="00395DD9"/>
    <w:rsid w:val="00395E30"/>
    <w:rsid w:val="00395F54"/>
    <w:rsid w:val="003965AE"/>
    <w:rsid w:val="003974F3"/>
    <w:rsid w:val="003A00FE"/>
    <w:rsid w:val="003A03A5"/>
    <w:rsid w:val="003A03E2"/>
    <w:rsid w:val="003A062C"/>
    <w:rsid w:val="003A063A"/>
    <w:rsid w:val="003A1281"/>
    <w:rsid w:val="003A1E02"/>
    <w:rsid w:val="003A1EA3"/>
    <w:rsid w:val="003A2A24"/>
    <w:rsid w:val="003A2E72"/>
    <w:rsid w:val="003A2FD4"/>
    <w:rsid w:val="003A30C5"/>
    <w:rsid w:val="003A314B"/>
    <w:rsid w:val="003A3766"/>
    <w:rsid w:val="003A37D0"/>
    <w:rsid w:val="003A4E20"/>
    <w:rsid w:val="003A4E64"/>
    <w:rsid w:val="003A52DC"/>
    <w:rsid w:val="003A65EB"/>
    <w:rsid w:val="003A6A75"/>
    <w:rsid w:val="003A713B"/>
    <w:rsid w:val="003A72AA"/>
    <w:rsid w:val="003B00F0"/>
    <w:rsid w:val="003B02B1"/>
    <w:rsid w:val="003B05AA"/>
    <w:rsid w:val="003B0702"/>
    <w:rsid w:val="003B1FC6"/>
    <w:rsid w:val="003B2261"/>
    <w:rsid w:val="003B2995"/>
    <w:rsid w:val="003B3003"/>
    <w:rsid w:val="003B32FF"/>
    <w:rsid w:val="003B36DC"/>
    <w:rsid w:val="003B39E2"/>
    <w:rsid w:val="003B3B0E"/>
    <w:rsid w:val="003B3D64"/>
    <w:rsid w:val="003B442C"/>
    <w:rsid w:val="003B4525"/>
    <w:rsid w:val="003B4ACB"/>
    <w:rsid w:val="003B55F6"/>
    <w:rsid w:val="003B615E"/>
    <w:rsid w:val="003C0AEA"/>
    <w:rsid w:val="003C0C9A"/>
    <w:rsid w:val="003C0F1D"/>
    <w:rsid w:val="003C1211"/>
    <w:rsid w:val="003C1254"/>
    <w:rsid w:val="003C2737"/>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1A1B"/>
    <w:rsid w:val="003D270E"/>
    <w:rsid w:val="003D2784"/>
    <w:rsid w:val="003D2EED"/>
    <w:rsid w:val="003D316D"/>
    <w:rsid w:val="003D507E"/>
    <w:rsid w:val="003D58D1"/>
    <w:rsid w:val="003D5A89"/>
    <w:rsid w:val="003D612C"/>
    <w:rsid w:val="003D6AEF"/>
    <w:rsid w:val="003D7162"/>
    <w:rsid w:val="003D7D9D"/>
    <w:rsid w:val="003E0307"/>
    <w:rsid w:val="003E0795"/>
    <w:rsid w:val="003E176F"/>
    <w:rsid w:val="003E18D7"/>
    <w:rsid w:val="003E1B33"/>
    <w:rsid w:val="003E1B5B"/>
    <w:rsid w:val="003E2330"/>
    <w:rsid w:val="003E2686"/>
    <w:rsid w:val="003E2AC6"/>
    <w:rsid w:val="003E2DA5"/>
    <w:rsid w:val="003E3C6F"/>
    <w:rsid w:val="003E3CF0"/>
    <w:rsid w:val="003E446D"/>
    <w:rsid w:val="003E56FD"/>
    <w:rsid w:val="003E704B"/>
    <w:rsid w:val="003E7603"/>
    <w:rsid w:val="003F0881"/>
    <w:rsid w:val="003F0A85"/>
    <w:rsid w:val="003F0B79"/>
    <w:rsid w:val="003F24F4"/>
    <w:rsid w:val="003F42A3"/>
    <w:rsid w:val="003F4698"/>
    <w:rsid w:val="003F60CD"/>
    <w:rsid w:val="003F6258"/>
    <w:rsid w:val="003F6A22"/>
    <w:rsid w:val="003F6B75"/>
    <w:rsid w:val="003F6FBC"/>
    <w:rsid w:val="003F789E"/>
    <w:rsid w:val="004001AC"/>
    <w:rsid w:val="00400574"/>
    <w:rsid w:val="004006C2"/>
    <w:rsid w:val="004009C4"/>
    <w:rsid w:val="00400A0C"/>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13"/>
    <w:rsid w:val="0040646D"/>
    <w:rsid w:val="00406F47"/>
    <w:rsid w:val="00407676"/>
    <w:rsid w:val="0040792D"/>
    <w:rsid w:val="004103DB"/>
    <w:rsid w:val="00410E9D"/>
    <w:rsid w:val="0041103D"/>
    <w:rsid w:val="004112FE"/>
    <w:rsid w:val="0041131B"/>
    <w:rsid w:val="004116D3"/>
    <w:rsid w:val="00412180"/>
    <w:rsid w:val="00412F9A"/>
    <w:rsid w:val="0041316E"/>
    <w:rsid w:val="004142BE"/>
    <w:rsid w:val="004157AC"/>
    <w:rsid w:val="004167CC"/>
    <w:rsid w:val="00416F4A"/>
    <w:rsid w:val="00417150"/>
    <w:rsid w:val="00417210"/>
    <w:rsid w:val="00417A36"/>
    <w:rsid w:val="00417F31"/>
    <w:rsid w:val="00421169"/>
    <w:rsid w:val="004223DD"/>
    <w:rsid w:val="004224D4"/>
    <w:rsid w:val="004238C4"/>
    <w:rsid w:val="0042401E"/>
    <w:rsid w:val="004241C5"/>
    <w:rsid w:val="004262FD"/>
    <w:rsid w:val="0042633C"/>
    <w:rsid w:val="004267C4"/>
    <w:rsid w:val="004267D5"/>
    <w:rsid w:val="00426B51"/>
    <w:rsid w:val="0042718F"/>
    <w:rsid w:val="004271C9"/>
    <w:rsid w:val="0042768C"/>
    <w:rsid w:val="00430391"/>
    <w:rsid w:val="00430DDB"/>
    <w:rsid w:val="004315BC"/>
    <w:rsid w:val="00431884"/>
    <w:rsid w:val="004318D3"/>
    <w:rsid w:val="0043199A"/>
    <w:rsid w:val="00431F8C"/>
    <w:rsid w:val="00432006"/>
    <w:rsid w:val="00432EDA"/>
    <w:rsid w:val="00433055"/>
    <w:rsid w:val="00433683"/>
    <w:rsid w:val="00433760"/>
    <w:rsid w:val="0043527A"/>
    <w:rsid w:val="0043551E"/>
    <w:rsid w:val="00436429"/>
    <w:rsid w:val="004365A7"/>
    <w:rsid w:val="004369B0"/>
    <w:rsid w:val="00436C46"/>
    <w:rsid w:val="00436F51"/>
    <w:rsid w:val="004370C7"/>
    <w:rsid w:val="0043744A"/>
    <w:rsid w:val="00437C4F"/>
    <w:rsid w:val="00437CD1"/>
    <w:rsid w:val="00437F19"/>
    <w:rsid w:val="004408A7"/>
    <w:rsid w:val="00441183"/>
    <w:rsid w:val="00441B15"/>
    <w:rsid w:val="00441C2B"/>
    <w:rsid w:val="00442121"/>
    <w:rsid w:val="00442D1B"/>
    <w:rsid w:val="00442F1E"/>
    <w:rsid w:val="00443106"/>
    <w:rsid w:val="00443B07"/>
    <w:rsid w:val="00444B96"/>
    <w:rsid w:val="00445184"/>
    <w:rsid w:val="004453E8"/>
    <w:rsid w:val="00445E6E"/>
    <w:rsid w:val="00446222"/>
    <w:rsid w:val="004462C2"/>
    <w:rsid w:val="0044636C"/>
    <w:rsid w:val="00446384"/>
    <w:rsid w:val="00446F59"/>
    <w:rsid w:val="0044763A"/>
    <w:rsid w:val="00447688"/>
    <w:rsid w:val="004500FE"/>
    <w:rsid w:val="004505A5"/>
    <w:rsid w:val="00451036"/>
    <w:rsid w:val="004513C4"/>
    <w:rsid w:val="00452C5B"/>
    <w:rsid w:val="00452CA7"/>
    <w:rsid w:val="00452E6B"/>
    <w:rsid w:val="00453F35"/>
    <w:rsid w:val="00454433"/>
    <w:rsid w:val="0045476C"/>
    <w:rsid w:val="0045479F"/>
    <w:rsid w:val="00454C95"/>
    <w:rsid w:val="00456BF3"/>
    <w:rsid w:val="00457526"/>
    <w:rsid w:val="004576CE"/>
    <w:rsid w:val="00457824"/>
    <w:rsid w:val="00457F44"/>
    <w:rsid w:val="00460010"/>
    <w:rsid w:val="004604B6"/>
    <w:rsid w:val="00462099"/>
    <w:rsid w:val="0046295B"/>
    <w:rsid w:val="00462F86"/>
    <w:rsid w:val="00463105"/>
    <w:rsid w:val="00463BEE"/>
    <w:rsid w:val="004642FD"/>
    <w:rsid w:val="00464469"/>
    <w:rsid w:val="004647EE"/>
    <w:rsid w:val="0046490A"/>
    <w:rsid w:val="00464D8E"/>
    <w:rsid w:val="00465131"/>
    <w:rsid w:val="00465347"/>
    <w:rsid w:val="00465778"/>
    <w:rsid w:val="00465A9F"/>
    <w:rsid w:val="00465D71"/>
    <w:rsid w:val="00466C3D"/>
    <w:rsid w:val="0046708E"/>
    <w:rsid w:val="00467DE2"/>
    <w:rsid w:val="00470CB3"/>
    <w:rsid w:val="00470F21"/>
    <w:rsid w:val="00471303"/>
    <w:rsid w:val="00471C8A"/>
    <w:rsid w:val="004725C0"/>
    <w:rsid w:val="004729D1"/>
    <w:rsid w:val="00472BDF"/>
    <w:rsid w:val="00473067"/>
    <w:rsid w:val="00473374"/>
    <w:rsid w:val="0047353F"/>
    <w:rsid w:val="004735A0"/>
    <w:rsid w:val="00473CE0"/>
    <w:rsid w:val="00474290"/>
    <w:rsid w:val="00474428"/>
    <w:rsid w:val="00474E15"/>
    <w:rsid w:val="00474F03"/>
    <w:rsid w:val="0047586A"/>
    <w:rsid w:val="0047588E"/>
    <w:rsid w:val="00475B8F"/>
    <w:rsid w:val="00475C58"/>
    <w:rsid w:val="004774A2"/>
    <w:rsid w:val="0047759C"/>
    <w:rsid w:val="00477613"/>
    <w:rsid w:val="00477E5D"/>
    <w:rsid w:val="00480EA7"/>
    <w:rsid w:val="0048146B"/>
    <w:rsid w:val="004815DD"/>
    <w:rsid w:val="00481662"/>
    <w:rsid w:val="00481760"/>
    <w:rsid w:val="00481965"/>
    <w:rsid w:val="004819A5"/>
    <w:rsid w:val="00481D10"/>
    <w:rsid w:val="004823CA"/>
    <w:rsid w:val="00482F29"/>
    <w:rsid w:val="004830A3"/>
    <w:rsid w:val="00483B54"/>
    <w:rsid w:val="00484151"/>
    <w:rsid w:val="004845A2"/>
    <w:rsid w:val="00484796"/>
    <w:rsid w:val="004853BE"/>
    <w:rsid w:val="00487D2F"/>
    <w:rsid w:val="0049017D"/>
    <w:rsid w:val="004903F6"/>
    <w:rsid w:val="004911AB"/>
    <w:rsid w:val="00491971"/>
    <w:rsid w:val="00491D2E"/>
    <w:rsid w:val="00491FF6"/>
    <w:rsid w:val="004928B2"/>
    <w:rsid w:val="004931F8"/>
    <w:rsid w:val="00493420"/>
    <w:rsid w:val="00493DB6"/>
    <w:rsid w:val="00494424"/>
    <w:rsid w:val="004946E5"/>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4B02"/>
    <w:rsid w:val="004A4E15"/>
    <w:rsid w:val="004A4EE2"/>
    <w:rsid w:val="004A5264"/>
    <w:rsid w:val="004A52B7"/>
    <w:rsid w:val="004A5584"/>
    <w:rsid w:val="004A558F"/>
    <w:rsid w:val="004A5CE6"/>
    <w:rsid w:val="004A5DFE"/>
    <w:rsid w:val="004A6867"/>
    <w:rsid w:val="004A68C4"/>
    <w:rsid w:val="004A6EE5"/>
    <w:rsid w:val="004A70ED"/>
    <w:rsid w:val="004A7378"/>
    <w:rsid w:val="004A74BF"/>
    <w:rsid w:val="004A7554"/>
    <w:rsid w:val="004A7EB5"/>
    <w:rsid w:val="004B0ED1"/>
    <w:rsid w:val="004B0F8C"/>
    <w:rsid w:val="004B1779"/>
    <w:rsid w:val="004B1C3C"/>
    <w:rsid w:val="004B2555"/>
    <w:rsid w:val="004B2A56"/>
    <w:rsid w:val="004B3106"/>
    <w:rsid w:val="004B3B54"/>
    <w:rsid w:val="004B4B4D"/>
    <w:rsid w:val="004B4C1F"/>
    <w:rsid w:val="004B5749"/>
    <w:rsid w:val="004B5885"/>
    <w:rsid w:val="004B5909"/>
    <w:rsid w:val="004B6DFA"/>
    <w:rsid w:val="004B7328"/>
    <w:rsid w:val="004B77A4"/>
    <w:rsid w:val="004C0134"/>
    <w:rsid w:val="004C1088"/>
    <w:rsid w:val="004C1357"/>
    <w:rsid w:val="004C1540"/>
    <w:rsid w:val="004C1DDD"/>
    <w:rsid w:val="004C4551"/>
    <w:rsid w:val="004C48EA"/>
    <w:rsid w:val="004C4C3A"/>
    <w:rsid w:val="004C4E25"/>
    <w:rsid w:val="004C534E"/>
    <w:rsid w:val="004C634D"/>
    <w:rsid w:val="004C6E7B"/>
    <w:rsid w:val="004C72C2"/>
    <w:rsid w:val="004C7BB1"/>
    <w:rsid w:val="004C7EF2"/>
    <w:rsid w:val="004C7F44"/>
    <w:rsid w:val="004C7F8B"/>
    <w:rsid w:val="004D0712"/>
    <w:rsid w:val="004D09D5"/>
    <w:rsid w:val="004D0A82"/>
    <w:rsid w:val="004D0C47"/>
    <w:rsid w:val="004D0CB8"/>
    <w:rsid w:val="004D12AD"/>
    <w:rsid w:val="004D1D97"/>
    <w:rsid w:val="004D20E4"/>
    <w:rsid w:val="004D219F"/>
    <w:rsid w:val="004D2293"/>
    <w:rsid w:val="004D25DB"/>
    <w:rsid w:val="004D2877"/>
    <w:rsid w:val="004D2A57"/>
    <w:rsid w:val="004D2C74"/>
    <w:rsid w:val="004D3B69"/>
    <w:rsid w:val="004D40B7"/>
    <w:rsid w:val="004D4194"/>
    <w:rsid w:val="004D4275"/>
    <w:rsid w:val="004D42EA"/>
    <w:rsid w:val="004D4438"/>
    <w:rsid w:val="004D46D9"/>
    <w:rsid w:val="004D4D93"/>
    <w:rsid w:val="004D4EA9"/>
    <w:rsid w:val="004D5BDB"/>
    <w:rsid w:val="004D5C8A"/>
    <w:rsid w:val="004D5ED9"/>
    <w:rsid w:val="004D6078"/>
    <w:rsid w:val="004D67F4"/>
    <w:rsid w:val="004D6E0A"/>
    <w:rsid w:val="004D7347"/>
    <w:rsid w:val="004D796F"/>
    <w:rsid w:val="004E0E65"/>
    <w:rsid w:val="004E2091"/>
    <w:rsid w:val="004E2677"/>
    <w:rsid w:val="004E2BAD"/>
    <w:rsid w:val="004E2C1A"/>
    <w:rsid w:val="004E2CC5"/>
    <w:rsid w:val="004E2D3E"/>
    <w:rsid w:val="004E4354"/>
    <w:rsid w:val="004E489A"/>
    <w:rsid w:val="004E50D6"/>
    <w:rsid w:val="004E5222"/>
    <w:rsid w:val="004E5543"/>
    <w:rsid w:val="004E57D2"/>
    <w:rsid w:val="004E692C"/>
    <w:rsid w:val="004E6A7D"/>
    <w:rsid w:val="004E7362"/>
    <w:rsid w:val="004E744F"/>
    <w:rsid w:val="004E7D82"/>
    <w:rsid w:val="004F0171"/>
    <w:rsid w:val="004F1241"/>
    <w:rsid w:val="004F2441"/>
    <w:rsid w:val="004F33F9"/>
    <w:rsid w:val="004F37CD"/>
    <w:rsid w:val="004F4390"/>
    <w:rsid w:val="004F5355"/>
    <w:rsid w:val="004F5CCA"/>
    <w:rsid w:val="004F5EC0"/>
    <w:rsid w:val="004F613C"/>
    <w:rsid w:val="004F7467"/>
    <w:rsid w:val="00500789"/>
    <w:rsid w:val="00500AD6"/>
    <w:rsid w:val="00501073"/>
    <w:rsid w:val="005012E8"/>
    <w:rsid w:val="00501DE8"/>
    <w:rsid w:val="00502037"/>
    <w:rsid w:val="005032C8"/>
    <w:rsid w:val="0050339A"/>
    <w:rsid w:val="0050423D"/>
    <w:rsid w:val="00504286"/>
    <w:rsid w:val="00505C61"/>
    <w:rsid w:val="00507235"/>
    <w:rsid w:val="00507B52"/>
    <w:rsid w:val="00507ED6"/>
    <w:rsid w:val="00507F48"/>
    <w:rsid w:val="005102E3"/>
    <w:rsid w:val="00510CD0"/>
    <w:rsid w:val="005115D8"/>
    <w:rsid w:val="005122FC"/>
    <w:rsid w:val="00512432"/>
    <w:rsid w:val="00512ABA"/>
    <w:rsid w:val="0051322C"/>
    <w:rsid w:val="005138FD"/>
    <w:rsid w:val="00513DA8"/>
    <w:rsid w:val="005142CB"/>
    <w:rsid w:val="0051440D"/>
    <w:rsid w:val="005147E4"/>
    <w:rsid w:val="00514D23"/>
    <w:rsid w:val="00515018"/>
    <w:rsid w:val="00515817"/>
    <w:rsid w:val="0051581B"/>
    <w:rsid w:val="0051665F"/>
    <w:rsid w:val="00516B39"/>
    <w:rsid w:val="00517B9D"/>
    <w:rsid w:val="00517C20"/>
    <w:rsid w:val="00517E8D"/>
    <w:rsid w:val="0052001B"/>
    <w:rsid w:val="0052034A"/>
    <w:rsid w:val="00520C33"/>
    <w:rsid w:val="00520F93"/>
    <w:rsid w:val="0052130A"/>
    <w:rsid w:val="0052162C"/>
    <w:rsid w:val="0052164C"/>
    <w:rsid w:val="00521815"/>
    <w:rsid w:val="005222E3"/>
    <w:rsid w:val="00522747"/>
    <w:rsid w:val="00522B3F"/>
    <w:rsid w:val="005236FD"/>
    <w:rsid w:val="00523A54"/>
    <w:rsid w:val="00523A62"/>
    <w:rsid w:val="00523BE7"/>
    <w:rsid w:val="00524041"/>
    <w:rsid w:val="0052453D"/>
    <w:rsid w:val="005248C9"/>
    <w:rsid w:val="00524F59"/>
    <w:rsid w:val="00525769"/>
    <w:rsid w:val="00525C8A"/>
    <w:rsid w:val="00526E90"/>
    <w:rsid w:val="00526EDB"/>
    <w:rsid w:val="00527297"/>
    <w:rsid w:val="005273C1"/>
    <w:rsid w:val="00527CB5"/>
    <w:rsid w:val="00530018"/>
    <w:rsid w:val="00531A95"/>
    <w:rsid w:val="00532948"/>
    <w:rsid w:val="00532C0A"/>
    <w:rsid w:val="00533937"/>
    <w:rsid w:val="00533AE8"/>
    <w:rsid w:val="00534510"/>
    <w:rsid w:val="00534E86"/>
    <w:rsid w:val="005363AC"/>
    <w:rsid w:val="005365C8"/>
    <w:rsid w:val="005369A9"/>
    <w:rsid w:val="0053729D"/>
    <w:rsid w:val="0053770D"/>
    <w:rsid w:val="0053790A"/>
    <w:rsid w:val="00537C0E"/>
    <w:rsid w:val="00537C9F"/>
    <w:rsid w:val="00537E8D"/>
    <w:rsid w:val="00537F5C"/>
    <w:rsid w:val="0054029C"/>
    <w:rsid w:val="005407E0"/>
    <w:rsid w:val="00540B1D"/>
    <w:rsid w:val="00540FC2"/>
    <w:rsid w:val="005418FE"/>
    <w:rsid w:val="005431A6"/>
    <w:rsid w:val="00543284"/>
    <w:rsid w:val="00543349"/>
    <w:rsid w:val="00544BBC"/>
    <w:rsid w:val="0054565B"/>
    <w:rsid w:val="00545914"/>
    <w:rsid w:val="00545AA4"/>
    <w:rsid w:val="005462F2"/>
    <w:rsid w:val="0054669D"/>
    <w:rsid w:val="00546D1B"/>
    <w:rsid w:val="00547B13"/>
    <w:rsid w:val="0055066F"/>
    <w:rsid w:val="00550FFE"/>
    <w:rsid w:val="00551077"/>
    <w:rsid w:val="0055166A"/>
    <w:rsid w:val="005516DC"/>
    <w:rsid w:val="00551D1E"/>
    <w:rsid w:val="00551DBD"/>
    <w:rsid w:val="00551DE6"/>
    <w:rsid w:val="00552AE0"/>
    <w:rsid w:val="00552CF2"/>
    <w:rsid w:val="00552F46"/>
    <w:rsid w:val="005533BD"/>
    <w:rsid w:val="005533E9"/>
    <w:rsid w:val="005536D4"/>
    <w:rsid w:val="00553F63"/>
    <w:rsid w:val="00553FB5"/>
    <w:rsid w:val="005563F6"/>
    <w:rsid w:val="005573AE"/>
    <w:rsid w:val="005576E7"/>
    <w:rsid w:val="00560799"/>
    <w:rsid w:val="0056080A"/>
    <w:rsid w:val="00560ECC"/>
    <w:rsid w:val="0056109D"/>
    <w:rsid w:val="0056168E"/>
    <w:rsid w:val="005616A9"/>
    <w:rsid w:val="00561821"/>
    <w:rsid w:val="005618B0"/>
    <w:rsid w:val="005619A5"/>
    <w:rsid w:val="00563BA9"/>
    <w:rsid w:val="00563BDE"/>
    <w:rsid w:val="00563D1F"/>
    <w:rsid w:val="00563D58"/>
    <w:rsid w:val="00565BC8"/>
    <w:rsid w:val="00565BF1"/>
    <w:rsid w:val="00566BF9"/>
    <w:rsid w:val="00567D5D"/>
    <w:rsid w:val="00567E45"/>
    <w:rsid w:val="005709A4"/>
    <w:rsid w:val="00570C0A"/>
    <w:rsid w:val="00571A61"/>
    <w:rsid w:val="00571D22"/>
    <w:rsid w:val="00571D4B"/>
    <w:rsid w:val="00571EA0"/>
    <w:rsid w:val="00572119"/>
    <w:rsid w:val="0057211B"/>
    <w:rsid w:val="00572226"/>
    <w:rsid w:val="00572656"/>
    <w:rsid w:val="00572A19"/>
    <w:rsid w:val="00573D36"/>
    <w:rsid w:val="00573D92"/>
    <w:rsid w:val="00573F1F"/>
    <w:rsid w:val="00574242"/>
    <w:rsid w:val="00574ADB"/>
    <w:rsid w:val="00575D94"/>
    <w:rsid w:val="00575DC2"/>
    <w:rsid w:val="0057618B"/>
    <w:rsid w:val="00576432"/>
    <w:rsid w:val="005764A9"/>
    <w:rsid w:val="00576C35"/>
    <w:rsid w:val="00577143"/>
    <w:rsid w:val="00577E7E"/>
    <w:rsid w:val="005802C7"/>
    <w:rsid w:val="00580598"/>
    <w:rsid w:val="00581863"/>
    <w:rsid w:val="00582156"/>
    <w:rsid w:val="0058335C"/>
    <w:rsid w:val="0058342B"/>
    <w:rsid w:val="00583BAD"/>
    <w:rsid w:val="00583C2C"/>
    <w:rsid w:val="00583C77"/>
    <w:rsid w:val="00583DB9"/>
    <w:rsid w:val="00584270"/>
    <w:rsid w:val="0058456E"/>
    <w:rsid w:val="00585858"/>
    <w:rsid w:val="00585927"/>
    <w:rsid w:val="00585BC6"/>
    <w:rsid w:val="005861B2"/>
    <w:rsid w:val="005865C9"/>
    <w:rsid w:val="00586D77"/>
    <w:rsid w:val="00586FAF"/>
    <w:rsid w:val="005877DE"/>
    <w:rsid w:val="00587997"/>
    <w:rsid w:val="00587B4B"/>
    <w:rsid w:val="00587D48"/>
    <w:rsid w:val="0059001D"/>
    <w:rsid w:val="00590C09"/>
    <w:rsid w:val="00591194"/>
    <w:rsid w:val="00591501"/>
    <w:rsid w:val="005917D4"/>
    <w:rsid w:val="00591F15"/>
    <w:rsid w:val="00592665"/>
    <w:rsid w:val="00593F54"/>
    <w:rsid w:val="0059416A"/>
    <w:rsid w:val="00594551"/>
    <w:rsid w:val="0059498A"/>
    <w:rsid w:val="0059550D"/>
    <w:rsid w:val="00595AEE"/>
    <w:rsid w:val="0059629B"/>
    <w:rsid w:val="00596E3F"/>
    <w:rsid w:val="005978EE"/>
    <w:rsid w:val="005A011B"/>
    <w:rsid w:val="005A12F6"/>
    <w:rsid w:val="005A2C29"/>
    <w:rsid w:val="005A313D"/>
    <w:rsid w:val="005A3D2C"/>
    <w:rsid w:val="005A3F0E"/>
    <w:rsid w:val="005A43BD"/>
    <w:rsid w:val="005A4FF4"/>
    <w:rsid w:val="005A566D"/>
    <w:rsid w:val="005A5E87"/>
    <w:rsid w:val="005A5EBF"/>
    <w:rsid w:val="005A5F0E"/>
    <w:rsid w:val="005A67C4"/>
    <w:rsid w:val="005A6DC4"/>
    <w:rsid w:val="005A737A"/>
    <w:rsid w:val="005A7FA6"/>
    <w:rsid w:val="005B03D1"/>
    <w:rsid w:val="005B08B5"/>
    <w:rsid w:val="005B178B"/>
    <w:rsid w:val="005B1B6F"/>
    <w:rsid w:val="005B1EB9"/>
    <w:rsid w:val="005B1F71"/>
    <w:rsid w:val="005B27E2"/>
    <w:rsid w:val="005B3080"/>
    <w:rsid w:val="005B32D1"/>
    <w:rsid w:val="005B3640"/>
    <w:rsid w:val="005B36E0"/>
    <w:rsid w:val="005B3B84"/>
    <w:rsid w:val="005B403B"/>
    <w:rsid w:val="005B47E0"/>
    <w:rsid w:val="005B4A35"/>
    <w:rsid w:val="005B54A8"/>
    <w:rsid w:val="005B5B38"/>
    <w:rsid w:val="005B5C56"/>
    <w:rsid w:val="005B5CBD"/>
    <w:rsid w:val="005B6049"/>
    <w:rsid w:val="005B6430"/>
    <w:rsid w:val="005B71C6"/>
    <w:rsid w:val="005B78BC"/>
    <w:rsid w:val="005B7FC6"/>
    <w:rsid w:val="005C0D7F"/>
    <w:rsid w:val="005C14B7"/>
    <w:rsid w:val="005C1756"/>
    <w:rsid w:val="005C17B6"/>
    <w:rsid w:val="005C1835"/>
    <w:rsid w:val="005C1ABE"/>
    <w:rsid w:val="005C1B0F"/>
    <w:rsid w:val="005C1FF4"/>
    <w:rsid w:val="005C21EC"/>
    <w:rsid w:val="005C2582"/>
    <w:rsid w:val="005C2E6F"/>
    <w:rsid w:val="005C3E49"/>
    <w:rsid w:val="005C4244"/>
    <w:rsid w:val="005C45CA"/>
    <w:rsid w:val="005C47D2"/>
    <w:rsid w:val="005C4BDA"/>
    <w:rsid w:val="005C4C71"/>
    <w:rsid w:val="005C4C93"/>
    <w:rsid w:val="005C4F05"/>
    <w:rsid w:val="005C50A1"/>
    <w:rsid w:val="005C5116"/>
    <w:rsid w:val="005C5917"/>
    <w:rsid w:val="005C5CC7"/>
    <w:rsid w:val="005C6121"/>
    <w:rsid w:val="005C654F"/>
    <w:rsid w:val="005C6BC2"/>
    <w:rsid w:val="005C730C"/>
    <w:rsid w:val="005D0E5A"/>
    <w:rsid w:val="005D0F10"/>
    <w:rsid w:val="005D1F5D"/>
    <w:rsid w:val="005D26AD"/>
    <w:rsid w:val="005D33DD"/>
    <w:rsid w:val="005D461E"/>
    <w:rsid w:val="005D4ABB"/>
    <w:rsid w:val="005D5246"/>
    <w:rsid w:val="005D542D"/>
    <w:rsid w:val="005D5F56"/>
    <w:rsid w:val="005D6DD5"/>
    <w:rsid w:val="005D7224"/>
    <w:rsid w:val="005D7297"/>
    <w:rsid w:val="005E05F1"/>
    <w:rsid w:val="005E0AE9"/>
    <w:rsid w:val="005E0BE2"/>
    <w:rsid w:val="005E12D6"/>
    <w:rsid w:val="005E15B4"/>
    <w:rsid w:val="005E15C8"/>
    <w:rsid w:val="005E1BF7"/>
    <w:rsid w:val="005E2A7D"/>
    <w:rsid w:val="005E3267"/>
    <w:rsid w:val="005E3694"/>
    <w:rsid w:val="005E376D"/>
    <w:rsid w:val="005E42E5"/>
    <w:rsid w:val="005E444C"/>
    <w:rsid w:val="005E4C41"/>
    <w:rsid w:val="005E4F02"/>
    <w:rsid w:val="005E52B3"/>
    <w:rsid w:val="005E5377"/>
    <w:rsid w:val="005E640D"/>
    <w:rsid w:val="005E666E"/>
    <w:rsid w:val="005E6E60"/>
    <w:rsid w:val="005E7639"/>
    <w:rsid w:val="005E764D"/>
    <w:rsid w:val="005E794C"/>
    <w:rsid w:val="005E7C63"/>
    <w:rsid w:val="005E7E14"/>
    <w:rsid w:val="005F1C22"/>
    <w:rsid w:val="005F1D5D"/>
    <w:rsid w:val="005F2576"/>
    <w:rsid w:val="005F3BF2"/>
    <w:rsid w:val="005F51FC"/>
    <w:rsid w:val="005F5334"/>
    <w:rsid w:val="005F5600"/>
    <w:rsid w:val="005F5ED8"/>
    <w:rsid w:val="005F5FEE"/>
    <w:rsid w:val="005F66A8"/>
    <w:rsid w:val="005F66C0"/>
    <w:rsid w:val="005F6FBB"/>
    <w:rsid w:val="005F7120"/>
    <w:rsid w:val="005F7D32"/>
    <w:rsid w:val="005F7D7E"/>
    <w:rsid w:val="005F7E16"/>
    <w:rsid w:val="0060036A"/>
    <w:rsid w:val="0060086A"/>
    <w:rsid w:val="006010B4"/>
    <w:rsid w:val="00601447"/>
    <w:rsid w:val="00601708"/>
    <w:rsid w:val="00601C0A"/>
    <w:rsid w:val="00601E81"/>
    <w:rsid w:val="00601E9F"/>
    <w:rsid w:val="00601F5D"/>
    <w:rsid w:val="00601FA2"/>
    <w:rsid w:val="006030C4"/>
    <w:rsid w:val="00603185"/>
    <w:rsid w:val="00603448"/>
    <w:rsid w:val="00604320"/>
    <w:rsid w:val="00604638"/>
    <w:rsid w:val="0060475C"/>
    <w:rsid w:val="0060487B"/>
    <w:rsid w:val="00604B8E"/>
    <w:rsid w:val="00605AA6"/>
    <w:rsid w:val="00605E10"/>
    <w:rsid w:val="00605EAF"/>
    <w:rsid w:val="0060620D"/>
    <w:rsid w:val="006065A8"/>
    <w:rsid w:val="00606B83"/>
    <w:rsid w:val="00606E97"/>
    <w:rsid w:val="00606EBA"/>
    <w:rsid w:val="00606EFD"/>
    <w:rsid w:val="00607A43"/>
    <w:rsid w:val="00610457"/>
    <w:rsid w:val="0061055E"/>
    <w:rsid w:val="0061094B"/>
    <w:rsid w:val="00610BCC"/>
    <w:rsid w:val="00610BD9"/>
    <w:rsid w:val="00611181"/>
    <w:rsid w:val="00611309"/>
    <w:rsid w:val="00612752"/>
    <w:rsid w:val="006127A2"/>
    <w:rsid w:val="00612864"/>
    <w:rsid w:val="00612B2E"/>
    <w:rsid w:val="00612E71"/>
    <w:rsid w:val="00613001"/>
    <w:rsid w:val="006134BE"/>
    <w:rsid w:val="00614152"/>
    <w:rsid w:val="006141E0"/>
    <w:rsid w:val="006145AA"/>
    <w:rsid w:val="00614690"/>
    <w:rsid w:val="00614FAC"/>
    <w:rsid w:val="0061567A"/>
    <w:rsid w:val="006156B8"/>
    <w:rsid w:val="00615932"/>
    <w:rsid w:val="00615EFC"/>
    <w:rsid w:val="00616178"/>
    <w:rsid w:val="00616ABB"/>
    <w:rsid w:val="00620F2D"/>
    <w:rsid w:val="006212A1"/>
    <w:rsid w:val="00621411"/>
    <w:rsid w:val="006214FA"/>
    <w:rsid w:val="00621513"/>
    <w:rsid w:val="006229F7"/>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D45"/>
    <w:rsid w:val="00633070"/>
    <w:rsid w:val="00633D92"/>
    <w:rsid w:val="0063400A"/>
    <w:rsid w:val="006340F1"/>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6C9"/>
    <w:rsid w:val="00643A74"/>
    <w:rsid w:val="00643FF0"/>
    <w:rsid w:val="00644104"/>
    <w:rsid w:val="00644358"/>
    <w:rsid w:val="006444CD"/>
    <w:rsid w:val="006445E6"/>
    <w:rsid w:val="00644B69"/>
    <w:rsid w:val="00644F55"/>
    <w:rsid w:val="00644FF3"/>
    <w:rsid w:val="00646516"/>
    <w:rsid w:val="006467F2"/>
    <w:rsid w:val="0064756F"/>
    <w:rsid w:val="00650B60"/>
    <w:rsid w:val="00650D33"/>
    <w:rsid w:val="0065124B"/>
    <w:rsid w:val="006513C9"/>
    <w:rsid w:val="006515F5"/>
    <w:rsid w:val="006517BE"/>
    <w:rsid w:val="00651C3B"/>
    <w:rsid w:val="00651D52"/>
    <w:rsid w:val="00651E12"/>
    <w:rsid w:val="0065225D"/>
    <w:rsid w:val="00652587"/>
    <w:rsid w:val="00652766"/>
    <w:rsid w:val="006527C3"/>
    <w:rsid w:val="0065309A"/>
    <w:rsid w:val="006530E7"/>
    <w:rsid w:val="00653DA9"/>
    <w:rsid w:val="00653F85"/>
    <w:rsid w:val="00654C27"/>
    <w:rsid w:val="00654D3A"/>
    <w:rsid w:val="00654F30"/>
    <w:rsid w:val="00655A2A"/>
    <w:rsid w:val="00655A89"/>
    <w:rsid w:val="00655E3D"/>
    <w:rsid w:val="00655F85"/>
    <w:rsid w:val="00656404"/>
    <w:rsid w:val="00656465"/>
    <w:rsid w:val="00656946"/>
    <w:rsid w:val="00656A31"/>
    <w:rsid w:val="006600CC"/>
    <w:rsid w:val="00660276"/>
    <w:rsid w:val="0066055E"/>
    <w:rsid w:val="00660C25"/>
    <w:rsid w:val="0066133B"/>
    <w:rsid w:val="00661D59"/>
    <w:rsid w:val="00661F46"/>
    <w:rsid w:val="00662CD3"/>
    <w:rsid w:val="006631F3"/>
    <w:rsid w:val="006636A0"/>
    <w:rsid w:val="0066372F"/>
    <w:rsid w:val="006638E1"/>
    <w:rsid w:val="00663989"/>
    <w:rsid w:val="00663FD3"/>
    <w:rsid w:val="006648BF"/>
    <w:rsid w:val="00664CD7"/>
    <w:rsid w:val="0066569D"/>
    <w:rsid w:val="00665C11"/>
    <w:rsid w:val="00665E9C"/>
    <w:rsid w:val="006660F4"/>
    <w:rsid w:val="006663FD"/>
    <w:rsid w:val="00666BFE"/>
    <w:rsid w:val="00666E0B"/>
    <w:rsid w:val="00667E68"/>
    <w:rsid w:val="006707B4"/>
    <w:rsid w:val="00671040"/>
    <w:rsid w:val="00671171"/>
    <w:rsid w:val="0067137B"/>
    <w:rsid w:val="00671455"/>
    <w:rsid w:val="00671922"/>
    <w:rsid w:val="006719DA"/>
    <w:rsid w:val="00671A8A"/>
    <w:rsid w:val="00671BE1"/>
    <w:rsid w:val="00671E8C"/>
    <w:rsid w:val="006724F0"/>
    <w:rsid w:val="0067293C"/>
    <w:rsid w:val="0067307F"/>
    <w:rsid w:val="006733FF"/>
    <w:rsid w:val="00673401"/>
    <w:rsid w:val="00673FC8"/>
    <w:rsid w:val="00674166"/>
    <w:rsid w:val="0067492B"/>
    <w:rsid w:val="00674AF6"/>
    <w:rsid w:val="00674EF5"/>
    <w:rsid w:val="00675023"/>
    <w:rsid w:val="00676539"/>
    <w:rsid w:val="0067733E"/>
    <w:rsid w:val="00677C5D"/>
    <w:rsid w:val="00680411"/>
    <w:rsid w:val="00680D98"/>
    <w:rsid w:val="0068114C"/>
    <w:rsid w:val="00682CEE"/>
    <w:rsid w:val="006831BD"/>
    <w:rsid w:val="00684B0F"/>
    <w:rsid w:val="00685B8B"/>
    <w:rsid w:val="00685C63"/>
    <w:rsid w:val="00685D23"/>
    <w:rsid w:val="00685D92"/>
    <w:rsid w:val="00685FC0"/>
    <w:rsid w:val="006863F8"/>
    <w:rsid w:val="0068654D"/>
    <w:rsid w:val="00686CAE"/>
    <w:rsid w:val="00687574"/>
    <w:rsid w:val="00690162"/>
    <w:rsid w:val="0069036B"/>
    <w:rsid w:val="00690E52"/>
    <w:rsid w:val="006910F1"/>
    <w:rsid w:val="0069132F"/>
    <w:rsid w:val="00691559"/>
    <w:rsid w:val="0069206C"/>
    <w:rsid w:val="00692551"/>
    <w:rsid w:val="0069262F"/>
    <w:rsid w:val="0069270F"/>
    <w:rsid w:val="00692936"/>
    <w:rsid w:val="00692E48"/>
    <w:rsid w:val="006942E8"/>
    <w:rsid w:val="00694328"/>
    <w:rsid w:val="00694961"/>
    <w:rsid w:val="00695627"/>
    <w:rsid w:val="00695A62"/>
    <w:rsid w:val="00695D22"/>
    <w:rsid w:val="00696035"/>
    <w:rsid w:val="006966B6"/>
    <w:rsid w:val="006967BC"/>
    <w:rsid w:val="00696999"/>
    <w:rsid w:val="0069716B"/>
    <w:rsid w:val="00697257"/>
    <w:rsid w:val="00697341"/>
    <w:rsid w:val="00697E26"/>
    <w:rsid w:val="00697F6B"/>
    <w:rsid w:val="006A0938"/>
    <w:rsid w:val="006A1770"/>
    <w:rsid w:val="006A19DD"/>
    <w:rsid w:val="006A24FC"/>
    <w:rsid w:val="006A262F"/>
    <w:rsid w:val="006A2F1F"/>
    <w:rsid w:val="006A35FB"/>
    <w:rsid w:val="006A3646"/>
    <w:rsid w:val="006A37D4"/>
    <w:rsid w:val="006A4C25"/>
    <w:rsid w:val="006A4DE7"/>
    <w:rsid w:val="006A4EE5"/>
    <w:rsid w:val="006A560F"/>
    <w:rsid w:val="006A6BBC"/>
    <w:rsid w:val="006A7EE6"/>
    <w:rsid w:val="006B0162"/>
    <w:rsid w:val="006B076B"/>
    <w:rsid w:val="006B1058"/>
    <w:rsid w:val="006B16DD"/>
    <w:rsid w:val="006B1B42"/>
    <w:rsid w:val="006B26C4"/>
    <w:rsid w:val="006B3129"/>
    <w:rsid w:val="006B37C1"/>
    <w:rsid w:val="006B3A26"/>
    <w:rsid w:val="006B41A2"/>
    <w:rsid w:val="006B4270"/>
    <w:rsid w:val="006B43ED"/>
    <w:rsid w:val="006B43F1"/>
    <w:rsid w:val="006B482F"/>
    <w:rsid w:val="006B668C"/>
    <w:rsid w:val="006B715D"/>
    <w:rsid w:val="006B77C0"/>
    <w:rsid w:val="006B79D9"/>
    <w:rsid w:val="006B7CA8"/>
    <w:rsid w:val="006C1137"/>
    <w:rsid w:val="006C11CB"/>
    <w:rsid w:val="006C1710"/>
    <w:rsid w:val="006C1D1B"/>
    <w:rsid w:val="006C1D37"/>
    <w:rsid w:val="006C2BF3"/>
    <w:rsid w:val="006C3B58"/>
    <w:rsid w:val="006C3D86"/>
    <w:rsid w:val="006C42DB"/>
    <w:rsid w:val="006C4732"/>
    <w:rsid w:val="006C50C3"/>
    <w:rsid w:val="006C56B2"/>
    <w:rsid w:val="006C5FAC"/>
    <w:rsid w:val="006C6D9C"/>
    <w:rsid w:val="006C7B31"/>
    <w:rsid w:val="006C7ECB"/>
    <w:rsid w:val="006C7FA0"/>
    <w:rsid w:val="006D054F"/>
    <w:rsid w:val="006D0DAF"/>
    <w:rsid w:val="006D0F03"/>
    <w:rsid w:val="006D11EF"/>
    <w:rsid w:val="006D1692"/>
    <w:rsid w:val="006D1717"/>
    <w:rsid w:val="006D1CA1"/>
    <w:rsid w:val="006D1F00"/>
    <w:rsid w:val="006D26D4"/>
    <w:rsid w:val="006D3123"/>
    <w:rsid w:val="006D3240"/>
    <w:rsid w:val="006D4704"/>
    <w:rsid w:val="006D4DB1"/>
    <w:rsid w:val="006D556E"/>
    <w:rsid w:val="006D5841"/>
    <w:rsid w:val="006D5B75"/>
    <w:rsid w:val="006D5BE7"/>
    <w:rsid w:val="006D67AF"/>
    <w:rsid w:val="006D6CC8"/>
    <w:rsid w:val="006D715D"/>
    <w:rsid w:val="006D7EE7"/>
    <w:rsid w:val="006E08E8"/>
    <w:rsid w:val="006E0A98"/>
    <w:rsid w:val="006E0F22"/>
    <w:rsid w:val="006E1098"/>
    <w:rsid w:val="006E11C3"/>
    <w:rsid w:val="006E1268"/>
    <w:rsid w:val="006E171A"/>
    <w:rsid w:val="006E2598"/>
    <w:rsid w:val="006E26FC"/>
    <w:rsid w:val="006E2730"/>
    <w:rsid w:val="006E2F51"/>
    <w:rsid w:val="006E3366"/>
    <w:rsid w:val="006E3464"/>
    <w:rsid w:val="006E3BCD"/>
    <w:rsid w:val="006E4105"/>
    <w:rsid w:val="006E4EDF"/>
    <w:rsid w:val="006E5118"/>
    <w:rsid w:val="006E51F0"/>
    <w:rsid w:val="006E5451"/>
    <w:rsid w:val="006E5B6A"/>
    <w:rsid w:val="006E5F69"/>
    <w:rsid w:val="006E6892"/>
    <w:rsid w:val="006E6BDA"/>
    <w:rsid w:val="006E7539"/>
    <w:rsid w:val="006E7658"/>
    <w:rsid w:val="006E7764"/>
    <w:rsid w:val="006F02CB"/>
    <w:rsid w:val="006F0ADB"/>
    <w:rsid w:val="006F0B99"/>
    <w:rsid w:val="006F148E"/>
    <w:rsid w:val="006F1581"/>
    <w:rsid w:val="006F20DE"/>
    <w:rsid w:val="006F28F0"/>
    <w:rsid w:val="006F2AB3"/>
    <w:rsid w:val="006F2D34"/>
    <w:rsid w:val="006F3396"/>
    <w:rsid w:val="006F3CC7"/>
    <w:rsid w:val="006F3DA3"/>
    <w:rsid w:val="006F471E"/>
    <w:rsid w:val="006F5080"/>
    <w:rsid w:val="006F6B03"/>
    <w:rsid w:val="006F6B61"/>
    <w:rsid w:val="006F7C2F"/>
    <w:rsid w:val="00700227"/>
    <w:rsid w:val="007004E9"/>
    <w:rsid w:val="00702D94"/>
    <w:rsid w:val="00702EC1"/>
    <w:rsid w:val="007031F8"/>
    <w:rsid w:val="007032D2"/>
    <w:rsid w:val="00703503"/>
    <w:rsid w:val="00703A92"/>
    <w:rsid w:val="00704D3D"/>
    <w:rsid w:val="0070530A"/>
    <w:rsid w:val="007057C0"/>
    <w:rsid w:val="00705F8B"/>
    <w:rsid w:val="007063D0"/>
    <w:rsid w:val="00707466"/>
    <w:rsid w:val="00707BBF"/>
    <w:rsid w:val="007101E3"/>
    <w:rsid w:val="00710222"/>
    <w:rsid w:val="00710627"/>
    <w:rsid w:val="0071072D"/>
    <w:rsid w:val="007109E9"/>
    <w:rsid w:val="00710C93"/>
    <w:rsid w:val="00711930"/>
    <w:rsid w:val="00711947"/>
    <w:rsid w:val="00711D85"/>
    <w:rsid w:val="00711E28"/>
    <w:rsid w:val="00712A8B"/>
    <w:rsid w:val="00713437"/>
    <w:rsid w:val="007144CC"/>
    <w:rsid w:val="0071469C"/>
    <w:rsid w:val="00714774"/>
    <w:rsid w:val="00714AF8"/>
    <w:rsid w:val="00715578"/>
    <w:rsid w:val="007156C2"/>
    <w:rsid w:val="00715ACC"/>
    <w:rsid w:val="00716048"/>
    <w:rsid w:val="007160DD"/>
    <w:rsid w:val="0071720A"/>
    <w:rsid w:val="0072073F"/>
    <w:rsid w:val="0072078F"/>
    <w:rsid w:val="00720EC5"/>
    <w:rsid w:val="0072174A"/>
    <w:rsid w:val="00722469"/>
    <w:rsid w:val="00722E34"/>
    <w:rsid w:val="00723120"/>
    <w:rsid w:val="00723AC5"/>
    <w:rsid w:val="00723D43"/>
    <w:rsid w:val="00724831"/>
    <w:rsid w:val="00725299"/>
    <w:rsid w:val="00725726"/>
    <w:rsid w:val="00725D85"/>
    <w:rsid w:val="00726117"/>
    <w:rsid w:val="00726FFC"/>
    <w:rsid w:val="00727329"/>
    <w:rsid w:val="00727DAD"/>
    <w:rsid w:val="00727E51"/>
    <w:rsid w:val="007300FE"/>
    <w:rsid w:val="0073053D"/>
    <w:rsid w:val="007305D0"/>
    <w:rsid w:val="0073091F"/>
    <w:rsid w:val="00730B5B"/>
    <w:rsid w:val="00730F17"/>
    <w:rsid w:val="00731244"/>
    <w:rsid w:val="0073129E"/>
    <w:rsid w:val="007315C1"/>
    <w:rsid w:val="00731B75"/>
    <w:rsid w:val="00732A13"/>
    <w:rsid w:val="007335C0"/>
    <w:rsid w:val="00733B9E"/>
    <w:rsid w:val="00734438"/>
    <w:rsid w:val="00734862"/>
    <w:rsid w:val="00734953"/>
    <w:rsid w:val="0073512B"/>
    <w:rsid w:val="0073535F"/>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9F8"/>
    <w:rsid w:val="00741BF0"/>
    <w:rsid w:val="00742889"/>
    <w:rsid w:val="00742AE2"/>
    <w:rsid w:val="007443D1"/>
    <w:rsid w:val="00744544"/>
    <w:rsid w:val="00744CAF"/>
    <w:rsid w:val="00745721"/>
    <w:rsid w:val="00745F87"/>
    <w:rsid w:val="007461AC"/>
    <w:rsid w:val="0074641E"/>
    <w:rsid w:val="00746795"/>
    <w:rsid w:val="00746B2B"/>
    <w:rsid w:val="00746CA8"/>
    <w:rsid w:val="0074774E"/>
    <w:rsid w:val="0074783A"/>
    <w:rsid w:val="007506ED"/>
    <w:rsid w:val="007508CF"/>
    <w:rsid w:val="007515AC"/>
    <w:rsid w:val="007515FE"/>
    <w:rsid w:val="00751884"/>
    <w:rsid w:val="00751F3F"/>
    <w:rsid w:val="00752282"/>
    <w:rsid w:val="0075340F"/>
    <w:rsid w:val="007536E6"/>
    <w:rsid w:val="00754BFF"/>
    <w:rsid w:val="00754C18"/>
    <w:rsid w:val="00754ECF"/>
    <w:rsid w:val="007552DB"/>
    <w:rsid w:val="00755812"/>
    <w:rsid w:val="00755AB5"/>
    <w:rsid w:val="00756721"/>
    <w:rsid w:val="00756EAD"/>
    <w:rsid w:val="007609CF"/>
    <w:rsid w:val="00762065"/>
    <w:rsid w:val="00762534"/>
    <w:rsid w:val="00762FA7"/>
    <w:rsid w:val="007639EB"/>
    <w:rsid w:val="00763B49"/>
    <w:rsid w:val="00765001"/>
    <w:rsid w:val="00765351"/>
    <w:rsid w:val="0076613E"/>
    <w:rsid w:val="00766462"/>
    <w:rsid w:val="007667C8"/>
    <w:rsid w:val="00766DD1"/>
    <w:rsid w:val="00770CDD"/>
    <w:rsid w:val="00771486"/>
    <w:rsid w:val="00771D44"/>
    <w:rsid w:val="007723DC"/>
    <w:rsid w:val="007724AA"/>
    <w:rsid w:val="00772905"/>
    <w:rsid w:val="0077342F"/>
    <w:rsid w:val="00773DED"/>
    <w:rsid w:val="007747A1"/>
    <w:rsid w:val="007748F4"/>
    <w:rsid w:val="00775195"/>
    <w:rsid w:val="007759B0"/>
    <w:rsid w:val="00775A74"/>
    <w:rsid w:val="00775AD7"/>
    <w:rsid w:val="00775FA8"/>
    <w:rsid w:val="007760B7"/>
    <w:rsid w:val="00776D48"/>
    <w:rsid w:val="007770E9"/>
    <w:rsid w:val="007771E8"/>
    <w:rsid w:val="00777703"/>
    <w:rsid w:val="0077798D"/>
    <w:rsid w:val="00777DA3"/>
    <w:rsid w:val="00780029"/>
    <w:rsid w:val="00780D6F"/>
    <w:rsid w:val="00781B0B"/>
    <w:rsid w:val="00781E70"/>
    <w:rsid w:val="00782259"/>
    <w:rsid w:val="00782437"/>
    <w:rsid w:val="00782CD3"/>
    <w:rsid w:val="00782F1C"/>
    <w:rsid w:val="00783437"/>
    <w:rsid w:val="0078350F"/>
    <w:rsid w:val="007836BB"/>
    <w:rsid w:val="00783C52"/>
    <w:rsid w:val="00784294"/>
    <w:rsid w:val="007844F0"/>
    <w:rsid w:val="00785AB9"/>
    <w:rsid w:val="00785B38"/>
    <w:rsid w:val="00786187"/>
    <w:rsid w:val="00786387"/>
    <w:rsid w:val="00786893"/>
    <w:rsid w:val="00786C40"/>
    <w:rsid w:val="00787994"/>
    <w:rsid w:val="00787C12"/>
    <w:rsid w:val="00790D7F"/>
    <w:rsid w:val="00792B4E"/>
    <w:rsid w:val="007938B9"/>
    <w:rsid w:val="007947EE"/>
    <w:rsid w:val="00794D84"/>
    <w:rsid w:val="0079530F"/>
    <w:rsid w:val="007953A0"/>
    <w:rsid w:val="0079547A"/>
    <w:rsid w:val="00795984"/>
    <w:rsid w:val="007964A3"/>
    <w:rsid w:val="007964EC"/>
    <w:rsid w:val="00796AF1"/>
    <w:rsid w:val="00796F03"/>
    <w:rsid w:val="007A10BE"/>
    <w:rsid w:val="007A2BB0"/>
    <w:rsid w:val="007A2BBF"/>
    <w:rsid w:val="007A2E3A"/>
    <w:rsid w:val="007A3649"/>
    <w:rsid w:val="007A3865"/>
    <w:rsid w:val="007A3F2B"/>
    <w:rsid w:val="007A42A8"/>
    <w:rsid w:val="007A4732"/>
    <w:rsid w:val="007A4DFF"/>
    <w:rsid w:val="007A58C1"/>
    <w:rsid w:val="007A5E9D"/>
    <w:rsid w:val="007A6117"/>
    <w:rsid w:val="007A66A7"/>
    <w:rsid w:val="007A6C96"/>
    <w:rsid w:val="007A73BA"/>
    <w:rsid w:val="007A7D98"/>
    <w:rsid w:val="007B00BF"/>
    <w:rsid w:val="007B0241"/>
    <w:rsid w:val="007B0959"/>
    <w:rsid w:val="007B098D"/>
    <w:rsid w:val="007B15C0"/>
    <w:rsid w:val="007B26A5"/>
    <w:rsid w:val="007B28F0"/>
    <w:rsid w:val="007B3422"/>
    <w:rsid w:val="007B479B"/>
    <w:rsid w:val="007B4843"/>
    <w:rsid w:val="007B4976"/>
    <w:rsid w:val="007B4D6D"/>
    <w:rsid w:val="007B527E"/>
    <w:rsid w:val="007B581E"/>
    <w:rsid w:val="007B59D0"/>
    <w:rsid w:val="007B65C9"/>
    <w:rsid w:val="007B747A"/>
    <w:rsid w:val="007B7B73"/>
    <w:rsid w:val="007C1976"/>
    <w:rsid w:val="007C23D1"/>
    <w:rsid w:val="007C33F9"/>
    <w:rsid w:val="007C3475"/>
    <w:rsid w:val="007C3A53"/>
    <w:rsid w:val="007C3B14"/>
    <w:rsid w:val="007C40AD"/>
    <w:rsid w:val="007C4319"/>
    <w:rsid w:val="007C4A05"/>
    <w:rsid w:val="007C4EA7"/>
    <w:rsid w:val="007C5056"/>
    <w:rsid w:val="007C5B89"/>
    <w:rsid w:val="007C5E6C"/>
    <w:rsid w:val="007C6BFC"/>
    <w:rsid w:val="007C7029"/>
    <w:rsid w:val="007C72B2"/>
    <w:rsid w:val="007C7CAD"/>
    <w:rsid w:val="007D1791"/>
    <w:rsid w:val="007D1879"/>
    <w:rsid w:val="007D1BA4"/>
    <w:rsid w:val="007D20A8"/>
    <w:rsid w:val="007D22C4"/>
    <w:rsid w:val="007D2612"/>
    <w:rsid w:val="007D267C"/>
    <w:rsid w:val="007D2B59"/>
    <w:rsid w:val="007D3735"/>
    <w:rsid w:val="007D38A5"/>
    <w:rsid w:val="007D42E3"/>
    <w:rsid w:val="007D4802"/>
    <w:rsid w:val="007D48DD"/>
    <w:rsid w:val="007D4A1D"/>
    <w:rsid w:val="007D4A76"/>
    <w:rsid w:val="007D4B4B"/>
    <w:rsid w:val="007D57AB"/>
    <w:rsid w:val="007D58D3"/>
    <w:rsid w:val="007D62EA"/>
    <w:rsid w:val="007D6E1F"/>
    <w:rsid w:val="007D6F3A"/>
    <w:rsid w:val="007D713F"/>
    <w:rsid w:val="007D7331"/>
    <w:rsid w:val="007D75CA"/>
    <w:rsid w:val="007D7909"/>
    <w:rsid w:val="007E035C"/>
    <w:rsid w:val="007E0546"/>
    <w:rsid w:val="007E05FF"/>
    <w:rsid w:val="007E128F"/>
    <w:rsid w:val="007E170C"/>
    <w:rsid w:val="007E2398"/>
    <w:rsid w:val="007E3109"/>
    <w:rsid w:val="007E3E9B"/>
    <w:rsid w:val="007E3F72"/>
    <w:rsid w:val="007E4068"/>
    <w:rsid w:val="007E4456"/>
    <w:rsid w:val="007E4511"/>
    <w:rsid w:val="007E4947"/>
    <w:rsid w:val="007E5680"/>
    <w:rsid w:val="007E5788"/>
    <w:rsid w:val="007E69B6"/>
    <w:rsid w:val="007E6B8D"/>
    <w:rsid w:val="007E7289"/>
    <w:rsid w:val="007E776A"/>
    <w:rsid w:val="007E77B2"/>
    <w:rsid w:val="007E7E0C"/>
    <w:rsid w:val="007E7EFE"/>
    <w:rsid w:val="007F02B2"/>
    <w:rsid w:val="007F0614"/>
    <w:rsid w:val="007F0A11"/>
    <w:rsid w:val="007F0BD7"/>
    <w:rsid w:val="007F2738"/>
    <w:rsid w:val="007F2882"/>
    <w:rsid w:val="007F2A4B"/>
    <w:rsid w:val="007F31D9"/>
    <w:rsid w:val="007F38A6"/>
    <w:rsid w:val="007F444F"/>
    <w:rsid w:val="007F463D"/>
    <w:rsid w:val="007F4EF0"/>
    <w:rsid w:val="007F4FE1"/>
    <w:rsid w:val="007F5025"/>
    <w:rsid w:val="007F5081"/>
    <w:rsid w:val="007F53C5"/>
    <w:rsid w:val="007F570F"/>
    <w:rsid w:val="007F63E3"/>
    <w:rsid w:val="007F72A0"/>
    <w:rsid w:val="007F75A0"/>
    <w:rsid w:val="00800403"/>
    <w:rsid w:val="008005DB"/>
    <w:rsid w:val="008009D5"/>
    <w:rsid w:val="00800CE3"/>
    <w:rsid w:val="00800D8E"/>
    <w:rsid w:val="00800FFF"/>
    <w:rsid w:val="00801860"/>
    <w:rsid w:val="0080354C"/>
    <w:rsid w:val="00803E0F"/>
    <w:rsid w:val="00803F4B"/>
    <w:rsid w:val="008048CF"/>
    <w:rsid w:val="008053F2"/>
    <w:rsid w:val="00805BF2"/>
    <w:rsid w:val="00806573"/>
    <w:rsid w:val="008066E7"/>
    <w:rsid w:val="008072C0"/>
    <w:rsid w:val="00807549"/>
    <w:rsid w:val="00807815"/>
    <w:rsid w:val="008079DA"/>
    <w:rsid w:val="008101C8"/>
    <w:rsid w:val="00810565"/>
    <w:rsid w:val="008107DD"/>
    <w:rsid w:val="00810877"/>
    <w:rsid w:val="00810A49"/>
    <w:rsid w:val="00810A7A"/>
    <w:rsid w:val="00811540"/>
    <w:rsid w:val="00811675"/>
    <w:rsid w:val="00812116"/>
    <w:rsid w:val="008125A5"/>
    <w:rsid w:val="00812AE9"/>
    <w:rsid w:val="00813F14"/>
    <w:rsid w:val="00814896"/>
    <w:rsid w:val="008149B6"/>
    <w:rsid w:val="0081629C"/>
    <w:rsid w:val="008162E7"/>
    <w:rsid w:val="0082018B"/>
    <w:rsid w:val="008204E8"/>
    <w:rsid w:val="008207B4"/>
    <w:rsid w:val="008207C3"/>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13D3"/>
    <w:rsid w:val="00831477"/>
    <w:rsid w:val="008314D4"/>
    <w:rsid w:val="008333E6"/>
    <w:rsid w:val="00833827"/>
    <w:rsid w:val="008338AE"/>
    <w:rsid w:val="008338DF"/>
    <w:rsid w:val="008343E0"/>
    <w:rsid w:val="0083478D"/>
    <w:rsid w:val="0083535E"/>
    <w:rsid w:val="00835BA3"/>
    <w:rsid w:val="00835D6B"/>
    <w:rsid w:val="0083603F"/>
    <w:rsid w:val="00836712"/>
    <w:rsid w:val="00836F86"/>
    <w:rsid w:val="0083717B"/>
    <w:rsid w:val="00837B68"/>
    <w:rsid w:val="008407CF"/>
    <w:rsid w:val="008411FA"/>
    <w:rsid w:val="0084222C"/>
    <w:rsid w:val="008424AD"/>
    <w:rsid w:val="00842A40"/>
    <w:rsid w:val="00842DE6"/>
    <w:rsid w:val="00843B73"/>
    <w:rsid w:val="008455C1"/>
    <w:rsid w:val="00845BB4"/>
    <w:rsid w:val="00845BCC"/>
    <w:rsid w:val="00845F89"/>
    <w:rsid w:val="00846A29"/>
    <w:rsid w:val="008470B2"/>
    <w:rsid w:val="00847104"/>
    <w:rsid w:val="0084717A"/>
    <w:rsid w:val="00847BF8"/>
    <w:rsid w:val="00847FC0"/>
    <w:rsid w:val="00850099"/>
    <w:rsid w:val="0085051D"/>
    <w:rsid w:val="00851385"/>
    <w:rsid w:val="00851F59"/>
    <w:rsid w:val="00851F60"/>
    <w:rsid w:val="008529AB"/>
    <w:rsid w:val="00852C14"/>
    <w:rsid w:val="008538B1"/>
    <w:rsid w:val="00853B5E"/>
    <w:rsid w:val="00854CB1"/>
    <w:rsid w:val="008553D9"/>
    <w:rsid w:val="008553FC"/>
    <w:rsid w:val="00855542"/>
    <w:rsid w:val="0085560F"/>
    <w:rsid w:val="0085639B"/>
    <w:rsid w:val="0085658B"/>
    <w:rsid w:val="0085687D"/>
    <w:rsid w:val="0085696B"/>
    <w:rsid w:val="0085716A"/>
    <w:rsid w:val="00857337"/>
    <w:rsid w:val="008574A1"/>
    <w:rsid w:val="00857687"/>
    <w:rsid w:val="00857856"/>
    <w:rsid w:val="0086016A"/>
    <w:rsid w:val="008610D1"/>
    <w:rsid w:val="00861A47"/>
    <w:rsid w:val="00861D61"/>
    <w:rsid w:val="00863A8A"/>
    <w:rsid w:val="00864B8A"/>
    <w:rsid w:val="00864C8C"/>
    <w:rsid w:val="00864E7D"/>
    <w:rsid w:val="00866DA4"/>
    <w:rsid w:val="00867012"/>
    <w:rsid w:val="00867334"/>
    <w:rsid w:val="00867EF7"/>
    <w:rsid w:val="0087056B"/>
    <w:rsid w:val="0087061B"/>
    <w:rsid w:val="008716C2"/>
    <w:rsid w:val="00871CD7"/>
    <w:rsid w:val="00872617"/>
    <w:rsid w:val="00872883"/>
    <w:rsid w:val="008728E1"/>
    <w:rsid w:val="00872A3A"/>
    <w:rsid w:val="008738B1"/>
    <w:rsid w:val="00874381"/>
    <w:rsid w:val="0087486F"/>
    <w:rsid w:val="008748EE"/>
    <w:rsid w:val="00874988"/>
    <w:rsid w:val="00875AF8"/>
    <w:rsid w:val="00877072"/>
    <w:rsid w:val="00877198"/>
    <w:rsid w:val="00877309"/>
    <w:rsid w:val="0087731C"/>
    <w:rsid w:val="00880952"/>
    <w:rsid w:val="00880F65"/>
    <w:rsid w:val="0088134C"/>
    <w:rsid w:val="00882B64"/>
    <w:rsid w:val="00882BD8"/>
    <w:rsid w:val="0088382B"/>
    <w:rsid w:val="008839D8"/>
    <w:rsid w:val="008847D4"/>
    <w:rsid w:val="0088578A"/>
    <w:rsid w:val="0088637B"/>
    <w:rsid w:val="00886C4B"/>
    <w:rsid w:val="00887398"/>
    <w:rsid w:val="008901A1"/>
    <w:rsid w:val="00890B8C"/>
    <w:rsid w:val="00891327"/>
    <w:rsid w:val="00891533"/>
    <w:rsid w:val="008919F5"/>
    <w:rsid w:val="00891AA3"/>
    <w:rsid w:val="00891BE2"/>
    <w:rsid w:val="00892311"/>
    <w:rsid w:val="008928C1"/>
    <w:rsid w:val="00892A17"/>
    <w:rsid w:val="00892EEF"/>
    <w:rsid w:val="0089331F"/>
    <w:rsid w:val="008935BD"/>
    <w:rsid w:val="00894233"/>
    <w:rsid w:val="008949FE"/>
    <w:rsid w:val="00895784"/>
    <w:rsid w:val="0089582C"/>
    <w:rsid w:val="008959C9"/>
    <w:rsid w:val="0089632D"/>
    <w:rsid w:val="00896BBA"/>
    <w:rsid w:val="00897DF2"/>
    <w:rsid w:val="008A00A5"/>
    <w:rsid w:val="008A0198"/>
    <w:rsid w:val="008A05BE"/>
    <w:rsid w:val="008A0C4F"/>
    <w:rsid w:val="008A10B8"/>
    <w:rsid w:val="008A12E3"/>
    <w:rsid w:val="008A1C77"/>
    <w:rsid w:val="008A2465"/>
    <w:rsid w:val="008A28C6"/>
    <w:rsid w:val="008A28DA"/>
    <w:rsid w:val="008A2A5C"/>
    <w:rsid w:val="008A2E6C"/>
    <w:rsid w:val="008A39C4"/>
    <w:rsid w:val="008A506B"/>
    <w:rsid w:val="008A5317"/>
    <w:rsid w:val="008A569D"/>
    <w:rsid w:val="008A67F3"/>
    <w:rsid w:val="008A7039"/>
    <w:rsid w:val="008A7C36"/>
    <w:rsid w:val="008B092E"/>
    <w:rsid w:val="008B21E8"/>
    <w:rsid w:val="008B381E"/>
    <w:rsid w:val="008B385B"/>
    <w:rsid w:val="008B3F8E"/>
    <w:rsid w:val="008B48E6"/>
    <w:rsid w:val="008B4D91"/>
    <w:rsid w:val="008B4DAB"/>
    <w:rsid w:val="008B67EC"/>
    <w:rsid w:val="008B6FA5"/>
    <w:rsid w:val="008B7981"/>
    <w:rsid w:val="008B7FC6"/>
    <w:rsid w:val="008C0683"/>
    <w:rsid w:val="008C0E07"/>
    <w:rsid w:val="008C15D5"/>
    <w:rsid w:val="008C2ADF"/>
    <w:rsid w:val="008C2E67"/>
    <w:rsid w:val="008C3065"/>
    <w:rsid w:val="008C311B"/>
    <w:rsid w:val="008C3FB5"/>
    <w:rsid w:val="008C469A"/>
    <w:rsid w:val="008C4714"/>
    <w:rsid w:val="008C47B8"/>
    <w:rsid w:val="008C5112"/>
    <w:rsid w:val="008C5155"/>
    <w:rsid w:val="008C5A54"/>
    <w:rsid w:val="008C697A"/>
    <w:rsid w:val="008C7989"/>
    <w:rsid w:val="008C7EF9"/>
    <w:rsid w:val="008D01A7"/>
    <w:rsid w:val="008D0841"/>
    <w:rsid w:val="008D0AED"/>
    <w:rsid w:val="008D14E3"/>
    <w:rsid w:val="008D17FD"/>
    <w:rsid w:val="008D2004"/>
    <w:rsid w:val="008D235B"/>
    <w:rsid w:val="008D31D4"/>
    <w:rsid w:val="008D3808"/>
    <w:rsid w:val="008D3A20"/>
    <w:rsid w:val="008D3C1B"/>
    <w:rsid w:val="008D3CBE"/>
    <w:rsid w:val="008D3F1A"/>
    <w:rsid w:val="008D41A3"/>
    <w:rsid w:val="008D41A4"/>
    <w:rsid w:val="008D42A4"/>
    <w:rsid w:val="008D4720"/>
    <w:rsid w:val="008D49D4"/>
    <w:rsid w:val="008D5418"/>
    <w:rsid w:val="008D6399"/>
    <w:rsid w:val="008D65C2"/>
    <w:rsid w:val="008D6AEC"/>
    <w:rsid w:val="008D7449"/>
    <w:rsid w:val="008D7552"/>
    <w:rsid w:val="008E0688"/>
    <w:rsid w:val="008E077E"/>
    <w:rsid w:val="008E0BB3"/>
    <w:rsid w:val="008E0E7E"/>
    <w:rsid w:val="008E1084"/>
    <w:rsid w:val="008E1755"/>
    <w:rsid w:val="008E24D2"/>
    <w:rsid w:val="008E288B"/>
    <w:rsid w:val="008E2EA3"/>
    <w:rsid w:val="008E37DD"/>
    <w:rsid w:val="008E383D"/>
    <w:rsid w:val="008E3D45"/>
    <w:rsid w:val="008E4118"/>
    <w:rsid w:val="008E4371"/>
    <w:rsid w:val="008E43CC"/>
    <w:rsid w:val="008E4899"/>
    <w:rsid w:val="008E4EB9"/>
    <w:rsid w:val="008E5250"/>
    <w:rsid w:val="008E57CD"/>
    <w:rsid w:val="008E66AD"/>
    <w:rsid w:val="008E6E7C"/>
    <w:rsid w:val="008E7536"/>
    <w:rsid w:val="008F01B1"/>
    <w:rsid w:val="008F02FE"/>
    <w:rsid w:val="008F08B6"/>
    <w:rsid w:val="008F0EEF"/>
    <w:rsid w:val="008F148F"/>
    <w:rsid w:val="008F2273"/>
    <w:rsid w:val="008F23AE"/>
    <w:rsid w:val="008F30FE"/>
    <w:rsid w:val="008F3402"/>
    <w:rsid w:val="008F3C5A"/>
    <w:rsid w:val="008F4229"/>
    <w:rsid w:val="008F49E6"/>
    <w:rsid w:val="008F4C01"/>
    <w:rsid w:val="008F6482"/>
    <w:rsid w:val="008F686A"/>
    <w:rsid w:val="008F6914"/>
    <w:rsid w:val="008F6B0E"/>
    <w:rsid w:val="008F6D9C"/>
    <w:rsid w:val="008F76B4"/>
    <w:rsid w:val="008F7C11"/>
    <w:rsid w:val="00900595"/>
    <w:rsid w:val="009005EC"/>
    <w:rsid w:val="00900943"/>
    <w:rsid w:val="0090101C"/>
    <w:rsid w:val="009011B4"/>
    <w:rsid w:val="009019B8"/>
    <w:rsid w:val="00902EDF"/>
    <w:rsid w:val="009035E6"/>
    <w:rsid w:val="009035FB"/>
    <w:rsid w:val="009039DC"/>
    <w:rsid w:val="009046A9"/>
    <w:rsid w:val="0090484D"/>
    <w:rsid w:val="00904C5E"/>
    <w:rsid w:val="009052A4"/>
    <w:rsid w:val="0090564F"/>
    <w:rsid w:val="009057FF"/>
    <w:rsid w:val="00905F67"/>
    <w:rsid w:val="009066D2"/>
    <w:rsid w:val="0091047B"/>
    <w:rsid w:val="009112E9"/>
    <w:rsid w:val="0091169F"/>
    <w:rsid w:val="00911ADA"/>
    <w:rsid w:val="00911C4B"/>
    <w:rsid w:val="00911CFB"/>
    <w:rsid w:val="00912189"/>
    <w:rsid w:val="00912A4A"/>
    <w:rsid w:val="00912A8F"/>
    <w:rsid w:val="0091301C"/>
    <w:rsid w:val="009134CB"/>
    <w:rsid w:val="00913D64"/>
    <w:rsid w:val="00913E5C"/>
    <w:rsid w:val="00913F24"/>
    <w:rsid w:val="00914794"/>
    <w:rsid w:val="00914F2B"/>
    <w:rsid w:val="00915621"/>
    <w:rsid w:val="009162D4"/>
    <w:rsid w:val="00916595"/>
    <w:rsid w:val="00916749"/>
    <w:rsid w:val="009168C3"/>
    <w:rsid w:val="00917C41"/>
    <w:rsid w:val="009208FD"/>
    <w:rsid w:val="0092117C"/>
    <w:rsid w:val="00921E46"/>
    <w:rsid w:val="00921F47"/>
    <w:rsid w:val="0092226A"/>
    <w:rsid w:val="00922889"/>
    <w:rsid w:val="009229C8"/>
    <w:rsid w:val="009246A2"/>
    <w:rsid w:val="00924A43"/>
    <w:rsid w:val="00924E9F"/>
    <w:rsid w:val="009252C9"/>
    <w:rsid w:val="009253F8"/>
    <w:rsid w:val="00925C87"/>
    <w:rsid w:val="00926686"/>
    <w:rsid w:val="009267F1"/>
    <w:rsid w:val="00926B77"/>
    <w:rsid w:val="00926BCC"/>
    <w:rsid w:val="00926D8A"/>
    <w:rsid w:val="00927095"/>
    <w:rsid w:val="00927DF6"/>
    <w:rsid w:val="00930211"/>
    <w:rsid w:val="0093046B"/>
    <w:rsid w:val="0093067C"/>
    <w:rsid w:val="00930B4C"/>
    <w:rsid w:val="009315B5"/>
    <w:rsid w:val="00931925"/>
    <w:rsid w:val="00931A02"/>
    <w:rsid w:val="00931B4D"/>
    <w:rsid w:val="009321FE"/>
    <w:rsid w:val="00932440"/>
    <w:rsid w:val="009337DC"/>
    <w:rsid w:val="009352B5"/>
    <w:rsid w:val="00935575"/>
    <w:rsid w:val="00935CA3"/>
    <w:rsid w:val="00935EAB"/>
    <w:rsid w:val="00936C7A"/>
    <w:rsid w:val="00936ED2"/>
    <w:rsid w:val="00936FD6"/>
    <w:rsid w:val="00937059"/>
    <w:rsid w:val="00937172"/>
    <w:rsid w:val="00940B15"/>
    <w:rsid w:val="00940B25"/>
    <w:rsid w:val="00941200"/>
    <w:rsid w:val="009416E1"/>
    <w:rsid w:val="009419A1"/>
    <w:rsid w:val="00941CBA"/>
    <w:rsid w:val="00941D3E"/>
    <w:rsid w:val="0094207F"/>
    <w:rsid w:val="00942291"/>
    <w:rsid w:val="009423EC"/>
    <w:rsid w:val="009426E4"/>
    <w:rsid w:val="0094270E"/>
    <w:rsid w:val="0094300C"/>
    <w:rsid w:val="009432D1"/>
    <w:rsid w:val="00944EBA"/>
    <w:rsid w:val="00945362"/>
    <w:rsid w:val="0094542B"/>
    <w:rsid w:val="00945523"/>
    <w:rsid w:val="00945943"/>
    <w:rsid w:val="00945EE3"/>
    <w:rsid w:val="009462BF"/>
    <w:rsid w:val="0094732C"/>
    <w:rsid w:val="00947C06"/>
    <w:rsid w:val="00947F3C"/>
    <w:rsid w:val="00947F6E"/>
    <w:rsid w:val="00947F71"/>
    <w:rsid w:val="0095049B"/>
    <w:rsid w:val="009524B3"/>
    <w:rsid w:val="00952C26"/>
    <w:rsid w:val="00953957"/>
    <w:rsid w:val="00953CBE"/>
    <w:rsid w:val="00953D0C"/>
    <w:rsid w:val="00953F4C"/>
    <w:rsid w:val="00954842"/>
    <w:rsid w:val="009549E6"/>
    <w:rsid w:val="00955AC6"/>
    <w:rsid w:val="00956569"/>
    <w:rsid w:val="0095669B"/>
    <w:rsid w:val="00956C0D"/>
    <w:rsid w:val="009571E7"/>
    <w:rsid w:val="00957765"/>
    <w:rsid w:val="00957F38"/>
    <w:rsid w:val="00957FF5"/>
    <w:rsid w:val="009604C0"/>
    <w:rsid w:val="0096085C"/>
    <w:rsid w:val="00960BDD"/>
    <w:rsid w:val="00960C25"/>
    <w:rsid w:val="00960D3C"/>
    <w:rsid w:val="00961E21"/>
    <w:rsid w:val="0096217D"/>
    <w:rsid w:val="00963031"/>
    <w:rsid w:val="00963141"/>
    <w:rsid w:val="00963C63"/>
    <w:rsid w:val="009645DC"/>
    <w:rsid w:val="00964E39"/>
    <w:rsid w:val="00965240"/>
    <w:rsid w:val="0096616B"/>
    <w:rsid w:val="00966440"/>
    <w:rsid w:val="0096655F"/>
    <w:rsid w:val="009665E2"/>
    <w:rsid w:val="009666FF"/>
    <w:rsid w:val="009674B1"/>
    <w:rsid w:val="009678CB"/>
    <w:rsid w:val="00967F20"/>
    <w:rsid w:val="009708B6"/>
    <w:rsid w:val="00971218"/>
    <w:rsid w:val="009714D9"/>
    <w:rsid w:val="00971A2F"/>
    <w:rsid w:val="00971EE2"/>
    <w:rsid w:val="00973581"/>
    <w:rsid w:val="00973681"/>
    <w:rsid w:val="009738E5"/>
    <w:rsid w:val="00973E53"/>
    <w:rsid w:val="00974947"/>
    <w:rsid w:val="00975782"/>
    <w:rsid w:val="00975ADE"/>
    <w:rsid w:val="009763F5"/>
    <w:rsid w:val="00976511"/>
    <w:rsid w:val="00976588"/>
    <w:rsid w:val="00976E33"/>
    <w:rsid w:val="0097783A"/>
    <w:rsid w:val="00977BD4"/>
    <w:rsid w:val="00977C69"/>
    <w:rsid w:val="00977DA2"/>
    <w:rsid w:val="009806AA"/>
    <w:rsid w:val="00980808"/>
    <w:rsid w:val="009815FF"/>
    <w:rsid w:val="0098164D"/>
    <w:rsid w:val="00981A23"/>
    <w:rsid w:val="009825EB"/>
    <w:rsid w:val="00982FC8"/>
    <w:rsid w:val="0098329D"/>
    <w:rsid w:val="00983D84"/>
    <w:rsid w:val="00983E21"/>
    <w:rsid w:val="00984288"/>
    <w:rsid w:val="00985557"/>
    <w:rsid w:val="00985698"/>
    <w:rsid w:val="0098682E"/>
    <w:rsid w:val="00986998"/>
    <w:rsid w:val="009870FD"/>
    <w:rsid w:val="00987330"/>
    <w:rsid w:val="0098759F"/>
    <w:rsid w:val="00987BF1"/>
    <w:rsid w:val="00990062"/>
    <w:rsid w:val="00990335"/>
    <w:rsid w:val="0099087A"/>
    <w:rsid w:val="00990967"/>
    <w:rsid w:val="00990FCF"/>
    <w:rsid w:val="00991745"/>
    <w:rsid w:val="00991F22"/>
    <w:rsid w:val="00992736"/>
    <w:rsid w:val="00992C1E"/>
    <w:rsid w:val="00992F97"/>
    <w:rsid w:val="00993F75"/>
    <w:rsid w:val="009957E1"/>
    <w:rsid w:val="0099605F"/>
    <w:rsid w:val="00997399"/>
    <w:rsid w:val="00997CF7"/>
    <w:rsid w:val="00997D5C"/>
    <w:rsid w:val="00997EF2"/>
    <w:rsid w:val="009A0087"/>
    <w:rsid w:val="009A07A1"/>
    <w:rsid w:val="009A11C7"/>
    <w:rsid w:val="009A16AD"/>
    <w:rsid w:val="009A1CBF"/>
    <w:rsid w:val="009A20FF"/>
    <w:rsid w:val="009A2BC9"/>
    <w:rsid w:val="009A3081"/>
    <w:rsid w:val="009A3659"/>
    <w:rsid w:val="009A3C32"/>
    <w:rsid w:val="009A3C7F"/>
    <w:rsid w:val="009A5150"/>
    <w:rsid w:val="009A5180"/>
    <w:rsid w:val="009A5ABC"/>
    <w:rsid w:val="009A60B2"/>
    <w:rsid w:val="009A6478"/>
    <w:rsid w:val="009A64CE"/>
    <w:rsid w:val="009A6AA4"/>
    <w:rsid w:val="009A7255"/>
    <w:rsid w:val="009A7424"/>
    <w:rsid w:val="009B0B0E"/>
    <w:rsid w:val="009B19DD"/>
    <w:rsid w:val="009B1A3F"/>
    <w:rsid w:val="009B2D28"/>
    <w:rsid w:val="009B2F3B"/>
    <w:rsid w:val="009B3525"/>
    <w:rsid w:val="009B3A21"/>
    <w:rsid w:val="009B3AC0"/>
    <w:rsid w:val="009B4052"/>
    <w:rsid w:val="009B4A22"/>
    <w:rsid w:val="009B549D"/>
    <w:rsid w:val="009B5545"/>
    <w:rsid w:val="009B57CB"/>
    <w:rsid w:val="009B598C"/>
    <w:rsid w:val="009B5D47"/>
    <w:rsid w:val="009B5DFC"/>
    <w:rsid w:val="009B67D1"/>
    <w:rsid w:val="009B68EE"/>
    <w:rsid w:val="009B772E"/>
    <w:rsid w:val="009B7F5F"/>
    <w:rsid w:val="009C01A1"/>
    <w:rsid w:val="009C05B0"/>
    <w:rsid w:val="009C062A"/>
    <w:rsid w:val="009C0852"/>
    <w:rsid w:val="009C1A0E"/>
    <w:rsid w:val="009C289A"/>
    <w:rsid w:val="009C2DC2"/>
    <w:rsid w:val="009C322B"/>
    <w:rsid w:val="009C34F2"/>
    <w:rsid w:val="009C3AFC"/>
    <w:rsid w:val="009C3E15"/>
    <w:rsid w:val="009C40E5"/>
    <w:rsid w:val="009C4292"/>
    <w:rsid w:val="009C4466"/>
    <w:rsid w:val="009C44D3"/>
    <w:rsid w:val="009C45E0"/>
    <w:rsid w:val="009C4CE8"/>
    <w:rsid w:val="009C52F1"/>
    <w:rsid w:val="009C55A3"/>
    <w:rsid w:val="009C5959"/>
    <w:rsid w:val="009C7200"/>
    <w:rsid w:val="009D05A8"/>
    <w:rsid w:val="009D1199"/>
    <w:rsid w:val="009D186D"/>
    <w:rsid w:val="009D2546"/>
    <w:rsid w:val="009D2A73"/>
    <w:rsid w:val="009D2B70"/>
    <w:rsid w:val="009D2C77"/>
    <w:rsid w:val="009D2F7D"/>
    <w:rsid w:val="009D3D3F"/>
    <w:rsid w:val="009D422D"/>
    <w:rsid w:val="009D4713"/>
    <w:rsid w:val="009D532A"/>
    <w:rsid w:val="009D57E4"/>
    <w:rsid w:val="009D58C1"/>
    <w:rsid w:val="009D6296"/>
    <w:rsid w:val="009D6320"/>
    <w:rsid w:val="009D7DB8"/>
    <w:rsid w:val="009E075C"/>
    <w:rsid w:val="009E08D1"/>
    <w:rsid w:val="009E0CD2"/>
    <w:rsid w:val="009E134B"/>
    <w:rsid w:val="009E17FC"/>
    <w:rsid w:val="009E1EE2"/>
    <w:rsid w:val="009E2474"/>
    <w:rsid w:val="009E2C07"/>
    <w:rsid w:val="009E3059"/>
    <w:rsid w:val="009E33F2"/>
    <w:rsid w:val="009E38C9"/>
    <w:rsid w:val="009E3DA8"/>
    <w:rsid w:val="009E41E9"/>
    <w:rsid w:val="009E43CD"/>
    <w:rsid w:val="009E452C"/>
    <w:rsid w:val="009E4D69"/>
    <w:rsid w:val="009E4F60"/>
    <w:rsid w:val="009E595D"/>
    <w:rsid w:val="009E5A91"/>
    <w:rsid w:val="009E62A7"/>
    <w:rsid w:val="009E64D0"/>
    <w:rsid w:val="009E651A"/>
    <w:rsid w:val="009E6A97"/>
    <w:rsid w:val="009E6BE6"/>
    <w:rsid w:val="009E77D4"/>
    <w:rsid w:val="009E7C6B"/>
    <w:rsid w:val="009F0C41"/>
    <w:rsid w:val="009F2546"/>
    <w:rsid w:val="009F29A8"/>
    <w:rsid w:val="009F2BB9"/>
    <w:rsid w:val="009F330D"/>
    <w:rsid w:val="009F330F"/>
    <w:rsid w:val="009F33D1"/>
    <w:rsid w:val="009F350E"/>
    <w:rsid w:val="009F36B3"/>
    <w:rsid w:val="009F37AA"/>
    <w:rsid w:val="009F3A38"/>
    <w:rsid w:val="009F3AE2"/>
    <w:rsid w:val="009F3BD8"/>
    <w:rsid w:val="009F46ED"/>
    <w:rsid w:val="009F4BA3"/>
    <w:rsid w:val="009F5381"/>
    <w:rsid w:val="009F588D"/>
    <w:rsid w:val="009F58EE"/>
    <w:rsid w:val="009F5A36"/>
    <w:rsid w:val="009F5B00"/>
    <w:rsid w:val="009F5C59"/>
    <w:rsid w:val="009F5EE0"/>
    <w:rsid w:val="009F62DE"/>
    <w:rsid w:val="009F65C1"/>
    <w:rsid w:val="009F708E"/>
    <w:rsid w:val="009F783D"/>
    <w:rsid w:val="009F7981"/>
    <w:rsid w:val="009F7AD7"/>
    <w:rsid w:val="009F7E0A"/>
    <w:rsid w:val="00A00BE1"/>
    <w:rsid w:val="00A00D04"/>
    <w:rsid w:val="00A00E8D"/>
    <w:rsid w:val="00A00FE7"/>
    <w:rsid w:val="00A014E6"/>
    <w:rsid w:val="00A0165A"/>
    <w:rsid w:val="00A018EF"/>
    <w:rsid w:val="00A01A45"/>
    <w:rsid w:val="00A01F04"/>
    <w:rsid w:val="00A01F94"/>
    <w:rsid w:val="00A02BC5"/>
    <w:rsid w:val="00A02F6F"/>
    <w:rsid w:val="00A03122"/>
    <w:rsid w:val="00A03A61"/>
    <w:rsid w:val="00A03DEF"/>
    <w:rsid w:val="00A04847"/>
    <w:rsid w:val="00A049CA"/>
    <w:rsid w:val="00A050E5"/>
    <w:rsid w:val="00A0543A"/>
    <w:rsid w:val="00A05624"/>
    <w:rsid w:val="00A057D7"/>
    <w:rsid w:val="00A05878"/>
    <w:rsid w:val="00A076BD"/>
    <w:rsid w:val="00A07B17"/>
    <w:rsid w:val="00A103FD"/>
    <w:rsid w:val="00A105B4"/>
    <w:rsid w:val="00A111CB"/>
    <w:rsid w:val="00A1132E"/>
    <w:rsid w:val="00A11681"/>
    <w:rsid w:val="00A11ED1"/>
    <w:rsid w:val="00A125AD"/>
    <w:rsid w:val="00A12931"/>
    <w:rsid w:val="00A12C83"/>
    <w:rsid w:val="00A13037"/>
    <w:rsid w:val="00A13FA5"/>
    <w:rsid w:val="00A148AA"/>
    <w:rsid w:val="00A15F47"/>
    <w:rsid w:val="00A16AA1"/>
    <w:rsid w:val="00A16EF6"/>
    <w:rsid w:val="00A179AB"/>
    <w:rsid w:val="00A17B45"/>
    <w:rsid w:val="00A17F6E"/>
    <w:rsid w:val="00A2034F"/>
    <w:rsid w:val="00A207BC"/>
    <w:rsid w:val="00A209A8"/>
    <w:rsid w:val="00A20E1A"/>
    <w:rsid w:val="00A213FD"/>
    <w:rsid w:val="00A22CAF"/>
    <w:rsid w:val="00A24410"/>
    <w:rsid w:val="00A24609"/>
    <w:rsid w:val="00A24C9F"/>
    <w:rsid w:val="00A24D68"/>
    <w:rsid w:val="00A24FC2"/>
    <w:rsid w:val="00A259B3"/>
    <w:rsid w:val="00A25BA4"/>
    <w:rsid w:val="00A261F7"/>
    <w:rsid w:val="00A27EFF"/>
    <w:rsid w:val="00A303EC"/>
    <w:rsid w:val="00A31383"/>
    <w:rsid w:val="00A31399"/>
    <w:rsid w:val="00A319DC"/>
    <w:rsid w:val="00A32441"/>
    <w:rsid w:val="00A324C5"/>
    <w:rsid w:val="00A32649"/>
    <w:rsid w:val="00A33326"/>
    <w:rsid w:val="00A33686"/>
    <w:rsid w:val="00A34658"/>
    <w:rsid w:val="00A34698"/>
    <w:rsid w:val="00A34987"/>
    <w:rsid w:val="00A34E46"/>
    <w:rsid w:val="00A35395"/>
    <w:rsid w:val="00A36333"/>
    <w:rsid w:val="00A36406"/>
    <w:rsid w:val="00A367A8"/>
    <w:rsid w:val="00A3683A"/>
    <w:rsid w:val="00A36F22"/>
    <w:rsid w:val="00A37786"/>
    <w:rsid w:val="00A37A2B"/>
    <w:rsid w:val="00A40444"/>
    <w:rsid w:val="00A40A76"/>
    <w:rsid w:val="00A41668"/>
    <w:rsid w:val="00A42049"/>
    <w:rsid w:val="00A43839"/>
    <w:rsid w:val="00A43DC8"/>
    <w:rsid w:val="00A44315"/>
    <w:rsid w:val="00A44796"/>
    <w:rsid w:val="00A44B94"/>
    <w:rsid w:val="00A4572B"/>
    <w:rsid w:val="00A45ACA"/>
    <w:rsid w:val="00A45BE8"/>
    <w:rsid w:val="00A45E2A"/>
    <w:rsid w:val="00A467E2"/>
    <w:rsid w:val="00A46859"/>
    <w:rsid w:val="00A46CAE"/>
    <w:rsid w:val="00A479F3"/>
    <w:rsid w:val="00A50582"/>
    <w:rsid w:val="00A51686"/>
    <w:rsid w:val="00A51CAC"/>
    <w:rsid w:val="00A51EC0"/>
    <w:rsid w:val="00A5207C"/>
    <w:rsid w:val="00A52246"/>
    <w:rsid w:val="00A5279E"/>
    <w:rsid w:val="00A53804"/>
    <w:rsid w:val="00A53A76"/>
    <w:rsid w:val="00A53ABB"/>
    <w:rsid w:val="00A542AA"/>
    <w:rsid w:val="00A54567"/>
    <w:rsid w:val="00A5517B"/>
    <w:rsid w:val="00A566CF"/>
    <w:rsid w:val="00A57420"/>
    <w:rsid w:val="00A574D1"/>
    <w:rsid w:val="00A61210"/>
    <w:rsid w:val="00A62333"/>
    <w:rsid w:val="00A63830"/>
    <w:rsid w:val="00A638C0"/>
    <w:rsid w:val="00A65B0A"/>
    <w:rsid w:val="00A65BBE"/>
    <w:rsid w:val="00A66DCD"/>
    <w:rsid w:val="00A67030"/>
    <w:rsid w:val="00A67690"/>
    <w:rsid w:val="00A70AD1"/>
    <w:rsid w:val="00A70BB7"/>
    <w:rsid w:val="00A71949"/>
    <w:rsid w:val="00A71D78"/>
    <w:rsid w:val="00A7204C"/>
    <w:rsid w:val="00A72755"/>
    <w:rsid w:val="00A73B43"/>
    <w:rsid w:val="00A740C4"/>
    <w:rsid w:val="00A74C1F"/>
    <w:rsid w:val="00A75D66"/>
    <w:rsid w:val="00A75F24"/>
    <w:rsid w:val="00A7605E"/>
    <w:rsid w:val="00A76367"/>
    <w:rsid w:val="00A764A9"/>
    <w:rsid w:val="00A76703"/>
    <w:rsid w:val="00A777B9"/>
    <w:rsid w:val="00A80DCB"/>
    <w:rsid w:val="00A810E5"/>
    <w:rsid w:val="00A817F0"/>
    <w:rsid w:val="00A82C30"/>
    <w:rsid w:val="00A82D0A"/>
    <w:rsid w:val="00A839C1"/>
    <w:rsid w:val="00A83E3D"/>
    <w:rsid w:val="00A84000"/>
    <w:rsid w:val="00A8461A"/>
    <w:rsid w:val="00A84F9A"/>
    <w:rsid w:val="00A8550F"/>
    <w:rsid w:val="00A8699A"/>
    <w:rsid w:val="00A86D3F"/>
    <w:rsid w:val="00A87020"/>
    <w:rsid w:val="00A87C2A"/>
    <w:rsid w:val="00A90E71"/>
    <w:rsid w:val="00A9126B"/>
    <w:rsid w:val="00A91A33"/>
    <w:rsid w:val="00A91DFC"/>
    <w:rsid w:val="00A91F32"/>
    <w:rsid w:val="00A9226D"/>
    <w:rsid w:val="00A925AA"/>
    <w:rsid w:val="00A92960"/>
    <w:rsid w:val="00A92E90"/>
    <w:rsid w:val="00A93E79"/>
    <w:rsid w:val="00A94697"/>
    <w:rsid w:val="00A9583D"/>
    <w:rsid w:val="00A96744"/>
    <w:rsid w:val="00A96D8C"/>
    <w:rsid w:val="00A97415"/>
    <w:rsid w:val="00A97DB8"/>
    <w:rsid w:val="00AA010F"/>
    <w:rsid w:val="00AA058E"/>
    <w:rsid w:val="00AA0627"/>
    <w:rsid w:val="00AA08EB"/>
    <w:rsid w:val="00AA2184"/>
    <w:rsid w:val="00AA24A7"/>
    <w:rsid w:val="00AA2ADA"/>
    <w:rsid w:val="00AA2B19"/>
    <w:rsid w:val="00AA2DF3"/>
    <w:rsid w:val="00AA35FF"/>
    <w:rsid w:val="00AA3682"/>
    <w:rsid w:val="00AA39F7"/>
    <w:rsid w:val="00AA3CC6"/>
    <w:rsid w:val="00AA539E"/>
    <w:rsid w:val="00AA53CA"/>
    <w:rsid w:val="00AA581F"/>
    <w:rsid w:val="00AA60C6"/>
    <w:rsid w:val="00AA67FA"/>
    <w:rsid w:val="00AA6F0F"/>
    <w:rsid w:val="00AA7222"/>
    <w:rsid w:val="00AA7A69"/>
    <w:rsid w:val="00AB0260"/>
    <w:rsid w:val="00AB1BE1"/>
    <w:rsid w:val="00AB1C86"/>
    <w:rsid w:val="00AB27E2"/>
    <w:rsid w:val="00AB4282"/>
    <w:rsid w:val="00AB462C"/>
    <w:rsid w:val="00AB4805"/>
    <w:rsid w:val="00AB4816"/>
    <w:rsid w:val="00AB4A94"/>
    <w:rsid w:val="00AB4B6B"/>
    <w:rsid w:val="00AB5A76"/>
    <w:rsid w:val="00AB6003"/>
    <w:rsid w:val="00AB694D"/>
    <w:rsid w:val="00AB6985"/>
    <w:rsid w:val="00AB7010"/>
    <w:rsid w:val="00AB743B"/>
    <w:rsid w:val="00AC0030"/>
    <w:rsid w:val="00AC1655"/>
    <w:rsid w:val="00AC1BF7"/>
    <w:rsid w:val="00AC22D1"/>
    <w:rsid w:val="00AC25E5"/>
    <w:rsid w:val="00AC266F"/>
    <w:rsid w:val="00AC2B4B"/>
    <w:rsid w:val="00AC2D3A"/>
    <w:rsid w:val="00AC3990"/>
    <w:rsid w:val="00AC3B08"/>
    <w:rsid w:val="00AC3E6B"/>
    <w:rsid w:val="00AC465F"/>
    <w:rsid w:val="00AC4C4E"/>
    <w:rsid w:val="00AC5045"/>
    <w:rsid w:val="00AC5B22"/>
    <w:rsid w:val="00AC5EA5"/>
    <w:rsid w:val="00AC673A"/>
    <w:rsid w:val="00AC6934"/>
    <w:rsid w:val="00AC6B46"/>
    <w:rsid w:val="00AC6E10"/>
    <w:rsid w:val="00AC7315"/>
    <w:rsid w:val="00AC7388"/>
    <w:rsid w:val="00AC77DD"/>
    <w:rsid w:val="00AC786D"/>
    <w:rsid w:val="00AC7F03"/>
    <w:rsid w:val="00AD0B0A"/>
    <w:rsid w:val="00AD0E80"/>
    <w:rsid w:val="00AD1EE9"/>
    <w:rsid w:val="00AD226D"/>
    <w:rsid w:val="00AD2406"/>
    <w:rsid w:val="00AD24C0"/>
    <w:rsid w:val="00AD2DBD"/>
    <w:rsid w:val="00AD30EF"/>
    <w:rsid w:val="00AD32C8"/>
    <w:rsid w:val="00AD33C2"/>
    <w:rsid w:val="00AD37D8"/>
    <w:rsid w:val="00AD3909"/>
    <w:rsid w:val="00AD3FAD"/>
    <w:rsid w:val="00AD4560"/>
    <w:rsid w:val="00AD5D54"/>
    <w:rsid w:val="00AD5F11"/>
    <w:rsid w:val="00AD67E8"/>
    <w:rsid w:val="00AD6B75"/>
    <w:rsid w:val="00AD6BA0"/>
    <w:rsid w:val="00AD6FA1"/>
    <w:rsid w:val="00AD75C7"/>
    <w:rsid w:val="00AD778D"/>
    <w:rsid w:val="00AE0E04"/>
    <w:rsid w:val="00AE2387"/>
    <w:rsid w:val="00AE2593"/>
    <w:rsid w:val="00AE2765"/>
    <w:rsid w:val="00AE276A"/>
    <w:rsid w:val="00AE323F"/>
    <w:rsid w:val="00AE34A1"/>
    <w:rsid w:val="00AE45F2"/>
    <w:rsid w:val="00AE4680"/>
    <w:rsid w:val="00AE4D7E"/>
    <w:rsid w:val="00AE4E56"/>
    <w:rsid w:val="00AE553F"/>
    <w:rsid w:val="00AE61F3"/>
    <w:rsid w:val="00AE78EB"/>
    <w:rsid w:val="00AF0263"/>
    <w:rsid w:val="00AF0650"/>
    <w:rsid w:val="00AF0CCC"/>
    <w:rsid w:val="00AF102F"/>
    <w:rsid w:val="00AF14FA"/>
    <w:rsid w:val="00AF21FE"/>
    <w:rsid w:val="00AF245B"/>
    <w:rsid w:val="00AF29F5"/>
    <w:rsid w:val="00AF2D9A"/>
    <w:rsid w:val="00AF2F81"/>
    <w:rsid w:val="00AF31A2"/>
    <w:rsid w:val="00AF3AEA"/>
    <w:rsid w:val="00AF3F1C"/>
    <w:rsid w:val="00AF4233"/>
    <w:rsid w:val="00AF42D0"/>
    <w:rsid w:val="00AF45A2"/>
    <w:rsid w:val="00AF47C4"/>
    <w:rsid w:val="00AF5082"/>
    <w:rsid w:val="00AF50AF"/>
    <w:rsid w:val="00AF5372"/>
    <w:rsid w:val="00AF58F6"/>
    <w:rsid w:val="00AF64EB"/>
    <w:rsid w:val="00AF6758"/>
    <w:rsid w:val="00AF6842"/>
    <w:rsid w:val="00AF71F2"/>
    <w:rsid w:val="00AF780A"/>
    <w:rsid w:val="00AF7EAF"/>
    <w:rsid w:val="00B001BC"/>
    <w:rsid w:val="00B01FF8"/>
    <w:rsid w:val="00B02128"/>
    <w:rsid w:val="00B02919"/>
    <w:rsid w:val="00B0292D"/>
    <w:rsid w:val="00B030F1"/>
    <w:rsid w:val="00B031F5"/>
    <w:rsid w:val="00B04173"/>
    <w:rsid w:val="00B0494C"/>
    <w:rsid w:val="00B04DCD"/>
    <w:rsid w:val="00B05993"/>
    <w:rsid w:val="00B05C9B"/>
    <w:rsid w:val="00B06214"/>
    <w:rsid w:val="00B0724D"/>
    <w:rsid w:val="00B1021E"/>
    <w:rsid w:val="00B1079B"/>
    <w:rsid w:val="00B10835"/>
    <w:rsid w:val="00B1084B"/>
    <w:rsid w:val="00B11253"/>
    <w:rsid w:val="00B115F3"/>
    <w:rsid w:val="00B11607"/>
    <w:rsid w:val="00B139A7"/>
    <w:rsid w:val="00B13A31"/>
    <w:rsid w:val="00B14C4D"/>
    <w:rsid w:val="00B14CF7"/>
    <w:rsid w:val="00B14D70"/>
    <w:rsid w:val="00B14E2B"/>
    <w:rsid w:val="00B15492"/>
    <w:rsid w:val="00B156F1"/>
    <w:rsid w:val="00B15E08"/>
    <w:rsid w:val="00B16282"/>
    <w:rsid w:val="00B162CC"/>
    <w:rsid w:val="00B16A2B"/>
    <w:rsid w:val="00B1724A"/>
    <w:rsid w:val="00B17A0A"/>
    <w:rsid w:val="00B204AD"/>
    <w:rsid w:val="00B211F2"/>
    <w:rsid w:val="00B215F7"/>
    <w:rsid w:val="00B21D74"/>
    <w:rsid w:val="00B2223E"/>
    <w:rsid w:val="00B223B1"/>
    <w:rsid w:val="00B2280D"/>
    <w:rsid w:val="00B238FF"/>
    <w:rsid w:val="00B24309"/>
    <w:rsid w:val="00B24734"/>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336"/>
    <w:rsid w:val="00B337A7"/>
    <w:rsid w:val="00B33C80"/>
    <w:rsid w:val="00B33FFB"/>
    <w:rsid w:val="00B34115"/>
    <w:rsid w:val="00B3416E"/>
    <w:rsid w:val="00B34271"/>
    <w:rsid w:val="00B34B2C"/>
    <w:rsid w:val="00B34C99"/>
    <w:rsid w:val="00B35C91"/>
    <w:rsid w:val="00B35FDB"/>
    <w:rsid w:val="00B37DC7"/>
    <w:rsid w:val="00B37FC8"/>
    <w:rsid w:val="00B40948"/>
    <w:rsid w:val="00B40A3B"/>
    <w:rsid w:val="00B4136A"/>
    <w:rsid w:val="00B4162D"/>
    <w:rsid w:val="00B42180"/>
    <w:rsid w:val="00B42485"/>
    <w:rsid w:val="00B427FA"/>
    <w:rsid w:val="00B4398F"/>
    <w:rsid w:val="00B43A98"/>
    <w:rsid w:val="00B44168"/>
    <w:rsid w:val="00B45C59"/>
    <w:rsid w:val="00B4609C"/>
    <w:rsid w:val="00B4627D"/>
    <w:rsid w:val="00B46630"/>
    <w:rsid w:val="00B46857"/>
    <w:rsid w:val="00B468FE"/>
    <w:rsid w:val="00B47457"/>
    <w:rsid w:val="00B4779D"/>
    <w:rsid w:val="00B47E01"/>
    <w:rsid w:val="00B47E22"/>
    <w:rsid w:val="00B47F77"/>
    <w:rsid w:val="00B501AA"/>
    <w:rsid w:val="00B5120A"/>
    <w:rsid w:val="00B519EA"/>
    <w:rsid w:val="00B521AC"/>
    <w:rsid w:val="00B5225E"/>
    <w:rsid w:val="00B52428"/>
    <w:rsid w:val="00B52C67"/>
    <w:rsid w:val="00B52EB9"/>
    <w:rsid w:val="00B52F19"/>
    <w:rsid w:val="00B52FA5"/>
    <w:rsid w:val="00B536C2"/>
    <w:rsid w:val="00B53B59"/>
    <w:rsid w:val="00B53E9B"/>
    <w:rsid w:val="00B53EB6"/>
    <w:rsid w:val="00B54B21"/>
    <w:rsid w:val="00B55127"/>
    <w:rsid w:val="00B55336"/>
    <w:rsid w:val="00B55AE2"/>
    <w:rsid w:val="00B55BBF"/>
    <w:rsid w:val="00B55D2E"/>
    <w:rsid w:val="00B55E6C"/>
    <w:rsid w:val="00B5605A"/>
    <w:rsid w:val="00B5623A"/>
    <w:rsid w:val="00B5638C"/>
    <w:rsid w:val="00B56A95"/>
    <w:rsid w:val="00B56AF9"/>
    <w:rsid w:val="00B56CD6"/>
    <w:rsid w:val="00B56EEF"/>
    <w:rsid w:val="00B5746D"/>
    <w:rsid w:val="00B57471"/>
    <w:rsid w:val="00B57699"/>
    <w:rsid w:val="00B577B5"/>
    <w:rsid w:val="00B57C51"/>
    <w:rsid w:val="00B60455"/>
    <w:rsid w:val="00B614E4"/>
    <w:rsid w:val="00B6161F"/>
    <w:rsid w:val="00B620A5"/>
    <w:rsid w:val="00B6279D"/>
    <w:rsid w:val="00B62D0E"/>
    <w:rsid w:val="00B632FE"/>
    <w:rsid w:val="00B645A0"/>
    <w:rsid w:val="00B648F3"/>
    <w:rsid w:val="00B64E38"/>
    <w:rsid w:val="00B650FA"/>
    <w:rsid w:val="00B65919"/>
    <w:rsid w:val="00B65D5A"/>
    <w:rsid w:val="00B6623A"/>
    <w:rsid w:val="00B6645C"/>
    <w:rsid w:val="00B66718"/>
    <w:rsid w:val="00B66BF8"/>
    <w:rsid w:val="00B67B0D"/>
    <w:rsid w:val="00B67FD8"/>
    <w:rsid w:val="00B7024A"/>
    <w:rsid w:val="00B70318"/>
    <w:rsid w:val="00B703A6"/>
    <w:rsid w:val="00B704B9"/>
    <w:rsid w:val="00B70556"/>
    <w:rsid w:val="00B7107F"/>
    <w:rsid w:val="00B717E3"/>
    <w:rsid w:val="00B721CA"/>
    <w:rsid w:val="00B7276C"/>
    <w:rsid w:val="00B72C99"/>
    <w:rsid w:val="00B7344D"/>
    <w:rsid w:val="00B73A7B"/>
    <w:rsid w:val="00B73DCE"/>
    <w:rsid w:val="00B745BF"/>
    <w:rsid w:val="00B76A35"/>
    <w:rsid w:val="00B76CE3"/>
    <w:rsid w:val="00B772FD"/>
    <w:rsid w:val="00B81DAB"/>
    <w:rsid w:val="00B8220B"/>
    <w:rsid w:val="00B822A2"/>
    <w:rsid w:val="00B827F2"/>
    <w:rsid w:val="00B82855"/>
    <w:rsid w:val="00B83604"/>
    <w:rsid w:val="00B839AD"/>
    <w:rsid w:val="00B843D8"/>
    <w:rsid w:val="00B84669"/>
    <w:rsid w:val="00B852C3"/>
    <w:rsid w:val="00B866F6"/>
    <w:rsid w:val="00B869F6"/>
    <w:rsid w:val="00B87246"/>
    <w:rsid w:val="00B8737C"/>
    <w:rsid w:val="00B8738A"/>
    <w:rsid w:val="00B910B5"/>
    <w:rsid w:val="00B91EA4"/>
    <w:rsid w:val="00B924CF"/>
    <w:rsid w:val="00B9265F"/>
    <w:rsid w:val="00B92EBF"/>
    <w:rsid w:val="00B937AD"/>
    <w:rsid w:val="00B9405E"/>
    <w:rsid w:val="00B947CB"/>
    <w:rsid w:val="00B9530F"/>
    <w:rsid w:val="00B95C09"/>
    <w:rsid w:val="00B95FD8"/>
    <w:rsid w:val="00B96DDE"/>
    <w:rsid w:val="00B97096"/>
    <w:rsid w:val="00B97AE6"/>
    <w:rsid w:val="00BA0762"/>
    <w:rsid w:val="00BA13AF"/>
    <w:rsid w:val="00BA1517"/>
    <w:rsid w:val="00BA2C86"/>
    <w:rsid w:val="00BA310E"/>
    <w:rsid w:val="00BA32D4"/>
    <w:rsid w:val="00BA3524"/>
    <w:rsid w:val="00BA384B"/>
    <w:rsid w:val="00BA4981"/>
    <w:rsid w:val="00BA5284"/>
    <w:rsid w:val="00BA53CB"/>
    <w:rsid w:val="00BA55D6"/>
    <w:rsid w:val="00BA5BDE"/>
    <w:rsid w:val="00BA6365"/>
    <w:rsid w:val="00BA64C9"/>
    <w:rsid w:val="00BA6A5E"/>
    <w:rsid w:val="00BA7667"/>
    <w:rsid w:val="00BA7BAE"/>
    <w:rsid w:val="00BB268A"/>
    <w:rsid w:val="00BB2755"/>
    <w:rsid w:val="00BB3C5B"/>
    <w:rsid w:val="00BB3E79"/>
    <w:rsid w:val="00BB3F84"/>
    <w:rsid w:val="00BB4425"/>
    <w:rsid w:val="00BB4956"/>
    <w:rsid w:val="00BB4EC3"/>
    <w:rsid w:val="00BB4F75"/>
    <w:rsid w:val="00BB522E"/>
    <w:rsid w:val="00BB55AA"/>
    <w:rsid w:val="00BB57EC"/>
    <w:rsid w:val="00BB5A14"/>
    <w:rsid w:val="00BB6191"/>
    <w:rsid w:val="00BB6229"/>
    <w:rsid w:val="00BB6305"/>
    <w:rsid w:val="00BB6B69"/>
    <w:rsid w:val="00BB6DB5"/>
    <w:rsid w:val="00BB7ADC"/>
    <w:rsid w:val="00BB7BC1"/>
    <w:rsid w:val="00BC0451"/>
    <w:rsid w:val="00BC1313"/>
    <w:rsid w:val="00BC1CDD"/>
    <w:rsid w:val="00BC236F"/>
    <w:rsid w:val="00BC2A2F"/>
    <w:rsid w:val="00BC31B0"/>
    <w:rsid w:val="00BC3547"/>
    <w:rsid w:val="00BC4C58"/>
    <w:rsid w:val="00BC4D2B"/>
    <w:rsid w:val="00BC560B"/>
    <w:rsid w:val="00BC59E2"/>
    <w:rsid w:val="00BC6CC9"/>
    <w:rsid w:val="00BC70E6"/>
    <w:rsid w:val="00BC719C"/>
    <w:rsid w:val="00BD11FF"/>
    <w:rsid w:val="00BD148C"/>
    <w:rsid w:val="00BD14F8"/>
    <w:rsid w:val="00BD186B"/>
    <w:rsid w:val="00BD1A57"/>
    <w:rsid w:val="00BD2C0C"/>
    <w:rsid w:val="00BD2F36"/>
    <w:rsid w:val="00BD3AE1"/>
    <w:rsid w:val="00BD3F8D"/>
    <w:rsid w:val="00BD4290"/>
    <w:rsid w:val="00BD4398"/>
    <w:rsid w:val="00BD45BF"/>
    <w:rsid w:val="00BD4B5F"/>
    <w:rsid w:val="00BD558E"/>
    <w:rsid w:val="00BD5A2A"/>
    <w:rsid w:val="00BD5CA4"/>
    <w:rsid w:val="00BD6E79"/>
    <w:rsid w:val="00BD708A"/>
    <w:rsid w:val="00BD74F4"/>
    <w:rsid w:val="00BE06DC"/>
    <w:rsid w:val="00BE0B08"/>
    <w:rsid w:val="00BE1969"/>
    <w:rsid w:val="00BE22A8"/>
    <w:rsid w:val="00BE22EB"/>
    <w:rsid w:val="00BE236D"/>
    <w:rsid w:val="00BE280F"/>
    <w:rsid w:val="00BE2ED7"/>
    <w:rsid w:val="00BE2FFD"/>
    <w:rsid w:val="00BE3426"/>
    <w:rsid w:val="00BE3C99"/>
    <w:rsid w:val="00BE42B4"/>
    <w:rsid w:val="00BE4AD9"/>
    <w:rsid w:val="00BE5A61"/>
    <w:rsid w:val="00BE5E21"/>
    <w:rsid w:val="00BE6971"/>
    <w:rsid w:val="00BE74CB"/>
    <w:rsid w:val="00BE7C01"/>
    <w:rsid w:val="00BF08DD"/>
    <w:rsid w:val="00BF12CD"/>
    <w:rsid w:val="00BF1FB5"/>
    <w:rsid w:val="00BF2141"/>
    <w:rsid w:val="00BF2379"/>
    <w:rsid w:val="00BF2977"/>
    <w:rsid w:val="00BF38ED"/>
    <w:rsid w:val="00BF3F49"/>
    <w:rsid w:val="00BF484D"/>
    <w:rsid w:val="00BF4CC6"/>
    <w:rsid w:val="00BF4F01"/>
    <w:rsid w:val="00BF4F2C"/>
    <w:rsid w:val="00BF516B"/>
    <w:rsid w:val="00BF5283"/>
    <w:rsid w:val="00BF5342"/>
    <w:rsid w:val="00BF5586"/>
    <w:rsid w:val="00BF65CC"/>
    <w:rsid w:val="00BF6669"/>
    <w:rsid w:val="00BF6B6E"/>
    <w:rsid w:val="00C00448"/>
    <w:rsid w:val="00C00D7C"/>
    <w:rsid w:val="00C00E5A"/>
    <w:rsid w:val="00C021DC"/>
    <w:rsid w:val="00C03091"/>
    <w:rsid w:val="00C03534"/>
    <w:rsid w:val="00C03BC9"/>
    <w:rsid w:val="00C03F39"/>
    <w:rsid w:val="00C04253"/>
    <w:rsid w:val="00C044BF"/>
    <w:rsid w:val="00C0577E"/>
    <w:rsid w:val="00C06EDB"/>
    <w:rsid w:val="00C0700A"/>
    <w:rsid w:val="00C07193"/>
    <w:rsid w:val="00C07216"/>
    <w:rsid w:val="00C07486"/>
    <w:rsid w:val="00C109FD"/>
    <w:rsid w:val="00C10A02"/>
    <w:rsid w:val="00C10B2F"/>
    <w:rsid w:val="00C112BE"/>
    <w:rsid w:val="00C11B8C"/>
    <w:rsid w:val="00C11CAF"/>
    <w:rsid w:val="00C1255D"/>
    <w:rsid w:val="00C12DFD"/>
    <w:rsid w:val="00C13263"/>
    <w:rsid w:val="00C145EE"/>
    <w:rsid w:val="00C14722"/>
    <w:rsid w:val="00C14C51"/>
    <w:rsid w:val="00C150A0"/>
    <w:rsid w:val="00C15394"/>
    <w:rsid w:val="00C160BD"/>
    <w:rsid w:val="00C16150"/>
    <w:rsid w:val="00C16944"/>
    <w:rsid w:val="00C16C66"/>
    <w:rsid w:val="00C16DB2"/>
    <w:rsid w:val="00C1721E"/>
    <w:rsid w:val="00C173C9"/>
    <w:rsid w:val="00C17529"/>
    <w:rsid w:val="00C178FB"/>
    <w:rsid w:val="00C179C0"/>
    <w:rsid w:val="00C20C54"/>
    <w:rsid w:val="00C212CB"/>
    <w:rsid w:val="00C21890"/>
    <w:rsid w:val="00C22A93"/>
    <w:rsid w:val="00C22BD2"/>
    <w:rsid w:val="00C23076"/>
    <w:rsid w:val="00C24AA0"/>
    <w:rsid w:val="00C24BBE"/>
    <w:rsid w:val="00C24E41"/>
    <w:rsid w:val="00C251DD"/>
    <w:rsid w:val="00C25A43"/>
    <w:rsid w:val="00C25F9D"/>
    <w:rsid w:val="00C26122"/>
    <w:rsid w:val="00C26808"/>
    <w:rsid w:val="00C27090"/>
    <w:rsid w:val="00C27419"/>
    <w:rsid w:val="00C27587"/>
    <w:rsid w:val="00C279AE"/>
    <w:rsid w:val="00C27AF8"/>
    <w:rsid w:val="00C27B1C"/>
    <w:rsid w:val="00C30375"/>
    <w:rsid w:val="00C30ABF"/>
    <w:rsid w:val="00C32574"/>
    <w:rsid w:val="00C32F7C"/>
    <w:rsid w:val="00C331A0"/>
    <w:rsid w:val="00C3344D"/>
    <w:rsid w:val="00C349A7"/>
    <w:rsid w:val="00C34BFC"/>
    <w:rsid w:val="00C34F55"/>
    <w:rsid w:val="00C3502B"/>
    <w:rsid w:val="00C35669"/>
    <w:rsid w:val="00C358B5"/>
    <w:rsid w:val="00C3591C"/>
    <w:rsid w:val="00C35F58"/>
    <w:rsid w:val="00C36618"/>
    <w:rsid w:val="00C36F77"/>
    <w:rsid w:val="00C37D1A"/>
    <w:rsid w:val="00C41120"/>
    <w:rsid w:val="00C42343"/>
    <w:rsid w:val="00C4281C"/>
    <w:rsid w:val="00C42D0D"/>
    <w:rsid w:val="00C43417"/>
    <w:rsid w:val="00C443C4"/>
    <w:rsid w:val="00C452B3"/>
    <w:rsid w:val="00C45646"/>
    <w:rsid w:val="00C458A9"/>
    <w:rsid w:val="00C45D66"/>
    <w:rsid w:val="00C45DCF"/>
    <w:rsid w:val="00C4678E"/>
    <w:rsid w:val="00C469C8"/>
    <w:rsid w:val="00C475D5"/>
    <w:rsid w:val="00C502F2"/>
    <w:rsid w:val="00C5036E"/>
    <w:rsid w:val="00C51323"/>
    <w:rsid w:val="00C516E5"/>
    <w:rsid w:val="00C52109"/>
    <w:rsid w:val="00C52FA5"/>
    <w:rsid w:val="00C534AA"/>
    <w:rsid w:val="00C5368C"/>
    <w:rsid w:val="00C53F89"/>
    <w:rsid w:val="00C543E3"/>
    <w:rsid w:val="00C54415"/>
    <w:rsid w:val="00C54442"/>
    <w:rsid w:val="00C54D04"/>
    <w:rsid w:val="00C54E46"/>
    <w:rsid w:val="00C55102"/>
    <w:rsid w:val="00C552E1"/>
    <w:rsid w:val="00C55558"/>
    <w:rsid w:val="00C55618"/>
    <w:rsid w:val="00C55A8A"/>
    <w:rsid w:val="00C55B26"/>
    <w:rsid w:val="00C55BB5"/>
    <w:rsid w:val="00C56145"/>
    <w:rsid w:val="00C56585"/>
    <w:rsid w:val="00C5670A"/>
    <w:rsid w:val="00C56712"/>
    <w:rsid w:val="00C57540"/>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EE5"/>
    <w:rsid w:val="00C62EEB"/>
    <w:rsid w:val="00C63318"/>
    <w:rsid w:val="00C63608"/>
    <w:rsid w:val="00C63AC4"/>
    <w:rsid w:val="00C63C61"/>
    <w:rsid w:val="00C64436"/>
    <w:rsid w:val="00C64CFC"/>
    <w:rsid w:val="00C65B46"/>
    <w:rsid w:val="00C65BA7"/>
    <w:rsid w:val="00C66236"/>
    <w:rsid w:val="00C66DCF"/>
    <w:rsid w:val="00C672A0"/>
    <w:rsid w:val="00C67576"/>
    <w:rsid w:val="00C678F1"/>
    <w:rsid w:val="00C67A9D"/>
    <w:rsid w:val="00C706D7"/>
    <w:rsid w:val="00C70EFC"/>
    <w:rsid w:val="00C70F91"/>
    <w:rsid w:val="00C713D2"/>
    <w:rsid w:val="00C72A40"/>
    <w:rsid w:val="00C737E2"/>
    <w:rsid w:val="00C73E25"/>
    <w:rsid w:val="00C74984"/>
    <w:rsid w:val="00C749AC"/>
    <w:rsid w:val="00C749BE"/>
    <w:rsid w:val="00C75C9F"/>
    <w:rsid w:val="00C75DD6"/>
    <w:rsid w:val="00C7681E"/>
    <w:rsid w:val="00C77108"/>
    <w:rsid w:val="00C7767F"/>
    <w:rsid w:val="00C77D05"/>
    <w:rsid w:val="00C80283"/>
    <w:rsid w:val="00C80836"/>
    <w:rsid w:val="00C80E3E"/>
    <w:rsid w:val="00C811C7"/>
    <w:rsid w:val="00C816D2"/>
    <w:rsid w:val="00C81803"/>
    <w:rsid w:val="00C81B12"/>
    <w:rsid w:val="00C82130"/>
    <w:rsid w:val="00C834E5"/>
    <w:rsid w:val="00C83793"/>
    <w:rsid w:val="00C83CA6"/>
    <w:rsid w:val="00C85386"/>
    <w:rsid w:val="00C8568D"/>
    <w:rsid w:val="00C85747"/>
    <w:rsid w:val="00C85942"/>
    <w:rsid w:val="00C85A21"/>
    <w:rsid w:val="00C85C09"/>
    <w:rsid w:val="00C85FC2"/>
    <w:rsid w:val="00C8682D"/>
    <w:rsid w:val="00C868FB"/>
    <w:rsid w:val="00C878B1"/>
    <w:rsid w:val="00C87D22"/>
    <w:rsid w:val="00C87F8C"/>
    <w:rsid w:val="00C914BB"/>
    <w:rsid w:val="00C920FF"/>
    <w:rsid w:val="00C921A0"/>
    <w:rsid w:val="00C92833"/>
    <w:rsid w:val="00C92D63"/>
    <w:rsid w:val="00C93222"/>
    <w:rsid w:val="00C93494"/>
    <w:rsid w:val="00C93F32"/>
    <w:rsid w:val="00C9444E"/>
    <w:rsid w:val="00C94B61"/>
    <w:rsid w:val="00C94FCB"/>
    <w:rsid w:val="00C96E78"/>
    <w:rsid w:val="00C973FE"/>
    <w:rsid w:val="00CA0022"/>
    <w:rsid w:val="00CA065A"/>
    <w:rsid w:val="00CA06D5"/>
    <w:rsid w:val="00CA0760"/>
    <w:rsid w:val="00CA0A20"/>
    <w:rsid w:val="00CA2253"/>
    <w:rsid w:val="00CA38B2"/>
    <w:rsid w:val="00CA3A8F"/>
    <w:rsid w:val="00CA3E8B"/>
    <w:rsid w:val="00CA3ED5"/>
    <w:rsid w:val="00CA43A6"/>
    <w:rsid w:val="00CA4FC9"/>
    <w:rsid w:val="00CA5138"/>
    <w:rsid w:val="00CA55E3"/>
    <w:rsid w:val="00CA5D3E"/>
    <w:rsid w:val="00CA6352"/>
    <w:rsid w:val="00CA6481"/>
    <w:rsid w:val="00CA6844"/>
    <w:rsid w:val="00CA7DB2"/>
    <w:rsid w:val="00CB080F"/>
    <w:rsid w:val="00CB0995"/>
    <w:rsid w:val="00CB0AEA"/>
    <w:rsid w:val="00CB181A"/>
    <w:rsid w:val="00CB1D8C"/>
    <w:rsid w:val="00CB27E9"/>
    <w:rsid w:val="00CB2977"/>
    <w:rsid w:val="00CB2B9F"/>
    <w:rsid w:val="00CB32A3"/>
    <w:rsid w:val="00CB3526"/>
    <w:rsid w:val="00CB3855"/>
    <w:rsid w:val="00CB4A86"/>
    <w:rsid w:val="00CB566D"/>
    <w:rsid w:val="00CB5A7C"/>
    <w:rsid w:val="00CB66E1"/>
    <w:rsid w:val="00CB712A"/>
    <w:rsid w:val="00CC0365"/>
    <w:rsid w:val="00CC0398"/>
    <w:rsid w:val="00CC0521"/>
    <w:rsid w:val="00CC0BAB"/>
    <w:rsid w:val="00CC1882"/>
    <w:rsid w:val="00CC1CB0"/>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755"/>
    <w:rsid w:val="00CD4092"/>
    <w:rsid w:val="00CD524A"/>
    <w:rsid w:val="00CD53E9"/>
    <w:rsid w:val="00CD5450"/>
    <w:rsid w:val="00CD5F80"/>
    <w:rsid w:val="00CD6026"/>
    <w:rsid w:val="00CD63D0"/>
    <w:rsid w:val="00CD6A86"/>
    <w:rsid w:val="00CD6F13"/>
    <w:rsid w:val="00CD6FB9"/>
    <w:rsid w:val="00CD79A1"/>
    <w:rsid w:val="00CD7D98"/>
    <w:rsid w:val="00CE09DF"/>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BF0"/>
    <w:rsid w:val="00CE5613"/>
    <w:rsid w:val="00CE5969"/>
    <w:rsid w:val="00CE5DCB"/>
    <w:rsid w:val="00CE6E50"/>
    <w:rsid w:val="00CE74B5"/>
    <w:rsid w:val="00CE7825"/>
    <w:rsid w:val="00CF0CC8"/>
    <w:rsid w:val="00CF0E28"/>
    <w:rsid w:val="00CF0F9A"/>
    <w:rsid w:val="00CF0FAA"/>
    <w:rsid w:val="00CF11BD"/>
    <w:rsid w:val="00CF1FDA"/>
    <w:rsid w:val="00CF238D"/>
    <w:rsid w:val="00CF29BB"/>
    <w:rsid w:val="00CF2BCD"/>
    <w:rsid w:val="00CF2BD9"/>
    <w:rsid w:val="00CF2BFA"/>
    <w:rsid w:val="00CF2ED8"/>
    <w:rsid w:val="00CF34E3"/>
    <w:rsid w:val="00CF37A0"/>
    <w:rsid w:val="00CF4597"/>
    <w:rsid w:val="00CF4B17"/>
    <w:rsid w:val="00CF5782"/>
    <w:rsid w:val="00CF738B"/>
    <w:rsid w:val="00CF7BBF"/>
    <w:rsid w:val="00CF7E03"/>
    <w:rsid w:val="00CF7ECC"/>
    <w:rsid w:val="00D005C7"/>
    <w:rsid w:val="00D005E2"/>
    <w:rsid w:val="00D00CA1"/>
    <w:rsid w:val="00D01334"/>
    <w:rsid w:val="00D01935"/>
    <w:rsid w:val="00D0199E"/>
    <w:rsid w:val="00D01FD3"/>
    <w:rsid w:val="00D02189"/>
    <w:rsid w:val="00D035C2"/>
    <w:rsid w:val="00D038DD"/>
    <w:rsid w:val="00D04258"/>
    <w:rsid w:val="00D04776"/>
    <w:rsid w:val="00D056FF"/>
    <w:rsid w:val="00D058DF"/>
    <w:rsid w:val="00D0637A"/>
    <w:rsid w:val="00D0697C"/>
    <w:rsid w:val="00D06B7B"/>
    <w:rsid w:val="00D06CBD"/>
    <w:rsid w:val="00D073A1"/>
    <w:rsid w:val="00D073E5"/>
    <w:rsid w:val="00D075EB"/>
    <w:rsid w:val="00D0764F"/>
    <w:rsid w:val="00D07715"/>
    <w:rsid w:val="00D106EB"/>
    <w:rsid w:val="00D1094B"/>
    <w:rsid w:val="00D10E15"/>
    <w:rsid w:val="00D11825"/>
    <w:rsid w:val="00D11ADD"/>
    <w:rsid w:val="00D11BB2"/>
    <w:rsid w:val="00D11EAD"/>
    <w:rsid w:val="00D1219C"/>
    <w:rsid w:val="00D12D6B"/>
    <w:rsid w:val="00D139A8"/>
    <w:rsid w:val="00D13A0E"/>
    <w:rsid w:val="00D13BF7"/>
    <w:rsid w:val="00D141E7"/>
    <w:rsid w:val="00D143FF"/>
    <w:rsid w:val="00D147C8"/>
    <w:rsid w:val="00D157C0"/>
    <w:rsid w:val="00D15E82"/>
    <w:rsid w:val="00D16408"/>
    <w:rsid w:val="00D164B7"/>
    <w:rsid w:val="00D16519"/>
    <w:rsid w:val="00D1656F"/>
    <w:rsid w:val="00D16625"/>
    <w:rsid w:val="00D1666B"/>
    <w:rsid w:val="00D1693F"/>
    <w:rsid w:val="00D17F52"/>
    <w:rsid w:val="00D20AA3"/>
    <w:rsid w:val="00D20DDF"/>
    <w:rsid w:val="00D210B8"/>
    <w:rsid w:val="00D21328"/>
    <w:rsid w:val="00D21905"/>
    <w:rsid w:val="00D21B77"/>
    <w:rsid w:val="00D220C2"/>
    <w:rsid w:val="00D2304A"/>
    <w:rsid w:val="00D230B9"/>
    <w:rsid w:val="00D2318F"/>
    <w:rsid w:val="00D23401"/>
    <w:rsid w:val="00D23ABB"/>
    <w:rsid w:val="00D23C84"/>
    <w:rsid w:val="00D25373"/>
    <w:rsid w:val="00D257A0"/>
    <w:rsid w:val="00D25B4B"/>
    <w:rsid w:val="00D2637C"/>
    <w:rsid w:val="00D26576"/>
    <w:rsid w:val="00D266FA"/>
    <w:rsid w:val="00D26CE2"/>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697"/>
    <w:rsid w:val="00D35B00"/>
    <w:rsid w:val="00D36035"/>
    <w:rsid w:val="00D36661"/>
    <w:rsid w:val="00D376C5"/>
    <w:rsid w:val="00D3778B"/>
    <w:rsid w:val="00D379C1"/>
    <w:rsid w:val="00D37F2D"/>
    <w:rsid w:val="00D40087"/>
    <w:rsid w:val="00D404EA"/>
    <w:rsid w:val="00D404ED"/>
    <w:rsid w:val="00D41032"/>
    <w:rsid w:val="00D41821"/>
    <w:rsid w:val="00D418D6"/>
    <w:rsid w:val="00D41A3D"/>
    <w:rsid w:val="00D423F6"/>
    <w:rsid w:val="00D423F8"/>
    <w:rsid w:val="00D42544"/>
    <w:rsid w:val="00D4370B"/>
    <w:rsid w:val="00D43EC7"/>
    <w:rsid w:val="00D44C2E"/>
    <w:rsid w:val="00D4576A"/>
    <w:rsid w:val="00D4586C"/>
    <w:rsid w:val="00D46F9C"/>
    <w:rsid w:val="00D471A0"/>
    <w:rsid w:val="00D47A7C"/>
    <w:rsid w:val="00D50741"/>
    <w:rsid w:val="00D51160"/>
    <w:rsid w:val="00D516B1"/>
    <w:rsid w:val="00D51D62"/>
    <w:rsid w:val="00D51E5A"/>
    <w:rsid w:val="00D51FCD"/>
    <w:rsid w:val="00D520F2"/>
    <w:rsid w:val="00D5258B"/>
    <w:rsid w:val="00D53FA2"/>
    <w:rsid w:val="00D54066"/>
    <w:rsid w:val="00D5418B"/>
    <w:rsid w:val="00D54205"/>
    <w:rsid w:val="00D54496"/>
    <w:rsid w:val="00D546EC"/>
    <w:rsid w:val="00D552B9"/>
    <w:rsid w:val="00D56188"/>
    <w:rsid w:val="00D56515"/>
    <w:rsid w:val="00D56E1F"/>
    <w:rsid w:val="00D57457"/>
    <w:rsid w:val="00D574D8"/>
    <w:rsid w:val="00D576F3"/>
    <w:rsid w:val="00D5780D"/>
    <w:rsid w:val="00D578CF"/>
    <w:rsid w:val="00D57A42"/>
    <w:rsid w:val="00D57C45"/>
    <w:rsid w:val="00D60447"/>
    <w:rsid w:val="00D60E21"/>
    <w:rsid w:val="00D62847"/>
    <w:rsid w:val="00D628C8"/>
    <w:rsid w:val="00D62A76"/>
    <w:rsid w:val="00D62B08"/>
    <w:rsid w:val="00D62E48"/>
    <w:rsid w:val="00D630A7"/>
    <w:rsid w:val="00D63659"/>
    <w:rsid w:val="00D63D3A"/>
    <w:rsid w:val="00D65DAE"/>
    <w:rsid w:val="00D65F7E"/>
    <w:rsid w:val="00D67E4A"/>
    <w:rsid w:val="00D67F8B"/>
    <w:rsid w:val="00D70295"/>
    <w:rsid w:val="00D704CC"/>
    <w:rsid w:val="00D70E60"/>
    <w:rsid w:val="00D7180E"/>
    <w:rsid w:val="00D72972"/>
    <w:rsid w:val="00D7364E"/>
    <w:rsid w:val="00D73953"/>
    <w:rsid w:val="00D73E97"/>
    <w:rsid w:val="00D73F2E"/>
    <w:rsid w:val="00D7479E"/>
    <w:rsid w:val="00D74F4C"/>
    <w:rsid w:val="00D7556D"/>
    <w:rsid w:val="00D75F74"/>
    <w:rsid w:val="00D7630D"/>
    <w:rsid w:val="00D7677D"/>
    <w:rsid w:val="00D767A1"/>
    <w:rsid w:val="00D77997"/>
    <w:rsid w:val="00D779B9"/>
    <w:rsid w:val="00D806BE"/>
    <w:rsid w:val="00D8074F"/>
    <w:rsid w:val="00D80A28"/>
    <w:rsid w:val="00D80B9A"/>
    <w:rsid w:val="00D80B9D"/>
    <w:rsid w:val="00D81603"/>
    <w:rsid w:val="00D82D52"/>
    <w:rsid w:val="00D82F65"/>
    <w:rsid w:val="00D831B9"/>
    <w:rsid w:val="00D83411"/>
    <w:rsid w:val="00D83790"/>
    <w:rsid w:val="00D83AE4"/>
    <w:rsid w:val="00D83C52"/>
    <w:rsid w:val="00D845F0"/>
    <w:rsid w:val="00D84697"/>
    <w:rsid w:val="00D848AB"/>
    <w:rsid w:val="00D84F63"/>
    <w:rsid w:val="00D85754"/>
    <w:rsid w:val="00D8588B"/>
    <w:rsid w:val="00D85913"/>
    <w:rsid w:val="00D85970"/>
    <w:rsid w:val="00D85A4D"/>
    <w:rsid w:val="00D85D4E"/>
    <w:rsid w:val="00D878D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D77"/>
    <w:rsid w:val="00D9411B"/>
    <w:rsid w:val="00D94DAA"/>
    <w:rsid w:val="00D954C6"/>
    <w:rsid w:val="00D95C49"/>
    <w:rsid w:val="00D976BF"/>
    <w:rsid w:val="00DA05E0"/>
    <w:rsid w:val="00DA09F4"/>
    <w:rsid w:val="00DA0A8B"/>
    <w:rsid w:val="00DA0BE8"/>
    <w:rsid w:val="00DA0EDE"/>
    <w:rsid w:val="00DA15D9"/>
    <w:rsid w:val="00DA1E8D"/>
    <w:rsid w:val="00DA20C1"/>
    <w:rsid w:val="00DA2371"/>
    <w:rsid w:val="00DA2A72"/>
    <w:rsid w:val="00DA34C9"/>
    <w:rsid w:val="00DA371D"/>
    <w:rsid w:val="00DA40C9"/>
    <w:rsid w:val="00DA4724"/>
    <w:rsid w:val="00DA646C"/>
    <w:rsid w:val="00DA7D46"/>
    <w:rsid w:val="00DB013F"/>
    <w:rsid w:val="00DB017E"/>
    <w:rsid w:val="00DB0B6A"/>
    <w:rsid w:val="00DB0FE8"/>
    <w:rsid w:val="00DB1215"/>
    <w:rsid w:val="00DB15FF"/>
    <w:rsid w:val="00DB1E5F"/>
    <w:rsid w:val="00DB2FE7"/>
    <w:rsid w:val="00DB312F"/>
    <w:rsid w:val="00DB4384"/>
    <w:rsid w:val="00DB5C42"/>
    <w:rsid w:val="00DB5C44"/>
    <w:rsid w:val="00DB6E9B"/>
    <w:rsid w:val="00DB7D87"/>
    <w:rsid w:val="00DC011C"/>
    <w:rsid w:val="00DC0199"/>
    <w:rsid w:val="00DC02C5"/>
    <w:rsid w:val="00DC0360"/>
    <w:rsid w:val="00DC04F2"/>
    <w:rsid w:val="00DC098C"/>
    <w:rsid w:val="00DC0E73"/>
    <w:rsid w:val="00DC0EC3"/>
    <w:rsid w:val="00DC1576"/>
    <w:rsid w:val="00DC1777"/>
    <w:rsid w:val="00DC1DDC"/>
    <w:rsid w:val="00DC240F"/>
    <w:rsid w:val="00DC2577"/>
    <w:rsid w:val="00DC2C9A"/>
    <w:rsid w:val="00DC2FD7"/>
    <w:rsid w:val="00DC3E51"/>
    <w:rsid w:val="00DC42A0"/>
    <w:rsid w:val="00DC4DCC"/>
    <w:rsid w:val="00DC52A7"/>
    <w:rsid w:val="00DC555E"/>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5048"/>
    <w:rsid w:val="00DD5C40"/>
    <w:rsid w:val="00DD689E"/>
    <w:rsid w:val="00DD7670"/>
    <w:rsid w:val="00DD7ECC"/>
    <w:rsid w:val="00DD7FCC"/>
    <w:rsid w:val="00DE0F59"/>
    <w:rsid w:val="00DE1883"/>
    <w:rsid w:val="00DE191B"/>
    <w:rsid w:val="00DE22B7"/>
    <w:rsid w:val="00DE2361"/>
    <w:rsid w:val="00DE320F"/>
    <w:rsid w:val="00DE34F1"/>
    <w:rsid w:val="00DE3B1D"/>
    <w:rsid w:val="00DE3E38"/>
    <w:rsid w:val="00DE473F"/>
    <w:rsid w:val="00DE4EAF"/>
    <w:rsid w:val="00DE5197"/>
    <w:rsid w:val="00DE5901"/>
    <w:rsid w:val="00DE6173"/>
    <w:rsid w:val="00DE6A1D"/>
    <w:rsid w:val="00DE6BB0"/>
    <w:rsid w:val="00DE6F7F"/>
    <w:rsid w:val="00DE7054"/>
    <w:rsid w:val="00DE70E7"/>
    <w:rsid w:val="00DE71B0"/>
    <w:rsid w:val="00DE77F1"/>
    <w:rsid w:val="00DE7B6B"/>
    <w:rsid w:val="00DF0542"/>
    <w:rsid w:val="00DF1426"/>
    <w:rsid w:val="00DF151C"/>
    <w:rsid w:val="00DF1576"/>
    <w:rsid w:val="00DF1826"/>
    <w:rsid w:val="00DF2398"/>
    <w:rsid w:val="00DF23D7"/>
    <w:rsid w:val="00DF26A6"/>
    <w:rsid w:val="00DF3D76"/>
    <w:rsid w:val="00DF3ED9"/>
    <w:rsid w:val="00DF4031"/>
    <w:rsid w:val="00DF4D8E"/>
    <w:rsid w:val="00DF4FFB"/>
    <w:rsid w:val="00DF5D44"/>
    <w:rsid w:val="00DF64BC"/>
    <w:rsid w:val="00DF6DB2"/>
    <w:rsid w:val="00DF6E8B"/>
    <w:rsid w:val="00DF76D5"/>
    <w:rsid w:val="00E00C2D"/>
    <w:rsid w:val="00E00F94"/>
    <w:rsid w:val="00E0152F"/>
    <w:rsid w:val="00E01988"/>
    <w:rsid w:val="00E01BFE"/>
    <w:rsid w:val="00E01DF8"/>
    <w:rsid w:val="00E01F23"/>
    <w:rsid w:val="00E01F48"/>
    <w:rsid w:val="00E02665"/>
    <w:rsid w:val="00E0320E"/>
    <w:rsid w:val="00E04301"/>
    <w:rsid w:val="00E046B6"/>
    <w:rsid w:val="00E05186"/>
    <w:rsid w:val="00E0652E"/>
    <w:rsid w:val="00E068B8"/>
    <w:rsid w:val="00E07272"/>
    <w:rsid w:val="00E10269"/>
    <w:rsid w:val="00E10460"/>
    <w:rsid w:val="00E1255F"/>
    <w:rsid w:val="00E1277B"/>
    <w:rsid w:val="00E128C6"/>
    <w:rsid w:val="00E13199"/>
    <w:rsid w:val="00E13A88"/>
    <w:rsid w:val="00E13CF3"/>
    <w:rsid w:val="00E141B9"/>
    <w:rsid w:val="00E15B2B"/>
    <w:rsid w:val="00E16946"/>
    <w:rsid w:val="00E17B94"/>
    <w:rsid w:val="00E17BE0"/>
    <w:rsid w:val="00E20869"/>
    <w:rsid w:val="00E210FA"/>
    <w:rsid w:val="00E21449"/>
    <w:rsid w:val="00E214F2"/>
    <w:rsid w:val="00E22582"/>
    <w:rsid w:val="00E2328E"/>
    <w:rsid w:val="00E23314"/>
    <w:rsid w:val="00E23C5F"/>
    <w:rsid w:val="00E23F6D"/>
    <w:rsid w:val="00E2408F"/>
    <w:rsid w:val="00E24235"/>
    <w:rsid w:val="00E243F7"/>
    <w:rsid w:val="00E24730"/>
    <w:rsid w:val="00E24ECA"/>
    <w:rsid w:val="00E24F03"/>
    <w:rsid w:val="00E25372"/>
    <w:rsid w:val="00E25645"/>
    <w:rsid w:val="00E256AF"/>
    <w:rsid w:val="00E26E8A"/>
    <w:rsid w:val="00E27761"/>
    <w:rsid w:val="00E30215"/>
    <w:rsid w:val="00E305ED"/>
    <w:rsid w:val="00E31296"/>
    <w:rsid w:val="00E314C0"/>
    <w:rsid w:val="00E317B6"/>
    <w:rsid w:val="00E31F10"/>
    <w:rsid w:val="00E32045"/>
    <w:rsid w:val="00E322E6"/>
    <w:rsid w:val="00E323CC"/>
    <w:rsid w:val="00E329B4"/>
    <w:rsid w:val="00E33B1C"/>
    <w:rsid w:val="00E340C9"/>
    <w:rsid w:val="00E34516"/>
    <w:rsid w:val="00E3458F"/>
    <w:rsid w:val="00E35175"/>
    <w:rsid w:val="00E354ED"/>
    <w:rsid w:val="00E3586A"/>
    <w:rsid w:val="00E359CE"/>
    <w:rsid w:val="00E35EF8"/>
    <w:rsid w:val="00E36565"/>
    <w:rsid w:val="00E3700B"/>
    <w:rsid w:val="00E3700F"/>
    <w:rsid w:val="00E37726"/>
    <w:rsid w:val="00E37D12"/>
    <w:rsid w:val="00E40368"/>
    <w:rsid w:val="00E412D3"/>
    <w:rsid w:val="00E42216"/>
    <w:rsid w:val="00E4237B"/>
    <w:rsid w:val="00E424C4"/>
    <w:rsid w:val="00E425A2"/>
    <w:rsid w:val="00E4359A"/>
    <w:rsid w:val="00E43724"/>
    <w:rsid w:val="00E437AE"/>
    <w:rsid w:val="00E43C94"/>
    <w:rsid w:val="00E43F64"/>
    <w:rsid w:val="00E446AC"/>
    <w:rsid w:val="00E44E2C"/>
    <w:rsid w:val="00E454E3"/>
    <w:rsid w:val="00E45F21"/>
    <w:rsid w:val="00E4620B"/>
    <w:rsid w:val="00E46561"/>
    <w:rsid w:val="00E46B0C"/>
    <w:rsid w:val="00E46EAC"/>
    <w:rsid w:val="00E47698"/>
    <w:rsid w:val="00E47C90"/>
    <w:rsid w:val="00E50141"/>
    <w:rsid w:val="00E502FB"/>
    <w:rsid w:val="00E50B89"/>
    <w:rsid w:val="00E522A8"/>
    <w:rsid w:val="00E539C9"/>
    <w:rsid w:val="00E54475"/>
    <w:rsid w:val="00E548B3"/>
    <w:rsid w:val="00E54A94"/>
    <w:rsid w:val="00E5501D"/>
    <w:rsid w:val="00E554D8"/>
    <w:rsid w:val="00E55A52"/>
    <w:rsid w:val="00E55AA2"/>
    <w:rsid w:val="00E57A86"/>
    <w:rsid w:val="00E6083C"/>
    <w:rsid w:val="00E608C5"/>
    <w:rsid w:val="00E609FC"/>
    <w:rsid w:val="00E612D7"/>
    <w:rsid w:val="00E615FC"/>
    <w:rsid w:val="00E643AD"/>
    <w:rsid w:val="00E643D0"/>
    <w:rsid w:val="00E64611"/>
    <w:rsid w:val="00E648EB"/>
    <w:rsid w:val="00E64BE2"/>
    <w:rsid w:val="00E6508F"/>
    <w:rsid w:val="00E655BA"/>
    <w:rsid w:val="00E65A28"/>
    <w:rsid w:val="00E66487"/>
    <w:rsid w:val="00E66551"/>
    <w:rsid w:val="00E666A3"/>
    <w:rsid w:val="00E66C17"/>
    <w:rsid w:val="00E66CD5"/>
    <w:rsid w:val="00E6727A"/>
    <w:rsid w:val="00E67321"/>
    <w:rsid w:val="00E679B9"/>
    <w:rsid w:val="00E7096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5C15"/>
    <w:rsid w:val="00E7674C"/>
    <w:rsid w:val="00E77227"/>
    <w:rsid w:val="00E77B91"/>
    <w:rsid w:val="00E77E3E"/>
    <w:rsid w:val="00E77FED"/>
    <w:rsid w:val="00E8044E"/>
    <w:rsid w:val="00E810EF"/>
    <w:rsid w:val="00E82A3A"/>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4AD"/>
    <w:rsid w:val="00E91588"/>
    <w:rsid w:val="00E91F19"/>
    <w:rsid w:val="00E9227D"/>
    <w:rsid w:val="00E925DC"/>
    <w:rsid w:val="00E9268A"/>
    <w:rsid w:val="00E9371F"/>
    <w:rsid w:val="00E93A1B"/>
    <w:rsid w:val="00E93A2A"/>
    <w:rsid w:val="00E948D0"/>
    <w:rsid w:val="00E94F08"/>
    <w:rsid w:val="00E952D1"/>
    <w:rsid w:val="00E95762"/>
    <w:rsid w:val="00E96071"/>
    <w:rsid w:val="00E976C5"/>
    <w:rsid w:val="00E9792E"/>
    <w:rsid w:val="00EA1454"/>
    <w:rsid w:val="00EA19FB"/>
    <w:rsid w:val="00EA1B4C"/>
    <w:rsid w:val="00EA1BC4"/>
    <w:rsid w:val="00EA1F35"/>
    <w:rsid w:val="00EA25D7"/>
    <w:rsid w:val="00EA2C62"/>
    <w:rsid w:val="00EA2F0C"/>
    <w:rsid w:val="00EA3656"/>
    <w:rsid w:val="00EA41A4"/>
    <w:rsid w:val="00EA4844"/>
    <w:rsid w:val="00EA48E7"/>
    <w:rsid w:val="00EA5035"/>
    <w:rsid w:val="00EA52C6"/>
    <w:rsid w:val="00EA5754"/>
    <w:rsid w:val="00EA5911"/>
    <w:rsid w:val="00EA598D"/>
    <w:rsid w:val="00EA5A71"/>
    <w:rsid w:val="00EA6261"/>
    <w:rsid w:val="00EA6B58"/>
    <w:rsid w:val="00EA6B6D"/>
    <w:rsid w:val="00EA7292"/>
    <w:rsid w:val="00EB021B"/>
    <w:rsid w:val="00EB049C"/>
    <w:rsid w:val="00EB0F37"/>
    <w:rsid w:val="00EB161E"/>
    <w:rsid w:val="00EB1FAF"/>
    <w:rsid w:val="00EB201E"/>
    <w:rsid w:val="00EB2276"/>
    <w:rsid w:val="00EB2658"/>
    <w:rsid w:val="00EB2CCB"/>
    <w:rsid w:val="00EB2DE8"/>
    <w:rsid w:val="00EB2F86"/>
    <w:rsid w:val="00EB3735"/>
    <w:rsid w:val="00EB3A9F"/>
    <w:rsid w:val="00EB4F98"/>
    <w:rsid w:val="00EB5534"/>
    <w:rsid w:val="00EB5ADE"/>
    <w:rsid w:val="00EB63B6"/>
    <w:rsid w:val="00EB781B"/>
    <w:rsid w:val="00EB7DDE"/>
    <w:rsid w:val="00EC10BA"/>
    <w:rsid w:val="00EC1228"/>
    <w:rsid w:val="00EC135A"/>
    <w:rsid w:val="00EC1369"/>
    <w:rsid w:val="00EC165F"/>
    <w:rsid w:val="00EC1E9A"/>
    <w:rsid w:val="00EC1EBC"/>
    <w:rsid w:val="00EC262C"/>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1A3"/>
    <w:rsid w:val="00ED03FD"/>
    <w:rsid w:val="00ED04E1"/>
    <w:rsid w:val="00ED0A1C"/>
    <w:rsid w:val="00ED1A71"/>
    <w:rsid w:val="00ED1AA7"/>
    <w:rsid w:val="00ED2872"/>
    <w:rsid w:val="00ED28A4"/>
    <w:rsid w:val="00ED32D8"/>
    <w:rsid w:val="00ED3AF2"/>
    <w:rsid w:val="00ED41FF"/>
    <w:rsid w:val="00ED4583"/>
    <w:rsid w:val="00ED4783"/>
    <w:rsid w:val="00ED4C7D"/>
    <w:rsid w:val="00ED6040"/>
    <w:rsid w:val="00ED7007"/>
    <w:rsid w:val="00ED70FB"/>
    <w:rsid w:val="00ED74FD"/>
    <w:rsid w:val="00EE06B5"/>
    <w:rsid w:val="00EE08E8"/>
    <w:rsid w:val="00EE09EB"/>
    <w:rsid w:val="00EE111E"/>
    <w:rsid w:val="00EE14B5"/>
    <w:rsid w:val="00EE1AF7"/>
    <w:rsid w:val="00EE1ED7"/>
    <w:rsid w:val="00EE2779"/>
    <w:rsid w:val="00EE285D"/>
    <w:rsid w:val="00EE3300"/>
    <w:rsid w:val="00EE3321"/>
    <w:rsid w:val="00EE36D5"/>
    <w:rsid w:val="00EE3F60"/>
    <w:rsid w:val="00EE463C"/>
    <w:rsid w:val="00EE54DB"/>
    <w:rsid w:val="00EE582F"/>
    <w:rsid w:val="00EE607E"/>
    <w:rsid w:val="00EE6D67"/>
    <w:rsid w:val="00EE6E17"/>
    <w:rsid w:val="00EE7505"/>
    <w:rsid w:val="00EE7A7A"/>
    <w:rsid w:val="00EF07F4"/>
    <w:rsid w:val="00EF0F3A"/>
    <w:rsid w:val="00EF174C"/>
    <w:rsid w:val="00EF1CD4"/>
    <w:rsid w:val="00EF1D0C"/>
    <w:rsid w:val="00EF2112"/>
    <w:rsid w:val="00EF233C"/>
    <w:rsid w:val="00EF2855"/>
    <w:rsid w:val="00EF3796"/>
    <w:rsid w:val="00EF418A"/>
    <w:rsid w:val="00EF42CB"/>
    <w:rsid w:val="00EF541B"/>
    <w:rsid w:val="00EF5633"/>
    <w:rsid w:val="00EF575B"/>
    <w:rsid w:val="00EF597E"/>
    <w:rsid w:val="00EF5AD2"/>
    <w:rsid w:val="00EF5B77"/>
    <w:rsid w:val="00EF63EB"/>
    <w:rsid w:val="00EF64DF"/>
    <w:rsid w:val="00EF6939"/>
    <w:rsid w:val="00EF6B3C"/>
    <w:rsid w:val="00EF6FCD"/>
    <w:rsid w:val="00EF71D6"/>
    <w:rsid w:val="00EF7CBF"/>
    <w:rsid w:val="00F00190"/>
    <w:rsid w:val="00F015EA"/>
    <w:rsid w:val="00F0165E"/>
    <w:rsid w:val="00F01E75"/>
    <w:rsid w:val="00F01EE6"/>
    <w:rsid w:val="00F0253C"/>
    <w:rsid w:val="00F02D3A"/>
    <w:rsid w:val="00F02F27"/>
    <w:rsid w:val="00F03687"/>
    <w:rsid w:val="00F036F2"/>
    <w:rsid w:val="00F04523"/>
    <w:rsid w:val="00F045D7"/>
    <w:rsid w:val="00F047CF"/>
    <w:rsid w:val="00F05504"/>
    <w:rsid w:val="00F0593F"/>
    <w:rsid w:val="00F061C2"/>
    <w:rsid w:val="00F06206"/>
    <w:rsid w:val="00F06230"/>
    <w:rsid w:val="00F065FB"/>
    <w:rsid w:val="00F066D5"/>
    <w:rsid w:val="00F06735"/>
    <w:rsid w:val="00F0675B"/>
    <w:rsid w:val="00F0686D"/>
    <w:rsid w:val="00F06D27"/>
    <w:rsid w:val="00F06DFE"/>
    <w:rsid w:val="00F072A8"/>
    <w:rsid w:val="00F0769A"/>
    <w:rsid w:val="00F07A77"/>
    <w:rsid w:val="00F07BE2"/>
    <w:rsid w:val="00F100B1"/>
    <w:rsid w:val="00F105C8"/>
    <w:rsid w:val="00F10B6F"/>
    <w:rsid w:val="00F10FD5"/>
    <w:rsid w:val="00F11813"/>
    <w:rsid w:val="00F118E1"/>
    <w:rsid w:val="00F132A3"/>
    <w:rsid w:val="00F13716"/>
    <w:rsid w:val="00F13FEB"/>
    <w:rsid w:val="00F143F9"/>
    <w:rsid w:val="00F14830"/>
    <w:rsid w:val="00F14C2C"/>
    <w:rsid w:val="00F15A3C"/>
    <w:rsid w:val="00F15E52"/>
    <w:rsid w:val="00F16E8E"/>
    <w:rsid w:val="00F177D9"/>
    <w:rsid w:val="00F17ECE"/>
    <w:rsid w:val="00F20049"/>
    <w:rsid w:val="00F204B2"/>
    <w:rsid w:val="00F207F8"/>
    <w:rsid w:val="00F20D7D"/>
    <w:rsid w:val="00F216BC"/>
    <w:rsid w:val="00F21AAD"/>
    <w:rsid w:val="00F21C03"/>
    <w:rsid w:val="00F21EFD"/>
    <w:rsid w:val="00F22492"/>
    <w:rsid w:val="00F229E7"/>
    <w:rsid w:val="00F2312D"/>
    <w:rsid w:val="00F234EF"/>
    <w:rsid w:val="00F23B1B"/>
    <w:rsid w:val="00F23CD6"/>
    <w:rsid w:val="00F2467C"/>
    <w:rsid w:val="00F24A83"/>
    <w:rsid w:val="00F24CE8"/>
    <w:rsid w:val="00F25CD0"/>
    <w:rsid w:val="00F25E8F"/>
    <w:rsid w:val="00F25EA9"/>
    <w:rsid w:val="00F2603B"/>
    <w:rsid w:val="00F2681B"/>
    <w:rsid w:val="00F26979"/>
    <w:rsid w:val="00F26C60"/>
    <w:rsid w:val="00F272B4"/>
    <w:rsid w:val="00F27864"/>
    <w:rsid w:val="00F27C07"/>
    <w:rsid w:val="00F30F49"/>
    <w:rsid w:val="00F31814"/>
    <w:rsid w:val="00F31B09"/>
    <w:rsid w:val="00F31EA8"/>
    <w:rsid w:val="00F32EB3"/>
    <w:rsid w:val="00F32F81"/>
    <w:rsid w:val="00F332C5"/>
    <w:rsid w:val="00F332CB"/>
    <w:rsid w:val="00F33465"/>
    <w:rsid w:val="00F33855"/>
    <w:rsid w:val="00F33CC8"/>
    <w:rsid w:val="00F34694"/>
    <w:rsid w:val="00F35020"/>
    <w:rsid w:val="00F351EC"/>
    <w:rsid w:val="00F35420"/>
    <w:rsid w:val="00F35A72"/>
    <w:rsid w:val="00F3608A"/>
    <w:rsid w:val="00F360C6"/>
    <w:rsid w:val="00F36295"/>
    <w:rsid w:val="00F362C8"/>
    <w:rsid w:val="00F367CA"/>
    <w:rsid w:val="00F36B48"/>
    <w:rsid w:val="00F36DF8"/>
    <w:rsid w:val="00F37072"/>
    <w:rsid w:val="00F37146"/>
    <w:rsid w:val="00F3724B"/>
    <w:rsid w:val="00F373E0"/>
    <w:rsid w:val="00F37643"/>
    <w:rsid w:val="00F41439"/>
    <w:rsid w:val="00F41477"/>
    <w:rsid w:val="00F415EF"/>
    <w:rsid w:val="00F41AB2"/>
    <w:rsid w:val="00F41D61"/>
    <w:rsid w:val="00F41E7A"/>
    <w:rsid w:val="00F424FC"/>
    <w:rsid w:val="00F42BD5"/>
    <w:rsid w:val="00F430B2"/>
    <w:rsid w:val="00F4329B"/>
    <w:rsid w:val="00F43B51"/>
    <w:rsid w:val="00F43C27"/>
    <w:rsid w:val="00F44122"/>
    <w:rsid w:val="00F44265"/>
    <w:rsid w:val="00F4540E"/>
    <w:rsid w:val="00F45425"/>
    <w:rsid w:val="00F45CDC"/>
    <w:rsid w:val="00F45D07"/>
    <w:rsid w:val="00F4652E"/>
    <w:rsid w:val="00F46611"/>
    <w:rsid w:val="00F46619"/>
    <w:rsid w:val="00F46C51"/>
    <w:rsid w:val="00F5035E"/>
    <w:rsid w:val="00F5052C"/>
    <w:rsid w:val="00F50BE5"/>
    <w:rsid w:val="00F50D66"/>
    <w:rsid w:val="00F515B8"/>
    <w:rsid w:val="00F51A35"/>
    <w:rsid w:val="00F51BF7"/>
    <w:rsid w:val="00F52065"/>
    <w:rsid w:val="00F52111"/>
    <w:rsid w:val="00F52466"/>
    <w:rsid w:val="00F52CFA"/>
    <w:rsid w:val="00F531A0"/>
    <w:rsid w:val="00F5366D"/>
    <w:rsid w:val="00F53A10"/>
    <w:rsid w:val="00F543E2"/>
    <w:rsid w:val="00F548F7"/>
    <w:rsid w:val="00F550E8"/>
    <w:rsid w:val="00F5593E"/>
    <w:rsid w:val="00F563C4"/>
    <w:rsid w:val="00F56828"/>
    <w:rsid w:val="00F56B7D"/>
    <w:rsid w:val="00F56C98"/>
    <w:rsid w:val="00F56CB3"/>
    <w:rsid w:val="00F56E65"/>
    <w:rsid w:val="00F57327"/>
    <w:rsid w:val="00F5760F"/>
    <w:rsid w:val="00F608F1"/>
    <w:rsid w:val="00F61C38"/>
    <w:rsid w:val="00F61DBA"/>
    <w:rsid w:val="00F6257F"/>
    <w:rsid w:val="00F629C4"/>
    <w:rsid w:val="00F630B0"/>
    <w:rsid w:val="00F634FB"/>
    <w:rsid w:val="00F63BD6"/>
    <w:rsid w:val="00F64898"/>
    <w:rsid w:val="00F6506F"/>
    <w:rsid w:val="00F661FA"/>
    <w:rsid w:val="00F6646C"/>
    <w:rsid w:val="00F66993"/>
    <w:rsid w:val="00F67AC5"/>
    <w:rsid w:val="00F67D3E"/>
    <w:rsid w:val="00F70D6B"/>
    <w:rsid w:val="00F71104"/>
    <w:rsid w:val="00F717D2"/>
    <w:rsid w:val="00F7263D"/>
    <w:rsid w:val="00F72916"/>
    <w:rsid w:val="00F72BB6"/>
    <w:rsid w:val="00F73949"/>
    <w:rsid w:val="00F73D32"/>
    <w:rsid w:val="00F73FEC"/>
    <w:rsid w:val="00F741DF"/>
    <w:rsid w:val="00F749F5"/>
    <w:rsid w:val="00F74D00"/>
    <w:rsid w:val="00F7522F"/>
    <w:rsid w:val="00F7637C"/>
    <w:rsid w:val="00F77471"/>
    <w:rsid w:val="00F7753C"/>
    <w:rsid w:val="00F77BB4"/>
    <w:rsid w:val="00F8144D"/>
    <w:rsid w:val="00F81810"/>
    <w:rsid w:val="00F82D53"/>
    <w:rsid w:val="00F83283"/>
    <w:rsid w:val="00F83FF4"/>
    <w:rsid w:val="00F844B5"/>
    <w:rsid w:val="00F844CD"/>
    <w:rsid w:val="00F84711"/>
    <w:rsid w:val="00F84881"/>
    <w:rsid w:val="00F84BB1"/>
    <w:rsid w:val="00F851A7"/>
    <w:rsid w:val="00F85479"/>
    <w:rsid w:val="00F8730F"/>
    <w:rsid w:val="00F87A2F"/>
    <w:rsid w:val="00F90D61"/>
    <w:rsid w:val="00F91198"/>
    <w:rsid w:val="00F916D3"/>
    <w:rsid w:val="00F91DFF"/>
    <w:rsid w:val="00F92601"/>
    <w:rsid w:val="00F92A3A"/>
    <w:rsid w:val="00F93551"/>
    <w:rsid w:val="00F936F7"/>
    <w:rsid w:val="00F93CC8"/>
    <w:rsid w:val="00F93EDE"/>
    <w:rsid w:val="00F94547"/>
    <w:rsid w:val="00F94B2D"/>
    <w:rsid w:val="00F956DA"/>
    <w:rsid w:val="00F957CD"/>
    <w:rsid w:val="00F959C2"/>
    <w:rsid w:val="00F95A6A"/>
    <w:rsid w:val="00F95DEA"/>
    <w:rsid w:val="00F96492"/>
    <w:rsid w:val="00F96528"/>
    <w:rsid w:val="00FA045C"/>
    <w:rsid w:val="00FA2040"/>
    <w:rsid w:val="00FA280F"/>
    <w:rsid w:val="00FA28F8"/>
    <w:rsid w:val="00FA2A15"/>
    <w:rsid w:val="00FA2B6E"/>
    <w:rsid w:val="00FA3726"/>
    <w:rsid w:val="00FA3C9D"/>
    <w:rsid w:val="00FA3FA0"/>
    <w:rsid w:val="00FA4A77"/>
    <w:rsid w:val="00FA4E70"/>
    <w:rsid w:val="00FA4F6F"/>
    <w:rsid w:val="00FA53DE"/>
    <w:rsid w:val="00FA6051"/>
    <w:rsid w:val="00FA61C6"/>
    <w:rsid w:val="00FA6741"/>
    <w:rsid w:val="00FA760D"/>
    <w:rsid w:val="00FA78EF"/>
    <w:rsid w:val="00FA7FA6"/>
    <w:rsid w:val="00FB003F"/>
    <w:rsid w:val="00FB0074"/>
    <w:rsid w:val="00FB00D8"/>
    <w:rsid w:val="00FB027C"/>
    <w:rsid w:val="00FB06D2"/>
    <w:rsid w:val="00FB1556"/>
    <w:rsid w:val="00FB18D6"/>
    <w:rsid w:val="00FB1A02"/>
    <w:rsid w:val="00FB1DDA"/>
    <w:rsid w:val="00FB1ED2"/>
    <w:rsid w:val="00FB2248"/>
    <w:rsid w:val="00FB278D"/>
    <w:rsid w:val="00FB2A60"/>
    <w:rsid w:val="00FB3A8B"/>
    <w:rsid w:val="00FB4552"/>
    <w:rsid w:val="00FB5447"/>
    <w:rsid w:val="00FB5FF3"/>
    <w:rsid w:val="00FB64F5"/>
    <w:rsid w:val="00FB677E"/>
    <w:rsid w:val="00FB6E8B"/>
    <w:rsid w:val="00FB77E1"/>
    <w:rsid w:val="00FB7947"/>
    <w:rsid w:val="00FC052E"/>
    <w:rsid w:val="00FC05DD"/>
    <w:rsid w:val="00FC0D03"/>
    <w:rsid w:val="00FC115A"/>
    <w:rsid w:val="00FC1295"/>
    <w:rsid w:val="00FC2CCB"/>
    <w:rsid w:val="00FC32EA"/>
    <w:rsid w:val="00FC3A9E"/>
    <w:rsid w:val="00FC3BBA"/>
    <w:rsid w:val="00FC4558"/>
    <w:rsid w:val="00FC4D05"/>
    <w:rsid w:val="00FC562D"/>
    <w:rsid w:val="00FC64E8"/>
    <w:rsid w:val="00FC6626"/>
    <w:rsid w:val="00FC6CFF"/>
    <w:rsid w:val="00FC6FE3"/>
    <w:rsid w:val="00FC71EF"/>
    <w:rsid w:val="00FC7579"/>
    <w:rsid w:val="00FD06B9"/>
    <w:rsid w:val="00FD0743"/>
    <w:rsid w:val="00FD1B7B"/>
    <w:rsid w:val="00FD2052"/>
    <w:rsid w:val="00FD20D5"/>
    <w:rsid w:val="00FD252F"/>
    <w:rsid w:val="00FD2EA9"/>
    <w:rsid w:val="00FD2FBE"/>
    <w:rsid w:val="00FD329F"/>
    <w:rsid w:val="00FD4F88"/>
    <w:rsid w:val="00FD53DF"/>
    <w:rsid w:val="00FD55CB"/>
    <w:rsid w:val="00FD5EC1"/>
    <w:rsid w:val="00FD5F6A"/>
    <w:rsid w:val="00FD6202"/>
    <w:rsid w:val="00FD64D8"/>
    <w:rsid w:val="00FD712D"/>
    <w:rsid w:val="00FD7393"/>
    <w:rsid w:val="00FD77F2"/>
    <w:rsid w:val="00FD7A7C"/>
    <w:rsid w:val="00FD7B1C"/>
    <w:rsid w:val="00FE109C"/>
    <w:rsid w:val="00FE1182"/>
    <w:rsid w:val="00FE1E1E"/>
    <w:rsid w:val="00FE1E1F"/>
    <w:rsid w:val="00FE206A"/>
    <w:rsid w:val="00FE27A3"/>
    <w:rsid w:val="00FE300E"/>
    <w:rsid w:val="00FE308D"/>
    <w:rsid w:val="00FE36CF"/>
    <w:rsid w:val="00FE3A89"/>
    <w:rsid w:val="00FE3EE6"/>
    <w:rsid w:val="00FE492B"/>
    <w:rsid w:val="00FE5D6B"/>
    <w:rsid w:val="00FE5F08"/>
    <w:rsid w:val="00FE6BB5"/>
    <w:rsid w:val="00FE6BF5"/>
    <w:rsid w:val="00FE6D50"/>
    <w:rsid w:val="00FE74C8"/>
    <w:rsid w:val="00FF04D2"/>
    <w:rsid w:val="00FF0761"/>
    <w:rsid w:val="00FF0CFF"/>
    <w:rsid w:val="00FF15A6"/>
    <w:rsid w:val="00FF1D96"/>
    <w:rsid w:val="00FF242B"/>
    <w:rsid w:val="00FF2864"/>
    <w:rsid w:val="00FF2AE3"/>
    <w:rsid w:val="00FF376F"/>
    <w:rsid w:val="00FF5A67"/>
    <w:rsid w:val="00FF6607"/>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43020922">
      <w:bodyDiv w:val="1"/>
      <w:marLeft w:val="0"/>
      <w:marRight w:val="0"/>
      <w:marTop w:val="0"/>
      <w:marBottom w:val="0"/>
      <w:divBdr>
        <w:top w:val="none" w:sz="0" w:space="0" w:color="auto"/>
        <w:left w:val="none" w:sz="0" w:space="0" w:color="auto"/>
        <w:bottom w:val="none" w:sz="0" w:space="0" w:color="auto"/>
        <w:right w:val="none" w:sz="0" w:space="0" w:color="auto"/>
      </w:divBdr>
      <w:divsChild>
        <w:div w:id="948001092">
          <w:marLeft w:val="0"/>
          <w:marRight w:val="0"/>
          <w:marTop w:val="0"/>
          <w:marBottom w:val="0"/>
          <w:divBdr>
            <w:top w:val="none" w:sz="0" w:space="0" w:color="auto"/>
            <w:left w:val="none" w:sz="0" w:space="0" w:color="auto"/>
            <w:bottom w:val="none" w:sz="0" w:space="0" w:color="auto"/>
            <w:right w:val="none" w:sz="0" w:space="0" w:color="auto"/>
          </w:divBdr>
        </w:div>
        <w:div w:id="574826312">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165"/>
              <w:marTop w:val="150"/>
              <w:marBottom w:val="0"/>
              <w:divBdr>
                <w:top w:val="none" w:sz="0" w:space="0" w:color="auto"/>
                <w:left w:val="none" w:sz="0" w:space="0" w:color="auto"/>
                <w:bottom w:val="none" w:sz="0" w:space="0" w:color="auto"/>
                <w:right w:val="none" w:sz="0" w:space="0" w:color="auto"/>
              </w:divBdr>
              <w:divsChild>
                <w:div w:id="1171333412">
                  <w:marLeft w:val="0"/>
                  <w:marRight w:val="0"/>
                  <w:marTop w:val="0"/>
                  <w:marBottom w:val="0"/>
                  <w:divBdr>
                    <w:top w:val="none" w:sz="0" w:space="0" w:color="auto"/>
                    <w:left w:val="none" w:sz="0" w:space="0" w:color="auto"/>
                    <w:bottom w:val="none" w:sz="0" w:space="0" w:color="auto"/>
                    <w:right w:val="none" w:sz="0" w:space="0" w:color="auto"/>
                  </w:divBdr>
                  <w:divsChild>
                    <w:div w:id="6852571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568613781">
      <w:bodyDiv w:val="1"/>
      <w:marLeft w:val="0"/>
      <w:marRight w:val="0"/>
      <w:marTop w:val="0"/>
      <w:marBottom w:val="0"/>
      <w:divBdr>
        <w:top w:val="none" w:sz="0" w:space="0" w:color="auto"/>
        <w:left w:val="none" w:sz="0" w:space="0" w:color="auto"/>
        <w:bottom w:val="none" w:sz="0" w:space="0" w:color="auto"/>
        <w:right w:val="none" w:sz="0" w:space="0" w:color="auto"/>
      </w:divBdr>
    </w:div>
    <w:div w:id="592015567">
      <w:bodyDiv w:val="1"/>
      <w:marLeft w:val="0"/>
      <w:marRight w:val="0"/>
      <w:marTop w:val="0"/>
      <w:marBottom w:val="0"/>
      <w:divBdr>
        <w:top w:val="none" w:sz="0" w:space="0" w:color="auto"/>
        <w:left w:val="none" w:sz="0" w:space="0" w:color="auto"/>
        <w:bottom w:val="none" w:sz="0" w:space="0" w:color="auto"/>
        <w:right w:val="none" w:sz="0" w:space="0" w:color="auto"/>
      </w:divBdr>
      <w:divsChild>
        <w:div w:id="1389912160">
          <w:marLeft w:val="0"/>
          <w:marRight w:val="0"/>
          <w:marTop w:val="0"/>
          <w:marBottom w:val="0"/>
          <w:divBdr>
            <w:top w:val="none" w:sz="0" w:space="0" w:color="auto"/>
            <w:left w:val="none" w:sz="0" w:space="0" w:color="auto"/>
            <w:bottom w:val="none" w:sz="0" w:space="0" w:color="auto"/>
            <w:right w:val="none" w:sz="0" w:space="0" w:color="auto"/>
          </w:divBdr>
        </w:div>
        <w:div w:id="1109660417">
          <w:marLeft w:val="0"/>
          <w:marRight w:val="0"/>
          <w:marTop w:val="0"/>
          <w:marBottom w:val="0"/>
          <w:divBdr>
            <w:top w:val="none" w:sz="0" w:space="0" w:color="auto"/>
            <w:left w:val="none" w:sz="0" w:space="0" w:color="auto"/>
            <w:bottom w:val="none" w:sz="0" w:space="0" w:color="auto"/>
            <w:right w:val="none" w:sz="0" w:space="0" w:color="auto"/>
          </w:divBdr>
          <w:divsChild>
            <w:div w:id="441807628">
              <w:marLeft w:val="0"/>
              <w:marRight w:val="165"/>
              <w:marTop w:val="150"/>
              <w:marBottom w:val="0"/>
              <w:divBdr>
                <w:top w:val="none" w:sz="0" w:space="0" w:color="auto"/>
                <w:left w:val="none" w:sz="0" w:space="0" w:color="auto"/>
                <w:bottom w:val="none" w:sz="0" w:space="0" w:color="auto"/>
                <w:right w:val="none" w:sz="0" w:space="0" w:color="auto"/>
              </w:divBdr>
              <w:divsChild>
                <w:div w:id="1615791702">
                  <w:marLeft w:val="0"/>
                  <w:marRight w:val="0"/>
                  <w:marTop w:val="0"/>
                  <w:marBottom w:val="0"/>
                  <w:divBdr>
                    <w:top w:val="none" w:sz="0" w:space="0" w:color="auto"/>
                    <w:left w:val="none" w:sz="0" w:space="0" w:color="auto"/>
                    <w:bottom w:val="none" w:sz="0" w:space="0" w:color="auto"/>
                    <w:right w:val="none" w:sz="0" w:space="0" w:color="auto"/>
                  </w:divBdr>
                  <w:divsChild>
                    <w:div w:id="20229317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003384">
      <w:bodyDiv w:val="1"/>
      <w:marLeft w:val="0"/>
      <w:marRight w:val="0"/>
      <w:marTop w:val="0"/>
      <w:marBottom w:val="0"/>
      <w:divBdr>
        <w:top w:val="none" w:sz="0" w:space="0" w:color="auto"/>
        <w:left w:val="none" w:sz="0" w:space="0" w:color="auto"/>
        <w:bottom w:val="none" w:sz="0" w:space="0" w:color="auto"/>
        <w:right w:val="none" w:sz="0" w:space="0" w:color="auto"/>
      </w:divBdr>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tiff"/><Relationship Id="rId18" Type="http://schemas.openxmlformats.org/officeDocument/2006/relationships/image" Target="media/image6.tiff"/><Relationship Id="rId3" Type="http://schemas.openxmlformats.org/officeDocument/2006/relationships/styles" Target="styles.xml"/><Relationship Id="rId21" Type="http://schemas.openxmlformats.org/officeDocument/2006/relationships/image" Target="media/image9.gif"/><Relationship Id="rId7" Type="http://schemas.openxmlformats.org/officeDocument/2006/relationships/endnotes" Target="endnotes.xml"/><Relationship Id="rId12" Type="http://schemas.openxmlformats.org/officeDocument/2006/relationships/hyperlink" Target="mailto:jpr@chem.ethz.ch" TargetMode="External"/><Relationship Id="rId17" Type="http://schemas.openxmlformats.org/officeDocument/2006/relationships/image" Target="media/image5.tif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8E080-EA42-4343-B5C4-25B291B6F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30</Pages>
  <Words>10315</Words>
  <Characters>58800</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Nabera  Abhinandan</cp:lastModifiedBy>
  <cp:revision>35</cp:revision>
  <cp:lastPrinted>2021-04-08T08:54:00Z</cp:lastPrinted>
  <dcterms:created xsi:type="dcterms:W3CDTF">2024-08-30T07:16:00Z</dcterms:created>
  <dcterms:modified xsi:type="dcterms:W3CDTF">2024-08-30T15:14:00Z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id="JdVZEG8Z"/&gt;&lt;style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