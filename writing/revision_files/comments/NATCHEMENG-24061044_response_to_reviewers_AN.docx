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230E11" w14:textId="004A9F63" w:rsidR="00013347" w:rsidRPr="00552F83" w:rsidRDefault="00013347" w:rsidP="00013347">
      <w:pPr>
        <w:spacing w:after="80"/>
        <w:rPr>
          <w:rFonts w:ascii="Lato" w:eastAsiaTheme="minorHAnsi" w:hAnsi="Lato" w:cs="Arial"/>
          <w:b/>
          <w:bCs/>
          <w:szCs w:val="20"/>
        </w:rPr>
      </w:pPr>
      <w:bookmarkStart w:id="0" w:name="_Hlk81578864"/>
      <w:bookmarkStart w:id="1" w:name="_Hlk165549266"/>
      <w:bookmarkStart w:id="2" w:name="_Hlk148273431"/>
      <w:bookmarkEnd w:id="0"/>
      <w:r w:rsidRPr="00552F83">
        <w:rPr>
          <w:rFonts w:ascii="Lato" w:eastAsiaTheme="minorHAnsi" w:hAnsi="Lato" w:cs="Arial"/>
          <w:b/>
          <w:bCs/>
          <w:szCs w:val="20"/>
        </w:rPr>
        <w:t xml:space="preserve">Response to Reviewers for </w:t>
      </w:r>
      <w:r w:rsidR="00DC1BB3" w:rsidRPr="00552F83">
        <w:rPr>
          <w:rFonts w:ascii="Lato" w:eastAsiaTheme="minorHAnsi" w:hAnsi="Lato" w:cs="Arial"/>
          <w:b/>
          <w:bCs/>
          <w:szCs w:val="20"/>
        </w:rPr>
        <w:t>NATCHEMENG-24061044</w:t>
      </w:r>
    </w:p>
    <w:p w14:paraId="51DF8408" w14:textId="49D13CB5" w:rsidR="00013347" w:rsidRPr="00552F83" w:rsidRDefault="0003010C" w:rsidP="0003010C">
      <w:pPr>
        <w:tabs>
          <w:tab w:val="left" w:pos="720"/>
        </w:tabs>
        <w:spacing w:after="0"/>
        <w:rPr>
          <w:rFonts w:ascii="Lato" w:eastAsiaTheme="minorHAnsi" w:hAnsi="Lato" w:cs="Arial"/>
          <w:bCs/>
          <w:szCs w:val="20"/>
        </w:rPr>
      </w:pPr>
      <w:r w:rsidRPr="00552F83">
        <w:rPr>
          <w:rFonts w:ascii="Lato" w:eastAsiaTheme="minorHAnsi" w:hAnsi="Lato" w:cs="Arial"/>
          <w:szCs w:val="20"/>
        </w:rPr>
        <w:t>Notes</w:t>
      </w:r>
      <w:r w:rsidR="00013347" w:rsidRPr="00552F83">
        <w:rPr>
          <w:rFonts w:ascii="Lato" w:eastAsiaTheme="minorHAnsi" w:hAnsi="Lato" w:cs="Arial"/>
          <w:szCs w:val="20"/>
        </w:rPr>
        <w:t>:</w:t>
      </w:r>
      <w:r w:rsidR="00013347" w:rsidRPr="00552F83">
        <w:rPr>
          <w:rFonts w:ascii="Lato" w:eastAsiaTheme="minorHAnsi" w:hAnsi="Lato" w:cs="Arial"/>
          <w:szCs w:val="20"/>
        </w:rPr>
        <w:tab/>
        <w:t xml:space="preserve">Comments in </w:t>
      </w:r>
      <w:r w:rsidR="00013347" w:rsidRPr="00552F83">
        <w:rPr>
          <w:rFonts w:ascii="Lato" w:eastAsiaTheme="minorHAnsi" w:hAnsi="Lato" w:cs="Arial"/>
          <w:iCs/>
          <w:color w:val="0000FF"/>
          <w:szCs w:val="20"/>
        </w:rPr>
        <w:t>blue</w:t>
      </w:r>
      <w:r w:rsidR="00013347" w:rsidRPr="00552F83">
        <w:rPr>
          <w:rFonts w:ascii="Lato" w:eastAsiaTheme="minorHAnsi" w:hAnsi="Lato" w:cs="Arial"/>
          <w:szCs w:val="20"/>
        </w:rPr>
        <w:t xml:space="preserve"> | Replies in black | Actions in </w:t>
      </w:r>
      <w:r w:rsidR="00013347" w:rsidRPr="00552F83">
        <w:rPr>
          <w:rFonts w:ascii="Lato" w:eastAsiaTheme="minorHAnsi" w:hAnsi="Lato" w:cs="Arial"/>
          <w:b/>
          <w:szCs w:val="20"/>
        </w:rPr>
        <w:t>bold</w:t>
      </w:r>
    </w:p>
    <w:p w14:paraId="06D90971" w14:textId="7B12B7E1" w:rsidR="00013347" w:rsidRPr="00552F83" w:rsidRDefault="00013347" w:rsidP="0003010C">
      <w:pPr>
        <w:tabs>
          <w:tab w:val="left" w:pos="720"/>
        </w:tabs>
        <w:spacing w:after="80"/>
        <w:ind w:left="720"/>
        <w:rPr>
          <w:rFonts w:ascii="Lato" w:eastAsiaTheme="minorHAnsi" w:hAnsi="Lato" w:cs="Arial"/>
          <w:szCs w:val="20"/>
        </w:rPr>
      </w:pPr>
      <w:r w:rsidRPr="00552F83">
        <w:rPr>
          <w:rFonts w:ascii="Lato" w:eastAsiaTheme="minorHAnsi" w:hAnsi="Lato" w:cs="Arial"/>
          <w:szCs w:val="20"/>
        </w:rPr>
        <w:t>Indicated page, line, figure, or reference numbers refer to the revised manuscript and/or supplemental information with changes highlighted.</w:t>
      </w:r>
    </w:p>
    <w:bookmarkEnd w:id="1"/>
    <w:p w14:paraId="05D8526F" w14:textId="77777777" w:rsidR="0003010C" w:rsidRPr="00552F83" w:rsidRDefault="0003010C" w:rsidP="00987014">
      <w:pPr>
        <w:rPr>
          <w:rFonts w:ascii="Lato" w:eastAsiaTheme="minorHAnsi" w:hAnsi="Lato" w:cs="Arial"/>
          <w:b/>
          <w:szCs w:val="20"/>
        </w:rPr>
      </w:pPr>
    </w:p>
    <w:p w14:paraId="2D2C2128" w14:textId="18252FF2" w:rsidR="00013347" w:rsidRPr="00552F83" w:rsidRDefault="0003010C" w:rsidP="0003010C">
      <w:pPr>
        <w:spacing w:after="80"/>
        <w:rPr>
          <w:rFonts w:ascii="Lato" w:eastAsiaTheme="minorHAnsi" w:hAnsi="Lato" w:cs="Arial"/>
          <w:b/>
          <w:szCs w:val="20"/>
        </w:rPr>
      </w:pPr>
      <w:r w:rsidRPr="00552F83">
        <w:rPr>
          <w:rFonts w:ascii="Lato" w:eastAsiaTheme="minorHAnsi" w:hAnsi="Lato" w:cs="Arial"/>
          <w:b/>
          <w:szCs w:val="20"/>
        </w:rPr>
        <w:t>Reviewer </w:t>
      </w:r>
      <w:r w:rsidR="00013347" w:rsidRPr="00552F83">
        <w:rPr>
          <w:rFonts w:ascii="Lato" w:eastAsiaTheme="minorHAnsi" w:hAnsi="Lato" w:cs="Arial"/>
          <w:b/>
          <w:szCs w:val="20"/>
        </w:rPr>
        <w:t>#1</w:t>
      </w:r>
    </w:p>
    <w:bookmarkEnd w:id="2"/>
    <w:p w14:paraId="3175D26D" w14:textId="77777777" w:rsidR="00E005D4" w:rsidRPr="00552F83" w:rsidRDefault="00E005D4" w:rsidP="0003010C">
      <w:pPr>
        <w:spacing w:after="80"/>
        <w:rPr>
          <w:rFonts w:ascii="Lato" w:eastAsiaTheme="minorHAnsi" w:hAnsi="Lato" w:cs="Arial"/>
          <w:iCs/>
          <w:color w:val="0000FF"/>
          <w:szCs w:val="20"/>
        </w:rPr>
      </w:pPr>
      <w:r w:rsidRPr="00552F83">
        <w:rPr>
          <w:rFonts w:ascii="Lato" w:eastAsiaTheme="minorHAnsi" w:hAnsi="Lato" w:cs="Arial"/>
          <w:iCs/>
          <w:color w:val="0000FF"/>
          <w:szCs w:val="20"/>
        </w:rPr>
        <w:t>There is not much to say about this manuscript: it is a very well written, comprehensive review about acetylene production with some comments also on downstream processes, including comments on sustainability and cost of the different pathways. As a review, it doesn't provide new discoveries, but it provides an interesting angle on a som</w:t>
      </w:r>
      <w:bookmarkStart w:id="3" w:name="_GoBack"/>
      <w:bookmarkEnd w:id="3"/>
      <w:r w:rsidRPr="00552F83">
        <w:rPr>
          <w:rFonts w:ascii="Lato" w:eastAsiaTheme="minorHAnsi" w:hAnsi="Lato" w:cs="Arial"/>
          <w:iCs/>
          <w:color w:val="0000FF"/>
          <w:szCs w:val="20"/>
        </w:rPr>
        <w:t>ewhat neglected topic. It is timely, since the chemical industry is facing a conversion process, in which acetylene could play a more important role again, and there are no recent comparable papers available, as far as I am aware. It has a very different focus compared to the review by Trotus et al., which is already ten years old. Within the scope of the review, all relevant aspects are adequately covered, the references are also appropriate. Thus, I suggest acceptance of the manuscript, I would require no changes. Whether this review format fits the scope of Nature Chemical Engineering as a recently launched journal is a question the editors have to answer - for me it would be an interesting supplement to the other papers that Nature Chemical Engineering carries.</w:t>
      </w:r>
    </w:p>
    <w:p w14:paraId="0E42B026" w14:textId="1D2DD6EB" w:rsidR="005F04E8" w:rsidRPr="00552F83" w:rsidRDefault="00917A00" w:rsidP="0003010C">
      <w:pPr>
        <w:spacing w:after="80"/>
        <w:rPr>
          <w:rFonts w:ascii="Lato" w:eastAsia="DengXian" w:hAnsi="Lato" w:cs="Arial"/>
          <w:szCs w:val="20"/>
        </w:rPr>
      </w:pPr>
      <w:r w:rsidRPr="00552F83">
        <w:rPr>
          <w:rFonts w:ascii="Lato" w:eastAsia="DengXian" w:hAnsi="Lato" w:cs="Arial"/>
          <w:szCs w:val="20"/>
        </w:rPr>
        <w:t xml:space="preserve">Thank you for </w:t>
      </w:r>
      <w:r w:rsidR="0003010C" w:rsidRPr="00552F83">
        <w:rPr>
          <w:rFonts w:ascii="Lato" w:eastAsia="DengXian" w:hAnsi="Lato" w:cs="Arial"/>
          <w:szCs w:val="20"/>
        </w:rPr>
        <w:t xml:space="preserve">the highly positive </w:t>
      </w:r>
      <w:r w:rsidRPr="00552F83">
        <w:rPr>
          <w:rFonts w:ascii="Lato" w:eastAsia="DengXian" w:hAnsi="Lato" w:cs="Arial"/>
          <w:szCs w:val="20"/>
        </w:rPr>
        <w:t xml:space="preserve">feedback. We are delighted that </w:t>
      </w:r>
      <w:r w:rsidR="0003010C" w:rsidRPr="00552F83">
        <w:rPr>
          <w:rFonts w:ascii="Lato" w:eastAsia="DengXian" w:hAnsi="Lato" w:cs="Arial"/>
          <w:szCs w:val="20"/>
        </w:rPr>
        <w:t xml:space="preserve">the reviewer </w:t>
      </w:r>
      <w:r w:rsidRPr="00552F83">
        <w:rPr>
          <w:rFonts w:ascii="Lato" w:eastAsia="DengXian" w:hAnsi="Lato" w:cs="Arial"/>
          <w:szCs w:val="20"/>
        </w:rPr>
        <w:t>found our</w:t>
      </w:r>
      <w:r w:rsidR="00591174" w:rsidRPr="00552F83">
        <w:rPr>
          <w:rFonts w:ascii="Lato" w:eastAsia="DengXian" w:hAnsi="Lato" w:cs="Arial" w:hint="eastAsia"/>
          <w:szCs w:val="20"/>
          <w:lang w:eastAsia="zh-CN"/>
        </w:rPr>
        <w:t xml:space="preserve"> work</w:t>
      </w:r>
      <w:r w:rsidRPr="00552F83">
        <w:rPr>
          <w:rFonts w:ascii="Lato" w:eastAsia="DengXian" w:hAnsi="Lato" w:cs="Arial"/>
          <w:szCs w:val="20"/>
        </w:rPr>
        <w:t xml:space="preserve"> comprehensive</w:t>
      </w:r>
      <w:r w:rsidR="00C122B8" w:rsidRPr="00552F83">
        <w:rPr>
          <w:rFonts w:ascii="Lato" w:eastAsia="DengXian" w:hAnsi="Lato" w:cs="Arial"/>
          <w:szCs w:val="20"/>
        </w:rPr>
        <w:t xml:space="preserve">, </w:t>
      </w:r>
      <w:r w:rsidR="0003010C" w:rsidRPr="00552F83">
        <w:rPr>
          <w:rFonts w:ascii="Lato" w:eastAsia="DengXian" w:hAnsi="Lato" w:cs="Arial"/>
          <w:szCs w:val="20"/>
        </w:rPr>
        <w:t>timely</w:t>
      </w:r>
      <w:r w:rsidRPr="00552F83">
        <w:rPr>
          <w:rFonts w:ascii="Lato" w:eastAsia="DengXian" w:hAnsi="Lato" w:cs="Arial"/>
          <w:szCs w:val="20"/>
        </w:rPr>
        <w:t>,</w:t>
      </w:r>
      <w:r w:rsidR="0003010C" w:rsidRPr="00552F83">
        <w:rPr>
          <w:rFonts w:ascii="Lato" w:eastAsia="DengXian" w:hAnsi="Lato" w:cs="Arial"/>
          <w:szCs w:val="20"/>
        </w:rPr>
        <w:t xml:space="preserve"> </w:t>
      </w:r>
      <w:r w:rsidR="00C122B8" w:rsidRPr="00552F83">
        <w:rPr>
          <w:rFonts w:ascii="Lato" w:eastAsia="DengXian" w:hAnsi="Lato" w:cs="Arial"/>
          <w:szCs w:val="20"/>
        </w:rPr>
        <w:t xml:space="preserve">and </w:t>
      </w:r>
      <w:r w:rsidR="0003010C" w:rsidRPr="00552F83">
        <w:rPr>
          <w:rFonts w:ascii="Lato" w:eastAsia="DengXian" w:hAnsi="Lato" w:cs="Arial"/>
          <w:szCs w:val="20"/>
        </w:rPr>
        <w:t>offering a</w:t>
      </w:r>
      <w:r w:rsidRPr="00552F83">
        <w:rPr>
          <w:rFonts w:ascii="Lato" w:eastAsia="DengXian" w:hAnsi="Lato" w:cs="Arial"/>
          <w:szCs w:val="20"/>
        </w:rPr>
        <w:t xml:space="preserve"> </w:t>
      </w:r>
      <w:r w:rsidR="00BD79E0" w:rsidRPr="00552F83">
        <w:rPr>
          <w:rFonts w:ascii="Lato" w:eastAsia="DengXian" w:hAnsi="Lato" w:cs="Arial"/>
          <w:szCs w:val="20"/>
        </w:rPr>
        <w:t>unique</w:t>
      </w:r>
      <w:r w:rsidRPr="00552F83">
        <w:rPr>
          <w:rFonts w:ascii="Lato" w:eastAsia="DengXian" w:hAnsi="Lato" w:cs="Arial"/>
          <w:szCs w:val="20"/>
        </w:rPr>
        <w:t xml:space="preserve"> </w:t>
      </w:r>
      <w:r w:rsidR="00405802" w:rsidRPr="00552F83">
        <w:rPr>
          <w:rFonts w:ascii="Lato" w:eastAsia="DengXian" w:hAnsi="Lato" w:cs="Arial"/>
          <w:szCs w:val="20"/>
        </w:rPr>
        <w:t>angle</w:t>
      </w:r>
      <w:r w:rsidRPr="00552F83">
        <w:rPr>
          <w:rFonts w:ascii="Lato" w:eastAsia="DengXian" w:hAnsi="Lato" w:cs="Arial"/>
          <w:szCs w:val="20"/>
        </w:rPr>
        <w:t xml:space="preserve"> on </w:t>
      </w:r>
      <w:r w:rsidR="00C122B8" w:rsidRPr="00552F83">
        <w:rPr>
          <w:rFonts w:ascii="Lato" w:eastAsia="DengXian" w:hAnsi="Lato" w:cs="Arial"/>
          <w:szCs w:val="20"/>
        </w:rPr>
        <w:t>the topic of acetylene production</w:t>
      </w:r>
      <w:r w:rsidRPr="00552F83">
        <w:rPr>
          <w:rFonts w:ascii="Lato" w:eastAsia="DengXian" w:hAnsi="Lato" w:cs="Arial"/>
          <w:szCs w:val="20"/>
        </w:rPr>
        <w:t>.</w:t>
      </w:r>
      <w:r w:rsidR="00C122B8" w:rsidRPr="00552F83">
        <w:rPr>
          <w:rFonts w:ascii="Lato" w:eastAsia="DengXian" w:hAnsi="Lato" w:cs="Arial"/>
          <w:szCs w:val="20"/>
        </w:rPr>
        <w:t xml:space="preserve"> We fully agree this is particularly pertinent now as the chemical industry is facing a conversion process and revamping old chemical building blocks might bring a competitive edge. This was one of the motivations of our study, as better highlighted in the revised introduction. </w:t>
      </w:r>
    </w:p>
    <w:p w14:paraId="736F8127" w14:textId="6241B828" w:rsidR="00E005D4" w:rsidRPr="00552F83" w:rsidRDefault="00E005D4" w:rsidP="00987014">
      <w:pPr>
        <w:rPr>
          <w:rFonts w:ascii="Lato" w:eastAsia="DengXian" w:hAnsi="Lato" w:cs="Arial"/>
          <w:szCs w:val="20"/>
        </w:rPr>
      </w:pPr>
      <w:r w:rsidRPr="00552F83">
        <w:rPr>
          <w:rFonts w:ascii="Lato" w:eastAsia="Cambria" w:hAnsi="Lato" w:cs="Arial"/>
          <w:b/>
          <w:szCs w:val="20"/>
        </w:rPr>
        <w:br w:type="page"/>
      </w:r>
    </w:p>
    <w:p w14:paraId="50A82B5A" w14:textId="05824202" w:rsidR="00C20DCE" w:rsidRPr="00552F83" w:rsidRDefault="00C20DCE" w:rsidP="00C20DCE">
      <w:pPr>
        <w:spacing w:after="80"/>
        <w:rPr>
          <w:rFonts w:ascii="Lato" w:eastAsiaTheme="minorHAnsi" w:hAnsi="Lato" w:cs="Arial"/>
          <w:b/>
          <w:szCs w:val="20"/>
        </w:rPr>
      </w:pPr>
      <w:r w:rsidRPr="00552F83">
        <w:rPr>
          <w:rFonts w:ascii="Lato" w:eastAsiaTheme="minorHAnsi" w:hAnsi="Lato" w:cs="Arial"/>
          <w:b/>
          <w:szCs w:val="20"/>
        </w:rPr>
        <w:lastRenderedPageBreak/>
        <w:t>Reviewer #2</w:t>
      </w:r>
    </w:p>
    <w:p w14:paraId="40B2697A" w14:textId="3F57A7A4" w:rsidR="001B43CB" w:rsidRPr="00552F83" w:rsidRDefault="001B43CB" w:rsidP="00C01DBF">
      <w:pPr>
        <w:spacing w:after="80"/>
        <w:rPr>
          <w:rFonts w:ascii="Lato" w:eastAsia="Cambria" w:hAnsi="Lato" w:cs="Arial"/>
          <w:iCs/>
          <w:color w:val="0000FF"/>
          <w:szCs w:val="20"/>
        </w:rPr>
      </w:pPr>
      <w:r w:rsidRPr="00FD0AA7">
        <w:rPr>
          <w:rFonts w:ascii="Lato" w:eastAsia="Cambria" w:hAnsi="Lato" w:cs="Arial"/>
          <w:iCs/>
          <w:color w:val="0000FF"/>
          <w:szCs w:val="20"/>
        </w:rPr>
        <w:t>This review aims to provide a holistic overview of acetylene production technologies, proposes sustainable production initiatives and quantifies their economic and environmental performance, and explores potential applications. From my point of view, the starting point is that the authors seek to rekindle interest and foster collaborative efforts in advancing sustainable acetylene production and broadening its use as a feedstock for bulk chemicals. However, as a review paper submitted to Nature Chem Eng, the current form is still far from being considered for publication. Following are my specific comments on the review.</w:t>
      </w:r>
    </w:p>
    <w:p w14:paraId="664D65C6" w14:textId="33E7EDF7" w:rsidR="00054314" w:rsidRDefault="00FD0AA7" w:rsidP="00FD0AA7">
      <w:pPr>
        <w:rPr>
          <w:rFonts w:ascii="Lato" w:eastAsia="DengXian" w:hAnsi="Lato" w:cs="Arial"/>
          <w:iCs/>
          <w:color w:val="000000" w:themeColor="text1"/>
          <w:szCs w:val="20"/>
          <w:lang w:eastAsia="zh-CN"/>
        </w:rPr>
      </w:pPr>
      <w:r>
        <w:rPr>
          <w:rFonts w:ascii="Lato" w:eastAsia="DengXian" w:hAnsi="Lato" w:cs="Arial"/>
          <w:iCs/>
          <w:color w:val="000000" w:themeColor="text1"/>
          <w:szCs w:val="20"/>
          <w:lang w:eastAsia="zh-CN"/>
        </w:rPr>
        <w:t>We would like to sincerely thank the reviewer for the points raised and helpful suggestions for improving our work. We hope that our responses and actions address all issues of concern. We firmly believe that o</w:t>
      </w:r>
      <w:r w:rsidR="004A3AD9" w:rsidRPr="00552F83">
        <w:rPr>
          <w:rFonts w:ascii="Lato" w:eastAsia="DengXian" w:hAnsi="Lato" w:cs="Arial"/>
          <w:iCs/>
          <w:color w:val="000000" w:themeColor="text1"/>
          <w:szCs w:val="20"/>
          <w:lang w:eastAsia="zh-CN"/>
        </w:rPr>
        <w:t xml:space="preserve">ur </w:t>
      </w:r>
      <w:r w:rsidR="00054314" w:rsidRPr="00552F83">
        <w:rPr>
          <w:rFonts w:ascii="Lato" w:eastAsia="DengXian" w:hAnsi="Lato" w:cs="Arial"/>
          <w:iCs/>
          <w:color w:val="000000" w:themeColor="text1"/>
          <w:szCs w:val="20"/>
          <w:lang w:eastAsia="zh-CN"/>
        </w:rPr>
        <w:t xml:space="preserve">contribution lies not in </w:t>
      </w:r>
      <w:r w:rsidR="004D10B0" w:rsidRPr="00552F83">
        <w:rPr>
          <w:rFonts w:ascii="Lato" w:eastAsia="DengXian" w:hAnsi="Lato" w:cs="Arial"/>
          <w:iCs/>
          <w:color w:val="000000" w:themeColor="text1"/>
          <w:szCs w:val="20"/>
          <w:lang w:eastAsia="zh-CN"/>
        </w:rPr>
        <w:t xml:space="preserve">merely </w:t>
      </w:r>
      <w:r w:rsidR="00054314" w:rsidRPr="00552F83">
        <w:rPr>
          <w:rFonts w:ascii="Lato" w:eastAsia="DengXian" w:hAnsi="Lato" w:cs="Arial"/>
          <w:iCs/>
          <w:color w:val="000000" w:themeColor="text1"/>
          <w:szCs w:val="20"/>
          <w:lang w:eastAsia="zh-CN"/>
        </w:rPr>
        <w:t>summarizing past technologies, but in critically analyzing</w:t>
      </w:r>
      <w:r w:rsidR="002D7FF2" w:rsidRPr="00552F83">
        <w:rPr>
          <w:rFonts w:ascii="Lato" w:eastAsia="DengXian" w:hAnsi="Lato" w:cs="Arial" w:hint="eastAsia"/>
          <w:iCs/>
          <w:color w:val="000000" w:themeColor="text1"/>
          <w:szCs w:val="20"/>
          <w:lang w:eastAsia="zh-CN"/>
        </w:rPr>
        <w:t xml:space="preserve"> </w:t>
      </w:r>
      <w:r w:rsidR="00054314" w:rsidRPr="00552F83">
        <w:rPr>
          <w:rFonts w:ascii="Lato" w:eastAsia="DengXian" w:hAnsi="Lato" w:cs="Arial"/>
          <w:iCs/>
          <w:color w:val="000000" w:themeColor="text1"/>
          <w:szCs w:val="20"/>
          <w:lang w:eastAsia="zh-CN"/>
        </w:rPr>
        <w:t>existing challenges and</w:t>
      </w:r>
      <w:r w:rsidR="004D10B0" w:rsidRPr="00552F83">
        <w:rPr>
          <w:rFonts w:ascii="Lato" w:eastAsia="DengXian" w:hAnsi="Lato" w:cs="Arial"/>
          <w:iCs/>
          <w:color w:val="000000" w:themeColor="text1"/>
          <w:szCs w:val="20"/>
          <w:lang w:eastAsia="zh-CN"/>
        </w:rPr>
        <w:t>,</w:t>
      </w:r>
      <w:r w:rsidR="00054314" w:rsidRPr="00552F83">
        <w:rPr>
          <w:rFonts w:ascii="Lato" w:eastAsia="DengXian" w:hAnsi="Lato" w:cs="Arial"/>
          <w:iCs/>
          <w:color w:val="000000" w:themeColor="text1"/>
          <w:szCs w:val="20"/>
          <w:lang w:eastAsia="zh-CN"/>
        </w:rPr>
        <w:t xml:space="preserve"> more importantly, outlining a pathway</w:t>
      </w:r>
      <w:r w:rsidR="002D7FF2" w:rsidRPr="00552F83">
        <w:rPr>
          <w:rFonts w:ascii="Lato" w:eastAsia="DengXian" w:hAnsi="Lato" w:cs="Arial" w:hint="eastAsia"/>
          <w:iCs/>
          <w:color w:val="000000" w:themeColor="text1"/>
          <w:szCs w:val="20"/>
          <w:lang w:eastAsia="zh-CN"/>
        </w:rPr>
        <w:t xml:space="preserve"> to rekindle interest</w:t>
      </w:r>
      <w:r w:rsidR="00054314" w:rsidRPr="00552F83">
        <w:rPr>
          <w:rFonts w:ascii="Lato" w:eastAsia="DengXian" w:hAnsi="Lato" w:cs="Arial"/>
          <w:iCs/>
          <w:color w:val="000000" w:themeColor="text1"/>
          <w:szCs w:val="20"/>
          <w:lang w:eastAsia="zh-CN"/>
        </w:rPr>
        <w:t xml:space="preserve"> </w:t>
      </w:r>
      <w:r w:rsidR="002D7FF2" w:rsidRPr="00552F83">
        <w:rPr>
          <w:rFonts w:ascii="Lato" w:eastAsia="DengXian" w:hAnsi="Lato" w:cs="Arial" w:hint="eastAsia"/>
          <w:iCs/>
          <w:color w:val="000000" w:themeColor="text1"/>
          <w:szCs w:val="20"/>
          <w:lang w:eastAsia="zh-CN"/>
        </w:rPr>
        <w:t>in</w:t>
      </w:r>
      <w:r w:rsidR="00054314" w:rsidRPr="00552F83">
        <w:rPr>
          <w:rFonts w:ascii="Lato" w:eastAsia="DengXian" w:hAnsi="Lato" w:cs="Arial"/>
          <w:iCs/>
          <w:color w:val="000000" w:themeColor="text1"/>
          <w:szCs w:val="20"/>
          <w:lang w:eastAsia="zh-CN"/>
        </w:rPr>
        <w:t xml:space="preserve"> future green acetylene production</w:t>
      </w:r>
      <w:r w:rsidR="004D10B0" w:rsidRPr="00552F83">
        <w:rPr>
          <w:rFonts w:ascii="Lato" w:eastAsia="DengXian" w:hAnsi="Lato" w:cs="Arial"/>
          <w:iCs/>
          <w:color w:val="000000" w:themeColor="text1"/>
          <w:szCs w:val="20"/>
          <w:lang w:eastAsia="zh-CN"/>
        </w:rPr>
        <w:t xml:space="preserve">, as highlighted by </w:t>
      </w:r>
      <w:r w:rsidR="004C72BA">
        <w:rPr>
          <w:rFonts w:ascii="Lato" w:eastAsia="DengXian" w:hAnsi="Lato" w:cs="Arial"/>
          <w:iCs/>
          <w:color w:val="000000" w:themeColor="text1"/>
          <w:szCs w:val="20"/>
          <w:lang w:eastAsia="zh-CN"/>
        </w:rPr>
        <w:t>re</w:t>
      </w:r>
      <w:r w:rsidR="004C72BA" w:rsidRPr="00552F83">
        <w:rPr>
          <w:rFonts w:ascii="Lato" w:eastAsia="DengXian" w:hAnsi="Lato" w:cs="Arial"/>
          <w:iCs/>
          <w:color w:val="000000" w:themeColor="text1"/>
          <w:szCs w:val="20"/>
          <w:lang w:eastAsia="zh-CN"/>
        </w:rPr>
        <w:t xml:space="preserve">viewer </w:t>
      </w:r>
      <w:r w:rsidR="004D10B0" w:rsidRPr="00552F83">
        <w:rPr>
          <w:rFonts w:ascii="Lato" w:eastAsia="DengXian" w:hAnsi="Lato" w:cs="Arial"/>
          <w:iCs/>
          <w:color w:val="000000" w:themeColor="text1"/>
          <w:szCs w:val="20"/>
          <w:lang w:eastAsia="zh-CN"/>
        </w:rPr>
        <w:t>#1 and #3.</w:t>
      </w:r>
      <w:r w:rsidR="00054314" w:rsidRPr="00552F83">
        <w:rPr>
          <w:rFonts w:ascii="Lato" w:eastAsia="DengXian" w:hAnsi="Lato" w:cs="Arial"/>
          <w:iCs/>
          <w:color w:val="000000" w:themeColor="text1"/>
          <w:szCs w:val="20"/>
          <w:lang w:eastAsia="zh-CN"/>
        </w:rPr>
        <w:t xml:space="preserve"> We believe this </w:t>
      </w:r>
      <w:r w:rsidR="002D7FF2" w:rsidRPr="00552F83">
        <w:rPr>
          <w:rFonts w:ascii="Lato" w:eastAsia="DengXian" w:hAnsi="Lato" w:cs="Arial" w:hint="eastAsia"/>
          <w:iCs/>
          <w:color w:val="000000" w:themeColor="text1"/>
          <w:szCs w:val="20"/>
          <w:lang w:eastAsia="zh-CN"/>
        </w:rPr>
        <w:t>manuscript</w:t>
      </w:r>
      <w:r w:rsidR="00054314" w:rsidRPr="00552F83">
        <w:rPr>
          <w:rFonts w:ascii="Lato" w:eastAsia="DengXian" w:hAnsi="Lato" w:cs="Arial"/>
          <w:iCs/>
          <w:color w:val="000000" w:themeColor="text1"/>
          <w:szCs w:val="20"/>
          <w:lang w:eastAsia="zh-CN"/>
        </w:rPr>
        <w:t xml:space="preserve"> </w:t>
      </w:r>
      <w:r w:rsidR="002D7FF2" w:rsidRPr="00552F83">
        <w:rPr>
          <w:rFonts w:ascii="Lato" w:eastAsia="DengXian" w:hAnsi="Lato" w:cs="Arial" w:hint="eastAsia"/>
          <w:iCs/>
          <w:color w:val="000000" w:themeColor="text1"/>
          <w:szCs w:val="20"/>
          <w:lang w:eastAsia="zh-CN"/>
        </w:rPr>
        <w:t>offer</w:t>
      </w:r>
      <w:r w:rsidR="00054314" w:rsidRPr="00552F83">
        <w:rPr>
          <w:rFonts w:ascii="Lato" w:eastAsia="DengXian" w:hAnsi="Lato" w:cs="Arial"/>
          <w:iCs/>
          <w:color w:val="000000" w:themeColor="text1"/>
          <w:szCs w:val="20"/>
          <w:lang w:eastAsia="zh-CN"/>
        </w:rPr>
        <w:t>s valuable insights by envisioning a sustainable trajectory for C</w:t>
      </w:r>
      <w:r w:rsidR="00054314" w:rsidRPr="00552F83">
        <w:rPr>
          <w:rFonts w:ascii="Lato" w:eastAsia="DengXian" w:hAnsi="Lato" w:cs="Arial"/>
          <w:iCs/>
          <w:color w:val="000000" w:themeColor="text1"/>
          <w:szCs w:val="20"/>
          <w:vertAlign w:val="subscript"/>
          <w:lang w:eastAsia="zh-CN"/>
        </w:rPr>
        <w:t>2</w:t>
      </w:r>
      <w:r w:rsidR="00054314" w:rsidRPr="00552F83">
        <w:rPr>
          <w:rFonts w:ascii="Lato" w:eastAsia="DengXian" w:hAnsi="Lato" w:cs="Arial"/>
          <w:iCs/>
          <w:color w:val="000000" w:themeColor="text1"/>
          <w:szCs w:val="20"/>
          <w:lang w:eastAsia="zh-CN"/>
        </w:rPr>
        <w:t>H</w:t>
      </w:r>
      <w:r w:rsidR="00054314" w:rsidRPr="00552F83">
        <w:rPr>
          <w:rFonts w:ascii="Lato" w:eastAsia="DengXian" w:hAnsi="Lato" w:cs="Arial"/>
          <w:iCs/>
          <w:color w:val="000000" w:themeColor="text1"/>
          <w:szCs w:val="20"/>
          <w:vertAlign w:val="subscript"/>
          <w:lang w:eastAsia="zh-CN"/>
        </w:rPr>
        <w:t>2</w:t>
      </w:r>
      <w:r w:rsidR="00054314" w:rsidRPr="00552F83">
        <w:rPr>
          <w:rFonts w:ascii="Lato" w:eastAsia="DengXian" w:hAnsi="Lato" w:cs="Arial"/>
          <w:iCs/>
          <w:color w:val="000000" w:themeColor="text1"/>
          <w:szCs w:val="20"/>
          <w:lang w:eastAsia="zh-CN"/>
        </w:rPr>
        <w:t xml:space="preserve"> production while encouraging innovation in its </w:t>
      </w:r>
      <w:r w:rsidR="002D7FF2" w:rsidRPr="00552F83">
        <w:rPr>
          <w:rFonts w:ascii="Lato" w:eastAsia="DengXian" w:hAnsi="Lato" w:cs="Arial" w:hint="eastAsia"/>
          <w:iCs/>
          <w:color w:val="000000" w:themeColor="text1"/>
          <w:szCs w:val="20"/>
          <w:lang w:eastAsia="zh-CN"/>
        </w:rPr>
        <w:t xml:space="preserve">green </w:t>
      </w:r>
      <w:r w:rsidR="00054314" w:rsidRPr="00552F83">
        <w:rPr>
          <w:rFonts w:ascii="Lato" w:eastAsia="DengXian" w:hAnsi="Lato" w:cs="Arial"/>
          <w:iCs/>
          <w:color w:val="000000" w:themeColor="text1"/>
          <w:szCs w:val="20"/>
          <w:lang w:eastAsia="zh-CN"/>
        </w:rPr>
        <w:t>production methods and downstream applications.</w:t>
      </w:r>
    </w:p>
    <w:p w14:paraId="0ED3DC78" w14:textId="2B9C2011" w:rsidR="00FD0AA7" w:rsidRPr="00552F83" w:rsidRDefault="00E148C2" w:rsidP="004A3AD9">
      <w:pPr>
        <w:spacing w:after="0"/>
        <w:rPr>
          <w:rFonts w:ascii="Lato" w:eastAsia="DengXian" w:hAnsi="Lato" w:cs="Arial"/>
          <w:iCs/>
          <w:color w:val="000000" w:themeColor="text1"/>
          <w:szCs w:val="20"/>
          <w:lang w:eastAsia="zh-CN"/>
        </w:rPr>
      </w:pPr>
      <w:r>
        <w:rPr>
          <w:rFonts w:ascii="Lato" w:eastAsia="DengXian" w:hAnsi="Lato" w:cs="Arial"/>
          <w:b/>
          <w:iCs/>
          <w:color w:val="000000" w:themeColor="text1"/>
          <w:szCs w:val="20"/>
          <w:lang w:eastAsia="zh-CN"/>
        </w:rPr>
        <w:t>Overall a</w:t>
      </w:r>
      <w:r w:rsidR="00FD0AA7" w:rsidRPr="00FD0AA7">
        <w:rPr>
          <w:rFonts w:ascii="Lato" w:eastAsia="DengXian" w:hAnsi="Lato" w:cs="Arial"/>
          <w:b/>
          <w:iCs/>
          <w:color w:val="000000" w:themeColor="text1"/>
          <w:szCs w:val="20"/>
          <w:lang w:eastAsia="zh-CN"/>
        </w:rPr>
        <w:t>ction</w:t>
      </w:r>
      <w:r>
        <w:rPr>
          <w:rFonts w:ascii="Lato" w:eastAsia="DengXian" w:hAnsi="Lato" w:cs="Arial"/>
          <w:b/>
          <w:iCs/>
          <w:color w:val="000000" w:themeColor="text1"/>
          <w:szCs w:val="20"/>
          <w:lang w:eastAsia="zh-CN"/>
        </w:rPr>
        <w:t>s</w:t>
      </w:r>
      <w:r w:rsidR="00FD0AA7" w:rsidRPr="00FD0AA7">
        <w:rPr>
          <w:rFonts w:ascii="Lato" w:eastAsia="DengXian" w:hAnsi="Lato" w:cs="Arial"/>
          <w:b/>
          <w:iCs/>
          <w:color w:val="000000" w:themeColor="text1"/>
          <w:szCs w:val="20"/>
          <w:lang w:eastAsia="zh-CN"/>
        </w:rPr>
        <w:t>:</w:t>
      </w:r>
      <w:r w:rsidR="00FD0AA7" w:rsidRPr="00474AF3">
        <w:rPr>
          <w:rFonts w:ascii="Lato" w:eastAsia="DengXian" w:hAnsi="Lato" w:cs="Arial"/>
          <w:iCs/>
          <w:color w:val="000000" w:themeColor="text1"/>
          <w:szCs w:val="20"/>
          <w:lang w:eastAsia="zh-CN"/>
        </w:rPr>
        <w:t xml:space="preserve"> </w:t>
      </w:r>
      <w:r w:rsidR="003E7F6B">
        <w:rPr>
          <w:rFonts w:ascii="Lato" w:eastAsia="DengXian" w:hAnsi="Lato" w:cs="Arial"/>
          <w:iCs/>
          <w:color w:val="000000" w:themeColor="text1"/>
          <w:szCs w:val="20"/>
          <w:lang w:eastAsia="zh-CN"/>
        </w:rPr>
        <w:t>Specifically, w</w:t>
      </w:r>
      <w:r w:rsidR="00FD0AA7" w:rsidRPr="00FD0AA7">
        <w:rPr>
          <w:rFonts w:ascii="Lato" w:eastAsia="DengXian" w:hAnsi="Lato" w:cs="Arial"/>
          <w:bCs/>
          <w:iCs/>
          <w:color w:val="000000" w:themeColor="text1"/>
          <w:szCs w:val="20"/>
          <w:lang w:eastAsia="zh-CN"/>
        </w:rPr>
        <w:t xml:space="preserve">e have reformatted the manuscript from a ‘Review’ to a ‘Perspective’ with a new title, ‘Towards </w:t>
      </w:r>
      <w:r w:rsidR="00FD0AA7" w:rsidRPr="00FD0AA7">
        <w:rPr>
          <w:rFonts w:ascii="Lato" w:eastAsia="DengXian" w:hAnsi="Lato" w:cs="Arial" w:hint="eastAsia"/>
          <w:bCs/>
          <w:iCs/>
          <w:color w:val="000000" w:themeColor="text1"/>
          <w:szCs w:val="20"/>
          <w:lang w:eastAsia="zh-CN"/>
        </w:rPr>
        <w:t>gr</w:t>
      </w:r>
      <w:r w:rsidR="00FD0AA7" w:rsidRPr="00FD0AA7">
        <w:rPr>
          <w:rFonts w:ascii="Lato" w:eastAsia="DengXian" w:hAnsi="Lato" w:cs="Arial"/>
          <w:bCs/>
          <w:iCs/>
          <w:color w:val="000000" w:themeColor="text1"/>
          <w:szCs w:val="20"/>
          <w:lang w:eastAsia="zh-CN"/>
        </w:rPr>
        <w:t xml:space="preserve">een </w:t>
      </w:r>
      <w:r w:rsidR="00FD0AA7" w:rsidRPr="00FD0AA7">
        <w:rPr>
          <w:rFonts w:ascii="Lato" w:eastAsia="DengXian" w:hAnsi="Lato" w:cs="Arial" w:hint="eastAsia"/>
          <w:bCs/>
          <w:iCs/>
          <w:color w:val="000000" w:themeColor="text1"/>
          <w:szCs w:val="20"/>
          <w:lang w:eastAsia="zh-CN"/>
        </w:rPr>
        <w:t>a</w:t>
      </w:r>
      <w:r w:rsidR="00FD0AA7" w:rsidRPr="00FD0AA7">
        <w:rPr>
          <w:rFonts w:ascii="Lato" w:eastAsia="DengXian" w:hAnsi="Lato" w:cs="Arial"/>
          <w:bCs/>
          <w:iCs/>
          <w:color w:val="000000" w:themeColor="text1"/>
          <w:szCs w:val="20"/>
          <w:lang w:eastAsia="zh-CN"/>
        </w:rPr>
        <w:t xml:space="preserve">cetylene </w:t>
      </w:r>
      <w:r w:rsidR="00FD0AA7" w:rsidRPr="00FD0AA7">
        <w:rPr>
          <w:rFonts w:ascii="Lato" w:eastAsia="DengXian" w:hAnsi="Lato" w:cs="Arial" w:hint="eastAsia"/>
          <w:bCs/>
          <w:iCs/>
          <w:color w:val="000000" w:themeColor="text1"/>
          <w:szCs w:val="20"/>
          <w:lang w:eastAsia="zh-CN"/>
        </w:rPr>
        <w:t>s</w:t>
      </w:r>
      <w:r w:rsidR="00FD0AA7" w:rsidRPr="00FD0AA7">
        <w:rPr>
          <w:rFonts w:ascii="Lato" w:eastAsia="DengXian" w:hAnsi="Lato" w:cs="Arial"/>
          <w:bCs/>
          <w:iCs/>
          <w:color w:val="000000" w:themeColor="text1"/>
          <w:szCs w:val="20"/>
          <w:lang w:eastAsia="zh-CN"/>
        </w:rPr>
        <w:t xml:space="preserve">ynthesis and </w:t>
      </w:r>
      <w:r w:rsidR="00FD0AA7" w:rsidRPr="00FD0AA7">
        <w:rPr>
          <w:rFonts w:ascii="Lato" w:eastAsia="DengXian" w:hAnsi="Lato" w:cs="Arial" w:hint="eastAsia"/>
          <w:bCs/>
          <w:iCs/>
          <w:color w:val="000000" w:themeColor="text1"/>
          <w:szCs w:val="20"/>
          <w:lang w:eastAsia="zh-CN"/>
        </w:rPr>
        <w:t>a</w:t>
      </w:r>
      <w:r w:rsidR="00FD0AA7" w:rsidRPr="00FD0AA7">
        <w:rPr>
          <w:rFonts w:ascii="Lato" w:eastAsia="DengXian" w:hAnsi="Lato" w:cs="Arial"/>
          <w:bCs/>
          <w:iCs/>
          <w:color w:val="000000" w:themeColor="text1"/>
          <w:szCs w:val="20"/>
          <w:lang w:eastAsia="zh-CN"/>
        </w:rPr>
        <w:t xml:space="preserve">pplication’. </w:t>
      </w:r>
      <w:r w:rsidR="00FD0AA7" w:rsidRPr="00FD0AA7">
        <w:rPr>
          <w:rFonts w:ascii="Lato" w:eastAsia="DengXian" w:hAnsi="Lato" w:cs="Arial" w:hint="eastAsia"/>
          <w:bCs/>
          <w:iCs/>
          <w:color w:val="000000" w:themeColor="text1"/>
          <w:szCs w:val="20"/>
          <w:lang w:eastAsia="zh-CN"/>
        </w:rPr>
        <w:t>W</w:t>
      </w:r>
      <w:r w:rsidR="00FD0AA7" w:rsidRPr="00FD0AA7">
        <w:rPr>
          <w:rFonts w:ascii="Lato" w:eastAsia="DengXian" w:hAnsi="Lato" w:cs="Arial"/>
          <w:bCs/>
          <w:iCs/>
          <w:color w:val="000000" w:themeColor="text1"/>
          <w:szCs w:val="20"/>
          <w:lang w:eastAsia="zh-CN"/>
        </w:rPr>
        <w:t>e have</w:t>
      </w:r>
      <w:r w:rsidR="00FD0AA7" w:rsidRPr="00FD0AA7">
        <w:rPr>
          <w:rFonts w:ascii="Lato" w:eastAsia="DengXian" w:hAnsi="Lato" w:cs="Arial" w:hint="eastAsia"/>
          <w:bCs/>
          <w:iCs/>
          <w:color w:val="000000" w:themeColor="text1"/>
          <w:szCs w:val="20"/>
          <w:lang w:eastAsia="zh-CN"/>
        </w:rPr>
        <w:t xml:space="preserve"> also</w:t>
      </w:r>
      <w:r w:rsidR="00FD0AA7" w:rsidRPr="00FD0AA7">
        <w:rPr>
          <w:rFonts w:ascii="Lato" w:eastAsia="DengXian" w:hAnsi="Lato" w:cs="Arial"/>
          <w:bCs/>
          <w:iCs/>
          <w:color w:val="000000" w:themeColor="text1"/>
          <w:szCs w:val="20"/>
          <w:lang w:eastAsia="zh-CN"/>
        </w:rPr>
        <w:t xml:space="preserve"> </w:t>
      </w:r>
      <w:r w:rsidR="00FD0AA7" w:rsidRPr="00FD0AA7">
        <w:rPr>
          <w:rFonts w:ascii="Lato" w:eastAsia="DengXian" w:hAnsi="Lato" w:cs="Arial" w:hint="eastAsia"/>
          <w:bCs/>
          <w:iCs/>
          <w:color w:val="000000" w:themeColor="text1"/>
          <w:szCs w:val="20"/>
          <w:lang w:eastAsia="zh-CN"/>
        </w:rPr>
        <w:t xml:space="preserve">modified the Introduction part, </w:t>
      </w:r>
      <w:r w:rsidR="00FD0AA7" w:rsidRPr="00FD0AA7">
        <w:rPr>
          <w:rFonts w:ascii="Lato" w:eastAsia="DengXian" w:hAnsi="Lato" w:cs="Arial"/>
          <w:bCs/>
          <w:iCs/>
          <w:color w:val="000000" w:themeColor="text1"/>
          <w:szCs w:val="20"/>
          <w:lang w:eastAsia="zh-CN"/>
        </w:rPr>
        <w:t>significantly condensed the discussion on conventional acetylene (C</w:t>
      </w:r>
      <w:r w:rsidR="00FD0AA7" w:rsidRPr="00FD0AA7">
        <w:rPr>
          <w:rFonts w:ascii="Lato" w:eastAsia="DengXian" w:hAnsi="Lato" w:cs="Arial"/>
          <w:bCs/>
          <w:iCs/>
          <w:color w:val="000000" w:themeColor="text1"/>
          <w:szCs w:val="20"/>
          <w:vertAlign w:val="subscript"/>
          <w:lang w:eastAsia="zh-CN"/>
        </w:rPr>
        <w:t>2</w:t>
      </w:r>
      <w:r w:rsidR="00FD0AA7" w:rsidRPr="00FD0AA7">
        <w:rPr>
          <w:rFonts w:ascii="Lato" w:eastAsia="DengXian" w:hAnsi="Lato" w:cs="Arial"/>
          <w:bCs/>
          <w:iCs/>
          <w:color w:val="000000" w:themeColor="text1"/>
          <w:szCs w:val="20"/>
          <w:lang w:eastAsia="zh-CN"/>
        </w:rPr>
        <w:t>H</w:t>
      </w:r>
      <w:r w:rsidR="00FD0AA7" w:rsidRPr="00FD0AA7">
        <w:rPr>
          <w:rFonts w:ascii="Lato" w:eastAsia="DengXian" w:hAnsi="Lato" w:cs="Arial"/>
          <w:bCs/>
          <w:iCs/>
          <w:color w:val="000000" w:themeColor="text1"/>
          <w:szCs w:val="20"/>
          <w:vertAlign w:val="subscript"/>
          <w:lang w:eastAsia="zh-CN"/>
        </w:rPr>
        <w:t>2</w:t>
      </w:r>
      <w:r w:rsidR="00FD0AA7" w:rsidRPr="00FD0AA7">
        <w:rPr>
          <w:rFonts w:ascii="Lato" w:eastAsia="DengXian" w:hAnsi="Lato" w:cs="Arial"/>
          <w:bCs/>
          <w:iCs/>
          <w:color w:val="000000" w:themeColor="text1"/>
          <w:szCs w:val="20"/>
          <w:lang w:eastAsia="zh-CN"/>
        </w:rPr>
        <w:t xml:space="preserve">) production technologies </w:t>
      </w:r>
      <w:r w:rsidR="00FD0AA7" w:rsidRPr="00FD0AA7">
        <w:rPr>
          <w:rFonts w:ascii="Lato" w:eastAsia="DengXian" w:hAnsi="Lato" w:cs="Arial" w:hint="eastAsia"/>
          <w:bCs/>
          <w:iCs/>
          <w:color w:val="000000" w:themeColor="text1"/>
          <w:szCs w:val="20"/>
          <w:lang w:eastAsia="zh-CN"/>
        </w:rPr>
        <w:t xml:space="preserve">in Section 2, </w:t>
      </w:r>
      <w:r w:rsidR="00FD0AA7" w:rsidRPr="00FD0AA7">
        <w:rPr>
          <w:rFonts w:ascii="Lato" w:eastAsia="DengXian" w:hAnsi="Lato" w:cs="Arial"/>
          <w:bCs/>
          <w:iCs/>
          <w:color w:val="000000" w:themeColor="text1"/>
          <w:szCs w:val="20"/>
          <w:lang w:eastAsia="zh-CN"/>
        </w:rPr>
        <w:t>and added new emerging C</w:t>
      </w:r>
      <w:r w:rsidR="00FD0AA7" w:rsidRPr="00FD0AA7">
        <w:rPr>
          <w:rFonts w:ascii="Lato" w:eastAsia="DengXian" w:hAnsi="Lato" w:cs="Arial"/>
          <w:bCs/>
          <w:iCs/>
          <w:color w:val="000000" w:themeColor="text1"/>
          <w:szCs w:val="20"/>
          <w:vertAlign w:val="subscript"/>
          <w:lang w:eastAsia="zh-CN"/>
        </w:rPr>
        <w:t>2</w:t>
      </w:r>
      <w:r w:rsidR="00FD0AA7" w:rsidRPr="00FD0AA7">
        <w:rPr>
          <w:rFonts w:ascii="Lato" w:eastAsia="DengXian" w:hAnsi="Lato" w:cs="Arial"/>
          <w:bCs/>
          <w:iCs/>
          <w:color w:val="000000" w:themeColor="text1"/>
          <w:szCs w:val="20"/>
          <w:lang w:eastAsia="zh-CN"/>
        </w:rPr>
        <w:t>H</w:t>
      </w:r>
      <w:r w:rsidR="00FD0AA7" w:rsidRPr="00FD0AA7">
        <w:rPr>
          <w:rFonts w:ascii="Lato" w:eastAsia="DengXian" w:hAnsi="Lato" w:cs="Arial"/>
          <w:bCs/>
          <w:iCs/>
          <w:color w:val="000000" w:themeColor="text1"/>
          <w:szCs w:val="20"/>
          <w:vertAlign w:val="subscript"/>
          <w:lang w:eastAsia="zh-CN"/>
        </w:rPr>
        <w:t>2</w:t>
      </w:r>
      <w:r w:rsidR="00FD0AA7" w:rsidRPr="00FD0AA7">
        <w:rPr>
          <w:rFonts w:ascii="Lato" w:eastAsia="DengXian" w:hAnsi="Lato" w:cs="Arial"/>
          <w:bCs/>
          <w:iCs/>
          <w:color w:val="000000" w:themeColor="text1"/>
          <w:szCs w:val="20"/>
          <w:lang w:eastAsia="zh-CN"/>
        </w:rPr>
        <w:t xml:space="preserve"> application technologies </w:t>
      </w:r>
      <w:r w:rsidR="00FD0AA7" w:rsidRPr="00FD0AA7">
        <w:rPr>
          <w:rFonts w:ascii="Lato" w:eastAsia="DengXian" w:hAnsi="Lato" w:cs="Arial" w:hint="eastAsia"/>
          <w:bCs/>
          <w:iCs/>
          <w:color w:val="000000" w:themeColor="text1"/>
          <w:szCs w:val="20"/>
          <w:lang w:eastAsia="zh-CN"/>
        </w:rPr>
        <w:t xml:space="preserve">in Section 3 </w:t>
      </w:r>
      <w:r w:rsidR="00FD0AA7" w:rsidRPr="00FD0AA7">
        <w:rPr>
          <w:rFonts w:ascii="Lato" w:eastAsia="DengXian" w:hAnsi="Lato" w:cs="Arial"/>
          <w:bCs/>
          <w:iCs/>
          <w:color w:val="000000" w:themeColor="text1"/>
          <w:szCs w:val="20"/>
          <w:lang w:eastAsia="zh-CN"/>
        </w:rPr>
        <w:t>to highlight our forward</w:t>
      </w:r>
      <w:r w:rsidR="00FD0AA7" w:rsidRPr="00FD0AA7">
        <w:rPr>
          <w:rFonts w:ascii="Lato" w:eastAsia="DengXian" w:hAnsi="Lato" w:cs="Arial"/>
          <w:bCs/>
          <w:iCs/>
          <w:color w:val="000000" w:themeColor="text1"/>
          <w:szCs w:val="20"/>
          <w:lang w:eastAsia="zh-CN"/>
        </w:rPr>
        <w:noBreakHyphen/>
        <w:t>looking focus. Furthermore, we have incorporated data on the predicted availability of renewable feedstocks, including biochar and biogas, by 2050, to assess the feasibility of proposed green C</w:t>
      </w:r>
      <w:r w:rsidR="00FD0AA7" w:rsidRPr="00FD0AA7">
        <w:rPr>
          <w:rFonts w:ascii="Lato" w:eastAsia="DengXian" w:hAnsi="Lato" w:cs="Arial"/>
          <w:bCs/>
          <w:iCs/>
          <w:color w:val="000000" w:themeColor="text1"/>
          <w:szCs w:val="20"/>
          <w:vertAlign w:val="subscript"/>
          <w:lang w:eastAsia="zh-CN"/>
        </w:rPr>
        <w:t>2</w:t>
      </w:r>
      <w:r w:rsidR="00FD0AA7" w:rsidRPr="00FD0AA7">
        <w:rPr>
          <w:rFonts w:ascii="Lato" w:eastAsia="DengXian" w:hAnsi="Lato" w:cs="Arial"/>
          <w:bCs/>
          <w:iCs/>
          <w:color w:val="000000" w:themeColor="text1"/>
          <w:szCs w:val="20"/>
          <w:lang w:eastAsia="zh-CN"/>
        </w:rPr>
        <w:t>H</w:t>
      </w:r>
      <w:r w:rsidR="00FD0AA7" w:rsidRPr="00FD0AA7">
        <w:rPr>
          <w:rFonts w:ascii="Lato" w:eastAsia="DengXian" w:hAnsi="Lato" w:cs="Arial"/>
          <w:bCs/>
          <w:iCs/>
          <w:color w:val="000000" w:themeColor="text1"/>
          <w:szCs w:val="20"/>
          <w:vertAlign w:val="subscript"/>
          <w:lang w:eastAsia="zh-CN"/>
        </w:rPr>
        <w:t>2</w:t>
      </w:r>
      <w:r w:rsidR="00FD0AA7" w:rsidRPr="00FD0AA7">
        <w:rPr>
          <w:rFonts w:ascii="Lato" w:eastAsia="DengXian" w:hAnsi="Lato" w:cs="Arial"/>
          <w:bCs/>
          <w:iCs/>
          <w:color w:val="000000" w:themeColor="text1"/>
          <w:szCs w:val="20"/>
          <w:lang w:eastAsia="zh-CN"/>
        </w:rPr>
        <w:t xml:space="preserve"> production technologies.</w:t>
      </w:r>
      <w:r w:rsidR="00222CCA">
        <w:rPr>
          <w:rFonts w:ascii="Lato" w:eastAsia="DengXian" w:hAnsi="Lato" w:cs="Arial"/>
          <w:bCs/>
          <w:iCs/>
          <w:color w:val="000000" w:themeColor="text1"/>
          <w:szCs w:val="20"/>
          <w:lang w:eastAsia="zh-CN"/>
        </w:rPr>
        <w:t xml:space="preserve"> </w:t>
      </w:r>
      <w:r w:rsidR="00222CCA" w:rsidRPr="00552F83">
        <w:rPr>
          <w:rFonts w:ascii="Lato" w:eastAsia="DengXian" w:hAnsi="Lato" w:cs="Arial"/>
          <w:iCs/>
          <w:color w:val="000000" w:themeColor="text1"/>
          <w:szCs w:val="20"/>
          <w:lang w:eastAsia="zh-CN"/>
        </w:rPr>
        <w:t>Detailed responses to the reviewer’s comments are provided below.</w:t>
      </w:r>
    </w:p>
    <w:p w14:paraId="6D1373B7" w14:textId="77777777" w:rsidR="004A3AD9" w:rsidRPr="00552F83" w:rsidRDefault="004A3AD9" w:rsidP="00BA1265">
      <w:pPr>
        <w:spacing w:after="0"/>
        <w:rPr>
          <w:rFonts w:ascii="Lato" w:eastAsia="DengXian" w:hAnsi="Lato" w:cs="Arial"/>
          <w:iCs/>
          <w:color w:val="000000" w:themeColor="text1"/>
          <w:szCs w:val="20"/>
          <w:lang w:eastAsia="zh-CN"/>
        </w:rPr>
      </w:pPr>
    </w:p>
    <w:p w14:paraId="662339C5" w14:textId="2BF7987C" w:rsidR="00013347" w:rsidRPr="00552F83" w:rsidRDefault="00013347" w:rsidP="00987014">
      <w:pPr>
        <w:rPr>
          <w:rFonts w:ascii="Lato" w:eastAsia="Cambria" w:hAnsi="Lato" w:cs="Arial"/>
          <w:iCs/>
          <w:color w:val="0000FF"/>
          <w:szCs w:val="20"/>
        </w:rPr>
      </w:pPr>
      <w:r w:rsidRPr="00177C1E">
        <w:rPr>
          <w:rFonts w:ascii="Lato" w:eastAsia="Cambria" w:hAnsi="Lato" w:cs="Arial"/>
          <w:iCs/>
          <w:color w:val="0000FF"/>
          <w:szCs w:val="20"/>
        </w:rPr>
        <w:t>2.1. </w:t>
      </w:r>
      <w:r w:rsidR="006B7AB5" w:rsidRPr="00177C1E">
        <w:rPr>
          <w:rFonts w:ascii="Lato" w:eastAsia="Cambria" w:hAnsi="Lato" w:cs="Arial"/>
          <w:iCs/>
          <w:color w:val="0000FF"/>
          <w:szCs w:val="20"/>
        </w:rPr>
        <w:t>As a review article, this manuscript spends the major part to discuss the conventional technologies to produce acetylene, such as CaC</w:t>
      </w:r>
      <w:r w:rsidR="006B7AB5" w:rsidRPr="00177C1E">
        <w:rPr>
          <w:rFonts w:ascii="Lato" w:eastAsia="Cambria" w:hAnsi="Lato" w:cs="Arial"/>
          <w:iCs/>
          <w:color w:val="0000FF"/>
          <w:szCs w:val="20"/>
          <w:vertAlign w:val="subscript"/>
        </w:rPr>
        <w:t>2</w:t>
      </w:r>
      <w:r w:rsidR="006B7AB5" w:rsidRPr="00177C1E">
        <w:rPr>
          <w:rFonts w:ascii="Lato" w:eastAsia="Cambria" w:hAnsi="Lato" w:cs="Arial"/>
          <w:iCs/>
          <w:color w:val="0000FF"/>
          <w:szCs w:val="20"/>
        </w:rPr>
        <w:t xml:space="preserve"> route, partial oxidation and thermal plasma pyrolysis. To be noted, the acetylene production technologies nowadays all have no connections with catalysis. The reason would be attributed to the thermodynamic features of C</w:t>
      </w:r>
      <w:r w:rsidR="006B7AB5" w:rsidRPr="00177C1E">
        <w:rPr>
          <w:rFonts w:ascii="Lato" w:eastAsia="Cambria" w:hAnsi="Lato" w:cs="Arial"/>
          <w:iCs/>
          <w:color w:val="0000FF"/>
          <w:szCs w:val="20"/>
          <w:vertAlign w:val="subscript"/>
        </w:rPr>
        <w:t>2</w:t>
      </w:r>
      <w:r w:rsidR="006B7AB5" w:rsidRPr="00177C1E">
        <w:rPr>
          <w:rFonts w:ascii="Lato" w:eastAsia="Cambria" w:hAnsi="Lato" w:cs="Arial"/>
          <w:iCs/>
          <w:color w:val="0000FF"/>
          <w:szCs w:val="20"/>
        </w:rPr>
        <w:t>H</w:t>
      </w:r>
      <w:r w:rsidR="006B7AB5" w:rsidRPr="00177C1E">
        <w:rPr>
          <w:rFonts w:ascii="Lato" w:eastAsia="Cambria" w:hAnsi="Lato" w:cs="Arial"/>
          <w:iCs/>
          <w:color w:val="0000FF"/>
          <w:szCs w:val="20"/>
          <w:vertAlign w:val="subscript"/>
        </w:rPr>
        <w:t>2</w:t>
      </w:r>
      <w:r w:rsidR="006B7AB5" w:rsidRPr="00177C1E">
        <w:rPr>
          <w:rFonts w:ascii="Lato" w:eastAsia="Cambria" w:hAnsi="Lato" w:cs="Arial"/>
          <w:iCs/>
          <w:color w:val="0000FF"/>
          <w:szCs w:val="20"/>
        </w:rPr>
        <w:t>. The group of the authors are expertized in catalysis. I can’t clearly see the C</w:t>
      </w:r>
      <w:r w:rsidR="006B7AB5" w:rsidRPr="00177C1E">
        <w:rPr>
          <w:rFonts w:ascii="Lato" w:eastAsia="Cambria" w:hAnsi="Lato" w:cs="Arial"/>
          <w:iCs/>
          <w:color w:val="0000FF"/>
          <w:szCs w:val="20"/>
          <w:vertAlign w:val="subscript"/>
        </w:rPr>
        <w:t>2</w:t>
      </w:r>
      <w:r w:rsidR="006B7AB5" w:rsidRPr="00177C1E">
        <w:rPr>
          <w:rFonts w:ascii="Lato" w:eastAsia="Cambria" w:hAnsi="Lato" w:cs="Arial"/>
          <w:iCs/>
          <w:color w:val="0000FF"/>
          <w:szCs w:val="20"/>
        </w:rPr>
        <w:t>H</w:t>
      </w:r>
      <w:r w:rsidR="006B7AB5" w:rsidRPr="00177C1E">
        <w:rPr>
          <w:rFonts w:ascii="Lato" w:eastAsia="Cambria" w:hAnsi="Lato" w:cs="Arial"/>
          <w:iCs/>
          <w:color w:val="0000FF"/>
          <w:szCs w:val="20"/>
          <w:vertAlign w:val="subscript"/>
        </w:rPr>
        <w:t>2</w:t>
      </w:r>
      <w:r w:rsidR="006B7AB5" w:rsidRPr="00177C1E">
        <w:rPr>
          <w:rFonts w:ascii="Lato" w:eastAsia="Cambria" w:hAnsi="Lato" w:cs="Arial"/>
          <w:iCs/>
          <w:color w:val="0000FF"/>
          <w:szCs w:val="20"/>
        </w:rPr>
        <w:t>-related research background of the authors, as well as the potential solutions to produce C</w:t>
      </w:r>
      <w:r w:rsidR="006B7AB5" w:rsidRPr="00177C1E">
        <w:rPr>
          <w:rFonts w:ascii="Lato" w:eastAsia="Cambria" w:hAnsi="Lato" w:cs="Arial"/>
          <w:iCs/>
          <w:color w:val="0000FF"/>
          <w:szCs w:val="20"/>
          <w:vertAlign w:val="subscript"/>
        </w:rPr>
        <w:t>2</w:t>
      </w:r>
      <w:r w:rsidR="006B7AB5" w:rsidRPr="00177C1E">
        <w:rPr>
          <w:rFonts w:ascii="Lato" w:eastAsia="Cambria" w:hAnsi="Lato" w:cs="Arial"/>
          <w:iCs/>
          <w:color w:val="0000FF"/>
          <w:szCs w:val="20"/>
        </w:rPr>
        <w:t>H</w:t>
      </w:r>
      <w:r w:rsidR="006B7AB5" w:rsidRPr="00177C1E">
        <w:rPr>
          <w:rFonts w:ascii="Lato" w:eastAsia="Cambria" w:hAnsi="Lato" w:cs="Arial"/>
          <w:iCs/>
          <w:color w:val="0000FF"/>
          <w:szCs w:val="20"/>
          <w:vertAlign w:val="subscript"/>
        </w:rPr>
        <w:t>2</w:t>
      </w:r>
      <w:r w:rsidR="006B7AB5" w:rsidRPr="00177C1E">
        <w:rPr>
          <w:rFonts w:ascii="Lato" w:eastAsia="Cambria" w:hAnsi="Lato" w:cs="Arial"/>
          <w:iCs/>
          <w:color w:val="0000FF"/>
          <w:szCs w:val="20"/>
        </w:rPr>
        <w:t xml:space="preserve"> via thermal catalysis route. Regarding the downstream organic synthesis of C</w:t>
      </w:r>
      <w:r w:rsidR="006B7AB5" w:rsidRPr="00177C1E">
        <w:rPr>
          <w:rFonts w:ascii="Lato" w:eastAsia="Cambria" w:hAnsi="Lato" w:cs="Arial"/>
          <w:iCs/>
          <w:color w:val="0000FF"/>
          <w:szCs w:val="20"/>
          <w:vertAlign w:val="subscript"/>
        </w:rPr>
        <w:t>2</w:t>
      </w:r>
      <w:r w:rsidR="006B7AB5" w:rsidRPr="00177C1E">
        <w:rPr>
          <w:rFonts w:ascii="Lato" w:eastAsia="Cambria" w:hAnsi="Lato" w:cs="Arial"/>
          <w:iCs/>
          <w:color w:val="0000FF"/>
          <w:szCs w:val="20"/>
        </w:rPr>
        <w:t>H</w:t>
      </w:r>
      <w:r w:rsidR="006B7AB5" w:rsidRPr="00177C1E">
        <w:rPr>
          <w:rFonts w:ascii="Lato" w:eastAsia="Cambria" w:hAnsi="Lato" w:cs="Arial"/>
          <w:iCs/>
          <w:color w:val="0000FF"/>
          <w:szCs w:val="20"/>
          <w:vertAlign w:val="subscript"/>
        </w:rPr>
        <w:t>2</w:t>
      </w:r>
      <w:r w:rsidR="006B7AB5" w:rsidRPr="00177C1E">
        <w:rPr>
          <w:rFonts w:ascii="Lato" w:eastAsia="Cambria" w:hAnsi="Lato" w:cs="Arial"/>
          <w:iCs/>
          <w:color w:val="0000FF"/>
          <w:szCs w:val="20"/>
        </w:rPr>
        <w:t>, I also cannot justify the new chemistry or new big market given from the review context. From my personal opinion, the authors for a review paper should have had deep understanding on such a research area with sound publications (i.e., research experience).</w:t>
      </w:r>
    </w:p>
    <w:p w14:paraId="47DAEE8C" w14:textId="0DBD6812" w:rsidR="00A47F7B" w:rsidRPr="00552F83" w:rsidRDefault="002D1AC2" w:rsidP="00987014">
      <w:pPr>
        <w:rPr>
          <w:rFonts w:ascii="Lato" w:eastAsia="DengXian" w:hAnsi="Lato" w:cs="Arial"/>
          <w:iCs/>
          <w:color w:val="000000" w:themeColor="text1"/>
          <w:szCs w:val="20"/>
          <w:lang w:eastAsia="zh-CN"/>
        </w:rPr>
      </w:pPr>
      <w:r w:rsidRPr="00552F83">
        <w:rPr>
          <w:rFonts w:ascii="Lato" w:eastAsia="DengXian" w:hAnsi="Lato" w:cs="Arial" w:hint="eastAsia"/>
          <w:iCs/>
          <w:color w:val="000000" w:themeColor="text1"/>
          <w:szCs w:val="20"/>
          <w:lang w:eastAsia="zh-CN"/>
        </w:rPr>
        <w:t>The remaining</w:t>
      </w:r>
      <w:r w:rsidRPr="00552F83">
        <w:rPr>
          <w:rFonts w:ascii="Lato" w:eastAsia="DengXian" w:hAnsi="Lato" w:cs="Arial"/>
          <w:color w:val="000000" w:themeColor="text1"/>
          <w:szCs w:val="20"/>
          <w:lang w:eastAsia="zh-CN"/>
        </w:rPr>
        <w:t xml:space="preserve"> </w:t>
      </w:r>
      <w:r w:rsidRPr="00552F83">
        <w:rPr>
          <w:rFonts w:ascii="Lato" w:eastAsia="DengXian" w:hAnsi="Lato" w:cs="Arial" w:hint="eastAsia"/>
          <w:color w:val="000000" w:themeColor="text1"/>
          <w:szCs w:val="20"/>
          <w:lang w:eastAsia="zh-CN"/>
        </w:rPr>
        <w:t>streamlined</w:t>
      </w:r>
      <w:r w:rsidRPr="00552F83">
        <w:rPr>
          <w:rFonts w:ascii="Lato" w:eastAsia="DengXian" w:hAnsi="Lato" w:cs="Arial"/>
          <w:color w:val="000000" w:themeColor="text1"/>
          <w:szCs w:val="20"/>
          <w:lang w:eastAsia="zh-CN"/>
        </w:rPr>
        <w:t xml:space="preserve"> </w:t>
      </w:r>
      <w:r w:rsidRPr="00552F83">
        <w:rPr>
          <w:rFonts w:ascii="Lato" w:eastAsia="DengXian" w:hAnsi="Lato" w:cs="Arial" w:hint="eastAsia"/>
          <w:color w:val="000000" w:themeColor="text1"/>
          <w:szCs w:val="20"/>
          <w:lang w:eastAsia="zh-CN"/>
        </w:rPr>
        <w:t>discussion in Section 2</w:t>
      </w:r>
      <w:r w:rsidRPr="00552F83">
        <w:rPr>
          <w:rFonts w:ascii="Lato" w:eastAsia="DengXian" w:hAnsi="Lato" w:cs="Arial"/>
          <w:color w:val="000000" w:themeColor="text1"/>
          <w:szCs w:val="20"/>
          <w:lang w:eastAsia="zh-CN"/>
        </w:rPr>
        <w:t xml:space="preserve"> </w:t>
      </w:r>
      <w:r w:rsidRPr="00552F83">
        <w:rPr>
          <w:rFonts w:ascii="Lato" w:eastAsia="DengXian" w:hAnsi="Lato" w:cs="Arial" w:hint="eastAsia"/>
          <w:color w:val="000000" w:themeColor="text1"/>
          <w:szCs w:val="20"/>
          <w:lang w:eastAsia="zh-CN"/>
        </w:rPr>
        <w:t>provide a concise</w:t>
      </w:r>
      <w:r w:rsidRPr="00552F83">
        <w:rPr>
          <w:rFonts w:ascii="Lato" w:eastAsia="DengXian" w:hAnsi="Lato" w:cs="Arial"/>
          <w:color w:val="000000" w:themeColor="text1"/>
          <w:szCs w:val="20"/>
          <w:lang w:eastAsia="zh-CN"/>
        </w:rPr>
        <w:t xml:space="preserve"> primer for readers, helping them familiarize themselves with the field and understand </w:t>
      </w:r>
      <w:r w:rsidRPr="00552F83">
        <w:rPr>
          <w:rFonts w:ascii="Lato" w:eastAsia="DengXian" w:hAnsi="Lato" w:cs="Arial" w:hint="eastAsia"/>
          <w:color w:val="000000" w:themeColor="text1"/>
          <w:szCs w:val="20"/>
          <w:lang w:eastAsia="zh-CN"/>
        </w:rPr>
        <w:t>our</w:t>
      </w:r>
      <w:r w:rsidRPr="00552F83">
        <w:rPr>
          <w:rFonts w:ascii="Lato" w:eastAsia="DengXian" w:hAnsi="Lato" w:cs="Arial"/>
          <w:color w:val="000000" w:themeColor="text1"/>
          <w:szCs w:val="20"/>
          <w:lang w:eastAsia="zh-CN"/>
        </w:rPr>
        <w:t xml:space="preserve"> motivation </w:t>
      </w:r>
      <w:r w:rsidRPr="00552F83">
        <w:rPr>
          <w:rFonts w:ascii="Lato" w:eastAsia="DengXian" w:hAnsi="Lato" w:cs="Arial" w:hint="eastAsia"/>
          <w:color w:val="000000" w:themeColor="text1"/>
          <w:szCs w:val="20"/>
          <w:lang w:eastAsia="zh-CN"/>
        </w:rPr>
        <w:t xml:space="preserve">on </w:t>
      </w:r>
      <w:r w:rsidRPr="00552F83">
        <w:rPr>
          <w:rFonts w:ascii="Lato" w:eastAsia="DengXian" w:hAnsi="Lato" w:cs="Arial"/>
          <w:color w:val="000000" w:themeColor="text1"/>
          <w:szCs w:val="20"/>
          <w:lang w:eastAsia="zh-CN"/>
        </w:rPr>
        <w:t xml:space="preserve">green </w:t>
      </w:r>
      <w:r w:rsidRPr="00552F83">
        <w:rPr>
          <w:rFonts w:ascii="Lato" w:eastAsia="DengXian" w:hAnsi="Lato" w:cs="Arial"/>
          <w:iCs/>
          <w:color w:val="000000" w:themeColor="text1"/>
          <w:szCs w:val="20"/>
          <w:lang w:eastAsia="zh-CN"/>
        </w:rPr>
        <w:t>C</w:t>
      </w:r>
      <w:r w:rsidRPr="00552F83">
        <w:rPr>
          <w:rFonts w:ascii="Lato" w:eastAsia="DengXian" w:hAnsi="Lato" w:cs="Arial"/>
          <w:iCs/>
          <w:color w:val="000000" w:themeColor="text1"/>
          <w:szCs w:val="20"/>
          <w:vertAlign w:val="subscript"/>
          <w:lang w:eastAsia="zh-CN"/>
        </w:rPr>
        <w:t>2</w:t>
      </w:r>
      <w:r w:rsidRPr="00552F83">
        <w:rPr>
          <w:rFonts w:ascii="Lato" w:eastAsia="DengXian" w:hAnsi="Lato" w:cs="Arial"/>
          <w:iCs/>
          <w:color w:val="000000" w:themeColor="text1"/>
          <w:szCs w:val="20"/>
          <w:lang w:eastAsia="zh-CN"/>
        </w:rPr>
        <w:t>H</w:t>
      </w:r>
      <w:r w:rsidRPr="00552F83">
        <w:rPr>
          <w:rFonts w:ascii="Lato" w:eastAsia="DengXian" w:hAnsi="Lato" w:cs="Arial"/>
          <w:iCs/>
          <w:color w:val="000000" w:themeColor="text1"/>
          <w:szCs w:val="20"/>
          <w:vertAlign w:val="subscript"/>
          <w:lang w:eastAsia="zh-CN"/>
        </w:rPr>
        <w:t>2</w:t>
      </w:r>
      <w:r w:rsidRPr="00552F83">
        <w:rPr>
          <w:rFonts w:ascii="Lato" w:eastAsia="DengXian" w:hAnsi="Lato" w:cs="Arial" w:hint="eastAsia"/>
          <w:color w:val="000000" w:themeColor="text1"/>
          <w:szCs w:val="20"/>
          <w:lang w:eastAsia="zh-CN"/>
        </w:rPr>
        <w:t xml:space="preserve"> production and application. </w:t>
      </w:r>
      <w:r w:rsidR="00A47F7B" w:rsidRPr="00552F83">
        <w:rPr>
          <w:rFonts w:ascii="Lato" w:eastAsia="DengXian" w:hAnsi="Lato" w:cs="Arial"/>
          <w:iCs/>
          <w:color w:val="000000" w:themeColor="text1"/>
          <w:szCs w:val="20"/>
          <w:lang w:eastAsia="zh-CN"/>
        </w:rPr>
        <w:t xml:space="preserve">These revisions sharpen the focus of this </w:t>
      </w:r>
      <w:r w:rsidR="00432668" w:rsidRPr="00552F83">
        <w:rPr>
          <w:rFonts w:ascii="Lato" w:eastAsia="DengXian" w:hAnsi="Lato" w:cs="Arial" w:hint="eastAsia"/>
          <w:iCs/>
          <w:color w:val="000000" w:themeColor="text1"/>
          <w:szCs w:val="20"/>
          <w:lang w:eastAsia="zh-CN"/>
        </w:rPr>
        <w:t>perspective</w:t>
      </w:r>
      <w:r w:rsidR="00A47F7B" w:rsidRPr="00552F83">
        <w:rPr>
          <w:rFonts w:ascii="Lato" w:eastAsia="DengXian" w:hAnsi="Lato" w:cs="Arial"/>
          <w:iCs/>
          <w:color w:val="000000" w:themeColor="text1"/>
          <w:szCs w:val="20"/>
          <w:lang w:eastAsia="zh-CN"/>
        </w:rPr>
        <w:t xml:space="preserve"> on the future of sustainable </w:t>
      </w:r>
      <w:r w:rsidR="00D019C2" w:rsidRPr="00552F83">
        <w:rPr>
          <w:rFonts w:ascii="Lato" w:eastAsia="DengXian" w:hAnsi="Lato" w:cs="Arial"/>
          <w:iCs/>
          <w:color w:val="000000" w:themeColor="text1"/>
          <w:szCs w:val="20"/>
          <w:lang w:eastAsia="zh-CN"/>
        </w:rPr>
        <w:t>C</w:t>
      </w:r>
      <w:r w:rsidR="00D019C2" w:rsidRPr="00552F83">
        <w:rPr>
          <w:rFonts w:ascii="Lato" w:eastAsia="DengXian" w:hAnsi="Lato" w:cs="Arial"/>
          <w:iCs/>
          <w:color w:val="000000" w:themeColor="text1"/>
          <w:szCs w:val="20"/>
          <w:vertAlign w:val="subscript"/>
          <w:lang w:eastAsia="zh-CN"/>
        </w:rPr>
        <w:t>2</w:t>
      </w:r>
      <w:r w:rsidR="00D019C2" w:rsidRPr="00552F83">
        <w:rPr>
          <w:rFonts w:ascii="Lato" w:eastAsia="DengXian" w:hAnsi="Lato" w:cs="Arial"/>
          <w:iCs/>
          <w:color w:val="000000" w:themeColor="text1"/>
          <w:szCs w:val="20"/>
          <w:lang w:eastAsia="zh-CN"/>
        </w:rPr>
        <w:t>H</w:t>
      </w:r>
      <w:r w:rsidR="00D019C2" w:rsidRPr="00552F83">
        <w:rPr>
          <w:rFonts w:ascii="Lato" w:eastAsia="DengXian" w:hAnsi="Lato" w:cs="Arial"/>
          <w:iCs/>
          <w:color w:val="000000" w:themeColor="text1"/>
          <w:szCs w:val="20"/>
          <w:vertAlign w:val="subscript"/>
          <w:lang w:eastAsia="zh-CN"/>
        </w:rPr>
        <w:t>2</w:t>
      </w:r>
      <w:r w:rsidR="00D019C2" w:rsidRPr="00552F83">
        <w:rPr>
          <w:rFonts w:ascii="Lato" w:eastAsia="DengXian" w:hAnsi="Lato" w:cs="Arial"/>
          <w:iCs/>
          <w:color w:val="000000" w:themeColor="text1"/>
          <w:szCs w:val="20"/>
          <w:lang w:eastAsia="zh-CN"/>
        </w:rPr>
        <w:t xml:space="preserve"> </w:t>
      </w:r>
      <w:r w:rsidR="00A47F7B" w:rsidRPr="00552F83">
        <w:rPr>
          <w:rFonts w:ascii="Lato" w:eastAsia="DengXian" w:hAnsi="Lato" w:cs="Arial"/>
          <w:iCs/>
          <w:color w:val="000000" w:themeColor="text1"/>
          <w:szCs w:val="20"/>
          <w:lang w:eastAsia="zh-CN"/>
        </w:rPr>
        <w:t xml:space="preserve">production and its potential applications using emerging technologies such as electrocatalysis and photocatalysis, as well as novel </w:t>
      </w:r>
      <w:r w:rsidR="00D019C2" w:rsidRPr="00552F83">
        <w:rPr>
          <w:rFonts w:ascii="Lato" w:eastAsia="DengXian" w:hAnsi="Lato" w:cs="Arial"/>
          <w:iCs/>
          <w:color w:val="000000" w:themeColor="text1"/>
          <w:szCs w:val="20"/>
          <w:lang w:eastAsia="zh-CN"/>
        </w:rPr>
        <w:t>C</w:t>
      </w:r>
      <w:r w:rsidR="00D019C2" w:rsidRPr="00552F83">
        <w:rPr>
          <w:rFonts w:ascii="Lato" w:eastAsia="DengXian" w:hAnsi="Lato" w:cs="Arial"/>
          <w:iCs/>
          <w:color w:val="000000" w:themeColor="text1"/>
          <w:szCs w:val="20"/>
          <w:vertAlign w:val="subscript"/>
          <w:lang w:eastAsia="zh-CN"/>
        </w:rPr>
        <w:t>2</w:t>
      </w:r>
      <w:r w:rsidR="00D019C2" w:rsidRPr="00552F83">
        <w:rPr>
          <w:rFonts w:ascii="Lato" w:eastAsia="DengXian" w:hAnsi="Lato" w:cs="Arial"/>
          <w:iCs/>
          <w:color w:val="000000" w:themeColor="text1"/>
          <w:szCs w:val="20"/>
          <w:lang w:eastAsia="zh-CN"/>
        </w:rPr>
        <w:t>H</w:t>
      </w:r>
      <w:r w:rsidR="00D019C2" w:rsidRPr="00552F83">
        <w:rPr>
          <w:rFonts w:ascii="Lato" w:eastAsia="DengXian" w:hAnsi="Lato" w:cs="Arial"/>
          <w:iCs/>
          <w:color w:val="000000" w:themeColor="text1"/>
          <w:szCs w:val="20"/>
          <w:vertAlign w:val="subscript"/>
          <w:lang w:eastAsia="zh-CN"/>
        </w:rPr>
        <w:t>2</w:t>
      </w:r>
      <w:r w:rsidR="00D019C2" w:rsidRPr="00552F83">
        <w:rPr>
          <w:rFonts w:ascii="Lato" w:eastAsia="DengXian" w:hAnsi="Lato" w:cs="Arial"/>
          <w:iCs/>
          <w:color w:val="000000" w:themeColor="text1"/>
          <w:szCs w:val="20"/>
          <w:lang w:eastAsia="zh-CN"/>
        </w:rPr>
        <w:t xml:space="preserve"> </w:t>
      </w:r>
      <w:r w:rsidR="00A47F7B" w:rsidRPr="00552F83">
        <w:rPr>
          <w:rFonts w:ascii="Lato" w:eastAsia="DengXian" w:hAnsi="Lato" w:cs="Arial"/>
          <w:iCs/>
          <w:color w:val="000000" w:themeColor="text1"/>
          <w:szCs w:val="20"/>
          <w:lang w:eastAsia="zh-CN"/>
        </w:rPr>
        <w:t>chemistries.</w:t>
      </w:r>
    </w:p>
    <w:p w14:paraId="34FE587C" w14:textId="60921207" w:rsidR="00A47F7B" w:rsidRPr="00552F83" w:rsidRDefault="00A47F7B" w:rsidP="00987014">
      <w:pPr>
        <w:rPr>
          <w:rFonts w:ascii="Lato" w:eastAsia="DengXian" w:hAnsi="Lato" w:cs="Arial"/>
          <w:iCs/>
          <w:color w:val="000000" w:themeColor="text1"/>
          <w:szCs w:val="20"/>
          <w:lang w:eastAsia="zh-CN"/>
        </w:rPr>
      </w:pPr>
      <w:r w:rsidRPr="00552F83">
        <w:rPr>
          <w:rFonts w:ascii="Lato" w:eastAsia="DengXian" w:hAnsi="Lato" w:cs="Arial"/>
          <w:iCs/>
          <w:color w:val="000000" w:themeColor="text1"/>
          <w:szCs w:val="20"/>
          <w:lang w:eastAsia="zh-CN"/>
        </w:rPr>
        <w:t xml:space="preserve">While it is true that current commercial </w:t>
      </w:r>
      <w:r w:rsidR="00D019C2" w:rsidRPr="00552F83">
        <w:rPr>
          <w:rFonts w:ascii="Lato" w:eastAsia="DengXian" w:hAnsi="Lato" w:cs="Arial"/>
          <w:iCs/>
          <w:color w:val="000000" w:themeColor="text1"/>
          <w:szCs w:val="20"/>
          <w:lang w:eastAsia="zh-CN"/>
        </w:rPr>
        <w:t>C</w:t>
      </w:r>
      <w:r w:rsidR="00D019C2" w:rsidRPr="00552F83">
        <w:rPr>
          <w:rFonts w:ascii="Lato" w:eastAsia="DengXian" w:hAnsi="Lato" w:cs="Arial"/>
          <w:iCs/>
          <w:color w:val="000000" w:themeColor="text1"/>
          <w:szCs w:val="20"/>
          <w:vertAlign w:val="subscript"/>
          <w:lang w:eastAsia="zh-CN"/>
        </w:rPr>
        <w:t>2</w:t>
      </w:r>
      <w:r w:rsidR="00D019C2" w:rsidRPr="00552F83">
        <w:rPr>
          <w:rFonts w:ascii="Lato" w:eastAsia="DengXian" w:hAnsi="Lato" w:cs="Arial"/>
          <w:iCs/>
          <w:color w:val="000000" w:themeColor="text1"/>
          <w:szCs w:val="20"/>
          <w:lang w:eastAsia="zh-CN"/>
        </w:rPr>
        <w:t>H</w:t>
      </w:r>
      <w:r w:rsidR="00D019C2" w:rsidRPr="00552F83">
        <w:rPr>
          <w:rFonts w:ascii="Lato" w:eastAsia="DengXian" w:hAnsi="Lato" w:cs="Arial"/>
          <w:iCs/>
          <w:color w:val="000000" w:themeColor="text1"/>
          <w:szCs w:val="20"/>
          <w:vertAlign w:val="subscript"/>
          <w:lang w:eastAsia="zh-CN"/>
        </w:rPr>
        <w:t>2</w:t>
      </w:r>
      <w:r w:rsidR="00D019C2" w:rsidRPr="00552F83">
        <w:rPr>
          <w:rFonts w:ascii="Lato" w:eastAsia="DengXian" w:hAnsi="Lato" w:cs="Arial"/>
          <w:iCs/>
          <w:color w:val="000000" w:themeColor="text1"/>
          <w:szCs w:val="20"/>
          <w:lang w:eastAsia="zh-CN"/>
        </w:rPr>
        <w:t xml:space="preserve"> </w:t>
      </w:r>
      <w:r w:rsidRPr="00552F83">
        <w:rPr>
          <w:rFonts w:ascii="Lato" w:eastAsia="DengXian" w:hAnsi="Lato" w:cs="Arial"/>
          <w:iCs/>
          <w:color w:val="000000" w:themeColor="text1"/>
          <w:szCs w:val="20"/>
          <w:lang w:eastAsia="zh-CN"/>
        </w:rPr>
        <w:t xml:space="preserve">production technologies are not catalysis-driven due to thermodynamic limitations, catalytic </w:t>
      </w:r>
      <w:r w:rsidR="00D019C2" w:rsidRPr="00552F83">
        <w:rPr>
          <w:rFonts w:ascii="Lato" w:eastAsia="DengXian" w:hAnsi="Lato" w:cs="Arial"/>
          <w:iCs/>
          <w:color w:val="000000" w:themeColor="text1"/>
          <w:szCs w:val="20"/>
          <w:lang w:eastAsia="zh-CN"/>
        </w:rPr>
        <w:t>C</w:t>
      </w:r>
      <w:r w:rsidR="00D019C2" w:rsidRPr="00552F83">
        <w:rPr>
          <w:rFonts w:ascii="Lato" w:eastAsia="DengXian" w:hAnsi="Lato" w:cs="Arial"/>
          <w:iCs/>
          <w:color w:val="000000" w:themeColor="text1"/>
          <w:szCs w:val="20"/>
          <w:vertAlign w:val="subscript"/>
          <w:lang w:eastAsia="zh-CN"/>
        </w:rPr>
        <w:t>2</w:t>
      </w:r>
      <w:r w:rsidR="00D019C2" w:rsidRPr="00552F83">
        <w:rPr>
          <w:rFonts w:ascii="Lato" w:eastAsia="DengXian" w:hAnsi="Lato" w:cs="Arial"/>
          <w:iCs/>
          <w:color w:val="000000" w:themeColor="text1"/>
          <w:szCs w:val="20"/>
          <w:lang w:eastAsia="zh-CN"/>
        </w:rPr>
        <w:t>H</w:t>
      </w:r>
      <w:r w:rsidR="00D019C2" w:rsidRPr="00552F83">
        <w:rPr>
          <w:rFonts w:ascii="Lato" w:eastAsia="DengXian" w:hAnsi="Lato" w:cs="Arial"/>
          <w:iCs/>
          <w:color w:val="000000" w:themeColor="text1"/>
          <w:szCs w:val="20"/>
          <w:vertAlign w:val="subscript"/>
          <w:lang w:eastAsia="zh-CN"/>
        </w:rPr>
        <w:t>2</w:t>
      </w:r>
      <w:r w:rsidR="00D019C2" w:rsidRPr="00552F83">
        <w:rPr>
          <w:rFonts w:ascii="Lato" w:eastAsia="DengXian" w:hAnsi="Lato" w:cs="Arial"/>
          <w:iCs/>
          <w:color w:val="000000" w:themeColor="text1"/>
          <w:szCs w:val="20"/>
          <w:lang w:eastAsia="zh-CN"/>
        </w:rPr>
        <w:t xml:space="preserve"> </w:t>
      </w:r>
      <w:r w:rsidRPr="00552F83">
        <w:rPr>
          <w:rFonts w:ascii="Lato" w:eastAsia="DengXian" w:hAnsi="Lato" w:cs="Arial"/>
          <w:iCs/>
          <w:color w:val="000000" w:themeColor="text1"/>
          <w:szCs w:val="20"/>
          <w:lang w:eastAsia="zh-CN"/>
        </w:rPr>
        <w:t xml:space="preserve">synthesis efforts are ongoing, particularly through non-thermal </w:t>
      </w:r>
      <w:r w:rsidRPr="00CC4450">
        <w:rPr>
          <w:rFonts w:ascii="Lato" w:eastAsia="DengXian" w:hAnsi="Lato" w:cs="Arial"/>
          <w:iCs/>
          <w:color w:val="000000" w:themeColor="text1"/>
          <w:szCs w:val="20"/>
          <w:lang w:eastAsia="zh-CN"/>
        </w:rPr>
        <w:t>plasma and thermal pyrolysis approaches. As stated in the Perspective and Outlook section</w:t>
      </w:r>
      <w:r w:rsidR="0020043B" w:rsidRPr="00CC4450">
        <w:rPr>
          <w:rFonts w:ascii="Lato" w:eastAsia="DengXian" w:hAnsi="Lato" w:cs="Arial"/>
          <w:iCs/>
          <w:color w:val="000000" w:themeColor="text1"/>
          <w:szCs w:val="20"/>
          <w:lang w:eastAsia="zh-CN"/>
        </w:rPr>
        <w:t xml:space="preserve"> (</w:t>
      </w:r>
      <w:r w:rsidR="0020043B" w:rsidRPr="00CC4450">
        <w:rPr>
          <w:rFonts w:ascii="Lato" w:eastAsia="DengXian" w:hAnsi="Lato" w:cs="Arial"/>
          <w:bCs/>
          <w:iCs/>
          <w:color w:val="000000" w:themeColor="text1"/>
          <w:szCs w:val="20"/>
          <w:lang w:eastAsia="zh-CN"/>
        </w:rPr>
        <w:t>page xx, line xx</w:t>
      </w:r>
      <w:r w:rsidR="0020043B" w:rsidRPr="00CC4450">
        <w:rPr>
          <w:rFonts w:ascii="Lato" w:eastAsia="DengXian" w:hAnsi="Lato" w:cs="Arial"/>
          <w:iCs/>
          <w:color w:val="000000" w:themeColor="text1"/>
          <w:szCs w:val="20"/>
          <w:lang w:eastAsia="zh-CN"/>
        </w:rPr>
        <w:t>)</w:t>
      </w:r>
      <w:r w:rsidRPr="00CC4450">
        <w:rPr>
          <w:rFonts w:ascii="Lato" w:eastAsia="DengXian" w:hAnsi="Lato" w:cs="Arial"/>
          <w:iCs/>
          <w:color w:val="000000" w:themeColor="text1"/>
          <w:szCs w:val="20"/>
          <w:lang w:eastAsia="zh-CN"/>
        </w:rPr>
        <w:t xml:space="preserve">, we propose that the near future of green </w:t>
      </w:r>
      <w:r w:rsidR="00D019C2" w:rsidRPr="00CC4450">
        <w:rPr>
          <w:rFonts w:ascii="Lato" w:eastAsia="DengXian" w:hAnsi="Lato" w:cs="Arial"/>
          <w:iCs/>
          <w:color w:val="000000" w:themeColor="text1"/>
          <w:szCs w:val="20"/>
          <w:lang w:eastAsia="zh-CN"/>
        </w:rPr>
        <w:t>C</w:t>
      </w:r>
      <w:r w:rsidR="00D019C2" w:rsidRPr="00CC4450">
        <w:rPr>
          <w:rFonts w:ascii="Lato" w:eastAsia="DengXian" w:hAnsi="Lato" w:cs="Arial"/>
          <w:iCs/>
          <w:color w:val="000000" w:themeColor="text1"/>
          <w:szCs w:val="20"/>
          <w:vertAlign w:val="subscript"/>
          <w:lang w:eastAsia="zh-CN"/>
        </w:rPr>
        <w:t>2</w:t>
      </w:r>
      <w:r w:rsidR="00D019C2" w:rsidRPr="00CC4450">
        <w:rPr>
          <w:rFonts w:ascii="Lato" w:eastAsia="DengXian" w:hAnsi="Lato" w:cs="Arial"/>
          <w:iCs/>
          <w:color w:val="000000" w:themeColor="text1"/>
          <w:szCs w:val="20"/>
          <w:lang w:eastAsia="zh-CN"/>
        </w:rPr>
        <w:t>H</w:t>
      </w:r>
      <w:r w:rsidR="00D019C2" w:rsidRPr="00CC4450">
        <w:rPr>
          <w:rFonts w:ascii="Lato" w:eastAsia="DengXian" w:hAnsi="Lato" w:cs="Arial"/>
          <w:iCs/>
          <w:color w:val="000000" w:themeColor="text1"/>
          <w:szCs w:val="20"/>
          <w:vertAlign w:val="subscript"/>
          <w:lang w:eastAsia="zh-CN"/>
        </w:rPr>
        <w:t>2</w:t>
      </w:r>
      <w:r w:rsidR="00D019C2" w:rsidRPr="00CC4450">
        <w:rPr>
          <w:rFonts w:ascii="Lato" w:eastAsia="DengXian" w:hAnsi="Lato" w:cs="Arial"/>
          <w:iCs/>
          <w:color w:val="000000" w:themeColor="text1"/>
          <w:szCs w:val="20"/>
          <w:lang w:eastAsia="zh-CN"/>
        </w:rPr>
        <w:t xml:space="preserve"> </w:t>
      </w:r>
      <w:r w:rsidRPr="00CC4450">
        <w:rPr>
          <w:rFonts w:ascii="Lato" w:eastAsia="DengXian" w:hAnsi="Lato" w:cs="Arial"/>
          <w:iCs/>
          <w:color w:val="000000" w:themeColor="text1"/>
          <w:szCs w:val="20"/>
          <w:lang w:eastAsia="zh-CN"/>
        </w:rPr>
        <w:t xml:space="preserve">production lies in the integration of </w:t>
      </w:r>
      <w:r w:rsidRPr="00CC4450">
        <w:rPr>
          <w:rFonts w:ascii="Lato" w:eastAsia="DengXian" w:hAnsi="Lato" w:cs="Arial"/>
          <w:iCs/>
          <w:color w:val="000000" w:themeColor="text1"/>
          <w:szCs w:val="20"/>
          <w:lang w:eastAsia="zh-CN"/>
        </w:rPr>
        <w:lastRenderedPageBreak/>
        <w:t>green electricity and renewable</w:t>
      </w:r>
      <w:r w:rsidRPr="00552F83">
        <w:rPr>
          <w:rFonts w:ascii="Lato" w:eastAsia="DengXian" w:hAnsi="Lato" w:cs="Arial"/>
          <w:iCs/>
          <w:color w:val="000000" w:themeColor="text1"/>
          <w:szCs w:val="20"/>
          <w:lang w:eastAsia="zh-CN"/>
        </w:rPr>
        <w:t xml:space="preserve"> carbon feedstocks</w:t>
      </w:r>
      <w:r w:rsidR="00B07D04" w:rsidRPr="00552F83">
        <w:rPr>
          <w:rFonts w:ascii="Lato" w:eastAsia="DengXian" w:hAnsi="Lato" w:cs="Arial"/>
          <w:iCs/>
          <w:color w:val="000000" w:themeColor="text1"/>
          <w:szCs w:val="20"/>
          <w:lang w:eastAsia="zh-CN"/>
        </w:rPr>
        <w:t>,</w:t>
      </w:r>
      <w:r w:rsidRPr="00552F83">
        <w:rPr>
          <w:rFonts w:ascii="Lato" w:eastAsia="DengXian" w:hAnsi="Lato" w:cs="Arial"/>
          <w:iCs/>
          <w:color w:val="000000" w:themeColor="text1"/>
          <w:szCs w:val="20"/>
          <w:lang w:eastAsia="zh-CN"/>
        </w:rPr>
        <w:t xml:space="preserve"> unless emerging technologies achieve significant breakthroughs. Our Perspective does not assert that catalytic thermal pyrolysis is the definitive path forward; rather, we aim to highlight the insufficient attention </w:t>
      </w:r>
      <w:r w:rsidR="00B07D04" w:rsidRPr="00552F83">
        <w:rPr>
          <w:rFonts w:ascii="Lato" w:eastAsia="DengXian" w:hAnsi="Lato" w:cs="Arial"/>
          <w:iCs/>
          <w:color w:val="000000" w:themeColor="text1"/>
          <w:szCs w:val="20"/>
          <w:lang w:eastAsia="zh-CN"/>
        </w:rPr>
        <w:t xml:space="preserve">given to </w:t>
      </w:r>
      <w:r w:rsidR="00D019C2" w:rsidRPr="00552F83">
        <w:rPr>
          <w:rFonts w:ascii="Lato" w:eastAsia="DengXian" w:hAnsi="Lato" w:cs="Arial"/>
          <w:iCs/>
          <w:color w:val="000000" w:themeColor="text1"/>
          <w:szCs w:val="20"/>
          <w:lang w:eastAsia="zh-CN"/>
        </w:rPr>
        <w:t>C</w:t>
      </w:r>
      <w:r w:rsidR="00D019C2" w:rsidRPr="00552F83">
        <w:rPr>
          <w:rFonts w:ascii="Lato" w:eastAsia="DengXian" w:hAnsi="Lato" w:cs="Arial"/>
          <w:iCs/>
          <w:color w:val="000000" w:themeColor="text1"/>
          <w:szCs w:val="20"/>
          <w:vertAlign w:val="subscript"/>
          <w:lang w:eastAsia="zh-CN"/>
        </w:rPr>
        <w:t>2</w:t>
      </w:r>
      <w:r w:rsidR="00D019C2" w:rsidRPr="00552F83">
        <w:rPr>
          <w:rFonts w:ascii="Lato" w:eastAsia="DengXian" w:hAnsi="Lato" w:cs="Arial"/>
          <w:iCs/>
          <w:color w:val="000000" w:themeColor="text1"/>
          <w:szCs w:val="20"/>
          <w:lang w:eastAsia="zh-CN"/>
        </w:rPr>
        <w:t>H</w:t>
      </w:r>
      <w:r w:rsidR="00D019C2" w:rsidRPr="00552F83">
        <w:rPr>
          <w:rFonts w:ascii="Lato" w:eastAsia="DengXian" w:hAnsi="Lato" w:cs="Arial"/>
          <w:iCs/>
          <w:color w:val="000000" w:themeColor="text1"/>
          <w:szCs w:val="20"/>
          <w:vertAlign w:val="subscript"/>
          <w:lang w:eastAsia="zh-CN"/>
        </w:rPr>
        <w:t>2</w:t>
      </w:r>
      <w:r w:rsidR="00D019C2" w:rsidRPr="00552F83">
        <w:rPr>
          <w:rFonts w:ascii="Lato" w:eastAsia="DengXian" w:hAnsi="Lato" w:cs="Arial"/>
          <w:iCs/>
          <w:color w:val="000000" w:themeColor="text1"/>
          <w:szCs w:val="20"/>
          <w:lang w:eastAsia="zh-CN"/>
        </w:rPr>
        <w:t xml:space="preserve"> </w:t>
      </w:r>
      <w:r w:rsidR="00B07D04" w:rsidRPr="00552F83">
        <w:rPr>
          <w:rFonts w:ascii="Lato" w:eastAsia="DengXian" w:hAnsi="Lato" w:cs="Arial"/>
          <w:iCs/>
          <w:color w:val="000000" w:themeColor="text1"/>
          <w:szCs w:val="20"/>
          <w:lang w:eastAsia="zh-CN"/>
        </w:rPr>
        <w:t xml:space="preserve">research by </w:t>
      </w:r>
      <w:r w:rsidRPr="00552F83">
        <w:rPr>
          <w:rFonts w:ascii="Lato" w:eastAsia="DengXian" w:hAnsi="Lato" w:cs="Arial"/>
          <w:iCs/>
          <w:color w:val="000000" w:themeColor="text1"/>
          <w:szCs w:val="20"/>
          <w:lang w:eastAsia="zh-CN"/>
        </w:rPr>
        <w:t>the catalysis community and inspire greater interest in this field.</w:t>
      </w:r>
    </w:p>
    <w:p w14:paraId="1C956EE8" w14:textId="04014D9E" w:rsidR="00A47F7B" w:rsidRDefault="00A47F7B" w:rsidP="00A21425">
      <w:pPr>
        <w:rPr>
          <w:rFonts w:ascii="Lato" w:eastAsia="DengXian" w:hAnsi="Lato" w:cs="Arial"/>
          <w:iCs/>
          <w:color w:val="000000" w:themeColor="text1"/>
          <w:szCs w:val="20"/>
          <w:lang w:eastAsia="zh-CN"/>
        </w:rPr>
      </w:pPr>
      <w:r w:rsidRPr="00552F83">
        <w:rPr>
          <w:rFonts w:ascii="Lato" w:eastAsia="DengXian" w:hAnsi="Lato" w:cs="Arial"/>
          <w:iCs/>
          <w:color w:val="000000" w:themeColor="text1"/>
          <w:szCs w:val="20"/>
          <w:lang w:eastAsia="zh-CN"/>
        </w:rPr>
        <w:t xml:space="preserve">Lastly, we disagree with the </w:t>
      </w:r>
      <w:r w:rsidR="004C72BA">
        <w:rPr>
          <w:rFonts w:ascii="Lato" w:eastAsia="DengXian" w:hAnsi="Lato" w:cs="Arial"/>
          <w:iCs/>
          <w:color w:val="000000" w:themeColor="text1"/>
          <w:szCs w:val="20"/>
          <w:lang w:eastAsia="zh-CN"/>
        </w:rPr>
        <w:t>r</w:t>
      </w:r>
      <w:r w:rsidRPr="00552F83">
        <w:rPr>
          <w:rFonts w:ascii="Lato" w:eastAsia="DengXian" w:hAnsi="Lato" w:cs="Arial"/>
          <w:iCs/>
          <w:color w:val="000000" w:themeColor="text1"/>
          <w:szCs w:val="20"/>
          <w:lang w:eastAsia="zh-CN"/>
        </w:rPr>
        <w:t xml:space="preserve">eviewer’s comments on our qualifications to write this </w:t>
      </w:r>
      <w:r w:rsidR="001C122B" w:rsidRPr="00552F83">
        <w:rPr>
          <w:rFonts w:ascii="Lato" w:eastAsia="DengXian" w:hAnsi="Lato" w:cs="Arial"/>
          <w:iCs/>
          <w:color w:val="000000" w:themeColor="text1"/>
          <w:szCs w:val="20"/>
          <w:lang w:eastAsia="zh-CN"/>
        </w:rPr>
        <w:t>p</w:t>
      </w:r>
      <w:r w:rsidRPr="00552F83">
        <w:rPr>
          <w:rFonts w:ascii="Lato" w:eastAsia="DengXian" w:hAnsi="Lato" w:cs="Arial"/>
          <w:iCs/>
          <w:color w:val="000000" w:themeColor="text1"/>
          <w:szCs w:val="20"/>
          <w:lang w:eastAsia="zh-CN"/>
        </w:rPr>
        <w:t xml:space="preserve">erspective. Our group has extensive research experience in the </w:t>
      </w:r>
      <w:r w:rsidR="00D019C2" w:rsidRPr="00552F83">
        <w:rPr>
          <w:rFonts w:ascii="Lato" w:eastAsia="DengXian" w:hAnsi="Lato" w:cs="Arial"/>
          <w:iCs/>
          <w:color w:val="000000" w:themeColor="text1"/>
          <w:szCs w:val="20"/>
          <w:lang w:eastAsia="zh-CN"/>
        </w:rPr>
        <w:t>C</w:t>
      </w:r>
      <w:r w:rsidR="00D019C2" w:rsidRPr="00552F83">
        <w:rPr>
          <w:rFonts w:ascii="Lato" w:eastAsia="DengXian" w:hAnsi="Lato" w:cs="Arial"/>
          <w:iCs/>
          <w:color w:val="000000" w:themeColor="text1"/>
          <w:szCs w:val="20"/>
          <w:vertAlign w:val="subscript"/>
          <w:lang w:eastAsia="zh-CN"/>
        </w:rPr>
        <w:t>2</w:t>
      </w:r>
      <w:r w:rsidR="00D019C2" w:rsidRPr="00552F83">
        <w:rPr>
          <w:rFonts w:ascii="Lato" w:eastAsia="DengXian" w:hAnsi="Lato" w:cs="Arial"/>
          <w:iCs/>
          <w:color w:val="000000" w:themeColor="text1"/>
          <w:szCs w:val="20"/>
          <w:lang w:eastAsia="zh-CN"/>
        </w:rPr>
        <w:t>H</w:t>
      </w:r>
      <w:r w:rsidR="00D019C2" w:rsidRPr="00552F83">
        <w:rPr>
          <w:rFonts w:ascii="Lato" w:eastAsia="DengXian" w:hAnsi="Lato" w:cs="Arial"/>
          <w:iCs/>
          <w:color w:val="000000" w:themeColor="text1"/>
          <w:szCs w:val="20"/>
          <w:vertAlign w:val="subscript"/>
          <w:lang w:eastAsia="zh-CN"/>
        </w:rPr>
        <w:t>2</w:t>
      </w:r>
      <w:r w:rsidR="00D019C2" w:rsidRPr="00552F83">
        <w:rPr>
          <w:rFonts w:ascii="Lato" w:eastAsia="DengXian" w:hAnsi="Lato" w:cs="Arial"/>
          <w:iCs/>
          <w:color w:val="000000" w:themeColor="text1"/>
          <w:szCs w:val="20"/>
          <w:lang w:eastAsia="zh-CN"/>
        </w:rPr>
        <w:t xml:space="preserve"> </w:t>
      </w:r>
      <w:r w:rsidRPr="00552F83">
        <w:rPr>
          <w:rFonts w:ascii="Lato" w:eastAsia="DengXian" w:hAnsi="Lato" w:cs="Arial"/>
          <w:iCs/>
          <w:color w:val="000000" w:themeColor="text1"/>
          <w:szCs w:val="20"/>
          <w:lang w:eastAsia="zh-CN"/>
        </w:rPr>
        <w:t>field, as demonstrated by several recent publications (</w:t>
      </w:r>
      <w:r w:rsidRPr="00552F83">
        <w:rPr>
          <w:rFonts w:ascii="Lato" w:eastAsia="DengXian" w:hAnsi="Lato" w:cs="Arial"/>
          <w:color w:val="000000" w:themeColor="text1"/>
          <w:szCs w:val="20"/>
          <w:lang w:eastAsia="zh-CN"/>
        </w:rPr>
        <w:t xml:space="preserve">ACS Catal. </w:t>
      </w:r>
      <w:r w:rsidRPr="00552F83">
        <w:rPr>
          <w:rFonts w:ascii="Lato" w:eastAsia="DengXian" w:hAnsi="Lato" w:cs="Arial"/>
          <w:iCs/>
          <w:color w:val="000000" w:themeColor="text1"/>
          <w:szCs w:val="20"/>
          <w:lang w:eastAsia="zh-CN"/>
        </w:rPr>
        <w:t xml:space="preserve">2024, 14, 13652; </w:t>
      </w:r>
      <w:r w:rsidRPr="00552F83">
        <w:rPr>
          <w:rFonts w:ascii="Lato" w:eastAsia="DengXian" w:hAnsi="Lato" w:cs="Arial"/>
          <w:color w:val="000000" w:themeColor="text1"/>
          <w:szCs w:val="20"/>
          <w:lang w:eastAsia="zh-CN"/>
        </w:rPr>
        <w:t>Nat. Commun.</w:t>
      </w:r>
      <w:r w:rsidRPr="00552F83">
        <w:rPr>
          <w:rFonts w:ascii="Lato" w:eastAsia="DengXian" w:hAnsi="Lato" w:cs="Arial"/>
          <w:iCs/>
          <w:color w:val="000000" w:themeColor="text1"/>
          <w:szCs w:val="20"/>
          <w:lang w:eastAsia="zh-CN"/>
        </w:rPr>
        <w:t xml:space="preserve"> 2023, 14, 5557; </w:t>
      </w:r>
      <w:r w:rsidRPr="00552F83">
        <w:rPr>
          <w:rFonts w:ascii="Lato" w:eastAsia="DengXian" w:hAnsi="Lato" w:cs="Arial"/>
          <w:color w:val="000000" w:themeColor="text1"/>
          <w:szCs w:val="20"/>
          <w:lang w:eastAsia="zh-CN"/>
        </w:rPr>
        <w:t>Nat. Nanotechnol.</w:t>
      </w:r>
      <w:r w:rsidRPr="00552F83">
        <w:rPr>
          <w:rFonts w:ascii="Lato" w:eastAsia="DengXian" w:hAnsi="Lato" w:cs="Arial"/>
          <w:iCs/>
          <w:color w:val="000000" w:themeColor="text1"/>
          <w:szCs w:val="20"/>
          <w:lang w:eastAsia="zh-CN"/>
        </w:rPr>
        <w:t xml:space="preserve"> 2022, 17, 606; </w:t>
      </w:r>
      <w:r w:rsidRPr="00552F83">
        <w:rPr>
          <w:rFonts w:ascii="Lato" w:eastAsia="DengXian" w:hAnsi="Lato" w:cs="Arial"/>
          <w:color w:val="000000" w:themeColor="text1"/>
          <w:szCs w:val="20"/>
          <w:lang w:eastAsia="zh-CN"/>
        </w:rPr>
        <w:t>Nat. Commun.</w:t>
      </w:r>
      <w:r w:rsidRPr="00552F83">
        <w:rPr>
          <w:rFonts w:ascii="Lato" w:eastAsia="DengXian" w:hAnsi="Lato" w:cs="Arial"/>
          <w:iCs/>
          <w:color w:val="000000" w:themeColor="text1"/>
          <w:szCs w:val="20"/>
          <w:lang w:eastAsia="zh-CN"/>
        </w:rPr>
        <w:t xml:space="preserve"> 2021, 12:4016; </w:t>
      </w:r>
      <w:r w:rsidRPr="00552F83">
        <w:rPr>
          <w:rFonts w:ascii="Lato" w:eastAsia="DengXian" w:hAnsi="Lato" w:cs="Arial"/>
          <w:color w:val="000000" w:themeColor="text1"/>
          <w:szCs w:val="20"/>
          <w:lang w:eastAsia="zh-CN"/>
        </w:rPr>
        <w:t>Angew. Chem.</w:t>
      </w:r>
      <w:r w:rsidRPr="00552F83">
        <w:rPr>
          <w:rFonts w:ascii="Lato" w:eastAsia="DengXian" w:hAnsi="Lato" w:cs="Arial"/>
          <w:iCs/>
          <w:color w:val="000000" w:themeColor="text1"/>
          <w:szCs w:val="20"/>
          <w:lang w:eastAsia="zh-CN"/>
        </w:rPr>
        <w:t xml:space="preserve"> 2019, 131, 12425; </w:t>
      </w:r>
      <w:r w:rsidRPr="00552F83">
        <w:rPr>
          <w:rFonts w:ascii="Lato" w:eastAsia="DengXian" w:hAnsi="Lato" w:cs="Arial"/>
          <w:color w:val="000000" w:themeColor="text1"/>
          <w:szCs w:val="20"/>
          <w:lang w:eastAsia="zh-CN"/>
        </w:rPr>
        <w:t>Chem. Sci.</w:t>
      </w:r>
      <w:r w:rsidRPr="00552F83">
        <w:rPr>
          <w:rFonts w:ascii="Lato" w:eastAsia="DengXian" w:hAnsi="Lato" w:cs="Arial"/>
          <w:iCs/>
          <w:color w:val="000000" w:themeColor="text1"/>
          <w:szCs w:val="20"/>
          <w:lang w:eastAsia="zh-CN"/>
        </w:rPr>
        <w:t xml:space="preserve"> 2019, 10, 359; </w:t>
      </w:r>
      <w:r w:rsidRPr="00552F83">
        <w:rPr>
          <w:rFonts w:ascii="Lato" w:eastAsia="DengXian" w:hAnsi="Lato" w:cs="Arial"/>
          <w:color w:val="000000" w:themeColor="text1"/>
          <w:szCs w:val="20"/>
          <w:lang w:eastAsia="zh-CN"/>
        </w:rPr>
        <w:t>ACS Catal.</w:t>
      </w:r>
      <w:r w:rsidRPr="00552F83">
        <w:rPr>
          <w:rFonts w:ascii="Lato" w:eastAsia="DengXian" w:hAnsi="Lato" w:cs="Arial"/>
          <w:iCs/>
          <w:color w:val="000000" w:themeColor="text1"/>
          <w:szCs w:val="20"/>
          <w:lang w:eastAsia="zh-CN"/>
        </w:rPr>
        <w:t xml:space="preserve"> 2018, 8, 1114; </w:t>
      </w:r>
      <w:r w:rsidRPr="00552F83">
        <w:rPr>
          <w:rFonts w:ascii="Lato" w:eastAsia="DengXian" w:hAnsi="Lato" w:cs="Arial"/>
          <w:color w:val="000000" w:themeColor="text1"/>
          <w:szCs w:val="20"/>
          <w:lang w:eastAsia="zh-CN"/>
        </w:rPr>
        <w:t>Chem. Rev.</w:t>
      </w:r>
      <w:r w:rsidRPr="00552F83">
        <w:rPr>
          <w:rFonts w:ascii="Lato" w:eastAsia="DengXian" w:hAnsi="Lato" w:cs="Arial"/>
          <w:iCs/>
          <w:color w:val="000000" w:themeColor="text1"/>
          <w:szCs w:val="20"/>
          <w:lang w:eastAsia="zh-CN"/>
        </w:rPr>
        <w:t xml:space="preserve"> 2017, 117, 4185; </w:t>
      </w:r>
      <w:r w:rsidRPr="00552F83">
        <w:rPr>
          <w:rFonts w:ascii="Lato" w:eastAsia="DengXian" w:hAnsi="Lato" w:cs="Arial"/>
          <w:color w:val="000000" w:themeColor="text1"/>
          <w:szCs w:val="20"/>
          <w:lang w:eastAsia="zh-CN"/>
        </w:rPr>
        <w:t>Angew. Chem.</w:t>
      </w:r>
      <w:r w:rsidR="001C122B" w:rsidRPr="00552F83">
        <w:rPr>
          <w:rFonts w:ascii="Lato" w:eastAsia="DengXian" w:hAnsi="Lato" w:cs="Cambria"/>
          <w:iCs/>
          <w:color w:val="000000" w:themeColor="text1"/>
          <w:szCs w:val="20"/>
          <w:lang w:eastAsia="zh-CN"/>
        </w:rPr>
        <w:t xml:space="preserve"> </w:t>
      </w:r>
      <w:r w:rsidRPr="00552F83">
        <w:rPr>
          <w:rFonts w:ascii="Lato" w:eastAsia="DengXian" w:hAnsi="Lato" w:cs="Arial"/>
          <w:iCs/>
          <w:color w:val="000000" w:themeColor="text1"/>
          <w:szCs w:val="20"/>
          <w:lang w:eastAsia="zh-CN"/>
        </w:rPr>
        <w:t xml:space="preserve">2017, 129, 10895). We are confident that our expertise enables us to provide valuable insights and forward-looking perspectives </w:t>
      </w:r>
      <w:r w:rsidR="00B07D04" w:rsidRPr="00552F83">
        <w:rPr>
          <w:rFonts w:ascii="Lato" w:eastAsia="DengXian" w:hAnsi="Lato" w:cs="Arial"/>
          <w:iCs/>
          <w:color w:val="000000" w:themeColor="text1"/>
          <w:szCs w:val="20"/>
          <w:lang w:eastAsia="zh-CN"/>
        </w:rPr>
        <w:t>in</w:t>
      </w:r>
      <w:r w:rsidRPr="00552F83">
        <w:rPr>
          <w:rFonts w:ascii="Lato" w:eastAsia="DengXian" w:hAnsi="Lato" w:cs="Arial"/>
          <w:iCs/>
          <w:color w:val="000000" w:themeColor="text1"/>
          <w:szCs w:val="20"/>
          <w:lang w:eastAsia="zh-CN"/>
        </w:rPr>
        <w:t xml:space="preserve"> this </w:t>
      </w:r>
      <w:r w:rsidR="0020043B" w:rsidRPr="00552F83">
        <w:rPr>
          <w:rFonts w:ascii="Lato" w:eastAsia="DengXian" w:hAnsi="Lato" w:cs="Arial"/>
          <w:iCs/>
          <w:color w:val="000000" w:themeColor="text1"/>
          <w:szCs w:val="20"/>
          <w:lang w:eastAsia="zh-CN"/>
        </w:rPr>
        <w:t>field</w:t>
      </w:r>
      <w:r w:rsidRPr="00552F83">
        <w:rPr>
          <w:rFonts w:ascii="Lato" w:eastAsia="DengXian" w:hAnsi="Lato" w:cs="Arial"/>
          <w:iCs/>
          <w:color w:val="000000" w:themeColor="text1"/>
          <w:szCs w:val="20"/>
          <w:lang w:eastAsia="zh-CN"/>
        </w:rPr>
        <w:t>.</w:t>
      </w:r>
    </w:p>
    <w:p w14:paraId="410B5D3F" w14:textId="224357D6" w:rsidR="00A21425" w:rsidRDefault="00A21425" w:rsidP="00531BB2">
      <w:pPr>
        <w:spacing w:after="0"/>
        <w:rPr>
          <w:rFonts w:ascii="Lato" w:eastAsia="DengXian" w:hAnsi="Lato" w:cs="Arial"/>
          <w:iCs/>
          <w:color w:val="000000" w:themeColor="text1"/>
          <w:szCs w:val="20"/>
          <w:lang w:eastAsia="zh-CN"/>
        </w:rPr>
      </w:pPr>
      <w:r w:rsidRPr="00A70374">
        <w:rPr>
          <w:rFonts w:ascii="Lato" w:eastAsia="DengXian" w:hAnsi="Lato" w:cs="Arial"/>
          <w:b/>
          <w:iCs/>
          <w:color w:val="000000" w:themeColor="text1"/>
          <w:szCs w:val="20"/>
          <w:lang w:eastAsia="zh-CN"/>
        </w:rPr>
        <w:t>Action:</w:t>
      </w:r>
      <w:r>
        <w:rPr>
          <w:rFonts w:ascii="Lato" w:eastAsia="DengXian" w:hAnsi="Lato" w:cs="Arial"/>
          <w:iCs/>
          <w:color w:val="000000" w:themeColor="text1"/>
          <w:szCs w:val="20"/>
          <w:lang w:eastAsia="zh-CN"/>
        </w:rPr>
        <w:t xml:space="preserve"> </w:t>
      </w:r>
      <w:r w:rsidRPr="00A70374">
        <w:rPr>
          <w:rFonts w:ascii="Lato" w:eastAsiaTheme="minorHAnsi" w:hAnsi="Lato" w:cs="Arial"/>
          <w:bCs/>
          <w:iCs/>
          <w:color w:val="000000" w:themeColor="text1"/>
          <w:szCs w:val="20"/>
        </w:rPr>
        <w:t>We have significantly condensed Section 2 by merging Fig. 2 and 3, removing Fig. 2a, 2b, 3b, and 3c, along with the associated discussions on conventional C</w:t>
      </w:r>
      <w:r w:rsidRPr="00A70374">
        <w:rPr>
          <w:rFonts w:ascii="Lato" w:eastAsiaTheme="minorHAnsi" w:hAnsi="Lato" w:cs="Arial"/>
          <w:bCs/>
          <w:iCs/>
          <w:color w:val="000000" w:themeColor="text1"/>
          <w:szCs w:val="20"/>
          <w:vertAlign w:val="subscript"/>
        </w:rPr>
        <w:t>2</w:t>
      </w:r>
      <w:r w:rsidRPr="00A70374">
        <w:rPr>
          <w:rFonts w:ascii="Lato" w:eastAsiaTheme="minorHAnsi" w:hAnsi="Lato" w:cs="Arial"/>
          <w:bCs/>
          <w:iCs/>
          <w:color w:val="000000" w:themeColor="text1"/>
          <w:szCs w:val="20"/>
        </w:rPr>
        <w:t>H</w:t>
      </w:r>
      <w:r w:rsidRPr="00A70374">
        <w:rPr>
          <w:rFonts w:ascii="Lato" w:eastAsiaTheme="minorHAnsi" w:hAnsi="Lato" w:cs="Arial"/>
          <w:bCs/>
          <w:iCs/>
          <w:color w:val="000000" w:themeColor="text1"/>
          <w:szCs w:val="20"/>
          <w:vertAlign w:val="subscript"/>
        </w:rPr>
        <w:t>2</w:t>
      </w:r>
      <w:r w:rsidRPr="00A70374">
        <w:rPr>
          <w:rFonts w:ascii="Lato" w:eastAsiaTheme="minorHAnsi" w:hAnsi="Lato" w:cs="Arial"/>
          <w:bCs/>
          <w:iCs/>
          <w:color w:val="000000" w:themeColor="text1"/>
          <w:szCs w:val="20"/>
        </w:rPr>
        <w:t xml:space="preserve"> production technologies.</w:t>
      </w:r>
      <w:r w:rsidRPr="00A70374">
        <w:rPr>
          <w:rFonts w:ascii="Lato" w:eastAsiaTheme="minorHAnsi" w:hAnsi="Lato" w:cs="Arial"/>
          <w:bCs/>
          <w:iCs/>
          <w:color w:val="000000" w:themeColor="text1"/>
          <w:szCs w:val="20"/>
        </w:rPr>
        <w:t xml:space="preserve"> </w:t>
      </w:r>
      <w:r w:rsidR="00A70374" w:rsidRPr="00A70374">
        <w:rPr>
          <w:rFonts w:ascii="Lato" w:eastAsiaTheme="minorHAnsi" w:hAnsi="Lato" w:cs="Arial"/>
          <w:iCs/>
          <w:color w:val="000000" w:themeColor="text1"/>
          <w:szCs w:val="20"/>
        </w:rPr>
        <w:t>Additionally, as suggested by reviewer #3,</w:t>
      </w:r>
      <w:r w:rsidR="00A70374" w:rsidRPr="00A70374">
        <w:rPr>
          <w:rFonts w:ascii="Lato" w:eastAsiaTheme="minorHAnsi" w:hAnsi="Lato" w:cs="Arial"/>
          <w:bCs/>
          <w:iCs/>
          <w:color w:val="000000" w:themeColor="text1"/>
          <w:szCs w:val="20"/>
        </w:rPr>
        <w:t xml:space="preserve"> we have incorporated recent advancements in C</w:t>
      </w:r>
      <w:r w:rsidR="00A70374" w:rsidRPr="00A70374">
        <w:rPr>
          <w:rFonts w:ascii="Lato" w:eastAsiaTheme="minorHAnsi" w:hAnsi="Lato" w:cs="Arial"/>
          <w:bCs/>
          <w:iCs/>
          <w:color w:val="000000" w:themeColor="text1"/>
          <w:szCs w:val="20"/>
          <w:vertAlign w:val="subscript"/>
        </w:rPr>
        <w:t>2</w:t>
      </w:r>
      <w:r w:rsidR="00A70374" w:rsidRPr="00A70374">
        <w:rPr>
          <w:rFonts w:ascii="Lato" w:eastAsiaTheme="minorHAnsi" w:hAnsi="Lato" w:cs="Arial"/>
          <w:bCs/>
          <w:iCs/>
          <w:color w:val="000000" w:themeColor="text1"/>
          <w:szCs w:val="20"/>
        </w:rPr>
        <w:t>H</w:t>
      </w:r>
      <w:r w:rsidR="00A70374" w:rsidRPr="00A70374">
        <w:rPr>
          <w:rFonts w:ascii="Lato" w:eastAsiaTheme="minorHAnsi" w:hAnsi="Lato" w:cs="Arial"/>
          <w:bCs/>
          <w:iCs/>
          <w:color w:val="000000" w:themeColor="text1"/>
          <w:szCs w:val="20"/>
          <w:vertAlign w:val="subscript"/>
        </w:rPr>
        <w:t>2</w:t>
      </w:r>
      <w:r w:rsidR="00A70374" w:rsidRPr="00A70374">
        <w:rPr>
          <w:rFonts w:ascii="Lato" w:eastAsiaTheme="minorHAnsi" w:hAnsi="Lato" w:cs="Arial"/>
          <w:bCs/>
          <w:iCs/>
          <w:color w:val="000000" w:themeColor="text1"/>
          <w:szCs w:val="20"/>
        </w:rPr>
        <w:t xml:space="preserve"> applications into Section 3 (page xx, line xx). These include:</w:t>
      </w:r>
      <w:r w:rsidR="00A70374" w:rsidRPr="00A70374">
        <w:rPr>
          <w:rFonts w:ascii="Lato" w:eastAsia="DengXian" w:hAnsi="Lato" w:cs="Arial"/>
          <w:bCs/>
          <w:iCs/>
          <w:color w:val="000000" w:themeColor="text1"/>
          <w:szCs w:val="20"/>
          <w:lang w:eastAsia="zh-CN"/>
        </w:rPr>
        <w:t xml:space="preserve"> </w:t>
      </w:r>
      <w:r w:rsidR="00A70374" w:rsidRPr="00A70374">
        <w:rPr>
          <w:rFonts w:ascii="Lato" w:eastAsia="Cambria" w:hAnsi="Lato" w:cs="Arial"/>
          <w:bCs/>
          <w:color w:val="000000" w:themeColor="text1"/>
          <w:szCs w:val="20"/>
          <w:lang w:eastAsia="x-none"/>
        </w:rPr>
        <w:t xml:space="preserve">(1) the conversion of </w:t>
      </w:r>
      <w:r w:rsidR="00A70374" w:rsidRPr="00A70374">
        <w:rPr>
          <w:rFonts w:ascii="Lato" w:eastAsia="Cambria" w:hAnsi="Lato" w:cs="Arial"/>
          <w:bCs/>
          <w:iCs/>
          <w:color w:val="000000" w:themeColor="text1"/>
          <w:szCs w:val="20"/>
          <w:lang w:eastAsia="x-none"/>
        </w:rPr>
        <w:t>C</w:t>
      </w:r>
      <w:r w:rsidR="00A70374" w:rsidRPr="00A70374">
        <w:rPr>
          <w:rFonts w:ascii="Lato" w:eastAsia="Cambria" w:hAnsi="Lato" w:cs="Arial"/>
          <w:bCs/>
          <w:iCs/>
          <w:color w:val="000000" w:themeColor="text1"/>
          <w:szCs w:val="20"/>
          <w:vertAlign w:val="subscript"/>
          <w:lang w:eastAsia="x-none"/>
        </w:rPr>
        <w:t>2</w:t>
      </w:r>
      <w:r w:rsidR="00A70374" w:rsidRPr="00A70374">
        <w:rPr>
          <w:rFonts w:ascii="Lato" w:eastAsia="Cambria" w:hAnsi="Lato" w:cs="Arial"/>
          <w:bCs/>
          <w:iCs/>
          <w:color w:val="000000" w:themeColor="text1"/>
          <w:szCs w:val="20"/>
          <w:lang w:eastAsia="x-none"/>
        </w:rPr>
        <w:t>H</w:t>
      </w:r>
      <w:r w:rsidR="00A70374" w:rsidRPr="00A70374">
        <w:rPr>
          <w:rFonts w:ascii="Lato" w:eastAsia="Cambria" w:hAnsi="Lato" w:cs="Arial"/>
          <w:bCs/>
          <w:iCs/>
          <w:color w:val="000000" w:themeColor="text1"/>
          <w:szCs w:val="20"/>
          <w:vertAlign w:val="subscript"/>
          <w:lang w:eastAsia="x-none"/>
        </w:rPr>
        <w:t>2</w:t>
      </w:r>
      <w:r w:rsidR="00A70374" w:rsidRPr="00A70374">
        <w:rPr>
          <w:rFonts w:ascii="Lato" w:eastAsia="Cambria" w:hAnsi="Lato" w:cs="Arial"/>
          <w:bCs/>
          <w:iCs/>
          <w:color w:val="000000" w:themeColor="text1"/>
          <w:szCs w:val="20"/>
          <w:lang w:eastAsia="x-none"/>
        </w:rPr>
        <w:t xml:space="preserve"> </w:t>
      </w:r>
      <w:r w:rsidR="00A70374" w:rsidRPr="00A70374">
        <w:rPr>
          <w:rFonts w:ascii="Lato" w:eastAsia="Cambria" w:hAnsi="Lato" w:cs="Arial"/>
          <w:bCs/>
          <w:color w:val="000000" w:themeColor="text1"/>
          <w:szCs w:val="20"/>
          <w:lang w:eastAsia="x-none"/>
        </w:rPr>
        <w:t>to butadiene (</w:t>
      </w:r>
      <w:r w:rsidR="00A70374" w:rsidRPr="00A70374">
        <w:rPr>
          <w:rFonts w:ascii="Lato" w:eastAsia="Cambria" w:hAnsi="Lato" w:cs="Arial"/>
          <w:bCs/>
          <w:iCs/>
          <w:color w:val="000000" w:themeColor="text1"/>
          <w:szCs w:val="20"/>
          <w:lang w:eastAsia="x-none"/>
        </w:rPr>
        <w:t>Nat. Catal</w:t>
      </w:r>
      <w:r w:rsidR="00A70374" w:rsidRPr="00A70374">
        <w:rPr>
          <w:rFonts w:ascii="Lato" w:eastAsia="Cambria" w:hAnsi="Lato" w:cs="Arial"/>
          <w:bCs/>
          <w:color w:val="000000" w:themeColor="text1"/>
          <w:szCs w:val="20"/>
          <w:lang w:eastAsia="x-none"/>
        </w:rPr>
        <w:t>. 2024, doi.org/10.1038/s41929-024-01250-0) or ethylene (C</w:t>
      </w:r>
      <w:r w:rsidR="00A70374" w:rsidRPr="00A70374">
        <w:rPr>
          <w:rFonts w:ascii="Lato" w:eastAsia="Cambria" w:hAnsi="Lato" w:cs="Arial"/>
          <w:bCs/>
          <w:color w:val="000000" w:themeColor="text1"/>
          <w:szCs w:val="20"/>
          <w:vertAlign w:val="subscript"/>
          <w:lang w:eastAsia="x-none"/>
        </w:rPr>
        <w:t>2</w:t>
      </w:r>
      <w:r w:rsidR="00A70374" w:rsidRPr="00A70374">
        <w:rPr>
          <w:rFonts w:ascii="Lato" w:eastAsia="Cambria" w:hAnsi="Lato" w:cs="Arial"/>
          <w:bCs/>
          <w:color w:val="000000" w:themeColor="text1"/>
          <w:szCs w:val="20"/>
          <w:lang w:eastAsia="x-none"/>
        </w:rPr>
        <w:t>H</w:t>
      </w:r>
      <w:r w:rsidR="00A70374" w:rsidRPr="00A70374">
        <w:rPr>
          <w:rFonts w:ascii="Lato" w:eastAsia="Cambria" w:hAnsi="Lato" w:cs="Arial"/>
          <w:bCs/>
          <w:color w:val="000000" w:themeColor="text1"/>
          <w:szCs w:val="20"/>
          <w:vertAlign w:val="subscript"/>
          <w:lang w:eastAsia="x-none"/>
        </w:rPr>
        <w:t>4</w:t>
      </w:r>
      <w:r w:rsidR="00A70374" w:rsidRPr="00A70374">
        <w:rPr>
          <w:rFonts w:ascii="Lato" w:eastAsia="Cambria" w:hAnsi="Lato" w:cs="Arial"/>
          <w:bCs/>
          <w:color w:val="000000" w:themeColor="text1"/>
          <w:szCs w:val="20"/>
          <w:lang w:eastAsia="x-none"/>
        </w:rPr>
        <w:t>) (</w:t>
      </w:r>
      <w:r w:rsidR="00A70374" w:rsidRPr="00A70374">
        <w:rPr>
          <w:rFonts w:ascii="Lato" w:eastAsia="Cambria" w:hAnsi="Lato" w:cs="Arial"/>
          <w:bCs/>
          <w:iCs/>
          <w:color w:val="000000" w:themeColor="text1"/>
          <w:szCs w:val="20"/>
          <w:lang w:eastAsia="x-none"/>
        </w:rPr>
        <w:t>Nat. Sustain</w:t>
      </w:r>
      <w:r w:rsidR="00A70374" w:rsidRPr="00A70374">
        <w:rPr>
          <w:rFonts w:ascii="Lato" w:eastAsia="Cambria" w:hAnsi="Lato" w:cs="Arial"/>
          <w:bCs/>
          <w:color w:val="000000" w:themeColor="text1"/>
          <w:szCs w:val="20"/>
          <w:lang w:eastAsia="x-none"/>
        </w:rPr>
        <w:t xml:space="preserve">. 2023, 6, 827; </w:t>
      </w:r>
      <w:r w:rsidR="00A70374" w:rsidRPr="00A70374">
        <w:rPr>
          <w:rFonts w:ascii="Lato" w:eastAsia="Cambria" w:hAnsi="Lato" w:cs="Arial"/>
          <w:bCs/>
          <w:iCs/>
          <w:color w:val="000000" w:themeColor="text1"/>
          <w:szCs w:val="20"/>
          <w:lang w:eastAsia="x-none"/>
        </w:rPr>
        <w:t>Nat. Catal</w:t>
      </w:r>
      <w:r w:rsidR="00A70374" w:rsidRPr="00A70374">
        <w:rPr>
          <w:rFonts w:ascii="Lato" w:eastAsia="Cambria" w:hAnsi="Lato" w:cs="Arial"/>
          <w:bCs/>
          <w:color w:val="000000" w:themeColor="text1"/>
          <w:szCs w:val="20"/>
          <w:lang w:eastAsia="x-none"/>
        </w:rPr>
        <w:t xml:space="preserve">. 2021, 4, 565) via electrocatalysis; (2) </w:t>
      </w:r>
      <w:r w:rsidR="00A70374" w:rsidRPr="00A70374">
        <w:rPr>
          <w:rFonts w:ascii="Lato" w:eastAsia="Cambria" w:hAnsi="Lato" w:cs="Arial"/>
          <w:bCs/>
          <w:iCs/>
          <w:color w:val="000000" w:themeColor="text1"/>
          <w:szCs w:val="20"/>
          <w:lang w:eastAsia="x-none"/>
        </w:rPr>
        <w:t>C</w:t>
      </w:r>
      <w:r w:rsidR="00A70374" w:rsidRPr="00A70374">
        <w:rPr>
          <w:rFonts w:ascii="Lato" w:eastAsia="Cambria" w:hAnsi="Lato" w:cs="Arial"/>
          <w:bCs/>
          <w:iCs/>
          <w:color w:val="000000" w:themeColor="text1"/>
          <w:szCs w:val="20"/>
          <w:vertAlign w:val="subscript"/>
          <w:lang w:eastAsia="x-none"/>
        </w:rPr>
        <w:t>2</w:t>
      </w:r>
      <w:r w:rsidR="00A70374" w:rsidRPr="00A70374">
        <w:rPr>
          <w:rFonts w:ascii="Lato" w:eastAsia="Cambria" w:hAnsi="Lato" w:cs="Arial"/>
          <w:bCs/>
          <w:iCs/>
          <w:color w:val="000000" w:themeColor="text1"/>
          <w:szCs w:val="20"/>
          <w:lang w:eastAsia="x-none"/>
        </w:rPr>
        <w:t>H</w:t>
      </w:r>
      <w:r w:rsidR="00A70374" w:rsidRPr="00A70374">
        <w:rPr>
          <w:rFonts w:ascii="Lato" w:eastAsia="Cambria" w:hAnsi="Lato" w:cs="Arial"/>
          <w:bCs/>
          <w:iCs/>
          <w:color w:val="000000" w:themeColor="text1"/>
          <w:szCs w:val="20"/>
          <w:vertAlign w:val="subscript"/>
          <w:lang w:eastAsia="x-none"/>
        </w:rPr>
        <w:t>2</w:t>
      </w:r>
      <w:r w:rsidR="00A70374" w:rsidRPr="00A70374">
        <w:rPr>
          <w:rFonts w:ascii="Lato" w:eastAsia="Cambria" w:hAnsi="Lato" w:cs="Arial"/>
          <w:bCs/>
          <w:iCs/>
          <w:color w:val="000000" w:themeColor="text1"/>
          <w:szCs w:val="20"/>
          <w:lang w:eastAsia="x-none"/>
        </w:rPr>
        <w:t xml:space="preserve"> </w:t>
      </w:r>
      <w:r w:rsidR="00A70374" w:rsidRPr="00A70374">
        <w:rPr>
          <w:rFonts w:ascii="Lato" w:eastAsia="Cambria" w:hAnsi="Lato" w:cs="Arial"/>
          <w:bCs/>
          <w:color w:val="000000" w:themeColor="text1"/>
          <w:szCs w:val="20"/>
          <w:lang w:eastAsia="x-none"/>
        </w:rPr>
        <w:t>hydrochlorination to VCM via photocatalysis (</w:t>
      </w:r>
      <w:r w:rsidR="00A70374" w:rsidRPr="00A70374">
        <w:rPr>
          <w:rFonts w:ascii="Lato" w:eastAsia="Cambria" w:hAnsi="Lato" w:cs="Arial"/>
          <w:bCs/>
          <w:iCs/>
          <w:color w:val="000000" w:themeColor="text1"/>
          <w:szCs w:val="20"/>
          <w:lang w:eastAsia="x-none"/>
        </w:rPr>
        <w:t>J. Am. Chem. Soc.</w:t>
      </w:r>
      <w:r w:rsidR="00A70374" w:rsidRPr="00A70374">
        <w:rPr>
          <w:rFonts w:ascii="Lato" w:eastAsia="Cambria" w:hAnsi="Lato" w:cs="Arial"/>
          <w:bCs/>
          <w:color w:val="000000" w:themeColor="text1"/>
          <w:szCs w:val="20"/>
          <w:lang w:eastAsia="x-none"/>
        </w:rPr>
        <w:t xml:space="preserve"> 2024, 146, 29441); and (3) the coupling of </w:t>
      </w:r>
      <w:r w:rsidR="00A70374" w:rsidRPr="00A70374">
        <w:rPr>
          <w:rFonts w:ascii="Lato" w:eastAsia="Cambria" w:hAnsi="Lato" w:cs="Arial"/>
          <w:bCs/>
          <w:iCs/>
          <w:color w:val="000000" w:themeColor="text1"/>
          <w:szCs w:val="20"/>
          <w:lang w:eastAsia="x-none"/>
        </w:rPr>
        <w:t>C</w:t>
      </w:r>
      <w:r w:rsidR="00A70374" w:rsidRPr="00A70374">
        <w:rPr>
          <w:rFonts w:ascii="Lato" w:eastAsia="Cambria" w:hAnsi="Lato" w:cs="Arial"/>
          <w:bCs/>
          <w:iCs/>
          <w:color w:val="000000" w:themeColor="text1"/>
          <w:szCs w:val="20"/>
          <w:vertAlign w:val="subscript"/>
          <w:lang w:eastAsia="x-none"/>
        </w:rPr>
        <w:t>2</w:t>
      </w:r>
      <w:r w:rsidR="00A70374" w:rsidRPr="00A70374">
        <w:rPr>
          <w:rFonts w:ascii="Lato" w:eastAsia="Cambria" w:hAnsi="Lato" w:cs="Arial"/>
          <w:bCs/>
          <w:iCs/>
          <w:color w:val="000000" w:themeColor="text1"/>
          <w:szCs w:val="20"/>
          <w:lang w:eastAsia="x-none"/>
        </w:rPr>
        <w:t>H</w:t>
      </w:r>
      <w:r w:rsidR="00A70374" w:rsidRPr="00A70374">
        <w:rPr>
          <w:rFonts w:ascii="Lato" w:eastAsia="Cambria" w:hAnsi="Lato" w:cs="Arial"/>
          <w:bCs/>
          <w:iCs/>
          <w:color w:val="000000" w:themeColor="text1"/>
          <w:szCs w:val="20"/>
          <w:vertAlign w:val="subscript"/>
          <w:lang w:eastAsia="x-none"/>
        </w:rPr>
        <w:t>2</w:t>
      </w:r>
      <w:r w:rsidR="00A70374" w:rsidRPr="00A70374">
        <w:rPr>
          <w:rFonts w:ascii="Lato" w:eastAsia="Cambria" w:hAnsi="Lato" w:cs="Arial"/>
          <w:bCs/>
          <w:iCs/>
          <w:color w:val="000000" w:themeColor="text1"/>
          <w:szCs w:val="20"/>
          <w:lang w:eastAsia="x-none"/>
        </w:rPr>
        <w:t xml:space="preserve"> </w:t>
      </w:r>
      <w:r w:rsidR="00A70374" w:rsidRPr="00A70374">
        <w:rPr>
          <w:rFonts w:ascii="Lato" w:eastAsia="Cambria" w:hAnsi="Lato" w:cs="Arial"/>
          <w:bCs/>
          <w:color w:val="000000" w:themeColor="text1"/>
          <w:szCs w:val="20"/>
          <w:lang w:eastAsia="x-none"/>
        </w:rPr>
        <w:t>with CO into ester or acid products via thermocatalysis (</w:t>
      </w:r>
      <w:r w:rsidR="00A70374" w:rsidRPr="00A70374">
        <w:rPr>
          <w:rFonts w:ascii="Lato" w:eastAsia="Cambria" w:hAnsi="Lato" w:cs="Arial"/>
          <w:bCs/>
          <w:iCs/>
          <w:color w:val="000000" w:themeColor="text1"/>
          <w:szCs w:val="20"/>
          <w:lang w:eastAsia="x-none"/>
        </w:rPr>
        <w:t>Molecules</w:t>
      </w:r>
      <w:r w:rsidR="00A70374" w:rsidRPr="00A70374">
        <w:rPr>
          <w:rFonts w:ascii="Lato" w:eastAsia="Cambria" w:hAnsi="Lato" w:cs="Arial"/>
          <w:bCs/>
          <w:color w:val="000000" w:themeColor="text1"/>
          <w:szCs w:val="20"/>
          <w:lang w:eastAsia="x-none"/>
        </w:rPr>
        <w:t xml:space="preserve"> 2024, 29, 1987; </w:t>
      </w:r>
      <w:r w:rsidR="00A70374" w:rsidRPr="00A70374">
        <w:rPr>
          <w:rFonts w:ascii="Lato" w:eastAsia="Cambria" w:hAnsi="Lato" w:cs="Arial"/>
          <w:bCs/>
          <w:iCs/>
          <w:color w:val="000000" w:themeColor="text1"/>
          <w:szCs w:val="20"/>
          <w:lang w:eastAsia="x-none"/>
        </w:rPr>
        <w:t>Angew. Chem. Int. Ed.</w:t>
      </w:r>
      <w:r w:rsidR="00A70374" w:rsidRPr="00A70374">
        <w:rPr>
          <w:rFonts w:ascii="Lato" w:eastAsia="Cambria" w:hAnsi="Lato" w:cs="Arial"/>
          <w:bCs/>
          <w:color w:val="000000" w:themeColor="text1"/>
          <w:szCs w:val="20"/>
          <w:lang w:eastAsia="x-none"/>
        </w:rPr>
        <w:t xml:space="preserve"> 2023, 52, e202307570)</w:t>
      </w:r>
      <w:r w:rsidR="00A70374" w:rsidRPr="00A70374">
        <w:rPr>
          <w:rFonts w:ascii="Lato" w:eastAsia="DengXian" w:hAnsi="Lato" w:cs="Arial"/>
          <w:iCs/>
          <w:color w:val="000000" w:themeColor="text1"/>
          <w:szCs w:val="20"/>
          <w:lang w:eastAsia="zh-CN"/>
        </w:rPr>
        <w:t>.</w:t>
      </w:r>
    </w:p>
    <w:p w14:paraId="1BF169EC" w14:textId="77777777" w:rsidR="00531BB2" w:rsidRPr="00552F83" w:rsidRDefault="00531BB2" w:rsidP="00531BB2">
      <w:pPr>
        <w:spacing w:after="0" w:line="360" w:lineRule="auto"/>
        <w:rPr>
          <w:rFonts w:ascii="Lato" w:eastAsia="DengXian" w:hAnsi="Lato" w:cs="Arial"/>
          <w:iCs/>
          <w:color w:val="000000" w:themeColor="text1"/>
          <w:szCs w:val="20"/>
          <w:lang w:eastAsia="zh-CN"/>
        </w:rPr>
      </w:pPr>
    </w:p>
    <w:p w14:paraId="7B70D261" w14:textId="64E0EB88" w:rsidR="00013347" w:rsidRPr="00552F83" w:rsidRDefault="00013347" w:rsidP="00987014">
      <w:pPr>
        <w:rPr>
          <w:rFonts w:ascii="Lato" w:eastAsiaTheme="minorHAnsi" w:hAnsi="Lato" w:cs="Arial"/>
          <w:iCs/>
          <w:color w:val="0000FF"/>
          <w:szCs w:val="20"/>
        </w:rPr>
      </w:pPr>
      <w:r w:rsidRPr="006A1F91">
        <w:rPr>
          <w:rFonts w:ascii="Lato" w:eastAsiaTheme="minorHAnsi" w:hAnsi="Lato" w:cs="Arial"/>
          <w:iCs/>
          <w:color w:val="0000FF"/>
          <w:szCs w:val="20"/>
        </w:rPr>
        <w:t>2.2. </w:t>
      </w:r>
      <w:r w:rsidR="006B7AB5" w:rsidRPr="006A1F91">
        <w:rPr>
          <w:rFonts w:ascii="Lato" w:eastAsiaTheme="minorHAnsi" w:hAnsi="Lato" w:cs="Arial"/>
          <w:iCs/>
          <w:color w:val="0000FF"/>
          <w:szCs w:val="20"/>
        </w:rPr>
        <w:t>Some review papers on acetylene are well written in comparison with the current review manuscript, for example, Production of Acetylene and Acetylene-based Chemicals from Coal. Chem. Rev. 2014, 114, 3, 1743–1760; Catalytic Reactions of Acetylene: A Feedstock for the Chemical Industry Revisited. Chem. Rev. 2014, 114, 3, 1761–1782; Production of Acetylene from Viable Feedstock: Promising Recent Approaches. ChemPlusChem 2024, e202400247. https://doi.org/10.1002/cplu.202400247</w:t>
      </w:r>
      <w:r w:rsidR="00B8185A" w:rsidRPr="006A1F91">
        <w:rPr>
          <w:rFonts w:ascii="Lato" w:eastAsiaTheme="minorHAnsi" w:hAnsi="Lato" w:cs="Arial"/>
          <w:iCs/>
          <w:color w:val="0000FF"/>
          <w:szCs w:val="20"/>
        </w:rPr>
        <w:t>.</w:t>
      </w:r>
    </w:p>
    <w:p w14:paraId="4D24CEDB" w14:textId="79CA25E3" w:rsidR="006A1F91" w:rsidRDefault="00F67834" w:rsidP="006A1F91">
      <w:pPr>
        <w:rPr>
          <w:rFonts w:ascii="Lato" w:eastAsia="DengXian" w:hAnsi="Lato" w:cs="Arial"/>
          <w:iCs/>
          <w:color w:val="000000" w:themeColor="text1"/>
          <w:szCs w:val="20"/>
          <w:lang w:eastAsia="zh-CN"/>
        </w:rPr>
      </w:pPr>
      <w:r w:rsidRPr="00552F83">
        <w:rPr>
          <w:rFonts w:ascii="Lato" w:eastAsia="DengXian" w:hAnsi="Lato" w:cs="Arial"/>
          <w:iCs/>
          <w:color w:val="000000" w:themeColor="text1"/>
          <w:szCs w:val="20"/>
          <w:lang w:eastAsia="zh-CN"/>
        </w:rPr>
        <w:t xml:space="preserve">We agree with </w:t>
      </w:r>
      <w:r w:rsidR="004C72BA">
        <w:rPr>
          <w:rFonts w:ascii="Lato" w:eastAsia="DengXian" w:hAnsi="Lato" w:cs="Arial"/>
          <w:iCs/>
          <w:color w:val="000000" w:themeColor="text1"/>
          <w:szCs w:val="20"/>
          <w:lang w:eastAsia="zh-CN"/>
        </w:rPr>
        <w:t>r</w:t>
      </w:r>
      <w:r w:rsidRPr="00552F83">
        <w:rPr>
          <w:rFonts w:ascii="Lato" w:eastAsia="DengXian" w:hAnsi="Lato" w:cs="Arial"/>
          <w:iCs/>
          <w:color w:val="000000" w:themeColor="text1"/>
          <w:szCs w:val="20"/>
          <w:lang w:eastAsia="zh-CN"/>
        </w:rPr>
        <w:t>eviewer</w:t>
      </w:r>
      <w:r w:rsidR="00FD4D7A" w:rsidRPr="00552F83">
        <w:rPr>
          <w:rFonts w:ascii="Lato" w:eastAsia="DengXian" w:hAnsi="Lato" w:cs="Arial"/>
          <w:iCs/>
          <w:color w:val="000000" w:themeColor="text1"/>
          <w:szCs w:val="20"/>
          <w:lang w:eastAsia="zh-CN"/>
        </w:rPr>
        <w:t xml:space="preserve"> </w:t>
      </w:r>
      <w:r w:rsidRPr="00552F83">
        <w:rPr>
          <w:rFonts w:ascii="Lato" w:eastAsia="DengXian" w:hAnsi="Lato" w:cs="Arial"/>
          <w:iCs/>
          <w:color w:val="000000" w:themeColor="text1"/>
          <w:szCs w:val="20"/>
          <w:lang w:eastAsia="zh-CN"/>
        </w:rPr>
        <w:t xml:space="preserve">#1 that our </w:t>
      </w:r>
      <w:r w:rsidR="00CD1B48" w:rsidRPr="00552F83">
        <w:rPr>
          <w:rFonts w:ascii="Lato" w:eastAsia="DengXian" w:hAnsi="Lato" w:cs="Arial" w:hint="eastAsia"/>
          <w:iCs/>
          <w:color w:val="000000" w:themeColor="text1"/>
          <w:szCs w:val="20"/>
          <w:lang w:eastAsia="zh-CN"/>
        </w:rPr>
        <w:t>work</w:t>
      </w:r>
      <w:r w:rsidRPr="00552F83">
        <w:rPr>
          <w:rFonts w:ascii="Lato" w:eastAsia="DengXian" w:hAnsi="Lato" w:cs="Arial"/>
          <w:iCs/>
          <w:color w:val="000000" w:themeColor="text1"/>
          <w:szCs w:val="20"/>
          <w:lang w:eastAsia="zh-CN"/>
        </w:rPr>
        <w:t xml:space="preserve"> significantly differs from the decade-old work by Trotus et</w:t>
      </w:r>
      <w:r w:rsidR="00824F1C" w:rsidRPr="00552F83">
        <w:rPr>
          <w:rFonts w:ascii="Lato" w:eastAsia="DengXian" w:hAnsi="Lato" w:cs="Arial"/>
          <w:iCs/>
          <w:color w:val="000000" w:themeColor="text1"/>
          <w:szCs w:val="20"/>
          <w:lang w:eastAsia="zh-CN"/>
        </w:rPr>
        <w:t> </w:t>
      </w:r>
      <w:r w:rsidRPr="00552F83">
        <w:rPr>
          <w:rFonts w:ascii="Lato" w:eastAsia="DengXian" w:hAnsi="Lato" w:cs="Arial"/>
          <w:iCs/>
          <w:color w:val="000000" w:themeColor="text1"/>
          <w:szCs w:val="20"/>
          <w:lang w:eastAsia="zh-CN"/>
        </w:rPr>
        <w:t xml:space="preserve">al. (Chem. Rev. 2014, </w:t>
      </w:r>
      <w:r w:rsidRPr="00552F83">
        <w:rPr>
          <w:rFonts w:ascii="Lato" w:eastAsia="DengXian" w:hAnsi="Lato" w:cs="Arial"/>
          <w:color w:val="000000" w:themeColor="text1"/>
          <w:szCs w:val="20"/>
          <w:lang w:eastAsia="zh-CN"/>
        </w:rPr>
        <w:t>114</w:t>
      </w:r>
      <w:r w:rsidRPr="00552F83">
        <w:rPr>
          <w:rFonts w:ascii="Lato" w:eastAsia="DengXian" w:hAnsi="Lato" w:cs="Arial"/>
          <w:iCs/>
          <w:color w:val="000000" w:themeColor="text1"/>
          <w:szCs w:val="20"/>
          <w:lang w:eastAsia="zh-CN"/>
        </w:rPr>
        <w:t xml:space="preserve">, 1761) and addresses a gap left by the absence of recent comparable reviews. Regarding the review </w:t>
      </w:r>
      <w:r w:rsidR="00FD4D7A" w:rsidRPr="00552F83">
        <w:rPr>
          <w:rFonts w:ascii="Lato" w:eastAsia="DengXian" w:hAnsi="Lato" w:cs="Arial"/>
          <w:iCs/>
          <w:color w:val="000000" w:themeColor="text1"/>
          <w:szCs w:val="20"/>
          <w:lang w:eastAsia="zh-CN"/>
        </w:rPr>
        <w:t>(</w:t>
      </w:r>
      <w:r w:rsidRPr="00552F83">
        <w:rPr>
          <w:rFonts w:ascii="Lato" w:eastAsia="DengXian" w:hAnsi="Lato" w:cs="Arial"/>
          <w:iCs/>
          <w:color w:val="000000" w:themeColor="text1"/>
          <w:szCs w:val="20"/>
          <w:lang w:eastAsia="zh-CN"/>
        </w:rPr>
        <w:t>Chem. Rev. 2014, 114, 1743), it is clear that its focus is restricted to coal</w:t>
      </w:r>
      <w:r w:rsidRPr="00552F83">
        <w:rPr>
          <w:rFonts w:ascii="Lato" w:eastAsia="DengXian" w:hAnsi="Lato" w:cs="Arial"/>
          <w:iCs/>
          <w:color w:val="000000" w:themeColor="text1"/>
          <w:szCs w:val="20"/>
          <w:lang w:eastAsia="zh-CN"/>
        </w:rPr>
        <w:noBreakHyphen/>
        <w:t xml:space="preserve">based </w:t>
      </w:r>
      <w:r w:rsidR="00D019C2" w:rsidRPr="00552F83">
        <w:rPr>
          <w:rFonts w:ascii="Lato" w:eastAsia="DengXian" w:hAnsi="Lato" w:cs="Arial"/>
          <w:iCs/>
          <w:color w:val="000000" w:themeColor="text1"/>
          <w:szCs w:val="20"/>
          <w:lang w:eastAsia="zh-CN"/>
        </w:rPr>
        <w:t>C</w:t>
      </w:r>
      <w:r w:rsidR="00D019C2" w:rsidRPr="00552F83">
        <w:rPr>
          <w:rFonts w:ascii="Lato" w:eastAsia="DengXian" w:hAnsi="Lato" w:cs="Arial"/>
          <w:iCs/>
          <w:color w:val="000000" w:themeColor="text1"/>
          <w:szCs w:val="20"/>
          <w:vertAlign w:val="subscript"/>
          <w:lang w:eastAsia="zh-CN"/>
        </w:rPr>
        <w:t>2</w:t>
      </w:r>
      <w:r w:rsidR="00D019C2" w:rsidRPr="00552F83">
        <w:rPr>
          <w:rFonts w:ascii="Lato" w:eastAsia="DengXian" w:hAnsi="Lato" w:cs="Arial"/>
          <w:iCs/>
          <w:color w:val="000000" w:themeColor="text1"/>
          <w:szCs w:val="20"/>
          <w:lang w:eastAsia="zh-CN"/>
        </w:rPr>
        <w:t>H</w:t>
      </w:r>
      <w:r w:rsidR="00D019C2" w:rsidRPr="00552F83">
        <w:rPr>
          <w:rFonts w:ascii="Lato" w:eastAsia="DengXian" w:hAnsi="Lato" w:cs="Arial"/>
          <w:iCs/>
          <w:color w:val="000000" w:themeColor="text1"/>
          <w:szCs w:val="20"/>
          <w:vertAlign w:val="subscript"/>
          <w:lang w:eastAsia="zh-CN"/>
        </w:rPr>
        <w:t>2</w:t>
      </w:r>
      <w:r w:rsidR="00D019C2" w:rsidRPr="00552F83">
        <w:rPr>
          <w:rFonts w:ascii="Lato" w:eastAsia="DengXian" w:hAnsi="Lato" w:cs="Arial"/>
          <w:iCs/>
          <w:color w:val="000000" w:themeColor="text1"/>
          <w:szCs w:val="20"/>
          <w:lang w:eastAsia="zh-CN"/>
        </w:rPr>
        <w:t xml:space="preserve"> </w:t>
      </w:r>
      <w:r w:rsidRPr="00552F83">
        <w:rPr>
          <w:rFonts w:ascii="Lato" w:eastAsia="DengXian" w:hAnsi="Lato" w:cs="Arial"/>
          <w:iCs/>
          <w:color w:val="000000" w:themeColor="text1"/>
          <w:szCs w:val="20"/>
          <w:lang w:eastAsia="zh-CN"/>
        </w:rPr>
        <w:t>production, which is not the primary subject of our work.</w:t>
      </w:r>
      <w:r w:rsidR="006A1F91">
        <w:rPr>
          <w:rFonts w:ascii="Lato" w:eastAsia="DengXian" w:hAnsi="Lato" w:cs="Arial"/>
          <w:iCs/>
          <w:color w:val="000000" w:themeColor="text1"/>
          <w:szCs w:val="20"/>
          <w:lang w:eastAsia="zh-CN"/>
        </w:rPr>
        <w:t xml:space="preserve"> </w:t>
      </w:r>
      <w:r w:rsidRPr="00552F83">
        <w:rPr>
          <w:rFonts w:ascii="Lato" w:eastAsia="DengXian" w:hAnsi="Lato" w:cs="Arial"/>
          <w:iCs/>
          <w:color w:val="000000" w:themeColor="text1"/>
          <w:szCs w:val="20"/>
          <w:lang w:eastAsia="zh-CN"/>
        </w:rPr>
        <w:t xml:space="preserve">As for the recent review (ChemPlusChem 2024, </w:t>
      </w:r>
      <w:r w:rsidRPr="00552F83">
        <w:rPr>
          <w:rFonts w:ascii="Lato" w:eastAsia="DengXian" w:hAnsi="Lato" w:cs="Arial"/>
          <w:color w:val="000000" w:themeColor="text1"/>
          <w:szCs w:val="20"/>
          <w:lang w:eastAsia="zh-CN"/>
        </w:rPr>
        <w:t>e202400247</w:t>
      </w:r>
      <w:r w:rsidRPr="00552F83">
        <w:rPr>
          <w:rFonts w:ascii="Lato" w:eastAsia="DengXian" w:hAnsi="Lato" w:cs="Arial"/>
          <w:iCs/>
          <w:color w:val="000000" w:themeColor="text1"/>
          <w:szCs w:val="20"/>
          <w:lang w:eastAsia="zh-CN"/>
        </w:rPr>
        <w:t>), we acknowledge some overlap with Section</w:t>
      </w:r>
      <w:r w:rsidR="00FD4D7A" w:rsidRPr="00552F83">
        <w:rPr>
          <w:rFonts w:ascii="Lato" w:eastAsia="DengXian" w:hAnsi="Lato" w:cs="Arial"/>
          <w:iCs/>
          <w:color w:val="000000" w:themeColor="text1"/>
          <w:szCs w:val="20"/>
          <w:lang w:eastAsia="zh-CN"/>
        </w:rPr>
        <w:t xml:space="preserve"> </w:t>
      </w:r>
      <w:r w:rsidRPr="00552F83">
        <w:rPr>
          <w:rFonts w:ascii="Lato" w:eastAsia="DengXian" w:hAnsi="Lato" w:cs="Arial"/>
          <w:iCs/>
          <w:color w:val="000000" w:themeColor="text1"/>
          <w:szCs w:val="20"/>
          <w:lang w:eastAsia="zh-CN"/>
        </w:rPr>
        <w:t xml:space="preserve">2 of our </w:t>
      </w:r>
      <w:r w:rsidR="00D23615" w:rsidRPr="00552F83">
        <w:rPr>
          <w:rFonts w:ascii="Lato" w:eastAsia="DengXian" w:hAnsi="Lato" w:cs="Arial"/>
          <w:iCs/>
          <w:color w:val="000000" w:themeColor="text1"/>
          <w:szCs w:val="20"/>
          <w:lang w:eastAsia="zh-CN"/>
        </w:rPr>
        <w:t>work</w:t>
      </w:r>
      <w:r w:rsidRPr="00552F83">
        <w:rPr>
          <w:rFonts w:ascii="Lato" w:eastAsia="DengXian" w:hAnsi="Lato" w:cs="Arial"/>
          <w:iCs/>
          <w:color w:val="000000" w:themeColor="text1"/>
          <w:szCs w:val="20"/>
          <w:lang w:eastAsia="zh-CN"/>
        </w:rPr>
        <w:t xml:space="preserve">. However, that review lacks the </w:t>
      </w:r>
      <w:r w:rsidR="00D23615" w:rsidRPr="00552F83">
        <w:rPr>
          <w:rFonts w:ascii="Lato" w:eastAsia="DengXian" w:hAnsi="Lato" w:cs="Arial"/>
          <w:iCs/>
          <w:color w:val="000000" w:themeColor="text1"/>
          <w:szCs w:val="20"/>
          <w:lang w:eastAsia="zh-CN"/>
        </w:rPr>
        <w:t>extensive</w:t>
      </w:r>
      <w:r w:rsidRPr="00552F83">
        <w:rPr>
          <w:rFonts w:ascii="Lato" w:eastAsia="DengXian" w:hAnsi="Lato" w:cs="Arial"/>
          <w:iCs/>
          <w:color w:val="000000" w:themeColor="text1"/>
          <w:szCs w:val="20"/>
          <w:lang w:eastAsia="zh-CN"/>
        </w:rPr>
        <w:t xml:space="preserve"> analysis of </w:t>
      </w:r>
      <w:r w:rsidR="00D019C2" w:rsidRPr="00552F83">
        <w:rPr>
          <w:rFonts w:ascii="Lato" w:eastAsia="DengXian" w:hAnsi="Lato" w:cs="Arial"/>
          <w:iCs/>
          <w:color w:val="000000" w:themeColor="text1"/>
          <w:szCs w:val="20"/>
          <w:lang w:eastAsia="zh-CN"/>
        </w:rPr>
        <w:t>C</w:t>
      </w:r>
      <w:r w:rsidR="00D019C2" w:rsidRPr="00552F83">
        <w:rPr>
          <w:rFonts w:ascii="Lato" w:eastAsia="DengXian" w:hAnsi="Lato" w:cs="Arial"/>
          <w:iCs/>
          <w:color w:val="000000" w:themeColor="text1"/>
          <w:szCs w:val="20"/>
          <w:vertAlign w:val="subscript"/>
          <w:lang w:eastAsia="zh-CN"/>
        </w:rPr>
        <w:t>2</w:t>
      </w:r>
      <w:r w:rsidR="00D019C2" w:rsidRPr="00552F83">
        <w:rPr>
          <w:rFonts w:ascii="Lato" w:eastAsia="DengXian" w:hAnsi="Lato" w:cs="Arial"/>
          <w:iCs/>
          <w:color w:val="000000" w:themeColor="text1"/>
          <w:szCs w:val="20"/>
          <w:lang w:eastAsia="zh-CN"/>
        </w:rPr>
        <w:t>H</w:t>
      </w:r>
      <w:r w:rsidR="00D019C2" w:rsidRPr="00552F83">
        <w:rPr>
          <w:rFonts w:ascii="Lato" w:eastAsia="DengXian" w:hAnsi="Lato" w:cs="Arial"/>
          <w:iCs/>
          <w:color w:val="000000" w:themeColor="text1"/>
          <w:szCs w:val="20"/>
          <w:vertAlign w:val="subscript"/>
          <w:lang w:eastAsia="zh-CN"/>
        </w:rPr>
        <w:t>2</w:t>
      </w:r>
      <w:r w:rsidR="00D019C2" w:rsidRPr="00552F83">
        <w:rPr>
          <w:rFonts w:ascii="Lato" w:eastAsia="DengXian" w:hAnsi="Lato" w:cs="Arial"/>
          <w:iCs/>
          <w:color w:val="000000" w:themeColor="text1"/>
          <w:szCs w:val="20"/>
          <w:lang w:eastAsia="zh-CN"/>
        </w:rPr>
        <w:t xml:space="preserve"> </w:t>
      </w:r>
      <w:r w:rsidRPr="00552F83">
        <w:rPr>
          <w:rFonts w:ascii="Lato" w:eastAsia="DengXian" w:hAnsi="Lato" w:cs="Arial"/>
          <w:iCs/>
          <w:color w:val="000000" w:themeColor="text1"/>
          <w:szCs w:val="20"/>
          <w:lang w:eastAsia="zh-CN"/>
        </w:rPr>
        <w:t>production technologies</w:t>
      </w:r>
      <w:r w:rsidR="00FD4D7A" w:rsidRPr="00552F83">
        <w:rPr>
          <w:rFonts w:ascii="Lato" w:eastAsia="DengXian" w:hAnsi="Lato" w:cs="Arial"/>
          <w:iCs/>
          <w:color w:val="000000" w:themeColor="text1"/>
          <w:szCs w:val="20"/>
          <w:lang w:eastAsia="zh-CN"/>
        </w:rPr>
        <w:t xml:space="preserve">, as stated by </w:t>
      </w:r>
      <w:r w:rsidR="004C72BA">
        <w:rPr>
          <w:rFonts w:ascii="Lato" w:eastAsia="DengXian" w:hAnsi="Lato" w:cs="Arial"/>
          <w:iCs/>
          <w:color w:val="000000" w:themeColor="text1"/>
          <w:szCs w:val="20"/>
          <w:lang w:eastAsia="zh-CN"/>
        </w:rPr>
        <w:t>r</w:t>
      </w:r>
      <w:r w:rsidR="00FD4D7A" w:rsidRPr="00552F83">
        <w:rPr>
          <w:rFonts w:ascii="Lato" w:eastAsia="DengXian" w:hAnsi="Lato" w:cs="Arial"/>
          <w:iCs/>
          <w:color w:val="000000" w:themeColor="text1"/>
          <w:szCs w:val="20"/>
          <w:lang w:eastAsia="zh-CN"/>
        </w:rPr>
        <w:t>eviewer #3</w:t>
      </w:r>
      <w:r w:rsidRPr="00552F83">
        <w:rPr>
          <w:rFonts w:ascii="Lato" w:eastAsia="DengXian" w:hAnsi="Lato" w:cs="Arial"/>
          <w:iCs/>
          <w:color w:val="000000" w:themeColor="text1"/>
          <w:szCs w:val="20"/>
          <w:lang w:eastAsia="zh-CN"/>
        </w:rPr>
        <w:t xml:space="preserve">. More importantly, our primary goal is to rekindle interest in future green </w:t>
      </w:r>
      <w:r w:rsidR="00D019C2" w:rsidRPr="00552F83">
        <w:rPr>
          <w:rFonts w:ascii="Lato" w:eastAsia="DengXian" w:hAnsi="Lato" w:cs="Arial"/>
          <w:iCs/>
          <w:color w:val="000000" w:themeColor="text1"/>
          <w:szCs w:val="20"/>
          <w:lang w:eastAsia="zh-CN"/>
        </w:rPr>
        <w:t>C</w:t>
      </w:r>
      <w:r w:rsidR="00D019C2" w:rsidRPr="00552F83">
        <w:rPr>
          <w:rFonts w:ascii="Lato" w:eastAsia="DengXian" w:hAnsi="Lato" w:cs="Arial"/>
          <w:iCs/>
          <w:color w:val="000000" w:themeColor="text1"/>
          <w:szCs w:val="20"/>
          <w:vertAlign w:val="subscript"/>
          <w:lang w:eastAsia="zh-CN"/>
        </w:rPr>
        <w:t>2</w:t>
      </w:r>
      <w:r w:rsidR="00D019C2" w:rsidRPr="00552F83">
        <w:rPr>
          <w:rFonts w:ascii="Lato" w:eastAsia="DengXian" w:hAnsi="Lato" w:cs="Arial"/>
          <w:iCs/>
          <w:color w:val="000000" w:themeColor="text1"/>
          <w:szCs w:val="20"/>
          <w:lang w:eastAsia="zh-CN"/>
        </w:rPr>
        <w:t>H</w:t>
      </w:r>
      <w:r w:rsidR="00D019C2" w:rsidRPr="00552F83">
        <w:rPr>
          <w:rFonts w:ascii="Lato" w:eastAsia="DengXian" w:hAnsi="Lato" w:cs="Arial"/>
          <w:iCs/>
          <w:color w:val="000000" w:themeColor="text1"/>
          <w:szCs w:val="20"/>
          <w:vertAlign w:val="subscript"/>
          <w:lang w:eastAsia="zh-CN"/>
        </w:rPr>
        <w:t>2</w:t>
      </w:r>
      <w:r w:rsidR="00D019C2" w:rsidRPr="00552F83">
        <w:rPr>
          <w:rFonts w:ascii="Lato" w:eastAsia="DengXian" w:hAnsi="Lato" w:cs="Arial"/>
          <w:iCs/>
          <w:color w:val="000000" w:themeColor="text1"/>
          <w:szCs w:val="20"/>
          <w:lang w:eastAsia="zh-CN"/>
        </w:rPr>
        <w:t xml:space="preserve"> </w:t>
      </w:r>
      <w:r w:rsidRPr="00552F83">
        <w:rPr>
          <w:rFonts w:ascii="Lato" w:eastAsia="DengXian" w:hAnsi="Lato" w:cs="Arial"/>
          <w:iCs/>
          <w:color w:val="000000" w:themeColor="text1"/>
          <w:szCs w:val="20"/>
          <w:lang w:eastAsia="zh-CN"/>
        </w:rPr>
        <w:t>production.</w:t>
      </w:r>
    </w:p>
    <w:p w14:paraId="1EBAA37A" w14:textId="6C9ECCA1" w:rsidR="00F67834" w:rsidRPr="006A1F91" w:rsidRDefault="006A1F91" w:rsidP="00531BB2">
      <w:pPr>
        <w:spacing w:after="0"/>
        <w:rPr>
          <w:rFonts w:ascii="Lato" w:eastAsia="DengXian" w:hAnsi="Lato" w:cs="Arial"/>
          <w:iCs/>
          <w:color w:val="000000" w:themeColor="text1"/>
          <w:szCs w:val="20"/>
          <w:lang w:eastAsia="zh-CN"/>
        </w:rPr>
      </w:pPr>
      <w:r w:rsidRPr="006A1F91">
        <w:rPr>
          <w:rFonts w:ascii="Lato" w:eastAsia="DengXian" w:hAnsi="Lato" w:cs="Arial"/>
          <w:b/>
          <w:iCs/>
          <w:color w:val="000000" w:themeColor="text1"/>
          <w:szCs w:val="20"/>
          <w:lang w:eastAsia="zh-CN"/>
        </w:rPr>
        <w:t>Action:</w:t>
      </w:r>
      <w:r w:rsidRPr="006A1F91">
        <w:rPr>
          <w:rFonts w:ascii="Lato" w:eastAsia="DengXian" w:hAnsi="Lato" w:cs="Arial"/>
          <w:iCs/>
          <w:color w:val="000000" w:themeColor="text1"/>
          <w:szCs w:val="20"/>
          <w:lang w:eastAsia="zh-CN"/>
        </w:rPr>
        <w:t xml:space="preserve"> </w:t>
      </w:r>
      <w:r>
        <w:rPr>
          <w:rFonts w:ascii="Lato" w:eastAsia="DengXian" w:hAnsi="Lato" w:cs="Arial"/>
          <w:iCs/>
          <w:color w:val="000000" w:themeColor="text1"/>
          <w:szCs w:val="20"/>
          <w:lang w:eastAsia="zh-CN"/>
        </w:rPr>
        <w:t>We</w:t>
      </w:r>
      <w:r w:rsidR="00F67834" w:rsidRPr="006A1F91">
        <w:rPr>
          <w:rFonts w:ascii="Lato" w:eastAsia="DengXian" w:hAnsi="Lato" w:cs="Arial"/>
          <w:bCs/>
          <w:iCs/>
          <w:color w:val="000000" w:themeColor="text1"/>
          <w:szCs w:val="20"/>
          <w:lang w:eastAsia="zh-CN"/>
        </w:rPr>
        <w:t xml:space="preserve"> have revised </w:t>
      </w:r>
      <w:r w:rsidRPr="006A1F91">
        <w:rPr>
          <w:rFonts w:ascii="Lato" w:eastAsia="DengXian" w:hAnsi="Lato" w:cs="Arial"/>
          <w:bCs/>
          <w:iCs/>
          <w:color w:val="000000" w:themeColor="text1"/>
          <w:szCs w:val="20"/>
          <w:lang w:eastAsia="zh-CN"/>
        </w:rPr>
        <w:t>our work</w:t>
      </w:r>
      <w:r w:rsidR="00F67834" w:rsidRPr="006A1F91">
        <w:rPr>
          <w:rFonts w:ascii="Lato" w:eastAsia="DengXian" w:hAnsi="Lato" w:cs="Arial"/>
          <w:bCs/>
          <w:iCs/>
          <w:color w:val="000000" w:themeColor="text1"/>
          <w:szCs w:val="20"/>
          <w:lang w:eastAsia="zh-CN"/>
        </w:rPr>
        <w:t xml:space="preserve"> from a </w:t>
      </w:r>
      <w:r w:rsidR="00551100" w:rsidRPr="006A1F91">
        <w:rPr>
          <w:rFonts w:ascii="Lato" w:eastAsia="DengXian" w:hAnsi="Lato" w:cs="Arial"/>
          <w:bCs/>
          <w:iCs/>
          <w:color w:val="000000" w:themeColor="text1"/>
          <w:szCs w:val="20"/>
          <w:lang w:eastAsia="zh-CN"/>
        </w:rPr>
        <w:t>‘</w:t>
      </w:r>
      <w:r w:rsidR="00F67834" w:rsidRPr="006A1F91">
        <w:rPr>
          <w:rFonts w:ascii="Lato" w:eastAsia="DengXian" w:hAnsi="Lato" w:cs="Arial"/>
          <w:bCs/>
          <w:iCs/>
          <w:color w:val="000000" w:themeColor="text1"/>
          <w:szCs w:val="20"/>
          <w:lang w:eastAsia="zh-CN"/>
        </w:rPr>
        <w:t>Review</w:t>
      </w:r>
      <w:r w:rsidR="00551100" w:rsidRPr="006A1F91">
        <w:rPr>
          <w:rFonts w:ascii="Lato" w:eastAsia="DengXian" w:hAnsi="Lato" w:cs="Arial"/>
          <w:bCs/>
          <w:iCs/>
          <w:color w:val="000000" w:themeColor="text1"/>
          <w:szCs w:val="20"/>
          <w:lang w:eastAsia="zh-CN"/>
        </w:rPr>
        <w:t>’</w:t>
      </w:r>
      <w:r w:rsidR="00F67834" w:rsidRPr="006A1F91">
        <w:rPr>
          <w:rFonts w:ascii="Lato" w:eastAsia="DengXian" w:hAnsi="Lato" w:cs="Arial"/>
          <w:bCs/>
          <w:iCs/>
          <w:color w:val="000000" w:themeColor="text1"/>
          <w:szCs w:val="20"/>
          <w:lang w:eastAsia="zh-CN"/>
        </w:rPr>
        <w:t xml:space="preserve"> to a </w:t>
      </w:r>
      <w:r w:rsidR="00551100" w:rsidRPr="006A1F91">
        <w:rPr>
          <w:rFonts w:ascii="Lato" w:eastAsia="DengXian" w:hAnsi="Lato" w:cs="Arial"/>
          <w:bCs/>
          <w:iCs/>
          <w:color w:val="000000" w:themeColor="text1"/>
          <w:szCs w:val="20"/>
          <w:lang w:eastAsia="zh-CN"/>
        </w:rPr>
        <w:t>‘</w:t>
      </w:r>
      <w:r w:rsidR="00F67834" w:rsidRPr="006A1F91">
        <w:rPr>
          <w:rFonts w:ascii="Lato" w:eastAsia="DengXian" w:hAnsi="Lato" w:cs="Arial"/>
          <w:bCs/>
          <w:iCs/>
          <w:color w:val="000000" w:themeColor="text1"/>
          <w:szCs w:val="20"/>
          <w:lang w:eastAsia="zh-CN"/>
        </w:rPr>
        <w:t>Perspective</w:t>
      </w:r>
      <w:r w:rsidR="00551100" w:rsidRPr="006A1F91">
        <w:rPr>
          <w:rFonts w:ascii="Lato" w:eastAsia="DengXian" w:hAnsi="Lato" w:cs="Arial"/>
          <w:bCs/>
          <w:iCs/>
          <w:color w:val="000000" w:themeColor="text1"/>
          <w:szCs w:val="20"/>
          <w:lang w:eastAsia="zh-CN"/>
        </w:rPr>
        <w:t>’</w:t>
      </w:r>
      <w:r w:rsidR="00F67834" w:rsidRPr="006A1F91">
        <w:rPr>
          <w:rFonts w:ascii="Lato" w:eastAsia="DengXian" w:hAnsi="Lato" w:cs="Arial"/>
          <w:bCs/>
          <w:iCs/>
          <w:color w:val="000000" w:themeColor="text1"/>
          <w:szCs w:val="20"/>
          <w:lang w:eastAsia="zh-CN"/>
        </w:rPr>
        <w:t xml:space="preserve"> and updated the title to </w:t>
      </w:r>
      <w:r w:rsidR="00551100" w:rsidRPr="006A1F91">
        <w:rPr>
          <w:rFonts w:ascii="Lato" w:eastAsia="DengXian" w:hAnsi="Lato" w:cs="Arial"/>
          <w:bCs/>
          <w:iCs/>
          <w:color w:val="000000" w:themeColor="text1"/>
          <w:szCs w:val="20"/>
          <w:lang w:eastAsia="zh-CN"/>
        </w:rPr>
        <w:t>‘</w:t>
      </w:r>
      <w:r w:rsidR="00F67834" w:rsidRPr="006A1F91">
        <w:rPr>
          <w:rFonts w:ascii="Lato" w:eastAsia="DengXian" w:hAnsi="Lato" w:cs="Arial"/>
          <w:bCs/>
          <w:iCs/>
          <w:color w:val="000000" w:themeColor="text1"/>
          <w:szCs w:val="20"/>
          <w:lang w:eastAsia="zh-CN"/>
        </w:rPr>
        <w:t xml:space="preserve">Towards </w:t>
      </w:r>
      <w:r w:rsidR="00292135" w:rsidRPr="006A1F91">
        <w:rPr>
          <w:rFonts w:ascii="Lato" w:eastAsia="DengXian" w:hAnsi="Lato" w:cs="Arial" w:hint="eastAsia"/>
          <w:bCs/>
          <w:iCs/>
          <w:color w:val="000000" w:themeColor="text1"/>
          <w:szCs w:val="20"/>
          <w:lang w:eastAsia="zh-CN"/>
        </w:rPr>
        <w:t>g</w:t>
      </w:r>
      <w:r w:rsidR="00F67834" w:rsidRPr="006A1F91">
        <w:rPr>
          <w:rFonts w:ascii="Lato" w:eastAsia="DengXian" w:hAnsi="Lato" w:cs="Arial"/>
          <w:bCs/>
          <w:iCs/>
          <w:color w:val="000000" w:themeColor="text1"/>
          <w:szCs w:val="20"/>
          <w:lang w:eastAsia="zh-CN"/>
        </w:rPr>
        <w:t xml:space="preserve">reen </w:t>
      </w:r>
      <w:r w:rsidR="00292135" w:rsidRPr="006A1F91">
        <w:rPr>
          <w:rFonts w:ascii="Lato" w:eastAsia="DengXian" w:hAnsi="Lato" w:cs="Arial" w:hint="eastAsia"/>
          <w:bCs/>
          <w:iCs/>
          <w:color w:val="000000" w:themeColor="text1"/>
          <w:szCs w:val="20"/>
          <w:lang w:eastAsia="zh-CN"/>
        </w:rPr>
        <w:t>a</w:t>
      </w:r>
      <w:r w:rsidR="00F67834" w:rsidRPr="006A1F91">
        <w:rPr>
          <w:rFonts w:ascii="Lato" w:eastAsia="DengXian" w:hAnsi="Lato" w:cs="Arial"/>
          <w:bCs/>
          <w:iCs/>
          <w:color w:val="000000" w:themeColor="text1"/>
          <w:szCs w:val="20"/>
          <w:lang w:eastAsia="zh-CN"/>
        </w:rPr>
        <w:t xml:space="preserve">cetylene </w:t>
      </w:r>
      <w:r w:rsidR="00292135" w:rsidRPr="006A1F91">
        <w:rPr>
          <w:rFonts w:ascii="Lato" w:eastAsia="DengXian" w:hAnsi="Lato" w:cs="Arial" w:hint="eastAsia"/>
          <w:bCs/>
          <w:iCs/>
          <w:color w:val="000000" w:themeColor="text1"/>
          <w:szCs w:val="20"/>
          <w:lang w:eastAsia="zh-CN"/>
        </w:rPr>
        <w:t>s</w:t>
      </w:r>
      <w:r w:rsidR="00F67834" w:rsidRPr="006A1F91">
        <w:rPr>
          <w:rFonts w:ascii="Lato" w:eastAsia="DengXian" w:hAnsi="Lato" w:cs="Arial"/>
          <w:bCs/>
          <w:iCs/>
          <w:color w:val="000000" w:themeColor="text1"/>
          <w:szCs w:val="20"/>
          <w:lang w:eastAsia="zh-CN"/>
        </w:rPr>
        <w:t xml:space="preserve">ynthesis and </w:t>
      </w:r>
      <w:r w:rsidR="00292135" w:rsidRPr="006A1F91">
        <w:rPr>
          <w:rFonts w:ascii="Lato" w:eastAsia="DengXian" w:hAnsi="Lato" w:cs="Arial" w:hint="eastAsia"/>
          <w:bCs/>
          <w:iCs/>
          <w:color w:val="000000" w:themeColor="text1"/>
          <w:szCs w:val="20"/>
          <w:lang w:eastAsia="zh-CN"/>
        </w:rPr>
        <w:t>a</w:t>
      </w:r>
      <w:r w:rsidR="00F67834" w:rsidRPr="006A1F91">
        <w:rPr>
          <w:rFonts w:ascii="Lato" w:eastAsia="DengXian" w:hAnsi="Lato" w:cs="Arial"/>
          <w:bCs/>
          <w:iCs/>
          <w:color w:val="000000" w:themeColor="text1"/>
          <w:szCs w:val="20"/>
          <w:lang w:eastAsia="zh-CN"/>
        </w:rPr>
        <w:t>pplication</w:t>
      </w:r>
      <w:r w:rsidR="00551100" w:rsidRPr="006A1F91">
        <w:rPr>
          <w:rFonts w:ascii="Lato" w:eastAsia="DengXian" w:hAnsi="Lato" w:cs="Arial"/>
          <w:bCs/>
          <w:iCs/>
          <w:color w:val="000000" w:themeColor="text1"/>
          <w:szCs w:val="20"/>
          <w:lang w:eastAsia="zh-CN"/>
        </w:rPr>
        <w:t>’</w:t>
      </w:r>
      <w:r w:rsidR="00994BD0" w:rsidRPr="006A1F91">
        <w:rPr>
          <w:rFonts w:ascii="Lato" w:eastAsia="DengXian" w:hAnsi="Lato" w:cs="Arial" w:hint="eastAsia"/>
          <w:bCs/>
          <w:iCs/>
          <w:color w:val="000000" w:themeColor="text1"/>
          <w:szCs w:val="20"/>
          <w:lang w:eastAsia="zh-CN"/>
        </w:rPr>
        <w:t>.</w:t>
      </w:r>
      <w:r w:rsidR="00F67834" w:rsidRPr="006A1F91">
        <w:rPr>
          <w:rFonts w:ascii="Lato" w:eastAsia="DengXian" w:hAnsi="Lato" w:cs="Arial"/>
          <w:bCs/>
          <w:iCs/>
          <w:color w:val="000000" w:themeColor="text1"/>
          <w:szCs w:val="20"/>
          <w:lang w:eastAsia="zh-CN"/>
        </w:rPr>
        <w:t xml:space="preserve"> Additionally, we have significantly shortened Section</w:t>
      </w:r>
      <w:r w:rsidR="00D23615" w:rsidRPr="006A1F91">
        <w:rPr>
          <w:rFonts w:ascii="Lato" w:eastAsia="DengXian" w:hAnsi="Lato" w:cs="Arial"/>
          <w:bCs/>
          <w:iCs/>
          <w:color w:val="000000" w:themeColor="text1"/>
          <w:szCs w:val="20"/>
          <w:lang w:eastAsia="zh-CN"/>
        </w:rPr>
        <w:t xml:space="preserve"> </w:t>
      </w:r>
      <w:r w:rsidR="00F67834" w:rsidRPr="006A1F91">
        <w:rPr>
          <w:rFonts w:ascii="Lato" w:eastAsia="DengXian" w:hAnsi="Lato" w:cs="Arial"/>
          <w:bCs/>
          <w:iCs/>
          <w:color w:val="000000" w:themeColor="text1"/>
          <w:szCs w:val="20"/>
          <w:lang w:eastAsia="zh-CN"/>
        </w:rPr>
        <w:t>2 to reduce redundancy with the ChemPlusChem review</w:t>
      </w:r>
      <w:r w:rsidRPr="006A1F91">
        <w:rPr>
          <w:rFonts w:ascii="Lato" w:eastAsia="DengXian" w:hAnsi="Lato" w:cs="Arial"/>
          <w:bCs/>
          <w:iCs/>
          <w:color w:val="000000" w:themeColor="text1"/>
          <w:szCs w:val="20"/>
          <w:lang w:eastAsia="zh-CN"/>
        </w:rPr>
        <w:t xml:space="preserve"> mentioned by the reviewer</w:t>
      </w:r>
      <w:r w:rsidR="00F67834" w:rsidRPr="006A1F91">
        <w:rPr>
          <w:rFonts w:ascii="Lato" w:eastAsia="DengXian" w:hAnsi="Lato" w:cs="Arial"/>
          <w:bCs/>
          <w:iCs/>
          <w:color w:val="000000" w:themeColor="text1"/>
          <w:szCs w:val="20"/>
          <w:lang w:eastAsia="zh-CN"/>
        </w:rPr>
        <w:t>.</w:t>
      </w:r>
      <w:r w:rsidR="00F67834" w:rsidRPr="006A1F91">
        <w:rPr>
          <w:rFonts w:ascii="Lato" w:eastAsia="DengXian" w:hAnsi="Lato" w:cs="Arial"/>
          <w:iCs/>
          <w:color w:val="000000" w:themeColor="text1"/>
          <w:szCs w:val="20"/>
          <w:lang w:eastAsia="zh-CN"/>
        </w:rPr>
        <w:t xml:space="preserve"> These revisions sharpen the focus </w:t>
      </w:r>
      <w:r w:rsidR="00D23615" w:rsidRPr="006A1F91">
        <w:rPr>
          <w:rFonts w:ascii="Lato" w:eastAsia="DengXian" w:hAnsi="Lato" w:cs="Arial"/>
          <w:iCs/>
          <w:color w:val="000000" w:themeColor="text1"/>
          <w:szCs w:val="20"/>
          <w:lang w:eastAsia="zh-CN"/>
        </w:rPr>
        <w:t xml:space="preserve">of our work </w:t>
      </w:r>
      <w:r w:rsidR="00F67834" w:rsidRPr="006A1F91">
        <w:rPr>
          <w:rFonts w:ascii="Lato" w:eastAsia="DengXian" w:hAnsi="Lato" w:cs="Arial"/>
          <w:iCs/>
          <w:color w:val="000000" w:themeColor="text1"/>
          <w:szCs w:val="20"/>
          <w:lang w:eastAsia="zh-CN"/>
        </w:rPr>
        <w:t xml:space="preserve">on the </w:t>
      </w:r>
      <w:r w:rsidR="00D23615" w:rsidRPr="006A1F91">
        <w:rPr>
          <w:rFonts w:ascii="Lato" w:eastAsia="DengXian" w:hAnsi="Lato" w:cs="Arial"/>
          <w:iCs/>
          <w:color w:val="000000" w:themeColor="text1"/>
          <w:szCs w:val="20"/>
          <w:lang w:eastAsia="zh-CN"/>
        </w:rPr>
        <w:t>future</w:t>
      </w:r>
      <w:r w:rsidR="004634AE" w:rsidRPr="006A1F91">
        <w:rPr>
          <w:rFonts w:ascii="Lato" w:eastAsia="DengXian" w:hAnsi="Lato" w:cs="Arial" w:hint="eastAsia"/>
          <w:iCs/>
          <w:color w:val="000000" w:themeColor="text1"/>
          <w:szCs w:val="20"/>
          <w:lang w:eastAsia="zh-CN"/>
        </w:rPr>
        <w:t xml:space="preserve"> green acetylene production</w:t>
      </w:r>
      <w:r w:rsidR="00F67834" w:rsidRPr="006A1F91">
        <w:rPr>
          <w:rFonts w:ascii="Lato" w:eastAsia="DengXian" w:hAnsi="Lato" w:cs="Arial"/>
          <w:iCs/>
          <w:color w:val="000000" w:themeColor="text1"/>
          <w:szCs w:val="20"/>
          <w:lang w:eastAsia="zh-CN"/>
        </w:rPr>
        <w:t xml:space="preserve">, ensuring that it stands out </w:t>
      </w:r>
      <w:r w:rsidR="00FC37A2" w:rsidRPr="006A1F91">
        <w:rPr>
          <w:rFonts w:ascii="Lato" w:eastAsia="DengXian" w:hAnsi="Lato" w:cs="Arial"/>
          <w:iCs/>
          <w:color w:val="000000" w:themeColor="text1"/>
          <w:szCs w:val="20"/>
          <w:lang w:eastAsia="zh-CN"/>
        </w:rPr>
        <w:t>distinctly</w:t>
      </w:r>
      <w:r w:rsidR="00F67834" w:rsidRPr="006A1F91">
        <w:rPr>
          <w:rFonts w:ascii="Lato" w:eastAsia="DengXian" w:hAnsi="Lato" w:cs="Arial"/>
          <w:iCs/>
          <w:color w:val="000000" w:themeColor="text1"/>
          <w:szCs w:val="20"/>
          <w:lang w:eastAsia="zh-CN"/>
        </w:rPr>
        <w:t xml:space="preserve"> from </w:t>
      </w:r>
      <w:r w:rsidR="00FC37A2" w:rsidRPr="006A1F91">
        <w:rPr>
          <w:rFonts w:ascii="Lato" w:eastAsia="DengXian" w:hAnsi="Lato" w:cs="Arial"/>
          <w:iCs/>
          <w:color w:val="000000" w:themeColor="text1"/>
          <w:szCs w:val="20"/>
          <w:lang w:eastAsia="zh-CN"/>
        </w:rPr>
        <w:t>previous</w:t>
      </w:r>
      <w:r w:rsidR="00F67834" w:rsidRPr="006A1F91">
        <w:rPr>
          <w:rFonts w:ascii="Lato" w:eastAsia="DengXian" w:hAnsi="Lato" w:cs="Arial"/>
          <w:iCs/>
          <w:color w:val="000000" w:themeColor="text1"/>
          <w:szCs w:val="20"/>
          <w:lang w:eastAsia="zh-CN"/>
        </w:rPr>
        <w:t xml:space="preserve"> literatur</w:t>
      </w:r>
      <w:r w:rsidR="00D23615" w:rsidRPr="006A1F91">
        <w:rPr>
          <w:rFonts w:ascii="Lato" w:eastAsia="DengXian" w:hAnsi="Lato" w:cs="Arial"/>
          <w:iCs/>
          <w:color w:val="000000" w:themeColor="text1"/>
          <w:szCs w:val="20"/>
          <w:lang w:eastAsia="zh-CN"/>
        </w:rPr>
        <w:t>es</w:t>
      </w:r>
      <w:r w:rsidR="00F67834" w:rsidRPr="006A1F91">
        <w:rPr>
          <w:rFonts w:ascii="Lato" w:eastAsia="DengXian" w:hAnsi="Lato" w:cs="Arial"/>
          <w:iCs/>
          <w:color w:val="000000" w:themeColor="text1"/>
          <w:szCs w:val="20"/>
          <w:lang w:eastAsia="zh-CN"/>
        </w:rPr>
        <w:t>.</w:t>
      </w:r>
    </w:p>
    <w:p w14:paraId="14EAAC31" w14:textId="77777777" w:rsidR="00531BB2" w:rsidRPr="00552F83" w:rsidRDefault="00531BB2" w:rsidP="00531BB2">
      <w:pPr>
        <w:spacing w:after="0" w:line="360" w:lineRule="auto"/>
        <w:rPr>
          <w:rFonts w:ascii="Lato" w:eastAsia="DengXian" w:hAnsi="Lato" w:cs="Arial"/>
          <w:iCs/>
          <w:color w:val="000000" w:themeColor="text1"/>
          <w:szCs w:val="20"/>
          <w:lang w:eastAsia="zh-CN"/>
        </w:rPr>
      </w:pPr>
    </w:p>
    <w:p w14:paraId="2126034A" w14:textId="4F8B1E3C" w:rsidR="00013347" w:rsidRPr="00552F83" w:rsidRDefault="00013347" w:rsidP="00987014">
      <w:pPr>
        <w:rPr>
          <w:rFonts w:ascii="Lato" w:eastAsiaTheme="minorHAnsi" w:hAnsi="Lato" w:cs="Arial"/>
          <w:iCs/>
          <w:color w:val="0000FF"/>
          <w:szCs w:val="20"/>
        </w:rPr>
      </w:pPr>
      <w:r w:rsidRPr="00FA5734">
        <w:rPr>
          <w:rFonts w:ascii="Lato" w:eastAsiaTheme="minorHAnsi" w:hAnsi="Lato" w:cs="Arial"/>
          <w:iCs/>
          <w:color w:val="0000FF"/>
          <w:szCs w:val="20"/>
        </w:rPr>
        <w:t>2.3</w:t>
      </w:r>
      <w:r w:rsidR="00D23615" w:rsidRPr="00FA5734">
        <w:rPr>
          <w:rFonts w:ascii="Lato" w:eastAsiaTheme="minorHAnsi" w:hAnsi="Lato" w:cs="Arial"/>
          <w:iCs/>
          <w:color w:val="0000FF"/>
          <w:szCs w:val="20"/>
        </w:rPr>
        <w:t xml:space="preserve">. </w:t>
      </w:r>
      <w:r w:rsidR="002D6B9F" w:rsidRPr="00FA5734">
        <w:rPr>
          <w:rFonts w:ascii="Lato" w:eastAsiaTheme="minorHAnsi" w:hAnsi="Lato" w:cs="Arial"/>
          <w:iCs/>
          <w:color w:val="0000FF"/>
          <w:szCs w:val="20"/>
        </w:rPr>
        <w:t xml:space="preserve">The difference of this review from the existing reviews in literature would be the emphasis on the green footprint of acetylene production, e.g., changing coal to biochar. Considering the scale of acetylene production in market, this replacement (coal to biochar) is not convincing, and of course not realistic, especially in China. A possible way to promote the green footprint would be the utilization of </w:t>
      </w:r>
      <w:r w:rsidR="002D6B9F" w:rsidRPr="00FA5734">
        <w:rPr>
          <w:rFonts w:ascii="Lato" w:eastAsiaTheme="minorHAnsi" w:hAnsi="Lato" w:cs="Arial"/>
          <w:iCs/>
          <w:color w:val="0000FF"/>
          <w:szCs w:val="20"/>
        </w:rPr>
        <w:lastRenderedPageBreak/>
        <w:t>renewable energy generated electricity to drive the arc furnace or arc plasma for the high-temperature reaction environment in CaC</w:t>
      </w:r>
      <w:r w:rsidR="002D6B9F" w:rsidRPr="00FA5734">
        <w:rPr>
          <w:rFonts w:ascii="Lato" w:eastAsiaTheme="minorHAnsi" w:hAnsi="Lato" w:cs="Arial"/>
          <w:iCs/>
          <w:color w:val="0000FF"/>
          <w:szCs w:val="20"/>
          <w:vertAlign w:val="subscript"/>
        </w:rPr>
        <w:t>2</w:t>
      </w:r>
      <w:r w:rsidR="002D6B9F" w:rsidRPr="00FA5734">
        <w:rPr>
          <w:rFonts w:ascii="Lato" w:eastAsiaTheme="minorHAnsi" w:hAnsi="Lato" w:cs="Arial"/>
          <w:iCs/>
          <w:color w:val="0000FF"/>
          <w:szCs w:val="20"/>
        </w:rPr>
        <w:t xml:space="preserve"> route or plasma pyrolysis of hydrocarbons.</w:t>
      </w:r>
    </w:p>
    <w:p w14:paraId="416CDBD4" w14:textId="39A8EA57" w:rsidR="0014572C" w:rsidRPr="00552F83" w:rsidRDefault="000E1557" w:rsidP="00987014">
      <w:pPr>
        <w:rPr>
          <w:rFonts w:ascii="Lato" w:eastAsiaTheme="minorHAnsi" w:hAnsi="Lato" w:cs="Arial"/>
          <w:iCs/>
          <w:color w:val="000000" w:themeColor="text1"/>
          <w:szCs w:val="20"/>
        </w:rPr>
      </w:pPr>
      <w:r w:rsidRPr="00552F83">
        <w:rPr>
          <w:rFonts w:ascii="Lato" w:eastAsiaTheme="minorHAnsi" w:hAnsi="Lato" w:cs="Arial"/>
          <w:iCs/>
          <w:color w:val="000000" w:themeColor="text1"/>
          <w:szCs w:val="20"/>
        </w:rPr>
        <w:t xml:space="preserve">Countries other than China have largely transitioned from </w:t>
      </w:r>
      <w:r w:rsidR="00D019C2" w:rsidRPr="00552F83">
        <w:rPr>
          <w:rFonts w:ascii="Lato" w:eastAsiaTheme="minorHAnsi" w:hAnsi="Lato" w:cs="Arial"/>
          <w:iCs/>
          <w:color w:val="000000" w:themeColor="text1"/>
          <w:szCs w:val="20"/>
        </w:rPr>
        <w:t>C</w:t>
      </w:r>
      <w:r w:rsidR="00D019C2" w:rsidRPr="00552F83">
        <w:rPr>
          <w:rFonts w:ascii="Lato" w:eastAsiaTheme="minorHAnsi" w:hAnsi="Lato" w:cs="Arial"/>
          <w:iCs/>
          <w:color w:val="000000" w:themeColor="text1"/>
          <w:szCs w:val="20"/>
          <w:vertAlign w:val="subscript"/>
        </w:rPr>
        <w:t>2</w:t>
      </w:r>
      <w:r w:rsidR="00D019C2" w:rsidRPr="00552F83">
        <w:rPr>
          <w:rFonts w:ascii="Lato" w:eastAsiaTheme="minorHAnsi" w:hAnsi="Lato" w:cs="Arial"/>
          <w:iCs/>
          <w:color w:val="000000" w:themeColor="text1"/>
          <w:szCs w:val="20"/>
        </w:rPr>
        <w:t>H</w:t>
      </w:r>
      <w:r w:rsidR="00D019C2" w:rsidRPr="00552F83">
        <w:rPr>
          <w:rFonts w:ascii="Lato" w:eastAsiaTheme="minorHAnsi" w:hAnsi="Lato" w:cs="Arial"/>
          <w:iCs/>
          <w:color w:val="000000" w:themeColor="text1"/>
          <w:szCs w:val="20"/>
          <w:vertAlign w:val="subscript"/>
        </w:rPr>
        <w:t>2</w:t>
      </w:r>
      <w:r w:rsidRPr="00552F83">
        <w:rPr>
          <w:rFonts w:ascii="Lato" w:eastAsiaTheme="minorHAnsi" w:hAnsi="Lato" w:cs="Arial"/>
          <w:iCs/>
          <w:color w:val="000000" w:themeColor="text1"/>
          <w:szCs w:val="20"/>
        </w:rPr>
        <w:noBreakHyphen/>
        <w:t xml:space="preserve">based downstream production to </w:t>
      </w:r>
      <w:bookmarkStart w:id="4" w:name="_Hlk183529708"/>
      <w:r w:rsidR="00A979EA" w:rsidRPr="00552F83">
        <w:rPr>
          <w:rFonts w:ascii="Lato" w:eastAsiaTheme="minorHAnsi" w:hAnsi="Lato" w:cs="Arial"/>
          <w:bCs/>
          <w:iCs/>
          <w:color w:val="000000" w:themeColor="text1"/>
          <w:szCs w:val="20"/>
        </w:rPr>
        <w:t>C</w:t>
      </w:r>
      <w:r w:rsidR="00A979EA" w:rsidRPr="00552F83">
        <w:rPr>
          <w:rFonts w:ascii="Lato" w:eastAsiaTheme="minorHAnsi" w:hAnsi="Lato" w:cs="Arial"/>
          <w:bCs/>
          <w:iCs/>
          <w:color w:val="000000" w:themeColor="text1"/>
          <w:szCs w:val="20"/>
          <w:vertAlign w:val="subscript"/>
        </w:rPr>
        <w:t>2</w:t>
      </w:r>
      <w:r w:rsidR="00A979EA" w:rsidRPr="00552F83">
        <w:rPr>
          <w:rFonts w:ascii="Lato" w:eastAsiaTheme="minorHAnsi" w:hAnsi="Lato" w:cs="Arial"/>
          <w:bCs/>
          <w:iCs/>
          <w:color w:val="000000" w:themeColor="text1"/>
          <w:szCs w:val="20"/>
        </w:rPr>
        <w:t>H</w:t>
      </w:r>
      <w:r w:rsidR="00A979EA" w:rsidRPr="00552F83">
        <w:rPr>
          <w:rFonts w:ascii="Lato" w:eastAsiaTheme="minorHAnsi" w:hAnsi="Lato" w:cs="Arial"/>
          <w:bCs/>
          <w:iCs/>
          <w:color w:val="000000" w:themeColor="text1"/>
          <w:szCs w:val="20"/>
          <w:vertAlign w:val="subscript"/>
        </w:rPr>
        <w:t>4</w:t>
      </w:r>
      <w:bookmarkEnd w:id="4"/>
      <w:r w:rsidRPr="00552F83">
        <w:rPr>
          <w:rFonts w:ascii="Lato" w:eastAsiaTheme="minorHAnsi" w:hAnsi="Lato" w:cs="Arial"/>
          <w:iCs/>
          <w:color w:val="000000" w:themeColor="text1"/>
          <w:szCs w:val="20"/>
        </w:rPr>
        <w:noBreakHyphen/>
        <w:t xml:space="preserve">based production, primarily due to the higher environmental impact of conventional calcium carbide </w:t>
      </w:r>
      <w:r w:rsidR="00A979EA" w:rsidRPr="00552F83">
        <w:rPr>
          <w:rFonts w:ascii="Lato" w:eastAsiaTheme="minorHAnsi" w:hAnsi="Lato" w:cs="Arial"/>
          <w:iCs/>
          <w:color w:val="000000" w:themeColor="text1"/>
          <w:szCs w:val="20"/>
        </w:rPr>
        <w:t>(CaC</w:t>
      </w:r>
      <w:r w:rsidR="00A979EA" w:rsidRPr="00552F83">
        <w:rPr>
          <w:rFonts w:ascii="Lato" w:eastAsiaTheme="minorHAnsi" w:hAnsi="Lato" w:cs="Arial"/>
          <w:iCs/>
          <w:color w:val="000000" w:themeColor="text1"/>
          <w:szCs w:val="20"/>
          <w:vertAlign w:val="subscript"/>
        </w:rPr>
        <w:t>2</w:t>
      </w:r>
      <w:r w:rsidR="00A979EA" w:rsidRPr="00552F83">
        <w:rPr>
          <w:rFonts w:ascii="Lato" w:eastAsiaTheme="minorHAnsi" w:hAnsi="Lato" w:cs="Arial"/>
          <w:iCs/>
          <w:color w:val="000000" w:themeColor="text1"/>
          <w:szCs w:val="20"/>
        </w:rPr>
        <w:t xml:space="preserve">) </w:t>
      </w:r>
      <w:r w:rsidR="00E67779" w:rsidRPr="00552F83">
        <w:rPr>
          <w:rFonts w:ascii="Lato" w:eastAsiaTheme="minorHAnsi" w:hAnsi="Lato" w:cs="Arial"/>
          <w:iCs/>
          <w:color w:val="000000" w:themeColor="text1"/>
          <w:szCs w:val="20"/>
        </w:rPr>
        <w:t>route.</w:t>
      </w:r>
      <w:r w:rsidRPr="00552F83">
        <w:rPr>
          <w:rFonts w:ascii="Lato" w:eastAsiaTheme="minorHAnsi" w:hAnsi="Lato" w:cs="Arial"/>
          <w:iCs/>
          <w:color w:val="000000" w:themeColor="text1"/>
          <w:szCs w:val="20"/>
        </w:rPr>
        <w:t xml:space="preserve"> This perspective aims to promote the production of </w:t>
      </w:r>
      <w:r w:rsidR="00D019C2" w:rsidRPr="00552F83">
        <w:rPr>
          <w:rFonts w:ascii="Lato" w:eastAsiaTheme="minorHAnsi" w:hAnsi="Lato" w:cs="Arial"/>
          <w:iCs/>
          <w:color w:val="000000" w:themeColor="text1"/>
          <w:szCs w:val="20"/>
        </w:rPr>
        <w:t>C</w:t>
      </w:r>
      <w:r w:rsidR="00D019C2" w:rsidRPr="00552F83">
        <w:rPr>
          <w:rFonts w:ascii="Lato" w:eastAsiaTheme="minorHAnsi" w:hAnsi="Lato" w:cs="Arial"/>
          <w:iCs/>
          <w:color w:val="000000" w:themeColor="text1"/>
          <w:szCs w:val="20"/>
          <w:vertAlign w:val="subscript"/>
        </w:rPr>
        <w:t>2</w:t>
      </w:r>
      <w:r w:rsidR="00D019C2" w:rsidRPr="00552F83">
        <w:rPr>
          <w:rFonts w:ascii="Lato" w:eastAsiaTheme="minorHAnsi" w:hAnsi="Lato" w:cs="Arial"/>
          <w:iCs/>
          <w:color w:val="000000" w:themeColor="text1"/>
          <w:szCs w:val="20"/>
        </w:rPr>
        <w:t>H</w:t>
      </w:r>
      <w:r w:rsidR="00D019C2" w:rsidRPr="00552F83">
        <w:rPr>
          <w:rFonts w:ascii="Lato" w:eastAsiaTheme="minorHAnsi" w:hAnsi="Lato" w:cs="Arial"/>
          <w:iCs/>
          <w:color w:val="000000" w:themeColor="text1"/>
          <w:szCs w:val="20"/>
          <w:vertAlign w:val="subscript"/>
        </w:rPr>
        <w:t>2</w:t>
      </w:r>
      <w:r w:rsidR="00D019C2" w:rsidRPr="00552F83">
        <w:rPr>
          <w:rFonts w:ascii="Lato" w:eastAsiaTheme="minorHAnsi" w:hAnsi="Lato" w:cs="Arial"/>
          <w:iCs/>
          <w:color w:val="000000" w:themeColor="text1"/>
          <w:szCs w:val="20"/>
        </w:rPr>
        <w:t xml:space="preserve"> </w:t>
      </w:r>
      <w:r w:rsidRPr="00552F83">
        <w:rPr>
          <w:rFonts w:ascii="Lato" w:eastAsiaTheme="minorHAnsi" w:hAnsi="Lato" w:cs="Arial"/>
          <w:iCs/>
          <w:color w:val="000000" w:themeColor="text1"/>
          <w:szCs w:val="20"/>
        </w:rPr>
        <w:t xml:space="preserve">in countries outside China by showcasing how it can be produced in an </w:t>
      </w:r>
      <w:r w:rsidR="00F82E66" w:rsidRPr="00552F83">
        <w:rPr>
          <w:rFonts w:ascii="Lato" w:eastAsiaTheme="minorHAnsi" w:hAnsi="Lato" w:cs="Arial"/>
          <w:iCs/>
          <w:color w:val="000000" w:themeColor="text1"/>
          <w:szCs w:val="20"/>
        </w:rPr>
        <w:t xml:space="preserve">economically and </w:t>
      </w:r>
      <w:r w:rsidRPr="00552F83">
        <w:rPr>
          <w:rFonts w:ascii="Lato" w:eastAsiaTheme="minorHAnsi" w:hAnsi="Lato" w:cs="Arial"/>
          <w:iCs/>
          <w:color w:val="000000" w:themeColor="text1"/>
          <w:szCs w:val="20"/>
        </w:rPr>
        <w:t>environmentally sustainable manner. Different markets, depending on the country, may respond differently to the adoption of such technologies.</w:t>
      </w:r>
    </w:p>
    <w:p w14:paraId="0D7D3228" w14:textId="2945C2A8" w:rsidR="00BB0755" w:rsidRPr="00B1621B" w:rsidRDefault="000E1557" w:rsidP="00987014">
      <w:pPr>
        <w:rPr>
          <w:rFonts w:ascii="Lato" w:eastAsia="DengXian" w:hAnsi="Lato" w:cs="Arial"/>
          <w:iCs/>
          <w:color w:val="000000" w:themeColor="text1"/>
          <w:szCs w:val="20"/>
          <w:lang w:eastAsia="zh-CN"/>
        </w:rPr>
      </w:pPr>
      <w:r w:rsidRPr="00552F83">
        <w:rPr>
          <w:rFonts w:ascii="Lato" w:eastAsia="DengXian" w:hAnsi="Lato" w:cs="Arial"/>
          <w:iCs/>
          <w:color w:val="000000" w:themeColor="text1"/>
          <w:szCs w:val="20"/>
          <w:lang w:eastAsia="zh-CN"/>
        </w:rPr>
        <w:t xml:space="preserve">We acknowledge the </w:t>
      </w:r>
      <w:r w:rsidR="004C72BA">
        <w:rPr>
          <w:rFonts w:ascii="Lato" w:eastAsia="DengXian" w:hAnsi="Lato" w:cs="Arial"/>
          <w:iCs/>
          <w:color w:val="000000" w:themeColor="text1"/>
          <w:szCs w:val="20"/>
          <w:lang w:eastAsia="zh-CN"/>
        </w:rPr>
        <w:t>r</w:t>
      </w:r>
      <w:r w:rsidR="004C72BA" w:rsidRPr="00552F83">
        <w:rPr>
          <w:rFonts w:ascii="Lato" w:eastAsia="DengXian" w:hAnsi="Lato" w:cs="Arial"/>
          <w:iCs/>
          <w:color w:val="000000" w:themeColor="text1"/>
          <w:szCs w:val="20"/>
          <w:lang w:eastAsia="zh-CN"/>
        </w:rPr>
        <w:t xml:space="preserve">eviewer’s </w:t>
      </w:r>
      <w:r w:rsidRPr="00552F83">
        <w:rPr>
          <w:rFonts w:ascii="Lato" w:eastAsia="DengXian" w:hAnsi="Lato" w:cs="Arial"/>
          <w:iCs/>
          <w:color w:val="000000" w:themeColor="text1"/>
          <w:szCs w:val="20"/>
          <w:lang w:eastAsia="zh-CN"/>
        </w:rPr>
        <w:t xml:space="preserve">concern regarding the availability of biochar and biomethane. </w:t>
      </w:r>
      <w:r w:rsidR="00E67779" w:rsidRPr="00552F83">
        <w:rPr>
          <w:rFonts w:ascii="Lato" w:eastAsia="DengXian" w:hAnsi="Lato" w:cs="Arial"/>
          <w:iCs/>
          <w:color w:val="000000" w:themeColor="text1"/>
          <w:szCs w:val="20"/>
          <w:lang w:eastAsia="zh-CN"/>
        </w:rPr>
        <w:t>The current availability of biochar (0.4 Mt per year) and biomethane (0.03 Gt per year) is insufficient to meet the global demand for C</w:t>
      </w:r>
      <w:r w:rsidR="00E67779" w:rsidRPr="00552F83">
        <w:rPr>
          <w:rFonts w:ascii="Lato" w:eastAsia="DengXian" w:hAnsi="Lato" w:cs="Arial"/>
          <w:iCs/>
          <w:color w:val="000000" w:themeColor="text1"/>
          <w:szCs w:val="20"/>
          <w:vertAlign w:val="subscript"/>
          <w:lang w:eastAsia="zh-CN"/>
        </w:rPr>
        <w:t>2</w:t>
      </w:r>
      <w:r w:rsidR="00E67779" w:rsidRPr="00552F83">
        <w:rPr>
          <w:rFonts w:ascii="Lato" w:eastAsia="DengXian" w:hAnsi="Lato" w:cs="Arial"/>
          <w:iCs/>
          <w:color w:val="000000" w:themeColor="text1"/>
          <w:szCs w:val="20"/>
          <w:lang w:eastAsia="zh-CN"/>
        </w:rPr>
        <w:t>H</w:t>
      </w:r>
      <w:r w:rsidR="00E67779" w:rsidRPr="00552F83">
        <w:rPr>
          <w:rFonts w:ascii="Lato" w:eastAsia="DengXian" w:hAnsi="Lato" w:cs="Arial"/>
          <w:iCs/>
          <w:color w:val="000000" w:themeColor="text1"/>
          <w:szCs w:val="20"/>
          <w:vertAlign w:val="subscript"/>
          <w:lang w:eastAsia="zh-CN"/>
        </w:rPr>
        <w:t>2</w:t>
      </w:r>
      <w:r w:rsidR="00E67779" w:rsidRPr="00552F83">
        <w:rPr>
          <w:rFonts w:ascii="Lato" w:eastAsia="DengXian" w:hAnsi="Lato" w:cs="Arial"/>
          <w:iCs/>
          <w:color w:val="000000" w:themeColor="text1"/>
          <w:szCs w:val="20"/>
          <w:lang w:eastAsia="zh-CN"/>
        </w:rPr>
        <w:t xml:space="preserve">. </w:t>
      </w:r>
      <w:r w:rsidR="00BC143C" w:rsidRPr="00552F83">
        <w:rPr>
          <w:rFonts w:ascii="Lato" w:eastAsia="DengXian" w:hAnsi="Lato" w:cs="Arial"/>
          <w:iCs/>
          <w:color w:val="000000" w:themeColor="text1"/>
          <w:szCs w:val="20"/>
          <w:lang w:eastAsia="zh-CN"/>
        </w:rPr>
        <w:t>However, numerous research studies have highlighted the environmental benefits of biochar and biomethane, leading to optimistic projections for their future availability. Specifically</w:t>
      </w:r>
      <w:r w:rsidRPr="00552F83">
        <w:rPr>
          <w:rFonts w:ascii="Lato" w:eastAsia="DengXian" w:hAnsi="Lato" w:cs="Arial"/>
          <w:iCs/>
          <w:color w:val="000000" w:themeColor="text1"/>
          <w:szCs w:val="20"/>
          <w:lang w:eastAsia="zh-CN"/>
        </w:rPr>
        <w:t>, future projections indicate that by 2050, the annual availability of biochar will range from approximately 0.3 to 0.5</w:t>
      </w:r>
      <w:r w:rsidR="00E67779" w:rsidRPr="00552F83">
        <w:rPr>
          <w:rFonts w:ascii="Lato" w:eastAsia="DengXian" w:hAnsi="Lato" w:cs="Arial"/>
          <w:iCs/>
          <w:color w:val="000000" w:themeColor="text1"/>
          <w:szCs w:val="20"/>
          <w:lang w:eastAsia="zh-CN"/>
        </w:rPr>
        <w:t xml:space="preserve"> </w:t>
      </w:r>
      <w:r w:rsidRPr="00552F83">
        <w:rPr>
          <w:rFonts w:ascii="Lato" w:eastAsia="DengXian" w:hAnsi="Lato" w:cs="Arial"/>
          <w:iCs/>
          <w:color w:val="000000" w:themeColor="text1"/>
          <w:szCs w:val="20"/>
          <w:lang w:eastAsia="zh-CN"/>
        </w:rPr>
        <w:t xml:space="preserve">Gt </w:t>
      </w:r>
      <w:r w:rsidR="004457CA" w:rsidRPr="00552F83">
        <w:rPr>
          <w:rFonts w:ascii="Lato" w:eastAsia="DengXian" w:hAnsi="Lato" w:cs="Arial"/>
          <w:iCs/>
          <w:color w:val="000000" w:themeColor="text1"/>
          <w:szCs w:val="20"/>
          <w:lang w:eastAsia="zh-CN"/>
        </w:rPr>
        <w:t>(</w:t>
      </w:r>
      <w:r w:rsidR="004457CA" w:rsidRPr="00552F83">
        <w:rPr>
          <w:rFonts w:ascii="Lato" w:eastAsia="DengXian" w:hAnsi="Lato" w:cs="Arial"/>
          <w:iCs/>
          <w:szCs w:val="20"/>
        </w:rPr>
        <w:t>Environ. Chem. Lett.</w:t>
      </w:r>
      <w:r w:rsidR="004457CA" w:rsidRPr="00552F83">
        <w:rPr>
          <w:rFonts w:ascii="Lato" w:eastAsia="DengXian" w:hAnsi="Lato" w:cs="Arial"/>
          <w:szCs w:val="20"/>
        </w:rPr>
        <w:t xml:space="preserve"> </w:t>
      </w:r>
      <w:r w:rsidR="009E46DF" w:rsidRPr="00552F83">
        <w:rPr>
          <w:rFonts w:ascii="Lato" w:eastAsia="DengXian" w:hAnsi="Lato" w:cs="Arial"/>
          <w:szCs w:val="20"/>
        </w:rPr>
        <w:t>2021</w:t>
      </w:r>
      <w:r w:rsidR="009E46DF" w:rsidRPr="00552F83">
        <w:rPr>
          <w:rFonts w:ascii="Lato" w:eastAsia="DengXian" w:hAnsi="Lato" w:cs="Arial"/>
          <w:bCs/>
          <w:szCs w:val="20"/>
        </w:rPr>
        <w:t xml:space="preserve">, </w:t>
      </w:r>
      <w:r w:rsidR="004457CA" w:rsidRPr="00552F83">
        <w:rPr>
          <w:rFonts w:ascii="Lato" w:eastAsia="DengXian" w:hAnsi="Lato" w:cs="Arial"/>
          <w:bCs/>
          <w:szCs w:val="20"/>
        </w:rPr>
        <w:t>19</w:t>
      </w:r>
      <w:r w:rsidR="004457CA" w:rsidRPr="00552F83">
        <w:rPr>
          <w:rFonts w:ascii="Lato" w:eastAsia="DengXian" w:hAnsi="Lato" w:cs="Arial"/>
          <w:szCs w:val="20"/>
        </w:rPr>
        <w:t>, 3023</w:t>
      </w:r>
      <w:r w:rsidR="004457CA" w:rsidRPr="00552F83">
        <w:rPr>
          <w:rFonts w:ascii="Lato" w:eastAsia="DengXian" w:hAnsi="Lato" w:cs="Arial"/>
          <w:iCs/>
          <w:color w:val="000000" w:themeColor="text1"/>
          <w:szCs w:val="20"/>
          <w:lang w:eastAsia="zh-CN"/>
        </w:rPr>
        <w:t>)</w:t>
      </w:r>
      <w:r w:rsidRPr="00552F83">
        <w:rPr>
          <w:rFonts w:ascii="Lato" w:eastAsia="DengXian" w:hAnsi="Lato" w:cs="Arial"/>
          <w:iCs/>
          <w:color w:val="000000" w:themeColor="text1"/>
          <w:szCs w:val="20"/>
          <w:lang w:eastAsia="zh-CN"/>
        </w:rPr>
        <w:t xml:space="preserve">. Considering that the </w:t>
      </w:r>
      <w:r w:rsidR="00A979EA" w:rsidRPr="00552F83">
        <w:rPr>
          <w:rFonts w:ascii="Lato" w:eastAsia="DengXian" w:hAnsi="Lato" w:cs="Arial"/>
          <w:iCs/>
          <w:color w:val="000000" w:themeColor="text1"/>
          <w:szCs w:val="20"/>
          <w:lang w:eastAsia="zh-CN"/>
        </w:rPr>
        <w:t>CaC</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 xml:space="preserve"> </w:t>
      </w:r>
      <w:r w:rsidRPr="00552F83">
        <w:rPr>
          <w:rFonts w:ascii="Lato" w:eastAsia="DengXian" w:hAnsi="Lato" w:cs="Arial"/>
          <w:iCs/>
          <w:color w:val="000000" w:themeColor="text1"/>
          <w:szCs w:val="20"/>
          <w:lang w:eastAsia="zh-CN"/>
        </w:rPr>
        <w:t>process requires 2</w:t>
      </w:r>
      <w:r w:rsidR="00E67779" w:rsidRPr="00552F83">
        <w:rPr>
          <w:rFonts w:ascii="Lato" w:eastAsia="DengXian" w:hAnsi="Lato" w:cs="Arial"/>
          <w:iCs/>
          <w:color w:val="000000" w:themeColor="text1"/>
          <w:szCs w:val="20"/>
          <w:lang w:eastAsia="zh-CN"/>
        </w:rPr>
        <w:t xml:space="preserve"> </w:t>
      </w:r>
      <w:r w:rsidRPr="00552F83">
        <w:rPr>
          <w:rFonts w:ascii="Lato" w:eastAsia="DengXian" w:hAnsi="Lato" w:cs="Arial"/>
          <w:iCs/>
          <w:color w:val="000000" w:themeColor="text1"/>
          <w:szCs w:val="20"/>
          <w:lang w:eastAsia="zh-CN"/>
        </w:rPr>
        <w:t xml:space="preserve">kg of biochar per kg of </w:t>
      </w:r>
      <w:r w:rsidR="00D019C2" w:rsidRPr="00552F83">
        <w:rPr>
          <w:rFonts w:ascii="Lato" w:eastAsia="DengXian" w:hAnsi="Lato" w:cs="Arial"/>
          <w:iCs/>
          <w:color w:val="000000" w:themeColor="text1"/>
          <w:szCs w:val="20"/>
          <w:lang w:eastAsia="zh-CN"/>
        </w:rPr>
        <w:t>C</w:t>
      </w:r>
      <w:r w:rsidR="00D019C2" w:rsidRPr="00552F83">
        <w:rPr>
          <w:rFonts w:ascii="Lato" w:eastAsia="DengXian" w:hAnsi="Lato" w:cs="Arial"/>
          <w:iCs/>
          <w:color w:val="000000" w:themeColor="text1"/>
          <w:szCs w:val="20"/>
          <w:vertAlign w:val="subscript"/>
          <w:lang w:eastAsia="zh-CN"/>
        </w:rPr>
        <w:t>2</w:t>
      </w:r>
      <w:r w:rsidR="00D019C2" w:rsidRPr="00552F83">
        <w:rPr>
          <w:rFonts w:ascii="Lato" w:eastAsia="DengXian" w:hAnsi="Lato" w:cs="Arial"/>
          <w:iCs/>
          <w:color w:val="000000" w:themeColor="text1"/>
          <w:szCs w:val="20"/>
          <w:lang w:eastAsia="zh-CN"/>
        </w:rPr>
        <w:t>H</w:t>
      </w:r>
      <w:r w:rsidR="00D019C2" w:rsidRPr="00552F83">
        <w:rPr>
          <w:rFonts w:ascii="Lato" w:eastAsia="DengXian" w:hAnsi="Lato" w:cs="Arial"/>
          <w:iCs/>
          <w:color w:val="000000" w:themeColor="text1"/>
          <w:szCs w:val="20"/>
          <w:vertAlign w:val="subscript"/>
          <w:lang w:eastAsia="zh-CN"/>
        </w:rPr>
        <w:t>2</w:t>
      </w:r>
      <w:r w:rsidR="00D019C2" w:rsidRPr="00552F83">
        <w:rPr>
          <w:rFonts w:ascii="Lato" w:eastAsia="DengXian" w:hAnsi="Lato" w:cs="Arial"/>
          <w:iCs/>
          <w:color w:val="000000" w:themeColor="text1"/>
          <w:szCs w:val="20"/>
          <w:lang w:eastAsia="zh-CN"/>
        </w:rPr>
        <w:t xml:space="preserve"> </w:t>
      </w:r>
      <w:r w:rsidRPr="00552F83">
        <w:rPr>
          <w:rFonts w:ascii="Lato" w:eastAsia="DengXian" w:hAnsi="Lato" w:cs="Arial"/>
          <w:iCs/>
          <w:color w:val="000000" w:themeColor="text1"/>
          <w:szCs w:val="20"/>
          <w:lang w:eastAsia="zh-CN"/>
        </w:rPr>
        <w:t xml:space="preserve">produced, rough estimates suggest that only 4 to 7% of the available biochar could meet the global </w:t>
      </w:r>
      <w:r w:rsidR="00D019C2" w:rsidRPr="00552F83">
        <w:rPr>
          <w:rFonts w:ascii="Lato" w:eastAsia="DengXian" w:hAnsi="Lato" w:cs="Arial"/>
          <w:iCs/>
          <w:color w:val="000000" w:themeColor="text1"/>
          <w:szCs w:val="20"/>
          <w:lang w:eastAsia="zh-CN"/>
        </w:rPr>
        <w:t>C</w:t>
      </w:r>
      <w:r w:rsidR="00D019C2" w:rsidRPr="00552F83">
        <w:rPr>
          <w:rFonts w:ascii="Lato" w:eastAsia="DengXian" w:hAnsi="Lato" w:cs="Arial"/>
          <w:iCs/>
          <w:color w:val="000000" w:themeColor="text1"/>
          <w:szCs w:val="20"/>
          <w:vertAlign w:val="subscript"/>
          <w:lang w:eastAsia="zh-CN"/>
        </w:rPr>
        <w:t>2</w:t>
      </w:r>
      <w:r w:rsidR="00D019C2" w:rsidRPr="00552F83">
        <w:rPr>
          <w:rFonts w:ascii="Lato" w:eastAsia="DengXian" w:hAnsi="Lato" w:cs="Arial"/>
          <w:iCs/>
          <w:color w:val="000000" w:themeColor="text1"/>
          <w:szCs w:val="20"/>
          <w:lang w:eastAsia="zh-CN"/>
        </w:rPr>
        <w:t>H</w:t>
      </w:r>
      <w:r w:rsidR="00D019C2" w:rsidRPr="00552F83">
        <w:rPr>
          <w:rFonts w:ascii="Lato" w:eastAsia="DengXian" w:hAnsi="Lato" w:cs="Arial"/>
          <w:iCs/>
          <w:color w:val="000000" w:themeColor="text1"/>
          <w:szCs w:val="20"/>
          <w:vertAlign w:val="subscript"/>
          <w:lang w:eastAsia="zh-CN"/>
        </w:rPr>
        <w:t>2</w:t>
      </w:r>
      <w:r w:rsidR="00D019C2" w:rsidRPr="00552F83">
        <w:rPr>
          <w:rFonts w:ascii="Lato" w:eastAsia="DengXian" w:hAnsi="Lato" w:cs="Arial"/>
          <w:iCs/>
          <w:color w:val="000000" w:themeColor="text1"/>
          <w:szCs w:val="20"/>
          <w:lang w:eastAsia="zh-CN"/>
        </w:rPr>
        <w:t xml:space="preserve"> </w:t>
      </w:r>
      <w:r w:rsidRPr="00552F83">
        <w:rPr>
          <w:rFonts w:ascii="Lato" w:eastAsia="DengXian" w:hAnsi="Lato" w:cs="Arial"/>
          <w:iCs/>
          <w:color w:val="000000" w:themeColor="text1"/>
          <w:szCs w:val="20"/>
          <w:lang w:eastAsia="zh-CN"/>
        </w:rPr>
        <w:t>demand, estimated at about 11</w:t>
      </w:r>
      <w:r w:rsidR="00E67779" w:rsidRPr="00552F83">
        <w:rPr>
          <w:rFonts w:ascii="Lato" w:eastAsia="DengXian" w:hAnsi="Lato" w:cs="Arial"/>
          <w:iCs/>
          <w:color w:val="000000" w:themeColor="text1"/>
          <w:szCs w:val="20"/>
          <w:lang w:eastAsia="zh-CN"/>
        </w:rPr>
        <w:t xml:space="preserve"> </w:t>
      </w:r>
      <w:r w:rsidRPr="00552F83">
        <w:rPr>
          <w:rFonts w:ascii="Lato" w:eastAsia="DengXian" w:hAnsi="Lato" w:cs="Arial"/>
          <w:iCs/>
          <w:color w:val="000000" w:themeColor="text1"/>
          <w:szCs w:val="20"/>
          <w:lang w:eastAsia="zh-CN"/>
        </w:rPr>
        <w:t xml:space="preserve">Mt </w:t>
      </w:r>
      <w:r w:rsidR="004634AE" w:rsidRPr="00552F83">
        <w:rPr>
          <w:rFonts w:ascii="Lato" w:eastAsia="DengXian" w:hAnsi="Lato" w:cs="Arial" w:hint="eastAsia"/>
          <w:iCs/>
          <w:color w:val="000000" w:themeColor="text1"/>
          <w:szCs w:val="20"/>
          <w:lang w:eastAsia="zh-CN"/>
        </w:rPr>
        <w:t xml:space="preserve">of production </w:t>
      </w:r>
      <w:r w:rsidRPr="00552F83">
        <w:rPr>
          <w:rFonts w:ascii="Lato" w:eastAsia="DengXian" w:hAnsi="Lato" w:cs="Arial"/>
          <w:iCs/>
          <w:color w:val="000000" w:themeColor="text1"/>
          <w:szCs w:val="20"/>
          <w:lang w:eastAsia="zh-CN"/>
        </w:rPr>
        <w:t>per year.</w:t>
      </w:r>
      <w:r w:rsidR="00BB0755" w:rsidRPr="00552F83">
        <w:rPr>
          <w:rFonts w:ascii="Lato" w:eastAsia="DengXian" w:hAnsi="Lato" w:cs="Arial"/>
          <w:iCs/>
          <w:color w:val="000000" w:themeColor="text1"/>
          <w:szCs w:val="20"/>
          <w:lang w:eastAsia="zh-CN"/>
        </w:rPr>
        <w:t xml:space="preserve"> Similarly, for biomethane</w:t>
      </w:r>
      <w:r w:rsidR="00BB0755" w:rsidRPr="00552F83">
        <w:rPr>
          <w:rFonts w:ascii="Lato" w:eastAsia="DengXian" w:hAnsi="Lato" w:cs="Arial"/>
          <w:iCs/>
          <w:color w:val="000000" w:themeColor="text1"/>
          <w:szCs w:val="20"/>
          <w:lang w:eastAsia="zh-CN"/>
        </w:rPr>
        <w:noBreakHyphen/>
      </w:r>
      <w:r w:rsidR="00BB0755" w:rsidRPr="00B1621B">
        <w:rPr>
          <w:rFonts w:ascii="Lato" w:eastAsia="DengXian" w:hAnsi="Lato" w:cs="Arial"/>
          <w:iCs/>
          <w:color w:val="000000" w:themeColor="text1"/>
          <w:szCs w:val="20"/>
          <w:lang w:eastAsia="zh-CN"/>
        </w:rPr>
        <w:t xml:space="preserve">based </w:t>
      </w:r>
      <w:r w:rsidR="00D019C2" w:rsidRPr="00B1621B">
        <w:rPr>
          <w:rFonts w:ascii="Lato" w:eastAsia="DengXian" w:hAnsi="Lato" w:cs="Arial"/>
          <w:iCs/>
          <w:color w:val="000000" w:themeColor="text1"/>
          <w:szCs w:val="20"/>
          <w:lang w:eastAsia="zh-CN"/>
        </w:rPr>
        <w:t>C</w:t>
      </w:r>
      <w:r w:rsidR="00D019C2" w:rsidRPr="00B1621B">
        <w:rPr>
          <w:rFonts w:ascii="Lato" w:eastAsia="DengXian" w:hAnsi="Lato" w:cs="Arial"/>
          <w:iCs/>
          <w:color w:val="000000" w:themeColor="text1"/>
          <w:szCs w:val="20"/>
          <w:vertAlign w:val="subscript"/>
          <w:lang w:eastAsia="zh-CN"/>
        </w:rPr>
        <w:t>2</w:t>
      </w:r>
      <w:r w:rsidR="00D019C2" w:rsidRPr="00B1621B">
        <w:rPr>
          <w:rFonts w:ascii="Lato" w:eastAsia="DengXian" w:hAnsi="Lato" w:cs="Arial"/>
          <w:iCs/>
          <w:color w:val="000000" w:themeColor="text1"/>
          <w:szCs w:val="20"/>
          <w:lang w:eastAsia="zh-CN"/>
        </w:rPr>
        <w:t>H</w:t>
      </w:r>
      <w:r w:rsidR="00D019C2" w:rsidRPr="00B1621B">
        <w:rPr>
          <w:rFonts w:ascii="Lato" w:eastAsia="DengXian" w:hAnsi="Lato" w:cs="Arial"/>
          <w:iCs/>
          <w:color w:val="000000" w:themeColor="text1"/>
          <w:szCs w:val="20"/>
          <w:vertAlign w:val="subscript"/>
          <w:lang w:eastAsia="zh-CN"/>
        </w:rPr>
        <w:t>2</w:t>
      </w:r>
      <w:r w:rsidR="00D019C2" w:rsidRPr="00B1621B">
        <w:rPr>
          <w:rFonts w:ascii="Lato" w:eastAsia="DengXian" w:hAnsi="Lato" w:cs="Arial"/>
          <w:iCs/>
          <w:color w:val="000000" w:themeColor="text1"/>
          <w:szCs w:val="20"/>
          <w:lang w:eastAsia="zh-CN"/>
        </w:rPr>
        <w:t xml:space="preserve"> </w:t>
      </w:r>
      <w:r w:rsidR="00BB0755" w:rsidRPr="00B1621B">
        <w:rPr>
          <w:rFonts w:ascii="Lato" w:eastAsia="DengXian" w:hAnsi="Lato" w:cs="Arial"/>
          <w:iCs/>
          <w:color w:val="000000" w:themeColor="text1"/>
          <w:szCs w:val="20"/>
          <w:lang w:eastAsia="zh-CN"/>
        </w:rPr>
        <w:t xml:space="preserve">production pathways, specifically the partial </w:t>
      </w:r>
      <w:r w:rsidR="001E1B52" w:rsidRPr="00B1621B">
        <w:rPr>
          <w:rFonts w:ascii="Lato" w:eastAsia="DengXian" w:hAnsi="Lato" w:cs="Arial" w:hint="eastAsia"/>
          <w:iCs/>
          <w:color w:val="000000" w:themeColor="text1"/>
          <w:szCs w:val="20"/>
          <w:lang w:eastAsia="zh-CN"/>
        </w:rPr>
        <w:t>combustion</w:t>
      </w:r>
      <w:r w:rsidR="00BB0755" w:rsidRPr="00B1621B">
        <w:rPr>
          <w:rFonts w:ascii="Lato" w:eastAsia="DengXian" w:hAnsi="Lato" w:cs="Arial"/>
          <w:iCs/>
          <w:color w:val="000000" w:themeColor="text1"/>
          <w:szCs w:val="20"/>
          <w:lang w:eastAsia="zh-CN"/>
        </w:rPr>
        <w:t xml:space="preserve"> route, approximately 2.8</w:t>
      </w:r>
      <w:r w:rsidR="00E67779" w:rsidRPr="00B1621B">
        <w:rPr>
          <w:rFonts w:ascii="Lato" w:eastAsia="DengXian" w:hAnsi="Lato" w:cs="Arial"/>
          <w:iCs/>
          <w:color w:val="000000" w:themeColor="text1"/>
          <w:szCs w:val="20"/>
          <w:lang w:eastAsia="zh-CN"/>
        </w:rPr>
        <w:t xml:space="preserve"> </w:t>
      </w:r>
      <w:r w:rsidR="00BB0755" w:rsidRPr="00B1621B">
        <w:rPr>
          <w:rFonts w:ascii="Lato" w:eastAsia="DengXian" w:hAnsi="Lato" w:cs="Arial"/>
          <w:iCs/>
          <w:color w:val="000000" w:themeColor="text1"/>
          <w:szCs w:val="20"/>
          <w:lang w:eastAsia="zh-CN"/>
        </w:rPr>
        <w:t>kg of biomethane is required to produce 1</w:t>
      </w:r>
      <w:r w:rsidR="00E67779" w:rsidRPr="00B1621B">
        <w:rPr>
          <w:rFonts w:ascii="Lato" w:eastAsia="DengXian" w:hAnsi="Lato" w:cs="Arial"/>
          <w:iCs/>
          <w:color w:val="000000" w:themeColor="text1"/>
          <w:szCs w:val="20"/>
          <w:lang w:eastAsia="zh-CN"/>
        </w:rPr>
        <w:t xml:space="preserve"> </w:t>
      </w:r>
      <w:r w:rsidR="00BB0755" w:rsidRPr="00B1621B">
        <w:rPr>
          <w:rFonts w:ascii="Lato" w:eastAsia="DengXian" w:hAnsi="Lato" w:cs="Arial"/>
          <w:iCs/>
          <w:color w:val="000000" w:themeColor="text1"/>
          <w:szCs w:val="20"/>
          <w:lang w:eastAsia="zh-CN"/>
        </w:rPr>
        <w:t xml:space="preserve">kg of </w:t>
      </w:r>
      <w:r w:rsidR="00D019C2" w:rsidRPr="00B1621B">
        <w:rPr>
          <w:rFonts w:ascii="Lato" w:eastAsia="DengXian" w:hAnsi="Lato" w:cs="Arial"/>
          <w:iCs/>
          <w:color w:val="000000" w:themeColor="text1"/>
          <w:szCs w:val="20"/>
          <w:lang w:eastAsia="zh-CN"/>
        </w:rPr>
        <w:t>C</w:t>
      </w:r>
      <w:r w:rsidR="00D019C2" w:rsidRPr="00B1621B">
        <w:rPr>
          <w:rFonts w:ascii="Lato" w:eastAsia="DengXian" w:hAnsi="Lato" w:cs="Arial"/>
          <w:iCs/>
          <w:color w:val="000000" w:themeColor="text1"/>
          <w:szCs w:val="20"/>
          <w:vertAlign w:val="subscript"/>
          <w:lang w:eastAsia="zh-CN"/>
        </w:rPr>
        <w:t>2</w:t>
      </w:r>
      <w:r w:rsidR="00D019C2" w:rsidRPr="00B1621B">
        <w:rPr>
          <w:rFonts w:ascii="Lato" w:eastAsia="DengXian" w:hAnsi="Lato" w:cs="Arial"/>
          <w:iCs/>
          <w:color w:val="000000" w:themeColor="text1"/>
          <w:szCs w:val="20"/>
          <w:lang w:eastAsia="zh-CN"/>
        </w:rPr>
        <w:t>H</w:t>
      </w:r>
      <w:r w:rsidR="00D019C2" w:rsidRPr="00B1621B">
        <w:rPr>
          <w:rFonts w:ascii="Lato" w:eastAsia="DengXian" w:hAnsi="Lato" w:cs="Arial"/>
          <w:iCs/>
          <w:color w:val="000000" w:themeColor="text1"/>
          <w:szCs w:val="20"/>
          <w:vertAlign w:val="subscript"/>
          <w:lang w:eastAsia="zh-CN"/>
        </w:rPr>
        <w:t>2</w:t>
      </w:r>
      <w:r w:rsidR="00BB0755" w:rsidRPr="00B1621B">
        <w:rPr>
          <w:rFonts w:ascii="Lato" w:eastAsia="DengXian" w:hAnsi="Lato" w:cs="Arial"/>
          <w:iCs/>
          <w:color w:val="000000" w:themeColor="text1"/>
          <w:szCs w:val="20"/>
          <w:lang w:eastAsia="zh-CN"/>
        </w:rPr>
        <w:t xml:space="preserve">. </w:t>
      </w:r>
      <w:r w:rsidR="00721191" w:rsidRPr="00B1621B">
        <w:rPr>
          <w:rFonts w:ascii="Lato" w:eastAsia="DengXian" w:hAnsi="Lato" w:cs="Arial"/>
          <w:iCs/>
          <w:color w:val="000000" w:themeColor="text1"/>
          <w:szCs w:val="20"/>
          <w:lang w:eastAsia="zh-CN"/>
        </w:rPr>
        <w:t>It</w:t>
      </w:r>
      <w:r w:rsidR="00BB0755" w:rsidRPr="00B1621B">
        <w:rPr>
          <w:rFonts w:ascii="Lato" w:eastAsia="DengXian" w:hAnsi="Lato" w:cs="Arial"/>
          <w:iCs/>
          <w:color w:val="000000" w:themeColor="text1"/>
          <w:szCs w:val="20"/>
          <w:lang w:eastAsia="zh-CN"/>
        </w:rPr>
        <w:t xml:space="preserve"> is projected that the biomethane potential </w:t>
      </w:r>
      <w:r w:rsidR="000E5C6F" w:rsidRPr="00B1621B">
        <w:rPr>
          <w:rFonts w:ascii="Lato" w:eastAsia="DengXian" w:hAnsi="Lato" w:cs="Arial"/>
          <w:iCs/>
          <w:color w:val="000000" w:themeColor="text1"/>
          <w:szCs w:val="20"/>
          <w:lang w:eastAsia="zh-CN"/>
        </w:rPr>
        <w:t>within the European Union (EU) will reach around 0.1</w:t>
      </w:r>
      <w:r w:rsidR="00E67779" w:rsidRPr="00B1621B">
        <w:rPr>
          <w:rFonts w:ascii="Lato" w:eastAsia="DengXian" w:hAnsi="Lato" w:cs="Arial"/>
          <w:iCs/>
          <w:color w:val="000000" w:themeColor="text1"/>
          <w:szCs w:val="20"/>
          <w:lang w:eastAsia="zh-CN"/>
        </w:rPr>
        <w:t xml:space="preserve"> </w:t>
      </w:r>
      <w:r w:rsidR="000E5C6F" w:rsidRPr="00B1621B">
        <w:rPr>
          <w:rFonts w:ascii="Lato" w:eastAsia="DengXian" w:hAnsi="Lato" w:cs="Arial"/>
          <w:iCs/>
          <w:color w:val="000000" w:themeColor="text1"/>
          <w:szCs w:val="20"/>
          <w:lang w:eastAsia="zh-CN"/>
        </w:rPr>
        <w:t xml:space="preserve">Gt by 2050 </w:t>
      </w:r>
      <w:r w:rsidR="0023567D" w:rsidRPr="00B1621B">
        <w:rPr>
          <w:rFonts w:ascii="Lato" w:eastAsia="DengXian" w:hAnsi="Lato" w:cs="Arial"/>
          <w:iCs/>
          <w:color w:val="000000" w:themeColor="text1"/>
          <w:szCs w:val="20"/>
          <w:lang w:eastAsia="zh-CN"/>
        </w:rPr>
        <w:t>(Biomethane production potentials in the EU, European Biogas Association 2022)</w:t>
      </w:r>
      <w:r w:rsidR="000E5C6F" w:rsidRPr="00B1621B">
        <w:rPr>
          <w:rFonts w:ascii="Lato" w:eastAsia="DengXian" w:hAnsi="Lato" w:cs="Arial"/>
          <w:iCs/>
          <w:color w:val="000000" w:themeColor="text1"/>
          <w:szCs w:val="20"/>
          <w:lang w:eastAsia="zh-CN"/>
        </w:rPr>
        <w:t xml:space="preserve">. Consequently, only 26% of this biomethane potential would be needed to meet the current </w:t>
      </w:r>
      <w:r w:rsidR="00D019C2" w:rsidRPr="00B1621B">
        <w:rPr>
          <w:rFonts w:ascii="Lato" w:eastAsia="DengXian" w:hAnsi="Lato" w:cs="Arial"/>
          <w:iCs/>
          <w:color w:val="000000" w:themeColor="text1"/>
          <w:szCs w:val="20"/>
          <w:lang w:eastAsia="zh-CN"/>
        </w:rPr>
        <w:t>C</w:t>
      </w:r>
      <w:r w:rsidR="00D019C2" w:rsidRPr="00B1621B">
        <w:rPr>
          <w:rFonts w:ascii="Lato" w:eastAsia="DengXian" w:hAnsi="Lato" w:cs="Arial"/>
          <w:iCs/>
          <w:color w:val="000000" w:themeColor="text1"/>
          <w:szCs w:val="20"/>
          <w:vertAlign w:val="subscript"/>
          <w:lang w:eastAsia="zh-CN"/>
        </w:rPr>
        <w:t>2</w:t>
      </w:r>
      <w:r w:rsidR="00D019C2" w:rsidRPr="00B1621B">
        <w:rPr>
          <w:rFonts w:ascii="Lato" w:eastAsia="DengXian" w:hAnsi="Lato" w:cs="Arial"/>
          <w:iCs/>
          <w:color w:val="000000" w:themeColor="text1"/>
          <w:szCs w:val="20"/>
          <w:lang w:eastAsia="zh-CN"/>
        </w:rPr>
        <w:t>H</w:t>
      </w:r>
      <w:r w:rsidR="00D019C2" w:rsidRPr="00B1621B">
        <w:rPr>
          <w:rFonts w:ascii="Lato" w:eastAsia="DengXian" w:hAnsi="Lato" w:cs="Arial"/>
          <w:iCs/>
          <w:color w:val="000000" w:themeColor="text1"/>
          <w:szCs w:val="20"/>
          <w:vertAlign w:val="subscript"/>
          <w:lang w:eastAsia="zh-CN"/>
        </w:rPr>
        <w:t>2</w:t>
      </w:r>
      <w:r w:rsidR="00D019C2" w:rsidRPr="00B1621B">
        <w:rPr>
          <w:rFonts w:ascii="Lato" w:eastAsia="DengXian" w:hAnsi="Lato" w:cs="Arial"/>
          <w:iCs/>
          <w:color w:val="000000" w:themeColor="text1"/>
          <w:szCs w:val="20"/>
          <w:lang w:eastAsia="zh-CN"/>
        </w:rPr>
        <w:t xml:space="preserve"> </w:t>
      </w:r>
      <w:r w:rsidR="000E5C6F" w:rsidRPr="00B1621B">
        <w:rPr>
          <w:rFonts w:ascii="Lato" w:eastAsia="DengXian" w:hAnsi="Lato" w:cs="Arial"/>
          <w:iCs/>
          <w:color w:val="000000" w:themeColor="text1"/>
          <w:szCs w:val="20"/>
          <w:lang w:eastAsia="zh-CN"/>
        </w:rPr>
        <w:t xml:space="preserve">demand </w:t>
      </w:r>
      <w:r w:rsidR="007B51C1" w:rsidRPr="00B1621B">
        <w:rPr>
          <w:rFonts w:ascii="Lato" w:eastAsia="DengXian" w:hAnsi="Lato" w:cs="Arial"/>
          <w:iCs/>
          <w:color w:val="000000" w:themeColor="text1"/>
          <w:szCs w:val="20"/>
          <w:lang w:eastAsia="zh-CN"/>
        </w:rPr>
        <w:t>of</w:t>
      </w:r>
      <w:r w:rsidR="000E5C6F" w:rsidRPr="00B1621B">
        <w:rPr>
          <w:rFonts w:ascii="Lato" w:eastAsia="DengXian" w:hAnsi="Lato" w:cs="Arial"/>
          <w:iCs/>
          <w:color w:val="000000" w:themeColor="text1"/>
          <w:szCs w:val="20"/>
          <w:lang w:eastAsia="zh-CN"/>
        </w:rPr>
        <w:t xml:space="preserve"> 11</w:t>
      </w:r>
      <w:r w:rsidR="00E67779" w:rsidRPr="00B1621B">
        <w:rPr>
          <w:rFonts w:ascii="Lato" w:eastAsia="DengXian" w:hAnsi="Lato" w:cs="Arial"/>
          <w:iCs/>
          <w:color w:val="000000" w:themeColor="text1"/>
          <w:szCs w:val="20"/>
          <w:lang w:eastAsia="zh-CN"/>
        </w:rPr>
        <w:t xml:space="preserve"> </w:t>
      </w:r>
      <w:r w:rsidR="000E5C6F" w:rsidRPr="00B1621B">
        <w:rPr>
          <w:rFonts w:ascii="Lato" w:eastAsia="DengXian" w:hAnsi="Lato" w:cs="Arial"/>
          <w:iCs/>
          <w:color w:val="000000" w:themeColor="text1"/>
          <w:szCs w:val="20"/>
          <w:lang w:eastAsia="zh-CN"/>
        </w:rPr>
        <w:t>Mt.</w:t>
      </w:r>
      <w:r w:rsidR="001E1B52" w:rsidRPr="00B1621B">
        <w:rPr>
          <w:rFonts w:ascii="Lato" w:eastAsia="DengXian" w:hAnsi="Lato" w:cs="Arial" w:hint="eastAsia"/>
          <w:iCs/>
          <w:color w:val="000000" w:themeColor="text1"/>
          <w:szCs w:val="20"/>
          <w:lang w:eastAsia="zh-CN"/>
        </w:rPr>
        <w:t xml:space="preserve"> This figure could be further reduced with the adoption of plasma technologies.</w:t>
      </w:r>
      <w:r w:rsidR="00BC143C" w:rsidRPr="00B1621B">
        <w:rPr>
          <w:rFonts w:ascii="Lato" w:eastAsia="DengXian" w:hAnsi="Lato" w:cs="Arial"/>
          <w:iCs/>
          <w:color w:val="000000" w:themeColor="text1"/>
          <w:szCs w:val="20"/>
          <w:lang w:eastAsia="zh-CN"/>
        </w:rPr>
        <w:t xml:space="preserve"> </w:t>
      </w:r>
    </w:p>
    <w:p w14:paraId="4DDE9192" w14:textId="3942506D" w:rsidR="000E5C6F" w:rsidRDefault="00910E2E" w:rsidP="00E02187">
      <w:pPr>
        <w:rPr>
          <w:rFonts w:ascii="Lato" w:eastAsia="DengXian" w:hAnsi="Lato" w:cs="Arial"/>
          <w:iCs/>
          <w:color w:val="000000" w:themeColor="text1"/>
          <w:szCs w:val="20"/>
          <w:lang w:eastAsia="zh-CN"/>
        </w:rPr>
      </w:pPr>
      <w:r w:rsidRPr="00B1621B">
        <w:rPr>
          <w:rFonts w:ascii="Lato" w:eastAsia="DengXian" w:hAnsi="Lato" w:cs="Arial"/>
          <w:iCs/>
          <w:color w:val="000000" w:themeColor="text1"/>
          <w:szCs w:val="20"/>
          <w:lang w:eastAsia="zh-CN"/>
        </w:rPr>
        <w:t xml:space="preserve">As highlighted by the </w:t>
      </w:r>
      <w:r w:rsidR="004C72BA" w:rsidRPr="00B1621B">
        <w:rPr>
          <w:rFonts w:ascii="Lato" w:eastAsia="DengXian" w:hAnsi="Lato" w:cs="Arial"/>
          <w:iCs/>
          <w:color w:val="000000" w:themeColor="text1"/>
          <w:szCs w:val="20"/>
          <w:lang w:eastAsia="zh-CN"/>
        </w:rPr>
        <w:t>reviewer</w:t>
      </w:r>
      <w:r w:rsidR="00BE3BF0" w:rsidRPr="00B1621B">
        <w:rPr>
          <w:rFonts w:ascii="Lato" w:eastAsia="DengXian" w:hAnsi="Lato" w:cs="Arial"/>
          <w:iCs/>
          <w:color w:val="000000" w:themeColor="text1"/>
          <w:szCs w:val="20"/>
          <w:lang w:eastAsia="zh-CN"/>
        </w:rPr>
        <w:t>, t</w:t>
      </w:r>
      <w:r w:rsidR="000E5C6F" w:rsidRPr="00B1621B">
        <w:rPr>
          <w:rFonts w:ascii="Lato" w:eastAsia="DengXian" w:hAnsi="Lato" w:cs="Arial"/>
          <w:iCs/>
          <w:color w:val="000000" w:themeColor="text1"/>
          <w:szCs w:val="20"/>
          <w:lang w:eastAsia="zh-CN"/>
        </w:rPr>
        <w:t>he prospects of using green or decarbonized electricity represent</w:t>
      </w:r>
      <w:r w:rsidR="00BE3BF0" w:rsidRPr="00B1621B">
        <w:rPr>
          <w:rFonts w:ascii="Lato" w:eastAsia="DengXian" w:hAnsi="Lato" w:cs="Arial"/>
          <w:iCs/>
          <w:color w:val="000000" w:themeColor="text1"/>
          <w:szCs w:val="20"/>
          <w:lang w:eastAsia="zh-CN"/>
        </w:rPr>
        <w:t>s</w:t>
      </w:r>
      <w:r w:rsidR="000E5C6F" w:rsidRPr="00B1621B">
        <w:rPr>
          <w:rFonts w:ascii="Lato" w:eastAsia="DengXian" w:hAnsi="Lato" w:cs="Arial"/>
          <w:iCs/>
          <w:color w:val="000000" w:themeColor="text1"/>
          <w:szCs w:val="20"/>
          <w:lang w:eastAsia="zh-CN"/>
        </w:rPr>
        <w:t xml:space="preserve"> one of the most promising technologies for enhancing the environmental sustainability of </w:t>
      </w:r>
      <w:r w:rsidR="00D019C2" w:rsidRPr="00B1621B">
        <w:rPr>
          <w:rFonts w:ascii="Lato" w:eastAsia="DengXian" w:hAnsi="Lato" w:cs="Arial"/>
          <w:iCs/>
          <w:color w:val="000000" w:themeColor="text1"/>
          <w:szCs w:val="20"/>
          <w:lang w:eastAsia="zh-CN"/>
        </w:rPr>
        <w:t>C</w:t>
      </w:r>
      <w:r w:rsidR="00D019C2" w:rsidRPr="00B1621B">
        <w:rPr>
          <w:rFonts w:ascii="Lato" w:eastAsia="DengXian" w:hAnsi="Lato" w:cs="Arial"/>
          <w:iCs/>
          <w:color w:val="000000" w:themeColor="text1"/>
          <w:szCs w:val="20"/>
          <w:vertAlign w:val="subscript"/>
          <w:lang w:eastAsia="zh-CN"/>
        </w:rPr>
        <w:t>2</w:t>
      </w:r>
      <w:r w:rsidR="00D019C2" w:rsidRPr="00B1621B">
        <w:rPr>
          <w:rFonts w:ascii="Lato" w:eastAsia="DengXian" w:hAnsi="Lato" w:cs="Arial"/>
          <w:iCs/>
          <w:color w:val="000000" w:themeColor="text1"/>
          <w:szCs w:val="20"/>
          <w:lang w:eastAsia="zh-CN"/>
        </w:rPr>
        <w:t>H</w:t>
      </w:r>
      <w:r w:rsidR="00D019C2" w:rsidRPr="00B1621B">
        <w:rPr>
          <w:rFonts w:ascii="Lato" w:eastAsia="DengXian" w:hAnsi="Lato" w:cs="Arial"/>
          <w:iCs/>
          <w:color w:val="000000" w:themeColor="text1"/>
          <w:szCs w:val="20"/>
          <w:vertAlign w:val="subscript"/>
          <w:lang w:eastAsia="zh-CN"/>
        </w:rPr>
        <w:t>2</w:t>
      </w:r>
      <w:r w:rsidR="00D019C2" w:rsidRPr="00B1621B">
        <w:rPr>
          <w:rFonts w:ascii="Lato" w:eastAsia="DengXian" w:hAnsi="Lato" w:cs="Arial"/>
          <w:iCs/>
          <w:color w:val="000000" w:themeColor="text1"/>
          <w:szCs w:val="20"/>
          <w:lang w:eastAsia="zh-CN"/>
        </w:rPr>
        <w:t xml:space="preserve"> </w:t>
      </w:r>
      <w:r w:rsidR="000E5C6F" w:rsidRPr="00B1621B">
        <w:rPr>
          <w:rFonts w:ascii="Lato" w:eastAsia="DengXian" w:hAnsi="Lato" w:cs="Arial"/>
          <w:iCs/>
          <w:color w:val="000000" w:themeColor="text1"/>
          <w:szCs w:val="20"/>
          <w:lang w:eastAsia="zh-CN"/>
        </w:rPr>
        <w:t xml:space="preserve">production. In this context, we highlight the potential future climate change impacts of </w:t>
      </w:r>
      <w:r w:rsidR="00A979EA" w:rsidRPr="00B1621B">
        <w:rPr>
          <w:rFonts w:ascii="Lato" w:eastAsia="DengXian" w:hAnsi="Lato" w:cs="Arial"/>
          <w:iCs/>
          <w:color w:val="000000" w:themeColor="text1"/>
          <w:szCs w:val="20"/>
          <w:lang w:eastAsia="zh-CN"/>
        </w:rPr>
        <w:t>C</w:t>
      </w:r>
      <w:r w:rsidR="00A979EA" w:rsidRPr="00B1621B">
        <w:rPr>
          <w:rFonts w:ascii="Lato" w:eastAsia="DengXian" w:hAnsi="Lato" w:cs="Arial"/>
          <w:iCs/>
          <w:color w:val="000000" w:themeColor="text1"/>
          <w:szCs w:val="20"/>
          <w:vertAlign w:val="subscript"/>
          <w:lang w:eastAsia="zh-CN"/>
        </w:rPr>
        <w:t>2</w:t>
      </w:r>
      <w:r w:rsidR="00A979EA" w:rsidRPr="00B1621B">
        <w:rPr>
          <w:rFonts w:ascii="Lato" w:eastAsia="DengXian" w:hAnsi="Lato" w:cs="Arial"/>
          <w:iCs/>
          <w:color w:val="000000" w:themeColor="text1"/>
          <w:szCs w:val="20"/>
          <w:lang w:eastAsia="zh-CN"/>
        </w:rPr>
        <w:t>H</w:t>
      </w:r>
      <w:r w:rsidR="00A979EA" w:rsidRPr="00B1621B">
        <w:rPr>
          <w:rFonts w:ascii="Lato" w:eastAsia="DengXian" w:hAnsi="Lato" w:cs="Arial"/>
          <w:iCs/>
          <w:color w:val="000000" w:themeColor="text1"/>
          <w:szCs w:val="20"/>
          <w:vertAlign w:val="subscript"/>
          <w:lang w:eastAsia="zh-CN"/>
        </w:rPr>
        <w:t>2</w:t>
      </w:r>
      <w:r w:rsidR="00A979EA" w:rsidRPr="00B1621B">
        <w:rPr>
          <w:rFonts w:ascii="Lato" w:eastAsia="DengXian" w:hAnsi="Lato" w:cs="Arial"/>
          <w:iCs/>
          <w:color w:val="000000" w:themeColor="text1"/>
          <w:szCs w:val="20"/>
          <w:lang w:eastAsia="zh-CN"/>
        </w:rPr>
        <w:t xml:space="preserve"> </w:t>
      </w:r>
      <w:r w:rsidR="000E5C6F" w:rsidRPr="00B1621B">
        <w:rPr>
          <w:rFonts w:ascii="Lato" w:eastAsia="DengXian" w:hAnsi="Lato" w:cs="Arial"/>
          <w:iCs/>
          <w:color w:val="000000" w:themeColor="text1"/>
          <w:szCs w:val="20"/>
          <w:lang w:eastAsia="zh-CN"/>
        </w:rPr>
        <w:t>production under a decarbonized electricity grid in Fig.</w:t>
      </w:r>
      <w:r w:rsidR="00E67779" w:rsidRPr="00B1621B">
        <w:rPr>
          <w:rFonts w:ascii="Lato" w:eastAsia="DengXian" w:hAnsi="Lato" w:cs="Arial"/>
          <w:iCs/>
          <w:color w:val="000000" w:themeColor="text1"/>
          <w:szCs w:val="20"/>
          <w:lang w:eastAsia="zh-CN"/>
        </w:rPr>
        <w:t xml:space="preserve"> </w:t>
      </w:r>
      <w:r w:rsidR="00473C2B" w:rsidRPr="00B1621B">
        <w:rPr>
          <w:rFonts w:ascii="Lato" w:eastAsia="DengXian" w:hAnsi="Lato" w:cs="Arial" w:hint="eastAsia"/>
          <w:iCs/>
          <w:color w:val="000000" w:themeColor="text1"/>
          <w:szCs w:val="20"/>
          <w:lang w:eastAsia="zh-CN"/>
        </w:rPr>
        <w:t>6</w:t>
      </w:r>
      <w:r w:rsidR="000E5C6F" w:rsidRPr="00B1621B">
        <w:rPr>
          <w:rFonts w:ascii="Lato" w:eastAsia="DengXian" w:hAnsi="Lato" w:cs="Arial"/>
          <w:iCs/>
          <w:color w:val="000000" w:themeColor="text1"/>
          <w:szCs w:val="20"/>
          <w:lang w:eastAsia="zh-CN"/>
        </w:rPr>
        <w:t xml:space="preserve"> of the main manuscript</w:t>
      </w:r>
      <w:r w:rsidR="00AB4D1B" w:rsidRPr="00B1621B">
        <w:rPr>
          <w:rFonts w:ascii="Lato" w:eastAsia="DengXian" w:hAnsi="Lato" w:cs="Arial"/>
          <w:iCs/>
          <w:color w:val="000000" w:themeColor="text1"/>
          <w:szCs w:val="20"/>
          <w:lang w:eastAsia="zh-CN"/>
        </w:rPr>
        <w:t xml:space="preserve"> (purple scatter)</w:t>
      </w:r>
      <w:r w:rsidR="000E5C6F" w:rsidRPr="00B1621B">
        <w:rPr>
          <w:rFonts w:ascii="Lato" w:eastAsia="DengXian" w:hAnsi="Lato" w:cs="Arial"/>
          <w:iCs/>
          <w:color w:val="000000" w:themeColor="text1"/>
          <w:szCs w:val="20"/>
          <w:lang w:eastAsia="zh-CN"/>
        </w:rPr>
        <w:t>.</w:t>
      </w:r>
      <w:r w:rsidR="0083188E" w:rsidRPr="00B1621B">
        <w:rPr>
          <w:rFonts w:ascii="Lato" w:eastAsia="DengXian" w:hAnsi="Lato" w:cs="Arial"/>
          <w:iCs/>
          <w:color w:val="000000" w:themeColor="text1"/>
          <w:szCs w:val="20"/>
          <w:lang w:eastAsia="zh-CN"/>
        </w:rPr>
        <w:t xml:space="preserve"> </w:t>
      </w:r>
      <w:r w:rsidR="00AB4D1B" w:rsidRPr="00B1621B">
        <w:rPr>
          <w:rFonts w:ascii="Lato" w:eastAsia="DengXian" w:hAnsi="Lato" w:cs="Arial"/>
          <w:iCs/>
          <w:color w:val="000000" w:themeColor="text1"/>
          <w:szCs w:val="20"/>
          <w:lang w:eastAsia="zh-CN"/>
        </w:rPr>
        <w:t>It is important to note that these results reflect an optimistic scenario, assuming that the 1.5</w:t>
      </w:r>
      <w:r w:rsidR="004634AE" w:rsidRPr="00B1621B">
        <w:rPr>
          <w:rFonts w:ascii="Lato" w:eastAsia="DengXian" w:hAnsi="Lato" w:cs="Arial" w:hint="eastAsia"/>
          <w:iCs/>
          <w:color w:val="000000" w:themeColor="text1"/>
          <w:szCs w:val="20"/>
          <w:lang w:eastAsia="zh-CN"/>
        </w:rPr>
        <w:t xml:space="preserve"> </w:t>
      </w:r>
      <w:r w:rsidR="00AB4D1B" w:rsidRPr="00B1621B">
        <w:rPr>
          <w:rFonts w:ascii="Lato" w:eastAsiaTheme="minorEastAsia" w:hAnsi="Lato" w:cs="Arial"/>
          <w:szCs w:val="20"/>
          <w:lang w:eastAsia="zh-CN"/>
        </w:rPr>
        <w:t>°</w:t>
      </w:r>
      <w:r w:rsidR="00AB4D1B" w:rsidRPr="00B1621B">
        <w:rPr>
          <w:rFonts w:ascii="Lato" w:eastAsia="DengXian" w:hAnsi="Lato" w:cs="Arial"/>
          <w:iCs/>
          <w:color w:val="000000" w:themeColor="text1"/>
          <w:szCs w:val="20"/>
          <w:lang w:eastAsia="zh-CN"/>
        </w:rPr>
        <w:t>C temperature target is achieved by 2050. However, these results are based on a global</w:t>
      </w:r>
      <w:r w:rsidR="00AB4D1B" w:rsidRPr="00552F83">
        <w:rPr>
          <w:rFonts w:ascii="Lato" w:eastAsia="DengXian" w:hAnsi="Lato" w:cs="Arial"/>
          <w:iCs/>
          <w:color w:val="000000" w:themeColor="text1"/>
          <w:szCs w:val="20"/>
          <w:lang w:eastAsia="zh-CN"/>
        </w:rPr>
        <w:t xml:space="preserve"> average to provide a general overview; regional electricity grids will vary significantly depending on the specific scenario and location.</w:t>
      </w:r>
    </w:p>
    <w:p w14:paraId="4014382B" w14:textId="6DB3E79A" w:rsidR="00E02187" w:rsidRPr="00E02187" w:rsidRDefault="00E02187" w:rsidP="00E02187">
      <w:pPr>
        <w:spacing w:after="0"/>
        <w:rPr>
          <w:rFonts w:ascii="Lato" w:eastAsia="DengXian" w:hAnsi="Lato" w:cs="Arial"/>
          <w:iCs/>
          <w:color w:val="000000" w:themeColor="text1"/>
          <w:szCs w:val="20"/>
          <w:lang w:eastAsia="zh-CN"/>
        </w:rPr>
      </w:pPr>
      <w:r w:rsidRPr="00E02187">
        <w:rPr>
          <w:rFonts w:ascii="Lato" w:eastAsia="DengXian" w:hAnsi="Lato" w:cs="Arial"/>
          <w:b/>
          <w:iCs/>
          <w:color w:val="000000" w:themeColor="text1"/>
          <w:szCs w:val="20"/>
          <w:lang w:eastAsia="zh-CN"/>
        </w:rPr>
        <w:t>Action:</w:t>
      </w:r>
      <w:r w:rsidRPr="00E02187">
        <w:rPr>
          <w:rFonts w:ascii="Lato" w:eastAsia="DengXian" w:hAnsi="Lato" w:cs="Arial"/>
          <w:iCs/>
          <w:color w:val="000000" w:themeColor="text1"/>
          <w:szCs w:val="20"/>
          <w:lang w:eastAsia="zh-CN"/>
        </w:rPr>
        <w:t xml:space="preserve"> We have emphasized these aspects in the main manuscript (page xx, line xx).</w:t>
      </w:r>
    </w:p>
    <w:p w14:paraId="4E09AC3C" w14:textId="77777777" w:rsidR="00531BB2" w:rsidRPr="00552F83" w:rsidRDefault="00531BB2" w:rsidP="00531BB2">
      <w:pPr>
        <w:spacing w:after="0" w:line="360" w:lineRule="auto"/>
        <w:rPr>
          <w:rFonts w:ascii="Lato" w:eastAsia="DengXian" w:hAnsi="Lato" w:cs="Arial"/>
          <w:iCs/>
          <w:color w:val="000000" w:themeColor="text1"/>
          <w:szCs w:val="20"/>
          <w:lang w:eastAsia="zh-CN"/>
        </w:rPr>
      </w:pPr>
    </w:p>
    <w:p w14:paraId="3E6B998E" w14:textId="207F1E95" w:rsidR="00BD5D2F" w:rsidRPr="00552F83" w:rsidRDefault="00013347" w:rsidP="00987014">
      <w:pPr>
        <w:rPr>
          <w:rFonts w:ascii="Lato" w:eastAsiaTheme="minorHAnsi" w:hAnsi="Lato" w:cs="Arial"/>
          <w:iCs/>
          <w:color w:val="0000FF"/>
          <w:szCs w:val="20"/>
        </w:rPr>
      </w:pPr>
      <w:r w:rsidRPr="006A1F91">
        <w:rPr>
          <w:rFonts w:ascii="Lato" w:eastAsiaTheme="minorHAnsi" w:hAnsi="Lato" w:cs="Arial"/>
          <w:iCs/>
          <w:color w:val="0000FF"/>
          <w:szCs w:val="20"/>
        </w:rPr>
        <w:t>2.4.</w:t>
      </w:r>
      <w:r w:rsidR="001A06D7" w:rsidRPr="006A1F91">
        <w:rPr>
          <w:rFonts w:ascii="Lato" w:eastAsia="DengXian" w:hAnsi="Lato" w:cs="Arial" w:hint="eastAsia"/>
          <w:iCs/>
          <w:color w:val="0000FF"/>
          <w:szCs w:val="20"/>
          <w:lang w:eastAsia="zh-CN"/>
        </w:rPr>
        <w:t xml:space="preserve"> </w:t>
      </w:r>
      <w:r w:rsidR="002D6B9F" w:rsidRPr="006A1F91">
        <w:rPr>
          <w:rFonts w:ascii="Lato" w:eastAsiaTheme="minorHAnsi" w:hAnsi="Lato" w:cs="Arial"/>
          <w:iCs/>
          <w:color w:val="0000FF"/>
          <w:szCs w:val="20"/>
        </w:rPr>
        <w:t>The authors mentioned the major applications of C</w:t>
      </w:r>
      <w:r w:rsidR="002D6B9F" w:rsidRPr="006A1F91">
        <w:rPr>
          <w:rFonts w:ascii="Lato" w:eastAsiaTheme="minorHAnsi" w:hAnsi="Lato" w:cs="Arial"/>
          <w:iCs/>
          <w:color w:val="0000FF"/>
          <w:szCs w:val="20"/>
          <w:vertAlign w:val="subscript"/>
        </w:rPr>
        <w:t>2</w:t>
      </w:r>
      <w:r w:rsidR="002D6B9F" w:rsidRPr="006A1F91">
        <w:rPr>
          <w:rFonts w:ascii="Lato" w:eastAsiaTheme="minorHAnsi" w:hAnsi="Lato" w:cs="Arial"/>
          <w:iCs/>
          <w:color w:val="0000FF"/>
          <w:szCs w:val="20"/>
        </w:rPr>
        <w:t>H</w:t>
      </w:r>
      <w:r w:rsidR="002D6B9F" w:rsidRPr="006A1F91">
        <w:rPr>
          <w:rFonts w:ascii="Lato" w:eastAsiaTheme="minorHAnsi" w:hAnsi="Lato" w:cs="Arial"/>
          <w:iCs/>
          <w:color w:val="0000FF"/>
          <w:szCs w:val="20"/>
          <w:vertAlign w:val="subscript"/>
        </w:rPr>
        <w:t>2</w:t>
      </w:r>
      <w:r w:rsidR="002D6B9F" w:rsidRPr="006A1F91">
        <w:rPr>
          <w:rFonts w:ascii="Lato" w:eastAsiaTheme="minorHAnsi" w:hAnsi="Lato" w:cs="Arial"/>
          <w:iCs/>
          <w:color w:val="0000FF"/>
          <w:szCs w:val="20"/>
        </w:rPr>
        <w:t xml:space="preserve"> to synthesize VCM or 1, 4-butanediol. First, C</w:t>
      </w:r>
      <w:r w:rsidR="002D6B9F" w:rsidRPr="006A1F91">
        <w:rPr>
          <w:rFonts w:ascii="Lato" w:eastAsiaTheme="minorHAnsi" w:hAnsi="Lato" w:cs="Arial"/>
          <w:iCs/>
          <w:color w:val="0000FF"/>
          <w:szCs w:val="20"/>
          <w:vertAlign w:val="subscript"/>
        </w:rPr>
        <w:t>2</w:t>
      </w:r>
      <w:r w:rsidR="002D6B9F" w:rsidRPr="006A1F91">
        <w:rPr>
          <w:rFonts w:ascii="Lato" w:eastAsiaTheme="minorHAnsi" w:hAnsi="Lato" w:cs="Arial"/>
          <w:iCs/>
          <w:color w:val="0000FF"/>
          <w:szCs w:val="20"/>
        </w:rPr>
        <w:t>H</w:t>
      </w:r>
      <w:r w:rsidR="002D6B9F" w:rsidRPr="006A1F91">
        <w:rPr>
          <w:rFonts w:ascii="Lato" w:eastAsiaTheme="minorHAnsi" w:hAnsi="Lato" w:cs="Arial"/>
          <w:iCs/>
          <w:color w:val="0000FF"/>
          <w:szCs w:val="20"/>
          <w:vertAlign w:val="subscript"/>
        </w:rPr>
        <w:t>2</w:t>
      </w:r>
      <w:r w:rsidR="002D6B9F" w:rsidRPr="006A1F91">
        <w:rPr>
          <w:rFonts w:ascii="Lato" w:eastAsiaTheme="minorHAnsi" w:hAnsi="Lato" w:cs="Arial"/>
          <w:iCs/>
          <w:color w:val="0000FF"/>
          <w:szCs w:val="20"/>
        </w:rPr>
        <w:t>-VCM-PVC is indeed an important value chain, for instance, in China. However, this product chain can be totally substituted by C</w:t>
      </w:r>
      <w:r w:rsidR="002D6B9F" w:rsidRPr="006A1F91">
        <w:rPr>
          <w:rFonts w:ascii="Lato" w:eastAsiaTheme="minorHAnsi" w:hAnsi="Lato" w:cs="Arial"/>
          <w:iCs/>
          <w:color w:val="0000FF"/>
          <w:szCs w:val="20"/>
          <w:vertAlign w:val="subscript"/>
        </w:rPr>
        <w:t>2</w:t>
      </w:r>
      <w:r w:rsidR="002D6B9F" w:rsidRPr="006A1F91">
        <w:rPr>
          <w:rFonts w:ascii="Lato" w:eastAsiaTheme="minorHAnsi" w:hAnsi="Lato" w:cs="Arial"/>
          <w:iCs/>
          <w:color w:val="0000FF"/>
          <w:szCs w:val="20"/>
        </w:rPr>
        <w:t>H</w:t>
      </w:r>
      <w:r w:rsidR="002D6B9F" w:rsidRPr="006A1F91">
        <w:rPr>
          <w:rFonts w:ascii="Lato" w:eastAsiaTheme="minorHAnsi" w:hAnsi="Lato" w:cs="Arial"/>
          <w:iCs/>
          <w:color w:val="0000FF"/>
          <w:szCs w:val="20"/>
          <w:vertAlign w:val="subscript"/>
        </w:rPr>
        <w:t>4</w:t>
      </w:r>
      <w:r w:rsidR="002D6B9F" w:rsidRPr="006A1F91">
        <w:rPr>
          <w:rFonts w:ascii="Lato" w:eastAsiaTheme="minorHAnsi" w:hAnsi="Lato" w:cs="Arial"/>
          <w:iCs/>
          <w:color w:val="0000FF"/>
          <w:szCs w:val="20"/>
        </w:rPr>
        <w:t>-PVC route. One of the reasons for China to have to produce C</w:t>
      </w:r>
      <w:r w:rsidR="002D6B9F" w:rsidRPr="006A1F91">
        <w:rPr>
          <w:rFonts w:ascii="Lato" w:eastAsiaTheme="minorHAnsi" w:hAnsi="Lato" w:cs="Arial"/>
          <w:iCs/>
          <w:color w:val="0000FF"/>
          <w:szCs w:val="20"/>
          <w:vertAlign w:val="subscript"/>
        </w:rPr>
        <w:t>2</w:t>
      </w:r>
      <w:r w:rsidR="002D6B9F" w:rsidRPr="006A1F91">
        <w:rPr>
          <w:rFonts w:ascii="Lato" w:eastAsiaTheme="minorHAnsi" w:hAnsi="Lato" w:cs="Arial"/>
          <w:iCs/>
          <w:color w:val="0000FF"/>
          <w:szCs w:val="20"/>
        </w:rPr>
        <w:t>H</w:t>
      </w:r>
      <w:r w:rsidR="002D6B9F" w:rsidRPr="006A1F91">
        <w:rPr>
          <w:rFonts w:ascii="Lato" w:eastAsiaTheme="minorHAnsi" w:hAnsi="Lato" w:cs="Arial"/>
          <w:iCs/>
          <w:color w:val="0000FF"/>
          <w:szCs w:val="20"/>
          <w:vertAlign w:val="subscript"/>
        </w:rPr>
        <w:t>2</w:t>
      </w:r>
      <w:r w:rsidR="002D6B9F" w:rsidRPr="006A1F91">
        <w:rPr>
          <w:rFonts w:ascii="Lato" w:eastAsiaTheme="minorHAnsi" w:hAnsi="Lato" w:cs="Arial"/>
          <w:iCs/>
          <w:color w:val="0000FF"/>
          <w:szCs w:val="20"/>
        </w:rPr>
        <w:t xml:space="preserve"> for PVC is the balance of the chlorine from the chlor-alkali industry during the production of a large amount of alkali. Another reason would be the limited petroleum resources, which further limit the application of C</w:t>
      </w:r>
      <w:r w:rsidR="002D6B9F" w:rsidRPr="006A1F91">
        <w:rPr>
          <w:rFonts w:ascii="Lato" w:eastAsiaTheme="minorHAnsi" w:hAnsi="Lato" w:cs="Arial"/>
          <w:iCs/>
          <w:color w:val="0000FF"/>
          <w:szCs w:val="20"/>
          <w:vertAlign w:val="subscript"/>
        </w:rPr>
        <w:t>2</w:t>
      </w:r>
      <w:r w:rsidR="002D6B9F" w:rsidRPr="006A1F91">
        <w:rPr>
          <w:rFonts w:ascii="Lato" w:eastAsiaTheme="minorHAnsi" w:hAnsi="Lato" w:cs="Arial"/>
          <w:iCs/>
          <w:color w:val="0000FF"/>
          <w:szCs w:val="20"/>
        </w:rPr>
        <w:t>H</w:t>
      </w:r>
      <w:r w:rsidR="002D6B9F" w:rsidRPr="006A1F91">
        <w:rPr>
          <w:rFonts w:ascii="Lato" w:eastAsiaTheme="minorHAnsi" w:hAnsi="Lato" w:cs="Arial"/>
          <w:iCs/>
          <w:color w:val="0000FF"/>
          <w:szCs w:val="20"/>
          <w:vertAlign w:val="subscript"/>
        </w:rPr>
        <w:t>4</w:t>
      </w:r>
      <w:r w:rsidR="002D6B9F" w:rsidRPr="006A1F91">
        <w:rPr>
          <w:rFonts w:ascii="Lato" w:eastAsiaTheme="minorHAnsi" w:hAnsi="Lato" w:cs="Arial"/>
          <w:iCs/>
          <w:color w:val="0000FF"/>
          <w:szCs w:val="20"/>
        </w:rPr>
        <w:t>. Second, the technique to synthesize 1, 4-butanediol has been mature so that the production of 1, 4-butanediol is already serious overcapacity. Therefore, this part of the reviewed contents is not stimulating in the current and future world.</w:t>
      </w:r>
    </w:p>
    <w:p w14:paraId="5C503341" w14:textId="7B3116DD" w:rsidR="00281CBC" w:rsidRPr="00552F83" w:rsidRDefault="00281CBC" w:rsidP="00987014">
      <w:pPr>
        <w:rPr>
          <w:rFonts w:ascii="Lato" w:eastAsia="DengXian" w:hAnsi="Lato" w:cs="Arial"/>
          <w:color w:val="000000" w:themeColor="text1"/>
          <w:szCs w:val="20"/>
          <w:lang w:eastAsia="zh-CN"/>
        </w:rPr>
      </w:pPr>
      <w:r w:rsidRPr="00552F83">
        <w:rPr>
          <w:rFonts w:ascii="Lato" w:eastAsia="DengXian" w:hAnsi="Lato" w:cs="Arial"/>
          <w:color w:val="000000" w:themeColor="text1"/>
          <w:szCs w:val="20"/>
          <w:lang w:eastAsia="zh-CN"/>
        </w:rPr>
        <w:t xml:space="preserve">We agree that the </w:t>
      </w:r>
      <w:r w:rsidR="00A979EA" w:rsidRPr="00552F83">
        <w:rPr>
          <w:rFonts w:ascii="Lato" w:eastAsia="DengXian" w:hAnsi="Lato" w:cs="Arial"/>
          <w:iCs/>
          <w:color w:val="000000" w:themeColor="text1"/>
          <w:szCs w:val="20"/>
          <w:lang w:eastAsia="zh-CN"/>
        </w:rPr>
        <w:t>C</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H</w:t>
      </w:r>
      <w:r w:rsidR="00A979EA" w:rsidRPr="00552F83">
        <w:rPr>
          <w:rFonts w:ascii="Lato" w:eastAsia="DengXian" w:hAnsi="Lato" w:cs="Arial"/>
          <w:iCs/>
          <w:color w:val="000000" w:themeColor="text1"/>
          <w:szCs w:val="20"/>
          <w:vertAlign w:val="subscript"/>
          <w:lang w:eastAsia="zh-CN"/>
        </w:rPr>
        <w:t>2</w:t>
      </w:r>
      <w:r w:rsidRPr="00552F83">
        <w:rPr>
          <w:rFonts w:ascii="Lato" w:eastAsia="DengXian" w:hAnsi="Lato" w:cs="Arial"/>
          <w:color w:val="000000" w:themeColor="text1"/>
          <w:szCs w:val="20"/>
          <w:lang w:eastAsia="zh-CN"/>
        </w:rPr>
        <w:noBreakHyphen/>
        <w:t>VCM</w:t>
      </w:r>
      <w:r w:rsidRPr="00552F83">
        <w:rPr>
          <w:rFonts w:ascii="Lato" w:eastAsia="DengXian" w:hAnsi="Lato" w:cs="Arial"/>
          <w:color w:val="000000" w:themeColor="text1"/>
          <w:szCs w:val="20"/>
          <w:lang w:eastAsia="zh-CN"/>
        </w:rPr>
        <w:noBreakHyphen/>
        <w:t xml:space="preserve">PVC route has largely been replaced by the </w:t>
      </w:r>
      <w:r w:rsidR="00A979EA" w:rsidRPr="00552F83">
        <w:rPr>
          <w:rFonts w:ascii="Lato" w:eastAsia="DengXian" w:hAnsi="Lato" w:cs="Arial"/>
          <w:bCs/>
          <w:iCs/>
          <w:color w:val="000000" w:themeColor="text1"/>
          <w:szCs w:val="20"/>
          <w:lang w:eastAsia="zh-CN"/>
        </w:rPr>
        <w:t>C</w:t>
      </w:r>
      <w:r w:rsidR="00A979EA" w:rsidRPr="00552F83">
        <w:rPr>
          <w:rFonts w:ascii="Lato" w:eastAsia="DengXian" w:hAnsi="Lato" w:cs="Arial"/>
          <w:bCs/>
          <w:iCs/>
          <w:color w:val="000000" w:themeColor="text1"/>
          <w:szCs w:val="20"/>
          <w:vertAlign w:val="subscript"/>
          <w:lang w:eastAsia="zh-CN"/>
        </w:rPr>
        <w:t>2</w:t>
      </w:r>
      <w:r w:rsidR="00A979EA" w:rsidRPr="00552F83">
        <w:rPr>
          <w:rFonts w:ascii="Lato" w:eastAsia="DengXian" w:hAnsi="Lato" w:cs="Arial"/>
          <w:bCs/>
          <w:iCs/>
          <w:color w:val="000000" w:themeColor="text1"/>
          <w:szCs w:val="20"/>
          <w:lang w:eastAsia="zh-CN"/>
        </w:rPr>
        <w:t>H</w:t>
      </w:r>
      <w:r w:rsidR="00A979EA" w:rsidRPr="00552F83">
        <w:rPr>
          <w:rFonts w:ascii="Lato" w:eastAsia="DengXian" w:hAnsi="Lato" w:cs="Arial"/>
          <w:bCs/>
          <w:iCs/>
          <w:color w:val="000000" w:themeColor="text1"/>
          <w:szCs w:val="20"/>
          <w:vertAlign w:val="subscript"/>
          <w:lang w:eastAsia="zh-CN"/>
        </w:rPr>
        <w:t>4</w:t>
      </w:r>
      <w:r w:rsidRPr="00552F83">
        <w:rPr>
          <w:rFonts w:ascii="Lato" w:eastAsia="DengXian" w:hAnsi="Lato" w:cs="Arial"/>
          <w:color w:val="000000" w:themeColor="text1"/>
          <w:szCs w:val="20"/>
          <w:lang w:eastAsia="zh-CN"/>
        </w:rPr>
        <w:noBreakHyphen/>
        <w:t>VCM</w:t>
      </w:r>
      <w:r w:rsidRPr="00552F83">
        <w:rPr>
          <w:rFonts w:ascii="Lato" w:eastAsia="DengXian" w:hAnsi="Lato" w:cs="Arial"/>
          <w:color w:val="000000" w:themeColor="text1"/>
          <w:szCs w:val="20"/>
          <w:lang w:eastAsia="zh-CN"/>
        </w:rPr>
        <w:noBreakHyphen/>
        <w:t xml:space="preserve">PVC route outside of China, such as in Europe and the United States. However, it is important to recognize that this shift </w:t>
      </w:r>
      <w:r w:rsidRPr="00552F83">
        <w:rPr>
          <w:rFonts w:ascii="Lato" w:eastAsia="DengXian" w:hAnsi="Lato" w:cs="Arial"/>
          <w:color w:val="000000" w:themeColor="text1"/>
          <w:szCs w:val="20"/>
          <w:lang w:eastAsia="zh-CN"/>
        </w:rPr>
        <w:lastRenderedPageBreak/>
        <w:t xml:space="preserve">was primarily driven by the long-term availability of inexpensive petroleum, which facilitates the production of low-cost </w:t>
      </w:r>
      <w:r w:rsidR="00A979EA" w:rsidRPr="00552F83">
        <w:rPr>
          <w:rFonts w:ascii="Lato" w:eastAsia="DengXian" w:hAnsi="Lato" w:cs="Arial"/>
          <w:bCs/>
          <w:iCs/>
          <w:color w:val="000000" w:themeColor="text1"/>
          <w:szCs w:val="20"/>
          <w:lang w:eastAsia="zh-CN"/>
        </w:rPr>
        <w:t>C</w:t>
      </w:r>
      <w:r w:rsidR="00A979EA" w:rsidRPr="00552F83">
        <w:rPr>
          <w:rFonts w:ascii="Lato" w:eastAsia="DengXian" w:hAnsi="Lato" w:cs="Arial"/>
          <w:bCs/>
          <w:iCs/>
          <w:color w:val="000000" w:themeColor="text1"/>
          <w:szCs w:val="20"/>
          <w:vertAlign w:val="subscript"/>
          <w:lang w:eastAsia="zh-CN"/>
        </w:rPr>
        <w:t>2</w:t>
      </w:r>
      <w:r w:rsidR="00A979EA" w:rsidRPr="00552F83">
        <w:rPr>
          <w:rFonts w:ascii="Lato" w:eastAsia="DengXian" w:hAnsi="Lato" w:cs="Arial"/>
          <w:bCs/>
          <w:iCs/>
          <w:color w:val="000000" w:themeColor="text1"/>
          <w:szCs w:val="20"/>
          <w:lang w:eastAsia="zh-CN"/>
        </w:rPr>
        <w:t>H</w:t>
      </w:r>
      <w:r w:rsidR="00A979EA" w:rsidRPr="00552F83">
        <w:rPr>
          <w:rFonts w:ascii="Lato" w:eastAsia="DengXian" w:hAnsi="Lato" w:cs="Arial"/>
          <w:bCs/>
          <w:iCs/>
          <w:color w:val="000000" w:themeColor="text1"/>
          <w:szCs w:val="20"/>
          <w:vertAlign w:val="subscript"/>
          <w:lang w:eastAsia="zh-CN"/>
        </w:rPr>
        <w:t>4</w:t>
      </w:r>
      <w:r w:rsidRPr="00552F83">
        <w:rPr>
          <w:rFonts w:ascii="Lato" w:eastAsia="DengXian" w:hAnsi="Lato" w:cs="Arial"/>
          <w:color w:val="000000" w:themeColor="text1"/>
          <w:szCs w:val="20"/>
          <w:lang w:eastAsia="zh-CN"/>
        </w:rPr>
        <w:t xml:space="preserve">. As the </w:t>
      </w:r>
      <w:r w:rsidR="004C72BA">
        <w:rPr>
          <w:rFonts w:ascii="Lato" w:eastAsia="DengXian" w:hAnsi="Lato" w:cs="Arial"/>
          <w:color w:val="000000" w:themeColor="text1"/>
          <w:szCs w:val="20"/>
          <w:lang w:eastAsia="zh-CN"/>
        </w:rPr>
        <w:t>r</w:t>
      </w:r>
      <w:r w:rsidR="004C72BA" w:rsidRPr="00552F83">
        <w:rPr>
          <w:rFonts w:ascii="Lato" w:eastAsia="DengXian" w:hAnsi="Lato" w:cs="Arial"/>
          <w:color w:val="000000" w:themeColor="text1"/>
          <w:szCs w:val="20"/>
          <w:lang w:eastAsia="zh-CN"/>
        </w:rPr>
        <w:t xml:space="preserve">eviewer </w:t>
      </w:r>
      <w:r w:rsidRPr="00552F83">
        <w:rPr>
          <w:rFonts w:ascii="Lato" w:eastAsia="DengXian" w:hAnsi="Lato" w:cs="Arial"/>
          <w:color w:val="000000" w:themeColor="text1"/>
          <w:szCs w:val="20"/>
          <w:lang w:eastAsia="zh-CN"/>
        </w:rPr>
        <w:t xml:space="preserve">noted, in regions with limited </w:t>
      </w:r>
      <w:r w:rsidR="006410FA" w:rsidRPr="00552F83">
        <w:rPr>
          <w:rFonts w:ascii="Lato" w:eastAsia="DengXian" w:hAnsi="Lato" w:cs="Arial" w:hint="eastAsia"/>
          <w:color w:val="000000" w:themeColor="text1"/>
          <w:szCs w:val="20"/>
          <w:lang w:eastAsia="zh-CN"/>
        </w:rPr>
        <w:t xml:space="preserve">or expensive </w:t>
      </w:r>
      <w:r w:rsidRPr="00552F83">
        <w:rPr>
          <w:rFonts w:ascii="Lato" w:eastAsia="DengXian" w:hAnsi="Lato" w:cs="Arial"/>
          <w:color w:val="000000" w:themeColor="text1"/>
          <w:szCs w:val="20"/>
          <w:lang w:eastAsia="zh-CN"/>
        </w:rPr>
        <w:t xml:space="preserve">petroleum resources, such as China, the </w:t>
      </w:r>
      <w:r w:rsidR="00A979EA" w:rsidRPr="00552F83">
        <w:rPr>
          <w:rFonts w:ascii="Lato" w:eastAsia="DengXian" w:hAnsi="Lato" w:cs="Arial"/>
          <w:iCs/>
          <w:color w:val="000000" w:themeColor="text1"/>
          <w:szCs w:val="20"/>
          <w:lang w:eastAsia="zh-CN"/>
        </w:rPr>
        <w:t>C</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H</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 xml:space="preserve"> </w:t>
      </w:r>
      <w:r w:rsidRPr="00552F83">
        <w:rPr>
          <w:rFonts w:ascii="Lato" w:eastAsia="DengXian" w:hAnsi="Lato" w:cs="Arial"/>
          <w:color w:val="000000" w:themeColor="text1"/>
          <w:szCs w:val="20"/>
          <w:lang w:eastAsia="zh-CN"/>
        </w:rPr>
        <w:t xml:space="preserve">route remains economically more viable, regardless of environmental considerations. Although the </w:t>
      </w:r>
      <w:r w:rsidR="00A979EA" w:rsidRPr="00552F83">
        <w:rPr>
          <w:rFonts w:ascii="Lato" w:eastAsia="DengXian" w:hAnsi="Lato" w:cs="Arial"/>
          <w:iCs/>
          <w:color w:val="000000" w:themeColor="text1"/>
          <w:szCs w:val="20"/>
          <w:lang w:eastAsia="zh-CN"/>
        </w:rPr>
        <w:t>C</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H</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 xml:space="preserve"> </w:t>
      </w:r>
      <w:r w:rsidRPr="00552F83">
        <w:rPr>
          <w:rFonts w:ascii="Lato" w:eastAsia="DengXian" w:hAnsi="Lato" w:cs="Arial"/>
          <w:color w:val="000000" w:themeColor="text1"/>
          <w:szCs w:val="20"/>
          <w:lang w:eastAsia="zh-CN"/>
        </w:rPr>
        <w:t>route has been largely phased out outside of China,</w:t>
      </w:r>
      <w:r w:rsidR="00B10D6C" w:rsidRPr="00552F83">
        <w:rPr>
          <w:rFonts w:ascii="Lato" w:eastAsia="DengXian" w:hAnsi="Lato" w:cs="Arial" w:hint="eastAsia"/>
          <w:color w:val="000000" w:themeColor="text1"/>
          <w:szCs w:val="20"/>
          <w:lang w:eastAsia="zh-CN"/>
        </w:rPr>
        <w:t xml:space="preserve"> we believe that</w:t>
      </w:r>
      <w:r w:rsidRPr="00552F83">
        <w:rPr>
          <w:rFonts w:ascii="Lato" w:eastAsia="DengXian" w:hAnsi="Lato" w:cs="Arial"/>
          <w:color w:val="000000" w:themeColor="text1"/>
          <w:szCs w:val="20"/>
          <w:lang w:eastAsia="zh-CN"/>
        </w:rPr>
        <w:t xml:space="preserve"> it cannot be ruled out as a potential option in the future, particularly with the advent of green </w:t>
      </w:r>
      <w:r w:rsidR="00A979EA" w:rsidRPr="00552F83">
        <w:rPr>
          <w:rFonts w:ascii="Lato" w:eastAsia="DengXian" w:hAnsi="Lato" w:cs="Arial"/>
          <w:iCs/>
          <w:color w:val="000000" w:themeColor="text1"/>
          <w:szCs w:val="20"/>
          <w:lang w:eastAsia="zh-CN"/>
        </w:rPr>
        <w:t>C</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H</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 xml:space="preserve"> </w:t>
      </w:r>
      <w:r w:rsidRPr="00552F83">
        <w:rPr>
          <w:rFonts w:ascii="Lato" w:eastAsia="DengXian" w:hAnsi="Lato" w:cs="Arial"/>
          <w:color w:val="000000" w:themeColor="text1"/>
          <w:szCs w:val="20"/>
          <w:lang w:eastAsia="zh-CN"/>
        </w:rPr>
        <w:t>production technologies.</w:t>
      </w:r>
    </w:p>
    <w:p w14:paraId="76D84B82" w14:textId="0E189DD4" w:rsidR="006A1F91" w:rsidRDefault="00281CBC" w:rsidP="006A1F91">
      <w:pPr>
        <w:rPr>
          <w:rFonts w:ascii="Lato" w:eastAsia="DengXian" w:hAnsi="Lato" w:cs="Arial"/>
          <w:color w:val="000000" w:themeColor="text1"/>
          <w:szCs w:val="20"/>
          <w:lang w:eastAsia="zh-CN"/>
        </w:rPr>
      </w:pPr>
      <w:r w:rsidRPr="00552F83">
        <w:rPr>
          <w:rFonts w:ascii="Lato" w:eastAsia="DengXian" w:hAnsi="Lato" w:cs="Arial"/>
          <w:color w:val="000000" w:themeColor="text1"/>
          <w:szCs w:val="20"/>
          <w:lang w:eastAsia="zh-CN"/>
        </w:rPr>
        <w:t>1,4</w:t>
      </w:r>
      <w:r w:rsidRPr="00552F83">
        <w:rPr>
          <w:rFonts w:ascii="Lato" w:eastAsia="DengXian" w:hAnsi="Lato" w:cs="Arial"/>
          <w:color w:val="000000" w:themeColor="text1"/>
          <w:szCs w:val="20"/>
          <w:lang w:eastAsia="zh-CN"/>
        </w:rPr>
        <w:noBreakHyphen/>
        <w:t xml:space="preserve">Butanediol (BDO) was initially commercialized using </w:t>
      </w:r>
      <w:r w:rsidR="00A979EA" w:rsidRPr="00552F83">
        <w:rPr>
          <w:rFonts w:ascii="Lato" w:eastAsia="DengXian" w:hAnsi="Lato" w:cs="Arial"/>
          <w:iCs/>
          <w:color w:val="000000" w:themeColor="text1"/>
          <w:szCs w:val="20"/>
          <w:lang w:eastAsia="zh-CN"/>
        </w:rPr>
        <w:t>C</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H</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 xml:space="preserve"> </w:t>
      </w:r>
      <w:r w:rsidRPr="00552F83">
        <w:rPr>
          <w:rFonts w:ascii="Lato" w:eastAsia="DengXian" w:hAnsi="Lato" w:cs="Arial"/>
          <w:color w:val="000000" w:themeColor="text1"/>
          <w:szCs w:val="20"/>
          <w:lang w:eastAsia="zh-CN"/>
        </w:rPr>
        <w:t>as the feedstock through classical Reppe chemistry. Over time, several complex, multi</w:t>
      </w:r>
      <w:r w:rsidRPr="00552F83">
        <w:rPr>
          <w:rFonts w:ascii="Lato" w:eastAsia="DengXian" w:hAnsi="Lato" w:cs="Arial"/>
          <w:color w:val="000000" w:themeColor="text1"/>
          <w:szCs w:val="20"/>
          <w:lang w:eastAsia="zh-CN"/>
        </w:rPr>
        <w:noBreakHyphen/>
        <w:t xml:space="preserve">step alternative routes emerged, partially replacing the </w:t>
      </w:r>
      <w:r w:rsidR="00A979EA" w:rsidRPr="00552F83">
        <w:rPr>
          <w:rFonts w:ascii="Lato" w:eastAsia="DengXian" w:hAnsi="Lato" w:cs="Arial"/>
          <w:iCs/>
          <w:color w:val="000000" w:themeColor="text1"/>
          <w:szCs w:val="20"/>
          <w:lang w:eastAsia="zh-CN"/>
        </w:rPr>
        <w:t>C</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H</w:t>
      </w:r>
      <w:r w:rsidR="00A979EA" w:rsidRPr="00552F83">
        <w:rPr>
          <w:rFonts w:ascii="Lato" w:eastAsia="DengXian" w:hAnsi="Lato" w:cs="Arial"/>
          <w:iCs/>
          <w:color w:val="000000" w:themeColor="text1"/>
          <w:szCs w:val="20"/>
          <w:vertAlign w:val="subscript"/>
          <w:lang w:eastAsia="zh-CN"/>
        </w:rPr>
        <w:t>2</w:t>
      </w:r>
      <w:r w:rsidRPr="00552F83">
        <w:rPr>
          <w:rFonts w:ascii="Lato" w:eastAsia="DengXian" w:hAnsi="Lato" w:cs="Arial"/>
          <w:color w:val="000000" w:themeColor="text1"/>
          <w:szCs w:val="20"/>
          <w:lang w:eastAsia="zh-CN"/>
        </w:rPr>
        <w:t xml:space="preserve">-based process in regions with limited </w:t>
      </w:r>
      <w:r w:rsidR="00A979EA" w:rsidRPr="00552F83">
        <w:rPr>
          <w:rFonts w:ascii="Lato" w:eastAsia="DengXian" w:hAnsi="Lato" w:cs="Arial"/>
          <w:iCs/>
          <w:color w:val="000000" w:themeColor="text1"/>
          <w:szCs w:val="20"/>
          <w:lang w:eastAsia="zh-CN"/>
        </w:rPr>
        <w:t>C</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H</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 xml:space="preserve"> </w:t>
      </w:r>
      <w:r w:rsidRPr="00552F83">
        <w:rPr>
          <w:rFonts w:ascii="Lato" w:eastAsia="DengXian" w:hAnsi="Lato" w:cs="Arial"/>
          <w:color w:val="000000" w:themeColor="text1"/>
          <w:szCs w:val="20"/>
          <w:lang w:eastAsia="zh-CN"/>
        </w:rPr>
        <w:t>availability. These alternatives use intermediates such as maleic anhydride or 1,4</w:t>
      </w:r>
      <w:r w:rsidRPr="00552F83">
        <w:rPr>
          <w:rFonts w:ascii="Lato" w:eastAsia="DengXian" w:hAnsi="Lato" w:cs="Arial"/>
          <w:color w:val="000000" w:themeColor="text1"/>
          <w:szCs w:val="20"/>
          <w:lang w:eastAsia="zh-CN"/>
        </w:rPr>
        <w:noBreakHyphen/>
        <w:t>diacetoxy</w:t>
      </w:r>
      <w:r w:rsidRPr="00552F83">
        <w:rPr>
          <w:rFonts w:ascii="Lato" w:eastAsia="DengXian" w:hAnsi="Lato" w:cs="Arial"/>
          <w:color w:val="000000" w:themeColor="text1"/>
          <w:szCs w:val="20"/>
          <w:lang w:eastAsia="zh-CN"/>
        </w:rPr>
        <w:noBreakHyphen/>
        <w:t>2</w:t>
      </w:r>
      <w:r w:rsidRPr="00552F83">
        <w:rPr>
          <w:rFonts w:ascii="Lato" w:eastAsia="DengXian" w:hAnsi="Lato" w:cs="Arial"/>
          <w:color w:val="000000" w:themeColor="text1"/>
          <w:szCs w:val="20"/>
          <w:lang w:eastAsia="zh-CN"/>
        </w:rPr>
        <w:noBreakHyphen/>
        <w:t>butene.</w:t>
      </w:r>
      <w:r w:rsidRPr="00552F83">
        <w:rPr>
          <w:rFonts w:ascii="Lato" w:eastAsia="Times New Roman" w:hAnsi="Lato" w:cs="Times New Roman"/>
          <w:szCs w:val="20"/>
          <w:lang w:eastAsia="zh-CN"/>
        </w:rPr>
        <w:t xml:space="preserve"> </w:t>
      </w:r>
      <w:r w:rsidRPr="00552F83">
        <w:rPr>
          <w:rFonts w:ascii="Lato" w:eastAsia="DengXian" w:hAnsi="Lato" w:cs="Arial"/>
          <w:color w:val="000000" w:themeColor="text1"/>
          <w:szCs w:val="20"/>
          <w:lang w:eastAsia="zh-CN"/>
        </w:rPr>
        <w:t xml:space="preserve">While it is true that global BDO production is currently in a state of overcapacity, this situation is primarily driven by the recent development of a more cost-effective </w:t>
      </w:r>
      <w:r w:rsidR="00A979EA" w:rsidRPr="00552F83">
        <w:rPr>
          <w:rFonts w:ascii="Lato" w:eastAsia="DengXian" w:hAnsi="Lato" w:cs="Arial"/>
          <w:iCs/>
          <w:color w:val="000000" w:themeColor="text1"/>
          <w:szCs w:val="20"/>
          <w:lang w:eastAsia="zh-CN"/>
        </w:rPr>
        <w:t>C</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H</w:t>
      </w:r>
      <w:r w:rsidR="00A979EA" w:rsidRPr="00552F83">
        <w:rPr>
          <w:rFonts w:ascii="Lato" w:eastAsia="DengXian" w:hAnsi="Lato" w:cs="Arial"/>
          <w:iCs/>
          <w:color w:val="000000" w:themeColor="text1"/>
          <w:szCs w:val="20"/>
          <w:vertAlign w:val="subscript"/>
          <w:lang w:eastAsia="zh-CN"/>
        </w:rPr>
        <w:t>2</w:t>
      </w:r>
      <w:r w:rsidRPr="00552F83">
        <w:rPr>
          <w:rFonts w:ascii="Lato" w:eastAsia="DengXian" w:hAnsi="Lato" w:cs="Arial"/>
          <w:color w:val="000000" w:themeColor="text1"/>
          <w:szCs w:val="20"/>
          <w:lang w:eastAsia="zh-CN"/>
        </w:rPr>
        <w:t>-to-BDO process in China. This process has significantly reduced market prices and now accounts for over 55% of the world’s capacity and 40% of global production (</w:t>
      </w:r>
      <w:r w:rsidRPr="00552F83">
        <w:rPr>
          <w:rFonts w:ascii="Lato" w:eastAsia="DengXian" w:hAnsi="Lato" w:cs="Arial"/>
          <w:iCs/>
          <w:color w:val="000000" w:themeColor="text1"/>
          <w:szCs w:val="20"/>
          <w:lang w:eastAsia="zh-CN"/>
        </w:rPr>
        <w:t>ChemCatChem</w:t>
      </w:r>
      <w:r w:rsidRPr="00552F83">
        <w:rPr>
          <w:rFonts w:ascii="Lato" w:eastAsia="DengXian" w:hAnsi="Lato" w:cs="Arial"/>
          <w:color w:val="000000" w:themeColor="text1"/>
          <w:szCs w:val="20"/>
          <w:lang w:eastAsia="zh-CN"/>
        </w:rPr>
        <w:t xml:space="preserve"> 2020, 12, 2859; </w:t>
      </w:r>
      <w:r w:rsidRPr="00552F83">
        <w:rPr>
          <w:rFonts w:ascii="Lato" w:hAnsi="Lato" w:cs="Arial"/>
          <w:iCs/>
          <w:szCs w:val="20"/>
        </w:rPr>
        <w:t>J. Adv. Manuf. Process.</w:t>
      </w:r>
      <w:r w:rsidRPr="00552F83">
        <w:rPr>
          <w:rFonts w:ascii="Lato" w:hAnsi="Lato" w:cs="Arial"/>
          <w:szCs w:val="20"/>
        </w:rPr>
        <w:t xml:space="preserve"> </w:t>
      </w:r>
      <w:r w:rsidRPr="00552F83">
        <w:rPr>
          <w:rFonts w:ascii="Lato" w:eastAsia="DengXian" w:hAnsi="Lato" w:cs="Arial"/>
          <w:color w:val="000000" w:themeColor="text1"/>
          <w:szCs w:val="20"/>
          <w:lang w:eastAsia="zh-CN"/>
        </w:rPr>
        <w:t>2020, 2,</w:t>
      </w:r>
      <w:r w:rsidRPr="00552F83">
        <w:rPr>
          <w:rFonts w:ascii="Lato" w:hAnsi="Lato" w:cs="Arial"/>
          <w:szCs w:val="20"/>
          <w:lang w:eastAsia="zh-CN"/>
        </w:rPr>
        <w:t xml:space="preserve"> </w:t>
      </w:r>
      <w:r w:rsidRPr="00552F83">
        <w:rPr>
          <w:rFonts w:ascii="Lato" w:hAnsi="Lato" w:cs="Arial"/>
          <w:szCs w:val="20"/>
        </w:rPr>
        <w:t>e10054</w:t>
      </w:r>
      <w:r w:rsidRPr="00552F83">
        <w:rPr>
          <w:rFonts w:ascii="Lato" w:eastAsia="DengXian" w:hAnsi="Lato" w:cs="Arial"/>
          <w:color w:val="000000" w:themeColor="text1"/>
          <w:szCs w:val="20"/>
          <w:lang w:eastAsia="zh-CN"/>
        </w:rPr>
        <w:t>).</w:t>
      </w:r>
      <w:r w:rsidRPr="00552F83">
        <w:rPr>
          <w:rFonts w:ascii="Lato" w:eastAsia="Times New Roman" w:hAnsi="Lato" w:cs="Times New Roman"/>
          <w:szCs w:val="20"/>
          <w:lang w:eastAsia="zh-CN"/>
        </w:rPr>
        <w:t xml:space="preserve"> </w:t>
      </w:r>
      <w:r w:rsidRPr="00552F83">
        <w:rPr>
          <w:rFonts w:ascii="Lato" w:eastAsia="DengXian" w:hAnsi="Lato" w:cs="Arial"/>
          <w:color w:val="000000" w:themeColor="text1"/>
          <w:szCs w:val="20"/>
          <w:lang w:eastAsia="zh-CN"/>
        </w:rPr>
        <w:t xml:space="preserve">The success of </w:t>
      </w:r>
      <w:r w:rsidR="00A979EA" w:rsidRPr="00552F83">
        <w:rPr>
          <w:rFonts w:ascii="Lato" w:eastAsia="DengXian" w:hAnsi="Lato" w:cs="Arial"/>
          <w:iCs/>
          <w:color w:val="000000" w:themeColor="text1"/>
          <w:szCs w:val="20"/>
          <w:lang w:eastAsia="zh-CN"/>
        </w:rPr>
        <w:t>C</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H</w:t>
      </w:r>
      <w:r w:rsidR="00A979EA" w:rsidRPr="00552F83">
        <w:rPr>
          <w:rFonts w:ascii="Lato" w:eastAsia="DengXian" w:hAnsi="Lato" w:cs="Arial"/>
          <w:iCs/>
          <w:color w:val="000000" w:themeColor="text1"/>
          <w:szCs w:val="20"/>
          <w:vertAlign w:val="subscript"/>
          <w:lang w:eastAsia="zh-CN"/>
        </w:rPr>
        <w:t>2</w:t>
      </w:r>
      <w:r w:rsidRPr="00552F83">
        <w:rPr>
          <w:rFonts w:ascii="Lato" w:eastAsia="DengXian" w:hAnsi="Lato" w:cs="Arial"/>
          <w:color w:val="000000" w:themeColor="text1"/>
          <w:szCs w:val="20"/>
          <w:lang w:eastAsia="zh-CN"/>
        </w:rPr>
        <w:t xml:space="preserve">-based BDO production in China, though contributing to overcapacity, </w:t>
      </w:r>
      <w:r w:rsidR="00A83FB1" w:rsidRPr="00552F83">
        <w:rPr>
          <w:rFonts w:ascii="Lato" w:eastAsia="DengXian" w:hAnsi="Lato" w:cs="Arial"/>
          <w:color w:val="000000" w:themeColor="text1"/>
          <w:szCs w:val="20"/>
          <w:lang w:eastAsia="zh-CN"/>
        </w:rPr>
        <w:t xml:space="preserve">indeed </w:t>
      </w:r>
      <w:r w:rsidRPr="00552F83">
        <w:rPr>
          <w:rFonts w:ascii="Lato" w:eastAsia="DengXian" w:hAnsi="Lato" w:cs="Arial"/>
          <w:color w:val="000000" w:themeColor="text1"/>
          <w:szCs w:val="20"/>
          <w:lang w:eastAsia="zh-CN"/>
        </w:rPr>
        <w:t xml:space="preserve">underscores the unique role of </w:t>
      </w:r>
      <w:r w:rsidR="00A979EA" w:rsidRPr="00552F83">
        <w:rPr>
          <w:rFonts w:ascii="Lato" w:eastAsia="DengXian" w:hAnsi="Lato" w:cs="Arial"/>
          <w:iCs/>
          <w:color w:val="000000" w:themeColor="text1"/>
          <w:szCs w:val="20"/>
          <w:lang w:eastAsia="zh-CN"/>
        </w:rPr>
        <w:t>C</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H</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 xml:space="preserve"> </w:t>
      </w:r>
      <w:r w:rsidRPr="00552F83">
        <w:rPr>
          <w:rFonts w:ascii="Lato" w:eastAsia="DengXian" w:hAnsi="Lato" w:cs="Arial"/>
          <w:color w:val="000000" w:themeColor="text1"/>
          <w:szCs w:val="20"/>
          <w:lang w:eastAsia="zh-CN"/>
        </w:rPr>
        <w:t>and its irreplaceability in certain chemical processes.</w:t>
      </w:r>
    </w:p>
    <w:p w14:paraId="0BCB3529" w14:textId="4EBC005A" w:rsidR="00281CBC" w:rsidRDefault="006A1F91" w:rsidP="00531BB2">
      <w:pPr>
        <w:spacing w:after="0"/>
        <w:rPr>
          <w:rFonts w:ascii="Lato" w:eastAsia="DengXian" w:hAnsi="Lato" w:cs="Arial"/>
          <w:b/>
          <w:bCs/>
          <w:color w:val="000000" w:themeColor="text1"/>
          <w:szCs w:val="20"/>
          <w:lang w:eastAsia="zh-CN"/>
        </w:rPr>
      </w:pPr>
      <w:r>
        <w:rPr>
          <w:rFonts w:ascii="Lato" w:eastAsia="DengXian" w:hAnsi="Lato" w:cs="Arial"/>
          <w:b/>
          <w:bCs/>
          <w:color w:val="000000" w:themeColor="text1"/>
          <w:szCs w:val="20"/>
          <w:lang w:eastAsia="zh-CN"/>
        </w:rPr>
        <w:t>Action:</w:t>
      </w:r>
      <w:r w:rsidRPr="006A1F91">
        <w:rPr>
          <w:rFonts w:ascii="Lato" w:eastAsia="DengXian" w:hAnsi="Lato" w:cs="Arial"/>
          <w:bCs/>
          <w:color w:val="000000" w:themeColor="text1"/>
          <w:szCs w:val="20"/>
          <w:lang w:eastAsia="zh-CN"/>
        </w:rPr>
        <w:t xml:space="preserve"> </w:t>
      </w:r>
      <w:r w:rsidR="00281CBC" w:rsidRPr="006A1F91">
        <w:rPr>
          <w:rFonts w:ascii="Lato" w:eastAsia="DengXian" w:hAnsi="Lato" w:cs="Arial"/>
          <w:bCs/>
          <w:color w:val="000000" w:themeColor="text1"/>
          <w:szCs w:val="20"/>
          <w:lang w:eastAsia="zh-CN"/>
        </w:rPr>
        <w:t xml:space="preserve">We have </w:t>
      </w:r>
      <w:r w:rsidR="00510193" w:rsidRPr="006A1F91">
        <w:rPr>
          <w:rFonts w:ascii="Lato" w:eastAsia="DengXian" w:hAnsi="Lato" w:cs="Arial" w:hint="eastAsia"/>
          <w:bCs/>
          <w:color w:val="000000" w:themeColor="text1"/>
          <w:szCs w:val="20"/>
          <w:lang w:eastAsia="zh-CN"/>
        </w:rPr>
        <w:t>included</w:t>
      </w:r>
      <w:r w:rsidR="00281CBC" w:rsidRPr="006A1F91">
        <w:rPr>
          <w:rFonts w:ascii="Lato" w:eastAsia="DengXian" w:hAnsi="Lato" w:cs="Arial"/>
          <w:bCs/>
          <w:color w:val="000000" w:themeColor="text1"/>
          <w:szCs w:val="20"/>
          <w:lang w:eastAsia="zh-CN"/>
        </w:rPr>
        <w:t xml:space="preserve"> </w:t>
      </w:r>
      <w:r w:rsidR="007314DC" w:rsidRPr="006A1F91">
        <w:rPr>
          <w:rFonts w:ascii="Lato" w:eastAsia="DengXian" w:hAnsi="Lato" w:cs="Arial"/>
          <w:bCs/>
          <w:color w:val="000000" w:themeColor="text1"/>
          <w:szCs w:val="20"/>
          <w:lang w:eastAsia="zh-CN"/>
        </w:rPr>
        <w:t xml:space="preserve">the </w:t>
      </w:r>
      <w:r w:rsidR="00281CBC" w:rsidRPr="006A1F91">
        <w:rPr>
          <w:rFonts w:ascii="Lato" w:eastAsia="DengXian" w:hAnsi="Lato" w:cs="Arial"/>
          <w:bCs/>
          <w:color w:val="000000" w:themeColor="text1"/>
          <w:szCs w:val="20"/>
          <w:lang w:eastAsia="zh-CN"/>
        </w:rPr>
        <w:t>reasons behind BDO overcapacity in Section</w:t>
      </w:r>
      <w:r w:rsidR="00A83FB1" w:rsidRPr="006A1F91">
        <w:rPr>
          <w:rFonts w:ascii="Lato" w:eastAsia="DengXian" w:hAnsi="Lato" w:cs="Arial"/>
          <w:bCs/>
          <w:color w:val="000000" w:themeColor="text1"/>
          <w:szCs w:val="20"/>
          <w:lang w:eastAsia="zh-CN"/>
        </w:rPr>
        <w:t xml:space="preserve"> </w:t>
      </w:r>
      <w:r w:rsidR="00281CBC" w:rsidRPr="006A1F91">
        <w:rPr>
          <w:rFonts w:ascii="Lato" w:eastAsia="DengXian" w:hAnsi="Lato" w:cs="Arial"/>
          <w:bCs/>
          <w:color w:val="000000" w:themeColor="text1"/>
          <w:szCs w:val="20"/>
          <w:lang w:eastAsia="zh-CN"/>
        </w:rPr>
        <w:t xml:space="preserve">2.1 to highlight the significance of </w:t>
      </w:r>
      <w:r w:rsidR="00A979EA" w:rsidRPr="006A1F91">
        <w:rPr>
          <w:rFonts w:ascii="Lato" w:eastAsia="DengXian" w:hAnsi="Lato" w:cs="Arial"/>
          <w:bCs/>
          <w:iCs/>
          <w:color w:val="000000" w:themeColor="text1"/>
          <w:szCs w:val="20"/>
          <w:lang w:eastAsia="zh-CN"/>
        </w:rPr>
        <w:t>C</w:t>
      </w:r>
      <w:r w:rsidR="00A979EA" w:rsidRPr="006A1F91">
        <w:rPr>
          <w:rFonts w:ascii="Lato" w:eastAsia="DengXian" w:hAnsi="Lato" w:cs="Arial"/>
          <w:bCs/>
          <w:iCs/>
          <w:color w:val="000000" w:themeColor="text1"/>
          <w:szCs w:val="20"/>
          <w:vertAlign w:val="subscript"/>
          <w:lang w:eastAsia="zh-CN"/>
        </w:rPr>
        <w:t>2</w:t>
      </w:r>
      <w:r w:rsidR="00A979EA" w:rsidRPr="006A1F91">
        <w:rPr>
          <w:rFonts w:ascii="Lato" w:eastAsia="DengXian" w:hAnsi="Lato" w:cs="Arial"/>
          <w:bCs/>
          <w:iCs/>
          <w:color w:val="000000" w:themeColor="text1"/>
          <w:szCs w:val="20"/>
          <w:lang w:eastAsia="zh-CN"/>
        </w:rPr>
        <w:t>H</w:t>
      </w:r>
      <w:r w:rsidR="00A979EA" w:rsidRPr="006A1F91">
        <w:rPr>
          <w:rFonts w:ascii="Lato" w:eastAsia="DengXian" w:hAnsi="Lato" w:cs="Arial"/>
          <w:bCs/>
          <w:iCs/>
          <w:color w:val="000000" w:themeColor="text1"/>
          <w:szCs w:val="20"/>
          <w:vertAlign w:val="subscript"/>
          <w:lang w:eastAsia="zh-CN"/>
        </w:rPr>
        <w:t>2</w:t>
      </w:r>
      <w:r w:rsidR="00A979EA" w:rsidRPr="006A1F91">
        <w:rPr>
          <w:rFonts w:ascii="Lato" w:eastAsia="DengXian" w:hAnsi="Lato" w:cs="Arial"/>
          <w:bCs/>
          <w:iCs/>
          <w:color w:val="000000" w:themeColor="text1"/>
          <w:szCs w:val="20"/>
          <w:lang w:eastAsia="zh-CN"/>
        </w:rPr>
        <w:t xml:space="preserve"> </w:t>
      </w:r>
      <w:r w:rsidR="00281CBC" w:rsidRPr="006A1F91">
        <w:rPr>
          <w:rFonts w:ascii="Lato" w:eastAsia="DengXian" w:hAnsi="Lato" w:cs="Arial"/>
          <w:bCs/>
          <w:color w:val="000000" w:themeColor="text1"/>
          <w:szCs w:val="20"/>
          <w:lang w:eastAsia="zh-CN"/>
        </w:rPr>
        <w:t>(page</w:t>
      </w:r>
      <w:r w:rsidR="00A83FB1" w:rsidRPr="006A1F91">
        <w:rPr>
          <w:rFonts w:ascii="Lato" w:eastAsia="DengXian" w:hAnsi="Lato" w:cs="Arial"/>
          <w:bCs/>
          <w:color w:val="000000" w:themeColor="text1"/>
          <w:szCs w:val="20"/>
          <w:lang w:eastAsia="zh-CN"/>
        </w:rPr>
        <w:t xml:space="preserve"> </w:t>
      </w:r>
      <w:r w:rsidR="00281CBC" w:rsidRPr="006A1F91">
        <w:rPr>
          <w:rFonts w:ascii="Lato" w:eastAsia="DengXian" w:hAnsi="Lato" w:cs="Arial"/>
          <w:bCs/>
          <w:color w:val="000000" w:themeColor="text1"/>
          <w:szCs w:val="20"/>
          <w:lang w:eastAsia="zh-CN"/>
        </w:rPr>
        <w:t>xx, line</w:t>
      </w:r>
      <w:r w:rsidR="00A83FB1" w:rsidRPr="006A1F91">
        <w:rPr>
          <w:rFonts w:ascii="Lato" w:eastAsia="DengXian" w:hAnsi="Lato" w:cs="Arial"/>
          <w:bCs/>
          <w:color w:val="000000" w:themeColor="text1"/>
          <w:szCs w:val="20"/>
          <w:lang w:eastAsia="zh-CN"/>
        </w:rPr>
        <w:t xml:space="preserve"> </w:t>
      </w:r>
      <w:r w:rsidR="00281CBC" w:rsidRPr="006A1F91">
        <w:rPr>
          <w:rFonts w:ascii="Lato" w:eastAsia="DengXian" w:hAnsi="Lato" w:cs="Arial"/>
          <w:bCs/>
          <w:color w:val="000000" w:themeColor="text1"/>
          <w:szCs w:val="20"/>
          <w:lang w:eastAsia="zh-CN"/>
        </w:rPr>
        <w:t>xx).</w:t>
      </w:r>
    </w:p>
    <w:p w14:paraId="1E04536B" w14:textId="77777777" w:rsidR="00531BB2" w:rsidRPr="00552F83" w:rsidRDefault="00531BB2" w:rsidP="00531BB2">
      <w:pPr>
        <w:spacing w:after="0" w:line="360" w:lineRule="auto"/>
        <w:rPr>
          <w:rFonts w:ascii="Lato" w:eastAsia="DengXian" w:hAnsi="Lato" w:cs="Arial"/>
          <w:color w:val="000000" w:themeColor="text1"/>
          <w:szCs w:val="20"/>
          <w:lang w:eastAsia="zh-CN"/>
        </w:rPr>
      </w:pPr>
    </w:p>
    <w:p w14:paraId="0AA40323" w14:textId="18741CE4" w:rsidR="00013347" w:rsidRPr="00552F83" w:rsidRDefault="00013347" w:rsidP="00987014">
      <w:pPr>
        <w:rPr>
          <w:rFonts w:ascii="Lato" w:eastAsiaTheme="minorHAnsi" w:hAnsi="Lato" w:cs="Arial"/>
          <w:iCs/>
          <w:color w:val="0000FF"/>
          <w:szCs w:val="20"/>
        </w:rPr>
      </w:pPr>
      <w:r w:rsidRPr="00172C2E">
        <w:rPr>
          <w:rFonts w:ascii="Lato" w:eastAsiaTheme="minorHAnsi" w:hAnsi="Lato" w:cs="Arial"/>
          <w:iCs/>
          <w:color w:val="0000FF"/>
          <w:szCs w:val="20"/>
        </w:rPr>
        <w:t>2.5.</w:t>
      </w:r>
      <w:r w:rsidR="00510193" w:rsidRPr="00172C2E">
        <w:rPr>
          <w:rFonts w:ascii="Lato" w:eastAsia="DengXian" w:hAnsi="Lato" w:cs="Arial" w:hint="eastAsia"/>
          <w:iCs/>
          <w:color w:val="0000FF"/>
          <w:szCs w:val="20"/>
          <w:lang w:eastAsia="zh-CN"/>
        </w:rPr>
        <w:t xml:space="preserve"> </w:t>
      </w:r>
      <w:r w:rsidR="002D6B9F" w:rsidRPr="00172C2E">
        <w:rPr>
          <w:rFonts w:ascii="Lato" w:eastAsiaTheme="minorHAnsi" w:hAnsi="Lato" w:cs="Arial"/>
          <w:iCs/>
          <w:color w:val="0000FF"/>
          <w:szCs w:val="20"/>
        </w:rPr>
        <w:t>Regarding the environmental and economic assessment of acetylene synthesis routes, fossil</w:t>
      </w:r>
      <w:r w:rsidR="00E7724F" w:rsidRPr="00172C2E">
        <w:rPr>
          <w:rFonts w:ascii="Lato" w:eastAsiaTheme="minorHAnsi" w:hAnsi="Lato" w:cs="Arial"/>
          <w:iCs/>
          <w:color w:val="0000FF"/>
          <w:szCs w:val="20"/>
        </w:rPr>
        <w:t xml:space="preserve"> </w:t>
      </w:r>
      <w:r w:rsidR="002D6B9F" w:rsidRPr="00172C2E">
        <w:rPr>
          <w:rFonts w:ascii="Lato" w:eastAsiaTheme="minorHAnsi" w:hAnsi="Lato" w:cs="Arial"/>
          <w:iCs/>
          <w:color w:val="0000FF"/>
          <w:szCs w:val="20"/>
        </w:rPr>
        <w:t>based and green, I am not convinced by the replacement of methane by biomethane, coal by biochar as mentioned above. The production of C</w:t>
      </w:r>
      <w:r w:rsidR="002D6B9F" w:rsidRPr="00172C2E">
        <w:rPr>
          <w:rFonts w:ascii="Lato" w:eastAsiaTheme="minorHAnsi" w:hAnsi="Lato" w:cs="Arial"/>
          <w:iCs/>
          <w:color w:val="0000FF"/>
          <w:szCs w:val="20"/>
          <w:vertAlign w:val="subscript"/>
        </w:rPr>
        <w:t>2</w:t>
      </w:r>
      <w:r w:rsidR="002D6B9F" w:rsidRPr="00172C2E">
        <w:rPr>
          <w:rFonts w:ascii="Lato" w:eastAsiaTheme="minorHAnsi" w:hAnsi="Lato" w:cs="Arial"/>
          <w:iCs/>
          <w:color w:val="0000FF"/>
          <w:szCs w:val="20"/>
        </w:rPr>
        <w:t>H</w:t>
      </w:r>
      <w:r w:rsidR="002D6B9F" w:rsidRPr="00172C2E">
        <w:rPr>
          <w:rFonts w:ascii="Lato" w:eastAsiaTheme="minorHAnsi" w:hAnsi="Lato" w:cs="Arial"/>
          <w:iCs/>
          <w:color w:val="0000FF"/>
          <w:szCs w:val="20"/>
          <w:vertAlign w:val="subscript"/>
        </w:rPr>
        <w:t>2</w:t>
      </w:r>
      <w:r w:rsidR="002D6B9F" w:rsidRPr="00172C2E">
        <w:rPr>
          <w:rFonts w:ascii="Lato" w:eastAsiaTheme="minorHAnsi" w:hAnsi="Lato" w:cs="Arial"/>
          <w:iCs/>
          <w:color w:val="0000FF"/>
          <w:szCs w:val="20"/>
        </w:rPr>
        <w:t xml:space="preserve"> must consider where feedstock comes and how much volume of feedstock can be supplied sufficiently. Also, as mentioned above, C</w:t>
      </w:r>
      <w:r w:rsidR="002D6B9F" w:rsidRPr="00172C2E">
        <w:rPr>
          <w:rFonts w:ascii="Lato" w:eastAsiaTheme="minorHAnsi" w:hAnsi="Lato" w:cs="Arial"/>
          <w:iCs/>
          <w:color w:val="0000FF"/>
          <w:szCs w:val="20"/>
          <w:vertAlign w:val="subscript"/>
        </w:rPr>
        <w:t>2</w:t>
      </w:r>
      <w:r w:rsidR="002D6B9F" w:rsidRPr="00172C2E">
        <w:rPr>
          <w:rFonts w:ascii="Lato" w:eastAsiaTheme="minorHAnsi" w:hAnsi="Lato" w:cs="Arial"/>
          <w:iCs/>
          <w:color w:val="0000FF"/>
          <w:szCs w:val="20"/>
        </w:rPr>
        <w:t>H</w:t>
      </w:r>
      <w:r w:rsidR="002D6B9F" w:rsidRPr="00172C2E">
        <w:rPr>
          <w:rFonts w:ascii="Lato" w:eastAsiaTheme="minorHAnsi" w:hAnsi="Lato" w:cs="Arial"/>
          <w:iCs/>
          <w:color w:val="0000FF"/>
          <w:szCs w:val="20"/>
          <w:vertAlign w:val="subscript"/>
        </w:rPr>
        <w:t>2</w:t>
      </w:r>
      <w:r w:rsidR="002D6B9F" w:rsidRPr="00172C2E">
        <w:rPr>
          <w:rFonts w:ascii="Lato" w:eastAsiaTheme="minorHAnsi" w:hAnsi="Lato" w:cs="Arial"/>
          <w:iCs/>
          <w:color w:val="0000FF"/>
          <w:szCs w:val="20"/>
        </w:rPr>
        <w:t xml:space="preserve"> industry is closely connected with chlor-alkali industry. Therefore, the environmental and economic assessment of acetylene synthesis routes must be carried out in a specific chemical industrial park, or in a province/state, or across a country, even beyond. From my point of view, to improve the green footprint with acceptable environmental and economic assessment, the key is the green electricity, instead of the “green” feedstock, because of the process features.</w:t>
      </w:r>
    </w:p>
    <w:p w14:paraId="38A8C933" w14:textId="0F99F9DC" w:rsidR="00CF68D3" w:rsidRPr="00552F83" w:rsidRDefault="004B275C" w:rsidP="00987014">
      <w:pPr>
        <w:rPr>
          <w:rFonts w:ascii="Lato" w:eastAsia="DengXian" w:hAnsi="Lato" w:cs="Arial"/>
          <w:iCs/>
          <w:color w:val="000000" w:themeColor="text1"/>
          <w:szCs w:val="20"/>
          <w:lang w:eastAsia="zh-CN"/>
        </w:rPr>
      </w:pPr>
      <w:r w:rsidRPr="00552F83">
        <w:rPr>
          <w:rFonts w:ascii="Lato" w:eastAsia="DengXian" w:hAnsi="Lato" w:cs="Arial"/>
          <w:iCs/>
          <w:color w:val="000000" w:themeColor="text1"/>
          <w:szCs w:val="20"/>
          <w:lang w:eastAsia="zh-CN"/>
        </w:rPr>
        <w:t xml:space="preserve">We acknowledge the concern regarding the availability of biochar and biomethane. As noted in </w:t>
      </w:r>
      <w:r w:rsidR="00524A9A" w:rsidRPr="00552F83">
        <w:rPr>
          <w:rFonts w:ascii="Lato" w:eastAsia="DengXian" w:hAnsi="Lato" w:cs="Arial" w:hint="eastAsia"/>
          <w:iCs/>
          <w:color w:val="000000" w:themeColor="text1"/>
          <w:szCs w:val="20"/>
          <w:lang w:eastAsia="zh-CN"/>
        </w:rPr>
        <w:t xml:space="preserve">the response to </w:t>
      </w:r>
      <w:r w:rsidRPr="00552F83">
        <w:rPr>
          <w:rFonts w:ascii="Lato" w:eastAsia="DengXian" w:hAnsi="Lato" w:cs="Arial"/>
          <w:iCs/>
          <w:color w:val="000000" w:themeColor="text1"/>
          <w:szCs w:val="20"/>
          <w:lang w:eastAsia="zh-CN"/>
        </w:rPr>
        <w:t>comment</w:t>
      </w:r>
      <w:r w:rsidR="00A83FB1" w:rsidRPr="00552F83">
        <w:rPr>
          <w:rFonts w:ascii="Lato" w:eastAsia="DengXian" w:hAnsi="Lato" w:cs="Arial"/>
          <w:iCs/>
          <w:color w:val="000000" w:themeColor="text1"/>
          <w:szCs w:val="20"/>
          <w:lang w:eastAsia="zh-CN"/>
        </w:rPr>
        <w:t xml:space="preserve"> </w:t>
      </w:r>
      <w:r w:rsidRPr="00552F83">
        <w:rPr>
          <w:rFonts w:ascii="Lato" w:eastAsia="DengXian" w:hAnsi="Lato" w:cs="Arial"/>
          <w:iCs/>
          <w:color w:val="000000" w:themeColor="text1"/>
          <w:szCs w:val="20"/>
          <w:lang w:eastAsia="zh-CN"/>
        </w:rPr>
        <w:t xml:space="preserve">2.3, by 2050, their projected availability–4% and 26% </w:t>
      </w:r>
      <w:r w:rsidR="00473C2B" w:rsidRPr="00552F83">
        <w:rPr>
          <w:rFonts w:ascii="Lato" w:eastAsia="DengXian" w:hAnsi="Lato" w:cs="Arial" w:hint="eastAsia"/>
          <w:iCs/>
          <w:color w:val="000000" w:themeColor="text1"/>
          <w:szCs w:val="20"/>
          <w:lang w:eastAsia="zh-CN"/>
        </w:rPr>
        <w:t xml:space="preserve">(or less) </w:t>
      </w:r>
      <w:r w:rsidRPr="00552F83">
        <w:rPr>
          <w:rFonts w:ascii="Lato" w:eastAsia="DengXian" w:hAnsi="Lato" w:cs="Arial"/>
          <w:iCs/>
          <w:color w:val="000000" w:themeColor="text1"/>
          <w:szCs w:val="20"/>
          <w:lang w:eastAsia="zh-CN"/>
        </w:rPr>
        <w:t>of their potential, respectively</w:t>
      </w:r>
      <w:r w:rsidR="00DD2E7E" w:rsidRPr="00552F83">
        <w:rPr>
          <w:rFonts w:ascii="Lato" w:eastAsia="DengXian" w:hAnsi="Lato" w:cs="Arial"/>
          <w:iCs/>
          <w:color w:val="000000" w:themeColor="text1"/>
          <w:szCs w:val="20"/>
          <w:lang w:eastAsia="zh-CN"/>
        </w:rPr>
        <w:t xml:space="preserve">–will be sufficient to meet current global </w:t>
      </w:r>
      <w:r w:rsidR="00A979EA" w:rsidRPr="00552F83">
        <w:rPr>
          <w:rFonts w:ascii="Lato" w:eastAsia="DengXian" w:hAnsi="Lato" w:cs="Arial"/>
          <w:iCs/>
          <w:color w:val="000000" w:themeColor="text1"/>
          <w:szCs w:val="20"/>
          <w:lang w:eastAsia="zh-CN"/>
        </w:rPr>
        <w:t>C</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H</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 xml:space="preserve"> </w:t>
      </w:r>
      <w:r w:rsidR="00DD2E7E" w:rsidRPr="00552F83">
        <w:rPr>
          <w:rFonts w:ascii="Lato" w:eastAsia="DengXian" w:hAnsi="Lato" w:cs="Arial"/>
          <w:iCs/>
          <w:color w:val="000000" w:themeColor="text1"/>
          <w:szCs w:val="20"/>
          <w:lang w:eastAsia="zh-CN"/>
        </w:rPr>
        <w:t>demands, despite present limitations.</w:t>
      </w:r>
    </w:p>
    <w:p w14:paraId="7C33FA74" w14:textId="00B50067" w:rsidR="00A065DB" w:rsidRPr="004F48F8" w:rsidRDefault="00A065DB" w:rsidP="00A065DB">
      <w:pPr>
        <w:rPr>
          <w:rFonts w:ascii="Lato" w:eastAsia="DengXian" w:hAnsi="Lato" w:cs="Arial"/>
          <w:iCs/>
          <w:color w:val="000000" w:themeColor="text1"/>
          <w:szCs w:val="20"/>
          <w:lang w:val="en-GB" w:eastAsia="zh-CN"/>
        </w:rPr>
      </w:pPr>
      <w:r w:rsidRPr="00552F83">
        <w:rPr>
          <w:rFonts w:ascii="Lato" w:eastAsia="DengXian" w:hAnsi="Lato" w:cs="Arial"/>
          <w:iCs/>
          <w:color w:val="000000" w:themeColor="text1"/>
          <w:szCs w:val="20"/>
          <w:lang w:val="en-GB" w:eastAsia="zh-CN"/>
        </w:rPr>
        <w:t>We would like to emphasize that the system boundary for this analysis has been defined exclusively as the C</w:t>
      </w:r>
      <w:r w:rsidRPr="00552F83">
        <w:rPr>
          <w:rFonts w:ascii="Lato" w:eastAsia="DengXian" w:hAnsi="Lato" w:cs="Arial"/>
          <w:iCs/>
          <w:color w:val="000000" w:themeColor="text1"/>
          <w:szCs w:val="20"/>
          <w:vertAlign w:val="subscript"/>
          <w:lang w:val="en-GB" w:eastAsia="zh-CN"/>
        </w:rPr>
        <w:t>2</w:t>
      </w:r>
      <w:r w:rsidRPr="00552F83">
        <w:rPr>
          <w:rFonts w:ascii="Lato" w:eastAsia="DengXian" w:hAnsi="Lato" w:cs="Arial"/>
          <w:iCs/>
          <w:color w:val="000000" w:themeColor="text1"/>
          <w:szCs w:val="20"/>
          <w:lang w:val="en-GB" w:eastAsia="zh-CN"/>
        </w:rPr>
        <w:t>H</w:t>
      </w:r>
      <w:r w:rsidRPr="00552F83">
        <w:rPr>
          <w:rFonts w:ascii="Lato" w:eastAsia="DengXian" w:hAnsi="Lato" w:cs="Arial"/>
          <w:iCs/>
          <w:color w:val="000000" w:themeColor="text1"/>
          <w:szCs w:val="20"/>
          <w:vertAlign w:val="subscript"/>
          <w:lang w:val="en-GB" w:eastAsia="zh-CN"/>
        </w:rPr>
        <w:t>2</w:t>
      </w:r>
      <w:r w:rsidRPr="00552F83">
        <w:rPr>
          <w:rFonts w:ascii="Lato" w:eastAsia="DengXian" w:hAnsi="Lato" w:cs="Arial"/>
          <w:iCs/>
          <w:color w:val="000000" w:themeColor="text1"/>
          <w:szCs w:val="20"/>
          <w:lang w:val="en-GB" w:eastAsia="zh-CN"/>
        </w:rPr>
        <w:t xml:space="preserve"> production process. It is assumed that the CaC</w:t>
      </w:r>
      <w:r w:rsidRPr="00552F83">
        <w:rPr>
          <w:rFonts w:ascii="Lato" w:eastAsia="DengXian" w:hAnsi="Lato" w:cs="Arial"/>
          <w:iCs/>
          <w:color w:val="000000" w:themeColor="text1"/>
          <w:szCs w:val="20"/>
          <w:vertAlign w:val="subscript"/>
          <w:lang w:val="en-GB" w:eastAsia="zh-CN"/>
        </w:rPr>
        <w:t>2</w:t>
      </w:r>
      <w:r w:rsidRPr="00552F83">
        <w:rPr>
          <w:rFonts w:ascii="Lato" w:eastAsia="DengXian" w:hAnsi="Lato" w:cs="Arial"/>
          <w:iCs/>
          <w:color w:val="000000" w:themeColor="text1"/>
          <w:szCs w:val="20"/>
          <w:lang w:val="en-GB" w:eastAsia="zh-CN"/>
        </w:rPr>
        <w:t xml:space="preserve"> production facilities are integrated with the C</w:t>
      </w:r>
      <w:r w:rsidRPr="00552F83">
        <w:rPr>
          <w:rFonts w:ascii="Lato" w:eastAsia="DengXian" w:hAnsi="Lato" w:cs="Arial"/>
          <w:iCs/>
          <w:color w:val="000000" w:themeColor="text1"/>
          <w:szCs w:val="20"/>
          <w:vertAlign w:val="subscript"/>
          <w:lang w:val="en-GB" w:eastAsia="zh-CN"/>
        </w:rPr>
        <w:t>2</w:t>
      </w:r>
      <w:r w:rsidRPr="00552F83">
        <w:rPr>
          <w:rFonts w:ascii="Lato" w:eastAsia="DengXian" w:hAnsi="Lato" w:cs="Arial"/>
          <w:iCs/>
          <w:color w:val="000000" w:themeColor="text1"/>
          <w:szCs w:val="20"/>
          <w:lang w:val="en-GB" w:eastAsia="zh-CN"/>
        </w:rPr>
        <w:t>H</w:t>
      </w:r>
      <w:r w:rsidRPr="00552F83">
        <w:rPr>
          <w:rFonts w:ascii="Lato" w:eastAsia="DengXian" w:hAnsi="Lato" w:cs="Arial"/>
          <w:iCs/>
          <w:color w:val="000000" w:themeColor="text1"/>
          <w:szCs w:val="20"/>
          <w:vertAlign w:val="subscript"/>
          <w:lang w:val="en-GB" w:eastAsia="zh-CN"/>
        </w:rPr>
        <w:t>2</w:t>
      </w:r>
      <w:r w:rsidRPr="00552F83">
        <w:rPr>
          <w:rFonts w:ascii="Lato" w:eastAsia="DengXian" w:hAnsi="Lato" w:cs="Arial"/>
          <w:iCs/>
          <w:color w:val="000000" w:themeColor="text1"/>
          <w:szCs w:val="20"/>
          <w:lang w:val="en-GB" w:eastAsia="zh-CN"/>
        </w:rPr>
        <w:t xml:space="preserve"> plant; therefore, CaC</w:t>
      </w:r>
      <w:r w:rsidRPr="00552F83">
        <w:rPr>
          <w:rFonts w:ascii="Lato" w:eastAsia="DengXian" w:hAnsi="Lato" w:cs="Arial"/>
          <w:iCs/>
          <w:color w:val="000000" w:themeColor="text1"/>
          <w:szCs w:val="20"/>
          <w:vertAlign w:val="subscript"/>
          <w:lang w:val="en-GB" w:eastAsia="zh-CN"/>
        </w:rPr>
        <w:t>2</w:t>
      </w:r>
      <w:r w:rsidRPr="00552F83">
        <w:rPr>
          <w:rFonts w:ascii="Lato" w:eastAsia="DengXian" w:hAnsi="Lato" w:cs="Arial"/>
          <w:iCs/>
          <w:color w:val="000000" w:themeColor="text1"/>
          <w:szCs w:val="20"/>
          <w:lang w:val="en-GB" w:eastAsia="zh-CN"/>
        </w:rPr>
        <w:t xml:space="preserve"> is treated as an input to the economic and environmental assessment, with its associated climate change impacts and costs accounted for accordingly. The downstream utilization of acetylene is not considered in this study. However, a representative case for VCM production is presented, where C</w:t>
      </w:r>
      <w:r w:rsidRPr="00552F83">
        <w:rPr>
          <w:rFonts w:ascii="Lato" w:eastAsia="DengXian" w:hAnsi="Lato" w:cs="Arial"/>
          <w:iCs/>
          <w:color w:val="000000" w:themeColor="text1"/>
          <w:szCs w:val="20"/>
          <w:vertAlign w:val="subscript"/>
          <w:lang w:val="en-GB" w:eastAsia="zh-CN"/>
        </w:rPr>
        <w:t>2</w:t>
      </w:r>
      <w:r w:rsidRPr="00552F83">
        <w:rPr>
          <w:rFonts w:ascii="Lato" w:eastAsia="DengXian" w:hAnsi="Lato" w:cs="Arial"/>
          <w:iCs/>
          <w:color w:val="000000" w:themeColor="text1"/>
          <w:szCs w:val="20"/>
          <w:lang w:val="en-GB" w:eastAsia="zh-CN"/>
        </w:rPr>
        <w:t>H</w:t>
      </w:r>
      <w:r w:rsidRPr="00552F83">
        <w:rPr>
          <w:rFonts w:ascii="Lato" w:eastAsia="DengXian" w:hAnsi="Lato" w:cs="Arial"/>
          <w:iCs/>
          <w:color w:val="000000" w:themeColor="text1"/>
          <w:szCs w:val="20"/>
          <w:vertAlign w:val="subscript"/>
          <w:lang w:val="en-GB" w:eastAsia="zh-CN"/>
        </w:rPr>
        <w:t>2</w:t>
      </w:r>
      <w:r w:rsidRPr="00552F83">
        <w:rPr>
          <w:rFonts w:ascii="Lato" w:eastAsia="DengXian" w:hAnsi="Lato" w:cs="Arial"/>
          <w:iCs/>
          <w:color w:val="000000" w:themeColor="text1"/>
          <w:szCs w:val="20"/>
          <w:lang w:val="en-GB" w:eastAsia="zh-CN"/>
        </w:rPr>
        <w:t xml:space="preserve"> and HCl are assumed to be </w:t>
      </w:r>
      <w:r w:rsidRPr="004F48F8">
        <w:rPr>
          <w:rFonts w:ascii="Lato" w:eastAsia="DengXian" w:hAnsi="Lato" w:cs="Arial"/>
          <w:iCs/>
          <w:color w:val="000000" w:themeColor="text1"/>
          <w:szCs w:val="20"/>
          <w:lang w:val="en-GB" w:eastAsia="zh-CN"/>
        </w:rPr>
        <w:t>inputs to a VCM production plant integrated with the C</w:t>
      </w:r>
      <w:r w:rsidRPr="004F48F8">
        <w:rPr>
          <w:rFonts w:ascii="Lato" w:eastAsia="DengXian" w:hAnsi="Lato" w:cs="Arial"/>
          <w:iCs/>
          <w:color w:val="000000" w:themeColor="text1"/>
          <w:szCs w:val="20"/>
          <w:vertAlign w:val="subscript"/>
          <w:lang w:val="en-GB" w:eastAsia="zh-CN"/>
        </w:rPr>
        <w:t>2</w:t>
      </w:r>
      <w:r w:rsidRPr="004F48F8">
        <w:rPr>
          <w:rFonts w:ascii="Lato" w:eastAsia="DengXian" w:hAnsi="Lato" w:cs="Arial"/>
          <w:iCs/>
          <w:color w:val="000000" w:themeColor="text1"/>
          <w:szCs w:val="20"/>
          <w:lang w:val="en-GB" w:eastAsia="zh-CN"/>
        </w:rPr>
        <w:t>H</w:t>
      </w:r>
      <w:r w:rsidRPr="004F48F8">
        <w:rPr>
          <w:rFonts w:ascii="Lato" w:eastAsia="DengXian" w:hAnsi="Lato" w:cs="Arial"/>
          <w:iCs/>
          <w:color w:val="000000" w:themeColor="text1"/>
          <w:szCs w:val="20"/>
          <w:vertAlign w:val="subscript"/>
          <w:lang w:val="en-GB" w:eastAsia="zh-CN"/>
        </w:rPr>
        <w:t>2</w:t>
      </w:r>
      <w:r w:rsidRPr="004F48F8">
        <w:rPr>
          <w:rFonts w:ascii="Lato" w:eastAsia="DengXian" w:hAnsi="Lato" w:cs="Arial"/>
          <w:iCs/>
          <w:color w:val="000000" w:themeColor="text1"/>
          <w:szCs w:val="20"/>
          <w:lang w:val="en-GB" w:eastAsia="zh-CN"/>
        </w:rPr>
        <w:t xml:space="preserve"> and HCl production facilities. </w:t>
      </w:r>
    </w:p>
    <w:p w14:paraId="39AE5ABD" w14:textId="14D56CE6" w:rsidR="00EE064B" w:rsidRDefault="009167E9" w:rsidP="00874CE3">
      <w:pPr>
        <w:rPr>
          <w:rFonts w:ascii="Lato" w:eastAsia="DengXian" w:hAnsi="Lato" w:cs="Arial"/>
          <w:iCs/>
          <w:color w:val="000000" w:themeColor="text1"/>
          <w:szCs w:val="20"/>
          <w:lang w:eastAsia="zh-CN"/>
        </w:rPr>
      </w:pPr>
      <w:r w:rsidRPr="004F48F8">
        <w:rPr>
          <w:rFonts w:ascii="Lato" w:eastAsia="DengXian" w:hAnsi="Lato" w:cs="Arial"/>
          <w:iCs/>
          <w:color w:val="000000" w:themeColor="text1"/>
          <w:szCs w:val="20"/>
          <w:lang w:eastAsia="zh-CN"/>
        </w:rPr>
        <w:t xml:space="preserve">In the context of using renewable electricity for </w:t>
      </w:r>
      <w:r w:rsidR="00A979EA" w:rsidRPr="004F48F8">
        <w:rPr>
          <w:rFonts w:ascii="Lato" w:eastAsia="DengXian" w:hAnsi="Lato" w:cs="Arial"/>
          <w:iCs/>
          <w:color w:val="000000" w:themeColor="text1"/>
          <w:szCs w:val="20"/>
          <w:lang w:eastAsia="zh-CN"/>
        </w:rPr>
        <w:t>C</w:t>
      </w:r>
      <w:r w:rsidR="00A979EA" w:rsidRPr="004F48F8">
        <w:rPr>
          <w:rFonts w:ascii="Lato" w:eastAsia="DengXian" w:hAnsi="Lato" w:cs="Arial"/>
          <w:iCs/>
          <w:color w:val="000000" w:themeColor="text1"/>
          <w:szCs w:val="20"/>
          <w:vertAlign w:val="subscript"/>
          <w:lang w:eastAsia="zh-CN"/>
        </w:rPr>
        <w:t>2</w:t>
      </w:r>
      <w:r w:rsidR="00A979EA" w:rsidRPr="004F48F8">
        <w:rPr>
          <w:rFonts w:ascii="Lato" w:eastAsia="DengXian" w:hAnsi="Lato" w:cs="Arial"/>
          <w:iCs/>
          <w:color w:val="000000" w:themeColor="text1"/>
          <w:szCs w:val="20"/>
          <w:lang w:eastAsia="zh-CN"/>
        </w:rPr>
        <w:t>H</w:t>
      </w:r>
      <w:r w:rsidR="00A979EA" w:rsidRPr="004F48F8">
        <w:rPr>
          <w:rFonts w:ascii="Lato" w:eastAsia="DengXian" w:hAnsi="Lato" w:cs="Arial"/>
          <w:iCs/>
          <w:color w:val="000000" w:themeColor="text1"/>
          <w:szCs w:val="20"/>
          <w:vertAlign w:val="subscript"/>
          <w:lang w:eastAsia="zh-CN"/>
        </w:rPr>
        <w:t>2</w:t>
      </w:r>
      <w:r w:rsidR="00A979EA" w:rsidRPr="004F48F8">
        <w:rPr>
          <w:rFonts w:ascii="Lato" w:eastAsia="DengXian" w:hAnsi="Lato" w:cs="Arial"/>
          <w:iCs/>
          <w:color w:val="000000" w:themeColor="text1"/>
          <w:szCs w:val="20"/>
          <w:lang w:eastAsia="zh-CN"/>
        </w:rPr>
        <w:t xml:space="preserve"> </w:t>
      </w:r>
      <w:r w:rsidRPr="004F48F8">
        <w:rPr>
          <w:rFonts w:ascii="Lato" w:eastAsia="DengXian" w:hAnsi="Lato" w:cs="Arial"/>
          <w:iCs/>
          <w:color w:val="000000" w:themeColor="text1"/>
          <w:szCs w:val="20"/>
          <w:lang w:eastAsia="zh-CN"/>
        </w:rPr>
        <w:t>production, as highlighted in</w:t>
      </w:r>
      <w:r w:rsidR="00524A9A" w:rsidRPr="004F48F8">
        <w:rPr>
          <w:rFonts w:ascii="Lato" w:eastAsia="DengXian" w:hAnsi="Lato" w:cs="Arial" w:hint="eastAsia"/>
          <w:iCs/>
          <w:color w:val="000000" w:themeColor="text1"/>
          <w:szCs w:val="20"/>
          <w:lang w:eastAsia="zh-CN"/>
        </w:rPr>
        <w:t xml:space="preserve"> the response to</w:t>
      </w:r>
      <w:r w:rsidRPr="004F48F8">
        <w:rPr>
          <w:rFonts w:ascii="Lato" w:eastAsia="DengXian" w:hAnsi="Lato" w:cs="Arial"/>
          <w:iCs/>
          <w:color w:val="000000" w:themeColor="text1"/>
          <w:szCs w:val="20"/>
          <w:lang w:eastAsia="zh-CN"/>
        </w:rPr>
        <w:t xml:space="preserve"> comment</w:t>
      </w:r>
      <w:r w:rsidR="00A83FB1" w:rsidRPr="004F48F8">
        <w:rPr>
          <w:rFonts w:ascii="Lato" w:eastAsia="DengXian" w:hAnsi="Lato" w:cs="Arial"/>
          <w:iCs/>
          <w:color w:val="000000" w:themeColor="text1"/>
          <w:szCs w:val="20"/>
          <w:lang w:eastAsia="zh-CN"/>
        </w:rPr>
        <w:t xml:space="preserve"> </w:t>
      </w:r>
      <w:r w:rsidRPr="004F48F8">
        <w:rPr>
          <w:rFonts w:ascii="Lato" w:eastAsia="DengXian" w:hAnsi="Lato" w:cs="Arial"/>
          <w:iCs/>
          <w:color w:val="000000" w:themeColor="text1"/>
          <w:szCs w:val="20"/>
          <w:lang w:eastAsia="zh-CN"/>
        </w:rPr>
        <w:t>2.3, our analysis includes a climate change impact assessment based on the assumption of a decarbonized (green) electricity mix in 2050, as shown in Fig.</w:t>
      </w:r>
      <w:r w:rsidR="00A83FB1" w:rsidRPr="004F48F8">
        <w:rPr>
          <w:rFonts w:ascii="Lato" w:eastAsia="DengXian" w:hAnsi="Lato" w:cs="Arial"/>
          <w:iCs/>
          <w:color w:val="000000" w:themeColor="text1"/>
          <w:szCs w:val="20"/>
          <w:lang w:eastAsia="zh-CN"/>
        </w:rPr>
        <w:t xml:space="preserve"> </w:t>
      </w:r>
      <w:r w:rsidR="00473C2B" w:rsidRPr="004F48F8">
        <w:rPr>
          <w:rFonts w:ascii="Lato" w:eastAsia="DengXian" w:hAnsi="Lato" w:cs="Arial" w:hint="eastAsia"/>
          <w:iCs/>
          <w:color w:val="000000" w:themeColor="text1"/>
          <w:szCs w:val="20"/>
          <w:lang w:eastAsia="zh-CN"/>
        </w:rPr>
        <w:t>6</w:t>
      </w:r>
      <w:r w:rsidRPr="004F48F8">
        <w:rPr>
          <w:rFonts w:ascii="Lato" w:eastAsia="DengXian" w:hAnsi="Lato" w:cs="Arial"/>
          <w:iCs/>
          <w:color w:val="000000" w:themeColor="text1"/>
          <w:szCs w:val="20"/>
          <w:lang w:eastAsia="zh-CN"/>
        </w:rPr>
        <w:t>. However</w:t>
      </w:r>
      <w:r w:rsidRPr="00552F83">
        <w:rPr>
          <w:rFonts w:ascii="Lato" w:eastAsia="DengXian" w:hAnsi="Lato" w:cs="Arial"/>
          <w:iCs/>
          <w:color w:val="000000" w:themeColor="text1"/>
          <w:szCs w:val="20"/>
          <w:lang w:eastAsia="zh-CN"/>
        </w:rPr>
        <w:t xml:space="preserve">, recognizing that no single </w:t>
      </w:r>
      <w:r w:rsidRPr="00552F83">
        <w:rPr>
          <w:rFonts w:ascii="Lato" w:eastAsia="DengXian" w:hAnsi="Lato" w:cs="Arial"/>
          <w:iCs/>
          <w:color w:val="000000" w:themeColor="text1"/>
          <w:szCs w:val="20"/>
          <w:lang w:eastAsia="zh-CN"/>
        </w:rPr>
        <w:lastRenderedPageBreak/>
        <w:t xml:space="preserve">solution fits all scenarios, we broaden our focus beyond green electricity for sustainable </w:t>
      </w:r>
      <w:r w:rsidR="00A979EA" w:rsidRPr="00552F83">
        <w:rPr>
          <w:rFonts w:ascii="Lato" w:eastAsia="DengXian" w:hAnsi="Lato" w:cs="Arial"/>
          <w:iCs/>
          <w:color w:val="000000" w:themeColor="text1"/>
          <w:szCs w:val="20"/>
          <w:lang w:eastAsia="zh-CN"/>
        </w:rPr>
        <w:t>C</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H</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 xml:space="preserve"> </w:t>
      </w:r>
      <w:r w:rsidRPr="00552F83">
        <w:rPr>
          <w:rFonts w:ascii="Lato" w:eastAsia="DengXian" w:hAnsi="Lato" w:cs="Arial"/>
          <w:iCs/>
          <w:color w:val="000000" w:themeColor="text1"/>
          <w:szCs w:val="20"/>
          <w:lang w:eastAsia="zh-CN"/>
        </w:rPr>
        <w:t>production to consider renewable feedstocks.</w:t>
      </w:r>
    </w:p>
    <w:p w14:paraId="5ABF5FB0" w14:textId="004E3A9F" w:rsidR="00874CE3" w:rsidRPr="00874CE3" w:rsidRDefault="00874CE3" w:rsidP="00874CE3">
      <w:pPr>
        <w:spacing w:after="0"/>
        <w:rPr>
          <w:rFonts w:ascii="Lato" w:eastAsia="DengXian" w:hAnsi="Lato" w:cs="Arial"/>
          <w:iCs/>
          <w:color w:val="000000" w:themeColor="text1"/>
          <w:szCs w:val="20"/>
          <w:lang w:eastAsia="zh-CN"/>
        </w:rPr>
      </w:pPr>
      <w:r w:rsidRPr="00874CE3">
        <w:rPr>
          <w:rFonts w:ascii="Lato" w:eastAsia="DengXian" w:hAnsi="Lato" w:cs="Arial"/>
          <w:b/>
          <w:iCs/>
          <w:color w:val="000000" w:themeColor="text1"/>
          <w:szCs w:val="20"/>
          <w:lang w:eastAsia="zh-CN"/>
        </w:rPr>
        <w:t>Action:</w:t>
      </w:r>
      <w:r>
        <w:rPr>
          <w:rFonts w:ascii="Lato" w:eastAsia="DengXian" w:hAnsi="Lato" w:cs="Arial"/>
          <w:iCs/>
          <w:color w:val="000000" w:themeColor="text1"/>
          <w:szCs w:val="20"/>
          <w:lang w:eastAsia="zh-CN"/>
        </w:rPr>
        <w:t xml:space="preserve"> </w:t>
      </w:r>
      <w:r w:rsidRPr="00874CE3">
        <w:rPr>
          <w:rFonts w:ascii="Lato" w:eastAsia="DengXian" w:hAnsi="Lato" w:cs="Arial"/>
          <w:iCs/>
          <w:color w:val="000000" w:themeColor="text1"/>
          <w:szCs w:val="20"/>
          <w:lang w:eastAsia="zh-CN"/>
        </w:rPr>
        <w:t xml:space="preserve">The discussion in the main manuscript has been expanded to </w:t>
      </w:r>
      <w:r w:rsidRPr="00874CE3">
        <w:rPr>
          <w:rFonts w:ascii="Lato" w:eastAsia="DengXian" w:hAnsi="Lato" w:cs="Arial"/>
          <w:iCs/>
          <w:color w:val="000000" w:themeColor="text1"/>
          <w:szCs w:val="20"/>
          <w:lang w:eastAsia="zh-CN"/>
        </w:rPr>
        <w:t xml:space="preserve">enhance the discussion on the availability of biochar and biomethane </w:t>
      </w:r>
      <w:r w:rsidRPr="00874CE3">
        <w:rPr>
          <w:rFonts w:ascii="Lato" w:eastAsia="DengXian" w:hAnsi="Lato" w:cs="Arial"/>
          <w:iCs/>
          <w:color w:val="000000" w:themeColor="text1"/>
          <w:szCs w:val="20"/>
          <w:lang w:eastAsia="zh-CN"/>
        </w:rPr>
        <w:t>(page xx, line xx).</w:t>
      </w:r>
      <w:r w:rsidRPr="00874CE3">
        <w:rPr>
          <w:rFonts w:ascii="Lato" w:eastAsia="DengXian" w:hAnsi="Lato" w:cs="Arial"/>
          <w:iCs/>
          <w:color w:val="000000" w:themeColor="text1"/>
          <w:szCs w:val="20"/>
          <w:lang w:eastAsia="zh-CN"/>
        </w:rPr>
        <w:t xml:space="preserve"> Additionally, </w:t>
      </w:r>
      <w:r w:rsidRPr="00874CE3">
        <w:rPr>
          <w:rFonts w:ascii="Lato" w:eastAsia="DengXian" w:hAnsi="Lato" w:cs="Arial"/>
          <w:iCs/>
          <w:color w:val="000000" w:themeColor="text1"/>
          <w:szCs w:val="20"/>
          <w:lang w:val="en-GB" w:eastAsia="zh-CN"/>
        </w:rPr>
        <w:t>Section Sxx of the Supplementary Information has been updated to reflect details</w:t>
      </w:r>
      <w:r w:rsidRPr="00874CE3">
        <w:rPr>
          <w:rFonts w:ascii="Lato" w:eastAsia="DengXian" w:hAnsi="Lato" w:cs="Arial"/>
          <w:iCs/>
          <w:color w:val="000000" w:themeColor="text1"/>
          <w:szCs w:val="20"/>
          <w:lang w:val="en-GB" w:eastAsia="zh-CN"/>
        </w:rPr>
        <w:t xml:space="preserve"> on the system boundary of our economic and environmental assessment</w:t>
      </w:r>
      <w:r w:rsidRPr="00874CE3">
        <w:rPr>
          <w:rFonts w:ascii="Lato" w:eastAsia="DengXian" w:hAnsi="Lato" w:cs="Arial"/>
          <w:iCs/>
          <w:color w:val="000000" w:themeColor="text1"/>
          <w:szCs w:val="20"/>
          <w:lang w:val="en-GB" w:eastAsia="zh-CN"/>
        </w:rPr>
        <w:t>.</w:t>
      </w:r>
    </w:p>
    <w:p w14:paraId="142AEE5B" w14:textId="77777777" w:rsidR="00531BB2" w:rsidRPr="00552F83" w:rsidRDefault="00531BB2" w:rsidP="00531BB2">
      <w:pPr>
        <w:spacing w:after="0" w:line="360" w:lineRule="auto"/>
        <w:rPr>
          <w:rFonts w:ascii="Lato" w:eastAsia="DengXian" w:hAnsi="Lato" w:cs="Arial"/>
          <w:iCs/>
          <w:color w:val="000000" w:themeColor="text1"/>
          <w:szCs w:val="20"/>
          <w:lang w:eastAsia="zh-CN"/>
        </w:rPr>
      </w:pPr>
    </w:p>
    <w:p w14:paraId="666250C1" w14:textId="1FFB26EA" w:rsidR="00013347" w:rsidRPr="00552F83" w:rsidRDefault="00013347" w:rsidP="00987014">
      <w:pPr>
        <w:rPr>
          <w:rFonts w:ascii="Lato" w:eastAsiaTheme="minorHAnsi" w:hAnsi="Lato" w:cs="Arial"/>
          <w:iCs/>
          <w:color w:val="0000FF"/>
          <w:szCs w:val="20"/>
        </w:rPr>
      </w:pPr>
      <w:r w:rsidRPr="0029428D">
        <w:rPr>
          <w:rFonts w:ascii="Lato" w:eastAsiaTheme="minorHAnsi" w:hAnsi="Lato" w:cs="Arial"/>
          <w:iCs/>
          <w:color w:val="0000FF"/>
          <w:szCs w:val="20"/>
        </w:rPr>
        <w:t>2.6.</w:t>
      </w:r>
      <w:r w:rsidR="00E76898" w:rsidRPr="0029428D">
        <w:rPr>
          <w:rFonts w:ascii="Lato" w:eastAsiaTheme="minorHAnsi" w:hAnsi="Lato" w:cs="Arial"/>
          <w:iCs/>
          <w:color w:val="0000FF"/>
          <w:szCs w:val="20"/>
        </w:rPr>
        <w:t xml:space="preserve"> </w:t>
      </w:r>
      <w:r w:rsidR="002D6B9F" w:rsidRPr="0029428D">
        <w:rPr>
          <w:rFonts w:ascii="Lato" w:eastAsiaTheme="minorHAnsi" w:hAnsi="Lato" w:cs="Arial"/>
          <w:iCs/>
          <w:color w:val="0000FF"/>
          <w:szCs w:val="20"/>
        </w:rPr>
        <w:t>In the context, the major technical terms, such as partial combustion, hot plasma, thermal plasma, non-thermal plasma, cold plasma, warm plasma, thermal pyrolysis and so on, should not be confused.</w:t>
      </w:r>
    </w:p>
    <w:p w14:paraId="64C0DA12" w14:textId="20A1367C" w:rsidR="00013347" w:rsidRDefault="003E732C" w:rsidP="00531BB2">
      <w:pPr>
        <w:spacing w:after="0"/>
        <w:rPr>
          <w:rFonts w:ascii="Lato" w:eastAsia="Cambria" w:hAnsi="Lato" w:cs="Arial"/>
          <w:bCs/>
          <w:color w:val="000000" w:themeColor="text1"/>
          <w:szCs w:val="20"/>
        </w:rPr>
      </w:pPr>
      <w:r>
        <w:rPr>
          <w:rFonts w:ascii="Lato" w:eastAsia="Cambria" w:hAnsi="Lato" w:cs="Arial"/>
          <w:b/>
          <w:bCs/>
          <w:color w:val="000000" w:themeColor="text1"/>
          <w:szCs w:val="20"/>
        </w:rPr>
        <w:t>Action:</w:t>
      </w:r>
      <w:r w:rsidRPr="003E732C">
        <w:rPr>
          <w:rFonts w:ascii="Lato" w:eastAsia="Cambria" w:hAnsi="Lato" w:cs="Arial"/>
          <w:bCs/>
          <w:color w:val="000000" w:themeColor="text1"/>
          <w:szCs w:val="20"/>
        </w:rPr>
        <w:t xml:space="preserve"> </w:t>
      </w:r>
      <w:r w:rsidR="00594C37" w:rsidRPr="003E732C">
        <w:rPr>
          <w:rFonts w:ascii="Lato" w:eastAsia="Cambria" w:hAnsi="Lato" w:cs="Arial"/>
          <w:bCs/>
          <w:color w:val="000000" w:themeColor="text1"/>
          <w:szCs w:val="20"/>
        </w:rPr>
        <w:t>We have standardized the key technical terms into four categories: partial combustion, thermal plasma, non</w:t>
      </w:r>
      <w:r w:rsidR="00594C37" w:rsidRPr="003E732C">
        <w:rPr>
          <w:rFonts w:ascii="Lato" w:eastAsia="Cambria" w:hAnsi="Lato" w:cs="Arial"/>
          <w:bCs/>
          <w:color w:val="000000" w:themeColor="text1"/>
          <w:szCs w:val="20"/>
        </w:rPr>
        <w:noBreakHyphen/>
        <w:t>thermal plasma (including cold and warm plasma), and thermal pyrolysis.</w:t>
      </w:r>
    </w:p>
    <w:p w14:paraId="63B3ED6A" w14:textId="77777777" w:rsidR="00531BB2" w:rsidRPr="00552F83" w:rsidRDefault="00531BB2" w:rsidP="00531BB2">
      <w:pPr>
        <w:spacing w:after="0" w:line="360" w:lineRule="auto"/>
        <w:rPr>
          <w:rFonts w:ascii="Lato" w:eastAsia="Cambria" w:hAnsi="Lato" w:cs="Arial"/>
          <w:iCs/>
          <w:color w:val="000000" w:themeColor="text1"/>
          <w:szCs w:val="20"/>
        </w:rPr>
      </w:pPr>
    </w:p>
    <w:p w14:paraId="655E6D70" w14:textId="0750069D" w:rsidR="00013347" w:rsidRPr="00552F83" w:rsidRDefault="00013347" w:rsidP="00987014">
      <w:pPr>
        <w:rPr>
          <w:rFonts w:ascii="Lato" w:eastAsiaTheme="minorHAnsi" w:hAnsi="Lato" w:cs="Arial"/>
          <w:iCs/>
          <w:color w:val="0000FF"/>
          <w:szCs w:val="20"/>
        </w:rPr>
      </w:pPr>
      <w:r w:rsidRPr="00C95E53">
        <w:rPr>
          <w:rFonts w:ascii="Lato" w:eastAsiaTheme="minorHAnsi" w:hAnsi="Lato" w:cs="Arial"/>
          <w:iCs/>
          <w:color w:val="0000FF"/>
          <w:szCs w:val="20"/>
        </w:rPr>
        <w:t>2.7.</w:t>
      </w:r>
      <w:r w:rsidR="0006063C" w:rsidRPr="00C95E53">
        <w:rPr>
          <w:rFonts w:ascii="Lato" w:eastAsiaTheme="minorHAnsi" w:hAnsi="Lato" w:cs="Arial"/>
          <w:iCs/>
          <w:color w:val="0000FF"/>
          <w:szCs w:val="20"/>
        </w:rPr>
        <w:t xml:space="preserve"> </w:t>
      </w:r>
      <w:r w:rsidR="003D22DA" w:rsidRPr="00C95E53">
        <w:rPr>
          <w:rFonts w:ascii="Lato" w:eastAsiaTheme="minorHAnsi" w:hAnsi="Lato" w:cs="Arial"/>
          <w:iCs/>
          <w:color w:val="0000FF"/>
          <w:szCs w:val="20"/>
        </w:rPr>
        <w:t>Figure 1 gives some historical information. However, why does not anticipate the near future, e.g., extend the timeline to 2050?</w:t>
      </w:r>
    </w:p>
    <w:p w14:paraId="17D18669" w14:textId="77777777" w:rsidR="00CC4450" w:rsidRDefault="00D46AA4" w:rsidP="00CC4450">
      <w:pPr>
        <w:rPr>
          <w:rFonts w:ascii="Lato" w:eastAsia="DengXian" w:hAnsi="Lato" w:cs="Arial"/>
          <w:color w:val="000000" w:themeColor="text1"/>
          <w:szCs w:val="20"/>
          <w:lang w:eastAsia="zh-CN"/>
        </w:rPr>
      </w:pPr>
      <w:r w:rsidRPr="00552F83">
        <w:rPr>
          <w:rFonts w:ascii="Lato" w:eastAsia="DengXian" w:hAnsi="Lato" w:cs="Arial"/>
          <w:color w:val="000000" w:themeColor="text1"/>
          <w:szCs w:val="20"/>
          <w:lang w:eastAsia="zh-CN"/>
        </w:rPr>
        <w:t xml:space="preserve">Predicting </w:t>
      </w:r>
      <w:r w:rsidR="00A979EA" w:rsidRPr="00552F83">
        <w:rPr>
          <w:rFonts w:ascii="Lato" w:eastAsia="DengXian" w:hAnsi="Lato" w:cs="Arial"/>
          <w:iCs/>
          <w:color w:val="000000" w:themeColor="text1"/>
          <w:szCs w:val="20"/>
          <w:lang w:eastAsia="zh-CN"/>
        </w:rPr>
        <w:t>C</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H</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 xml:space="preserve"> </w:t>
      </w:r>
      <w:r w:rsidRPr="00552F83">
        <w:rPr>
          <w:rFonts w:ascii="Lato" w:eastAsia="DengXian" w:hAnsi="Lato" w:cs="Arial"/>
          <w:color w:val="000000" w:themeColor="text1"/>
          <w:szCs w:val="20"/>
          <w:lang w:eastAsia="zh-CN"/>
        </w:rPr>
        <w:t xml:space="preserve">production in 2050 is challenging due to numerous variables, including advancements in </w:t>
      </w:r>
      <w:r w:rsidR="00A979EA" w:rsidRPr="00552F83">
        <w:rPr>
          <w:rFonts w:ascii="Lato" w:eastAsia="DengXian" w:hAnsi="Lato" w:cs="Arial"/>
          <w:iCs/>
          <w:color w:val="000000" w:themeColor="text1"/>
          <w:szCs w:val="20"/>
          <w:lang w:eastAsia="zh-CN"/>
        </w:rPr>
        <w:t>C</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H</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 xml:space="preserve"> </w:t>
      </w:r>
      <w:r w:rsidRPr="00552F83">
        <w:rPr>
          <w:rFonts w:ascii="Lato" w:eastAsia="DengXian" w:hAnsi="Lato" w:cs="Arial"/>
          <w:color w:val="000000" w:themeColor="text1"/>
          <w:szCs w:val="20"/>
          <w:lang w:eastAsia="zh-CN"/>
        </w:rPr>
        <w:t xml:space="preserve">production technologies, the development of competing renewable </w:t>
      </w:r>
      <w:r w:rsidR="00A979EA" w:rsidRPr="00552F83">
        <w:rPr>
          <w:rFonts w:ascii="Lato" w:eastAsia="DengXian" w:hAnsi="Lato" w:cs="Arial"/>
          <w:bCs/>
          <w:iCs/>
          <w:color w:val="000000" w:themeColor="text1"/>
          <w:szCs w:val="20"/>
          <w:lang w:eastAsia="zh-CN"/>
        </w:rPr>
        <w:t>C</w:t>
      </w:r>
      <w:r w:rsidR="00A979EA" w:rsidRPr="00552F83">
        <w:rPr>
          <w:rFonts w:ascii="Lato" w:eastAsia="DengXian" w:hAnsi="Lato" w:cs="Arial"/>
          <w:bCs/>
          <w:iCs/>
          <w:color w:val="000000" w:themeColor="text1"/>
          <w:szCs w:val="20"/>
          <w:vertAlign w:val="subscript"/>
          <w:lang w:eastAsia="zh-CN"/>
        </w:rPr>
        <w:t>2</w:t>
      </w:r>
      <w:r w:rsidR="00A979EA" w:rsidRPr="00552F83">
        <w:rPr>
          <w:rFonts w:ascii="Lato" w:eastAsia="DengXian" w:hAnsi="Lato" w:cs="Arial"/>
          <w:bCs/>
          <w:iCs/>
          <w:color w:val="000000" w:themeColor="text1"/>
          <w:szCs w:val="20"/>
          <w:lang w:eastAsia="zh-CN"/>
        </w:rPr>
        <w:t>H</w:t>
      </w:r>
      <w:r w:rsidR="00A979EA" w:rsidRPr="00552F83">
        <w:rPr>
          <w:rFonts w:ascii="Lato" w:eastAsia="DengXian" w:hAnsi="Lato" w:cs="Arial"/>
          <w:bCs/>
          <w:iCs/>
          <w:color w:val="000000" w:themeColor="text1"/>
          <w:szCs w:val="20"/>
          <w:vertAlign w:val="subscript"/>
          <w:lang w:eastAsia="zh-CN"/>
        </w:rPr>
        <w:t>4</w:t>
      </w:r>
      <w:r w:rsidRPr="00552F83">
        <w:rPr>
          <w:rFonts w:ascii="Lato" w:eastAsia="DengXian" w:hAnsi="Lato" w:cs="Arial"/>
          <w:color w:val="000000" w:themeColor="text1"/>
          <w:szCs w:val="20"/>
          <w:lang w:eastAsia="zh-CN"/>
        </w:rPr>
        <w:t xml:space="preserve"> production pathways, the availability of renewable </w:t>
      </w:r>
      <w:r w:rsidRPr="00CC4450">
        <w:rPr>
          <w:rFonts w:ascii="Lato" w:eastAsia="DengXian" w:hAnsi="Lato" w:cs="Arial"/>
          <w:color w:val="000000" w:themeColor="text1"/>
          <w:szCs w:val="20"/>
          <w:lang w:eastAsia="zh-CN"/>
        </w:rPr>
        <w:t>carbon feedstocks, and differing environmental policies across countries. Additionally, the Introduction and Fig</w:t>
      </w:r>
      <w:r w:rsidR="00A166FD" w:rsidRPr="00CC4450">
        <w:rPr>
          <w:rFonts w:ascii="Lato" w:eastAsia="DengXian" w:hAnsi="Lato" w:cs="Arial"/>
          <w:color w:val="000000" w:themeColor="text1"/>
          <w:szCs w:val="20"/>
          <w:lang w:eastAsia="zh-CN"/>
        </w:rPr>
        <w:t>.</w:t>
      </w:r>
      <w:r w:rsidR="0006063C" w:rsidRPr="00CC4450">
        <w:rPr>
          <w:rFonts w:ascii="Lato" w:eastAsia="DengXian" w:hAnsi="Lato" w:cs="Arial"/>
          <w:color w:val="000000" w:themeColor="text1"/>
          <w:szCs w:val="20"/>
          <w:lang w:eastAsia="zh-CN"/>
        </w:rPr>
        <w:t xml:space="preserve"> </w:t>
      </w:r>
      <w:r w:rsidRPr="00CC4450">
        <w:rPr>
          <w:rFonts w:ascii="Lato" w:eastAsia="DengXian" w:hAnsi="Lato" w:cs="Arial"/>
          <w:color w:val="000000" w:themeColor="text1"/>
          <w:szCs w:val="20"/>
          <w:lang w:eastAsia="zh-CN"/>
        </w:rPr>
        <w:t xml:space="preserve">1 primarily focus on historical </w:t>
      </w:r>
      <w:r w:rsidR="00A166FD" w:rsidRPr="00CC4450">
        <w:rPr>
          <w:rFonts w:ascii="Lato" w:eastAsia="DengXian" w:hAnsi="Lato" w:cs="Arial"/>
          <w:color w:val="000000" w:themeColor="text1"/>
          <w:szCs w:val="20"/>
          <w:lang w:eastAsia="zh-CN"/>
        </w:rPr>
        <w:t>data</w:t>
      </w:r>
      <w:r w:rsidRPr="00CC4450">
        <w:rPr>
          <w:rFonts w:ascii="Lato" w:eastAsia="DengXian" w:hAnsi="Lato" w:cs="Arial"/>
          <w:color w:val="000000" w:themeColor="text1"/>
          <w:szCs w:val="20"/>
          <w:lang w:eastAsia="zh-CN"/>
        </w:rPr>
        <w:t xml:space="preserve"> and outline the potential direction for green </w:t>
      </w:r>
      <w:r w:rsidR="00A979EA" w:rsidRPr="00CC4450">
        <w:rPr>
          <w:rFonts w:ascii="Lato" w:eastAsia="DengXian" w:hAnsi="Lato" w:cs="Arial"/>
          <w:iCs/>
          <w:color w:val="000000" w:themeColor="text1"/>
          <w:szCs w:val="20"/>
          <w:lang w:eastAsia="zh-CN"/>
        </w:rPr>
        <w:t>C</w:t>
      </w:r>
      <w:r w:rsidR="00A979EA" w:rsidRPr="00CC4450">
        <w:rPr>
          <w:rFonts w:ascii="Lato" w:eastAsia="DengXian" w:hAnsi="Lato" w:cs="Arial"/>
          <w:iCs/>
          <w:color w:val="000000" w:themeColor="text1"/>
          <w:szCs w:val="20"/>
          <w:vertAlign w:val="subscript"/>
          <w:lang w:eastAsia="zh-CN"/>
        </w:rPr>
        <w:t>2</w:t>
      </w:r>
      <w:r w:rsidR="00A979EA" w:rsidRPr="00CC4450">
        <w:rPr>
          <w:rFonts w:ascii="Lato" w:eastAsia="DengXian" w:hAnsi="Lato" w:cs="Arial"/>
          <w:iCs/>
          <w:color w:val="000000" w:themeColor="text1"/>
          <w:szCs w:val="20"/>
          <w:lang w:eastAsia="zh-CN"/>
        </w:rPr>
        <w:t>H</w:t>
      </w:r>
      <w:r w:rsidR="00A979EA" w:rsidRPr="00CC4450">
        <w:rPr>
          <w:rFonts w:ascii="Lato" w:eastAsia="DengXian" w:hAnsi="Lato" w:cs="Arial"/>
          <w:iCs/>
          <w:color w:val="000000" w:themeColor="text1"/>
          <w:szCs w:val="20"/>
          <w:vertAlign w:val="subscript"/>
          <w:lang w:eastAsia="zh-CN"/>
        </w:rPr>
        <w:t>2</w:t>
      </w:r>
      <w:r w:rsidR="00A979EA" w:rsidRPr="00CC4450">
        <w:rPr>
          <w:rFonts w:ascii="Lato" w:eastAsia="DengXian" w:hAnsi="Lato" w:cs="Arial"/>
          <w:iCs/>
          <w:color w:val="000000" w:themeColor="text1"/>
          <w:szCs w:val="20"/>
          <w:lang w:eastAsia="zh-CN"/>
        </w:rPr>
        <w:t xml:space="preserve"> </w:t>
      </w:r>
      <w:r w:rsidRPr="00CC4450">
        <w:rPr>
          <w:rFonts w:ascii="Lato" w:eastAsia="DengXian" w:hAnsi="Lato" w:cs="Arial"/>
          <w:color w:val="000000" w:themeColor="text1"/>
          <w:szCs w:val="20"/>
          <w:lang w:eastAsia="zh-CN"/>
        </w:rPr>
        <w:t xml:space="preserve">production. </w:t>
      </w:r>
      <w:r w:rsidR="00A455C9" w:rsidRPr="00CC4450">
        <w:rPr>
          <w:rFonts w:ascii="Lato" w:eastAsia="DengXian" w:hAnsi="Lato" w:cs="Arial"/>
          <w:color w:val="000000" w:themeColor="text1"/>
          <w:szCs w:val="20"/>
          <w:lang w:eastAsia="zh-CN"/>
        </w:rPr>
        <w:t xml:space="preserve">Therefore, it would be </w:t>
      </w:r>
      <w:r w:rsidR="00A455C9" w:rsidRPr="00CC4450">
        <w:rPr>
          <w:rFonts w:ascii="Lato" w:eastAsia="DengXian" w:hAnsi="Lato" w:cs="Arial" w:hint="eastAsia"/>
          <w:color w:val="000000" w:themeColor="text1"/>
          <w:szCs w:val="20"/>
          <w:lang w:eastAsia="zh-CN"/>
        </w:rPr>
        <w:t>in</w:t>
      </w:r>
      <w:r w:rsidR="00A455C9" w:rsidRPr="00CC4450">
        <w:rPr>
          <w:rFonts w:ascii="Lato" w:eastAsia="DengXian" w:hAnsi="Lato" w:cs="Arial"/>
          <w:color w:val="000000" w:themeColor="text1"/>
          <w:szCs w:val="20"/>
          <w:lang w:eastAsia="zh-CN"/>
        </w:rPr>
        <w:t xml:space="preserve">appropriate to include a prediction for </w:t>
      </w:r>
      <w:r w:rsidR="00A455C9" w:rsidRPr="00CC4450">
        <w:rPr>
          <w:rFonts w:ascii="Lato" w:eastAsia="DengXian" w:hAnsi="Lato" w:cs="Arial"/>
          <w:iCs/>
          <w:color w:val="000000" w:themeColor="text1"/>
          <w:szCs w:val="20"/>
          <w:lang w:eastAsia="zh-CN"/>
        </w:rPr>
        <w:t>C</w:t>
      </w:r>
      <w:r w:rsidR="00A455C9" w:rsidRPr="00CC4450">
        <w:rPr>
          <w:rFonts w:ascii="Lato" w:eastAsia="DengXian" w:hAnsi="Lato" w:cs="Arial"/>
          <w:iCs/>
          <w:color w:val="000000" w:themeColor="text1"/>
          <w:szCs w:val="20"/>
          <w:vertAlign w:val="subscript"/>
          <w:lang w:eastAsia="zh-CN"/>
        </w:rPr>
        <w:t>2</w:t>
      </w:r>
      <w:r w:rsidR="00A455C9" w:rsidRPr="00CC4450">
        <w:rPr>
          <w:rFonts w:ascii="Lato" w:eastAsia="DengXian" w:hAnsi="Lato" w:cs="Arial"/>
          <w:iCs/>
          <w:color w:val="000000" w:themeColor="text1"/>
          <w:szCs w:val="20"/>
          <w:lang w:eastAsia="zh-CN"/>
        </w:rPr>
        <w:t>H</w:t>
      </w:r>
      <w:r w:rsidR="00A455C9" w:rsidRPr="00CC4450">
        <w:rPr>
          <w:rFonts w:ascii="Lato" w:eastAsia="DengXian" w:hAnsi="Lato" w:cs="Arial"/>
          <w:iCs/>
          <w:color w:val="000000" w:themeColor="text1"/>
          <w:szCs w:val="20"/>
          <w:vertAlign w:val="subscript"/>
          <w:lang w:eastAsia="zh-CN"/>
        </w:rPr>
        <w:t>2</w:t>
      </w:r>
      <w:r w:rsidR="00A455C9" w:rsidRPr="00CC4450">
        <w:rPr>
          <w:rFonts w:ascii="Lato" w:eastAsia="DengXian" w:hAnsi="Lato" w:cs="Arial"/>
          <w:iCs/>
          <w:color w:val="000000" w:themeColor="text1"/>
          <w:szCs w:val="20"/>
          <w:lang w:eastAsia="zh-CN"/>
        </w:rPr>
        <w:t xml:space="preserve"> </w:t>
      </w:r>
      <w:r w:rsidR="00A455C9" w:rsidRPr="00CC4450">
        <w:rPr>
          <w:rFonts w:ascii="Lato" w:eastAsia="DengXian" w:hAnsi="Lato" w:cs="Arial"/>
          <w:color w:val="000000" w:themeColor="text1"/>
          <w:szCs w:val="20"/>
          <w:lang w:eastAsia="zh-CN"/>
        </w:rPr>
        <w:t>production in 2050 in Fig. 1.</w:t>
      </w:r>
    </w:p>
    <w:p w14:paraId="4585F57A" w14:textId="6385A7F7" w:rsidR="00D46AA4" w:rsidRDefault="00CC4450" w:rsidP="00531BB2">
      <w:pPr>
        <w:spacing w:after="0"/>
        <w:rPr>
          <w:rFonts w:ascii="Lato" w:eastAsia="DengXian" w:hAnsi="Lato" w:cs="Arial"/>
          <w:b/>
          <w:bCs/>
          <w:color w:val="000000" w:themeColor="text1"/>
          <w:szCs w:val="20"/>
          <w:lang w:eastAsia="zh-CN"/>
        </w:rPr>
      </w:pPr>
      <w:r w:rsidRPr="00642E60">
        <w:rPr>
          <w:rFonts w:ascii="Lato" w:eastAsia="DengXian" w:hAnsi="Lato" w:cs="Arial"/>
          <w:b/>
          <w:color w:val="000000" w:themeColor="text1"/>
          <w:szCs w:val="20"/>
          <w:lang w:eastAsia="zh-CN"/>
        </w:rPr>
        <w:t>Action:</w:t>
      </w:r>
      <w:r>
        <w:rPr>
          <w:rFonts w:ascii="Lato" w:eastAsia="DengXian" w:hAnsi="Lato" w:cs="Arial"/>
          <w:color w:val="000000" w:themeColor="text1"/>
          <w:szCs w:val="20"/>
          <w:lang w:eastAsia="zh-CN"/>
        </w:rPr>
        <w:t xml:space="preserve"> </w:t>
      </w:r>
      <w:r w:rsidR="00D46AA4" w:rsidRPr="00CC4450">
        <w:rPr>
          <w:rFonts w:ascii="Lato" w:eastAsia="DengXian" w:hAnsi="Lato" w:cs="Arial"/>
          <w:color w:val="000000" w:themeColor="text1"/>
          <w:szCs w:val="20"/>
          <w:lang w:eastAsia="zh-CN"/>
        </w:rPr>
        <w:t>Instead</w:t>
      </w:r>
      <w:r>
        <w:rPr>
          <w:rFonts w:ascii="Lato" w:eastAsia="DengXian" w:hAnsi="Lato" w:cs="Arial"/>
          <w:color w:val="000000" w:themeColor="text1"/>
          <w:szCs w:val="20"/>
          <w:lang w:eastAsia="zh-CN"/>
        </w:rPr>
        <w:t xml:space="preserve"> </w:t>
      </w:r>
      <w:r w:rsidRPr="00642E60">
        <w:rPr>
          <w:rFonts w:ascii="Lato" w:eastAsia="DengXian" w:hAnsi="Lato" w:cs="Arial"/>
          <w:color w:val="000000" w:themeColor="text1"/>
          <w:szCs w:val="20"/>
          <w:lang w:eastAsia="zh-CN"/>
        </w:rPr>
        <w:t>of predicting the future of acetylene</w:t>
      </w:r>
      <w:r w:rsidR="00D46AA4" w:rsidRPr="00642E60">
        <w:rPr>
          <w:rFonts w:ascii="Lato" w:eastAsia="DengXian" w:hAnsi="Lato" w:cs="Arial"/>
          <w:color w:val="000000" w:themeColor="text1"/>
          <w:szCs w:val="20"/>
          <w:lang w:eastAsia="zh-CN"/>
        </w:rPr>
        <w:t xml:space="preserve">, </w:t>
      </w:r>
      <w:r w:rsidR="00D46AA4" w:rsidRPr="00642E60">
        <w:rPr>
          <w:rFonts w:ascii="Lato" w:eastAsia="DengXian" w:hAnsi="Lato" w:cs="Arial"/>
          <w:bCs/>
          <w:color w:val="000000" w:themeColor="text1"/>
          <w:szCs w:val="20"/>
          <w:lang w:eastAsia="zh-CN"/>
        </w:rPr>
        <w:t xml:space="preserve">we have incorporated </w:t>
      </w:r>
      <w:r w:rsidR="00A166FD" w:rsidRPr="00642E60">
        <w:rPr>
          <w:rFonts w:ascii="Lato" w:eastAsia="DengXian" w:hAnsi="Lato" w:cs="Arial"/>
          <w:bCs/>
          <w:color w:val="000000" w:themeColor="text1"/>
          <w:szCs w:val="20"/>
          <w:lang w:eastAsia="zh-CN"/>
        </w:rPr>
        <w:t xml:space="preserve">a discussion on </w:t>
      </w:r>
      <w:r w:rsidR="00D46AA4" w:rsidRPr="00642E60">
        <w:rPr>
          <w:rFonts w:ascii="Lato" w:eastAsia="DengXian" w:hAnsi="Lato" w:cs="Arial"/>
          <w:bCs/>
          <w:color w:val="000000" w:themeColor="text1"/>
          <w:szCs w:val="20"/>
          <w:lang w:eastAsia="zh-CN"/>
        </w:rPr>
        <w:t xml:space="preserve">the anticipated availability of renewable carbon feedstocks for green </w:t>
      </w:r>
      <w:r w:rsidR="00A979EA" w:rsidRPr="00642E60">
        <w:rPr>
          <w:rFonts w:ascii="Lato" w:eastAsia="DengXian" w:hAnsi="Lato" w:cs="Arial"/>
          <w:bCs/>
          <w:iCs/>
          <w:color w:val="000000" w:themeColor="text1"/>
          <w:szCs w:val="20"/>
          <w:lang w:eastAsia="zh-CN"/>
        </w:rPr>
        <w:t>C</w:t>
      </w:r>
      <w:r w:rsidR="00A979EA" w:rsidRPr="00642E60">
        <w:rPr>
          <w:rFonts w:ascii="Lato" w:eastAsia="DengXian" w:hAnsi="Lato" w:cs="Arial"/>
          <w:bCs/>
          <w:iCs/>
          <w:color w:val="000000" w:themeColor="text1"/>
          <w:szCs w:val="20"/>
          <w:vertAlign w:val="subscript"/>
          <w:lang w:eastAsia="zh-CN"/>
        </w:rPr>
        <w:t>2</w:t>
      </w:r>
      <w:r w:rsidR="00A979EA" w:rsidRPr="00642E60">
        <w:rPr>
          <w:rFonts w:ascii="Lato" w:eastAsia="DengXian" w:hAnsi="Lato" w:cs="Arial"/>
          <w:bCs/>
          <w:iCs/>
          <w:color w:val="000000" w:themeColor="text1"/>
          <w:szCs w:val="20"/>
          <w:lang w:eastAsia="zh-CN"/>
        </w:rPr>
        <w:t>H</w:t>
      </w:r>
      <w:r w:rsidR="00A979EA" w:rsidRPr="00642E60">
        <w:rPr>
          <w:rFonts w:ascii="Lato" w:eastAsia="DengXian" w:hAnsi="Lato" w:cs="Arial"/>
          <w:bCs/>
          <w:iCs/>
          <w:color w:val="000000" w:themeColor="text1"/>
          <w:szCs w:val="20"/>
          <w:vertAlign w:val="subscript"/>
          <w:lang w:eastAsia="zh-CN"/>
        </w:rPr>
        <w:t>2</w:t>
      </w:r>
      <w:r w:rsidR="00A979EA" w:rsidRPr="00642E60">
        <w:rPr>
          <w:rFonts w:ascii="Lato" w:eastAsia="DengXian" w:hAnsi="Lato" w:cs="Arial"/>
          <w:bCs/>
          <w:iCs/>
          <w:color w:val="000000" w:themeColor="text1"/>
          <w:szCs w:val="20"/>
          <w:lang w:eastAsia="zh-CN"/>
        </w:rPr>
        <w:t xml:space="preserve"> </w:t>
      </w:r>
      <w:r w:rsidR="00D46AA4" w:rsidRPr="00642E60">
        <w:rPr>
          <w:rFonts w:ascii="Lato" w:eastAsia="DengXian" w:hAnsi="Lato" w:cs="Arial"/>
          <w:bCs/>
          <w:color w:val="000000" w:themeColor="text1"/>
          <w:szCs w:val="20"/>
          <w:lang w:eastAsia="zh-CN"/>
        </w:rPr>
        <w:t>production by 2050, such as biochar and biomethane, in Section</w:t>
      </w:r>
      <w:r w:rsidR="0006063C" w:rsidRPr="00642E60">
        <w:rPr>
          <w:rFonts w:ascii="Lato" w:eastAsia="DengXian" w:hAnsi="Lato" w:cs="Arial"/>
          <w:bCs/>
          <w:color w:val="000000" w:themeColor="text1"/>
          <w:szCs w:val="20"/>
          <w:lang w:eastAsia="zh-CN"/>
        </w:rPr>
        <w:t xml:space="preserve"> </w:t>
      </w:r>
      <w:r w:rsidR="00D46AA4" w:rsidRPr="00642E60">
        <w:rPr>
          <w:rFonts w:ascii="Lato" w:eastAsia="DengXian" w:hAnsi="Lato" w:cs="Arial"/>
          <w:bCs/>
          <w:color w:val="000000" w:themeColor="text1"/>
          <w:szCs w:val="20"/>
          <w:lang w:eastAsia="zh-CN"/>
        </w:rPr>
        <w:t>4</w:t>
      </w:r>
      <w:r w:rsidR="00A166FD" w:rsidRPr="00642E60">
        <w:rPr>
          <w:rFonts w:ascii="Lato" w:eastAsia="DengXian" w:hAnsi="Lato" w:cs="Arial"/>
          <w:bCs/>
          <w:color w:val="000000" w:themeColor="text1"/>
          <w:szCs w:val="20"/>
          <w:lang w:eastAsia="zh-CN"/>
        </w:rPr>
        <w:t xml:space="preserve"> </w:t>
      </w:r>
      <w:r w:rsidR="00A166FD" w:rsidRPr="00642E60">
        <w:rPr>
          <w:rFonts w:ascii="Lato" w:eastAsia="DengXian" w:hAnsi="Lato" w:cs="Arial"/>
          <w:iCs/>
          <w:color w:val="000000" w:themeColor="text1"/>
          <w:szCs w:val="20"/>
          <w:lang w:eastAsia="zh-CN"/>
        </w:rPr>
        <w:t>(page</w:t>
      </w:r>
      <w:r w:rsidR="0006063C" w:rsidRPr="00642E60">
        <w:rPr>
          <w:rFonts w:ascii="Lato" w:eastAsia="DengXian" w:hAnsi="Lato" w:cs="Arial"/>
          <w:iCs/>
          <w:color w:val="000000" w:themeColor="text1"/>
          <w:szCs w:val="20"/>
          <w:lang w:eastAsia="zh-CN"/>
        </w:rPr>
        <w:t xml:space="preserve"> </w:t>
      </w:r>
      <w:r w:rsidR="00A166FD" w:rsidRPr="00642E60">
        <w:rPr>
          <w:rFonts w:ascii="Lato" w:eastAsia="DengXian" w:hAnsi="Lato" w:cs="Arial"/>
          <w:iCs/>
          <w:color w:val="000000" w:themeColor="text1"/>
          <w:szCs w:val="20"/>
          <w:lang w:eastAsia="zh-CN"/>
        </w:rPr>
        <w:t>xx, line</w:t>
      </w:r>
      <w:r w:rsidR="0006063C" w:rsidRPr="00642E60">
        <w:rPr>
          <w:rFonts w:ascii="Lato" w:eastAsia="DengXian" w:hAnsi="Lato" w:cs="Arial"/>
          <w:iCs/>
          <w:color w:val="000000" w:themeColor="text1"/>
          <w:szCs w:val="20"/>
          <w:lang w:eastAsia="zh-CN"/>
        </w:rPr>
        <w:t xml:space="preserve"> </w:t>
      </w:r>
      <w:r w:rsidR="00A166FD" w:rsidRPr="00642E60">
        <w:rPr>
          <w:rFonts w:ascii="Lato" w:eastAsia="DengXian" w:hAnsi="Lato" w:cs="Arial"/>
          <w:iCs/>
          <w:color w:val="000000" w:themeColor="text1"/>
          <w:szCs w:val="20"/>
          <w:lang w:eastAsia="zh-CN"/>
        </w:rPr>
        <w:t>xx)</w:t>
      </w:r>
      <w:r w:rsidR="00D46AA4" w:rsidRPr="00642E60">
        <w:rPr>
          <w:rFonts w:ascii="Lato" w:eastAsia="DengXian" w:hAnsi="Lato" w:cs="Arial"/>
          <w:bCs/>
          <w:color w:val="000000" w:themeColor="text1"/>
          <w:szCs w:val="20"/>
          <w:lang w:eastAsia="zh-CN"/>
        </w:rPr>
        <w:t>.</w:t>
      </w:r>
    </w:p>
    <w:p w14:paraId="36F6907E" w14:textId="77777777" w:rsidR="00531BB2" w:rsidRPr="00552F83" w:rsidRDefault="00531BB2" w:rsidP="00531BB2">
      <w:pPr>
        <w:spacing w:after="0" w:line="360" w:lineRule="auto"/>
        <w:rPr>
          <w:rFonts w:ascii="Lato" w:eastAsia="DengXian" w:hAnsi="Lato" w:cs="Arial"/>
          <w:color w:val="000000" w:themeColor="text1"/>
          <w:szCs w:val="20"/>
          <w:lang w:eastAsia="zh-CN"/>
        </w:rPr>
      </w:pPr>
    </w:p>
    <w:p w14:paraId="524C2716" w14:textId="13DC4FA5" w:rsidR="000A14ED" w:rsidRPr="00552F83" w:rsidRDefault="000A14ED" w:rsidP="00987014">
      <w:pPr>
        <w:rPr>
          <w:rFonts w:ascii="Lato" w:eastAsiaTheme="minorHAnsi" w:hAnsi="Lato" w:cs="Arial"/>
          <w:iCs/>
          <w:color w:val="0000FF"/>
          <w:szCs w:val="20"/>
        </w:rPr>
      </w:pPr>
      <w:r w:rsidRPr="000D0422">
        <w:rPr>
          <w:rFonts w:ascii="Lato" w:eastAsiaTheme="minorHAnsi" w:hAnsi="Lato" w:cs="Arial"/>
          <w:iCs/>
          <w:color w:val="0000FF"/>
          <w:szCs w:val="20"/>
        </w:rPr>
        <w:t>2.8.</w:t>
      </w:r>
      <w:r w:rsidR="0006063C" w:rsidRPr="000D0422">
        <w:rPr>
          <w:rFonts w:ascii="Lato" w:eastAsiaTheme="minorHAnsi" w:hAnsi="Lato" w:cs="Arial"/>
          <w:iCs/>
          <w:color w:val="0000FF"/>
          <w:szCs w:val="20"/>
        </w:rPr>
        <w:t xml:space="preserve"> </w:t>
      </w:r>
      <w:r w:rsidRPr="000D0422">
        <w:rPr>
          <w:rFonts w:ascii="Lato" w:eastAsiaTheme="minorHAnsi" w:hAnsi="Lato" w:cs="Arial"/>
          <w:iCs/>
          <w:color w:val="0000FF"/>
          <w:szCs w:val="20"/>
        </w:rPr>
        <w:t>Figure 2 provides the C</w:t>
      </w:r>
      <w:r w:rsidRPr="000D0422">
        <w:rPr>
          <w:rFonts w:ascii="Lato" w:eastAsiaTheme="minorHAnsi" w:hAnsi="Lato" w:cs="Arial"/>
          <w:iCs/>
          <w:color w:val="0000FF"/>
          <w:szCs w:val="20"/>
          <w:vertAlign w:val="subscript"/>
        </w:rPr>
        <w:t>2</w:t>
      </w:r>
      <w:r w:rsidRPr="000D0422">
        <w:rPr>
          <w:rFonts w:ascii="Lato" w:eastAsiaTheme="minorHAnsi" w:hAnsi="Lato" w:cs="Arial"/>
          <w:iCs/>
          <w:color w:val="0000FF"/>
          <w:szCs w:val="20"/>
        </w:rPr>
        <w:t>H</w:t>
      </w:r>
      <w:r w:rsidRPr="000D0422">
        <w:rPr>
          <w:rFonts w:ascii="Lato" w:eastAsiaTheme="minorHAnsi" w:hAnsi="Lato" w:cs="Arial"/>
          <w:iCs/>
          <w:color w:val="0000FF"/>
          <w:szCs w:val="20"/>
          <w:vertAlign w:val="subscript"/>
        </w:rPr>
        <w:t>2</w:t>
      </w:r>
      <w:r w:rsidRPr="000D0422">
        <w:rPr>
          <w:rFonts w:ascii="Lato" w:eastAsiaTheme="minorHAnsi" w:hAnsi="Lato" w:cs="Arial"/>
          <w:iCs/>
          <w:color w:val="0000FF"/>
          <w:szCs w:val="20"/>
        </w:rPr>
        <w:t xml:space="preserve"> production routes, involving past and current applications. However, trial routes and abandoned routes are not that justified. On feedstock, why not add the biomethane/biochar in? On products, why not predict possible market from the C</w:t>
      </w:r>
      <w:r w:rsidRPr="000D0422">
        <w:rPr>
          <w:rFonts w:ascii="Lato" w:eastAsiaTheme="minorHAnsi" w:hAnsi="Lato" w:cs="Arial"/>
          <w:iCs/>
          <w:color w:val="0000FF"/>
          <w:szCs w:val="20"/>
          <w:vertAlign w:val="subscript"/>
        </w:rPr>
        <w:t>2</w:t>
      </w:r>
      <w:r w:rsidRPr="000D0422">
        <w:rPr>
          <w:rFonts w:ascii="Lato" w:eastAsiaTheme="minorHAnsi" w:hAnsi="Lato" w:cs="Arial"/>
          <w:iCs/>
          <w:color w:val="0000FF"/>
          <w:szCs w:val="20"/>
        </w:rPr>
        <w:t>H</w:t>
      </w:r>
      <w:r w:rsidRPr="000D0422">
        <w:rPr>
          <w:rFonts w:ascii="Lato" w:eastAsiaTheme="minorHAnsi" w:hAnsi="Lato" w:cs="Arial"/>
          <w:iCs/>
          <w:color w:val="0000FF"/>
          <w:szCs w:val="20"/>
          <w:vertAlign w:val="subscript"/>
        </w:rPr>
        <w:t>2</w:t>
      </w:r>
      <w:r w:rsidRPr="000D0422">
        <w:rPr>
          <w:rFonts w:ascii="Lato" w:eastAsiaTheme="minorHAnsi" w:hAnsi="Lato" w:cs="Arial"/>
          <w:iCs/>
          <w:color w:val="0000FF"/>
          <w:szCs w:val="20"/>
        </w:rPr>
        <w:t xml:space="preserve"> chemistry for near future?</w:t>
      </w:r>
    </w:p>
    <w:p w14:paraId="38AF545A" w14:textId="3A722B54" w:rsidR="00306AC8" w:rsidRPr="000D0422" w:rsidRDefault="00306AC8" w:rsidP="00987014">
      <w:pPr>
        <w:rPr>
          <w:rFonts w:ascii="Lato" w:eastAsia="DengXian" w:hAnsi="Lato" w:cs="Arial"/>
          <w:color w:val="000000" w:themeColor="text1"/>
          <w:szCs w:val="20"/>
          <w:lang w:eastAsia="zh-CN"/>
        </w:rPr>
      </w:pPr>
      <w:r w:rsidRPr="000D0422">
        <w:rPr>
          <w:rFonts w:ascii="Lato" w:eastAsia="DengXian" w:hAnsi="Lato" w:cs="Arial"/>
          <w:color w:val="000000" w:themeColor="text1"/>
          <w:szCs w:val="20"/>
          <w:lang w:eastAsia="zh-CN"/>
        </w:rPr>
        <w:t xml:space="preserve">The abandoned </w:t>
      </w:r>
      <w:r w:rsidR="00A979EA" w:rsidRPr="000D0422">
        <w:rPr>
          <w:rFonts w:ascii="Lato" w:eastAsia="DengXian" w:hAnsi="Lato" w:cs="Arial"/>
          <w:iCs/>
          <w:color w:val="000000" w:themeColor="text1"/>
          <w:szCs w:val="20"/>
          <w:lang w:eastAsia="zh-CN"/>
        </w:rPr>
        <w:t>C</w:t>
      </w:r>
      <w:r w:rsidR="00A979EA" w:rsidRPr="000D0422">
        <w:rPr>
          <w:rFonts w:ascii="Lato" w:eastAsia="DengXian" w:hAnsi="Lato" w:cs="Arial"/>
          <w:iCs/>
          <w:color w:val="000000" w:themeColor="text1"/>
          <w:szCs w:val="20"/>
          <w:vertAlign w:val="subscript"/>
          <w:lang w:eastAsia="zh-CN"/>
        </w:rPr>
        <w:t>2</w:t>
      </w:r>
      <w:r w:rsidR="00A979EA" w:rsidRPr="000D0422">
        <w:rPr>
          <w:rFonts w:ascii="Lato" w:eastAsia="DengXian" w:hAnsi="Lato" w:cs="Arial"/>
          <w:iCs/>
          <w:color w:val="000000" w:themeColor="text1"/>
          <w:szCs w:val="20"/>
          <w:lang w:eastAsia="zh-CN"/>
        </w:rPr>
        <w:t>H</w:t>
      </w:r>
      <w:r w:rsidR="00A979EA" w:rsidRPr="000D0422">
        <w:rPr>
          <w:rFonts w:ascii="Lato" w:eastAsia="DengXian" w:hAnsi="Lato" w:cs="Arial"/>
          <w:iCs/>
          <w:color w:val="000000" w:themeColor="text1"/>
          <w:szCs w:val="20"/>
          <w:vertAlign w:val="subscript"/>
          <w:lang w:eastAsia="zh-CN"/>
        </w:rPr>
        <w:t>2</w:t>
      </w:r>
      <w:r w:rsidR="00A979EA" w:rsidRPr="000D0422">
        <w:rPr>
          <w:rFonts w:ascii="Lato" w:eastAsia="DengXian" w:hAnsi="Lato" w:cs="Arial"/>
          <w:iCs/>
          <w:color w:val="000000" w:themeColor="text1"/>
          <w:szCs w:val="20"/>
          <w:lang w:eastAsia="zh-CN"/>
        </w:rPr>
        <w:t xml:space="preserve"> </w:t>
      </w:r>
      <w:r w:rsidRPr="000D0422">
        <w:rPr>
          <w:rFonts w:ascii="Lato" w:eastAsia="DengXian" w:hAnsi="Lato" w:cs="Arial"/>
          <w:color w:val="000000" w:themeColor="text1"/>
          <w:szCs w:val="20"/>
          <w:lang w:eastAsia="zh-CN"/>
        </w:rPr>
        <w:t xml:space="preserve">production and application routes provide valuable context for understanding the history of </w:t>
      </w:r>
      <w:r w:rsidR="00A979EA" w:rsidRPr="000D0422">
        <w:rPr>
          <w:rFonts w:ascii="Lato" w:eastAsia="DengXian" w:hAnsi="Lato" w:cs="Arial"/>
          <w:iCs/>
          <w:color w:val="000000" w:themeColor="text1"/>
          <w:szCs w:val="20"/>
          <w:lang w:eastAsia="zh-CN"/>
        </w:rPr>
        <w:t>C</w:t>
      </w:r>
      <w:r w:rsidR="00A979EA" w:rsidRPr="000D0422">
        <w:rPr>
          <w:rFonts w:ascii="Lato" w:eastAsia="DengXian" w:hAnsi="Lato" w:cs="Arial"/>
          <w:iCs/>
          <w:color w:val="000000" w:themeColor="text1"/>
          <w:szCs w:val="20"/>
          <w:vertAlign w:val="subscript"/>
          <w:lang w:eastAsia="zh-CN"/>
        </w:rPr>
        <w:t>2</w:t>
      </w:r>
      <w:r w:rsidR="00A979EA" w:rsidRPr="000D0422">
        <w:rPr>
          <w:rFonts w:ascii="Lato" w:eastAsia="DengXian" w:hAnsi="Lato" w:cs="Arial"/>
          <w:iCs/>
          <w:color w:val="000000" w:themeColor="text1"/>
          <w:szCs w:val="20"/>
          <w:lang w:eastAsia="zh-CN"/>
        </w:rPr>
        <w:t>H</w:t>
      </w:r>
      <w:r w:rsidR="00A979EA" w:rsidRPr="000D0422">
        <w:rPr>
          <w:rFonts w:ascii="Lato" w:eastAsia="DengXian" w:hAnsi="Lato" w:cs="Arial"/>
          <w:iCs/>
          <w:color w:val="000000" w:themeColor="text1"/>
          <w:szCs w:val="20"/>
          <w:vertAlign w:val="subscript"/>
          <w:lang w:eastAsia="zh-CN"/>
        </w:rPr>
        <w:t>2</w:t>
      </w:r>
      <w:r w:rsidR="00A979EA" w:rsidRPr="000D0422">
        <w:rPr>
          <w:rFonts w:ascii="Lato" w:eastAsia="DengXian" w:hAnsi="Lato" w:cs="Arial"/>
          <w:iCs/>
          <w:color w:val="000000" w:themeColor="text1"/>
          <w:szCs w:val="20"/>
          <w:lang w:eastAsia="zh-CN"/>
        </w:rPr>
        <w:t xml:space="preserve"> </w:t>
      </w:r>
      <w:r w:rsidRPr="000D0422">
        <w:rPr>
          <w:rFonts w:ascii="Lato" w:eastAsia="DengXian" w:hAnsi="Lato" w:cs="Arial"/>
          <w:color w:val="000000" w:themeColor="text1"/>
          <w:szCs w:val="20"/>
          <w:lang w:eastAsia="zh-CN"/>
        </w:rPr>
        <w:t>development. Retaining these routes in Fig.</w:t>
      </w:r>
      <w:r w:rsidR="0006063C" w:rsidRPr="000D0422">
        <w:rPr>
          <w:rFonts w:ascii="Lato" w:eastAsia="DengXian" w:hAnsi="Lato" w:cs="Arial"/>
          <w:color w:val="000000" w:themeColor="text1"/>
          <w:szCs w:val="20"/>
          <w:lang w:eastAsia="zh-CN"/>
        </w:rPr>
        <w:t xml:space="preserve"> </w:t>
      </w:r>
      <w:r w:rsidRPr="000D0422">
        <w:rPr>
          <w:rFonts w:ascii="Lato" w:eastAsia="DengXian" w:hAnsi="Lato" w:cs="Arial"/>
          <w:color w:val="000000" w:themeColor="text1"/>
          <w:szCs w:val="20"/>
          <w:lang w:eastAsia="zh-CN"/>
        </w:rPr>
        <w:t xml:space="preserve">2 while emphasizing current technologies </w:t>
      </w:r>
      <w:r w:rsidR="003F5D85" w:rsidRPr="000D0422">
        <w:rPr>
          <w:rFonts w:ascii="Lato" w:eastAsia="DengXian" w:hAnsi="Lato" w:cs="Arial"/>
          <w:color w:val="000000" w:themeColor="text1"/>
          <w:szCs w:val="20"/>
          <w:lang w:eastAsia="zh-CN"/>
        </w:rPr>
        <w:t xml:space="preserve">is therefore beneficial. </w:t>
      </w:r>
      <w:r w:rsidRPr="000D0422">
        <w:rPr>
          <w:rFonts w:ascii="Lato" w:eastAsia="DengXian" w:hAnsi="Lato" w:cs="Arial"/>
          <w:color w:val="000000" w:themeColor="text1"/>
          <w:szCs w:val="20"/>
          <w:lang w:eastAsia="zh-CN"/>
        </w:rPr>
        <w:t>Fig.</w:t>
      </w:r>
      <w:r w:rsidR="0006063C" w:rsidRPr="000D0422">
        <w:rPr>
          <w:rFonts w:ascii="Lato" w:eastAsia="DengXian" w:hAnsi="Lato" w:cs="Arial"/>
          <w:color w:val="000000" w:themeColor="text1"/>
          <w:szCs w:val="20"/>
          <w:lang w:eastAsia="zh-CN"/>
        </w:rPr>
        <w:t xml:space="preserve"> </w:t>
      </w:r>
      <w:r w:rsidRPr="000D0422">
        <w:rPr>
          <w:rFonts w:ascii="Lato" w:eastAsia="DengXian" w:hAnsi="Lato" w:cs="Arial"/>
          <w:color w:val="000000" w:themeColor="text1"/>
          <w:szCs w:val="20"/>
          <w:lang w:eastAsia="zh-CN"/>
        </w:rPr>
        <w:t xml:space="preserve">2 </w:t>
      </w:r>
      <w:r w:rsidR="003F5D85" w:rsidRPr="000D0422">
        <w:rPr>
          <w:rFonts w:ascii="Lato" w:eastAsia="DengXian" w:hAnsi="Lato" w:cs="Arial"/>
          <w:color w:val="000000" w:themeColor="text1"/>
          <w:szCs w:val="20"/>
          <w:lang w:eastAsia="zh-CN"/>
        </w:rPr>
        <w:t xml:space="preserve">now </w:t>
      </w:r>
      <w:r w:rsidRPr="000D0422">
        <w:rPr>
          <w:rFonts w:ascii="Lato" w:eastAsia="DengXian" w:hAnsi="Lato" w:cs="Arial"/>
          <w:color w:val="000000" w:themeColor="text1"/>
          <w:szCs w:val="20"/>
          <w:lang w:eastAsia="zh-CN"/>
        </w:rPr>
        <w:t xml:space="preserve">serves as a comprehensive </w:t>
      </w:r>
      <w:r w:rsidR="0006063C" w:rsidRPr="000D0422">
        <w:rPr>
          <w:rFonts w:ascii="Lato" w:eastAsia="DengXian" w:hAnsi="Lato" w:cs="Arial"/>
          <w:color w:val="000000" w:themeColor="text1"/>
          <w:szCs w:val="20"/>
          <w:lang w:eastAsia="zh-CN"/>
        </w:rPr>
        <w:t>analysis</w:t>
      </w:r>
      <w:r w:rsidRPr="000D0422">
        <w:rPr>
          <w:rFonts w:ascii="Lato" w:eastAsia="DengXian" w:hAnsi="Lato" w:cs="Arial"/>
          <w:color w:val="000000" w:themeColor="text1"/>
          <w:szCs w:val="20"/>
          <w:lang w:eastAsia="zh-CN"/>
        </w:rPr>
        <w:t xml:space="preserve"> of both past and present </w:t>
      </w:r>
      <w:r w:rsidR="00A979EA" w:rsidRPr="000D0422">
        <w:rPr>
          <w:rFonts w:ascii="Lato" w:eastAsia="DengXian" w:hAnsi="Lato" w:cs="Arial"/>
          <w:iCs/>
          <w:color w:val="000000" w:themeColor="text1"/>
          <w:szCs w:val="20"/>
          <w:lang w:eastAsia="zh-CN"/>
        </w:rPr>
        <w:t>C</w:t>
      </w:r>
      <w:r w:rsidR="00A979EA" w:rsidRPr="000D0422">
        <w:rPr>
          <w:rFonts w:ascii="Lato" w:eastAsia="DengXian" w:hAnsi="Lato" w:cs="Arial"/>
          <w:iCs/>
          <w:color w:val="000000" w:themeColor="text1"/>
          <w:szCs w:val="20"/>
          <w:vertAlign w:val="subscript"/>
          <w:lang w:eastAsia="zh-CN"/>
        </w:rPr>
        <w:t>2</w:t>
      </w:r>
      <w:r w:rsidR="00A979EA" w:rsidRPr="000D0422">
        <w:rPr>
          <w:rFonts w:ascii="Lato" w:eastAsia="DengXian" w:hAnsi="Lato" w:cs="Arial"/>
          <w:iCs/>
          <w:color w:val="000000" w:themeColor="text1"/>
          <w:szCs w:val="20"/>
          <w:lang w:eastAsia="zh-CN"/>
        </w:rPr>
        <w:t>H</w:t>
      </w:r>
      <w:r w:rsidR="00A979EA" w:rsidRPr="000D0422">
        <w:rPr>
          <w:rFonts w:ascii="Lato" w:eastAsia="DengXian" w:hAnsi="Lato" w:cs="Arial"/>
          <w:iCs/>
          <w:color w:val="000000" w:themeColor="text1"/>
          <w:szCs w:val="20"/>
          <w:vertAlign w:val="subscript"/>
          <w:lang w:eastAsia="zh-CN"/>
        </w:rPr>
        <w:t>2</w:t>
      </w:r>
      <w:r w:rsidR="00A979EA" w:rsidRPr="000D0422">
        <w:rPr>
          <w:rFonts w:ascii="Lato" w:eastAsia="DengXian" w:hAnsi="Lato" w:cs="Arial"/>
          <w:iCs/>
          <w:color w:val="000000" w:themeColor="text1"/>
          <w:szCs w:val="20"/>
          <w:lang w:eastAsia="zh-CN"/>
        </w:rPr>
        <w:t xml:space="preserve"> </w:t>
      </w:r>
      <w:r w:rsidRPr="000D0422">
        <w:rPr>
          <w:rFonts w:ascii="Lato" w:eastAsia="DengXian" w:hAnsi="Lato" w:cs="Arial"/>
          <w:color w:val="000000" w:themeColor="text1"/>
          <w:szCs w:val="20"/>
          <w:lang w:eastAsia="zh-CN"/>
        </w:rPr>
        <w:t xml:space="preserve">production and applications, with the associated </w:t>
      </w:r>
      <w:r w:rsidR="003F5D85" w:rsidRPr="000D0422">
        <w:rPr>
          <w:rFonts w:ascii="Lato" w:eastAsia="DengXian" w:hAnsi="Lato" w:cs="Arial"/>
          <w:color w:val="000000" w:themeColor="text1"/>
          <w:szCs w:val="20"/>
          <w:lang w:eastAsia="zh-CN"/>
        </w:rPr>
        <w:t>challenges</w:t>
      </w:r>
      <w:r w:rsidRPr="000D0422">
        <w:rPr>
          <w:rFonts w:ascii="Lato" w:eastAsia="DengXian" w:hAnsi="Lato" w:cs="Arial"/>
          <w:color w:val="000000" w:themeColor="text1"/>
          <w:szCs w:val="20"/>
          <w:lang w:eastAsia="zh-CN"/>
        </w:rPr>
        <w:t xml:space="preserve"> for each technology discussed in Section</w:t>
      </w:r>
      <w:r w:rsidR="0006063C" w:rsidRPr="000D0422">
        <w:rPr>
          <w:rFonts w:ascii="Lato" w:eastAsia="DengXian" w:hAnsi="Lato" w:cs="Arial"/>
          <w:color w:val="000000" w:themeColor="text1"/>
          <w:szCs w:val="20"/>
          <w:lang w:eastAsia="zh-CN"/>
        </w:rPr>
        <w:t xml:space="preserve"> </w:t>
      </w:r>
      <w:r w:rsidRPr="000D0422">
        <w:rPr>
          <w:rFonts w:ascii="Lato" w:eastAsia="DengXian" w:hAnsi="Lato" w:cs="Arial"/>
          <w:color w:val="000000" w:themeColor="text1"/>
          <w:szCs w:val="20"/>
          <w:lang w:eastAsia="zh-CN"/>
        </w:rPr>
        <w:t xml:space="preserve">2. These challenges </w:t>
      </w:r>
      <w:r w:rsidR="003F5D85" w:rsidRPr="000D0422">
        <w:rPr>
          <w:rFonts w:ascii="Lato" w:eastAsia="DengXian" w:hAnsi="Lato" w:cs="Arial"/>
          <w:color w:val="000000" w:themeColor="text1"/>
          <w:szCs w:val="20"/>
          <w:lang w:eastAsia="zh-CN"/>
        </w:rPr>
        <w:t>highlight</w:t>
      </w:r>
      <w:r w:rsidRPr="000D0422">
        <w:rPr>
          <w:rFonts w:ascii="Lato" w:eastAsia="DengXian" w:hAnsi="Lato" w:cs="Arial"/>
          <w:color w:val="000000" w:themeColor="text1"/>
          <w:szCs w:val="20"/>
          <w:lang w:eastAsia="zh-CN"/>
        </w:rPr>
        <w:t xml:space="preserve"> the need for exploring green </w:t>
      </w:r>
      <w:r w:rsidR="00A979EA" w:rsidRPr="000D0422">
        <w:rPr>
          <w:rFonts w:ascii="Lato" w:eastAsia="DengXian" w:hAnsi="Lato" w:cs="Arial"/>
          <w:iCs/>
          <w:color w:val="000000" w:themeColor="text1"/>
          <w:szCs w:val="20"/>
          <w:lang w:eastAsia="zh-CN"/>
        </w:rPr>
        <w:t>C</w:t>
      </w:r>
      <w:r w:rsidR="00A979EA" w:rsidRPr="000D0422">
        <w:rPr>
          <w:rFonts w:ascii="Lato" w:eastAsia="DengXian" w:hAnsi="Lato" w:cs="Arial"/>
          <w:iCs/>
          <w:color w:val="000000" w:themeColor="text1"/>
          <w:szCs w:val="20"/>
          <w:vertAlign w:val="subscript"/>
          <w:lang w:eastAsia="zh-CN"/>
        </w:rPr>
        <w:t>2</w:t>
      </w:r>
      <w:r w:rsidR="00A979EA" w:rsidRPr="000D0422">
        <w:rPr>
          <w:rFonts w:ascii="Lato" w:eastAsia="DengXian" w:hAnsi="Lato" w:cs="Arial"/>
          <w:iCs/>
          <w:color w:val="000000" w:themeColor="text1"/>
          <w:szCs w:val="20"/>
          <w:lang w:eastAsia="zh-CN"/>
        </w:rPr>
        <w:t>H</w:t>
      </w:r>
      <w:r w:rsidR="00A979EA" w:rsidRPr="000D0422">
        <w:rPr>
          <w:rFonts w:ascii="Lato" w:eastAsia="DengXian" w:hAnsi="Lato" w:cs="Arial"/>
          <w:iCs/>
          <w:color w:val="000000" w:themeColor="text1"/>
          <w:szCs w:val="20"/>
          <w:vertAlign w:val="subscript"/>
          <w:lang w:eastAsia="zh-CN"/>
        </w:rPr>
        <w:t>2</w:t>
      </w:r>
      <w:r w:rsidR="00A979EA" w:rsidRPr="000D0422">
        <w:rPr>
          <w:rFonts w:ascii="Lato" w:eastAsia="DengXian" w:hAnsi="Lato" w:cs="Arial"/>
          <w:iCs/>
          <w:color w:val="000000" w:themeColor="text1"/>
          <w:szCs w:val="20"/>
          <w:lang w:eastAsia="zh-CN"/>
        </w:rPr>
        <w:t xml:space="preserve"> </w:t>
      </w:r>
      <w:r w:rsidRPr="000D0422">
        <w:rPr>
          <w:rFonts w:ascii="Lato" w:eastAsia="DengXian" w:hAnsi="Lato" w:cs="Arial"/>
          <w:color w:val="000000" w:themeColor="text1"/>
          <w:szCs w:val="20"/>
          <w:lang w:eastAsia="zh-CN"/>
        </w:rPr>
        <w:t xml:space="preserve">production in the future, such as using biomethane or biochar as feedstocks, which we </w:t>
      </w:r>
      <w:r w:rsidR="003F5D85" w:rsidRPr="000D0422">
        <w:rPr>
          <w:rFonts w:ascii="Lato" w:eastAsia="DengXian" w:hAnsi="Lato" w:cs="Arial"/>
          <w:color w:val="000000" w:themeColor="text1"/>
          <w:szCs w:val="20"/>
          <w:lang w:eastAsia="zh-CN"/>
        </w:rPr>
        <w:t>address</w:t>
      </w:r>
      <w:r w:rsidRPr="000D0422">
        <w:rPr>
          <w:rFonts w:ascii="Lato" w:eastAsia="DengXian" w:hAnsi="Lato" w:cs="Arial"/>
          <w:color w:val="000000" w:themeColor="text1"/>
          <w:szCs w:val="20"/>
          <w:lang w:eastAsia="zh-CN"/>
        </w:rPr>
        <w:t xml:space="preserve"> thoroughly in Fig.</w:t>
      </w:r>
      <w:r w:rsidR="0006063C" w:rsidRPr="000D0422">
        <w:rPr>
          <w:rFonts w:ascii="Lato" w:eastAsia="DengXian" w:hAnsi="Lato" w:cs="Arial"/>
          <w:color w:val="000000" w:themeColor="text1"/>
          <w:szCs w:val="20"/>
          <w:lang w:eastAsia="zh-CN"/>
        </w:rPr>
        <w:t xml:space="preserve"> </w:t>
      </w:r>
      <w:r w:rsidRPr="000D0422">
        <w:rPr>
          <w:rFonts w:ascii="Lato" w:eastAsia="DengXian" w:hAnsi="Lato" w:cs="Arial"/>
          <w:color w:val="000000" w:themeColor="text1"/>
          <w:szCs w:val="20"/>
          <w:lang w:eastAsia="zh-CN"/>
        </w:rPr>
        <w:t xml:space="preserve">5 and </w:t>
      </w:r>
      <w:r w:rsidR="003F5D85" w:rsidRPr="000D0422">
        <w:rPr>
          <w:rFonts w:ascii="Lato" w:eastAsia="DengXian" w:hAnsi="Lato" w:cs="Arial"/>
          <w:color w:val="000000" w:themeColor="text1"/>
          <w:szCs w:val="20"/>
          <w:lang w:eastAsia="zh-CN"/>
        </w:rPr>
        <w:t xml:space="preserve">the </w:t>
      </w:r>
      <w:r w:rsidRPr="000D0422">
        <w:rPr>
          <w:rFonts w:ascii="Lato" w:eastAsia="DengXian" w:hAnsi="Lato" w:cs="Arial"/>
          <w:color w:val="000000" w:themeColor="text1"/>
          <w:szCs w:val="20"/>
          <w:lang w:eastAsia="zh-CN"/>
        </w:rPr>
        <w:t>corresponding discussions.</w:t>
      </w:r>
    </w:p>
    <w:p w14:paraId="4F7E63C7" w14:textId="3DB32FCD" w:rsidR="00E47D2E" w:rsidRDefault="00E47D2E" w:rsidP="00E47D2E">
      <w:pPr>
        <w:rPr>
          <w:rFonts w:ascii="Lato" w:eastAsia="Cambria" w:hAnsi="Lato" w:cs="Arial"/>
          <w:color w:val="000000" w:themeColor="text1"/>
          <w:szCs w:val="20"/>
          <w:lang w:eastAsia="x-none"/>
        </w:rPr>
      </w:pPr>
      <w:r w:rsidRPr="000D0422">
        <w:rPr>
          <w:rFonts w:ascii="Lato" w:eastAsia="Cambria" w:hAnsi="Lato" w:cs="Arial"/>
          <w:b/>
          <w:color w:val="000000" w:themeColor="text1"/>
          <w:szCs w:val="20"/>
          <w:lang w:eastAsia="x-none"/>
        </w:rPr>
        <w:t>Action:</w:t>
      </w:r>
      <w:r>
        <w:rPr>
          <w:rFonts w:ascii="Lato" w:eastAsia="Cambria" w:hAnsi="Lato" w:cs="Arial"/>
          <w:color w:val="000000" w:themeColor="text1"/>
          <w:szCs w:val="20"/>
          <w:lang w:eastAsia="x-none"/>
        </w:rPr>
        <w:t xml:space="preserve"> </w:t>
      </w:r>
      <w:r w:rsidRPr="000D0422">
        <w:rPr>
          <w:rFonts w:ascii="Lato" w:eastAsia="DengXian" w:hAnsi="Lato" w:cs="Arial"/>
          <w:color w:val="000000" w:themeColor="text1"/>
          <w:szCs w:val="20"/>
          <w:lang w:eastAsia="zh-CN"/>
        </w:rPr>
        <w:t xml:space="preserve">In response to the reviewer’s concern, </w:t>
      </w:r>
      <w:r w:rsidRPr="000D0422">
        <w:rPr>
          <w:rFonts w:ascii="Lato" w:eastAsia="DengXian" w:hAnsi="Lato" w:cs="Arial"/>
          <w:bCs/>
          <w:color w:val="000000" w:themeColor="text1"/>
          <w:szCs w:val="20"/>
          <w:lang w:eastAsia="zh-CN"/>
        </w:rPr>
        <w:t>we have shortened the discussion of historical and discontinued routes in Section 2.1</w:t>
      </w:r>
      <w:r w:rsidRPr="000D0422">
        <w:rPr>
          <w:rFonts w:ascii="Lato" w:eastAsia="DengXian" w:hAnsi="Lato" w:cs="Arial"/>
          <w:color w:val="000000" w:themeColor="text1"/>
          <w:szCs w:val="20"/>
          <w:lang w:eastAsia="zh-CN"/>
        </w:rPr>
        <w:t>.</w:t>
      </w:r>
      <w:r w:rsidRPr="000D0422">
        <w:rPr>
          <w:rFonts w:ascii="Lato" w:eastAsia="DengXian" w:hAnsi="Lato" w:cs="Arial"/>
          <w:color w:val="000000" w:themeColor="text1"/>
          <w:szCs w:val="20"/>
          <w:lang w:eastAsia="zh-CN"/>
        </w:rPr>
        <w:t xml:space="preserve"> </w:t>
      </w:r>
      <w:r w:rsidRPr="000D0422">
        <w:rPr>
          <w:rFonts w:ascii="Lato" w:eastAsia="DengXian" w:hAnsi="Lato" w:cs="Arial"/>
          <w:color w:val="000000" w:themeColor="text1"/>
          <w:szCs w:val="20"/>
          <w:lang w:eastAsia="zh-CN"/>
        </w:rPr>
        <w:t xml:space="preserve">As mentioned in our response to comment 2.7, predicting the future scale of </w:t>
      </w:r>
      <w:r w:rsidRPr="000D0422">
        <w:rPr>
          <w:rFonts w:ascii="Lato" w:eastAsia="DengXian" w:hAnsi="Lato" w:cs="Arial"/>
          <w:iCs/>
          <w:color w:val="000000" w:themeColor="text1"/>
          <w:szCs w:val="20"/>
          <w:lang w:eastAsia="zh-CN"/>
        </w:rPr>
        <w:t>C</w:t>
      </w:r>
      <w:r w:rsidRPr="000D0422">
        <w:rPr>
          <w:rFonts w:ascii="Lato" w:eastAsia="DengXian" w:hAnsi="Lato" w:cs="Arial"/>
          <w:iCs/>
          <w:color w:val="000000" w:themeColor="text1"/>
          <w:szCs w:val="20"/>
          <w:vertAlign w:val="subscript"/>
          <w:lang w:eastAsia="zh-CN"/>
        </w:rPr>
        <w:t>2</w:t>
      </w:r>
      <w:r w:rsidRPr="000D0422">
        <w:rPr>
          <w:rFonts w:ascii="Lato" w:eastAsia="DengXian" w:hAnsi="Lato" w:cs="Arial"/>
          <w:iCs/>
          <w:color w:val="000000" w:themeColor="text1"/>
          <w:szCs w:val="20"/>
          <w:lang w:eastAsia="zh-CN"/>
        </w:rPr>
        <w:t>H</w:t>
      </w:r>
      <w:r w:rsidRPr="000D0422">
        <w:rPr>
          <w:rFonts w:ascii="Lato" w:eastAsia="DengXian" w:hAnsi="Lato" w:cs="Arial"/>
          <w:iCs/>
          <w:color w:val="000000" w:themeColor="text1"/>
          <w:szCs w:val="20"/>
          <w:vertAlign w:val="subscript"/>
          <w:lang w:eastAsia="zh-CN"/>
        </w:rPr>
        <w:t>2</w:t>
      </w:r>
      <w:r w:rsidRPr="000D0422">
        <w:rPr>
          <w:rFonts w:ascii="Lato" w:eastAsia="DengXian" w:hAnsi="Lato" w:cs="Arial"/>
          <w:iCs/>
          <w:color w:val="000000" w:themeColor="text1"/>
          <w:szCs w:val="20"/>
          <w:lang w:eastAsia="zh-CN"/>
        </w:rPr>
        <w:t xml:space="preserve"> </w:t>
      </w:r>
      <w:r w:rsidRPr="000D0422">
        <w:rPr>
          <w:rFonts w:ascii="Lato" w:eastAsia="DengXian" w:hAnsi="Lato" w:cs="Arial"/>
          <w:color w:val="000000" w:themeColor="text1"/>
          <w:szCs w:val="20"/>
          <w:lang w:eastAsia="zh-CN"/>
        </w:rPr>
        <w:t xml:space="preserve">production and its market potential in </w:t>
      </w:r>
      <w:r w:rsidRPr="000D0422">
        <w:rPr>
          <w:rFonts w:ascii="Lato" w:eastAsia="DengXian" w:hAnsi="Lato" w:cs="Arial"/>
          <w:iCs/>
          <w:color w:val="000000" w:themeColor="text1"/>
          <w:szCs w:val="20"/>
          <w:lang w:eastAsia="zh-CN"/>
        </w:rPr>
        <w:t>C</w:t>
      </w:r>
      <w:r w:rsidRPr="000D0422">
        <w:rPr>
          <w:rFonts w:ascii="Lato" w:eastAsia="DengXian" w:hAnsi="Lato" w:cs="Arial"/>
          <w:iCs/>
          <w:color w:val="000000" w:themeColor="text1"/>
          <w:szCs w:val="20"/>
          <w:vertAlign w:val="subscript"/>
          <w:lang w:eastAsia="zh-CN"/>
        </w:rPr>
        <w:t>2</w:t>
      </w:r>
      <w:r w:rsidRPr="000D0422">
        <w:rPr>
          <w:rFonts w:ascii="Lato" w:eastAsia="DengXian" w:hAnsi="Lato" w:cs="Arial"/>
          <w:iCs/>
          <w:color w:val="000000" w:themeColor="text1"/>
          <w:szCs w:val="20"/>
          <w:lang w:eastAsia="zh-CN"/>
        </w:rPr>
        <w:t>H</w:t>
      </w:r>
      <w:r w:rsidRPr="000D0422">
        <w:rPr>
          <w:rFonts w:ascii="Lato" w:eastAsia="DengXian" w:hAnsi="Lato" w:cs="Arial"/>
          <w:iCs/>
          <w:color w:val="000000" w:themeColor="text1"/>
          <w:szCs w:val="20"/>
          <w:vertAlign w:val="subscript"/>
          <w:lang w:eastAsia="zh-CN"/>
        </w:rPr>
        <w:t>2</w:t>
      </w:r>
      <w:r w:rsidRPr="000D0422">
        <w:rPr>
          <w:rFonts w:ascii="Lato" w:eastAsia="DengXian" w:hAnsi="Lato" w:cs="Arial"/>
          <w:iCs/>
          <w:color w:val="000000" w:themeColor="text1"/>
          <w:szCs w:val="20"/>
          <w:lang w:eastAsia="zh-CN"/>
        </w:rPr>
        <w:t xml:space="preserve"> </w:t>
      </w:r>
      <w:r w:rsidRPr="000D0422">
        <w:rPr>
          <w:rFonts w:ascii="Lato" w:eastAsia="DengXian" w:hAnsi="Lato" w:cs="Arial"/>
          <w:color w:val="000000" w:themeColor="text1"/>
          <w:szCs w:val="20"/>
          <w:lang w:eastAsia="zh-CN"/>
        </w:rPr>
        <w:t xml:space="preserve">chemistry remains highly uncertain due to various influencing factors. As an alternative, </w:t>
      </w:r>
      <w:r w:rsidRPr="000D0422">
        <w:rPr>
          <w:rFonts w:ascii="Lato" w:eastAsia="Cambria" w:hAnsi="Lato" w:cs="Arial"/>
          <w:bCs/>
          <w:color w:val="000000" w:themeColor="text1"/>
          <w:szCs w:val="20"/>
          <w:lang w:eastAsia="x-none"/>
        </w:rPr>
        <w:t xml:space="preserve">we have included discussions on recent studies in Section 3, focusing on emerging </w:t>
      </w:r>
      <w:r w:rsidRPr="000D0422">
        <w:rPr>
          <w:rFonts w:ascii="Lato" w:eastAsia="Cambria" w:hAnsi="Lato" w:cs="Arial"/>
          <w:bCs/>
          <w:iCs/>
          <w:color w:val="000000" w:themeColor="text1"/>
          <w:szCs w:val="20"/>
          <w:lang w:eastAsia="x-none"/>
        </w:rPr>
        <w:t>C</w:t>
      </w:r>
      <w:r w:rsidRPr="000D0422">
        <w:rPr>
          <w:rFonts w:ascii="Lato" w:eastAsia="Cambria" w:hAnsi="Lato" w:cs="Arial"/>
          <w:bCs/>
          <w:iCs/>
          <w:color w:val="000000" w:themeColor="text1"/>
          <w:szCs w:val="20"/>
          <w:vertAlign w:val="subscript"/>
          <w:lang w:eastAsia="x-none"/>
        </w:rPr>
        <w:t>2</w:t>
      </w:r>
      <w:r w:rsidRPr="000D0422">
        <w:rPr>
          <w:rFonts w:ascii="Lato" w:eastAsia="Cambria" w:hAnsi="Lato" w:cs="Arial"/>
          <w:bCs/>
          <w:iCs/>
          <w:color w:val="000000" w:themeColor="text1"/>
          <w:szCs w:val="20"/>
          <w:lang w:eastAsia="x-none"/>
        </w:rPr>
        <w:t>H</w:t>
      </w:r>
      <w:r w:rsidRPr="000D0422">
        <w:rPr>
          <w:rFonts w:ascii="Lato" w:eastAsia="Cambria" w:hAnsi="Lato" w:cs="Arial"/>
          <w:bCs/>
          <w:iCs/>
          <w:color w:val="000000" w:themeColor="text1"/>
          <w:szCs w:val="20"/>
          <w:vertAlign w:val="subscript"/>
          <w:lang w:eastAsia="x-none"/>
        </w:rPr>
        <w:t>2</w:t>
      </w:r>
      <w:r w:rsidRPr="000D0422">
        <w:rPr>
          <w:rFonts w:ascii="Lato" w:eastAsia="Cambria" w:hAnsi="Lato" w:cs="Arial"/>
          <w:bCs/>
          <w:iCs/>
          <w:color w:val="000000" w:themeColor="text1"/>
          <w:szCs w:val="20"/>
          <w:lang w:eastAsia="x-none"/>
        </w:rPr>
        <w:t xml:space="preserve"> </w:t>
      </w:r>
      <w:r w:rsidRPr="000D0422">
        <w:rPr>
          <w:rFonts w:ascii="Lato" w:eastAsia="Cambria" w:hAnsi="Lato" w:cs="Arial"/>
          <w:bCs/>
          <w:color w:val="000000" w:themeColor="text1"/>
          <w:szCs w:val="20"/>
          <w:lang w:eastAsia="x-none"/>
        </w:rPr>
        <w:t>applications (page xx, line xx).</w:t>
      </w:r>
      <w:r w:rsidRPr="000D0422">
        <w:rPr>
          <w:rFonts w:ascii="Lato" w:eastAsia="Cambria" w:hAnsi="Lato" w:cs="Arial"/>
          <w:color w:val="000000" w:themeColor="text1"/>
          <w:szCs w:val="20"/>
          <w:lang w:eastAsia="x-none"/>
        </w:rPr>
        <w:t xml:space="preserve"> Further details can be found in the response to comment 2.1.</w:t>
      </w:r>
    </w:p>
    <w:p w14:paraId="73AB2BE8" w14:textId="77777777" w:rsidR="00531BB2" w:rsidRPr="00552F83" w:rsidRDefault="00531BB2" w:rsidP="00531BB2">
      <w:pPr>
        <w:spacing w:after="0" w:line="360" w:lineRule="auto"/>
        <w:rPr>
          <w:rFonts w:ascii="Lato" w:eastAsia="DengXian" w:hAnsi="Lato" w:cs="Arial"/>
          <w:color w:val="000000" w:themeColor="text1"/>
          <w:szCs w:val="20"/>
          <w:lang w:eastAsia="zh-CN"/>
        </w:rPr>
      </w:pPr>
    </w:p>
    <w:p w14:paraId="44601596" w14:textId="22BFF8C8" w:rsidR="000A14ED" w:rsidRPr="00C21B25" w:rsidRDefault="000A14ED" w:rsidP="00987014">
      <w:pPr>
        <w:rPr>
          <w:rFonts w:ascii="Lato" w:eastAsiaTheme="minorHAnsi" w:hAnsi="Lato" w:cs="Arial"/>
          <w:iCs/>
          <w:color w:val="0000FF"/>
          <w:szCs w:val="20"/>
        </w:rPr>
      </w:pPr>
      <w:r w:rsidRPr="00C21B25">
        <w:rPr>
          <w:rFonts w:ascii="Lato" w:eastAsiaTheme="minorHAnsi" w:hAnsi="Lato" w:cs="Arial"/>
          <w:iCs/>
          <w:color w:val="0000FF"/>
          <w:szCs w:val="20"/>
        </w:rPr>
        <w:t>2.9.</w:t>
      </w:r>
      <w:r w:rsidR="0006063C" w:rsidRPr="00C21B25">
        <w:rPr>
          <w:rFonts w:ascii="Lato" w:eastAsiaTheme="minorHAnsi" w:hAnsi="Lato" w:cs="Arial"/>
          <w:iCs/>
          <w:color w:val="0000FF"/>
          <w:szCs w:val="20"/>
        </w:rPr>
        <w:t xml:space="preserve"> </w:t>
      </w:r>
      <w:r w:rsidRPr="00C21B25">
        <w:rPr>
          <w:rFonts w:ascii="Lato" w:eastAsiaTheme="minorHAnsi" w:hAnsi="Lato" w:cs="Arial"/>
          <w:iCs/>
          <w:color w:val="0000FF"/>
          <w:szCs w:val="20"/>
        </w:rPr>
        <w:t>Figure 3: in 3(a), some technical words are not appropriate, such as dryer, carbon, C</w:t>
      </w:r>
      <w:r w:rsidRPr="00C21B25">
        <w:rPr>
          <w:rFonts w:ascii="Lato" w:eastAsiaTheme="minorHAnsi" w:hAnsi="Lato" w:cs="Arial"/>
          <w:iCs/>
          <w:color w:val="0000FF"/>
          <w:szCs w:val="20"/>
          <w:vertAlign w:val="subscript"/>
        </w:rPr>
        <w:t>2</w:t>
      </w:r>
      <w:r w:rsidRPr="00C21B25">
        <w:rPr>
          <w:rFonts w:ascii="Lato" w:eastAsiaTheme="minorHAnsi" w:hAnsi="Lato" w:cs="Arial"/>
          <w:iCs/>
          <w:color w:val="0000FF"/>
          <w:szCs w:val="20"/>
        </w:rPr>
        <w:t>H</w:t>
      </w:r>
      <w:r w:rsidRPr="00C21B25">
        <w:rPr>
          <w:rFonts w:ascii="Lato" w:eastAsiaTheme="minorHAnsi" w:hAnsi="Lato" w:cs="Arial"/>
          <w:iCs/>
          <w:color w:val="0000FF"/>
          <w:szCs w:val="20"/>
          <w:vertAlign w:val="subscript"/>
        </w:rPr>
        <w:t>2</w:t>
      </w:r>
      <w:r w:rsidRPr="00C21B25">
        <w:rPr>
          <w:rFonts w:ascii="Lato" w:eastAsiaTheme="minorHAnsi" w:hAnsi="Lato" w:cs="Arial"/>
          <w:iCs/>
          <w:color w:val="0000FF"/>
          <w:szCs w:val="20"/>
        </w:rPr>
        <w:t xml:space="preserve"> furnace(?), CO</w:t>
      </w:r>
      <w:r w:rsidR="00F82E66" w:rsidRPr="00C21B25">
        <w:rPr>
          <w:rFonts w:ascii="Lato" w:eastAsiaTheme="minorHAnsi" w:hAnsi="Lato" w:cs="Times New Roman"/>
          <w:iCs/>
          <w:color w:val="0000FF"/>
          <w:szCs w:val="20"/>
        </w:rPr>
        <w:t>→</w:t>
      </w:r>
      <w:r w:rsidRPr="00C21B25">
        <w:rPr>
          <w:rFonts w:ascii="Lato" w:eastAsiaTheme="minorHAnsi" w:hAnsi="Lato" w:cs="Arial"/>
          <w:iCs/>
          <w:color w:val="0000FF"/>
          <w:szCs w:val="20"/>
        </w:rPr>
        <w:t>CO</w:t>
      </w:r>
      <w:r w:rsidRPr="00C21B25">
        <w:rPr>
          <w:rFonts w:ascii="Lato" w:eastAsiaTheme="minorHAnsi" w:hAnsi="Lato" w:cs="Arial"/>
          <w:iCs/>
          <w:color w:val="0000FF"/>
          <w:szCs w:val="20"/>
          <w:vertAlign w:val="subscript"/>
        </w:rPr>
        <w:t>2</w:t>
      </w:r>
      <w:r w:rsidRPr="00C21B25">
        <w:rPr>
          <w:rFonts w:ascii="Lato" w:eastAsiaTheme="minorHAnsi" w:hAnsi="Lato" w:cs="Arial"/>
          <w:iCs/>
          <w:color w:val="0000FF"/>
          <w:szCs w:val="20"/>
        </w:rPr>
        <w:t>(?), etc., 3(b) is not informative at all; in 3(c) the numbers are not representative, which should be specified with the corresponding C</w:t>
      </w:r>
      <w:r w:rsidRPr="00C21B25">
        <w:rPr>
          <w:rFonts w:ascii="Lato" w:eastAsiaTheme="minorHAnsi" w:hAnsi="Lato" w:cs="Arial"/>
          <w:iCs/>
          <w:color w:val="0000FF"/>
          <w:szCs w:val="20"/>
          <w:vertAlign w:val="subscript"/>
        </w:rPr>
        <w:t>2</w:t>
      </w:r>
      <w:r w:rsidRPr="00C21B25">
        <w:rPr>
          <w:rFonts w:ascii="Lato" w:eastAsiaTheme="minorHAnsi" w:hAnsi="Lato" w:cs="Arial"/>
          <w:iCs/>
          <w:color w:val="0000FF"/>
          <w:szCs w:val="20"/>
        </w:rPr>
        <w:t>H</w:t>
      </w:r>
      <w:r w:rsidRPr="00C21B25">
        <w:rPr>
          <w:rFonts w:ascii="Lato" w:eastAsiaTheme="minorHAnsi" w:hAnsi="Lato" w:cs="Arial"/>
          <w:iCs/>
          <w:color w:val="0000FF"/>
          <w:szCs w:val="20"/>
          <w:vertAlign w:val="subscript"/>
        </w:rPr>
        <w:t>2</w:t>
      </w:r>
      <w:r w:rsidRPr="00C21B25">
        <w:rPr>
          <w:rFonts w:ascii="Lato" w:eastAsiaTheme="minorHAnsi" w:hAnsi="Lato" w:cs="Arial"/>
          <w:iCs/>
          <w:color w:val="0000FF"/>
          <w:szCs w:val="20"/>
        </w:rPr>
        <w:t xml:space="preserve"> plant.</w:t>
      </w:r>
    </w:p>
    <w:p w14:paraId="4F780502" w14:textId="28BEED4C" w:rsidR="00C11941" w:rsidRPr="00552F83" w:rsidRDefault="00C11941" w:rsidP="00987014">
      <w:pPr>
        <w:rPr>
          <w:rFonts w:ascii="Lato" w:eastAsiaTheme="minorHAnsi" w:hAnsi="Lato" w:cs="Arial"/>
          <w:iCs/>
          <w:color w:val="0000FF"/>
          <w:szCs w:val="20"/>
        </w:rPr>
      </w:pPr>
      <w:r w:rsidRPr="00C21B25">
        <w:rPr>
          <w:rFonts w:ascii="Lato" w:eastAsiaTheme="minorHAnsi" w:hAnsi="Lato" w:cs="Arial"/>
          <w:iCs/>
          <w:color w:val="0000FF"/>
          <w:szCs w:val="20"/>
        </w:rPr>
        <w:t>2.10.</w:t>
      </w:r>
      <w:r w:rsidR="0006063C" w:rsidRPr="00C21B25">
        <w:rPr>
          <w:rFonts w:ascii="Lato" w:eastAsiaTheme="minorHAnsi" w:hAnsi="Lato" w:cs="Arial"/>
          <w:iCs/>
          <w:color w:val="0000FF"/>
          <w:szCs w:val="20"/>
        </w:rPr>
        <w:t xml:space="preserve"> </w:t>
      </w:r>
      <w:r w:rsidRPr="00C21B25">
        <w:rPr>
          <w:rFonts w:ascii="Lato" w:eastAsiaTheme="minorHAnsi" w:hAnsi="Lato" w:cs="Arial"/>
          <w:iCs/>
          <w:color w:val="0000FF"/>
          <w:szCs w:val="20"/>
        </w:rPr>
        <w:t>Figure 4: 4(a) has been in many existing references; 4(b) is a bit redundant with 4(a); 4(c) is not very informative at all.</w:t>
      </w:r>
    </w:p>
    <w:p w14:paraId="30072F2D" w14:textId="4BD05126" w:rsidR="00F30FCE" w:rsidRDefault="00DF5DD1" w:rsidP="00531BB2">
      <w:pPr>
        <w:spacing w:after="0"/>
        <w:rPr>
          <w:rFonts w:ascii="Lato" w:hAnsi="Lato" w:cs="Arial"/>
          <w:szCs w:val="20"/>
          <w:lang w:eastAsia="zh-CN"/>
        </w:rPr>
      </w:pPr>
      <w:r>
        <w:rPr>
          <w:rFonts w:ascii="Lato" w:eastAsia="DengXian" w:hAnsi="Lato" w:cs="Arial"/>
          <w:b/>
          <w:bCs/>
          <w:iCs/>
          <w:color w:val="000000" w:themeColor="text1"/>
          <w:szCs w:val="20"/>
          <w:lang w:eastAsia="zh-CN"/>
        </w:rPr>
        <w:t>Action:</w:t>
      </w:r>
      <w:r w:rsidRPr="00DF5DD1">
        <w:rPr>
          <w:rFonts w:ascii="Lato" w:eastAsia="DengXian" w:hAnsi="Lato" w:cs="Arial"/>
          <w:bCs/>
          <w:iCs/>
          <w:color w:val="000000" w:themeColor="text1"/>
          <w:szCs w:val="20"/>
          <w:lang w:eastAsia="zh-CN"/>
        </w:rPr>
        <w:t xml:space="preserve"> </w:t>
      </w:r>
      <w:r w:rsidR="00C11941" w:rsidRPr="00DF5DD1">
        <w:rPr>
          <w:rFonts w:ascii="Lato" w:eastAsia="DengXian" w:hAnsi="Lato" w:cs="Arial"/>
          <w:bCs/>
          <w:iCs/>
          <w:color w:val="000000" w:themeColor="text1"/>
          <w:szCs w:val="20"/>
          <w:lang w:eastAsia="zh-CN"/>
        </w:rPr>
        <w:t>Regarding comment 2.9 and 2.10, w</w:t>
      </w:r>
      <w:r w:rsidR="00F30FCE" w:rsidRPr="00DF5DD1">
        <w:rPr>
          <w:rFonts w:ascii="Lato" w:eastAsia="DengXian" w:hAnsi="Lato" w:cs="Arial"/>
          <w:bCs/>
          <w:iCs/>
          <w:color w:val="000000" w:themeColor="text1"/>
          <w:szCs w:val="20"/>
          <w:lang w:eastAsia="zh-CN"/>
        </w:rPr>
        <w:t>e have significantly shortened Sections</w:t>
      </w:r>
      <w:r w:rsidR="0006063C" w:rsidRPr="00DF5DD1">
        <w:rPr>
          <w:rFonts w:ascii="Lato" w:eastAsia="DengXian" w:hAnsi="Lato" w:cs="Arial"/>
          <w:bCs/>
          <w:iCs/>
          <w:color w:val="000000" w:themeColor="text1"/>
          <w:szCs w:val="20"/>
          <w:lang w:eastAsia="zh-CN"/>
        </w:rPr>
        <w:t xml:space="preserve"> </w:t>
      </w:r>
      <w:r w:rsidR="00F30FCE" w:rsidRPr="00DF5DD1">
        <w:rPr>
          <w:rFonts w:ascii="Lato" w:eastAsia="DengXian" w:hAnsi="Lato" w:cs="Arial"/>
          <w:bCs/>
          <w:iCs/>
          <w:color w:val="000000" w:themeColor="text1"/>
          <w:szCs w:val="20"/>
          <w:lang w:eastAsia="zh-CN"/>
        </w:rPr>
        <w:t>2.1–2.3 and consolidated Fig.</w:t>
      </w:r>
      <w:r w:rsidR="0006063C" w:rsidRPr="00DF5DD1">
        <w:rPr>
          <w:rFonts w:ascii="Lato" w:eastAsia="DengXian" w:hAnsi="Lato" w:cs="Arial"/>
          <w:bCs/>
          <w:iCs/>
          <w:color w:val="000000" w:themeColor="text1"/>
          <w:szCs w:val="20"/>
          <w:lang w:eastAsia="zh-CN"/>
        </w:rPr>
        <w:t xml:space="preserve"> </w:t>
      </w:r>
      <w:r w:rsidR="00F30FCE" w:rsidRPr="00DF5DD1">
        <w:rPr>
          <w:rFonts w:ascii="Lato" w:eastAsia="DengXian" w:hAnsi="Lato" w:cs="Arial"/>
          <w:bCs/>
          <w:iCs/>
          <w:color w:val="000000" w:themeColor="text1"/>
          <w:szCs w:val="20"/>
          <w:lang w:eastAsia="zh-CN"/>
        </w:rPr>
        <w:t>3c, 4a, and 4d into a new figure, removing all other components from the original Fig.</w:t>
      </w:r>
      <w:r w:rsidR="0006063C" w:rsidRPr="00DF5DD1">
        <w:rPr>
          <w:rFonts w:ascii="Lato" w:eastAsia="DengXian" w:hAnsi="Lato" w:cs="Arial"/>
          <w:bCs/>
          <w:iCs/>
          <w:color w:val="000000" w:themeColor="text1"/>
          <w:szCs w:val="20"/>
          <w:lang w:eastAsia="zh-CN"/>
        </w:rPr>
        <w:t xml:space="preserve"> </w:t>
      </w:r>
      <w:r w:rsidR="00F30FCE" w:rsidRPr="00DF5DD1">
        <w:rPr>
          <w:rFonts w:ascii="Lato" w:eastAsia="DengXian" w:hAnsi="Lato" w:cs="Arial"/>
          <w:bCs/>
          <w:iCs/>
          <w:color w:val="000000" w:themeColor="text1"/>
          <w:szCs w:val="20"/>
          <w:lang w:eastAsia="zh-CN"/>
        </w:rPr>
        <w:t xml:space="preserve">3 and 4. </w:t>
      </w:r>
      <w:r w:rsidR="00F30FCE" w:rsidRPr="00DF5DD1">
        <w:rPr>
          <w:rFonts w:ascii="Lato" w:eastAsia="DengXian" w:hAnsi="Lato" w:cs="Arial"/>
          <w:iCs/>
          <w:color w:val="000000" w:themeColor="text1"/>
          <w:szCs w:val="20"/>
          <w:lang w:eastAsia="zh-CN"/>
        </w:rPr>
        <w:t>This adjustment reduces redundancy with existing literature. The data in Fig.</w:t>
      </w:r>
      <w:r w:rsidR="0006063C" w:rsidRPr="00DF5DD1">
        <w:rPr>
          <w:rFonts w:ascii="Lato" w:eastAsia="DengXian" w:hAnsi="Lato" w:cs="Arial"/>
          <w:iCs/>
          <w:color w:val="000000" w:themeColor="text1"/>
          <w:szCs w:val="20"/>
          <w:lang w:eastAsia="zh-CN"/>
        </w:rPr>
        <w:t xml:space="preserve"> </w:t>
      </w:r>
      <w:r w:rsidR="00F30FCE" w:rsidRPr="00DF5DD1">
        <w:rPr>
          <w:rFonts w:ascii="Lato" w:eastAsia="DengXian" w:hAnsi="Lato" w:cs="Arial"/>
          <w:iCs/>
          <w:color w:val="000000" w:themeColor="text1"/>
          <w:szCs w:val="20"/>
          <w:lang w:eastAsia="zh-CN"/>
        </w:rPr>
        <w:t xml:space="preserve">3c are directly associated with an </w:t>
      </w:r>
      <w:r w:rsidR="00A979EA" w:rsidRPr="00DF5DD1">
        <w:rPr>
          <w:rFonts w:ascii="Lato" w:eastAsia="DengXian" w:hAnsi="Lato" w:cs="Arial"/>
          <w:iCs/>
          <w:color w:val="000000" w:themeColor="text1"/>
          <w:szCs w:val="20"/>
          <w:lang w:eastAsia="zh-CN"/>
        </w:rPr>
        <w:t>C</w:t>
      </w:r>
      <w:r w:rsidR="00A979EA" w:rsidRPr="00DF5DD1">
        <w:rPr>
          <w:rFonts w:ascii="Lato" w:eastAsia="DengXian" w:hAnsi="Lato" w:cs="Arial"/>
          <w:iCs/>
          <w:color w:val="000000" w:themeColor="text1"/>
          <w:szCs w:val="20"/>
          <w:vertAlign w:val="subscript"/>
          <w:lang w:eastAsia="zh-CN"/>
        </w:rPr>
        <w:t>2</w:t>
      </w:r>
      <w:r w:rsidR="00A979EA" w:rsidRPr="00DF5DD1">
        <w:rPr>
          <w:rFonts w:ascii="Lato" w:eastAsia="DengXian" w:hAnsi="Lato" w:cs="Arial"/>
          <w:iCs/>
          <w:color w:val="000000" w:themeColor="text1"/>
          <w:szCs w:val="20"/>
          <w:lang w:eastAsia="zh-CN"/>
        </w:rPr>
        <w:t>H</w:t>
      </w:r>
      <w:r w:rsidR="00A979EA" w:rsidRPr="00DF5DD1">
        <w:rPr>
          <w:rFonts w:ascii="Lato" w:eastAsia="DengXian" w:hAnsi="Lato" w:cs="Arial"/>
          <w:iCs/>
          <w:color w:val="000000" w:themeColor="text1"/>
          <w:szCs w:val="20"/>
          <w:vertAlign w:val="subscript"/>
          <w:lang w:eastAsia="zh-CN"/>
        </w:rPr>
        <w:t>2</w:t>
      </w:r>
      <w:r w:rsidR="00A979EA" w:rsidRPr="00DF5DD1">
        <w:rPr>
          <w:rFonts w:ascii="Lato" w:eastAsia="DengXian" w:hAnsi="Lato" w:cs="Arial"/>
          <w:iCs/>
          <w:color w:val="000000" w:themeColor="text1"/>
          <w:szCs w:val="20"/>
          <w:lang w:eastAsia="zh-CN"/>
        </w:rPr>
        <w:t xml:space="preserve"> </w:t>
      </w:r>
      <w:r w:rsidR="00F30FCE" w:rsidRPr="00DF5DD1">
        <w:rPr>
          <w:rFonts w:ascii="Lato" w:eastAsia="DengXian" w:hAnsi="Lato" w:cs="Arial"/>
          <w:iCs/>
          <w:color w:val="000000" w:themeColor="text1"/>
          <w:szCs w:val="20"/>
          <w:lang w:eastAsia="zh-CN"/>
        </w:rPr>
        <w:t>plant in China (</w:t>
      </w:r>
      <w:r w:rsidR="00F30FCE" w:rsidRPr="00DF5DD1">
        <w:rPr>
          <w:rFonts w:ascii="Lato" w:hAnsi="Lato" w:cs="Arial"/>
          <w:iCs/>
          <w:szCs w:val="20"/>
        </w:rPr>
        <w:t>J. Clean. Prod.</w:t>
      </w:r>
      <w:r w:rsidR="00F30FCE" w:rsidRPr="00DF5DD1">
        <w:rPr>
          <w:rFonts w:ascii="Lato" w:hAnsi="Lato" w:cs="Arial"/>
          <w:szCs w:val="20"/>
        </w:rPr>
        <w:t xml:space="preserve"> </w:t>
      </w:r>
      <w:r w:rsidR="00F30FCE" w:rsidRPr="00DF5DD1">
        <w:rPr>
          <w:rFonts w:ascii="Lato" w:hAnsi="Lato" w:cs="Arial"/>
          <w:szCs w:val="20"/>
          <w:lang w:eastAsia="zh-CN"/>
        </w:rPr>
        <w:t xml:space="preserve">2021, </w:t>
      </w:r>
      <w:r w:rsidR="00F30FCE" w:rsidRPr="00DF5DD1">
        <w:rPr>
          <w:rFonts w:ascii="Lato" w:hAnsi="Lato" w:cs="Arial"/>
          <w:bCs/>
          <w:szCs w:val="20"/>
        </w:rPr>
        <w:t>322</w:t>
      </w:r>
      <w:r w:rsidR="00F30FCE" w:rsidRPr="00DF5DD1">
        <w:rPr>
          <w:rFonts w:ascii="Lato" w:hAnsi="Lato" w:cs="Arial"/>
          <w:szCs w:val="20"/>
        </w:rPr>
        <w:t>, 129055)</w:t>
      </w:r>
      <w:r w:rsidR="00F30FCE" w:rsidRPr="00DF5DD1">
        <w:rPr>
          <w:rFonts w:ascii="Lato" w:hAnsi="Lato" w:cs="Arial"/>
          <w:szCs w:val="20"/>
          <w:lang w:eastAsia="zh-CN"/>
        </w:rPr>
        <w:t>. We chose to retain Fig.</w:t>
      </w:r>
      <w:r w:rsidR="0006063C" w:rsidRPr="00DF5DD1">
        <w:rPr>
          <w:rFonts w:ascii="Lato" w:hAnsi="Lato" w:cs="Arial"/>
          <w:szCs w:val="20"/>
          <w:lang w:eastAsia="zh-CN"/>
        </w:rPr>
        <w:t xml:space="preserve"> </w:t>
      </w:r>
      <w:r w:rsidR="00F30FCE" w:rsidRPr="00DF5DD1">
        <w:rPr>
          <w:rFonts w:ascii="Lato" w:hAnsi="Lato" w:cs="Arial"/>
          <w:szCs w:val="20"/>
          <w:lang w:eastAsia="zh-CN"/>
        </w:rPr>
        <w:t>4a, despite its presence in other references, because the thermodynamic curve it presents is essential for helping readers</w:t>
      </w:r>
      <w:r w:rsidR="002725AC" w:rsidRPr="00DF5DD1">
        <w:rPr>
          <w:rFonts w:ascii="Lato" w:hAnsi="Lato" w:cs="Arial" w:hint="eastAsia"/>
          <w:szCs w:val="20"/>
          <w:lang w:eastAsia="zh-CN"/>
        </w:rPr>
        <w:t>, particularly</w:t>
      </w:r>
      <w:r w:rsidR="00F30FCE" w:rsidRPr="00DF5DD1">
        <w:rPr>
          <w:rFonts w:ascii="Lato" w:hAnsi="Lato" w:cs="Arial"/>
          <w:szCs w:val="20"/>
          <w:lang w:eastAsia="zh-CN"/>
        </w:rPr>
        <w:t xml:space="preserve"> outside the field</w:t>
      </w:r>
      <w:r w:rsidR="002725AC" w:rsidRPr="00DF5DD1">
        <w:rPr>
          <w:rFonts w:ascii="Lato" w:hAnsi="Lato" w:cs="Arial" w:hint="eastAsia"/>
          <w:szCs w:val="20"/>
          <w:lang w:eastAsia="zh-CN"/>
        </w:rPr>
        <w:t>,</w:t>
      </w:r>
      <w:r w:rsidR="00F30FCE" w:rsidRPr="00DF5DD1">
        <w:rPr>
          <w:rFonts w:ascii="Lato" w:hAnsi="Lato" w:cs="Arial"/>
          <w:szCs w:val="20"/>
          <w:lang w:eastAsia="zh-CN"/>
        </w:rPr>
        <w:t xml:space="preserve"> quickly grasp why </w:t>
      </w:r>
      <w:r w:rsidR="00A979EA" w:rsidRPr="00DF5DD1">
        <w:rPr>
          <w:rFonts w:ascii="Lato" w:hAnsi="Lato" w:cs="Arial"/>
          <w:iCs/>
          <w:szCs w:val="20"/>
          <w:lang w:eastAsia="zh-CN"/>
        </w:rPr>
        <w:t>C</w:t>
      </w:r>
      <w:r w:rsidR="00A979EA" w:rsidRPr="00DF5DD1">
        <w:rPr>
          <w:rFonts w:ascii="Lato" w:hAnsi="Lato" w:cs="Arial"/>
          <w:iCs/>
          <w:szCs w:val="20"/>
          <w:vertAlign w:val="subscript"/>
          <w:lang w:eastAsia="zh-CN"/>
        </w:rPr>
        <w:t>2</w:t>
      </w:r>
      <w:r w:rsidR="00A979EA" w:rsidRPr="00DF5DD1">
        <w:rPr>
          <w:rFonts w:ascii="Lato" w:hAnsi="Lato" w:cs="Arial"/>
          <w:iCs/>
          <w:szCs w:val="20"/>
          <w:lang w:eastAsia="zh-CN"/>
        </w:rPr>
        <w:t>H</w:t>
      </w:r>
      <w:r w:rsidR="00A979EA" w:rsidRPr="00DF5DD1">
        <w:rPr>
          <w:rFonts w:ascii="Lato" w:hAnsi="Lato" w:cs="Arial"/>
          <w:iCs/>
          <w:szCs w:val="20"/>
          <w:vertAlign w:val="subscript"/>
          <w:lang w:eastAsia="zh-CN"/>
        </w:rPr>
        <w:t>2</w:t>
      </w:r>
      <w:r w:rsidR="00A979EA" w:rsidRPr="00DF5DD1">
        <w:rPr>
          <w:rFonts w:ascii="Lato" w:hAnsi="Lato" w:cs="Arial"/>
          <w:iCs/>
          <w:szCs w:val="20"/>
          <w:lang w:eastAsia="zh-CN"/>
        </w:rPr>
        <w:t xml:space="preserve"> </w:t>
      </w:r>
      <w:r w:rsidR="00F30FCE" w:rsidRPr="00DF5DD1">
        <w:rPr>
          <w:rFonts w:ascii="Lato" w:hAnsi="Lato" w:cs="Arial"/>
          <w:szCs w:val="20"/>
          <w:lang w:eastAsia="zh-CN"/>
        </w:rPr>
        <w:t>production from hydrocarbons at low temperatures is challenging.</w:t>
      </w:r>
    </w:p>
    <w:p w14:paraId="472D119A" w14:textId="77777777" w:rsidR="00531BB2" w:rsidRPr="00552F83" w:rsidRDefault="00531BB2" w:rsidP="00531BB2">
      <w:pPr>
        <w:spacing w:after="0" w:line="360" w:lineRule="auto"/>
        <w:rPr>
          <w:rFonts w:ascii="Lato" w:hAnsi="Lato" w:cs="Arial"/>
          <w:szCs w:val="20"/>
          <w:lang w:eastAsia="zh-CN"/>
        </w:rPr>
      </w:pPr>
    </w:p>
    <w:p w14:paraId="2816CFC0" w14:textId="6BAA859F" w:rsidR="000A14ED" w:rsidRPr="00552F83" w:rsidRDefault="000A14ED" w:rsidP="00987014">
      <w:pPr>
        <w:rPr>
          <w:rFonts w:ascii="Lato" w:eastAsiaTheme="minorHAnsi" w:hAnsi="Lato" w:cs="Arial"/>
          <w:iCs/>
          <w:color w:val="0000FF"/>
          <w:szCs w:val="20"/>
        </w:rPr>
      </w:pPr>
      <w:r w:rsidRPr="006C5EA1">
        <w:rPr>
          <w:rFonts w:ascii="Lato" w:eastAsiaTheme="minorHAnsi" w:hAnsi="Lato" w:cs="Arial"/>
          <w:iCs/>
          <w:color w:val="0000FF"/>
          <w:szCs w:val="20"/>
        </w:rPr>
        <w:t>2.11.</w:t>
      </w:r>
      <w:r w:rsidR="0006063C" w:rsidRPr="006C5EA1">
        <w:rPr>
          <w:rFonts w:ascii="Lato" w:eastAsiaTheme="minorHAnsi" w:hAnsi="Lato" w:cs="Arial"/>
          <w:iCs/>
          <w:color w:val="0000FF"/>
          <w:szCs w:val="20"/>
        </w:rPr>
        <w:t xml:space="preserve"> </w:t>
      </w:r>
      <w:r w:rsidRPr="006C5EA1">
        <w:rPr>
          <w:rFonts w:ascii="Lato" w:eastAsiaTheme="minorHAnsi" w:hAnsi="Lato" w:cs="Arial"/>
          <w:iCs/>
          <w:color w:val="0000FF"/>
          <w:szCs w:val="20"/>
        </w:rPr>
        <w:t>Figure 5: 5(a) is somewhat like a textbook or a slide of PPTs; 5(b) has little valued information; 5(c), such a plot (conversion vs. selectivity) can be often seen for comparing catalyst performance, however, it does not fit for C</w:t>
      </w:r>
      <w:r w:rsidRPr="006C5EA1">
        <w:rPr>
          <w:rFonts w:ascii="Lato" w:eastAsiaTheme="minorHAnsi" w:hAnsi="Lato" w:cs="Arial"/>
          <w:iCs/>
          <w:color w:val="0000FF"/>
          <w:szCs w:val="20"/>
          <w:vertAlign w:val="subscript"/>
        </w:rPr>
        <w:t>2</w:t>
      </w:r>
      <w:r w:rsidRPr="006C5EA1">
        <w:rPr>
          <w:rFonts w:ascii="Lato" w:eastAsiaTheme="minorHAnsi" w:hAnsi="Lato" w:cs="Arial"/>
          <w:iCs/>
          <w:color w:val="0000FF"/>
          <w:szCs w:val="20"/>
        </w:rPr>
        <w:t>H</w:t>
      </w:r>
      <w:r w:rsidRPr="006C5EA1">
        <w:rPr>
          <w:rFonts w:ascii="Lato" w:eastAsiaTheme="minorHAnsi" w:hAnsi="Lato" w:cs="Arial"/>
          <w:iCs/>
          <w:color w:val="0000FF"/>
          <w:szCs w:val="20"/>
          <w:vertAlign w:val="subscript"/>
        </w:rPr>
        <w:t>2</w:t>
      </w:r>
      <w:r w:rsidRPr="006C5EA1">
        <w:rPr>
          <w:rFonts w:ascii="Lato" w:eastAsiaTheme="minorHAnsi" w:hAnsi="Lato" w:cs="Arial"/>
          <w:iCs/>
          <w:color w:val="0000FF"/>
          <w:szCs w:val="20"/>
        </w:rPr>
        <w:t xml:space="preserve"> production via partial oxidation or thermal pyrolysis; 5(d) is not an appropriate evaluation for C</w:t>
      </w:r>
      <w:r w:rsidRPr="006C5EA1">
        <w:rPr>
          <w:rFonts w:ascii="Lato" w:eastAsiaTheme="minorHAnsi" w:hAnsi="Lato" w:cs="Arial"/>
          <w:iCs/>
          <w:color w:val="0000FF"/>
          <w:szCs w:val="20"/>
          <w:vertAlign w:val="subscript"/>
        </w:rPr>
        <w:t>2</w:t>
      </w:r>
      <w:r w:rsidRPr="006C5EA1">
        <w:rPr>
          <w:rFonts w:ascii="Lato" w:eastAsiaTheme="minorHAnsi" w:hAnsi="Lato" w:cs="Arial"/>
          <w:iCs/>
          <w:color w:val="0000FF"/>
          <w:szCs w:val="20"/>
        </w:rPr>
        <w:t>H</w:t>
      </w:r>
      <w:r w:rsidRPr="006C5EA1">
        <w:rPr>
          <w:rFonts w:ascii="Lato" w:eastAsiaTheme="minorHAnsi" w:hAnsi="Lato" w:cs="Arial"/>
          <w:iCs/>
          <w:color w:val="0000FF"/>
          <w:szCs w:val="20"/>
          <w:vertAlign w:val="subscript"/>
        </w:rPr>
        <w:t>2</w:t>
      </w:r>
      <w:r w:rsidRPr="006C5EA1">
        <w:rPr>
          <w:rFonts w:ascii="Lato" w:eastAsiaTheme="minorHAnsi" w:hAnsi="Lato" w:cs="Arial"/>
          <w:iCs/>
          <w:color w:val="0000FF"/>
          <w:szCs w:val="20"/>
        </w:rPr>
        <w:t xml:space="preserve"> production</w:t>
      </w:r>
    </w:p>
    <w:p w14:paraId="79BD5023" w14:textId="55D92952" w:rsidR="001679D7" w:rsidRPr="00563B9F" w:rsidRDefault="001679D7" w:rsidP="004675B9">
      <w:pPr>
        <w:rPr>
          <w:rFonts w:ascii="Lato" w:eastAsia="Cambria" w:hAnsi="Lato" w:cs="Arial"/>
          <w:color w:val="000000" w:themeColor="text1"/>
          <w:szCs w:val="20"/>
        </w:rPr>
      </w:pPr>
      <w:r w:rsidRPr="00552F83">
        <w:rPr>
          <w:rFonts w:ascii="Lato" w:eastAsia="Cambria" w:hAnsi="Lato" w:cs="Arial"/>
          <w:color w:val="000000" w:themeColor="text1"/>
          <w:szCs w:val="20"/>
        </w:rPr>
        <w:t xml:space="preserve">We </w:t>
      </w:r>
      <w:r w:rsidRPr="00563B9F">
        <w:rPr>
          <w:rFonts w:ascii="Lato" w:eastAsia="Cambria" w:hAnsi="Lato" w:cs="Arial"/>
          <w:color w:val="000000" w:themeColor="text1"/>
          <w:szCs w:val="20"/>
        </w:rPr>
        <w:t xml:space="preserve">respectfully disagree with the </w:t>
      </w:r>
      <w:r w:rsidR="004C72BA" w:rsidRPr="00563B9F">
        <w:rPr>
          <w:rFonts w:ascii="Lato" w:eastAsia="Cambria" w:hAnsi="Lato" w:cs="Arial"/>
          <w:color w:val="000000" w:themeColor="text1"/>
          <w:szCs w:val="20"/>
        </w:rPr>
        <w:t xml:space="preserve">reviewer’s </w:t>
      </w:r>
      <w:r w:rsidRPr="00563B9F">
        <w:rPr>
          <w:rFonts w:ascii="Lato" w:eastAsia="Cambria" w:hAnsi="Lato" w:cs="Arial"/>
          <w:color w:val="000000" w:themeColor="text1"/>
          <w:szCs w:val="20"/>
        </w:rPr>
        <w:t>assessment of Fig.</w:t>
      </w:r>
      <w:r w:rsidR="00F2689E" w:rsidRPr="00563B9F">
        <w:rPr>
          <w:rFonts w:ascii="Lato" w:eastAsia="Cambria" w:hAnsi="Lato" w:cs="Arial"/>
          <w:color w:val="000000" w:themeColor="text1"/>
          <w:szCs w:val="20"/>
        </w:rPr>
        <w:t xml:space="preserve"> </w:t>
      </w:r>
      <w:r w:rsidRPr="00563B9F">
        <w:rPr>
          <w:rFonts w:ascii="Lato" w:eastAsia="Cambria" w:hAnsi="Lato" w:cs="Arial"/>
          <w:color w:val="000000" w:themeColor="text1"/>
          <w:szCs w:val="20"/>
        </w:rPr>
        <w:t>5. Each panel addresses critical aspects of the technologies discussed:</w:t>
      </w:r>
    </w:p>
    <w:p w14:paraId="6EB836F0" w14:textId="65E4426B" w:rsidR="001679D7" w:rsidRPr="00563B9F" w:rsidRDefault="001679D7" w:rsidP="00563B9F">
      <w:pPr>
        <w:pStyle w:val="ListParagraph"/>
        <w:numPr>
          <w:ilvl w:val="0"/>
          <w:numId w:val="23"/>
        </w:numPr>
        <w:spacing w:after="0"/>
        <w:rPr>
          <w:rFonts w:ascii="Lato" w:eastAsia="Cambria" w:hAnsi="Lato" w:cs="Arial"/>
          <w:color w:val="000000" w:themeColor="text1"/>
          <w:szCs w:val="20"/>
        </w:rPr>
      </w:pPr>
      <w:r w:rsidRPr="00563B9F">
        <w:rPr>
          <w:rFonts w:ascii="Lato" w:eastAsia="Cambria" w:hAnsi="Lato" w:cs="Arial"/>
          <w:bCs/>
          <w:color w:val="000000" w:themeColor="text1"/>
          <w:szCs w:val="20"/>
        </w:rPr>
        <w:t>Fig.</w:t>
      </w:r>
      <w:r w:rsidR="00F2689E" w:rsidRPr="00563B9F">
        <w:rPr>
          <w:rFonts w:ascii="Lato" w:eastAsia="Cambria" w:hAnsi="Lato" w:cs="Arial"/>
          <w:bCs/>
          <w:color w:val="000000" w:themeColor="text1"/>
          <w:szCs w:val="20"/>
        </w:rPr>
        <w:t xml:space="preserve"> </w:t>
      </w:r>
      <w:r w:rsidRPr="00563B9F">
        <w:rPr>
          <w:rFonts w:ascii="Lato" w:eastAsia="Cambria" w:hAnsi="Lato" w:cs="Arial"/>
          <w:bCs/>
          <w:color w:val="000000" w:themeColor="text1"/>
          <w:szCs w:val="20"/>
        </w:rPr>
        <w:t>5a</w:t>
      </w:r>
      <w:r w:rsidRPr="00563B9F">
        <w:rPr>
          <w:rFonts w:ascii="Lato" w:eastAsia="Cambria" w:hAnsi="Lato" w:cs="Arial"/>
          <w:color w:val="000000" w:themeColor="text1"/>
          <w:szCs w:val="20"/>
        </w:rPr>
        <w:t xml:space="preserve"> </w:t>
      </w:r>
      <w:r w:rsidR="00F2689E" w:rsidRPr="00563B9F">
        <w:rPr>
          <w:rFonts w:ascii="Lato" w:eastAsia="Cambria" w:hAnsi="Lato" w:cs="Arial"/>
          <w:color w:val="000000" w:themeColor="text1"/>
          <w:szCs w:val="20"/>
        </w:rPr>
        <w:t>showcases</w:t>
      </w:r>
      <w:r w:rsidRPr="00563B9F">
        <w:rPr>
          <w:rFonts w:ascii="Lato" w:eastAsia="Cambria" w:hAnsi="Lato" w:cs="Arial"/>
          <w:color w:val="000000" w:themeColor="text1"/>
          <w:szCs w:val="20"/>
        </w:rPr>
        <w:t xml:space="preserve"> the reactor configurations of various non</w:t>
      </w:r>
      <w:r w:rsidRPr="00563B9F">
        <w:rPr>
          <w:rFonts w:ascii="Lato" w:eastAsia="Cambria" w:hAnsi="Lato" w:cs="Arial"/>
          <w:color w:val="000000" w:themeColor="text1"/>
          <w:szCs w:val="20"/>
        </w:rPr>
        <w:noBreakHyphen/>
        <w:t xml:space="preserve">thermal plasma technologies, emphasizing the complexity of reactor design and its pivotal role in advancing </w:t>
      </w:r>
      <w:r w:rsidR="00F2689E" w:rsidRPr="00563B9F">
        <w:rPr>
          <w:rFonts w:ascii="Lato" w:eastAsia="Cambria" w:hAnsi="Lato" w:cs="Arial"/>
          <w:color w:val="000000" w:themeColor="text1"/>
          <w:szCs w:val="20"/>
        </w:rPr>
        <w:t xml:space="preserve">these </w:t>
      </w:r>
      <w:r w:rsidRPr="00563B9F">
        <w:rPr>
          <w:rFonts w:ascii="Lato" w:eastAsia="Cambria" w:hAnsi="Lato" w:cs="Arial"/>
          <w:color w:val="000000" w:themeColor="text1"/>
          <w:szCs w:val="20"/>
        </w:rPr>
        <w:t>systems.</w:t>
      </w:r>
    </w:p>
    <w:p w14:paraId="2C208881" w14:textId="46B60569" w:rsidR="001679D7" w:rsidRPr="00563B9F" w:rsidRDefault="001679D7" w:rsidP="00563B9F">
      <w:pPr>
        <w:pStyle w:val="ListParagraph"/>
        <w:numPr>
          <w:ilvl w:val="0"/>
          <w:numId w:val="23"/>
        </w:numPr>
        <w:spacing w:after="0"/>
        <w:rPr>
          <w:rFonts w:ascii="Lato" w:eastAsia="Cambria" w:hAnsi="Lato" w:cs="Arial"/>
          <w:color w:val="000000" w:themeColor="text1"/>
          <w:szCs w:val="20"/>
        </w:rPr>
      </w:pPr>
      <w:r w:rsidRPr="00563B9F">
        <w:rPr>
          <w:rFonts w:ascii="Lato" w:eastAsia="Cambria" w:hAnsi="Lato" w:cs="Arial"/>
          <w:bCs/>
          <w:color w:val="000000" w:themeColor="text1"/>
          <w:szCs w:val="20"/>
        </w:rPr>
        <w:t>Fig.</w:t>
      </w:r>
      <w:r w:rsidR="00F2689E" w:rsidRPr="00563B9F">
        <w:rPr>
          <w:rFonts w:ascii="Lato" w:eastAsia="Cambria" w:hAnsi="Lato" w:cs="Arial"/>
          <w:bCs/>
          <w:color w:val="000000" w:themeColor="text1"/>
          <w:szCs w:val="20"/>
        </w:rPr>
        <w:t xml:space="preserve"> </w:t>
      </w:r>
      <w:r w:rsidRPr="00563B9F">
        <w:rPr>
          <w:rFonts w:ascii="Lato" w:eastAsia="Cambria" w:hAnsi="Lato" w:cs="Arial"/>
          <w:bCs/>
          <w:color w:val="000000" w:themeColor="text1"/>
          <w:szCs w:val="20"/>
        </w:rPr>
        <w:t>5b</w:t>
      </w:r>
      <w:r w:rsidRPr="00563B9F">
        <w:rPr>
          <w:rFonts w:ascii="Lato" w:eastAsia="Cambria" w:hAnsi="Lato" w:cs="Arial"/>
          <w:color w:val="000000" w:themeColor="text1"/>
          <w:szCs w:val="20"/>
        </w:rPr>
        <w:t xml:space="preserve"> illustrates a representative membrane reactor used in thermal pyrolysis to shift the methane </w:t>
      </w:r>
      <w:r w:rsidR="00A979EA" w:rsidRPr="00563B9F">
        <w:rPr>
          <w:rFonts w:ascii="Lato" w:eastAsia="Cambria" w:hAnsi="Lato" w:cs="Arial"/>
          <w:color w:val="000000" w:themeColor="text1"/>
          <w:szCs w:val="20"/>
        </w:rPr>
        <w:t>(CH</w:t>
      </w:r>
      <w:r w:rsidR="00A979EA" w:rsidRPr="00563B9F">
        <w:rPr>
          <w:rFonts w:ascii="Lato" w:eastAsia="Cambria" w:hAnsi="Lato" w:cs="Arial"/>
          <w:color w:val="000000" w:themeColor="text1"/>
          <w:szCs w:val="20"/>
          <w:vertAlign w:val="subscript"/>
        </w:rPr>
        <w:t>4</w:t>
      </w:r>
      <w:r w:rsidR="00A979EA" w:rsidRPr="00563B9F">
        <w:rPr>
          <w:rFonts w:ascii="Lato" w:eastAsia="Cambria" w:hAnsi="Lato" w:cs="Arial"/>
          <w:color w:val="000000" w:themeColor="text1"/>
          <w:szCs w:val="20"/>
        </w:rPr>
        <w:t xml:space="preserve">) </w:t>
      </w:r>
      <w:r w:rsidRPr="00563B9F">
        <w:rPr>
          <w:rFonts w:ascii="Lato" w:eastAsia="Cambria" w:hAnsi="Lato" w:cs="Arial"/>
          <w:color w:val="000000" w:themeColor="text1"/>
          <w:szCs w:val="20"/>
        </w:rPr>
        <w:t>conversion equilibrium towards the product side, demonstrating the importance of reactor design not only for non-thermal plasma but also for thermal pyrolysis</w:t>
      </w:r>
      <w:r w:rsidR="005D23C8" w:rsidRPr="00563B9F">
        <w:rPr>
          <w:rFonts w:ascii="Lato" w:eastAsia="DengXian" w:hAnsi="Lato" w:cs="Arial" w:hint="eastAsia"/>
          <w:color w:val="000000" w:themeColor="text1"/>
          <w:szCs w:val="20"/>
          <w:lang w:eastAsia="zh-CN"/>
        </w:rPr>
        <w:t xml:space="preserve"> in the future</w:t>
      </w:r>
      <w:r w:rsidRPr="00563B9F">
        <w:rPr>
          <w:rFonts w:ascii="Lato" w:eastAsia="Cambria" w:hAnsi="Lato" w:cs="Arial"/>
          <w:color w:val="000000" w:themeColor="text1"/>
          <w:szCs w:val="20"/>
        </w:rPr>
        <w:t>.</w:t>
      </w:r>
    </w:p>
    <w:p w14:paraId="77218551" w14:textId="54407F88" w:rsidR="001679D7" w:rsidRPr="00563B9F" w:rsidRDefault="001679D7" w:rsidP="00563B9F">
      <w:pPr>
        <w:pStyle w:val="ListParagraph"/>
        <w:numPr>
          <w:ilvl w:val="0"/>
          <w:numId w:val="23"/>
        </w:numPr>
        <w:spacing w:after="0"/>
        <w:rPr>
          <w:rFonts w:ascii="Lato" w:eastAsia="Cambria" w:hAnsi="Lato" w:cs="Arial"/>
          <w:color w:val="000000" w:themeColor="text1"/>
          <w:szCs w:val="20"/>
        </w:rPr>
      </w:pPr>
      <w:r w:rsidRPr="00563B9F">
        <w:rPr>
          <w:rFonts w:ascii="Lato" w:eastAsia="Cambria" w:hAnsi="Lato" w:cs="Arial"/>
          <w:bCs/>
          <w:color w:val="000000" w:themeColor="text1"/>
          <w:szCs w:val="20"/>
        </w:rPr>
        <w:t>Fig.</w:t>
      </w:r>
      <w:r w:rsidR="00F2689E" w:rsidRPr="00563B9F">
        <w:rPr>
          <w:rFonts w:ascii="Lato" w:eastAsia="Cambria" w:hAnsi="Lato" w:cs="Arial"/>
          <w:bCs/>
          <w:color w:val="000000" w:themeColor="text1"/>
          <w:szCs w:val="20"/>
        </w:rPr>
        <w:t xml:space="preserve"> </w:t>
      </w:r>
      <w:r w:rsidRPr="00563B9F">
        <w:rPr>
          <w:rFonts w:ascii="Lato" w:eastAsia="Cambria" w:hAnsi="Lato" w:cs="Arial"/>
          <w:bCs/>
          <w:color w:val="000000" w:themeColor="text1"/>
          <w:szCs w:val="20"/>
        </w:rPr>
        <w:t>5c</w:t>
      </w:r>
      <w:r w:rsidRPr="00563B9F">
        <w:rPr>
          <w:rFonts w:ascii="Lato" w:eastAsia="Cambria" w:hAnsi="Lato" w:cs="Arial"/>
          <w:color w:val="000000" w:themeColor="text1"/>
          <w:szCs w:val="20"/>
        </w:rPr>
        <w:t xml:space="preserve"> is intended to compare thermal plasma, non</w:t>
      </w:r>
      <w:r w:rsidRPr="00563B9F">
        <w:rPr>
          <w:rFonts w:ascii="Lato" w:eastAsia="Cambria" w:hAnsi="Lato" w:cs="Arial"/>
          <w:color w:val="000000" w:themeColor="text1"/>
          <w:szCs w:val="20"/>
        </w:rPr>
        <w:noBreakHyphen/>
        <w:t xml:space="preserve">thermal plasma, and thermal cracking processes, rather than </w:t>
      </w:r>
      <w:r w:rsidR="005D23C8" w:rsidRPr="00563B9F">
        <w:rPr>
          <w:rFonts w:ascii="Lato" w:eastAsia="DengXian" w:hAnsi="Lato" w:cs="Arial"/>
          <w:color w:val="000000" w:themeColor="text1"/>
          <w:szCs w:val="20"/>
          <w:lang w:eastAsia="zh-CN"/>
        </w:rPr>
        <w:t>commercial</w:t>
      </w:r>
      <w:r w:rsidR="005D23C8" w:rsidRPr="00563B9F">
        <w:rPr>
          <w:rFonts w:ascii="Lato" w:eastAsia="DengXian" w:hAnsi="Lato" w:cs="Arial" w:hint="eastAsia"/>
          <w:color w:val="000000" w:themeColor="text1"/>
          <w:szCs w:val="20"/>
          <w:lang w:eastAsia="zh-CN"/>
        </w:rPr>
        <w:t xml:space="preserve"> </w:t>
      </w:r>
      <w:r w:rsidRPr="00563B9F">
        <w:rPr>
          <w:rFonts w:ascii="Lato" w:eastAsia="Cambria" w:hAnsi="Lato" w:cs="Arial"/>
          <w:color w:val="000000" w:themeColor="text1"/>
          <w:szCs w:val="20"/>
        </w:rPr>
        <w:t xml:space="preserve">partial combustion technologies, which are addressed in the previous </w:t>
      </w:r>
      <w:r w:rsidR="006C5EA1" w:rsidRPr="00563B9F">
        <w:rPr>
          <w:rFonts w:ascii="Lato" w:eastAsia="Cambria" w:hAnsi="Lato" w:cs="Arial"/>
          <w:color w:val="000000" w:themeColor="text1"/>
          <w:szCs w:val="20"/>
        </w:rPr>
        <w:t>S</w:t>
      </w:r>
      <w:r w:rsidRPr="00563B9F">
        <w:rPr>
          <w:rFonts w:ascii="Lato" w:eastAsia="Cambria" w:hAnsi="Lato" w:cs="Arial"/>
          <w:color w:val="000000" w:themeColor="text1"/>
          <w:szCs w:val="20"/>
        </w:rPr>
        <w:t>ection</w:t>
      </w:r>
      <w:r w:rsidR="002725AC" w:rsidRPr="00563B9F">
        <w:rPr>
          <w:rFonts w:ascii="Lato" w:eastAsia="DengXian" w:hAnsi="Lato" w:cs="Arial" w:hint="eastAsia"/>
          <w:color w:val="000000" w:themeColor="text1"/>
          <w:szCs w:val="20"/>
          <w:lang w:eastAsia="zh-CN"/>
        </w:rPr>
        <w:t xml:space="preserve"> 2</w:t>
      </w:r>
      <w:r w:rsidRPr="00563B9F">
        <w:rPr>
          <w:rFonts w:ascii="Lato" w:eastAsia="Cambria" w:hAnsi="Lato" w:cs="Arial"/>
          <w:color w:val="000000" w:themeColor="text1"/>
          <w:szCs w:val="20"/>
        </w:rPr>
        <w:t>.</w:t>
      </w:r>
    </w:p>
    <w:p w14:paraId="5C046711" w14:textId="2938AED3" w:rsidR="001679D7" w:rsidRPr="00563B9F" w:rsidRDefault="001679D7" w:rsidP="00563B9F">
      <w:pPr>
        <w:pStyle w:val="ListParagraph"/>
        <w:numPr>
          <w:ilvl w:val="0"/>
          <w:numId w:val="23"/>
        </w:numPr>
        <w:rPr>
          <w:rFonts w:ascii="Lato" w:eastAsia="Cambria" w:hAnsi="Lato" w:cs="Arial"/>
          <w:color w:val="000000" w:themeColor="text1"/>
          <w:szCs w:val="20"/>
        </w:rPr>
      </w:pPr>
      <w:r w:rsidRPr="00563B9F">
        <w:rPr>
          <w:rFonts w:ascii="Lato" w:eastAsia="Cambria" w:hAnsi="Lato" w:cs="Arial"/>
          <w:bCs/>
          <w:color w:val="000000" w:themeColor="text1"/>
          <w:szCs w:val="20"/>
        </w:rPr>
        <w:t>Fig.</w:t>
      </w:r>
      <w:r w:rsidR="00F2689E" w:rsidRPr="00563B9F">
        <w:rPr>
          <w:rFonts w:ascii="Lato" w:eastAsia="Cambria" w:hAnsi="Lato" w:cs="Arial"/>
          <w:bCs/>
          <w:color w:val="000000" w:themeColor="text1"/>
          <w:szCs w:val="20"/>
        </w:rPr>
        <w:t xml:space="preserve"> </w:t>
      </w:r>
      <w:r w:rsidRPr="00563B9F">
        <w:rPr>
          <w:rFonts w:ascii="Lato" w:eastAsia="Cambria" w:hAnsi="Lato" w:cs="Arial"/>
          <w:bCs/>
          <w:color w:val="000000" w:themeColor="text1"/>
          <w:szCs w:val="20"/>
        </w:rPr>
        <w:t>5d</w:t>
      </w:r>
      <w:r w:rsidRPr="00563B9F">
        <w:rPr>
          <w:rFonts w:ascii="Lato" w:eastAsia="Cambria" w:hAnsi="Lato" w:cs="Arial"/>
          <w:color w:val="000000" w:themeColor="text1"/>
          <w:szCs w:val="20"/>
        </w:rPr>
        <w:t xml:space="preserve"> uniquely presents </w:t>
      </w:r>
      <w:bookmarkStart w:id="5" w:name="_Hlk183529658"/>
      <w:r w:rsidR="00A979EA" w:rsidRPr="00563B9F">
        <w:rPr>
          <w:rFonts w:ascii="Lato" w:eastAsia="Cambria" w:hAnsi="Lato" w:cs="Arial"/>
          <w:color w:val="000000" w:themeColor="text1"/>
          <w:szCs w:val="20"/>
        </w:rPr>
        <w:t>CH</w:t>
      </w:r>
      <w:r w:rsidR="00A979EA" w:rsidRPr="00563B9F">
        <w:rPr>
          <w:rFonts w:ascii="Lato" w:eastAsia="Cambria" w:hAnsi="Lato" w:cs="Arial"/>
          <w:color w:val="000000" w:themeColor="text1"/>
          <w:szCs w:val="20"/>
          <w:vertAlign w:val="subscript"/>
        </w:rPr>
        <w:t>4</w:t>
      </w:r>
      <w:r w:rsidR="00A979EA" w:rsidRPr="00563B9F">
        <w:rPr>
          <w:rFonts w:ascii="Lato" w:eastAsia="Cambria" w:hAnsi="Lato" w:cs="Arial"/>
          <w:color w:val="000000" w:themeColor="text1"/>
          <w:szCs w:val="20"/>
        </w:rPr>
        <w:t xml:space="preserve"> </w:t>
      </w:r>
      <w:bookmarkEnd w:id="5"/>
      <w:r w:rsidRPr="00563B9F">
        <w:rPr>
          <w:rFonts w:ascii="Lato" w:eastAsia="Cambria" w:hAnsi="Lato" w:cs="Arial"/>
          <w:color w:val="000000" w:themeColor="text1"/>
          <w:szCs w:val="20"/>
        </w:rPr>
        <w:t xml:space="preserve">conversion, </w:t>
      </w:r>
      <w:r w:rsidR="00A979EA" w:rsidRPr="00563B9F">
        <w:rPr>
          <w:rFonts w:ascii="Lato" w:eastAsia="Cambria" w:hAnsi="Lato" w:cs="Arial"/>
          <w:iCs/>
          <w:color w:val="000000" w:themeColor="text1"/>
          <w:szCs w:val="20"/>
        </w:rPr>
        <w:t>C</w:t>
      </w:r>
      <w:r w:rsidR="00A979EA" w:rsidRPr="00563B9F">
        <w:rPr>
          <w:rFonts w:ascii="Lato" w:eastAsia="Cambria" w:hAnsi="Lato" w:cs="Arial"/>
          <w:iCs/>
          <w:color w:val="000000" w:themeColor="text1"/>
          <w:szCs w:val="20"/>
          <w:vertAlign w:val="subscript"/>
        </w:rPr>
        <w:t>2</w:t>
      </w:r>
      <w:r w:rsidR="00A979EA" w:rsidRPr="00563B9F">
        <w:rPr>
          <w:rFonts w:ascii="Lato" w:eastAsia="Cambria" w:hAnsi="Lato" w:cs="Arial"/>
          <w:iCs/>
          <w:color w:val="000000" w:themeColor="text1"/>
          <w:szCs w:val="20"/>
        </w:rPr>
        <w:t>H</w:t>
      </w:r>
      <w:r w:rsidR="00A979EA" w:rsidRPr="00563B9F">
        <w:rPr>
          <w:rFonts w:ascii="Lato" w:eastAsia="Cambria" w:hAnsi="Lato" w:cs="Arial"/>
          <w:iCs/>
          <w:color w:val="000000" w:themeColor="text1"/>
          <w:szCs w:val="20"/>
          <w:vertAlign w:val="subscript"/>
        </w:rPr>
        <w:t>2</w:t>
      </w:r>
      <w:r w:rsidR="00A979EA" w:rsidRPr="00563B9F">
        <w:rPr>
          <w:rFonts w:ascii="Lato" w:eastAsia="Cambria" w:hAnsi="Lato" w:cs="Arial"/>
          <w:iCs/>
          <w:color w:val="000000" w:themeColor="text1"/>
          <w:szCs w:val="20"/>
        </w:rPr>
        <w:t xml:space="preserve"> </w:t>
      </w:r>
      <w:r w:rsidRPr="00563B9F">
        <w:rPr>
          <w:rFonts w:ascii="Lato" w:eastAsia="Cambria" w:hAnsi="Lato" w:cs="Arial"/>
          <w:color w:val="000000" w:themeColor="text1"/>
          <w:szCs w:val="20"/>
        </w:rPr>
        <w:t>selectivity, and energy consumption in a single plot, underscoring that energy requirements</w:t>
      </w:r>
      <w:r w:rsidRPr="00563B9F">
        <w:rPr>
          <w:rFonts w:ascii="Lato" w:eastAsia="Cambria" w:hAnsi="Lato" w:cs="Lato"/>
          <w:color w:val="000000" w:themeColor="text1"/>
          <w:szCs w:val="20"/>
        </w:rPr>
        <w:t>—</w:t>
      </w:r>
      <w:r w:rsidRPr="00563B9F">
        <w:rPr>
          <w:rFonts w:ascii="Lato" w:eastAsia="Cambria" w:hAnsi="Lato" w:cs="Arial"/>
          <w:color w:val="000000" w:themeColor="text1"/>
          <w:szCs w:val="20"/>
        </w:rPr>
        <w:t>often overlooked in non</w:t>
      </w:r>
      <w:r w:rsidRPr="00563B9F">
        <w:rPr>
          <w:rFonts w:ascii="Lato" w:eastAsia="Cambria" w:hAnsi="Lato" w:cs="Arial"/>
          <w:color w:val="000000" w:themeColor="text1"/>
          <w:szCs w:val="20"/>
        </w:rPr>
        <w:noBreakHyphen/>
        <w:t>thermal plasma studies</w:t>
      </w:r>
      <w:r w:rsidRPr="00563B9F">
        <w:rPr>
          <w:rFonts w:ascii="Lato" w:eastAsia="Cambria" w:hAnsi="Lato" w:cs="Lato"/>
          <w:color w:val="000000" w:themeColor="text1"/>
          <w:szCs w:val="20"/>
        </w:rPr>
        <w:t>—</w:t>
      </w:r>
      <w:r w:rsidRPr="00563B9F">
        <w:rPr>
          <w:rFonts w:ascii="Lato" w:eastAsia="Cambria" w:hAnsi="Lato" w:cs="Arial"/>
          <w:color w:val="000000" w:themeColor="text1"/>
          <w:szCs w:val="20"/>
        </w:rPr>
        <w:t>are as critical as conversion and selectivity for industrial viability.</w:t>
      </w:r>
    </w:p>
    <w:p w14:paraId="2FF2CDB8" w14:textId="3BB6FE3D" w:rsidR="001679D7" w:rsidRDefault="001679D7" w:rsidP="00531BB2">
      <w:pPr>
        <w:spacing w:after="0"/>
        <w:rPr>
          <w:rFonts w:ascii="Lato" w:eastAsia="Cambria" w:hAnsi="Lato" w:cs="Arial"/>
          <w:color w:val="000000" w:themeColor="text1"/>
          <w:szCs w:val="20"/>
        </w:rPr>
      </w:pPr>
      <w:r w:rsidRPr="00552F83">
        <w:rPr>
          <w:rFonts w:ascii="Lato" w:eastAsia="Cambria" w:hAnsi="Lato" w:cs="Arial"/>
          <w:color w:val="000000" w:themeColor="text1"/>
          <w:szCs w:val="20"/>
        </w:rPr>
        <w:t xml:space="preserve">We believe these figures collectively provide essential insights into the challenges and opportunities of </w:t>
      </w:r>
      <w:r w:rsidR="00F2689E" w:rsidRPr="00552F83">
        <w:rPr>
          <w:rFonts w:ascii="Lato" w:eastAsia="Cambria" w:hAnsi="Lato" w:cs="Arial"/>
          <w:color w:val="000000" w:themeColor="text1"/>
          <w:szCs w:val="20"/>
        </w:rPr>
        <w:t xml:space="preserve">emerging </w:t>
      </w:r>
      <w:r w:rsidR="00A979EA" w:rsidRPr="00552F83">
        <w:rPr>
          <w:rFonts w:ascii="Lato" w:eastAsia="Cambria" w:hAnsi="Lato" w:cs="Arial"/>
          <w:iCs/>
          <w:color w:val="000000" w:themeColor="text1"/>
          <w:szCs w:val="20"/>
        </w:rPr>
        <w:t>C</w:t>
      </w:r>
      <w:r w:rsidR="00A979EA" w:rsidRPr="00552F83">
        <w:rPr>
          <w:rFonts w:ascii="Lato" w:eastAsia="Cambria" w:hAnsi="Lato" w:cs="Arial"/>
          <w:iCs/>
          <w:color w:val="000000" w:themeColor="text1"/>
          <w:szCs w:val="20"/>
          <w:vertAlign w:val="subscript"/>
        </w:rPr>
        <w:t>2</w:t>
      </w:r>
      <w:r w:rsidR="00A979EA" w:rsidRPr="00552F83">
        <w:rPr>
          <w:rFonts w:ascii="Lato" w:eastAsia="Cambria" w:hAnsi="Lato" w:cs="Arial"/>
          <w:iCs/>
          <w:color w:val="000000" w:themeColor="text1"/>
          <w:szCs w:val="20"/>
        </w:rPr>
        <w:t>H</w:t>
      </w:r>
      <w:r w:rsidR="00A979EA" w:rsidRPr="00552F83">
        <w:rPr>
          <w:rFonts w:ascii="Lato" w:eastAsia="Cambria" w:hAnsi="Lato" w:cs="Arial"/>
          <w:iCs/>
          <w:color w:val="000000" w:themeColor="text1"/>
          <w:szCs w:val="20"/>
          <w:vertAlign w:val="subscript"/>
        </w:rPr>
        <w:t>2</w:t>
      </w:r>
      <w:r w:rsidR="00A979EA" w:rsidRPr="00552F83">
        <w:rPr>
          <w:rFonts w:ascii="Lato" w:eastAsia="Cambria" w:hAnsi="Lato" w:cs="Arial"/>
          <w:iCs/>
          <w:color w:val="000000" w:themeColor="text1"/>
          <w:szCs w:val="20"/>
        </w:rPr>
        <w:t xml:space="preserve"> </w:t>
      </w:r>
      <w:r w:rsidRPr="00552F83">
        <w:rPr>
          <w:rFonts w:ascii="Lato" w:eastAsia="Cambria" w:hAnsi="Lato" w:cs="Arial"/>
          <w:color w:val="000000" w:themeColor="text1"/>
          <w:szCs w:val="20"/>
        </w:rPr>
        <w:t>production technologies and are crucial to the overall narrative.</w:t>
      </w:r>
    </w:p>
    <w:p w14:paraId="7644451F" w14:textId="77777777" w:rsidR="00531BB2" w:rsidRPr="00552F83" w:rsidRDefault="00531BB2" w:rsidP="00531BB2">
      <w:pPr>
        <w:spacing w:after="0" w:line="360" w:lineRule="auto"/>
        <w:rPr>
          <w:rFonts w:ascii="Lato" w:eastAsia="Cambria" w:hAnsi="Lato" w:cs="Arial"/>
          <w:color w:val="000000" w:themeColor="text1"/>
          <w:szCs w:val="20"/>
        </w:rPr>
      </w:pPr>
    </w:p>
    <w:p w14:paraId="545EBB2D" w14:textId="378ABF72" w:rsidR="000A14ED" w:rsidRPr="00CB4FCD" w:rsidRDefault="000A14ED" w:rsidP="00987014">
      <w:pPr>
        <w:rPr>
          <w:rFonts w:ascii="Lato" w:eastAsiaTheme="minorHAnsi" w:hAnsi="Lato" w:cs="Arial"/>
          <w:b/>
          <w:bCs/>
          <w:iCs/>
          <w:color w:val="0000FF"/>
          <w:szCs w:val="20"/>
        </w:rPr>
      </w:pPr>
      <w:r w:rsidRPr="006C5EA1">
        <w:rPr>
          <w:rFonts w:ascii="Lato" w:eastAsiaTheme="minorHAnsi" w:hAnsi="Lato" w:cs="Arial"/>
          <w:iCs/>
          <w:color w:val="0000FF"/>
          <w:szCs w:val="20"/>
        </w:rPr>
        <w:t>2.12.</w:t>
      </w:r>
      <w:r w:rsidR="002725AC" w:rsidRPr="006C5EA1">
        <w:rPr>
          <w:rFonts w:ascii="Lato" w:eastAsia="DengXian" w:hAnsi="Lato" w:cs="Arial" w:hint="eastAsia"/>
          <w:iCs/>
          <w:color w:val="0000FF"/>
          <w:szCs w:val="20"/>
          <w:lang w:eastAsia="zh-CN"/>
        </w:rPr>
        <w:t xml:space="preserve"> </w:t>
      </w:r>
      <w:r w:rsidR="00171038" w:rsidRPr="006C5EA1">
        <w:rPr>
          <w:rFonts w:ascii="Lato" w:eastAsiaTheme="minorHAnsi" w:hAnsi="Lato" w:cs="Arial"/>
          <w:iCs/>
          <w:color w:val="0000FF"/>
          <w:szCs w:val="20"/>
        </w:rPr>
        <w:t>Figure 6: most chemical engineers would not have interest in those “</w:t>
      </w:r>
      <w:r w:rsidR="00171038" w:rsidRPr="006C5EA1">
        <w:rPr>
          <w:rFonts w:ascii="Lato" w:eastAsiaTheme="minorHAnsi" w:hAnsi="Lato" w:cs="Arial"/>
          <w:bCs/>
          <w:iCs/>
          <w:color w:val="0000FF"/>
          <w:szCs w:val="20"/>
        </w:rPr>
        <w:t>Potential green C</w:t>
      </w:r>
      <w:r w:rsidR="00171038" w:rsidRPr="006C5EA1">
        <w:rPr>
          <w:rFonts w:ascii="Lato" w:eastAsiaTheme="minorHAnsi" w:hAnsi="Lato" w:cs="Arial"/>
          <w:bCs/>
          <w:iCs/>
          <w:color w:val="0000FF"/>
          <w:szCs w:val="20"/>
          <w:vertAlign w:val="subscript"/>
        </w:rPr>
        <w:t>2</w:t>
      </w:r>
      <w:r w:rsidR="00171038" w:rsidRPr="006C5EA1">
        <w:rPr>
          <w:rFonts w:ascii="Lato" w:eastAsiaTheme="minorHAnsi" w:hAnsi="Lato" w:cs="Arial"/>
          <w:bCs/>
          <w:iCs/>
          <w:color w:val="0000FF"/>
          <w:szCs w:val="20"/>
        </w:rPr>
        <w:t>H</w:t>
      </w:r>
      <w:r w:rsidR="00171038" w:rsidRPr="006C5EA1">
        <w:rPr>
          <w:rFonts w:ascii="Lato" w:eastAsiaTheme="minorHAnsi" w:hAnsi="Lato" w:cs="Arial"/>
          <w:bCs/>
          <w:iCs/>
          <w:color w:val="0000FF"/>
          <w:szCs w:val="20"/>
          <w:vertAlign w:val="subscript"/>
        </w:rPr>
        <w:t>2</w:t>
      </w:r>
      <w:r w:rsidR="00171038" w:rsidRPr="006C5EA1">
        <w:rPr>
          <w:rFonts w:ascii="Lato" w:eastAsiaTheme="minorHAnsi" w:hAnsi="Lato" w:cs="Arial"/>
          <w:bCs/>
          <w:iCs/>
          <w:color w:val="0000FF"/>
          <w:szCs w:val="20"/>
        </w:rPr>
        <w:t xml:space="preserve"> synthesis routes.</w:t>
      </w:r>
      <w:r w:rsidR="00171038" w:rsidRPr="006C5EA1">
        <w:rPr>
          <w:rFonts w:ascii="Lato" w:eastAsiaTheme="minorHAnsi" w:hAnsi="Lato" w:cs="Arial"/>
          <w:iCs/>
          <w:color w:val="0000FF"/>
          <w:szCs w:val="20"/>
        </w:rPr>
        <w:t>”</w:t>
      </w:r>
    </w:p>
    <w:p w14:paraId="03F7603E" w14:textId="4EB7D54B" w:rsidR="00B85F44" w:rsidRDefault="00760FFD" w:rsidP="00531BB2">
      <w:pPr>
        <w:spacing w:after="0"/>
        <w:rPr>
          <w:rFonts w:ascii="Lato" w:eastAsia="DengXian" w:hAnsi="Lato" w:cs="Arial"/>
          <w:bCs/>
          <w:iCs/>
          <w:szCs w:val="20"/>
          <w:lang w:eastAsia="zh-CN"/>
        </w:rPr>
      </w:pPr>
      <w:r w:rsidRPr="00552F83">
        <w:rPr>
          <w:rFonts w:ascii="Lato" w:eastAsiaTheme="minorHAnsi" w:hAnsi="Lato" w:cs="Arial"/>
          <w:bCs/>
          <w:iCs/>
          <w:szCs w:val="20"/>
        </w:rPr>
        <w:t xml:space="preserve">In the context of the ambitious targets set by global frameworks such as the Paris Climate Agreement and the United Nations Sustainable Development Goals (SDGs), sustainability is a critical issue for all industries, and particularly for the chemical industry due to its heavy reliance on fossil fuels for feedstock and as an energy vector. This reliance makes the chemical industry one of the most difficult sectors to </w:t>
      </w:r>
      <w:r w:rsidRPr="00552F83">
        <w:rPr>
          <w:rFonts w:ascii="Lato" w:eastAsiaTheme="minorHAnsi" w:hAnsi="Lato" w:cs="Arial"/>
          <w:bCs/>
          <w:iCs/>
          <w:szCs w:val="20"/>
        </w:rPr>
        <w:lastRenderedPageBreak/>
        <w:t>decarbonize, accounting for approximately 5.6</w:t>
      </w:r>
      <w:r w:rsidR="00F2689E" w:rsidRPr="00552F83">
        <w:rPr>
          <w:rFonts w:ascii="Lato" w:eastAsiaTheme="minorHAnsi" w:hAnsi="Lato" w:cs="Arial"/>
          <w:bCs/>
          <w:iCs/>
          <w:szCs w:val="20"/>
        </w:rPr>
        <w:t xml:space="preserve"> </w:t>
      </w:r>
      <w:r w:rsidRPr="00552F83">
        <w:rPr>
          <w:rFonts w:ascii="Lato" w:eastAsiaTheme="minorHAnsi" w:hAnsi="Lato" w:cs="Arial"/>
          <w:bCs/>
          <w:iCs/>
          <w:szCs w:val="20"/>
        </w:rPr>
        <w:t>Gt</w:t>
      </w:r>
      <w:r w:rsidR="00F2689E" w:rsidRPr="00552F83">
        <w:rPr>
          <w:rFonts w:ascii="Lato" w:eastAsiaTheme="minorHAnsi" w:hAnsi="Lato" w:cs="Arial"/>
          <w:bCs/>
          <w:iCs/>
          <w:szCs w:val="20"/>
        </w:rPr>
        <w:t xml:space="preserve"> </w:t>
      </w:r>
      <w:r w:rsidRPr="00552F83">
        <w:rPr>
          <w:rFonts w:ascii="Lato" w:eastAsiaTheme="minorHAnsi" w:hAnsi="Lato" w:cs="Arial"/>
          <w:bCs/>
          <w:iCs/>
          <w:szCs w:val="20"/>
        </w:rPr>
        <w:t>CO</w:t>
      </w:r>
      <w:r w:rsidRPr="00552F83">
        <w:rPr>
          <w:rFonts w:ascii="Lato" w:eastAsiaTheme="minorHAnsi" w:hAnsi="Lato" w:cs="Arial"/>
          <w:bCs/>
          <w:iCs/>
          <w:szCs w:val="20"/>
          <w:vertAlign w:val="subscript"/>
        </w:rPr>
        <w:t>2</w:t>
      </w:r>
      <w:r w:rsidRPr="00552F83">
        <w:rPr>
          <w:rFonts w:ascii="Lato" w:eastAsiaTheme="minorHAnsi" w:hAnsi="Lato" w:cs="Arial"/>
          <w:bCs/>
          <w:iCs/>
          <w:szCs w:val="20"/>
        </w:rPr>
        <w:t>e, or 10% of global emissions (Curr. Opin. Chem. Eng.</w:t>
      </w:r>
      <w:r w:rsidR="00AB1C3F" w:rsidRPr="00552F83">
        <w:rPr>
          <w:rFonts w:ascii="Lato" w:eastAsiaTheme="minorHAnsi" w:hAnsi="Lato" w:cs="Arial"/>
          <w:bCs/>
          <w:iCs/>
          <w:szCs w:val="20"/>
        </w:rPr>
        <w:t xml:space="preserve"> 2023</w:t>
      </w:r>
      <w:r w:rsidRPr="00552F83">
        <w:rPr>
          <w:rFonts w:ascii="Lato" w:eastAsiaTheme="minorHAnsi" w:hAnsi="Lato" w:cs="Arial"/>
          <w:bCs/>
          <w:iCs/>
          <w:szCs w:val="20"/>
        </w:rPr>
        <w:t xml:space="preserve">, </w:t>
      </w:r>
      <w:r w:rsidR="00AB1C3F" w:rsidRPr="00552F83">
        <w:rPr>
          <w:rFonts w:ascii="Lato" w:eastAsiaTheme="minorHAnsi" w:hAnsi="Lato" w:cs="Arial"/>
          <w:bCs/>
          <w:iCs/>
          <w:szCs w:val="20"/>
        </w:rPr>
        <w:t xml:space="preserve">39, </w:t>
      </w:r>
      <w:r w:rsidRPr="00552F83">
        <w:rPr>
          <w:rFonts w:ascii="Lato" w:eastAsiaTheme="minorHAnsi" w:hAnsi="Lato" w:cs="Arial"/>
          <w:bCs/>
          <w:iCs/>
          <w:szCs w:val="20"/>
        </w:rPr>
        <w:t xml:space="preserve">100881). As a result, the chemical industry is undergoing a major transition to achieve sustainable production by utilizing defossilized feedstocks and </w:t>
      </w:r>
      <w:r w:rsidR="00B85F44" w:rsidRPr="00552F83">
        <w:rPr>
          <w:rFonts w:ascii="Lato" w:eastAsia="DengXian" w:hAnsi="Lato" w:cs="Arial" w:hint="eastAsia"/>
          <w:bCs/>
          <w:iCs/>
          <w:szCs w:val="20"/>
          <w:lang w:eastAsia="zh-CN"/>
        </w:rPr>
        <w:t xml:space="preserve">renewable </w:t>
      </w:r>
      <w:r w:rsidRPr="00552F83">
        <w:rPr>
          <w:rFonts w:ascii="Lato" w:eastAsiaTheme="minorHAnsi" w:hAnsi="Lato" w:cs="Arial"/>
          <w:bCs/>
          <w:iCs/>
          <w:szCs w:val="20"/>
        </w:rPr>
        <w:t xml:space="preserve">energy. </w:t>
      </w:r>
      <w:r w:rsidR="00362361" w:rsidRPr="00552F83">
        <w:rPr>
          <w:rFonts w:ascii="Lato" w:eastAsia="DengXian" w:hAnsi="Lato" w:cs="Arial" w:hint="eastAsia"/>
          <w:bCs/>
          <w:iCs/>
          <w:szCs w:val="20"/>
          <w:lang w:eastAsia="zh-CN"/>
        </w:rPr>
        <w:t>T</w:t>
      </w:r>
      <w:r w:rsidRPr="00552F83">
        <w:rPr>
          <w:rFonts w:ascii="Lato" w:eastAsiaTheme="minorHAnsi" w:hAnsi="Lato" w:cs="Arial"/>
          <w:bCs/>
          <w:iCs/>
          <w:szCs w:val="20"/>
        </w:rPr>
        <w:t xml:space="preserve">hese potential green </w:t>
      </w:r>
      <w:r w:rsidR="00A979EA" w:rsidRPr="00552F83">
        <w:rPr>
          <w:rFonts w:ascii="Lato" w:eastAsiaTheme="minorHAnsi" w:hAnsi="Lato" w:cs="Arial"/>
          <w:bCs/>
          <w:iCs/>
          <w:szCs w:val="20"/>
        </w:rPr>
        <w:t>C</w:t>
      </w:r>
      <w:r w:rsidR="00A979EA" w:rsidRPr="00552F83">
        <w:rPr>
          <w:rFonts w:ascii="Lato" w:eastAsiaTheme="minorHAnsi" w:hAnsi="Lato" w:cs="Arial"/>
          <w:bCs/>
          <w:iCs/>
          <w:szCs w:val="20"/>
          <w:vertAlign w:val="subscript"/>
        </w:rPr>
        <w:t>2</w:t>
      </w:r>
      <w:r w:rsidR="00A979EA" w:rsidRPr="00552F83">
        <w:rPr>
          <w:rFonts w:ascii="Lato" w:eastAsiaTheme="minorHAnsi" w:hAnsi="Lato" w:cs="Arial"/>
          <w:bCs/>
          <w:iCs/>
          <w:szCs w:val="20"/>
        </w:rPr>
        <w:t>H</w:t>
      </w:r>
      <w:r w:rsidR="00A979EA" w:rsidRPr="00552F83">
        <w:rPr>
          <w:rFonts w:ascii="Lato" w:eastAsiaTheme="minorHAnsi" w:hAnsi="Lato" w:cs="Arial"/>
          <w:bCs/>
          <w:iCs/>
          <w:szCs w:val="20"/>
          <w:vertAlign w:val="subscript"/>
        </w:rPr>
        <w:t>2</w:t>
      </w:r>
      <w:r w:rsidR="00A979EA" w:rsidRPr="00552F83">
        <w:rPr>
          <w:rFonts w:ascii="Lato" w:eastAsiaTheme="minorHAnsi" w:hAnsi="Lato" w:cs="Arial"/>
          <w:bCs/>
          <w:iCs/>
          <w:szCs w:val="20"/>
        </w:rPr>
        <w:t xml:space="preserve"> </w:t>
      </w:r>
      <w:r w:rsidRPr="00552F83">
        <w:rPr>
          <w:rFonts w:ascii="Lato" w:eastAsiaTheme="minorHAnsi" w:hAnsi="Lato" w:cs="Arial"/>
          <w:bCs/>
          <w:iCs/>
          <w:szCs w:val="20"/>
        </w:rPr>
        <w:t>synthesis routes align with the broader global imperatives mentioned above.</w:t>
      </w:r>
      <w:r w:rsidR="00B85F44" w:rsidRPr="00552F83">
        <w:rPr>
          <w:rFonts w:ascii="Lato" w:eastAsia="DengXian" w:hAnsi="Lato" w:cs="Arial" w:hint="eastAsia"/>
          <w:bCs/>
          <w:iCs/>
          <w:szCs w:val="20"/>
          <w:lang w:eastAsia="zh-CN"/>
        </w:rPr>
        <w:t xml:space="preserve"> </w:t>
      </w:r>
      <w:r w:rsidR="00B85F44" w:rsidRPr="00552F83">
        <w:rPr>
          <w:rFonts w:ascii="Lato" w:eastAsia="DengXian" w:hAnsi="Lato" w:cs="Arial"/>
          <w:bCs/>
          <w:iCs/>
          <w:szCs w:val="20"/>
          <w:lang w:eastAsia="zh-CN"/>
        </w:rPr>
        <w:t xml:space="preserve">We acknowledge that this transition is necessary </w:t>
      </w:r>
      <w:r w:rsidR="00C22A4C" w:rsidRPr="00552F83">
        <w:rPr>
          <w:rFonts w:ascii="Lato" w:eastAsia="DengXian" w:hAnsi="Lato" w:cs="Arial" w:hint="eastAsia"/>
          <w:bCs/>
          <w:iCs/>
          <w:szCs w:val="20"/>
          <w:lang w:eastAsia="zh-CN"/>
        </w:rPr>
        <w:t>yet</w:t>
      </w:r>
      <w:r w:rsidR="00B85F44" w:rsidRPr="00552F83">
        <w:rPr>
          <w:rFonts w:ascii="Lato" w:eastAsia="DengXian" w:hAnsi="Lato" w:cs="Arial"/>
          <w:bCs/>
          <w:iCs/>
          <w:szCs w:val="20"/>
          <w:lang w:eastAsia="zh-CN"/>
        </w:rPr>
        <w:t xml:space="preserve"> challenging, requiring collaboration across various disciplines, </w:t>
      </w:r>
      <w:r w:rsidR="00C22A4C" w:rsidRPr="00552F83">
        <w:rPr>
          <w:rFonts w:ascii="Lato" w:eastAsia="DengXian" w:hAnsi="Lato" w:cs="Arial"/>
          <w:bCs/>
          <w:iCs/>
          <w:szCs w:val="20"/>
          <w:lang w:eastAsia="zh-CN"/>
        </w:rPr>
        <w:t>particularly</w:t>
      </w:r>
      <w:r w:rsidR="00B85F44" w:rsidRPr="00552F83">
        <w:rPr>
          <w:rFonts w:ascii="Lato" w:eastAsia="DengXian" w:hAnsi="Lato" w:cs="Arial"/>
          <w:bCs/>
          <w:iCs/>
          <w:szCs w:val="20"/>
          <w:lang w:eastAsia="zh-CN"/>
        </w:rPr>
        <w:t xml:space="preserve"> chemical engineers. It is, </w:t>
      </w:r>
      <w:r w:rsidR="00C22A4C" w:rsidRPr="00552F83">
        <w:rPr>
          <w:rFonts w:ascii="Lato" w:eastAsia="DengXian" w:hAnsi="Lato" w:cs="Arial" w:hint="eastAsia"/>
          <w:bCs/>
          <w:iCs/>
          <w:szCs w:val="20"/>
          <w:lang w:eastAsia="zh-CN"/>
        </w:rPr>
        <w:t>therefore</w:t>
      </w:r>
      <w:r w:rsidR="00B85F44" w:rsidRPr="00552F83">
        <w:rPr>
          <w:rFonts w:ascii="Lato" w:eastAsia="DengXian" w:hAnsi="Lato" w:cs="Arial"/>
          <w:bCs/>
          <w:iCs/>
          <w:szCs w:val="20"/>
          <w:lang w:eastAsia="zh-CN"/>
        </w:rPr>
        <w:t xml:space="preserve">, arbitrary and subjective to claim that chemical engineers do not </w:t>
      </w:r>
      <w:r w:rsidR="00B85F44" w:rsidRPr="00552F83">
        <w:rPr>
          <w:rFonts w:ascii="Lato" w:eastAsia="DengXian" w:hAnsi="Lato" w:cs="Arial" w:hint="eastAsia"/>
          <w:bCs/>
          <w:iCs/>
          <w:szCs w:val="20"/>
          <w:lang w:eastAsia="zh-CN"/>
        </w:rPr>
        <w:t xml:space="preserve">have interest in those </w:t>
      </w:r>
      <w:r w:rsidR="00B85F44" w:rsidRPr="00552F83">
        <w:rPr>
          <w:rFonts w:ascii="Lato" w:eastAsia="DengXian" w:hAnsi="Lato" w:cs="Arial"/>
          <w:bCs/>
          <w:iCs/>
          <w:szCs w:val="20"/>
          <w:lang w:eastAsia="zh-CN"/>
        </w:rPr>
        <w:t>sustainable development.</w:t>
      </w:r>
    </w:p>
    <w:p w14:paraId="7D7E76F5" w14:textId="77777777" w:rsidR="00531BB2" w:rsidRPr="00552F83" w:rsidRDefault="00531BB2" w:rsidP="00531BB2">
      <w:pPr>
        <w:spacing w:after="0" w:line="360" w:lineRule="auto"/>
        <w:rPr>
          <w:rFonts w:ascii="Lato" w:eastAsia="DengXian" w:hAnsi="Lato" w:cs="Arial"/>
          <w:bCs/>
          <w:iCs/>
          <w:szCs w:val="20"/>
          <w:lang w:eastAsia="zh-CN"/>
        </w:rPr>
      </w:pPr>
    </w:p>
    <w:p w14:paraId="7CE66C31" w14:textId="4433D95B" w:rsidR="00013347" w:rsidRPr="00552F83" w:rsidRDefault="002036B9" w:rsidP="00987014">
      <w:pPr>
        <w:rPr>
          <w:rFonts w:ascii="Lato" w:eastAsiaTheme="minorHAnsi" w:hAnsi="Lato" w:cs="Arial"/>
          <w:iCs/>
          <w:color w:val="0000FF"/>
          <w:szCs w:val="20"/>
        </w:rPr>
      </w:pPr>
      <w:r w:rsidRPr="00552F83">
        <w:rPr>
          <w:rFonts w:ascii="Lato" w:eastAsiaTheme="minorHAnsi" w:hAnsi="Lato" w:cs="Arial"/>
          <w:iCs/>
          <w:color w:val="0000FF"/>
          <w:szCs w:val="20"/>
        </w:rPr>
        <w:t>Other</w:t>
      </w:r>
      <w:r w:rsidR="00013347" w:rsidRPr="00552F83">
        <w:rPr>
          <w:rFonts w:ascii="Lato" w:eastAsiaTheme="minorHAnsi" w:hAnsi="Lato" w:cs="Arial"/>
          <w:iCs/>
          <w:color w:val="0000FF"/>
          <w:szCs w:val="20"/>
        </w:rPr>
        <w:t xml:space="preserve"> comments:</w:t>
      </w:r>
    </w:p>
    <w:p w14:paraId="2ED197E7" w14:textId="18DCD4CA" w:rsidR="00013347" w:rsidRPr="00552F83" w:rsidRDefault="00013347" w:rsidP="00987014">
      <w:pPr>
        <w:rPr>
          <w:rFonts w:ascii="Lato" w:eastAsiaTheme="minorHAnsi" w:hAnsi="Lato" w:cs="Arial"/>
          <w:iCs/>
          <w:color w:val="0000FF"/>
          <w:szCs w:val="20"/>
        </w:rPr>
      </w:pPr>
      <w:r w:rsidRPr="00261582">
        <w:rPr>
          <w:rFonts w:ascii="Lato" w:eastAsiaTheme="minorHAnsi" w:hAnsi="Lato" w:cs="Arial"/>
          <w:iCs/>
          <w:color w:val="0000FF"/>
          <w:szCs w:val="20"/>
        </w:rPr>
        <w:t>2.</w:t>
      </w:r>
      <w:r w:rsidR="00C766AD" w:rsidRPr="00261582">
        <w:rPr>
          <w:rFonts w:ascii="Lato" w:eastAsiaTheme="minorHAnsi" w:hAnsi="Lato" w:cs="Arial"/>
          <w:iCs/>
          <w:color w:val="0000FF"/>
          <w:szCs w:val="20"/>
        </w:rPr>
        <w:t>13</w:t>
      </w:r>
      <w:r w:rsidRPr="00261582">
        <w:rPr>
          <w:rFonts w:ascii="Lato" w:eastAsiaTheme="minorHAnsi" w:hAnsi="Lato" w:cs="Arial"/>
          <w:iCs/>
          <w:color w:val="0000FF"/>
          <w:szCs w:val="20"/>
        </w:rPr>
        <w:t>.1</w:t>
      </w:r>
      <w:r w:rsidR="00F2689E" w:rsidRPr="00261582">
        <w:rPr>
          <w:rFonts w:ascii="Lato" w:eastAsiaTheme="minorHAnsi" w:hAnsi="Lato" w:cs="Arial"/>
          <w:iCs/>
          <w:color w:val="0000FF"/>
          <w:szCs w:val="20"/>
        </w:rPr>
        <w:t xml:space="preserve"> </w:t>
      </w:r>
      <w:r w:rsidR="00C766AD" w:rsidRPr="00261582">
        <w:rPr>
          <w:rFonts w:ascii="Lato" w:eastAsiaTheme="minorHAnsi" w:hAnsi="Lato" w:cs="Arial"/>
          <w:iCs/>
          <w:color w:val="0000FF"/>
          <w:szCs w:val="20"/>
        </w:rPr>
        <w:t>Sections 2.2 and 2.3 discuss indirect methods of acetylene production (the calcium carbide method) and direct methods of acetylene production, are there any new developments of the methods to the research considered in the relevant reviews</w:t>
      </w:r>
      <w:r w:rsidR="002036B9" w:rsidRPr="00261582">
        <w:rPr>
          <w:rFonts w:ascii="Lato" w:eastAsiaTheme="minorHAnsi" w:hAnsi="Lato" w:cs="Arial"/>
          <w:iCs/>
          <w:color w:val="0000FF"/>
          <w:szCs w:val="20"/>
        </w:rPr>
        <w:t xml:space="preserve"> Schobert H. Production of acetylene and acetylene-based chemicals from coal[J]. Chemical Reviews, 2013, 114(3):1743-1760.</w:t>
      </w:r>
      <w:r w:rsidR="00C766AD" w:rsidRPr="00261582">
        <w:rPr>
          <w:rFonts w:ascii="Lato" w:eastAsiaTheme="minorHAnsi" w:hAnsi="Lato" w:cs="Arial"/>
          <w:iCs/>
          <w:color w:val="0000FF"/>
          <w:szCs w:val="20"/>
        </w:rPr>
        <w:t>,</w:t>
      </w:r>
      <w:r w:rsidR="002036B9" w:rsidRPr="00261582">
        <w:rPr>
          <w:rFonts w:ascii="Lato" w:eastAsiaTheme="minorHAnsi" w:hAnsi="Lato" w:cs="Arial"/>
          <w:iCs/>
          <w:color w:val="0000FF"/>
          <w:szCs w:val="20"/>
        </w:rPr>
        <w:t xml:space="preserve"> Trotuş I T, Zimmermann T, Schüth F. Catalytic reactions of acetylene: a feedstock for the chemical industry revisited[J]. Chemical Reviews, 2014, 114: 1761-1782. </w:t>
      </w:r>
      <w:r w:rsidR="00C766AD" w:rsidRPr="00261582">
        <w:rPr>
          <w:rFonts w:ascii="Lato" w:eastAsiaTheme="minorHAnsi" w:hAnsi="Lato" w:cs="Arial"/>
          <w:iCs/>
          <w:color w:val="0000FF"/>
          <w:szCs w:val="20"/>
        </w:rPr>
        <w:t>a decade ago?</w:t>
      </w:r>
    </w:p>
    <w:p w14:paraId="5FDDCDBA" w14:textId="50A06D11" w:rsidR="005B672E" w:rsidRDefault="005B672E" w:rsidP="00261582">
      <w:pPr>
        <w:rPr>
          <w:rFonts w:ascii="Lato" w:eastAsia="Cambria" w:hAnsi="Lato" w:cs="Arial"/>
          <w:color w:val="000000" w:themeColor="text1"/>
          <w:szCs w:val="20"/>
          <w:lang w:eastAsia="x-none"/>
        </w:rPr>
      </w:pPr>
      <w:r w:rsidRPr="00552F83">
        <w:rPr>
          <w:rFonts w:ascii="Lato" w:eastAsia="DengXian" w:hAnsi="Lato" w:cs="Arial"/>
          <w:color w:val="000000" w:themeColor="text1"/>
          <w:szCs w:val="20"/>
          <w:lang w:eastAsia="zh-CN"/>
        </w:rPr>
        <w:t xml:space="preserve">The conventional commercial </w:t>
      </w:r>
      <w:r w:rsidR="00A979EA" w:rsidRPr="00552F83">
        <w:rPr>
          <w:rFonts w:ascii="Lato" w:eastAsia="DengXian" w:hAnsi="Lato" w:cs="Arial"/>
          <w:iCs/>
          <w:color w:val="000000" w:themeColor="text1"/>
          <w:szCs w:val="20"/>
          <w:lang w:eastAsia="zh-CN"/>
        </w:rPr>
        <w:t>C</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H</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 xml:space="preserve"> </w:t>
      </w:r>
      <w:r w:rsidRPr="00552F83">
        <w:rPr>
          <w:rFonts w:ascii="Lato" w:eastAsia="DengXian" w:hAnsi="Lato" w:cs="Arial"/>
          <w:color w:val="000000" w:themeColor="text1"/>
          <w:szCs w:val="20"/>
          <w:lang w:eastAsia="zh-CN"/>
        </w:rPr>
        <w:t>production technologies discussed in Sections</w:t>
      </w:r>
      <w:r w:rsidR="00F2689E" w:rsidRPr="00552F83">
        <w:rPr>
          <w:rFonts w:ascii="Lato" w:eastAsia="DengXian" w:hAnsi="Lato" w:cs="Arial"/>
          <w:color w:val="000000" w:themeColor="text1"/>
          <w:szCs w:val="20"/>
          <w:lang w:eastAsia="zh-CN"/>
        </w:rPr>
        <w:t xml:space="preserve"> </w:t>
      </w:r>
      <w:r w:rsidRPr="00552F83">
        <w:rPr>
          <w:rFonts w:ascii="Lato" w:eastAsia="DengXian" w:hAnsi="Lato" w:cs="Arial"/>
          <w:color w:val="000000" w:themeColor="text1"/>
          <w:szCs w:val="20"/>
          <w:lang w:eastAsia="zh-CN"/>
        </w:rPr>
        <w:t xml:space="preserve">2.2 and 2.3 </w:t>
      </w:r>
      <w:r w:rsidR="00C22A4C" w:rsidRPr="00552F83">
        <w:rPr>
          <w:rFonts w:ascii="Lato" w:eastAsia="DengXian" w:hAnsi="Lato" w:cs="Arial" w:hint="eastAsia"/>
          <w:color w:val="000000" w:themeColor="text1"/>
          <w:szCs w:val="20"/>
          <w:lang w:eastAsia="zh-CN"/>
        </w:rPr>
        <w:t xml:space="preserve">(now Section 2) </w:t>
      </w:r>
      <w:r w:rsidRPr="00552F83">
        <w:rPr>
          <w:rFonts w:ascii="Lato" w:eastAsia="DengXian" w:hAnsi="Lato" w:cs="Arial"/>
          <w:color w:val="000000" w:themeColor="text1"/>
          <w:szCs w:val="20"/>
          <w:lang w:eastAsia="zh-CN"/>
        </w:rPr>
        <w:t xml:space="preserve">have seen little to no development over the past decade. Our focus is on the future rather than the past, and </w:t>
      </w:r>
      <w:bookmarkStart w:id="6" w:name="_Hlk183626325"/>
      <w:r w:rsidR="00FD2551" w:rsidRPr="00552F83">
        <w:rPr>
          <w:rFonts w:ascii="Lato" w:eastAsia="DengXian" w:hAnsi="Lato" w:cs="Arial"/>
          <w:color w:val="000000" w:themeColor="text1"/>
          <w:szCs w:val="20"/>
          <w:lang w:eastAsia="zh-CN"/>
        </w:rPr>
        <w:t>this</w:t>
      </w:r>
      <w:r w:rsidRPr="00552F83">
        <w:rPr>
          <w:rFonts w:ascii="Lato" w:eastAsia="DengXian" w:hAnsi="Lato" w:cs="Arial"/>
          <w:color w:val="000000" w:themeColor="text1"/>
          <w:szCs w:val="20"/>
          <w:lang w:eastAsia="zh-CN"/>
        </w:rPr>
        <w:t xml:space="preserve"> concise </w:t>
      </w:r>
      <w:r w:rsidR="00D72094" w:rsidRPr="00552F83">
        <w:rPr>
          <w:rFonts w:ascii="Lato" w:eastAsia="DengXian" w:hAnsi="Lato" w:cs="Arial" w:hint="eastAsia"/>
          <w:color w:val="000000" w:themeColor="text1"/>
          <w:szCs w:val="20"/>
          <w:lang w:eastAsia="zh-CN"/>
        </w:rPr>
        <w:t>description</w:t>
      </w:r>
      <w:r w:rsidRPr="00552F83">
        <w:rPr>
          <w:rFonts w:ascii="Lato" w:eastAsia="DengXian" w:hAnsi="Lato" w:cs="Arial"/>
          <w:color w:val="000000" w:themeColor="text1"/>
          <w:szCs w:val="20"/>
          <w:lang w:eastAsia="zh-CN"/>
        </w:rPr>
        <w:t xml:space="preserve"> serves as an important primer for readers, helping them familiarize themselves with the field and understand our motivation for pursuing green </w:t>
      </w:r>
      <w:r w:rsidR="00A979EA" w:rsidRPr="00552F83">
        <w:rPr>
          <w:rFonts w:ascii="Lato" w:eastAsia="DengXian" w:hAnsi="Lato" w:cs="Arial"/>
          <w:iCs/>
          <w:color w:val="000000" w:themeColor="text1"/>
          <w:szCs w:val="20"/>
          <w:lang w:eastAsia="zh-CN"/>
        </w:rPr>
        <w:t>C</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H</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 xml:space="preserve"> </w:t>
      </w:r>
      <w:r w:rsidRPr="00552F83">
        <w:rPr>
          <w:rFonts w:ascii="Lato" w:eastAsia="DengXian" w:hAnsi="Lato" w:cs="Arial"/>
          <w:color w:val="000000" w:themeColor="text1"/>
          <w:szCs w:val="20"/>
          <w:lang w:eastAsia="zh-CN"/>
        </w:rPr>
        <w:t>in the future.</w:t>
      </w:r>
      <w:r w:rsidR="00E6212D" w:rsidRPr="00552F83">
        <w:rPr>
          <w:rFonts w:ascii="Lato" w:eastAsia="DengXian" w:hAnsi="Lato" w:cs="Arial"/>
          <w:color w:val="000000" w:themeColor="text1"/>
          <w:szCs w:val="20"/>
          <w:lang w:eastAsia="zh-CN"/>
        </w:rPr>
        <w:t xml:space="preserve"> </w:t>
      </w:r>
      <w:bookmarkEnd w:id="6"/>
      <w:r w:rsidR="00E6212D" w:rsidRPr="00552F83">
        <w:rPr>
          <w:rFonts w:ascii="Lato" w:eastAsia="Cambria" w:hAnsi="Lato" w:cs="Arial"/>
          <w:color w:val="000000" w:themeColor="text1"/>
          <w:szCs w:val="20"/>
          <w:lang w:eastAsia="x-none"/>
        </w:rPr>
        <w:t>Other details can be found in the response to comment 2.1.</w:t>
      </w:r>
    </w:p>
    <w:p w14:paraId="5824141E" w14:textId="56312118" w:rsidR="00261582" w:rsidRDefault="00261582" w:rsidP="00531BB2">
      <w:pPr>
        <w:spacing w:after="0"/>
        <w:rPr>
          <w:rFonts w:ascii="Lato" w:eastAsia="Cambria" w:hAnsi="Lato" w:cs="Arial"/>
          <w:color w:val="000000" w:themeColor="text1"/>
          <w:szCs w:val="20"/>
          <w:lang w:eastAsia="x-none"/>
        </w:rPr>
      </w:pPr>
      <w:r w:rsidRPr="00261582">
        <w:rPr>
          <w:rFonts w:ascii="Lato" w:eastAsia="Cambria" w:hAnsi="Lato" w:cs="Arial"/>
          <w:b/>
          <w:color w:val="000000" w:themeColor="text1"/>
          <w:szCs w:val="20"/>
          <w:lang w:eastAsia="x-none"/>
        </w:rPr>
        <w:t>Action:</w:t>
      </w:r>
      <w:r>
        <w:rPr>
          <w:rFonts w:ascii="Lato" w:eastAsia="Cambria" w:hAnsi="Lato" w:cs="Arial"/>
          <w:color w:val="000000" w:themeColor="text1"/>
          <w:szCs w:val="20"/>
          <w:lang w:eastAsia="x-none"/>
        </w:rPr>
        <w:t xml:space="preserve"> </w:t>
      </w:r>
      <w:r w:rsidRPr="00261582">
        <w:rPr>
          <w:rFonts w:ascii="Lato" w:eastAsia="DengXian" w:hAnsi="Lato" w:cs="Arial"/>
          <w:bCs/>
          <w:color w:val="000000" w:themeColor="text1"/>
          <w:szCs w:val="20"/>
          <w:lang w:eastAsia="zh-CN"/>
        </w:rPr>
        <w:t>We have consolidated Section 2.2 and 2.</w:t>
      </w:r>
      <w:r>
        <w:rPr>
          <w:rFonts w:ascii="Lato" w:eastAsia="DengXian" w:hAnsi="Lato" w:cs="Arial"/>
          <w:bCs/>
          <w:color w:val="000000" w:themeColor="text1"/>
          <w:szCs w:val="20"/>
          <w:lang w:eastAsia="zh-CN"/>
        </w:rPr>
        <w:t>3</w:t>
      </w:r>
      <w:r w:rsidRPr="00261582">
        <w:rPr>
          <w:rFonts w:ascii="Lato" w:eastAsia="DengXian" w:hAnsi="Lato" w:cs="Arial"/>
          <w:bCs/>
          <w:color w:val="000000" w:themeColor="text1"/>
          <w:szCs w:val="20"/>
          <w:lang w:eastAsia="zh-CN"/>
        </w:rPr>
        <w:t xml:space="preserve"> into a new Section 2.2 in a concise manner, providing</w:t>
      </w:r>
      <w:r w:rsidRPr="00261582">
        <w:rPr>
          <w:rFonts w:ascii="Lato" w:eastAsia="DengXian" w:hAnsi="Lato" w:cs="Arial" w:hint="eastAsia"/>
          <w:bCs/>
          <w:color w:val="000000" w:themeColor="text1"/>
          <w:szCs w:val="20"/>
          <w:lang w:eastAsia="zh-CN"/>
        </w:rPr>
        <w:t xml:space="preserve"> only</w:t>
      </w:r>
      <w:r w:rsidRPr="00261582">
        <w:rPr>
          <w:rFonts w:ascii="Lato" w:eastAsia="DengXian" w:hAnsi="Lato" w:cs="Arial"/>
          <w:bCs/>
          <w:color w:val="000000" w:themeColor="text1"/>
          <w:szCs w:val="20"/>
          <w:lang w:eastAsia="zh-CN"/>
        </w:rPr>
        <w:t xml:space="preserve"> a brief introduction to these technologies</w:t>
      </w:r>
      <w:r w:rsidRPr="00261582">
        <w:rPr>
          <w:rFonts w:ascii="Lato" w:eastAsia="DengXian" w:hAnsi="Lato" w:cs="Arial"/>
          <w:color w:val="000000" w:themeColor="text1"/>
          <w:szCs w:val="20"/>
          <w:lang w:eastAsia="zh-CN"/>
        </w:rPr>
        <w:t>.</w:t>
      </w:r>
    </w:p>
    <w:p w14:paraId="29B68808" w14:textId="77777777" w:rsidR="00531BB2" w:rsidRPr="00552F83" w:rsidRDefault="00531BB2" w:rsidP="00531BB2">
      <w:pPr>
        <w:spacing w:after="0" w:line="360" w:lineRule="auto"/>
        <w:rPr>
          <w:rFonts w:ascii="Lato" w:eastAsia="DengXian" w:hAnsi="Lato" w:cs="Arial"/>
          <w:color w:val="000000" w:themeColor="text1"/>
          <w:szCs w:val="20"/>
          <w:lang w:eastAsia="zh-CN"/>
        </w:rPr>
      </w:pPr>
    </w:p>
    <w:p w14:paraId="2AB5E0D9" w14:textId="3B06B129" w:rsidR="00013347" w:rsidRPr="00552F83" w:rsidRDefault="00013347" w:rsidP="00987014">
      <w:pPr>
        <w:rPr>
          <w:rFonts w:ascii="Lato" w:eastAsiaTheme="minorHAnsi" w:hAnsi="Lato" w:cs="Arial"/>
          <w:iCs/>
          <w:color w:val="0000FF"/>
          <w:szCs w:val="20"/>
        </w:rPr>
      </w:pPr>
      <w:r w:rsidRPr="006C5EA1">
        <w:rPr>
          <w:rFonts w:ascii="Lato" w:eastAsiaTheme="minorHAnsi" w:hAnsi="Lato" w:cs="Arial"/>
          <w:iCs/>
          <w:color w:val="0000FF"/>
          <w:szCs w:val="20"/>
        </w:rPr>
        <w:t>2.</w:t>
      </w:r>
      <w:r w:rsidR="00C766AD" w:rsidRPr="006C5EA1">
        <w:rPr>
          <w:rFonts w:ascii="Lato" w:eastAsiaTheme="minorHAnsi" w:hAnsi="Lato" w:cs="Arial"/>
          <w:iCs/>
          <w:color w:val="0000FF"/>
          <w:szCs w:val="20"/>
        </w:rPr>
        <w:t>13</w:t>
      </w:r>
      <w:r w:rsidRPr="006C5EA1">
        <w:rPr>
          <w:rFonts w:ascii="Lato" w:eastAsiaTheme="minorHAnsi" w:hAnsi="Lato" w:cs="Arial"/>
          <w:iCs/>
          <w:color w:val="0000FF"/>
          <w:szCs w:val="20"/>
        </w:rPr>
        <w:t>.2.</w:t>
      </w:r>
      <w:r w:rsidR="00C42B63" w:rsidRPr="006C5EA1">
        <w:rPr>
          <w:rFonts w:ascii="Lato" w:eastAsia="DengXian" w:hAnsi="Lato" w:cs="Arial" w:hint="eastAsia"/>
          <w:iCs/>
          <w:color w:val="0000FF"/>
          <w:szCs w:val="20"/>
          <w:lang w:eastAsia="zh-CN"/>
        </w:rPr>
        <w:t xml:space="preserve"> </w:t>
      </w:r>
      <w:r w:rsidR="002036B9" w:rsidRPr="006C5EA1">
        <w:rPr>
          <w:rFonts w:ascii="Lato" w:eastAsiaTheme="minorHAnsi" w:hAnsi="Lato" w:cs="Arial"/>
          <w:iCs/>
          <w:color w:val="0000FF"/>
          <w:szCs w:val="20"/>
        </w:rPr>
        <w:t>The title of section 2.3 (Direct commercial acetylene production routes) does not seem to be very appropriate, since the title of 2.2 (Indirect acetylene production route via calcium carbide) does not emphasize the word commercial. Therefore, this title may mislead readers unfamiliar with the relevant field into thinking that the calcium carbide method is not a commercial acetylene preparation method.</w:t>
      </w:r>
    </w:p>
    <w:p w14:paraId="238CFE7C" w14:textId="5A8D5F2A" w:rsidR="00EB60E0" w:rsidRDefault="008D410E" w:rsidP="00531BB2">
      <w:pPr>
        <w:spacing w:after="0"/>
        <w:rPr>
          <w:rFonts w:ascii="Lato" w:eastAsia="DengXian" w:hAnsi="Lato" w:cs="Arial"/>
          <w:bCs/>
          <w:iCs/>
          <w:color w:val="000000" w:themeColor="text1"/>
          <w:szCs w:val="20"/>
          <w:lang w:eastAsia="zh-CN"/>
        </w:rPr>
      </w:pPr>
      <w:r>
        <w:rPr>
          <w:rFonts w:ascii="Lato" w:eastAsia="DengXian" w:hAnsi="Lato" w:cs="Arial"/>
          <w:b/>
          <w:bCs/>
          <w:iCs/>
          <w:color w:val="000000" w:themeColor="text1"/>
          <w:szCs w:val="20"/>
          <w:lang w:eastAsia="zh-CN"/>
        </w:rPr>
        <w:t>Action:</w:t>
      </w:r>
      <w:r w:rsidRPr="003E732C">
        <w:rPr>
          <w:rFonts w:ascii="Lato" w:eastAsia="DengXian" w:hAnsi="Lato" w:cs="Arial"/>
          <w:bCs/>
          <w:iCs/>
          <w:color w:val="000000" w:themeColor="text1"/>
          <w:szCs w:val="20"/>
          <w:lang w:eastAsia="zh-CN"/>
        </w:rPr>
        <w:t xml:space="preserve"> </w:t>
      </w:r>
      <w:r w:rsidR="00EB60E0" w:rsidRPr="003E732C">
        <w:rPr>
          <w:rFonts w:ascii="Lato" w:eastAsia="DengXian" w:hAnsi="Lato" w:cs="Arial"/>
          <w:bCs/>
          <w:iCs/>
          <w:color w:val="000000" w:themeColor="text1"/>
          <w:szCs w:val="20"/>
          <w:lang w:eastAsia="zh-CN"/>
        </w:rPr>
        <w:t>We have significantly shortened Sections</w:t>
      </w:r>
      <w:r w:rsidR="007D1144" w:rsidRPr="003E732C">
        <w:rPr>
          <w:rFonts w:ascii="Lato" w:eastAsia="DengXian" w:hAnsi="Lato" w:cs="Arial"/>
          <w:bCs/>
          <w:iCs/>
          <w:color w:val="000000" w:themeColor="text1"/>
          <w:szCs w:val="20"/>
          <w:lang w:eastAsia="zh-CN"/>
        </w:rPr>
        <w:t xml:space="preserve"> </w:t>
      </w:r>
      <w:r w:rsidR="00EB60E0" w:rsidRPr="003E732C">
        <w:rPr>
          <w:rFonts w:ascii="Lato" w:eastAsia="DengXian" w:hAnsi="Lato" w:cs="Arial"/>
          <w:bCs/>
          <w:iCs/>
          <w:color w:val="000000" w:themeColor="text1"/>
          <w:szCs w:val="20"/>
          <w:lang w:eastAsia="zh-CN"/>
        </w:rPr>
        <w:t>2.1</w:t>
      </w:r>
      <w:r w:rsidR="00703A33" w:rsidRPr="003E732C">
        <w:rPr>
          <w:rFonts w:ascii="Lato" w:eastAsia="DengXian" w:hAnsi="Lato" w:cs="Arial" w:hint="eastAsia"/>
          <w:bCs/>
          <w:iCs/>
          <w:color w:val="000000" w:themeColor="text1"/>
          <w:szCs w:val="20"/>
          <w:lang w:eastAsia="zh-CN"/>
        </w:rPr>
        <w:t>-</w:t>
      </w:r>
      <w:r w:rsidR="00EB60E0" w:rsidRPr="003E732C">
        <w:rPr>
          <w:rFonts w:ascii="Lato" w:eastAsia="DengXian" w:hAnsi="Lato" w:cs="Arial"/>
          <w:bCs/>
          <w:iCs/>
          <w:color w:val="000000" w:themeColor="text1"/>
          <w:szCs w:val="20"/>
          <w:lang w:eastAsia="zh-CN"/>
        </w:rPr>
        <w:t>2.3, and combined Sections</w:t>
      </w:r>
      <w:r w:rsidR="007D1144" w:rsidRPr="003E732C">
        <w:rPr>
          <w:rFonts w:ascii="Lato" w:eastAsia="DengXian" w:hAnsi="Lato" w:cs="Arial"/>
          <w:bCs/>
          <w:iCs/>
          <w:color w:val="000000" w:themeColor="text1"/>
          <w:szCs w:val="20"/>
          <w:lang w:eastAsia="zh-CN"/>
        </w:rPr>
        <w:t xml:space="preserve"> </w:t>
      </w:r>
      <w:r w:rsidR="00EB60E0" w:rsidRPr="003E732C">
        <w:rPr>
          <w:rFonts w:ascii="Lato" w:eastAsia="DengXian" w:hAnsi="Lato" w:cs="Arial"/>
          <w:bCs/>
          <w:iCs/>
          <w:color w:val="000000" w:themeColor="text1"/>
          <w:szCs w:val="20"/>
          <w:lang w:eastAsia="zh-CN"/>
        </w:rPr>
        <w:t xml:space="preserve">2.2 and 2.3 into a new section titled </w:t>
      </w:r>
      <w:r w:rsidR="00551100" w:rsidRPr="003E732C">
        <w:rPr>
          <w:rFonts w:ascii="Lato" w:eastAsia="DengXian" w:hAnsi="Lato" w:cs="Arial"/>
          <w:bCs/>
          <w:iCs/>
          <w:color w:val="000000" w:themeColor="text1"/>
          <w:szCs w:val="20"/>
          <w:lang w:eastAsia="zh-CN"/>
        </w:rPr>
        <w:t>‘</w:t>
      </w:r>
      <w:r w:rsidR="00EB60E0" w:rsidRPr="003E732C">
        <w:rPr>
          <w:rFonts w:ascii="Lato" w:eastAsia="DengXian" w:hAnsi="Lato" w:cs="Arial"/>
          <w:bCs/>
          <w:iCs/>
          <w:color w:val="000000" w:themeColor="text1"/>
          <w:szCs w:val="20"/>
          <w:lang w:eastAsia="zh-CN"/>
        </w:rPr>
        <w:t xml:space="preserve">Commercial </w:t>
      </w:r>
      <w:r w:rsidR="006B5EFF" w:rsidRPr="003E732C">
        <w:rPr>
          <w:rFonts w:ascii="Lato" w:eastAsia="DengXian" w:hAnsi="Lato" w:cs="Arial" w:hint="eastAsia"/>
          <w:bCs/>
          <w:iCs/>
          <w:color w:val="000000" w:themeColor="text1"/>
          <w:szCs w:val="20"/>
          <w:lang w:eastAsia="zh-CN"/>
        </w:rPr>
        <w:t>acetylene</w:t>
      </w:r>
      <w:r w:rsidR="00A979EA" w:rsidRPr="003E732C">
        <w:rPr>
          <w:rFonts w:ascii="Lato" w:eastAsia="DengXian" w:hAnsi="Lato" w:cs="Arial"/>
          <w:bCs/>
          <w:iCs/>
          <w:color w:val="000000" w:themeColor="text1"/>
          <w:szCs w:val="20"/>
          <w:lang w:eastAsia="zh-CN"/>
        </w:rPr>
        <w:t xml:space="preserve"> </w:t>
      </w:r>
      <w:r w:rsidR="00163FCD" w:rsidRPr="003E732C">
        <w:rPr>
          <w:rFonts w:ascii="Lato" w:eastAsia="DengXian" w:hAnsi="Lato" w:cs="Arial"/>
          <w:bCs/>
          <w:iCs/>
          <w:color w:val="000000" w:themeColor="text1"/>
          <w:szCs w:val="20"/>
          <w:lang w:eastAsia="zh-CN"/>
        </w:rPr>
        <w:t>p</w:t>
      </w:r>
      <w:r w:rsidR="00EB60E0" w:rsidRPr="003E732C">
        <w:rPr>
          <w:rFonts w:ascii="Lato" w:eastAsia="DengXian" w:hAnsi="Lato" w:cs="Arial"/>
          <w:bCs/>
          <w:iCs/>
          <w:color w:val="000000" w:themeColor="text1"/>
          <w:szCs w:val="20"/>
          <w:lang w:eastAsia="zh-CN"/>
        </w:rPr>
        <w:t xml:space="preserve">roduction </w:t>
      </w:r>
      <w:r w:rsidR="003E732C" w:rsidRPr="003E732C">
        <w:rPr>
          <w:rFonts w:ascii="Lato" w:eastAsia="DengXian" w:hAnsi="Lato" w:cs="Arial"/>
          <w:bCs/>
          <w:iCs/>
          <w:color w:val="000000" w:themeColor="text1"/>
          <w:szCs w:val="20"/>
          <w:lang w:eastAsia="zh-CN"/>
        </w:rPr>
        <w:t>routes</w:t>
      </w:r>
      <w:r w:rsidR="007D1144" w:rsidRPr="003E732C">
        <w:rPr>
          <w:rFonts w:ascii="Lato" w:eastAsia="DengXian" w:hAnsi="Lato" w:cs="Arial"/>
          <w:bCs/>
          <w:iCs/>
          <w:color w:val="000000" w:themeColor="text1"/>
          <w:szCs w:val="20"/>
          <w:lang w:eastAsia="zh-CN"/>
        </w:rPr>
        <w:t>.</w:t>
      </w:r>
      <w:r w:rsidR="003E732C">
        <w:rPr>
          <w:rFonts w:ascii="Lato" w:eastAsia="DengXian" w:hAnsi="Lato" w:cs="Arial"/>
          <w:bCs/>
          <w:iCs/>
          <w:color w:val="000000" w:themeColor="text1"/>
          <w:szCs w:val="20"/>
          <w:lang w:eastAsia="zh-CN"/>
        </w:rPr>
        <w:t>’</w:t>
      </w:r>
    </w:p>
    <w:p w14:paraId="7C88BA4D" w14:textId="77777777" w:rsidR="00531BB2" w:rsidRPr="00552F83" w:rsidRDefault="00531BB2" w:rsidP="00531BB2">
      <w:pPr>
        <w:spacing w:after="0" w:line="360" w:lineRule="auto"/>
        <w:rPr>
          <w:rFonts w:ascii="Lato" w:eastAsia="DengXian" w:hAnsi="Lato" w:cs="Arial"/>
          <w:b/>
          <w:bCs/>
          <w:iCs/>
          <w:color w:val="000000" w:themeColor="text1"/>
          <w:szCs w:val="20"/>
          <w:lang w:eastAsia="zh-CN"/>
        </w:rPr>
      </w:pPr>
    </w:p>
    <w:p w14:paraId="3327246F" w14:textId="21BAE425" w:rsidR="00013347" w:rsidRPr="00552F83" w:rsidRDefault="00013347" w:rsidP="00987014">
      <w:pPr>
        <w:rPr>
          <w:rFonts w:ascii="Lato" w:eastAsia="DengXian" w:hAnsi="Lato" w:cs="Arial"/>
          <w:iCs/>
          <w:color w:val="0000FF"/>
          <w:szCs w:val="20"/>
          <w:lang w:eastAsia="zh-CN"/>
        </w:rPr>
      </w:pPr>
      <w:r w:rsidRPr="00E34F26">
        <w:rPr>
          <w:rFonts w:ascii="Lato" w:eastAsiaTheme="minorHAnsi" w:hAnsi="Lato" w:cs="Arial"/>
          <w:iCs/>
          <w:color w:val="0000FF"/>
          <w:szCs w:val="20"/>
        </w:rPr>
        <w:t>2.</w:t>
      </w:r>
      <w:r w:rsidR="00C766AD" w:rsidRPr="00E34F26">
        <w:rPr>
          <w:rFonts w:ascii="Lato" w:eastAsiaTheme="minorHAnsi" w:hAnsi="Lato" w:cs="Arial"/>
          <w:iCs/>
          <w:color w:val="0000FF"/>
          <w:szCs w:val="20"/>
        </w:rPr>
        <w:t>13</w:t>
      </w:r>
      <w:r w:rsidRPr="00E34F26">
        <w:rPr>
          <w:rFonts w:ascii="Lato" w:eastAsiaTheme="minorHAnsi" w:hAnsi="Lato" w:cs="Arial"/>
          <w:iCs/>
          <w:color w:val="0000FF"/>
          <w:szCs w:val="20"/>
        </w:rPr>
        <w:t>.3.</w:t>
      </w:r>
      <w:r w:rsidR="00C42B63" w:rsidRPr="00E34F26">
        <w:rPr>
          <w:rFonts w:ascii="Lato" w:eastAsia="DengXian" w:hAnsi="Lato" w:cs="Arial" w:hint="eastAsia"/>
          <w:iCs/>
          <w:color w:val="0000FF"/>
          <w:szCs w:val="20"/>
          <w:lang w:eastAsia="zh-CN"/>
        </w:rPr>
        <w:t xml:space="preserve"> </w:t>
      </w:r>
      <w:r w:rsidR="002036B9" w:rsidRPr="00E34F26">
        <w:rPr>
          <w:rFonts w:ascii="Lato" w:eastAsiaTheme="minorHAnsi" w:hAnsi="Lato" w:cs="Arial"/>
          <w:iCs/>
          <w:color w:val="0000FF"/>
          <w:szCs w:val="20"/>
        </w:rPr>
        <w:t>Emerging routes for acetylene synthesis are discussed in Section 2.4, where the authors describe a route for the production of acetylene from CH</w:t>
      </w:r>
      <w:r w:rsidR="002036B9" w:rsidRPr="00E34F26">
        <w:rPr>
          <w:rFonts w:ascii="Lato" w:eastAsiaTheme="minorHAnsi" w:hAnsi="Lato" w:cs="Arial"/>
          <w:iCs/>
          <w:color w:val="0000FF"/>
          <w:szCs w:val="20"/>
          <w:vertAlign w:val="subscript"/>
        </w:rPr>
        <w:t>4</w:t>
      </w:r>
      <w:r w:rsidR="002036B9" w:rsidRPr="00E34F26">
        <w:rPr>
          <w:rFonts w:ascii="Lato" w:eastAsiaTheme="minorHAnsi" w:hAnsi="Lato" w:cs="Arial"/>
          <w:iCs/>
          <w:color w:val="0000FF"/>
          <w:szCs w:val="20"/>
        </w:rPr>
        <w:t xml:space="preserve"> using non-thermal plasma technology. Should this technique be viewed as a different way of generating plasma or as a revolutionary new technology for acetylene production? In the paper, the authors point out that the use of non-thermal plasma actually requires a greater energy input than the use of thermal plasma (Line 237), and that the CH</w:t>
      </w:r>
      <w:r w:rsidR="002036B9" w:rsidRPr="00E34F26">
        <w:rPr>
          <w:rFonts w:ascii="Lato" w:eastAsiaTheme="minorHAnsi" w:hAnsi="Lato" w:cs="Arial"/>
          <w:iCs/>
          <w:color w:val="0000FF"/>
          <w:szCs w:val="20"/>
          <w:vertAlign w:val="subscript"/>
        </w:rPr>
        <w:t>4</w:t>
      </w:r>
      <w:r w:rsidR="002036B9" w:rsidRPr="00E34F26">
        <w:rPr>
          <w:rFonts w:ascii="Lato" w:eastAsiaTheme="minorHAnsi" w:hAnsi="Lato" w:cs="Arial"/>
          <w:iCs/>
          <w:color w:val="0000FF"/>
          <w:szCs w:val="20"/>
        </w:rPr>
        <w:t xml:space="preserve"> conversion and acetylene selectivity are not as good as in the thermal plasma approach. Thus, despite the savings in the quenching, non-thermal plasma technology should be far less economical than thermal plasma technology at this time. So, if this is viewed as a promising technology, what are the drivers for its development? What are the current key technical barriers? What technological breakthroughs are needed to industrialize it? At present the authors seem to be merely talk about the results reported in the literature, but not point out and analyze these issues clearly.</w:t>
      </w:r>
    </w:p>
    <w:p w14:paraId="04AD90DF" w14:textId="1894CFA7" w:rsidR="005B1B12" w:rsidRPr="00563B9F" w:rsidRDefault="005B1B12" w:rsidP="00987014">
      <w:pPr>
        <w:rPr>
          <w:rFonts w:ascii="Lato" w:eastAsia="DengXian" w:hAnsi="Lato" w:cs="Arial"/>
          <w:szCs w:val="20"/>
          <w:lang w:eastAsia="zh-CN"/>
        </w:rPr>
      </w:pPr>
      <w:r w:rsidRPr="00563B9F">
        <w:rPr>
          <w:rFonts w:ascii="Lato" w:eastAsia="DengXian" w:hAnsi="Lato" w:cs="Arial"/>
          <w:szCs w:val="20"/>
          <w:lang w:eastAsia="zh-CN"/>
        </w:rPr>
        <w:lastRenderedPageBreak/>
        <w:t>Non-thermal plasma is fundamentally different from thermal plasma in its generation process. Unlike thermal plasma, where all species (electrons, ions, and neutrals) are in thermal equilibrium, non-thermal plasma generates high-energy electrons while maintaining a relatively low bulk gas temperature. This characteristic potentially opens up new reaction pathways that are not accessible in thermal equilibrium systems. As shown in Fig.</w:t>
      </w:r>
      <w:r w:rsidR="007D1144" w:rsidRPr="00563B9F">
        <w:rPr>
          <w:rFonts w:ascii="Lato" w:eastAsia="DengXian" w:hAnsi="Lato" w:cs="Arial"/>
          <w:szCs w:val="20"/>
          <w:lang w:eastAsia="zh-CN"/>
        </w:rPr>
        <w:t xml:space="preserve"> </w:t>
      </w:r>
      <w:r w:rsidRPr="00563B9F">
        <w:rPr>
          <w:rFonts w:ascii="Lato" w:eastAsia="DengXian" w:hAnsi="Lato" w:cs="Arial"/>
          <w:szCs w:val="20"/>
          <w:lang w:eastAsia="zh-CN"/>
        </w:rPr>
        <w:t xml:space="preserve">5d, non-thermal plasma requires a similar or even higher energy input compared to thermal plasma. However, </w:t>
      </w:r>
      <w:r w:rsidR="00A979EA" w:rsidRPr="00563B9F">
        <w:rPr>
          <w:rFonts w:ascii="Lato" w:eastAsia="DengXian" w:hAnsi="Lato" w:cs="Arial"/>
          <w:szCs w:val="20"/>
          <w:lang w:eastAsia="zh-CN"/>
        </w:rPr>
        <w:t>CH</w:t>
      </w:r>
      <w:r w:rsidR="00A979EA" w:rsidRPr="00563B9F">
        <w:rPr>
          <w:rFonts w:ascii="Lato" w:eastAsia="DengXian" w:hAnsi="Lato" w:cs="Arial"/>
          <w:szCs w:val="20"/>
          <w:vertAlign w:val="subscript"/>
          <w:lang w:eastAsia="zh-CN"/>
        </w:rPr>
        <w:t>4</w:t>
      </w:r>
      <w:r w:rsidRPr="00563B9F">
        <w:rPr>
          <w:rFonts w:ascii="Lato" w:eastAsia="DengXian" w:hAnsi="Lato" w:cs="Arial"/>
          <w:szCs w:val="20"/>
          <w:lang w:eastAsia="zh-CN"/>
        </w:rPr>
        <w:t xml:space="preserve"> conversion and </w:t>
      </w:r>
      <w:r w:rsidR="00A979EA" w:rsidRPr="00563B9F">
        <w:rPr>
          <w:rFonts w:ascii="Lato" w:eastAsia="DengXian" w:hAnsi="Lato" w:cs="Arial"/>
          <w:iCs/>
          <w:szCs w:val="20"/>
          <w:lang w:eastAsia="zh-CN"/>
        </w:rPr>
        <w:t>C</w:t>
      </w:r>
      <w:r w:rsidR="00A979EA" w:rsidRPr="00563B9F">
        <w:rPr>
          <w:rFonts w:ascii="Lato" w:eastAsia="DengXian" w:hAnsi="Lato" w:cs="Arial"/>
          <w:iCs/>
          <w:szCs w:val="20"/>
          <w:vertAlign w:val="subscript"/>
          <w:lang w:eastAsia="zh-CN"/>
        </w:rPr>
        <w:t>2</w:t>
      </w:r>
      <w:r w:rsidR="00A979EA" w:rsidRPr="00563B9F">
        <w:rPr>
          <w:rFonts w:ascii="Lato" w:eastAsia="DengXian" w:hAnsi="Lato" w:cs="Arial"/>
          <w:iCs/>
          <w:szCs w:val="20"/>
          <w:lang w:eastAsia="zh-CN"/>
        </w:rPr>
        <w:t>H</w:t>
      </w:r>
      <w:r w:rsidR="00A979EA" w:rsidRPr="00563B9F">
        <w:rPr>
          <w:rFonts w:ascii="Lato" w:eastAsia="DengXian" w:hAnsi="Lato" w:cs="Arial"/>
          <w:iCs/>
          <w:szCs w:val="20"/>
          <w:vertAlign w:val="subscript"/>
          <w:lang w:eastAsia="zh-CN"/>
        </w:rPr>
        <w:t>2</w:t>
      </w:r>
      <w:r w:rsidR="00A979EA" w:rsidRPr="00563B9F">
        <w:rPr>
          <w:rFonts w:ascii="Lato" w:eastAsia="DengXian" w:hAnsi="Lato" w:cs="Arial"/>
          <w:iCs/>
          <w:szCs w:val="20"/>
          <w:lang w:eastAsia="zh-CN"/>
        </w:rPr>
        <w:t xml:space="preserve"> </w:t>
      </w:r>
      <w:r w:rsidRPr="00563B9F">
        <w:rPr>
          <w:rFonts w:ascii="Lato" w:eastAsia="DengXian" w:hAnsi="Lato" w:cs="Arial"/>
          <w:szCs w:val="20"/>
          <w:lang w:eastAsia="zh-CN"/>
        </w:rPr>
        <w:t xml:space="preserve">selectivity are comparable to those of thermal plasma process. As an emerging technology capable of enabling </w:t>
      </w:r>
      <w:r w:rsidR="00A979EA" w:rsidRPr="00563B9F">
        <w:rPr>
          <w:rFonts w:ascii="Lato" w:eastAsia="DengXian" w:hAnsi="Lato" w:cs="Arial"/>
          <w:iCs/>
          <w:szCs w:val="20"/>
          <w:lang w:eastAsia="zh-CN"/>
        </w:rPr>
        <w:t>C</w:t>
      </w:r>
      <w:r w:rsidR="00A979EA" w:rsidRPr="00563B9F">
        <w:rPr>
          <w:rFonts w:ascii="Lato" w:eastAsia="DengXian" w:hAnsi="Lato" w:cs="Arial"/>
          <w:iCs/>
          <w:szCs w:val="20"/>
          <w:vertAlign w:val="subscript"/>
          <w:lang w:eastAsia="zh-CN"/>
        </w:rPr>
        <w:t>2</w:t>
      </w:r>
      <w:r w:rsidR="00A979EA" w:rsidRPr="00563B9F">
        <w:rPr>
          <w:rFonts w:ascii="Lato" w:eastAsia="DengXian" w:hAnsi="Lato" w:cs="Arial"/>
          <w:iCs/>
          <w:szCs w:val="20"/>
          <w:lang w:eastAsia="zh-CN"/>
        </w:rPr>
        <w:t>H</w:t>
      </w:r>
      <w:r w:rsidR="00A979EA" w:rsidRPr="00563B9F">
        <w:rPr>
          <w:rFonts w:ascii="Lato" w:eastAsia="DengXian" w:hAnsi="Lato" w:cs="Arial"/>
          <w:iCs/>
          <w:szCs w:val="20"/>
          <w:vertAlign w:val="subscript"/>
          <w:lang w:eastAsia="zh-CN"/>
        </w:rPr>
        <w:t>2</w:t>
      </w:r>
      <w:r w:rsidR="00A979EA" w:rsidRPr="00563B9F">
        <w:rPr>
          <w:rFonts w:ascii="Lato" w:eastAsia="DengXian" w:hAnsi="Lato" w:cs="Arial"/>
          <w:iCs/>
          <w:szCs w:val="20"/>
          <w:lang w:eastAsia="zh-CN"/>
        </w:rPr>
        <w:t xml:space="preserve"> </w:t>
      </w:r>
      <w:r w:rsidRPr="00563B9F">
        <w:rPr>
          <w:rFonts w:ascii="Lato" w:eastAsia="DengXian" w:hAnsi="Lato" w:cs="Arial"/>
          <w:szCs w:val="20"/>
          <w:lang w:eastAsia="zh-CN"/>
        </w:rPr>
        <w:t>production at low temperatures, we believe its promise should not be dismissed solely due to its</w:t>
      </w:r>
      <w:r w:rsidR="007D1144" w:rsidRPr="00563B9F">
        <w:rPr>
          <w:rFonts w:ascii="Lato" w:eastAsia="DengXian" w:hAnsi="Lato" w:cs="Arial"/>
          <w:szCs w:val="20"/>
          <w:lang w:eastAsia="zh-CN"/>
        </w:rPr>
        <w:t xml:space="preserve"> slightly</w:t>
      </w:r>
      <w:r w:rsidRPr="00563B9F">
        <w:rPr>
          <w:rFonts w:ascii="Lato" w:eastAsia="DengXian" w:hAnsi="Lato" w:cs="Arial"/>
          <w:szCs w:val="20"/>
          <w:lang w:eastAsia="zh-CN"/>
        </w:rPr>
        <w:t xml:space="preserve"> high</w:t>
      </w:r>
      <w:r w:rsidR="007D1144" w:rsidRPr="00563B9F">
        <w:rPr>
          <w:rFonts w:ascii="Lato" w:eastAsia="DengXian" w:hAnsi="Lato" w:cs="Arial"/>
          <w:szCs w:val="20"/>
          <w:lang w:eastAsia="zh-CN"/>
        </w:rPr>
        <w:t>er</w:t>
      </w:r>
      <w:r w:rsidRPr="00563B9F">
        <w:rPr>
          <w:rFonts w:ascii="Lato" w:eastAsia="DengXian" w:hAnsi="Lato" w:cs="Arial"/>
          <w:szCs w:val="20"/>
          <w:lang w:eastAsia="zh-CN"/>
        </w:rPr>
        <w:t xml:space="preserve"> energy input compared to the commercial thermal plasma process</w:t>
      </w:r>
      <w:r w:rsidR="002D1AC2" w:rsidRPr="00563B9F">
        <w:rPr>
          <w:rFonts w:ascii="Lato" w:eastAsia="DengXian" w:hAnsi="Lato" w:cs="Arial" w:hint="eastAsia"/>
          <w:szCs w:val="20"/>
          <w:lang w:eastAsia="zh-CN"/>
        </w:rPr>
        <w:t xml:space="preserve"> at this moment</w:t>
      </w:r>
      <w:r w:rsidRPr="00563B9F">
        <w:rPr>
          <w:rFonts w:ascii="Lato" w:eastAsia="DengXian" w:hAnsi="Lato" w:cs="Arial"/>
          <w:szCs w:val="20"/>
          <w:lang w:eastAsia="zh-CN"/>
        </w:rPr>
        <w:t>.</w:t>
      </w:r>
    </w:p>
    <w:p w14:paraId="20DF09E2" w14:textId="70D4C5B8" w:rsidR="005B1B12" w:rsidRDefault="00E34F26" w:rsidP="00531BB2">
      <w:pPr>
        <w:spacing w:after="0"/>
        <w:rPr>
          <w:rFonts w:ascii="Lato" w:eastAsia="DengXian" w:hAnsi="Lato" w:cs="Arial"/>
          <w:szCs w:val="20"/>
          <w:lang w:eastAsia="zh-CN"/>
        </w:rPr>
      </w:pPr>
      <w:r>
        <w:rPr>
          <w:rFonts w:ascii="Lato" w:eastAsia="DengXian" w:hAnsi="Lato" w:cs="Arial"/>
          <w:b/>
          <w:szCs w:val="20"/>
          <w:lang w:eastAsia="zh-CN"/>
        </w:rPr>
        <w:t>Action:</w:t>
      </w:r>
      <w:r w:rsidRPr="00E34F26">
        <w:rPr>
          <w:rFonts w:ascii="Lato" w:eastAsia="DengXian" w:hAnsi="Lato" w:cs="Arial"/>
          <w:szCs w:val="20"/>
          <w:lang w:eastAsia="zh-CN"/>
        </w:rPr>
        <w:t xml:space="preserve"> </w:t>
      </w:r>
      <w:r w:rsidR="005B1B12" w:rsidRPr="00E34F26">
        <w:rPr>
          <w:rFonts w:ascii="Lato" w:eastAsia="DengXian" w:hAnsi="Lato" w:cs="Arial"/>
          <w:szCs w:val="20"/>
          <w:lang w:eastAsia="zh-CN"/>
        </w:rPr>
        <w:t xml:space="preserve">We </w:t>
      </w:r>
      <w:r>
        <w:rPr>
          <w:rFonts w:ascii="Lato" w:eastAsia="DengXian" w:hAnsi="Lato" w:cs="Arial"/>
          <w:szCs w:val="20"/>
          <w:lang w:eastAsia="zh-CN"/>
        </w:rPr>
        <w:t xml:space="preserve">have </w:t>
      </w:r>
      <w:r w:rsidR="005B1B12" w:rsidRPr="00E34F26">
        <w:rPr>
          <w:rFonts w:ascii="Lato" w:eastAsia="DengXian" w:hAnsi="Lato" w:cs="Arial"/>
          <w:szCs w:val="20"/>
          <w:lang w:eastAsia="zh-CN"/>
        </w:rPr>
        <w:t xml:space="preserve">elaborated on our perspectives on non-thermal plasma in the </w:t>
      </w:r>
      <w:r w:rsidR="00551100" w:rsidRPr="00E34F26">
        <w:rPr>
          <w:rFonts w:ascii="Lato" w:eastAsia="DengXian" w:hAnsi="Lato" w:cs="Arial"/>
          <w:szCs w:val="20"/>
          <w:lang w:eastAsia="zh-CN"/>
        </w:rPr>
        <w:t>‘</w:t>
      </w:r>
      <w:r w:rsidR="005B1B12" w:rsidRPr="00E34F26">
        <w:rPr>
          <w:rFonts w:ascii="Lato" w:eastAsia="DengXian" w:hAnsi="Lato" w:cs="Arial"/>
          <w:iCs/>
          <w:szCs w:val="20"/>
          <w:lang w:eastAsia="zh-CN"/>
        </w:rPr>
        <w:t>Perspective and Outlook</w:t>
      </w:r>
      <w:r w:rsidR="00551100" w:rsidRPr="00E34F26">
        <w:rPr>
          <w:rFonts w:ascii="Lato" w:eastAsia="DengXian" w:hAnsi="Lato" w:cs="Arial"/>
          <w:iCs/>
          <w:szCs w:val="20"/>
          <w:lang w:eastAsia="zh-CN"/>
        </w:rPr>
        <w:t xml:space="preserve">’ </w:t>
      </w:r>
      <w:r w:rsidR="005B1B12" w:rsidRPr="00E34F26">
        <w:rPr>
          <w:rFonts w:ascii="Lato" w:eastAsia="DengXian" w:hAnsi="Lato" w:cs="Arial"/>
          <w:szCs w:val="20"/>
          <w:lang w:eastAsia="zh-CN"/>
        </w:rPr>
        <w:t>section</w:t>
      </w:r>
      <w:r w:rsidR="002D1AC2" w:rsidRPr="00E34F26">
        <w:rPr>
          <w:rFonts w:ascii="Lato" w:eastAsia="DengXian" w:hAnsi="Lato" w:cs="Arial" w:hint="eastAsia"/>
          <w:szCs w:val="20"/>
          <w:lang w:eastAsia="zh-CN"/>
        </w:rPr>
        <w:t xml:space="preserve"> (page xx, line xx)</w:t>
      </w:r>
      <w:r w:rsidR="005B1B12" w:rsidRPr="00E34F26">
        <w:rPr>
          <w:rFonts w:ascii="Lato" w:eastAsia="DengXian" w:hAnsi="Lato" w:cs="Arial"/>
          <w:szCs w:val="20"/>
          <w:lang w:eastAsia="zh-CN"/>
        </w:rPr>
        <w:t>: Emerging technologies, such as non</w:t>
      </w:r>
      <w:r w:rsidR="005B1B12" w:rsidRPr="00E34F26">
        <w:rPr>
          <w:rFonts w:ascii="Lato" w:eastAsia="DengXian" w:hAnsi="Lato" w:cs="Arial"/>
          <w:szCs w:val="20"/>
          <w:lang w:eastAsia="zh-CN"/>
        </w:rPr>
        <w:noBreakHyphen/>
        <w:t>thermal plasma, face commercialization challenges that require advancements in reactor design, catalyst development, and a deeper understanding of reaction mechanisms. Non</w:t>
      </w:r>
      <w:r w:rsidR="005B1B12" w:rsidRPr="00E34F26">
        <w:rPr>
          <w:rFonts w:ascii="Lato" w:eastAsia="DengXian" w:hAnsi="Lato" w:cs="Arial"/>
          <w:szCs w:val="20"/>
          <w:lang w:eastAsia="zh-CN"/>
        </w:rPr>
        <w:noBreakHyphen/>
        <w:t xml:space="preserve">thermal plasma technologies show performance close to that of commercial thermal plasma but typically require higher energy input and more complex equipment. While catalysts can favor </w:t>
      </w:r>
      <w:r w:rsidR="00A979EA" w:rsidRPr="00E34F26">
        <w:rPr>
          <w:rFonts w:ascii="Lato" w:eastAsia="DengXian" w:hAnsi="Lato" w:cs="Arial"/>
          <w:iCs/>
          <w:szCs w:val="20"/>
          <w:lang w:eastAsia="zh-CN"/>
        </w:rPr>
        <w:t>C</w:t>
      </w:r>
      <w:r w:rsidR="00A979EA" w:rsidRPr="00E34F26">
        <w:rPr>
          <w:rFonts w:ascii="Lato" w:eastAsia="DengXian" w:hAnsi="Lato" w:cs="Arial"/>
          <w:iCs/>
          <w:szCs w:val="20"/>
          <w:vertAlign w:val="subscript"/>
          <w:lang w:eastAsia="zh-CN"/>
        </w:rPr>
        <w:t>2</w:t>
      </w:r>
      <w:r w:rsidR="00A979EA" w:rsidRPr="00E34F26">
        <w:rPr>
          <w:rFonts w:ascii="Lato" w:eastAsia="DengXian" w:hAnsi="Lato" w:cs="Arial"/>
          <w:iCs/>
          <w:szCs w:val="20"/>
          <w:lang w:eastAsia="zh-CN"/>
        </w:rPr>
        <w:t>H</w:t>
      </w:r>
      <w:r w:rsidR="00A979EA" w:rsidRPr="00E34F26">
        <w:rPr>
          <w:rFonts w:ascii="Lato" w:eastAsia="DengXian" w:hAnsi="Lato" w:cs="Arial"/>
          <w:iCs/>
          <w:szCs w:val="20"/>
          <w:vertAlign w:val="subscript"/>
          <w:lang w:eastAsia="zh-CN"/>
        </w:rPr>
        <w:t>2</w:t>
      </w:r>
      <w:r w:rsidR="00A979EA" w:rsidRPr="00E34F26">
        <w:rPr>
          <w:rFonts w:ascii="Lato" w:eastAsia="DengXian" w:hAnsi="Lato" w:cs="Arial"/>
          <w:iCs/>
          <w:szCs w:val="20"/>
          <w:lang w:eastAsia="zh-CN"/>
        </w:rPr>
        <w:t xml:space="preserve"> </w:t>
      </w:r>
      <w:r w:rsidR="005B1B12" w:rsidRPr="00E34F26">
        <w:rPr>
          <w:rFonts w:ascii="Lato" w:eastAsia="DengXian" w:hAnsi="Lato" w:cs="Arial"/>
          <w:szCs w:val="20"/>
          <w:lang w:eastAsia="zh-CN"/>
        </w:rPr>
        <w:t>production, the catalytic and plasma</w:t>
      </w:r>
      <w:r w:rsidR="005B1B12" w:rsidRPr="00E34F26">
        <w:rPr>
          <w:rFonts w:ascii="Lato" w:eastAsia="DengXian" w:hAnsi="Lato" w:cs="Arial"/>
          <w:szCs w:val="20"/>
          <w:lang w:eastAsia="zh-CN"/>
        </w:rPr>
        <w:noBreakHyphen/>
        <w:t xml:space="preserve">assisted mechanisms are still not well understood. Future research should aim to improve </w:t>
      </w:r>
      <w:r w:rsidR="00A979EA" w:rsidRPr="00E34F26">
        <w:rPr>
          <w:rFonts w:ascii="Lato" w:eastAsia="DengXian" w:hAnsi="Lato" w:cs="Arial"/>
          <w:iCs/>
          <w:szCs w:val="20"/>
          <w:lang w:eastAsia="zh-CN"/>
        </w:rPr>
        <w:t>C</w:t>
      </w:r>
      <w:r w:rsidR="00A979EA" w:rsidRPr="00E34F26">
        <w:rPr>
          <w:rFonts w:ascii="Lato" w:eastAsia="DengXian" w:hAnsi="Lato" w:cs="Arial"/>
          <w:iCs/>
          <w:szCs w:val="20"/>
          <w:vertAlign w:val="subscript"/>
          <w:lang w:eastAsia="zh-CN"/>
        </w:rPr>
        <w:t>2</w:t>
      </w:r>
      <w:r w:rsidR="00A979EA" w:rsidRPr="00E34F26">
        <w:rPr>
          <w:rFonts w:ascii="Lato" w:eastAsia="DengXian" w:hAnsi="Lato" w:cs="Arial"/>
          <w:iCs/>
          <w:szCs w:val="20"/>
          <w:lang w:eastAsia="zh-CN"/>
        </w:rPr>
        <w:t>H</w:t>
      </w:r>
      <w:r w:rsidR="00A979EA" w:rsidRPr="00E34F26">
        <w:rPr>
          <w:rFonts w:ascii="Lato" w:eastAsia="DengXian" w:hAnsi="Lato" w:cs="Arial"/>
          <w:iCs/>
          <w:szCs w:val="20"/>
          <w:vertAlign w:val="subscript"/>
          <w:lang w:eastAsia="zh-CN"/>
        </w:rPr>
        <w:t>2</w:t>
      </w:r>
      <w:r w:rsidR="00A979EA" w:rsidRPr="00E34F26">
        <w:rPr>
          <w:rFonts w:ascii="Lato" w:eastAsia="DengXian" w:hAnsi="Lato" w:cs="Arial"/>
          <w:iCs/>
          <w:szCs w:val="20"/>
          <w:lang w:eastAsia="zh-CN"/>
        </w:rPr>
        <w:t xml:space="preserve"> </w:t>
      </w:r>
      <w:r w:rsidR="005B1B12" w:rsidRPr="00E34F26">
        <w:rPr>
          <w:rFonts w:ascii="Lato" w:eastAsia="DengXian" w:hAnsi="Lato" w:cs="Arial"/>
          <w:szCs w:val="20"/>
          <w:lang w:eastAsia="zh-CN"/>
        </w:rPr>
        <w:t>yield, energy efficiency, and equipment lifespan, with the goal of reducing energy requirements to the theoretical limit of 4.0</w:t>
      </w:r>
      <w:r w:rsidR="007D1144" w:rsidRPr="00E34F26">
        <w:rPr>
          <w:rFonts w:ascii="Lato" w:eastAsia="DengXian" w:hAnsi="Lato" w:cs="Cambria"/>
          <w:szCs w:val="20"/>
          <w:lang w:eastAsia="zh-CN"/>
        </w:rPr>
        <w:t xml:space="preserve"> </w:t>
      </w:r>
      <w:r w:rsidR="005B1B12" w:rsidRPr="00E34F26">
        <w:rPr>
          <w:rFonts w:ascii="Lato" w:eastAsia="DengXian" w:hAnsi="Lato" w:cs="Arial"/>
          <w:szCs w:val="20"/>
          <w:lang w:eastAsia="zh-CN"/>
        </w:rPr>
        <w:t>kWh</w:t>
      </w:r>
      <w:r w:rsidR="007D1144" w:rsidRPr="00E34F26">
        <w:rPr>
          <w:rFonts w:ascii="Lato" w:eastAsia="DengXian" w:hAnsi="Lato" w:cs="Cambria"/>
          <w:szCs w:val="20"/>
          <w:lang w:eastAsia="zh-CN"/>
        </w:rPr>
        <w:t xml:space="preserve"> </w:t>
      </w:r>
      <w:r>
        <w:rPr>
          <w:rFonts w:ascii="Lato" w:eastAsia="DengXian" w:hAnsi="Lato" w:cs="Cambria"/>
          <w:szCs w:val="20"/>
          <w:lang w:eastAsia="zh-CN"/>
        </w:rPr>
        <w:t xml:space="preserve">per </w:t>
      </w:r>
      <w:r w:rsidR="005B1B12" w:rsidRPr="00E34F26">
        <w:rPr>
          <w:rFonts w:ascii="Lato" w:eastAsia="DengXian" w:hAnsi="Lato" w:cs="Arial"/>
          <w:szCs w:val="20"/>
          <w:lang w:eastAsia="zh-CN"/>
        </w:rPr>
        <w:t>kg</w:t>
      </w:r>
      <w:r>
        <w:rPr>
          <w:rFonts w:ascii="Lato" w:eastAsia="DengXian" w:hAnsi="Lato" w:cs="Cambria"/>
          <w:szCs w:val="20"/>
          <w:lang w:eastAsia="zh-CN"/>
        </w:rPr>
        <w:t xml:space="preserve"> </w:t>
      </w:r>
      <w:r w:rsidR="00A979EA" w:rsidRPr="00E34F26">
        <w:rPr>
          <w:rFonts w:ascii="Lato" w:eastAsia="DengXian" w:hAnsi="Lato" w:cs="Arial"/>
          <w:iCs/>
          <w:szCs w:val="20"/>
          <w:lang w:eastAsia="zh-CN"/>
        </w:rPr>
        <w:t>C</w:t>
      </w:r>
      <w:r w:rsidR="00A979EA" w:rsidRPr="00E34F26">
        <w:rPr>
          <w:rFonts w:ascii="Lato" w:eastAsia="DengXian" w:hAnsi="Lato" w:cs="Arial"/>
          <w:iCs/>
          <w:szCs w:val="20"/>
          <w:vertAlign w:val="subscript"/>
          <w:lang w:eastAsia="zh-CN"/>
        </w:rPr>
        <w:t>2</w:t>
      </w:r>
      <w:r w:rsidR="00A979EA" w:rsidRPr="00E34F26">
        <w:rPr>
          <w:rFonts w:ascii="Lato" w:eastAsia="DengXian" w:hAnsi="Lato" w:cs="Arial"/>
          <w:iCs/>
          <w:szCs w:val="20"/>
          <w:lang w:eastAsia="zh-CN"/>
        </w:rPr>
        <w:t>H</w:t>
      </w:r>
      <w:r w:rsidR="00A979EA" w:rsidRPr="00E34F26">
        <w:rPr>
          <w:rFonts w:ascii="Lato" w:eastAsia="DengXian" w:hAnsi="Lato" w:cs="Arial"/>
          <w:iCs/>
          <w:szCs w:val="20"/>
          <w:vertAlign w:val="subscript"/>
          <w:lang w:eastAsia="zh-CN"/>
        </w:rPr>
        <w:t>2</w:t>
      </w:r>
      <w:r w:rsidR="005B1B12" w:rsidRPr="00E34F26">
        <w:rPr>
          <w:rFonts w:ascii="Lato" w:eastAsia="DengXian" w:hAnsi="Lato" w:cs="Arial"/>
          <w:szCs w:val="20"/>
          <w:lang w:eastAsia="zh-CN"/>
        </w:rPr>
        <w:t xml:space="preserve">. Cold plasma offers advantages by preventing </w:t>
      </w:r>
      <w:r w:rsidR="00A979EA" w:rsidRPr="00E34F26">
        <w:rPr>
          <w:rFonts w:ascii="Lato" w:eastAsia="DengXian" w:hAnsi="Lato" w:cs="Arial"/>
          <w:iCs/>
          <w:szCs w:val="20"/>
          <w:lang w:eastAsia="zh-CN"/>
        </w:rPr>
        <w:t>C</w:t>
      </w:r>
      <w:r w:rsidR="00A979EA" w:rsidRPr="00E34F26">
        <w:rPr>
          <w:rFonts w:ascii="Lato" w:eastAsia="DengXian" w:hAnsi="Lato" w:cs="Arial"/>
          <w:iCs/>
          <w:szCs w:val="20"/>
          <w:vertAlign w:val="subscript"/>
          <w:lang w:eastAsia="zh-CN"/>
        </w:rPr>
        <w:t>2</w:t>
      </w:r>
      <w:r w:rsidR="00A979EA" w:rsidRPr="00E34F26">
        <w:rPr>
          <w:rFonts w:ascii="Lato" w:eastAsia="DengXian" w:hAnsi="Lato" w:cs="Arial"/>
          <w:iCs/>
          <w:szCs w:val="20"/>
          <w:lang w:eastAsia="zh-CN"/>
        </w:rPr>
        <w:t>H</w:t>
      </w:r>
      <w:r w:rsidR="00A979EA" w:rsidRPr="00E34F26">
        <w:rPr>
          <w:rFonts w:ascii="Lato" w:eastAsia="DengXian" w:hAnsi="Lato" w:cs="Arial"/>
          <w:iCs/>
          <w:szCs w:val="20"/>
          <w:vertAlign w:val="subscript"/>
          <w:lang w:eastAsia="zh-CN"/>
        </w:rPr>
        <w:t>2</w:t>
      </w:r>
      <w:r w:rsidR="00A979EA" w:rsidRPr="00E34F26">
        <w:rPr>
          <w:rFonts w:ascii="Lato" w:eastAsia="DengXian" w:hAnsi="Lato" w:cs="Arial"/>
          <w:iCs/>
          <w:szCs w:val="20"/>
          <w:lang w:eastAsia="zh-CN"/>
        </w:rPr>
        <w:t xml:space="preserve"> </w:t>
      </w:r>
      <w:r w:rsidR="005B1B12" w:rsidRPr="00E34F26">
        <w:rPr>
          <w:rFonts w:ascii="Lato" w:eastAsia="DengXian" w:hAnsi="Lato" w:cs="Arial"/>
          <w:szCs w:val="20"/>
          <w:lang w:eastAsia="zh-CN"/>
        </w:rPr>
        <w:t xml:space="preserve">decomposition and eliminating costly cooling processes, while warm plasma usually achieves higher </w:t>
      </w:r>
      <w:r w:rsidR="00A979EA" w:rsidRPr="00E34F26">
        <w:rPr>
          <w:rFonts w:ascii="Lato" w:eastAsia="DengXian" w:hAnsi="Lato" w:cs="Arial"/>
          <w:szCs w:val="20"/>
          <w:lang w:eastAsia="zh-CN"/>
        </w:rPr>
        <w:t>CH</w:t>
      </w:r>
      <w:r w:rsidR="00A979EA" w:rsidRPr="00E34F26">
        <w:rPr>
          <w:rFonts w:ascii="Lato" w:eastAsia="DengXian" w:hAnsi="Lato" w:cs="Arial"/>
          <w:szCs w:val="20"/>
          <w:vertAlign w:val="subscript"/>
          <w:lang w:eastAsia="zh-CN"/>
        </w:rPr>
        <w:t>4</w:t>
      </w:r>
      <w:r w:rsidR="005B1B12" w:rsidRPr="00E34F26">
        <w:rPr>
          <w:rFonts w:ascii="Lato" w:eastAsia="DengXian" w:hAnsi="Lato" w:cs="Arial"/>
          <w:szCs w:val="20"/>
          <w:lang w:eastAsia="zh-CN"/>
        </w:rPr>
        <w:t xml:space="preserve"> conversion. The future dominance of either plasma type remains uncertain.</w:t>
      </w:r>
    </w:p>
    <w:p w14:paraId="15B88103" w14:textId="77777777" w:rsidR="00531BB2" w:rsidRPr="00531BB2" w:rsidRDefault="00531BB2" w:rsidP="00531BB2">
      <w:pPr>
        <w:spacing w:after="0" w:line="360" w:lineRule="auto"/>
        <w:rPr>
          <w:rFonts w:ascii="Lato" w:eastAsia="DengXian" w:hAnsi="Lato" w:cs="Arial"/>
          <w:iCs/>
          <w:szCs w:val="20"/>
          <w:lang w:eastAsia="zh-CN"/>
        </w:rPr>
      </w:pPr>
    </w:p>
    <w:p w14:paraId="0EB46848" w14:textId="2D32BA7A" w:rsidR="00013347" w:rsidRPr="00552F83" w:rsidRDefault="00013347" w:rsidP="00987014">
      <w:pPr>
        <w:rPr>
          <w:rFonts w:ascii="Lato" w:eastAsiaTheme="minorHAnsi" w:hAnsi="Lato" w:cs="Arial"/>
          <w:iCs/>
          <w:color w:val="0000FF"/>
          <w:szCs w:val="20"/>
          <w:lang w:val="en-GB"/>
        </w:rPr>
      </w:pPr>
      <w:r w:rsidRPr="00E34F26">
        <w:rPr>
          <w:rFonts w:ascii="Lato" w:eastAsiaTheme="minorHAnsi" w:hAnsi="Lato" w:cs="Arial"/>
          <w:iCs/>
          <w:color w:val="0000FF"/>
          <w:szCs w:val="20"/>
        </w:rPr>
        <w:t>2.</w:t>
      </w:r>
      <w:r w:rsidR="00C766AD" w:rsidRPr="00E34F26">
        <w:rPr>
          <w:rFonts w:ascii="Lato" w:eastAsiaTheme="minorHAnsi" w:hAnsi="Lato" w:cs="Arial"/>
          <w:iCs/>
          <w:color w:val="0000FF"/>
          <w:szCs w:val="20"/>
        </w:rPr>
        <w:t>13</w:t>
      </w:r>
      <w:r w:rsidRPr="00E34F26">
        <w:rPr>
          <w:rFonts w:ascii="Lato" w:eastAsiaTheme="minorHAnsi" w:hAnsi="Lato" w:cs="Arial"/>
          <w:iCs/>
          <w:color w:val="0000FF"/>
          <w:szCs w:val="20"/>
        </w:rPr>
        <w:t>.</w:t>
      </w:r>
      <w:r w:rsidR="00E55CB4" w:rsidRPr="00E34F26">
        <w:rPr>
          <w:rFonts w:ascii="Lato" w:eastAsiaTheme="minorHAnsi" w:hAnsi="Lato" w:cs="Arial"/>
          <w:iCs/>
          <w:color w:val="0000FF"/>
          <w:szCs w:val="20"/>
        </w:rPr>
        <w:t>4</w:t>
      </w:r>
      <w:r w:rsidRPr="00E34F26">
        <w:rPr>
          <w:rFonts w:ascii="Lato" w:eastAsiaTheme="minorHAnsi" w:hAnsi="Lato" w:cs="Arial"/>
          <w:iCs/>
          <w:color w:val="0000FF"/>
          <w:szCs w:val="20"/>
        </w:rPr>
        <w:t>.</w:t>
      </w:r>
      <w:r w:rsidR="007D1144" w:rsidRPr="00E34F26">
        <w:rPr>
          <w:rFonts w:ascii="Lato" w:eastAsiaTheme="minorHAnsi" w:hAnsi="Lato" w:cs="Arial"/>
          <w:iCs/>
          <w:color w:val="0000FF"/>
          <w:szCs w:val="20"/>
        </w:rPr>
        <w:t xml:space="preserve"> </w:t>
      </w:r>
      <w:r w:rsidR="002036B9" w:rsidRPr="00E34F26">
        <w:rPr>
          <w:rFonts w:ascii="Lato" w:eastAsiaTheme="minorHAnsi" w:hAnsi="Lato" w:cs="Arial"/>
          <w:iCs/>
          <w:color w:val="0000FF"/>
          <w:szCs w:val="20"/>
          <w:lang w:val="en-GB"/>
        </w:rPr>
        <w:t>As far as I know, the production of acetylene from coal as a feedstock using plasma technology is also a promising technology and large-scale experimental installations have been established in China. However, only the acetylene production technologies based on natural gas as feedstock using plasma (thermal and non-thermal) are discussed in this paper. It is proposed to add a discussion in section 2.4 on the new developments and prospects of plasma technology for acetylene production from coal as a feedstock, in particular the new trends in recent years compared to what has been discussed in the previous reviews.</w:t>
      </w:r>
    </w:p>
    <w:p w14:paraId="193EDA3B" w14:textId="77777777" w:rsidR="00E34F26" w:rsidRDefault="005B1B12" w:rsidP="00987014">
      <w:pPr>
        <w:rPr>
          <w:rFonts w:ascii="Lato" w:eastAsia="DengXian" w:hAnsi="Lato" w:cs="Arial"/>
          <w:szCs w:val="20"/>
          <w:lang w:eastAsia="zh-CN"/>
        </w:rPr>
      </w:pPr>
      <w:r w:rsidRPr="00552F83">
        <w:rPr>
          <w:rFonts w:ascii="Lato" w:eastAsia="DengXian" w:hAnsi="Lato" w:cs="Arial"/>
          <w:szCs w:val="20"/>
          <w:lang w:eastAsia="zh-CN"/>
        </w:rPr>
        <w:t xml:space="preserve">In </w:t>
      </w:r>
      <w:r w:rsidRPr="00563B9F">
        <w:rPr>
          <w:rFonts w:ascii="Lato" w:eastAsia="DengXian" w:hAnsi="Lato" w:cs="Arial"/>
          <w:szCs w:val="20"/>
          <w:lang w:eastAsia="zh-CN"/>
        </w:rPr>
        <w:t>Section</w:t>
      </w:r>
      <w:r w:rsidR="007D1144" w:rsidRPr="00563B9F">
        <w:rPr>
          <w:rFonts w:ascii="Lato" w:eastAsia="DengXian" w:hAnsi="Lato" w:cs="Arial"/>
          <w:szCs w:val="20"/>
          <w:lang w:eastAsia="zh-CN"/>
        </w:rPr>
        <w:t xml:space="preserve"> </w:t>
      </w:r>
      <w:r w:rsidRPr="00563B9F">
        <w:rPr>
          <w:rFonts w:ascii="Lato" w:eastAsia="DengXian" w:hAnsi="Lato" w:cs="Arial"/>
          <w:szCs w:val="20"/>
          <w:lang w:eastAsia="zh-CN"/>
        </w:rPr>
        <w:t>2.1, we briefly</w:t>
      </w:r>
      <w:r w:rsidRPr="00552F83">
        <w:rPr>
          <w:rFonts w:ascii="Lato" w:eastAsia="DengXian" w:hAnsi="Lato" w:cs="Arial"/>
          <w:szCs w:val="20"/>
          <w:lang w:eastAsia="zh-CN"/>
        </w:rPr>
        <w:t xml:space="preserve"> mentioned that plasma technologies for coal-to-</w:t>
      </w:r>
      <w:r w:rsidR="00A979EA" w:rsidRPr="00552F83">
        <w:rPr>
          <w:rFonts w:ascii="Lato" w:eastAsia="DengXian" w:hAnsi="Lato" w:cs="Arial"/>
          <w:iCs/>
          <w:szCs w:val="20"/>
          <w:lang w:eastAsia="zh-CN"/>
        </w:rPr>
        <w:t>C</w:t>
      </w:r>
      <w:r w:rsidR="00A979EA" w:rsidRPr="00552F83">
        <w:rPr>
          <w:rFonts w:ascii="Lato" w:eastAsia="DengXian" w:hAnsi="Lato" w:cs="Arial"/>
          <w:iCs/>
          <w:szCs w:val="20"/>
          <w:vertAlign w:val="subscript"/>
          <w:lang w:eastAsia="zh-CN"/>
        </w:rPr>
        <w:t>2</w:t>
      </w:r>
      <w:r w:rsidR="00A979EA" w:rsidRPr="00552F83">
        <w:rPr>
          <w:rFonts w:ascii="Lato" w:eastAsia="DengXian" w:hAnsi="Lato" w:cs="Arial"/>
          <w:iCs/>
          <w:szCs w:val="20"/>
          <w:lang w:eastAsia="zh-CN"/>
        </w:rPr>
        <w:t>H</w:t>
      </w:r>
      <w:r w:rsidR="00A979EA" w:rsidRPr="00552F83">
        <w:rPr>
          <w:rFonts w:ascii="Lato" w:eastAsia="DengXian" w:hAnsi="Lato" w:cs="Arial"/>
          <w:iCs/>
          <w:szCs w:val="20"/>
          <w:vertAlign w:val="subscript"/>
          <w:lang w:eastAsia="zh-CN"/>
        </w:rPr>
        <w:t>2</w:t>
      </w:r>
      <w:r w:rsidR="00A979EA" w:rsidRPr="00552F83">
        <w:rPr>
          <w:rFonts w:ascii="Lato" w:eastAsia="DengXian" w:hAnsi="Lato" w:cs="Arial"/>
          <w:iCs/>
          <w:szCs w:val="20"/>
          <w:lang w:eastAsia="zh-CN"/>
        </w:rPr>
        <w:t xml:space="preserve"> </w:t>
      </w:r>
      <w:r w:rsidRPr="00552F83">
        <w:rPr>
          <w:rFonts w:ascii="Lato" w:eastAsia="DengXian" w:hAnsi="Lato" w:cs="Arial"/>
          <w:szCs w:val="20"/>
          <w:lang w:eastAsia="zh-CN"/>
        </w:rPr>
        <w:t xml:space="preserve">production </w:t>
      </w:r>
      <w:r w:rsidR="007545E8" w:rsidRPr="00552F83">
        <w:rPr>
          <w:rFonts w:ascii="Lato" w:eastAsia="DengXian" w:hAnsi="Lato" w:cs="Arial"/>
          <w:szCs w:val="20"/>
          <w:lang w:eastAsia="zh-CN"/>
        </w:rPr>
        <w:t>are still being</w:t>
      </w:r>
      <w:r w:rsidRPr="00552F83">
        <w:rPr>
          <w:rFonts w:ascii="Lato" w:eastAsia="DengXian" w:hAnsi="Lato" w:cs="Arial"/>
          <w:szCs w:val="20"/>
          <w:lang w:eastAsia="zh-CN"/>
        </w:rPr>
        <w:t xml:space="preserve"> explored at the pilot scale in China. </w:t>
      </w:r>
    </w:p>
    <w:p w14:paraId="7C89F148" w14:textId="3EBDE4C0" w:rsidR="005B1B12" w:rsidRPr="00552F83" w:rsidRDefault="00E34F26" w:rsidP="00987014">
      <w:pPr>
        <w:rPr>
          <w:rFonts w:ascii="Lato" w:eastAsia="DengXian" w:hAnsi="Lato" w:cs="Arial"/>
          <w:b/>
          <w:bCs/>
          <w:szCs w:val="20"/>
          <w:lang w:eastAsia="zh-CN"/>
        </w:rPr>
      </w:pPr>
      <w:r w:rsidRPr="00E34F26">
        <w:rPr>
          <w:rFonts w:ascii="Lato" w:eastAsia="DengXian" w:hAnsi="Lato" w:cs="Arial"/>
          <w:b/>
          <w:szCs w:val="20"/>
          <w:lang w:eastAsia="zh-CN"/>
        </w:rPr>
        <w:t>Action:</w:t>
      </w:r>
      <w:r>
        <w:rPr>
          <w:rFonts w:ascii="Lato" w:eastAsia="DengXian" w:hAnsi="Lato" w:cs="Arial"/>
          <w:szCs w:val="20"/>
          <w:lang w:eastAsia="zh-CN"/>
        </w:rPr>
        <w:t xml:space="preserve"> </w:t>
      </w:r>
      <w:r w:rsidR="005B1B12" w:rsidRPr="00E34F26">
        <w:rPr>
          <w:rFonts w:ascii="Lato" w:eastAsia="DengXian" w:hAnsi="Lato" w:cs="Arial"/>
          <w:szCs w:val="20"/>
          <w:lang w:eastAsia="zh-CN"/>
        </w:rPr>
        <w:t>To better highlight the emerging coal-to-</w:t>
      </w:r>
      <w:r w:rsidR="00A979EA" w:rsidRPr="00E34F26">
        <w:rPr>
          <w:rFonts w:ascii="Lato" w:eastAsia="DengXian" w:hAnsi="Lato" w:cs="Arial"/>
          <w:iCs/>
          <w:szCs w:val="20"/>
          <w:lang w:eastAsia="zh-CN"/>
        </w:rPr>
        <w:t>C</w:t>
      </w:r>
      <w:r w:rsidR="00A979EA" w:rsidRPr="00E34F26">
        <w:rPr>
          <w:rFonts w:ascii="Lato" w:eastAsia="DengXian" w:hAnsi="Lato" w:cs="Arial"/>
          <w:iCs/>
          <w:szCs w:val="20"/>
          <w:vertAlign w:val="subscript"/>
          <w:lang w:eastAsia="zh-CN"/>
        </w:rPr>
        <w:t>2</w:t>
      </w:r>
      <w:r w:rsidR="00A979EA" w:rsidRPr="00E34F26">
        <w:rPr>
          <w:rFonts w:ascii="Lato" w:eastAsia="DengXian" w:hAnsi="Lato" w:cs="Arial"/>
          <w:iCs/>
          <w:szCs w:val="20"/>
          <w:lang w:eastAsia="zh-CN"/>
        </w:rPr>
        <w:t>H</w:t>
      </w:r>
      <w:r w:rsidR="00A979EA" w:rsidRPr="00E34F26">
        <w:rPr>
          <w:rFonts w:ascii="Lato" w:eastAsia="DengXian" w:hAnsi="Lato" w:cs="Arial"/>
          <w:iCs/>
          <w:szCs w:val="20"/>
          <w:vertAlign w:val="subscript"/>
          <w:lang w:eastAsia="zh-CN"/>
        </w:rPr>
        <w:t>2</w:t>
      </w:r>
      <w:r w:rsidR="00A979EA" w:rsidRPr="00E34F26">
        <w:rPr>
          <w:rFonts w:ascii="Lato" w:eastAsia="DengXian" w:hAnsi="Lato" w:cs="Arial"/>
          <w:iCs/>
          <w:szCs w:val="20"/>
          <w:lang w:eastAsia="zh-CN"/>
        </w:rPr>
        <w:t xml:space="preserve"> </w:t>
      </w:r>
      <w:r w:rsidR="005B1B12" w:rsidRPr="00E34F26">
        <w:rPr>
          <w:rFonts w:ascii="Lato" w:eastAsia="DengXian" w:hAnsi="Lato" w:cs="Arial"/>
          <w:szCs w:val="20"/>
          <w:lang w:eastAsia="zh-CN"/>
        </w:rPr>
        <w:t xml:space="preserve">processes utilizing plasma technology, </w:t>
      </w:r>
      <w:r w:rsidR="005B1B12" w:rsidRPr="00E34F26">
        <w:rPr>
          <w:rFonts w:ascii="Lato" w:eastAsia="DengXian" w:hAnsi="Lato" w:cs="Arial"/>
          <w:bCs/>
          <w:szCs w:val="20"/>
          <w:lang w:eastAsia="zh-CN"/>
        </w:rPr>
        <w:t xml:space="preserve">we have removed </w:t>
      </w:r>
      <w:r w:rsidR="007D1144" w:rsidRPr="00E34F26">
        <w:rPr>
          <w:rFonts w:ascii="Lato" w:eastAsia="DengXian" w:hAnsi="Lato" w:cs="Arial"/>
          <w:bCs/>
          <w:szCs w:val="20"/>
          <w:lang w:eastAsia="zh-CN"/>
        </w:rPr>
        <w:t xml:space="preserve">the relevant discussions </w:t>
      </w:r>
      <w:r w:rsidR="005B1B12" w:rsidRPr="00E34F26">
        <w:rPr>
          <w:rFonts w:ascii="Lato" w:eastAsia="DengXian" w:hAnsi="Lato" w:cs="Arial"/>
          <w:bCs/>
          <w:szCs w:val="20"/>
          <w:lang w:eastAsia="zh-CN"/>
        </w:rPr>
        <w:t>from Section</w:t>
      </w:r>
      <w:r w:rsidR="007D1144" w:rsidRPr="00E34F26">
        <w:rPr>
          <w:rFonts w:ascii="Lato" w:eastAsia="DengXian" w:hAnsi="Lato" w:cs="Arial"/>
          <w:bCs/>
          <w:szCs w:val="20"/>
          <w:lang w:eastAsia="zh-CN"/>
        </w:rPr>
        <w:t xml:space="preserve"> </w:t>
      </w:r>
      <w:r w:rsidR="005B1B12" w:rsidRPr="00E34F26">
        <w:rPr>
          <w:rFonts w:ascii="Lato" w:eastAsia="DengXian" w:hAnsi="Lato" w:cs="Arial"/>
          <w:bCs/>
          <w:szCs w:val="20"/>
          <w:lang w:eastAsia="zh-CN"/>
        </w:rPr>
        <w:t xml:space="preserve">2.1 and </w:t>
      </w:r>
      <w:r w:rsidR="007D1144" w:rsidRPr="00E34F26">
        <w:rPr>
          <w:rFonts w:ascii="Lato" w:eastAsia="DengXian" w:hAnsi="Lato" w:cs="Arial"/>
          <w:bCs/>
          <w:szCs w:val="20"/>
          <w:lang w:eastAsia="zh-CN"/>
        </w:rPr>
        <w:t>included</w:t>
      </w:r>
      <w:r w:rsidR="005B1B12" w:rsidRPr="00E34F26">
        <w:rPr>
          <w:rFonts w:ascii="Lato" w:eastAsia="DengXian" w:hAnsi="Lato" w:cs="Arial"/>
          <w:bCs/>
          <w:szCs w:val="20"/>
          <w:lang w:eastAsia="zh-CN"/>
        </w:rPr>
        <w:t xml:space="preserve"> the following description in the new Section</w:t>
      </w:r>
      <w:r w:rsidR="007D1144" w:rsidRPr="00E34F26">
        <w:rPr>
          <w:rFonts w:ascii="Lato" w:eastAsia="DengXian" w:hAnsi="Lato" w:cs="Arial"/>
          <w:bCs/>
          <w:szCs w:val="20"/>
          <w:lang w:eastAsia="zh-CN"/>
        </w:rPr>
        <w:t xml:space="preserve"> </w:t>
      </w:r>
      <w:r w:rsidR="005B1B12" w:rsidRPr="00E34F26">
        <w:rPr>
          <w:rFonts w:ascii="Lato" w:eastAsia="DengXian" w:hAnsi="Lato" w:cs="Arial"/>
          <w:bCs/>
          <w:szCs w:val="20"/>
          <w:lang w:eastAsia="zh-CN"/>
        </w:rPr>
        <w:t>2.3</w:t>
      </w:r>
      <w:r w:rsidR="007D1144" w:rsidRPr="00E34F26">
        <w:rPr>
          <w:rFonts w:ascii="Lato" w:eastAsia="DengXian" w:hAnsi="Lato" w:cs="Arial"/>
          <w:bCs/>
          <w:szCs w:val="20"/>
          <w:lang w:eastAsia="zh-CN"/>
        </w:rPr>
        <w:t xml:space="preserve"> (page xx, line xx)</w:t>
      </w:r>
      <w:r w:rsidR="005B1B12" w:rsidRPr="00E34F26">
        <w:rPr>
          <w:rFonts w:ascii="Lato" w:eastAsia="DengXian" w:hAnsi="Lato" w:cs="Arial"/>
          <w:bCs/>
          <w:szCs w:val="20"/>
          <w:lang w:eastAsia="zh-CN"/>
        </w:rPr>
        <w:t>: Coal-to-</w:t>
      </w:r>
      <w:r w:rsidR="00A979EA" w:rsidRPr="00E34F26">
        <w:rPr>
          <w:rFonts w:ascii="Lato" w:eastAsia="DengXian" w:hAnsi="Lato" w:cs="Arial"/>
          <w:bCs/>
          <w:iCs/>
          <w:szCs w:val="20"/>
          <w:lang w:eastAsia="zh-CN"/>
        </w:rPr>
        <w:t>C</w:t>
      </w:r>
      <w:r w:rsidR="00A979EA" w:rsidRPr="00E34F26">
        <w:rPr>
          <w:rFonts w:ascii="Lato" w:eastAsia="DengXian" w:hAnsi="Lato" w:cs="Arial"/>
          <w:bCs/>
          <w:iCs/>
          <w:szCs w:val="20"/>
          <w:vertAlign w:val="subscript"/>
          <w:lang w:eastAsia="zh-CN"/>
        </w:rPr>
        <w:t>2</w:t>
      </w:r>
      <w:r w:rsidR="00A979EA" w:rsidRPr="00E34F26">
        <w:rPr>
          <w:rFonts w:ascii="Lato" w:eastAsia="DengXian" w:hAnsi="Lato" w:cs="Arial"/>
          <w:bCs/>
          <w:iCs/>
          <w:szCs w:val="20"/>
          <w:lang w:eastAsia="zh-CN"/>
        </w:rPr>
        <w:t>H</w:t>
      </w:r>
      <w:r w:rsidR="00A979EA" w:rsidRPr="00E34F26">
        <w:rPr>
          <w:rFonts w:ascii="Lato" w:eastAsia="DengXian" w:hAnsi="Lato" w:cs="Arial"/>
          <w:bCs/>
          <w:iCs/>
          <w:szCs w:val="20"/>
          <w:vertAlign w:val="subscript"/>
          <w:lang w:eastAsia="zh-CN"/>
        </w:rPr>
        <w:t>2</w:t>
      </w:r>
      <w:r w:rsidR="00A979EA" w:rsidRPr="00E34F26">
        <w:rPr>
          <w:rFonts w:ascii="Lato" w:eastAsia="DengXian" w:hAnsi="Lato" w:cs="Arial"/>
          <w:bCs/>
          <w:iCs/>
          <w:szCs w:val="20"/>
          <w:lang w:eastAsia="zh-CN"/>
        </w:rPr>
        <w:t xml:space="preserve"> </w:t>
      </w:r>
      <w:r w:rsidR="005B1B12" w:rsidRPr="00E34F26">
        <w:rPr>
          <w:rFonts w:ascii="Lato" w:eastAsia="DengXian" w:hAnsi="Lato" w:cs="Arial"/>
          <w:bCs/>
          <w:szCs w:val="20"/>
          <w:lang w:eastAsia="zh-CN"/>
        </w:rPr>
        <w:t xml:space="preserve">production via plasma technologies has seen significant development in China </w:t>
      </w:r>
      <w:r w:rsidR="007545E8" w:rsidRPr="00E34F26">
        <w:rPr>
          <w:rFonts w:ascii="Lato" w:eastAsia="DengXian" w:hAnsi="Lato" w:cs="Arial"/>
          <w:bCs/>
          <w:szCs w:val="20"/>
          <w:lang w:eastAsia="zh-CN"/>
        </w:rPr>
        <w:t>during</w:t>
      </w:r>
      <w:r w:rsidR="005B1B12" w:rsidRPr="00E34F26">
        <w:rPr>
          <w:rFonts w:ascii="Lato" w:eastAsia="DengXian" w:hAnsi="Lato" w:cs="Arial"/>
          <w:bCs/>
          <w:szCs w:val="20"/>
          <w:lang w:eastAsia="zh-CN"/>
        </w:rPr>
        <w:t xml:space="preserve"> the 21</w:t>
      </w:r>
      <w:r w:rsidR="005B1B12" w:rsidRPr="00E34F26">
        <w:rPr>
          <w:rFonts w:ascii="Lato" w:eastAsia="DengXian" w:hAnsi="Lato" w:cs="Arial"/>
          <w:bCs/>
          <w:szCs w:val="20"/>
          <w:vertAlign w:val="superscript"/>
          <w:lang w:eastAsia="zh-CN"/>
        </w:rPr>
        <w:t>st</w:t>
      </w:r>
      <w:r w:rsidR="005B1B12" w:rsidRPr="00E34F26">
        <w:rPr>
          <w:rFonts w:ascii="Lato" w:eastAsia="DengXian" w:hAnsi="Lato" w:cs="Arial"/>
          <w:bCs/>
          <w:szCs w:val="20"/>
          <w:lang w:eastAsia="zh-CN"/>
        </w:rPr>
        <w:t xml:space="preserve"> century. Between 2002 </w:t>
      </w:r>
      <w:r w:rsidR="007545E8" w:rsidRPr="00E34F26">
        <w:rPr>
          <w:rFonts w:ascii="Lato" w:eastAsia="DengXian" w:hAnsi="Lato" w:cs="Arial"/>
          <w:bCs/>
          <w:szCs w:val="20"/>
          <w:lang w:eastAsia="zh-CN"/>
        </w:rPr>
        <w:t>and</w:t>
      </w:r>
      <w:r w:rsidR="005B1B12" w:rsidRPr="00E34F26">
        <w:rPr>
          <w:rFonts w:ascii="Lato" w:eastAsia="DengXian" w:hAnsi="Lato" w:cs="Arial"/>
          <w:bCs/>
          <w:szCs w:val="20"/>
          <w:lang w:eastAsia="zh-CN"/>
        </w:rPr>
        <w:t xml:space="preserve"> 2016, Xinjiang Tianye Group Co. Ltd. developed 2</w:t>
      </w:r>
      <w:r w:rsidR="007D1144" w:rsidRPr="00E34F26">
        <w:rPr>
          <w:rFonts w:ascii="Lato" w:eastAsia="DengXian" w:hAnsi="Lato" w:cs="Arial"/>
          <w:bCs/>
          <w:szCs w:val="20"/>
          <w:lang w:eastAsia="zh-CN"/>
        </w:rPr>
        <w:t xml:space="preserve"> </w:t>
      </w:r>
      <w:r w:rsidR="005B1B12" w:rsidRPr="00E34F26">
        <w:rPr>
          <w:rFonts w:ascii="Lato" w:eastAsia="DengXian" w:hAnsi="Lato" w:cs="Arial"/>
          <w:bCs/>
          <w:szCs w:val="20"/>
          <w:lang w:eastAsia="zh-CN"/>
        </w:rPr>
        <w:t xml:space="preserve">MW and </w:t>
      </w:r>
      <w:r w:rsidR="007D1144" w:rsidRPr="00E34F26">
        <w:rPr>
          <w:rFonts w:ascii="Lato" w:eastAsia="DengXian" w:hAnsi="Lato" w:cs="Arial"/>
          <w:bCs/>
          <w:szCs w:val="20"/>
          <w:lang w:eastAsia="zh-CN"/>
        </w:rPr>
        <w:t xml:space="preserve">5 </w:t>
      </w:r>
      <w:r w:rsidR="005B1B12" w:rsidRPr="00E34F26">
        <w:rPr>
          <w:rFonts w:ascii="Lato" w:eastAsia="DengXian" w:hAnsi="Lato" w:cs="Arial"/>
          <w:bCs/>
          <w:szCs w:val="20"/>
          <w:lang w:eastAsia="zh-CN"/>
        </w:rPr>
        <w:t>MW hydrogen plasma coal-to-</w:t>
      </w:r>
      <w:r w:rsidR="00A979EA" w:rsidRPr="00E34F26">
        <w:rPr>
          <w:rFonts w:ascii="Lato" w:eastAsia="DengXian" w:hAnsi="Lato" w:cs="Arial"/>
          <w:bCs/>
          <w:iCs/>
          <w:szCs w:val="20"/>
          <w:lang w:eastAsia="zh-CN"/>
        </w:rPr>
        <w:t>C</w:t>
      </w:r>
      <w:r w:rsidR="00A979EA" w:rsidRPr="00E34F26">
        <w:rPr>
          <w:rFonts w:ascii="Lato" w:eastAsia="DengXian" w:hAnsi="Lato" w:cs="Arial"/>
          <w:bCs/>
          <w:iCs/>
          <w:szCs w:val="20"/>
          <w:vertAlign w:val="subscript"/>
          <w:lang w:eastAsia="zh-CN"/>
        </w:rPr>
        <w:t>2</w:t>
      </w:r>
      <w:r w:rsidR="00A979EA" w:rsidRPr="00E34F26">
        <w:rPr>
          <w:rFonts w:ascii="Lato" w:eastAsia="DengXian" w:hAnsi="Lato" w:cs="Arial"/>
          <w:bCs/>
          <w:iCs/>
          <w:szCs w:val="20"/>
          <w:lang w:eastAsia="zh-CN"/>
        </w:rPr>
        <w:t>H</w:t>
      </w:r>
      <w:r w:rsidR="00A979EA" w:rsidRPr="00E34F26">
        <w:rPr>
          <w:rFonts w:ascii="Lato" w:eastAsia="DengXian" w:hAnsi="Lato" w:cs="Arial"/>
          <w:bCs/>
          <w:iCs/>
          <w:szCs w:val="20"/>
          <w:vertAlign w:val="subscript"/>
          <w:lang w:eastAsia="zh-CN"/>
        </w:rPr>
        <w:t>2</w:t>
      </w:r>
      <w:r w:rsidR="00A979EA" w:rsidRPr="00E34F26">
        <w:rPr>
          <w:rFonts w:ascii="Lato" w:eastAsia="DengXian" w:hAnsi="Lato" w:cs="Arial"/>
          <w:bCs/>
          <w:iCs/>
          <w:szCs w:val="20"/>
          <w:lang w:eastAsia="zh-CN"/>
        </w:rPr>
        <w:t xml:space="preserve"> </w:t>
      </w:r>
      <w:r w:rsidR="005B1B12" w:rsidRPr="00E34F26">
        <w:rPr>
          <w:rFonts w:ascii="Lato" w:eastAsia="DengXian" w:hAnsi="Lato" w:cs="Arial"/>
          <w:bCs/>
          <w:szCs w:val="20"/>
          <w:lang w:eastAsia="zh-CN"/>
        </w:rPr>
        <w:t>pilot plants.</w:t>
      </w:r>
      <w:r w:rsidR="005B1B12" w:rsidRPr="00E34F26">
        <w:rPr>
          <w:rFonts w:ascii="Lato" w:eastAsia="DengXian" w:hAnsi="Lato" w:cs="Arial"/>
          <w:bCs/>
          <w:szCs w:val="20"/>
          <w:vertAlign w:val="superscript"/>
          <w:lang w:eastAsia="zh-CN"/>
        </w:rPr>
        <w:t>[xx]</w:t>
      </w:r>
      <w:r w:rsidR="005B1B12" w:rsidRPr="00E34F26">
        <w:rPr>
          <w:rFonts w:ascii="Lato" w:eastAsia="DengXian" w:hAnsi="Lato" w:cs="Arial"/>
          <w:bCs/>
          <w:szCs w:val="20"/>
          <w:lang w:eastAsia="zh-CN"/>
        </w:rPr>
        <w:t xml:space="preserve"> Since 2014, Zhejiang University and Xinjiang Yuehetai Chemical Technology Co. Ltd. have collaboratively advanced 2</w:t>
      </w:r>
      <w:r w:rsidR="007D1144" w:rsidRPr="00E34F26">
        <w:rPr>
          <w:rFonts w:ascii="Lato" w:eastAsia="DengXian" w:hAnsi="Lato" w:cs="Arial"/>
          <w:bCs/>
          <w:szCs w:val="20"/>
          <w:lang w:eastAsia="zh-CN"/>
        </w:rPr>
        <w:t xml:space="preserve"> </w:t>
      </w:r>
      <w:r w:rsidR="005B1B12" w:rsidRPr="00E34F26">
        <w:rPr>
          <w:rFonts w:ascii="Lato" w:eastAsia="DengXian" w:hAnsi="Lato" w:cs="Arial"/>
          <w:bCs/>
          <w:szCs w:val="20"/>
          <w:lang w:eastAsia="zh-CN"/>
        </w:rPr>
        <w:t>MW and 10</w:t>
      </w:r>
      <w:r w:rsidR="007D1144" w:rsidRPr="00E34F26">
        <w:rPr>
          <w:rFonts w:ascii="Lato" w:eastAsia="DengXian" w:hAnsi="Lato" w:cs="Arial"/>
          <w:bCs/>
          <w:szCs w:val="20"/>
          <w:lang w:eastAsia="zh-CN"/>
        </w:rPr>
        <w:t xml:space="preserve"> </w:t>
      </w:r>
      <w:r w:rsidR="005B1B12" w:rsidRPr="00E34F26">
        <w:rPr>
          <w:rFonts w:ascii="Lato" w:eastAsia="DengXian" w:hAnsi="Lato" w:cs="Arial"/>
          <w:bCs/>
          <w:szCs w:val="20"/>
          <w:lang w:eastAsia="zh-CN"/>
        </w:rPr>
        <w:t>MW hydrogen plasma systems.</w:t>
      </w:r>
      <w:r w:rsidR="005B1B12" w:rsidRPr="00E34F26">
        <w:rPr>
          <w:rFonts w:ascii="Lato" w:eastAsia="DengXian" w:hAnsi="Lato" w:cs="Arial"/>
          <w:bCs/>
          <w:szCs w:val="20"/>
          <w:vertAlign w:val="superscript"/>
          <w:lang w:eastAsia="zh-CN"/>
        </w:rPr>
        <w:t>[xx]</w:t>
      </w:r>
      <w:r w:rsidR="005B1B12" w:rsidRPr="00E34F26">
        <w:rPr>
          <w:rFonts w:ascii="Lato" w:eastAsia="DengXian" w:hAnsi="Lato" w:cs="Arial"/>
          <w:bCs/>
          <w:szCs w:val="20"/>
          <w:lang w:eastAsia="zh-CN"/>
        </w:rPr>
        <w:t xml:space="preserve"> These efforts </w:t>
      </w:r>
      <w:r w:rsidR="007545E8" w:rsidRPr="00E34F26">
        <w:rPr>
          <w:rFonts w:ascii="Lato" w:eastAsia="DengXian" w:hAnsi="Lato" w:cs="Arial"/>
          <w:bCs/>
          <w:szCs w:val="20"/>
          <w:lang w:eastAsia="zh-CN"/>
        </w:rPr>
        <w:t xml:space="preserve">have </w:t>
      </w:r>
      <w:r w:rsidR="005B1B12" w:rsidRPr="00E34F26">
        <w:rPr>
          <w:rFonts w:ascii="Lato" w:eastAsia="DengXian" w:hAnsi="Lato" w:cs="Arial"/>
          <w:bCs/>
          <w:szCs w:val="20"/>
          <w:lang w:eastAsia="zh-CN"/>
        </w:rPr>
        <w:t>achieved an annual production capacity of 5</w:t>
      </w:r>
      <w:r w:rsidR="007D1144" w:rsidRPr="00E34F26">
        <w:rPr>
          <w:rFonts w:ascii="Lato" w:eastAsia="DengXian" w:hAnsi="Lato" w:cs="Arial"/>
          <w:bCs/>
          <w:szCs w:val="20"/>
          <w:lang w:eastAsia="zh-CN"/>
        </w:rPr>
        <w:t xml:space="preserve"> </w:t>
      </w:r>
      <w:r w:rsidR="005B1B12" w:rsidRPr="00E34F26">
        <w:rPr>
          <w:rFonts w:ascii="Lato" w:eastAsia="DengXian" w:hAnsi="Lato" w:cs="Arial"/>
          <w:bCs/>
          <w:szCs w:val="20"/>
          <w:lang w:eastAsia="zh-CN"/>
        </w:rPr>
        <w:t xml:space="preserve">kt, with reported costs over 20% lower than conventional </w:t>
      </w:r>
      <w:r w:rsidR="00A979EA" w:rsidRPr="00E34F26">
        <w:rPr>
          <w:rFonts w:ascii="Lato" w:eastAsia="DengXian" w:hAnsi="Lato" w:cs="Arial"/>
          <w:bCs/>
          <w:iCs/>
          <w:szCs w:val="20"/>
          <w:lang w:eastAsia="zh-CN"/>
        </w:rPr>
        <w:t>CaC</w:t>
      </w:r>
      <w:r w:rsidR="00A979EA" w:rsidRPr="00E34F26">
        <w:rPr>
          <w:rFonts w:ascii="Lato" w:eastAsia="DengXian" w:hAnsi="Lato" w:cs="Arial"/>
          <w:bCs/>
          <w:iCs/>
          <w:szCs w:val="20"/>
          <w:vertAlign w:val="subscript"/>
          <w:lang w:eastAsia="zh-CN"/>
        </w:rPr>
        <w:t>2</w:t>
      </w:r>
      <w:r w:rsidR="005B1B12" w:rsidRPr="00E34F26">
        <w:rPr>
          <w:rFonts w:ascii="Lato" w:eastAsia="DengXian" w:hAnsi="Lato" w:cs="Arial"/>
          <w:bCs/>
          <w:szCs w:val="20"/>
          <w:lang w:eastAsia="zh-CN"/>
        </w:rPr>
        <w:t xml:space="preserve"> routes and a significantly reduced carbon footprint.</w:t>
      </w:r>
    </w:p>
    <w:p w14:paraId="6A3827AF" w14:textId="623A0D3B" w:rsidR="005B1B12" w:rsidRDefault="005B1B12" w:rsidP="00531BB2">
      <w:pPr>
        <w:spacing w:after="0"/>
        <w:rPr>
          <w:rFonts w:ascii="Lato" w:eastAsia="DengXian" w:hAnsi="Lato" w:cs="Arial"/>
          <w:szCs w:val="20"/>
          <w:lang w:eastAsia="zh-CN"/>
        </w:rPr>
      </w:pPr>
      <w:r w:rsidRPr="00552F83">
        <w:rPr>
          <w:rFonts w:ascii="Lato" w:eastAsia="DengXian" w:hAnsi="Lato" w:cs="Arial"/>
          <w:szCs w:val="20"/>
          <w:lang w:eastAsia="zh-CN"/>
        </w:rPr>
        <w:lastRenderedPageBreak/>
        <w:t xml:space="preserve">[xx] Xia, W., Shi, K., Wang, C., Wang, H., Chen, X. The plasma energy route to industrial carbon neutrality in China. </w:t>
      </w:r>
      <w:r w:rsidRPr="00552F83">
        <w:rPr>
          <w:rFonts w:ascii="Lato" w:eastAsia="DengXian" w:hAnsi="Lato" w:cs="Arial"/>
          <w:iCs/>
          <w:szCs w:val="20"/>
          <w:lang w:eastAsia="zh-CN"/>
        </w:rPr>
        <w:t>Chin. J. Theor. Appl. Mech.</w:t>
      </w:r>
      <w:r w:rsidRPr="00552F83">
        <w:rPr>
          <w:rFonts w:ascii="Lato" w:eastAsia="DengXian" w:hAnsi="Lato" w:cs="Arial"/>
          <w:szCs w:val="20"/>
          <w:lang w:eastAsia="zh-CN"/>
        </w:rPr>
        <w:t xml:space="preserve"> 55, 2779–2795 (2023).</w:t>
      </w:r>
      <w:r w:rsidR="00B01AD2" w:rsidRPr="00552F83">
        <w:rPr>
          <w:rFonts w:ascii="Lato" w:eastAsia="DengXian" w:hAnsi="Lato" w:cs="Arial" w:hint="eastAsia"/>
          <w:szCs w:val="20"/>
          <w:lang w:eastAsia="zh-CN"/>
        </w:rPr>
        <w:t xml:space="preserve"> </w:t>
      </w:r>
      <w:r w:rsidRPr="00552F83">
        <w:rPr>
          <w:rFonts w:ascii="Lato" w:eastAsia="DengXian" w:hAnsi="Lato" w:cs="Arial"/>
          <w:szCs w:val="20"/>
          <w:lang w:eastAsia="zh-CN"/>
        </w:rPr>
        <w:t xml:space="preserve">[xx] Guo, X. </w:t>
      </w:r>
      <w:r w:rsidRPr="00552F83">
        <w:rPr>
          <w:rFonts w:ascii="Lato" w:eastAsia="DengXian" w:hAnsi="Lato" w:cs="Arial"/>
          <w:iCs/>
          <w:szCs w:val="20"/>
          <w:lang w:eastAsia="zh-CN"/>
        </w:rPr>
        <w:t>et al</w:t>
      </w:r>
      <w:r w:rsidRPr="00552F83">
        <w:rPr>
          <w:rFonts w:ascii="Lato" w:eastAsia="DengXian" w:hAnsi="Lato" w:cs="Arial"/>
          <w:szCs w:val="20"/>
          <w:lang w:eastAsia="zh-CN"/>
        </w:rPr>
        <w:t>. Analysis and prospect on plasma pyrolysis technology for coal-to-</w:t>
      </w:r>
      <w:r w:rsidR="00A979EA" w:rsidRPr="00552F83">
        <w:rPr>
          <w:rFonts w:ascii="Lato" w:eastAsia="DengXian" w:hAnsi="Lato" w:cs="Arial"/>
          <w:iCs/>
          <w:szCs w:val="20"/>
          <w:lang w:eastAsia="zh-CN"/>
        </w:rPr>
        <w:t>C</w:t>
      </w:r>
      <w:r w:rsidR="00A979EA" w:rsidRPr="00552F83">
        <w:rPr>
          <w:rFonts w:ascii="Lato" w:eastAsia="DengXian" w:hAnsi="Lato" w:cs="Arial"/>
          <w:iCs/>
          <w:szCs w:val="20"/>
          <w:vertAlign w:val="subscript"/>
          <w:lang w:eastAsia="zh-CN"/>
        </w:rPr>
        <w:t>2</w:t>
      </w:r>
      <w:r w:rsidR="00A979EA" w:rsidRPr="00552F83">
        <w:rPr>
          <w:rFonts w:ascii="Lato" w:eastAsia="DengXian" w:hAnsi="Lato" w:cs="Arial"/>
          <w:iCs/>
          <w:szCs w:val="20"/>
          <w:lang w:eastAsia="zh-CN"/>
        </w:rPr>
        <w:t>H</w:t>
      </w:r>
      <w:r w:rsidR="00A979EA" w:rsidRPr="00552F83">
        <w:rPr>
          <w:rFonts w:ascii="Lato" w:eastAsia="DengXian" w:hAnsi="Lato" w:cs="Arial"/>
          <w:iCs/>
          <w:szCs w:val="20"/>
          <w:vertAlign w:val="subscript"/>
          <w:lang w:eastAsia="zh-CN"/>
        </w:rPr>
        <w:t>2</w:t>
      </w:r>
      <w:r w:rsidR="00A979EA" w:rsidRPr="00552F83">
        <w:rPr>
          <w:rFonts w:ascii="Lato" w:eastAsia="DengXian" w:hAnsi="Lato" w:cs="Arial"/>
          <w:iCs/>
          <w:szCs w:val="20"/>
          <w:lang w:eastAsia="zh-CN"/>
        </w:rPr>
        <w:t xml:space="preserve"> </w:t>
      </w:r>
      <w:r w:rsidRPr="00552F83">
        <w:rPr>
          <w:rFonts w:ascii="Lato" w:eastAsia="DengXian" w:hAnsi="Lato" w:cs="Arial"/>
          <w:szCs w:val="20"/>
          <w:lang w:eastAsia="zh-CN"/>
        </w:rPr>
        <w:t xml:space="preserve">production. </w:t>
      </w:r>
      <w:r w:rsidRPr="00552F83">
        <w:rPr>
          <w:rFonts w:ascii="Lato" w:eastAsia="DengXian" w:hAnsi="Lato" w:cs="Arial"/>
          <w:iCs/>
          <w:szCs w:val="20"/>
          <w:lang w:eastAsia="zh-CN"/>
        </w:rPr>
        <w:t>Environ. Prot. Chem. Ind.</w:t>
      </w:r>
      <w:r w:rsidRPr="00552F83">
        <w:rPr>
          <w:rFonts w:ascii="Lato" w:eastAsia="DengXian" w:hAnsi="Lato" w:cs="Arial"/>
          <w:szCs w:val="20"/>
          <w:lang w:eastAsia="zh-CN"/>
        </w:rPr>
        <w:t xml:space="preserve"> 41, 229–234 (2021).</w:t>
      </w:r>
    </w:p>
    <w:p w14:paraId="681A72AA" w14:textId="77777777" w:rsidR="00531BB2" w:rsidRPr="00552F83" w:rsidRDefault="00531BB2" w:rsidP="00531BB2">
      <w:pPr>
        <w:spacing w:after="0" w:line="360" w:lineRule="auto"/>
        <w:rPr>
          <w:rFonts w:ascii="Lato" w:eastAsia="DengXian" w:hAnsi="Lato" w:cs="Arial"/>
          <w:szCs w:val="20"/>
          <w:lang w:eastAsia="zh-CN"/>
        </w:rPr>
      </w:pPr>
    </w:p>
    <w:p w14:paraId="694A35FD" w14:textId="57695DCE" w:rsidR="00013347" w:rsidRPr="00552F83" w:rsidRDefault="00013347" w:rsidP="00987014">
      <w:pPr>
        <w:rPr>
          <w:rFonts w:ascii="Lato" w:eastAsia="DengXian" w:hAnsi="Lato" w:cs="Arial"/>
          <w:iCs/>
          <w:color w:val="0000FF"/>
          <w:szCs w:val="20"/>
          <w:lang w:val="en-GB" w:eastAsia="zh-CN"/>
        </w:rPr>
      </w:pPr>
      <w:r w:rsidRPr="00E34F26">
        <w:rPr>
          <w:rFonts w:ascii="Lato" w:eastAsiaTheme="minorHAnsi" w:hAnsi="Lato" w:cs="Arial"/>
          <w:iCs/>
          <w:color w:val="0000FF"/>
          <w:szCs w:val="20"/>
        </w:rPr>
        <w:t>2.</w:t>
      </w:r>
      <w:r w:rsidR="00C766AD" w:rsidRPr="00E34F26">
        <w:rPr>
          <w:rFonts w:ascii="Lato" w:eastAsiaTheme="minorHAnsi" w:hAnsi="Lato" w:cs="Arial"/>
          <w:iCs/>
          <w:color w:val="0000FF"/>
          <w:szCs w:val="20"/>
        </w:rPr>
        <w:t>13</w:t>
      </w:r>
      <w:r w:rsidRPr="00E34F26">
        <w:rPr>
          <w:rFonts w:ascii="Lato" w:eastAsiaTheme="minorHAnsi" w:hAnsi="Lato" w:cs="Arial"/>
          <w:iCs/>
          <w:color w:val="0000FF"/>
          <w:szCs w:val="20"/>
        </w:rPr>
        <w:t>.</w:t>
      </w:r>
      <w:r w:rsidR="00E55CB4" w:rsidRPr="00E34F26">
        <w:rPr>
          <w:rFonts w:ascii="Lato" w:eastAsiaTheme="minorHAnsi" w:hAnsi="Lato" w:cs="Arial"/>
          <w:iCs/>
          <w:color w:val="0000FF"/>
          <w:szCs w:val="20"/>
        </w:rPr>
        <w:t>5</w:t>
      </w:r>
      <w:r w:rsidRPr="00E34F26">
        <w:rPr>
          <w:rFonts w:ascii="Lato" w:eastAsiaTheme="minorHAnsi" w:hAnsi="Lato" w:cs="Arial"/>
          <w:iCs/>
          <w:color w:val="0000FF"/>
          <w:szCs w:val="20"/>
        </w:rPr>
        <w:t>.</w:t>
      </w:r>
      <w:r w:rsidR="00774F1D" w:rsidRPr="00E34F26">
        <w:rPr>
          <w:rFonts w:ascii="Lato" w:eastAsiaTheme="minorHAnsi" w:hAnsi="Lato" w:cs="Arial"/>
          <w:iCs/>
          <w:color w:val="0000FF"/>
          <w:szCs w:val="20"/>
        </w:rPr>
        <w:t xml:space="preserve"> </w:t>
      </w:r>
      <w:r w:rsidR="002036B9" w:rsidRPr="00E34F26">
        <w:rPr>
          <w:rFonts w:ascii="Lato" w:eastAsiaTheme="minorHAnsi" w:hAnsi="Lato" w:cs="Arial"/>
          <w:iCs/>
          <w:color w:val="0000FF"/>
          <w:szCs w:val="20"/>
          <w:lang w:val="en-GB"/>
        </w:rPr>
        <w:t xml:space="preserve">In section 3, the authors argue that the adoption of bio-based feedstocks for the production of acetylene, and hence PVC, could be an important driver for the revival of acetylene. However, the fact that more than 45% of the market for PVC is held by China, and that this PVC is mainly produced from calcium carbide acetylene, implies that the ATV pathway would have had an importance comparable to that of EBP. Therefore, in terms of VCM or PVC production, it needs further consideration to whether the topic about the </w:t>
      </w:r>
      <w:r w:rsidR="002036B9" w:rsidRPr="00E34F26">
        <w:rPr>
          <w:rFonts w:ascii="Lato" w:eastAsiaTheme="minorHAnsi" w:hAnsi="Lato" w:cs="Arial"/>
          <w:bCs/>
          <w:iCs/>
          <w:color w:val="0000FF"/>
          <w:szCs w:val="20"/>
          <w:lang w:val="en-GB"/>
        </w:rPr>
        <w:t>revival</w:t>
      </w:r>
      <w:r w:rsidR="002036B9" w:rsidRPr="00E34F26">
        <w:rPr>
          <w:rFonts w:ascii="Lato" w:eastAsiaTheme="minorHAnsi" w:hAnsi="Lato" w:cs="Arial"/>
          <w:b/>
          <w:bCs/>
          <w:iCs/>
          <w:color w:val="0000FF"/>
          <w:szCs w:val="20"/>
          <w:lang w:val="en-GB"/>
        </w:rPr>
        <w:t xml:space="preserve"> </w:t>
      </w:r>
      <w:r w:rsidR="002036B9" w:rsidRPr="00E34F26">
        <w:rPr>
          <w:rFonts w:ascii="Lato" w:eastAsiaTheme="minorHAnsi" w:hAnsi="Lato" w:cs="Arial"/>
          <w:iCs/>
          <w:color w:val="0000FF"/>
          <w:szCs w:val="20"/>
          <w:lang w:val="en-GB"/>
        </w:rPr>
        <w:t>of acetylene exist. In addition, it is suggested that the production and environmental costs of the four methods in Figure 6 (i.e., fossil and green ATV or EBP) be put together in order to visualize the advantages of green ATV when combining production and environmental costs.</w:t>
      </w:r>
    </w:p>
    <w:p w14:paraId="0741D56E" w14:textId="60B6058F" w:rsidR="000E2960" w:rsidRPr="00563B9F" w:rsidRDefault="003E53ED" w:rsidP="00987014">
      <w:pPr>
        <w:rPr>
          <w:rFonts w:ascii="Lato" w:eastAsia="DengXian" w:hAnsi="Lato" w:cs="Arial"/>
          <w:bCs/>
          <w:szCs w:val="20"/>
          <w:lang w:eastAsia="zh-CN"/>
        </w:rPr>
      </w:pPr>
      <w:r w:rsidRPr="00552F83">
        <w:rPr>
          <w:rFonts w:ascii="Lato" w:eastAsia="DengXian" w:hAnsi="Lato" w:cs="Arial"/>
          <w:bCs/>
          <w:szCs w:val="20"/>
          <w:lang w:eastAsia="zh-CN"/>
        </w:rPr>
        <w:t xml:space="preserve">As the </w:t>
      </w:r>
      <w:r w:rsidR="004C72BA">
        <w:rPr>
          <w:rFonts w:ascii="Lato" w:eastAsia="DengXian" w:hAnsi="Lato" w:cs="Arial"/>
          <w:bCs/>
          <w:szCs w:val="20"/>
          <w:lang w:eastAsia="zh-CN"/>
        </w:rPr>
        <w:t>r</w:t>
      </w:r>
      <w:r w:rsidR="004C72BA" w:rsidRPr="00552F83">
        <w:rPr>
          <w:rFonts w:ascii="Lato" w:eastAsia="DengXian" w:hAnsi="Lato" w:cs="Arial"/>
          <w:bCs/>
          <w:szCs w:val="20"/>
          <w:lang w:eastAsia="zh-CN"/>
        </w:rPr>
        <w:t xml:space="preserve">eviewer </w:t>
      </w:r>
      <w:r w:rsidRPr="00552F83">
        <w:rPr>
          <w:rFonts w:ascii="Lato" w:eastAsia="DengXian" w:hAnsi="Lato" w:cs="Arial"/>
          <w:bCs/>
          <w:szCs w:val="20"/>
          <w:lang w:eastAsia="zh-CN"/>
        </w:rPr>
        <w:t>noted, China holds 45% of the global PVC market, where the ATV pathway dominates. The primary challenge associated with the ATV route is its</w:t>
      </w:r>
      <w:r w:rsidR="00CE360D" w:rsidRPr="00552F83">
        <w:rPr>
          <w:rFonts w:ascii="Lato" w:eastAsia="DengXian" w:hAnsi="Lato" w:cs="Arial" w:hint="eastAsia"/>
          <w:bCs/>
          <w:szCs w:val="20"/>
          <w:lang w:eastAsia="zh-CN"/>
        </w:rPr>
        <w:t xml:space="preserve"> </w:t>
      </w:r>
      <w:r w:rsidRPr="00552F83">
        <w:rPr>
          <w:rFonts w:ascii="Lato" w:eastAsia="DengXian" w:hAnsi="Lato" w:cs="Arial"/>
          <w:bCs/>
          <w:szCs w:val="20"/>
          <w:lang w:eastAsia="zh-CN"/>
        </w:rPr>
        <w:t xml:space="preserve">high carbon footprint. Currently, nearly 20% of </w:t>
      </w:r>
      <w:r w:rsidRPr="00563B9F">
        <w:rPr>
          <w:rFonts w:ascii="Lato" w:eastAsia="DengXian" w:hAnsi="Lato" w:cs="Arial"/>
          <w:bCs/>
          <w:szCs w:val="20"/>
          <w:lang w:eastAsia="zh-CN"/>
        </w:rPr>
        <w:t xml:space="preserve">PVC in China is produced via the EBP route. If </w:t>
      </w:r>
      <w:r w:rsidR="00A979EA" w:rsidRPr="00563B9F">
        <w:rPr>
          <w:rFonts w:ascii="Lato" w:eastAsia="DengXian" w:hAnsi="Lato" w:cs="Arial"/>
          <w:bCs/>
          <w:iCs/>
          <w:szCs w:val="20"/>
          <w:lang w:eastAsia="zh-CN"/>
        </w:rPr>
        <w:t>C</w:t>
      </w:r>
      <w:r w:rsidR="00A979EA" w:rsidRPr="00563B9F">
        <w:rPr>
          <w:rFonts w:ascii="Lato" w:eastAsia="DengXian" w:hAnsi="Lato" w:cs="Arial"/>
          <w:bCs/>
          <w:iCs/>
          <w:szCs w:val="20"/>
          <w:vertAlign w:val="subscript"/>
          <w:lang w:eastAsia="zh-CN"/>
        </w:rPr>
        <w:t>2</w:t>
      </w:r>
      <w:r w:rsidR="00A979EA" w:rsidRPr="00563B9F">
        <w:rPr>
          <w:rFonts w:ascii="Lato" w:eastAsia="DengXian" w:hAnsi="Lato" w:cs="Arial"/>
          <w:bCs/>
          <w:iCs/>
          <w:szCs w:val="20"/>
          <w:lang w:eastAsia="zh-CN"/>
        </w:rPr>
        <w:t>H</w:t>
      </w:r>
      <w:r w:rsidR="00A979EA" w:rsidRPr="00563B9F">
        <w:rPr>
          <w:rFonts w:ascii="Lato" w:eastAsia="DengXian" w:hAnsi="Lato" w:cs="Arial"/>
          <w:bCs/>
          <w:iCs/>
          <w:szCs w:val="20"/>
          <w:vertAlign w:val="subscript"/>
          <w:lang w:eastAsia="zh-CN"/>
        </w:rPr>
        <w:t>2</w:t>
      </w:r>
      <w:r w:rsidR="00A979EA" w:rsidRPr="00563B9F">
        <w:rPr>
          <w:rFonts w:ascii="Lato" w:eastAsia="DengXian" w:hAnsi="Lato" w:cs="Arial"/>
          <w:bCs/>
          <w:iCs/>
          <w:szCs w:val="20"/>
          <w:lang w:eastAsia="zh-CN"/>
        </w:rPr>
        <w:t xml:space="preserve"> </w:t>
      </w:r>
      <w:r w:rsidRPr="00563B9F">
        <w:rPr>
          <w:rFonts w:ascii="Lato" w:eastAsia="DengXian" w:hAnsi="Lato" w:cs="Arial"/>
          <w:bCs/>
          <w:szCs w:val="20"/>
          <w:lang w:eastAsia="zh-CN"/>
        </w:rPr>
        <w:t>production technologies shift from fossil</w:t>
      </w:r>
      <w:r w:rsidRPr="00563B9F">
        <w:rPr>
          <w:rFonts w:ascii="Lato" w:eastAsia="DengXian" w:hAnsi="Lato" w:cs="Arial"/>
          <w:bCs/>
          <w:szCs w:val="20"/>
          <w:lang w:eastAsia="zh-CN"/>
        </w:rPr>
        <w:noBreakHyphen/>
        <w:t>based to green alternatives, the EBP route may be partially replaced by the more cost</w:t>
      </w:r>
      <w:r w:rsidRPr="00563B9F">
        <w:rPr>
          <w:rFonts w:ascii="Lato" w:eastAsia="DengXian" w:hAnsi="Lato" w:cs="Arial"/>
          <w:bCs/>
          <w:szCs w:val="20"/>
          <w:lang w:eastAsia="zh-CN"/>
        </w:rPr>
        <w:noBreakHyphen/>
        <w:t>effective ATV route. More importantly, the ATV route could see a resurgence outside of China.</w:t>
      </w:r>
    </w:p>
    <w:p w14:paraId="023A4E03" w14:textId="530F5647" w:rsidR="003E53ED" w:rsidRDefault="003E53ED" w:rsidP="00E34F26">
      <w:pPr>
        <w:rPr>
          <w:rFonts w:ascii="Lato" w:eastAsia="DengXian" w:hAnsi="Lato" w:cs="Arial"/>
          <w:bCs/>
          <w:szCs w:val="20"/>
          <w:lang w:eastAsia="zh-CN"/>
        </w:rPr>
      </w:pPr>
      <w:r w:rsidRPr="00563B9F">
        <w:rPr>
          <w:rFonts w:ascii="Lato" w:eastAsia="DengXian" w:hAnsi="Lato" w:cs="Arial"/>
          <w:bCs/>
          <w:szCs w:val="20"/>
          <w:lang w:eastAsia="zh-CN"/>
        </w:rPr>
        <w:t>Fig.</w:t>
      </w:r>
      <w:r w:rsidR="00703A33" w:rsidRPr="00563B9F">
        <w:rPr>
          <w:rFonts w:ascii="Lato" w:eastAsia="DengXian" w:hAnsi="Lato" w:cs="Arial" w:hint="eastAsia"/>
          <w:bCs/>
          <w:szCs w:val="20"/>
          <w:lang w:eastAsia="zh-CN"/>
        </w:rPr>
        <w:t xml:space="preserve"> 5</w:t>
      </w:r>
      <w:r w:rsidRPr="00563B9F">
        <w:rPr>
          <w:rFonts w:ascii="Lato" w:eastAsia="DengXian" w:hAnsi="Lato" w:cs="Arial"/>
          <w:bCs/>
          <w:szCs w:val="20"/>
          <w:lang w:eastAsia="zh-CN"/>
        </w:rPr>
        <w:t xml:space="preserve">a and </w:t>
      </w:r>
      <w:r w:rsidR="00703A33" w:rsidRPr="00563B9F">
        <w:rPr>
          <w:rFonts w:ascii="Lato" w:eastAsia="DengXian" w:hAnsi="Lato" w:cs="Arial" w:hint="eastAsia"/>
          <w:bCs/>
          <w:szCs w:val="20"/>
          <w:lang w:eastAsia="zh-CN"/>
        </w:rPr>
        <w:t>5</w:t>
      </w:r>
      <w:r w:rsidRPr="00563B9F">
        <w:rPr>
          <w:rFonts w:ascii="Lato" w:eastAsia="DengXian" w:hAnsi="Lato" w:cs="Arial"/>
          <w:bCs/>
          <w:szCs w:val="20"/>
          <w:lang w:eastAsia="zh-CN"/>
        </w:rPr>
        <w:t>b present the production costs and climate change impacts of the four methods, respectively. By separating</w:t>
      </w:r>
      <w:r w:rsidRPr="00552F83">
        <w:rPr>
          <w:rFonts w:ascii="Lato" w:eastAsia="DengXian" w:hAnsi="Lato" w:cs="Arial"/>
          <w:bCs/>
          <w:szCs w:val="20"/>
          <w:lang w:eastAsia="zh-CN"/>
        </w:rPr>
        <w:t xml:space="preserve"> the production cost data and the climate change impact data into two distinct figures, we ensure clarity and make the information easier to follow. Therefore, we believe combining them into a single figure is unnecessary.</w:t>
      </w:r>
    </w:p>
    <w:p w14:paraId="0E6DBD5C" w14:textId="5FF812C1" w:rsidR="00E34F26" w:rsidRDefault="00E34F26" w:rsidP="00E34F26">
      <w:pPr>
        <w:rPr>
          <w:rFonts w:ascii="Lato" w:eastAsia="DengXian" w:hAnsi="Lato" w:cs="Arial"/>
          <w:bCs/>
          <w:szCs w:val="20"/>
          <w:lang w:eastAsia="zh-CN"/>
        </w:rPr>
      </w:pPr>
      <w:r w:rsidRPr="00E34F26">
        <w:rPr>
          <w:rFonts w:ascii="Lato" w:eastAsia="DengXian" w:hAnsi="Lato" w:cs="Arial"/>
          <w:b/>
          <w:bCs/>
          <w:szCs w:val="20"/>
          <w:lang w:eastAsia="zh-CN"/>
        </w:rPr>
        <w:t>Action:</w:t>
      </w:r>
      <w:r>
        <w:rPr>
          <w:rFonts w:ascii="Lato" w:eastAsia="DengXian" w:hAnsi="Lato" w:cs="Arial"/>
          <w:bCs/>
          <w:szCs w:val="20"/>
          <w:lang w:eastAsia="zh-CN"/>
        </w:rPr>
        <w:t xml:space="preserve"> W</w:t>
      </w:r>
      <w:r w:rsidRPr="00E34F26">
        <w:rPr>
          <w:rFonts w:ascii="Lato" w:eastAsia="DengXian" w:hAnsi="Lato" w:cs="Arial"/>
          <w:bCs/>
          <w:szCs w:val="20"/>
          <w:lang w:eastAsia="zh-CN"/>
        </w:rPr>
        <w:t>e have incorporated discussion</w:t>
      </w:r>
      <w:r>
        <w:rPr>
          <w:rFonts w:ascii="Lato" w:eastAsia="DengXian" w:hAnsi="Lato" w:cs="Arial"/>
          <w:bCs/>
          <w:szCs w:val="20"/>
          <w:lang w:eastAsia="zh-CN"/>
        </w:rPr>
        <w:t>s</w:t>
      </w:r>
      <w:r w:rsidRPr="00E34F26">
        <w:rPr>
          <w:rFonts w:ascii="Lato" w:eastAsia="DengXian" w:hAnsi="Lato" w:cs="Arial"/>
          <w:bCs/>
          <w:szCs w:val="20"/>
          <w:lang w:eastAsia="zh-CN"/>
        </w:rPr>
        <w:t xml:space="preserve"> o</w:t>
      </w:r>
      <w:r>
        <w:rPr>
          <w:rFonts w:ascii="Lato" w:eastAsia="DengXian" w:hAnsi="Lato" w:cs="Arial"/>
          <w:bCs/>
          <w:szCs w:val="20"/>
          <w:lang w:eastAsia="zh-CN"/>
        </w:rPr>
        <w:t>n</w:t>
      </w:r>
      <w:r w:rsidRPr="00E34F26">
        <w:rPr>
          <w:rFonts w:ascii="Lato" w:eastAsia="DengXian" w:hAnsi="Lato" w:cs="Arial"/>
          <w:bCs/>
          <w:szCs w:val="20"/>
          <w:lang w:eastAsia="zh-CN"/>
        </w:rPr>
        <w:t xml:space="preserve"> recent studies into Section 3, </w:t>
      </w:r>
      <w:r w:rsidRPr="00E34F26">
        <w:rPr>
          <w:rFonts w:ascii="Lato" w:eastAsia="DengXian" w:hAnsi="Lato" w:cs="Arial" w:hint="eastAsia"/>
          <w:bCs/>
          <w:szCs w:val="20"/>
          <w:lang w:eastAsia="zh-CN"/>
        </w:rPr>
        <w:t xml:space="preserve">as suggested by </w:t>
      </w:r>
      <w:r w:rsidRPr="00E34F26">
        <w:rPr>
          <w:rFonts w:ascii="Lato" w:eastAsia="DengXian" w:hAnsi="Lato" w:cs="Arial"/>
          <w:bCs/>
          <w:szCs w:val="20"/>
          <w:lang w:eastAsia="zh-CN"/>
        </w:rPr>
        <w:t>r</w:t>
      </w:r>
      <w:r w:rsidRPr="00E34F26">
        <w:rPr>
          <w:rFonts w:ascii="Lato" w:eastAsia="DengXian" w:hAnsi="Lato" w:cs="Arial" w:hint="eastAsia"/>
          <w:bCs/>
          <w:szCs w:val="20"/>
          <w:lang w:eastAsia="zh-CN"/>
        </w:rPr>
        <w:t xml:space="preserve">eviewer #3, </w:t>
      </w:r>
      <w:r w:rsidRPr="00E34F26">
        <w:rPr>
          <w:rFonts w:ascii="Lato" w:eastAsia="DengXian" w:hAnsi="Lato" w:cs="Arial"/>
          <w:bCs/>
          <w:szCs w:val="20"/>
          <w:lang w:eastAsia="zh-CN"/>
        </w:rPr>
        <w:t xml:space="preserve">highlighting emerging </w:t>
      </w:r>
      <w:r w:rsidRPr="00E34F26">
        <w:rPr>
          <w:rFonts w:ascii="Lato" w:eastAsia="DengXian" w:hAnsi="Lato" w:cs="Arial"/>
          <w:bCs/>
          <w:iCs/>
          <w:szCs w:val="20"/>
          <w:lang w:eastAsia="zh-CN"/>
        </w:rPr>
        <w:t>C</w:t>
      </w:r>
      <w:r w:rsidRPr="00E34F26">
        <w:rPr>
          <w:rFonts w:ascii="Lato" w:eastAsia="DengXian" w:hAnsi="Lato" w:cs="Arial"/>
          <w:bCs/>
          <w:iCs/>
          <w:szCs w:val="20"/>
          <w:vertAlign w:val="subscript"/>
          <w:lang w:eastAsia="zh-CN"/>
        </w:rPr>
        <w:t>2</w:t>
      </w:r>
      <w:r w:rsidRPr="00E34F26">
        <w:rPr>
          <w:rFonts w:ascii="Lato" w:eastAsia="DengXian" w:hAnsi="Lato" w:cs="Arial"/>
          <w:bCs/>
          <w:iCs/>
          <w:szCs w:val="20"/>
          <w:lang w:eastAsia="zh-CN"/>
        </w:rPr>
        <w:t>H</w:t>
      </w:r>
      <w:r w:rsidRPr="00E34F26">
        <w:rPr>
          <w:rFonts w:ascii="Lato" w:eastAsia="DengXian" w:hAnsi="Lato" w:cs="Arial"/>
          <w:bCs/>
          <w:iCs/>
          <w:szCs w:val="20"/>
          <w:vertAlign w:val="subscript"/>
          <w:lang w:eastAsia="zh-CN"/>
        </w:rPr>
        <w:t>2</w:t>
      </w:r>
      <w:r w:rsidRPr="00E34F26">
        <w:rPr>
          <w:rFonts w:ascii="Lato" w:eastAsia="DengXian" w:hAnsi="Lato" w:cs="Arial"/>
          <w:bCs/>
          <w:iCs/>
          <w:szCs w:val="20"/>
          <w:lang w:eastAsia="zh-CN"/>
        </w:rPr>
        <w:t xml:space="preserve"> </w:t>
      </w:r>
      <w:r w:rsidRPr="00E34F26">
        <w:rPr>
          <w:rFonts w:ascii="Lato" w:eastAsia="DengXian" w:hAnsi="Lato" w:cs="Arial"/>
          <w:bCs/>
          <w:szCs w:val="20"/>
          <w:lang w:eastAsia="zh-CN"/>
        </w:rPr>
        <w:t xml:space="preserve">applications (see details in the response to the comment 2.1). These advancements further reinforce the potential for </w:t>
      </w:r>
      <w:r w:rsidRPr="00E34F26">
        <w:rPr>
          <w:rFonts w:ascii="Lato" w:eastAsia="DengXian" w:hAnsi="Lato" w:cs="Arial"/>
          <w:bCs/>
          <w:iCs/>
          <w:szCs w:val="20"/>
          <w:lang w:eastAsia="zh-CN"/>
        </w:rPr>
        <w:t>C</w:t>
      </w:r>
      <w:r w:rsidRPr="00E34F26">
        <w:rPr>
          <w:rFonts w:ascii="Lato" w:eastAsia="DengXian" w:hAnsi="Lato" w:cs="Arial"/>
          <w:bCs/>
          <w:iCs/>
          <w:szCs w:val="20"/>
          <w:vertAlign w:val="subscript"/>
          <w:lang w:eastAsia="zh-CN"/>
        </w:rPr>
        <w:t>2</w:t>
      </w:r>
      <w:r w:rsidRPr="00E34F26">
        <w:rPr>
          <w:rFonts w:ascii="Lato" w:eastAsia="DengXian" w:hAnsi="Lato" w:cs="Arial"/>
          <w:bCs/>
          <w:iCs/>
          <w:szCs w:val="20"/>
          <w:lang w:eastAsia="zh-CN"/>
        </w:rPr>
        <w:t>H</w:t>
      </w:r>
      <w:r w:rsidRPr="00E34F26">
        <w:rPr>
          <w:rFonts w:ascii="Lato" w:eastAsia="DengXian" w:hAnsi="Lato" w:cs="Arial"/>
          <w:bCs/>
          <w:iCs/>
          <w:szCs w:val="20"/>
          <w:vertAlign w:val="subscript"/>
          <w:lang w:eastAsia="zh-CN"/>
        </w:rPr>
        <w:t>2</w:t>
      </w:r>
      <w:r w:rsidRPr="00E34F26">
        <w:rPr>
          <w:rFonts w:ascii="Lato" w:eastAsia="DengXian" w:hAnsi="Lato" w:cs="Arial"/>
          <w:bCs/>
          <w:iCs/>
          <w:szCs w:val="20"/>
          <w:lang w:eastAsia="zh-CN"/>
        </w:rPr>
        <w:t xml:space="preserve"> </w:t>
      </w:r>
      <w:r w:rsidRPr="00E34F26">
        <w:rPr>
          <w:rFonts w:ascii="Lato" w:eastAsia="DengXian" w:hAnsi="Lato" w:cs="Arial"/>
          <w:bCs/>
          <w:szCs w:val="20"/>
          <w:lang w:eastAsia="zh-CN"/>
        </w:rPr>
        <w:t>to return as a key chemical building block.</w:t>
      </w:r>
    </w:p>
    <w:p w14:paraId="7A0FFF96" w14:textId="77777777" w:rsidR="00531BB2" w:rsidRPr="00552F83" w:rsidRDefault="00531BB2" w:rsidP="00531BB2">
      <w:pPr>
        <w:spacing w:after="0" w:line="360" w:lineRule="auto"/>
        <w:rPr>
          <w:rFonts w:ascii="Lato" w:eastAsia="DengXian" w:hAnsi="Lato" w:cs="Arial"/>
          <w:bCs/>
          <w:szCs w:val="20"/>
          <w:lang w:eastAsia="zh-CN"/>
        </w:rPr>
      </w:pPr>
    </w:p>
    <w:p w14:paraId="44506342" w14:textId="5F53595F" w:rsidR="004639EE" w:rsidRPr="00552F83" w:rsidRDefault="004639EE" w:rsidP="00987014">
      <w:pPr>
        <w:rPr>
          <w:rFonts w:ascii="Lato" w:eastAsia="DengXian" w:hAnsi="Lato" w:cs="Arial"/>
          <w:color w:val="0000FF"/>
          <w:szCs w:val="20"/>
          <w:lang w:eastAsia="zh-CN"/>
        </w:rPr>
      </w:pPr>
      <w:r w:rsidRPr="00E34F26">
        <w:rPr>
          <w:rFonts w:ascii="Lato" w:eastAsiaTheme="minorHAnsi" w:hAnsi="Lato" w:cs="Arial"/>
          <w:iCs/>
          <w:color w:val="0000FF"/>
          <w:szCs w:val="20"/>
        </w:rPr>
        <w:t>2.1</w:t>
      </w:r>
      <w:r w:rsidRPr="00E34F26">
        <w:rPr>
          <w:rFonts w:ascii="Lato" w:eastAsia="DengXian" w:hAnsi="Lato" w:cs="Arial"/>
          <w:iCs/>
          <w:color w:val="0000FF"/>
          <w:szCs w:val="20"/>
          <w:lang w:eastAsia="zh-CN"/>
        </w:rPr>
        <w:t>4</w:t>
      </w:r>
      <w:r w:rsidRPr="00E34F26">
        <w:rPr>
          <w:rFonts w:ascii="Lato" w:eastAsiaTheme="minorHAnsi" w:hAnsi="Lato" w:cs="Arial"/>
          <w:iCs/>
          <w:color w:val="0000FF"/>
          <w:szCs w:val="20"/>
        </w:rPr>
        <w:t>.</w:t>
      </w:r>
      <w:r w:rsidRPr="00E34F26">
        <w:rPr>
          <w:rFonts w:ascii="Lato" w:eastAsia="DengXian" w:hAnsi="Lato" w:cs="Arial"/>
          <w:color w:val="0000FF"/>
          <w:szCs w:val="20"/>
          <w:lang w:eastAsia="zh-CN"/>
        </w:rPr>
        <w:t>1.</w:t>
      </w:r>
      <w:r w:rsidR="00774F1D" w:rsidRPr="00E34F26">
        <w:rPr>
          <w:rFonts w:ascii="Lato" w:eastAsia="DengXian" w:hAnsi="Lato" w:cs="Arial"/>
          <w:color w:val="0000FF"/>
          <w:szCs w:val="20"/>
          <w:lang w:eastAsia="zh-CN"/>
        </w:rPr>
        <w:t xml:space="preserve"> </w:t>
      </w:r>
      <w:r w:rsidRPr="00E34F26">
        <w:rPr>
          <w:rFonts w:ascii="Lato" w:eastAsia="DengXian" w:hAnsi="Lato" w:cs="Arial"/>
          <w:color w:val="0000FF"/>
          <w:szCs w:val="20"/>
          <w:lang w:eastAsia="zh-CN"/>
        </w:rPr>
        <w:t>The second half of section 2.1 (Summary of acetylene production routes and its applications) puts too much emphasis on the substitution of acetylene applications, contrary to the main theme which calls attention to the reuse of acetylene. Suggests that the fact that acetylene applications have been replaced is coupled with the main advantages of using acetylene for synthesis and the problems that need to be overcome.</w:t>
      </w:r>
    </w:p>
    <w:p w14:paraId="1E016176" w14:textId="4468A120" w:rsidR="001D43E7" w:rsidRDefault="001D43E7" w:rsidP="00EB742C">
      <w:pPr>
        <w:rPr>
          <w:rFonts w:ascii="Lato" w:eastAsia="DengXian" w:hAnsi="Lato" w:cs="Arial"/>
          <w:bCs/>
          <w:szCs w:val="20"/>
          <w:lang w:eastAsia="zh-CN"/>
        </w:rPr>
      </w:pPr>
      <w:r w:rsidRPr="00552F83">
        <w:rPr>
          <w:rFonts w:ascii="Lato" w:eastAsia="DengXian" w:hAnsi="Lato" w:cs="Arial"/>
          <w:bCs/>
          <w:szCs w:val="20"/>
          <w:lang w:eastAsia="zh-CN"/>
        </w:rPr>
        <w:t xml:space="preserve">In </w:t>
      </w:r>
      <w:r w:rsidRPr="00EB742C">
        <w:rPr>
          <w:rFonts w:ascii="Lato" w:eastAsia="DengXian" w:hAnsi="Lato" w:cs="Arial"/>
          <w:bCs/>
          <w:szCs w:val="20"/>
          <w:lang w:eastAsia="zh-CN"/>
        </w:rPr>
        <w:t>Section</w:t>
      </w:r>
      <w:r w:rsidR="00083A04" w:rsidRPr="00EB742C">
        <w:rPr>
          <w:rFonts w:ascii="Lato" w:eastAsia="DengXian" w:hAnsi="Lato" w:cs="Arial"/>
          <w:bCs/>
          <w:szCs w:val="20"/>
          <w:lang w:eastAsia="zh-CN"/>
        </w:rPr>
        <w:t xml:space="preserve"> 2</w:t>
      </w:r>
      <w:r w:rsidRPr="00EB742C">
        <w:rPr>
          <w:rFonts w:ascii="Lato" w:eastAsia="DengXian" w:hAnsi="Lato" w:cs="Arial"/>
          <w:bCs/>
          <w:szCs w:val="20"/>
          <w:lang w:eastAsia="zh-CN"/>
        </w:rPr>
        <w:t>.1, our primary goal is to provide a</w:t>
      </w:r>
      <w:r w:rsidR="00083A04" w:rsidRPr="00EB742C">
        <w:rPr>
          <w:rFonts w:ascii="Lato" w:eastAsia="DengXian" w:hAnsi="Lato" w:cs="Arial"/>
          <w:bCs/>
          <w:szCs w:val="20"/>
          <w:lang w:eastAsia="zh-CN"/>
        </w:rPr>
        <w:t>n extensive</w:t>
      </w:r>
      <w:r w:rsidRPr="00EB742C">
        <w:rPr>
          <w:rFonts w:ascii="Lato" w:eastAsia="DengXian" w:hAnsi="Lato" w:cs="Arial"/>
          <w:bCs/>
          <w:szCs w:val="20"/>
          <w:lang w:eastAsia="zh-CN"/>
        </w:rPr>
        <w:t xml:space="preserve"> analysis of </w:t>
      </w:r>
      <w:r w:rsidR="00A979EA" w:rsidRPr="00EB742C">
        <w:rPr>
          <w:rFonts w:ascii="Lato" w:eastAsia="DengXian" w:hAnsi="Lato" w:cs="Arial"/>
          <w:bCs/>
          <w:iCs/>
          <w:szCs w:val="20"/>
          <w:lang w:eastAsia="zh-CN"/>
        </w:rPr>
        <w:t>C</w:t>
      </w:r>
      <w:r w:rsidR="00A979EA" w:rsidRPr="00EB742C">
        <w:rPr>
          <w:rFonts w:ascii="Lato" w:eastAsia="DengXian" w:hAnsi="Lato" w:cs="Arial"/>
          <w:bCs/>
          <w:iCs/>
          <w:szCs w:val="20"/>
          <w:vertAlign w:val="subscript"/>
          <w:lang w:eastAsia="zh-CN"/>
        </w:rPr>
        <w:t>2</w:t>
      </w:r>
      <w:r w:rsidR="00A979EA" w:rsidRPr="00EB742C">
        <w:rPr>
          <w:rFonts w:ascii="Lato" w:eastAsia="DengXian" w:hAnsi="Lato" w:cs="Arial"/>
          <w:bCs/>
          <w:iCs/>
          <w:szCs w:val="20"/>
          <w:lang w:eastAsia="zh-CN"/>
        </w:rPr>
        <w:t>H</w:t>
      </w:r>
      <w:r w:rsidR="00A979EA" w:rsidRPr="00EB742C">
        <w:rPr>
          <w:rFonts w:ascii="Lato" w:eastAsia="DengXian" w:hAnsi="Lato" w:cs="Arial"/>
          <w:bCs/>
          <w:iCs/>
          <w:szCs w:val="20"/>
          <w:vertAlign w:val="subscript"/>
          <w:lang w:eastAsia="zh-CN"/>
        </w:rPr>
        <w:t>2</w:t>
      </w:r>
      <w:r w:rsidR="00A979EA" w:rsidRPr="00EB742C">
        <w:rPr>
          <w:rFonts w:ascii="Lato" w:eastAsia="DengXian" w:hAnsi="Lato" w:cs="Arial"/>
          <w:bCs/>
          <w:iCs/>
          <w:szCs w:val="20"/>
          <w:lang w:eastAsia="zh-CN"/>
        </w:rPr>
        <w:t xml:space="preserve"> </w:t>
      </w:r>
      <w:r w:rsidRPr="00EB742C">
        <w:rPr>
          <w:rFonts w:ascii="Lato" w:eastAsia="DengXian" w:hAnsi="Lato" w:cs="Arial"/>
          <w:bCs/>
          <w:szCs w:val="20"/>
          <w:lang w:eastAsia="zh-CN"/>
        </w:rPr>
        <w:t>production and applications, both past and present</w:t>
      </w:r>
      <w:r w:rsidRPr="00552F83">
        <w:rPr>
          <w:rFonts w:ascii="Lato" w:eastAsia="DengXian" w:hAnsi="Lato" w:cs="Arial"/>
          <w:bCs/>
          <w:szCs w:val="20"/>
          <w:lang w:eastAsia="zh-CN"/>
        </w:rPr>
        <w:t xml:space="preserve">. By comparing </w:t>
      </w:r>
      <w:r w:rsidR="00A979EA" w:rsidRPr="00552F83">
        <w:rPr>
          <w:rFonts w:ascii="Lato" w:eastAsia="DengXian" w:hAnsi="Lato" w:cs="Arial"/>
          <w:bCs/>
          <w:iCs/>
          <w:szCs w:val="20"/>
          <w:lang w:eastAsia="zh-CN"/>
        </w:rPr>
        <w:t>C</w:t>
      </w:r>
      <w:r w:rsidR="00A979EA" w:rsidRPr="00552F83">
        <w:rPr>
          <w:rFonts w:ascii="Lato" w:eastAsia="DengXian" w:hAnsi="Lato" w:cs="Arial"/>
          <w:bCs/>
          <w:iCs/>
          <w:szCs w:val="20"/>
          <w:vertAlign w:val="subscript"/>
          <w:lang w:eastAsia="zh-CN"/>
        </w:rPr>
        <w:t>2</w:t>
      </w:r>
      <w:r w:rsidR="00A979EA" w:rsidRPr="00552F83">
        <w:rPr>
          <w:rFonts w:ascii="Lato" w:eastAsia="DengXian" w:hAnsi="Lato" w:cs="Arial"/>
          <w:bCs/>
          <w:iCs/>
          <w:szCs w:val="20"/>
          <w:lang w:eastAsia="zh-CN"/>
        </w:rPr>
        <w:t>H</w:t>
      </w:r>
      <w:r w:rsidR="00A979EA" w:rsidRPr="00552F83">
        <w:rPr>
          <w:rFonts w:ascii="Lato" w:eastAsia="DengXian" w:hAnsi="Lato" w:cs="Arial"/>
          <w:bCs/>
          <w:iCs/>
          <w:szCs w:val="20"/>
          <w:vertAlign w:val="subscript"/>
          <w:lang w:eastAsia="zh-CN"/>
        </w:rPr>
        <w:t>2</w:t>
      </w:r>
      <w:r w:rsidRPr="00552F83">
        <w:rPr>
          <w:rFonts w:ascii="Lato" w:eastAsia="DengXian" w:hAnsi="Lato" w:cs="Arial"/>
          <w:bCs/>
          <w:szCs w:val="20"/>
          <w:lang w:eastAsia="zh-CN"/>
        </w:rPr>
        <w:t xml:space="preserve">’s historical and current uses, we identify which applications have been replaced over time. This analysis also highlights why certain applications, such as the production of VCM, butanediol, acetylene black, and vinyl acetylene, remain irreplaceable, emphasizing </w:t>
      </w:r>
      <w:r w:rsidR="00A979EA" w:rsidRPr="00552F83">
        <w:rPr>
          <w:rFonts w:ascii="Lato" w:eastAsia="DengXian" w:hAnsi="Lato" w:cs="Arial"/>
          <w:bCs/>
          <w:iCs/>
          <w:szCs w:val="20"/>
          <w:lang w:eastAsia="zh-CN"/>
        </w:rPr>
        <w:t>C</w:t>
      </w:r>
      <w:r w:rsidR="00A979EA" w:rsidRPr="00552F83">
        <w:rPr>
          <w:rFonts w:ascii="Lato" w:eastAsia="DengXian" w:hAnsi="Lato" w:cs="Arial"/>
          <w:bCs/>
          <w:iCs/>
          <w:szCs w:val="20"/>
          <w:vertAlign w:val="subscript"/>
          <w:lang w:eastAsia="zh-CN"/>
        </w:rPr>
        <w:t>2</w:t>
      </w:r>
      <w:r w:rsidR="00A979EA" w:rsidRPr="00552F83">
        <w:rPr>
          <w:rFonts w:ascii="Lato" w:eastAsia="DengXian" w:hAnsi="Lato" w:cs="Arial"/>
          <w:bCs/>
          <w:iCs/>
          <w:szCs w:val="20"/>
          <w:lang w:eastAsia="zh-CN"/>
        </w:rPr>
        <w:t>H</w:t>
      </w:r>
      <w:r w:rsidR="00A979EA" w:rsidRPr="00552F83">
        <w:rPr>
          <w:rFonts w:ascii="Lato" w:eastAsia="DengXian" w:hAnsi="Lato" w:cs="Arial"/>
          <w:bCs/>
          <w:iCs/>
          <w:szCs w:val="20"/>
          <w:vertAlign w:val="subscript"/>
          <w:lang w:eastAsia="zh-CN"/>
        </w:rPr>
        <w:t>2</w:t>
      </w:r>
      <w:r w:rsidR="00CF34B2" w:rsidRPr="00552F83">
        <w:rPr>
          <w:rFonts w:ascii="Lato" w:eastAsia="DengXian" w:hAnsi="Lato" w:cs="Arial"/>
          <w:bCs/>
          <w:szCs w:val="20"/>
          <w:lang w:eastAsia="zh-CN"/>
        </w:rPr>
        <w:t xml:space="preserve">’s </w:t>
      </w:r>
      <w:r w:rsidRPr="00552F83">
        <w:rPr>
          <w:rFonts w:ascii="Lato" w:eastAsia="DengXian" w:hAnsi="Lato" w:cs="Arial"/>
          <w:bCs/>
          <w:szCs w:val="20"/>
          <w:lang w:eastAsia="zh-CN"/>
        </w:rPr>
        <w:t>uniq</w:t>
      </w:r>
      <w:r w:rsidR="00083A04" w:rsidRPr="00552F83">
        <w:rPr>
          <w:rFonts w:ascii="Lato" w:eastAsia="DengXian" w:hAnsi="Lato" w:cs="Arial"/>
          <w:bCs/>
          <w:szCs w:val="20"/>
          <w:lang w:eastAsia="zh-CN"/>
        </w:rPr>
        <w:t>ueness</w:t>
      </w:r>
      <w:r w:rsidRPr="00552F83">
        <w:rPr>
          <w:rFonts w:ascii="Lato" w:eastAsia="DengXian" w:hAnsi="Lato" w:cs="Arial"/>
          <w:bCs/>
          <w:szCs w:val="20"/>
          <w:lang w:eastAsia="zh-CN"/>
        </w:rPr>
        <w:t xml:space="preserve">. The primary challenge associated with </w:t>
      </w:r>
      <w:r w:rsidR="00A979EA" w:rsidRPr="00552F83">
        <w:rPr>
          <w:rFonts w:ascii="Lato" w:eastAsia="DengXian" w:hAnsi="Lato" w:cs="Arial"/>
          <w:bCs/>
          <w:iCs/>
          <w:szCs w:val="20"/>
          <w:lang w:eastAsia="zh-CN"/>
        </w:rPr>
        <w:t>C</w:t>
      </w:r>
      <w:r w:rsidR="00A979EA" w:rsidRPr="00552F83">
        <w:rPr>
          <w:rFonts w:ascii="Lato" w:eastAsia="DengXian" w:hAnsi="Lato" w:cs="Arial"/>
          <w:bCs/>
          <w:iCs/>
          <w:szCs w:val="20"/>
          <w:vertAlign w:val="subscript"/>
          <w:lang w:eastAsia="zh-CN"/>
        </w:rPr>
        <w:t>2</w:t>
      </w:r>
      <w:r w:rsidR="00A979EA" w:rsidRPr="00552F83">
        <w:rPr>
          <w:rFonts w:ascii="Lato" w:eastAsia="DengXian" w:hAnsi="Lato" w:cs="Arial"/>
          <w:bCs/>
          <w:iCs/>
          <w:szCs w:val="20"/>
          <w:lang w:eastAsia="zh-CN"/>
        </w:rPr>
        <w:t>H</w:t>
      </w:r>
      <w:r w:rsidR="00A979EA" w:rsidRPr="00552F83">
        <w:rPr>
          <w:rFonts w:ascii="Lato" w:eastAsia="DengXian" w:hAnsi="Lato" w:cs="Arial"/>
          <w:bCs/>
          <w:iCs/>
          <w:szCs w:val="20"/>
          <w:vertAlign w:val="subscript"/>
          <w:lang w:eastAsia="zh-CN"/>
        </w:rPr>
        <w:t>2</w:t>
      </w:r>
      <w:r w:rsidR="00516882" w:rsidRPr="00552F83">
        <w:rPr>
          <w:rFonts w:ascii="Lato" w:eastAsia="DengXian" w:hAnsi="Lato" w:cs="Arial"/>
          <w:bCs/>
          <w:szCs w:val="20"/>
          <w:lang w:eastAsia="zh-CN"/>
        </w:rPr>
        <w:noBreakHyphen/>
      </w:r>
      <w:r w:rsidRPr="00552F83">
        <w:rPr>
          <w:rFonts w:ascii="Lato" w:eastAsia="DengXian" w:hAnsi="Lato" w:cs="Arial"/>
          <w:bCs/>
          <w:szCs w:val="20"/>
          <w:lang w:eastAsia="zh-CN"/>
        </w:rPr>
        <w:t>based routes is their high carbon footprint, a concern mentioned throughout the</w:t>
      </w:r>
      <w:r w:rsidR="00F12154" w:rsidRPr="00552F83">
        <w:rPr>
          <w:rFonts w:ascii="Lato" w:eastAsia="DengXian" w:hAnsi="Lato" w:cs="Arial" w:hint="eastAsia"/>
          <w:bCs/>
          <w:szCs w:val="20"/>
          <w:lang w:eastAsia="zh-CN"/>
        </w:rPr>
        <w:t xml:space="preserve"> whole</w:t>
      </w:r>
      <w:r w:rsidRPr="00552F83">
        <w:rPr>
          <w:rFonts w:ascii="Lato" w:eastAsia="DengXian" w:hAnsi="Lato" w:cs="Arial"/>
          <w:bCs/>
          <w:szCs w:val="20"/>
          <w:lang w:eastAsia="zh-CN"/>
        </w:rPr>
        <w:t xml:space="preserve"> </w:t>
      </w:r>
      <w:r w:rsidR="00BC4942" w:rsidRPr="00552F83">
        <w:rPr>
          <w:rFonts w:ascii="Lato" w:eastAsia="DengXian" w:hAnsi="Lato" w:cs="Arial"/>
          <w:bCs/>
          <w:szCs w:val="20"/>
          <w:lang w:eastAsia="zh-CN"/>
        </w:rPr>
        <w:t>perspective</w:t>
      </w:r>
      <w:r w:rsidRPr="00552F83">
        <w:rPr>
          <w:rFonts w:ascii="Lato" w:eastAsia="DengXian" w:hAnsi="Lato" w:cs="Arial"/>
          <w:bCs/>
          <w:szCs w:val="20"/>
          <w:lang w:eastAsia="zh-CN"/>
        </w:rPr>
        <w:t>.</w:t>
      </w:r>
    </w:p>
    <w:p w14:paraId="02274DD1" w14:textId="177956CC" w:rsidR="00EB742C" w:rsidRPr="00EB742C" w:rsidRDefault="00EB742C" w:rsidP="00531BB2">
      <w:pPr>
        <w:spacing w:after="0"/>
        <w:rPr>
          <w:rFonts w:ascii="Lato" w:eastAsia="DengXian" w:hAnsi="Lato" w:cs="Arial"/>
          <w:bCs/>
          <w:szCs w:val="20"/>
          <w:lang w:eastAsia="zh-CN"/>
        </w:rPr>
      </w:pPr>
      <w:r w:rsidRPr="00EB742C">
        <w:rPr>
          <w:rFonts w:ascii="Lato" w:eastAsia="DengXian" w:hAnsi="Lato" w:cs="Arial"/>
          <w:b/>
          <w:bCs/>
          <w:szCs w:val="20"/>
          <w:lang w:eastAsia="zh-CN"/>
        </w:rPr>
        <w:t>Action:</w:t>
      </w:r>
      <w:r w:rsidRPr="00EB742C">
        <w:rPr>
          <w:rFonts w:ascii="Lato" w:eastAsia="DengXian" w:hAnsi="Lato" w:cs="Arial"/>
          <w:bCs/>
          <w:szCs w:val="20"/>
          <w:lang w:eastAsia="zh-CN"/>
        </w:rPr>
        <w:t xml:space="preserve"> </w:t>
      </w:r>
      <w:r w:rsidRPr="00EB742C">
        <w:rPr>
          <w:rFonts w:ascii="Lato" w:eastAsia="DengXian" w:hAnsi="Lato" w:cs="Arial"/>
          <w:szCs w:val="20"/>
          <w:lang w:eastAsia="zh-CN"/>
        </w:rPr>
        <w:t xml:space="preserve">We have shortened Sections 2.1–2.3 and reduced the discussion on the substitution of </w:t>
      </w:r>
      <w:r w:rsidRPr="00EB742C">
        <w:rPr>
          <w:rFonts w:ascii="Lato" w:eastAsia="DengXian" w:hAnsi="Lato" w:cs="Arial"/>
          <w:iCs/>
          <w:szCs w:val="20"/>
          <w:lang w:eastAsia="zh-CN"/>
        </w:rPr>
        <w:t>C</w:t>
      </w:r>
      <w:r w:rsidRPr="00EB742C">
        <w:rPr>
          <w:rFonts w:ascii="Lato" w:eastAsia="DengXian" w:hAnsi="Lato" w:cs="Arial"/>
          <w:iCs/>
          <w:szCs w:val="20"/>
          <w:vertAlign w:val="subscript"/>
          <w:lang w:eastAsia="zh-CN"/>
        </w:rPr>
        <w:t>2</w:t>
      </w:r>
      <w:r w:rsidRPr="00EB742C">
        <w:rPr>
          <w:rFonts w:ascii="Lato" w:eastAsia="DengXian" w:hAnsi="Lato" w:cs="Arial"/>
          <w:iCs/>
          <w:szCs w:val="20"/>
          <w:lang w:eastAsia="zh-CN"/>
        </w:rPr>
        <w:t>H</w:t>
      </w:r>
      <w:r w:rsidRPr="00EB742C">
        <w:rPr>
          <w:rFonts w:ascii="Lato" w:eastAsia="DengXian" w:hAnsi="Lato" w:cs="Arial"/>
          <w:iCs/>
          <w:szCs w:val="20"/>
          <w:vertAlign w:val="subscript"/>
          <w:lang w:eastAsia="zh-CN"/>
        </w:rPr>
        <w:t>2</w:t>
      </w:r>
      <w:r w:rsidRPr="00EB742C">
        <w:rPr>
          <w:rFonts w:ascii="Lato" w:eastAsia="DengXian" w:hAnsi="Lato" w:cs="Arial"/>
          <w:iCs/>
          <w:szCs w:val="20"/>
          <w:lang w:eastAsia="zh-CN"/>
        </w:rPr>
        <w:t xml:space="preserve"> </w:t>
      </w:r>
      <w:r w:rsidRPr="00EB742C">
        <w:rPr>
          <w:rFonts w:ascii="Lato" w:eastAsia="DengXian" w:hAnsi="Lato" w:cs="Arial"/>
          <w:szCs w:val="20"/>
          <w:lang w:eastAsia="zh-CN"/>
        </w:rPr>
        <w:t>applications</w:t>
      </w:r>
      <w:r w:rsidRPr="00EB742C">
        <w:rPr>
          <w:rFonts w:ascii="Lato" w:eastAsia="DengXian" w:hAnsi="Lato" w:cs="Arial" w:hint="eastAsia"/>
          <w:szCs w:val="20"/>
          <w:lang w:eastAsia="zh-CN"/>
        </w:rPr>
        <w:t>,</w:t>
      </w:r>
      <w:r w:rsidRPr="00EB742C">
        <w:rPr>
          <w:rFonts w:ascii="Lato" w:eastAsia="DengXian" w:hAnsi="Lato" w:cs="Arial"/>
          <w:szCs w:val="20"/>
          <w:lang w:eastAsia="zh-CN"/>
        </w:rPr>
        <w:t xml:space="preserve"> as suggested. Moreover, following the discussion of substitution in Section 2.1, we have included the main advantages of using </w:t>
      </w:r>
      <w:r w:rsidRPr="00EB742C">
        <w:rPr>
          <w:rFonts w:ascii="Lato" w:eastAsia="DengXian" w:hAnsi="Lato" w:cs="Arial"/>
          <w:iCs/>
          <w:szCs w:val="20"/>
          <w:lang w:eastAsia="zh-CN"/>
        </w:rPr>
        <w:t>C</w:t>
      </w:r>
      <w:r w:rsidRPr="00EB742C">
        <w:rPr>
          <w:rFonts w:ascii="Lato" w:eastAsia="DengXian" w:hAnsi="Lato" w:cs="Arial"/>
          <w:iCs/>
          <w:szCs w:val="20"/>
          <w:vertAlign w:val="subscript"/>
          <w:lang w:eastAsia="zh-CN"/>
        </w:rPr>
        <w:t>2</w:t>
      </w:r>
      <w:r w:rsidRPr="00EB742C">
        <w:rPr>
          <w:rFonts w:ascii="Lato" w:eastAsia="DengXian" w:hAnsi="Lato" w:cs="Arial"/>
          <w:iCs/>
          <w:szCs w:val="20"/>
          <w:lang w:eastAsia="zh-CN"/>
        </w:rPr>
        <w:t>H</w:t>
      </w:r>
      <w:r w:rsidRPr="00EB742C">
        <w:rPr>
          <w:rFonts w:ascii="Lato" w:eastAsia="DengXian" w:hAnsi="Lato" w:cs="Arial"/>
          <w:iCs/>
          <w:szCs w:val="20"/>
          <w:vertAlign w:val="subscript"/>
          <w:lang w:eastAsia="zh-CN"/>
        </w:rPr>
        <w:t>2</w:t>
      </w:r>
      <w:r w:rsidRPr="00EB742C">
        <w:rPr>
          <w:rFonts w:ascii="Lato" w:eastAsia="DengXian" w:hAnsi="Lato" w:cs="Arial"/>
          <w:iCs/>
          <w:szCs w:val="20"/>
          <w:lang w:eastAsia="zh-CN"/>
        </w:rPr>
        <w:t xml:space="preserve"> </w:t>
      </w:r>
      <w:r w:rsidRPr="00EB742C">
        <w:rPr>
          <w:rFonts w:ascii="Lato" w:eastAsia="DengXian" w:hAnsi="Lato" w:cs="Arial"/>
          <w:szCs w:val="20"/>
          <w:lang w:eastAsia="zh-CN"/>
        </w:rPr>
        <w:t>as a building block (page xx, line xx). These advantages stem from its unique C≡C triple bond, which typically enables more streamlined downstream synthesis.</w:t>
      </w:r>
    </w:p>
    <w:p w14:paraId="20C5752D" w14:textId="77777777" w:rsidR="00531BB2" w:rsidRPr="00552F83" w:rsidRDefault="00531BB2" w:rsidP="00531BB2">
      <w:pPr>
        <w:spacing w:after="0" w:line="360" w:lineRule="auto"/>
        <w:rPr>
          <w:rFonts w:ascii="Lato" w:eastAsia="DengXian" w:hAnsi="Lato" w:cs="Arial"/>
          <w:b/>
          <w:szCs w:val="20"/>
          <w:lang w:eastAsia="zh-CN"/>
        </w:rPr>
      </w:pPr>
    </w:p>
    <w:p w14:paraId="456A4AD1" w14:textId="203D4C11" w:rsidR="001D43E7" w:rsidRPr="00552F83" w:rsidRDefault="004639EE" w:rsidP="00987014">
      <w:pPr>
        <w:rPr>
          <w:rFonts w:ascii="Lato" w:eastAsia="DengXian" w:hAnsi="Lato" w:cs="Arial"/>
          <w:b/>
          <w:szCs w:val="20"/>
          <w:lang w:eastAsia="zh-CN"/>
        </w:rPr>
      </w:pPr>
      <w:r w:rsidRPr="00CB4FCD">
        <w:rPr>
          <w:rFonts w:ascii="Lato" w:eastAsiaTheme="minorHAnsi" w:hAnsi="Lato" w:cs="Arial"/>
          <w:iCs/>
          <w:color w:val="0000FF"/>
          <w:szCs w:val="20"/>
        </w:rPr>
        <w:t>2.1</w:t>
      </w:r>
      <w:r w:rsidRPr="00CB4FCD">
        <w:rPr>
          <w:rFonts w:ascii="Lato" w:eastAsia="DengXian" w:hAnsi="Lato" w:cs="Arial"/>
          <w:iCs/>
          <w:color w:val="0000FF"/>
          <w:szCs w:val="20"/>
          <w:lang w:eastAsia="zh-CN"/>
        </w:rPr>
        <w:t>4</w:t>
      </w:r>
      <w:r w:rsidRPr="00CB4FCD">
        <w:rPr>
          <w:rFonts w:ascii="Lato" w:eastAsiaTheme="minorHAnsi" w:hAnsi="Lato" w:cs="Arial"/>
          <w:iCs/>
          <w:color w:val="0000FF"/>
          <w:szCs w:val="20"/>
        </w:rPr>
        <w:t>.</w:t>
      </w:r>
      <w:r w:rsidRPr="00CB4FCD">
        <w:rPr>
          <w:rFonts w:ascii="Lato" w:eastAsia="DengXian" w:hAnsi="Lato" w:cs="Arial"/>
          <w:iCs/>
          <w:color w:val="0000FF"/>
          <w:szCs w:val="20"/>
          <w:lang w:eastAsia="zh-CN"/>
        </w:rPr>
        <w:t>2</w:t>
      </w:r>
      <w:r w:rsidRPr="00CB4FCD">
        <w:rPr>
          <w:rFonts w:ascii="Lato" w:eastAsiaTheme="minorHAnsi" w:hAnsi="Lato" w:cs="Arial"/>
          <w:iCs/>
          <w:color w:val="0000FF"/>
          <w:szCs w:val="20"/>
        </w:rPr>
        <w:t>.</w:t>
      </w:r>
      <w:r w:rsidR="00083A04" w:rsidRPr="00CB4FCD">
        <w:rPr>
          <w:rFonts w:ascii="Lato" w:eastAsiaTheme="minorHAnsi" w:hAnsi="Lato" w:cs="Arial"/>
          <w:iCs/>
          <w:color w:val="0000FF"/>
          <w:szCs w:val="20"/>
        </w:rPr>
        <w:t xml:space="preserve"> </w:t>
      </w:r>
      <w:r w:rsidRPr="00CB4FCD">
        <w:rPr>
          <w:rFonts w:ascii="Lato" w:eastAsia="DengXian" w:hAnsi="Lato" w:cs="Arial"/>
          <w:color w:val="0000FF"/>
          <w:szCs w:val="20"/>
          <w:lang w:eastAsia="zh-CN"/>
        </w:rPr>
        <w:t>Section 2.4 (Emerging direct acetylene synthesis routes and catalytic applications) is rather informative and the refined title is not accurate enough. Acetylene from thermally cracked CH</w:t>
      </w:r>
      <w:r w:rsidRPr="00CB4FCD">
        <w:rPr>
          <w:rFonts w:ascii="Lato" w:eastAsia="DengXian" w:hAnsi="Lato" w:cs="Arial"/>
          <w:color w:val="0000FF"/>
          <w:szCs w:val="20"/>
          <w:vertAlign w:val="subscript"/>
          <w:lang w:eastAsia="zh-CN"/>
        </w:rPr>
        <w:t>4</w:t>
      </w:r>
      <w:r w:rsidRPr="00CB4FCD">
        <w:rPr>
          <w:rFonts w:ascii="Lato" w:eastAsia="DengXian" w:hAnsi="Lato" w:cs="Arial"/>
          <w:color w:val="0000FF"/>
          <w:szCs w:val="20"/>
          <w:lang w:eastAsia="zh-CN"/>
        </w:rPr>
        <w:t xml:space="preserve"> is not part of the emerging direct acetylene synthesis route and the main focus of the presentation is on the design of new catalysts for the TP process. It is suggested that plasma acetylene production and the development of new catalyst design for the TP process be presented in two separate sections.</w:t>
      </w:r>
    </w:p>
    <w:p w14:paraId="7B629996" w14:textId="322782F1" w:rsidR="001D43E7" w:rsidRDefault="00CB4FCD" w:rsidP="00531BB2">
      <w:pPr>
        <w:spacing w:after="0"/>
        <w:rPr>
          <w:rFonts w:ascii="Lato" w:eastAsia="DengXian" w:hAnsi="Lato" w:cs="Arial"/>
          <w:b/>
          <w:szCs w:val="20"/>
          <w:lang w:eastAsia="zh-CN"/>
        </w:rPr>
      </w:pPr>
      <w:r>
        <w:rPr>
          <w:rFonts w:ascii="Lato" w:eastAsia="DengXian" w:hAnsi="Lato" w:cs="Arial"/>
          <w:b/>
          <w:szCs w:val="20"/>
          <w:lang w:eastAsia="zh-CN"/>
        </w:rPr>
        <w:t>Action:</w:t>
      </w:r>
      <w:r w:rsidRPr="00CB4FCD">
        <w:rPr>
          <w:rFonts w:ascii="Lato" w:eastAsia="DengXian" w:hAnsi="Lato" w:cs="Arial"/>
          <w:szCs w:val="20"/>
          <w:lang w:eastAsia="zh-CN"/>
        </w:rPr>
        <w:t xml:space="preserve"> </w:t>
      </w:r>
      <w:r w:rsidR="003D22A6" w:rsidRPr="00CB4FCD">
        <w:rPr>
          <w:rFonts w:ascii="Lato" w:eastAsia="DengXian" w:hAnsi="Lato" w:cs="Arial"/>
          <w:szCs w:val="20"/>
          <w:lang w:eastAsia="zh-CN"/>
        </w:rPr>
        <w:t>We have divided Section</w:t>
      </w:r>
      <w:r w:rsidR="00083A04" w:rsidRPr="00CB4FCD">
        <w:rPr>
          <w:rFonts w:ascii="Lato" w:eastAsia="DengXian" w:hAnsi="Lato" w:cs="Arial"/>
          <w:szCs w:val="20"/>
          <w:lang w:eastAsia="zh-CN"/>
        </w:rPr>
        <w:t xml:space="preserve"> </w:t>
      </w:r>
      <w:r w:rsidR="003D22A6" w:rsidRPr="00CB4FCD">
        <w:rPr>
          <w:rFonts w:ascii="Lato" w:eastAsia="DengXian" w:hAnsi="Lato" w:cs="Arial"/>
          <w:szCs w:val="20"/>
          <w:lang w:eastAsia="zh-CN"/>
        </w:rPr>
        <w:t xml:space="preserve">2.4 into two subsections: (1) Emerging </w:t>
      </w:r>
      <w:r w:rsidR="00A979EA" w:rsidRPr="00CB4FCD">
        <w:rPr>
          <w:rFonts w:ascii="Lato" w:eastAsia="DengXian" w:hAnsi="Lato" w:cs="Arial"/>
          <w:iCs/>
          <w:szCs w:val="20"/>
          <w:lang w:eastAsia="zh-CN"/>
        </w:rPr>
        <w:t>C</w:t>
      </w:r>
      <w:r w:rsidR="00A979EA" w:rsidRPr="00CB4FCD">
        <w:rPr>
          <w:rFonts w:ascii="Lato" w:eastAsia="DengXian" w:hAnsi="Lato" w:cs="Arial"/>
          <w:iCs/>
          <w:szCs w:val="20"/>
          <w:vertAlign w:val="subscript"/>
          <w:lang w:eastAsia="zh-CN"/>
        </w:rPr>
        <w:t>2</w:t>
      </w:r>
      <w:r w:rsidR="00A979EA" w:rsidRPr="00CB4FCD">
        <w:rPr>
          <w:rFonts w:ascii="Lato" w:eastAsia="DengXian" w:hAnsi="Lato" w:cs="Arial"/>
          <w:iCs/>
          <w:szCs w:val="20"/>
          <w:lang w:eastAsia="zh-CN"/>
        </w:rPr>
        <w:t>H</w:t>
      </w:r>
      <w:r w:rsidR="00A979EA" w:rsidRPr="00CB4FCD">
        <w:rPr>
          <w:rFonts w:ascii="Lato" w:eastAsia="DengXian" w:hAnsi="Lato" w:cs="Arial"/>
          <w:iCs/>
          <w:szCs w:val="20"/>
          <w:vertAlign w:val="subscript"/>
          <w:lang w:eastAsia="zh-CN"/>
        </w:rPr>
        <w:t>2</w:t>
      </w:r>
      <w:r w:rsidR="003D22A6" w:rsidRPr="00CB4FCD">
        <w:rPr>
          <w:rFonts w:ascii="Lato" w:eastAsia="DengXian" w:hAnsi="Lato" w:cs="Arial"/>
          <w:szCs w:val="20"/>
          <w:lang w:eastAsia="zh-CN"/>
        </w:rPr>
        <w:t xml:space="preserve"> synthesis routes </w:t>
      </w:r>
      <w:r w:rsidR="00531A87" w:rsidRPr="00CB4FCD">
        <w:rPr>
          <w:rFonts w:ascii="Lato" w:eastAsia="DengXian" w:hAnsi="Lato" w:cs="Arial"/>
          <w:szCs w:val="20"/>
          <w:lang w:eastAsia="zh-CN"/>
        </w:rPr>
        <w:t>via</w:t>
      </w:r>
      <w:r w:rsidR="003D22A6" w:rsidRPr="00CB4FCD">
        <w:rPr>
          <w:rFonts w:ascii="Lato" w:eastAsia="DengXian" w:hAnsi="Lato" w:cs="Arial"/>
          <w:szCs w:val="20"/>
          <w:lang w:eastAsia="zh-CN"/>
        </w:rPr>
        <w:t xml:space="preserve"> the plasma process, and (2) </w:t>
      </w:r>
      <w:r w:rsidR="00531A87" w:rsidRPr="00CB4FCD">
        <w:rPr>
          <w:rFonts w:ascii="Lato" w:eastAsia="DengXian" w:hAnsi="Lato" w:cs="Arial"/>
          <w:szCs w:val="20"/>
          <w:lang w:eastAsia="zh-CN"/>
        </w:rPr>
        <w:t>A</w:t>
      </w:r>
      <w:r w:rsidR="003D22A6" w:rsidRPr="00CB4FCD">
        <w:rPr>
          <w:rFonts w:ascii="Lato" w:eastAsia="DengXian" w:hAnsi="Lato" w:cs="Arial"/>
          <w:szCs w:val="20"/>
          <w:lang w:eastAsia="zh-CN"/>
        </w:rPr>
        <w:t>dvancements in catalyst design for the thermal pyrolysis process.</w:t>
      </w:r>
    </w:p>
    <w:p w14:paraId="24325A62" w14:textId="77777777" w:rsidR="00531BB2" w:rsidRPr="00552F83" w:rsidRDefault="00531BB2" w:rsidP="00531BB2">
      <w:pPr>
        <w:spacing w:after="0" w:line="360" w:lineRule="auto"/>
        <w:rPr>
          <w:rFonts w:ascii="Lato" w:eastAsia="DengXian" w:hAnsi="Lato" w:cs="Arial"/>
          <w:b/>
          <w:szCs w:val="20"/>
          <w:lang w:eastAsia="zh-CN"/>
        </w:rPr>
      </w:pPr>
    </w:p>
    <w:p w14:paraId="2DEDF65E" w14:textId="77777777" w:rsidR="001D43E7" w:rsidRPr="00552F83" w:rsidRDefault="004639EE" w:rsidP="00987014">
      <w:pPr>
        <w:rPr>
          <w:rFonts w:ascii="Lato" w:eastAsia="DengXian" w:hAnsi="Lato" w:cs="Arial"/>
          <w:b/>
          <w:szCs w:val="20"/>
          <w:lang w:eastAsia="zh-CN"/>
        </w:rPr>
      </w:pPr>
      <w:r w:rsidRPr="000A5A4A">
        <w:rPr>
          <w:rFonts w:ascii="Lato" w:eastAsia="DengXian" w:hAnsi="Lato" w:cs="Arial"/>
          <w:color w:val="0000FF"/>
          <w:szCs w:val="20"/>
          <w:lang w:eastAsia="zh-CN"/>
        </w:rPr>
        <w:t>2.14.3. Section 5 (Environmental and economic assessment of acetylene synthesis routes) provides a more in-depth analysis of the environmental and economic evaluation of acetylene synthesis. However, processes related to acetylene inevitably need to consider safety as an equally important or even higher priority than economic and environmental aspects. It is proposed to supplement the evaluation of the safety performance related to the several synthesis methods mentioned with a summary of the risks and challenges faced by each process in terms of safety.</w:t>
      </w:r>
    </w:p>
    <w:p w14:paraId="5A1D2CA5" w14:textId="55FDA7B2" w:rsidR="000B46CF" w:rsidRDefault="00B40808" w:rsidP="000B46CF">
      <w:pPr>
        <w:rPr>
          <w:rFonts w:ascii="Lato" w:eastAsia="DengXian" w:hAnsi="Lato" w:cs="Arial"/>
          <w:bCs/>
          <w:iCs/>
          <w:szCs w:val="20"/>
          <w:lang w:eastAsia="zh-CN"/>
        </w:rPr>
      </w:pPr>
      <w:r w:rsidRPr="00552F83">
        <w:rPr>
          <w:rFonts w:ascii="Lato" w:eastAsia="DengXian" w:hAnsi="Lato" w:cs="Arial"/>
          <w:iCs/>
          <w:szCs w:val="20"/>
          <w:lang w:eastAsia="zh-CN"/>
        </w:rPr>
        <w:t xml:space="preserve">We agree that safety is a critical consideration in </w:t>
      </w:r>
      <w:r w:rsidR="00A979EA" w:rsidRPr="00552F83">
        <w:rPr>
          <w:rFonts w:ascii="Lato" w:eastAsia="DengXian" w:hAnsi="Lato" w:cs="Arial"/>
          <w:iCs/>
          <w:szCs w:val="20"/>
          <w:lang w:eastAsia="zh-CN"/>
        </w:rPr>
        <w:t>C</w:t>
      </w:r>
      <w:r w:rsidR="00A979EA" w:rsidRPr="00552F83">
        <w:rPr>
          <w:rFonts w:ascii="Lato" w:eastAsia="DengXian" w:hAnsi="Lato" w:cs="Arial"/>
          <w:iCs/>
          <w:szCs w:val="20"/>
          <w:vertAlign w:val="subscript"/>
          <w:lang w:eastAsia="zh-CN"/>
        </w:rPr>
        <w:t>2</w:t>
      </w:r>
      <w:r w:rsidR="00A979EA" w:rsidRPr="00552F83">
        <w:rPr>
          <w:rFonts w:ascii="Lato" w:eastAsia="DengXian" w:hAnsi="Lato" w:cs="Arial"/>
          <w:iCs/>
          <w:szCs w:val="20"/>
          <w:lang w:eastAsia="zh-CN"/>
        </w:rPr>
        <w:t>H</w:t>
      </w:r>
      <w:r w:rsidR="00A979EA" w:rsidRPr="00552F83">
        <w:rPr>
          <w:rFonts w:ascii="Lato" w:eastAsia="DengXian" w:hAnsi="Lato" w:cs="Arial"/>
          <w:iCs/>
          <w:szCs w:val="20"/>
          <w:vertAlign w:val="subscript"/>
          <w:lang w:eastAsia="zh-CN"/>
        </w:rPr>
        <w:t>2</w:t>
      </w:r>
      <w:r w:rsidR="00A979EA" w:rsidRPr="00552F83">
        <w:rPr>
          <w:rFonts w:ascii="Lato" w:eastAsia="DengXian" w:hAnsi="Lato" w:cs="Arial"/>
          <w:iCs/>
          <w:szCs w:val="20"/>
          <w:lang w:eastAsia="zh-CN"/>
        </w:rPr>
        <w:t xml:space="preserve"> </w:t>
      </w:r>
      <w:r w:rsidRPr="00552F83">
        <w:rPr>
          <w:rFonts w:ascii="Lato" w:eastAsia="DengXian" w:hAnsi="Lato" w:cs="Arial"/>
          <w:iCs/>
          <w:szCs w:val="20"/>
          <w:lang w:eastAsia="zh-CN"/>
        </w:rPr>
        <w:t>synthesis due to its high flammability, explosive nature, and susceptibility to decomposition under specific conditions.</w:t>
      </w:r>
      <w:r w:rsidR="00C5281B" w:rsidRPr="00552F83">
        <w:rPr>
          <w:rFonts w:ascii="Lato" w:eastAsia="DengXian" w:hAnsi="Lato" w:cs="Arial"/>
          <w:iCs/>
          <w:szCs w:val="20"/>
          <w:lang w:eastAsia="zh-CN"/>
        </w:rPr>
        <w:t xml:space="preserve"> Each </w:t>
      </w:r>
      <w:r w:rsidR="00A979EA" w:rsidRPr="00552F83">
        <w:rPr>
          <w:rFonts w:ascii="Lato" w:eastAsia="DengXian" w:hAnsi="Lato" w:cs="Arial"/>
          <w:iCs/>
          <w:szCs w:val="20"/>
          <w:lang w:eastAsia="zh-CN"/>
        </w:rPr>
        <w:t>C</w:t>
      </w:r>
      <w:r w:rsidR="00A979EA" w:rsidRPr="00552F83">
        <w:rPr>
          <w:rFonts w:ascii="Lato" w:eastAsia="DengXian" w:hAnsi="Lato" w:cs="Arial"/>
          <w:iCs/>
          <w:szCs w:val="20"/>
          <w:vertAlign w:val="subscript"/>
          <w:lang w:eastAsia="zh-CN"/>
        </w:rPr>
        <w:t>2</w:t>
      </w:r>
      <w:r w:rsidR="00A979EA" w:rsidRPr="00552F83">
        <w:rPr>
          <w:rFonts w:ascii="Lato" w:eastAsia="DengXian" w:hAnsi="Lato" w:cs="Arial"/>
          <w:iCs/>
          <w:szCs w:val="20"/>
          <w:lang w:eastAsia="zh-CN"/>
        </w:rPr>
        <w:t>H</w:t>
      </w:r>
      <w:r w:rsidR="00A979EA" w:rsidRPr="00552F83">
        <w:rPr>
          <w:rFonts w:ascii="Lato" w:eastAsia="DengXian" w:hAnsi="Lato" w:cs="Arial"/>
          <w:iCs/>
          <w:szCs w:val="20"/>
          <w:vertAlign w:val="subscript"/>
          <w:lang w:eastAsia="zh-CN"/>
        </w:rPr>
        <w:t>2</w:t>
      </w:r>
      <w:r w:rsidR="00A979EA" w:rsidRPr="00552F83">
        <w:rPr>
          <w:rFonts w:ascii="Lato" w:eastAsia="DengXian" w:hAnsi="Lato" w:cs="Arial"/>
          <w:iCs/>
          <w:szCs w:val="20"/>
          <w:lang w:eastAsia="zh-CN"/>
        </w:rPr>
        <w:t xml:space="preserve"> </w:t>
      </w:r>
      <w:r w:rsidR="00C5281B" w:rsidRPr="00552F83">
        <w:rPr>
          <w:rFonts w:ascii="Lato" w:eastAsia="DengXian" w:hAnsi="Lato" w:cs="Arial"/>
          <w:iCs/>
          <w:szCs w:val="20"/>
          <w:lang w:eastAsia="zh-CN"/>
        </w:rPr>
        <w:t xml:space="preserve">production process has unique safety challenges. </w:t>
      </w:r>
      <w:r w:rsidRPr="00552F83">
        <w:rPr>
          <w:rFonts w:ascii="Lato" w:eastAsia="DengXian" w:hAnsi="Lato" w:cs="Arial"/>
          <w:iCs/>
          <w:szCs w:val="20"/>
          <w:lang w:eastAsia="zh-CN"/>
        </w:rPr>
        <w:t xml:space="preserve">For instance, in the </w:t>
      </w:r>
      <w:r w:rsidR="00A979EA" w:rsidRPr="00552F83">
        <w:rPr>
          <w:rFonts w:ascii="Lato" w:eastAsia="DengXian" w:hAnsi="Lato" w:cs="Arial"/>
          <w:iCs/>
          <w:szCs w:val="20"/>
          <w:lang w:eastAsia="zh-CN"/>
        </w:rPr>
        <w:t>CaC</w:t>
      </w:r>
      <w:r w:rsidR="00A979EA" w:rsidRPr="00552F83">
        <w:rPr>
          <w:rFonts w:ascii="Lato" w:eastAsia="DengXian" w:hAnsi="Lato" w:cs="Arial"/>
          <w:iCs/>
          <w:szCs w:val="20"/>
          <w:vertAlign w:val="subscript"/>
          <w:lang w:eastAsia="zh-CN"/>
        </w:rPr>
        <w:t>2</w:t>
      </w:r>
      <w:r w:rsidRPr="00552F83">
        <w:rPr>
          <w:rFonts w:ascii="Lato" w:eastAsia="DengXian" w:hAnsi="Lato" w:cs="Arial"/>
          <w:iCs/>
          <w:szCs w:val="20"/>
          <w:lang w:eastAsia="zh-CN"/>
        </w:rPr>
        <w:t xml:space="preserve"> process, </w:t>
      </w:r>
      <w:r w:rsidR="00A979EA" w:rsidRPr="00552F83">
        <w:rPr>
          <w:rFonts w:ascii="Lato" w:eastAsia="DengXian" w:hAnsi="Lato" w:cs="Arial"/>
          <w:iCs/>
          <w:szCs w:val="20"/>
          <w:lang w:eastAsia="zh-CN"/>
        </w:rPr>
        <w:t>CaC</w:t>
      </w:r>
      <w:r w:rsidR="00A979EA" w:rsidRPr="00552F83">
        <w:rPr>
          <w:rFonts w:ascii="Lato" w:eastAsia="DengXian" w:hAnsi="Lato" w:cs="Arial"/>
          <w:iCs/>
          <w:szCs w:val="20"/>
          <w:vertAlign w:val="subscript"/>
          <w:lang w:eastAsia="zh-CN"/>
        </w:rPr>
        <w:t>2</w:t>
      </w:r>
      <w:r w:rsidRPr="00552F83">
        <w:rPr>
          <w:rFonts w:ascii="Lato" w:eastAsia="DengXian" w:hAnsi="Lato" w:cs="Arial"/>
          <w:iCs/>
          <w:szCs w:val="20"/>
          <w:lang w:eastAsia="zh-CN"/>
        </w:rPr>
        <w:t xml:space="preserve"> must be stored in a dry, airtight container to prevent unintended contact with moisture. Similarly, in the partial combustion process, thermal runaway reactions can occur if temperature is not carefully monitored and controlled. Finally, plasma</w:t>
      </w:r>
      <w:r w:rsidRPr="00552F83">
        <w:rPr>
          <w:rFonts w:ascii="Lato" w:eastAsia="DengXian" w:hAnsi="Lato" w:cs="Arial"/>
          <w:iCs/>
          <w:szCs w:val="20"/>
          <w:lang w:eastAsia="zh-CN"/>
        </w:rPr>
        <w:noBreakHyphen/>
        <w:t xml:space="preserve">based processes for producing </w:t>
      </w:r>
      <w:r w:rsidR="00A979EA" w:rsidRPr="00552F83">
        <w:rPr>
          <w:rFonts w:ascii="Lato" w:eastAsia="DengXian" w:hAnsi="Lato" w:cs="Arial"/>
          <w:iCs/>
          <w:szCs w:val="20"/>
          <w:lang w:eastAsia="zh-CN"/>
        </w:rPr>
        <w:t>C</w:t>
      </w:r>
      <w:r w:rsidR="00A979EA" w:rsidRPr="00552F83">
        <w:rPr>
          <w:rFonts w:ascii="Lato" w:eastAsia="DengXian" w:hAnsi="Lato" w:cs="Arial"/>
          <w:iCs/>
          <w:szCs w:val="20"/>
          <w:vertAlign w:val="subscript"/>
          <w:lang w:eastAsia="zh-CN"/>
        </w:rPr>
        <w:t>2</w:t>
      </w:r>
      <w:r w:rsidR="00A979EA" w:rsidRPr="00552F83">
        <w:rPr>
          <w:rFonts w:ascii="Lato" w:eastAsia="DengXian" w:hAnsi="Lato" w:cs="Arial"/>
          <w:iCs/>
          <w:szCs w:val="20"/>
          <w:lang w:eastAsia="zh-CN"/>
        </w:rPr>
        <w:t>H</w:t>
      </w:r>
      <w:r w:rsidR="00A979EA" w:rsidRPr="00552F83">
        <w:rPr>
          <w:rFonts w:ascii="Lato" w:eastAsia="DengXian" w:hAnsi="Lato" w:cs="Arial"/>
          <w:iCs/>
          <w:szCs w:val="20"/>
          <w:vertAlign w:val="subscript"/>
          <w:lang w:eastAsia="zh-CN"/>
        </w:rPr>
        <w:t>2</w:t>
      </w:r>
      <w:r w:rsidR="00A979EA" w:rsidRPr="00552F83">
        <w:rPr>
          <w:rFonts w:ascii="Lato" w:eastAsia="DengXian" w:hAnsi="Lato" w:cs="Arial"/>
          <w:iCs/>
          <w:szCs w:val="20"/>
          <w:lang w:eastAsia="zh-CN"/>
        </w:rPr>
        <w:t xml:space="preserve"> </w:t>
      </w:r>
      <w:r w:rsidRPr="00552F83">
        <w:rPr>
          <w:rFonts w:ascii="Lato" w:eastAsia="DengXian" w:hAnsi="Lato" w:cs="Arial"/>
          <w:iCs/>
          <w:szCs w:val="20"/>
          <w:lang w:eastAsia="zh-CN"/>
        </w:rPr>
        <w:t>require high</w:t>
      </w:r>
      <w:r w:rsidRPr="00552F83">
        <w:rPr>
          <w:rFonts w:ascii="Lato" w:eastAsia="DengXian" w:hAnsi="Lato" w:cs="Arial"/>
          <w:iCs/>
          <w:szCs w:val="20"/>
          <w:lang w:eastAsia="zh-CN"/>
        </w:rPr>
        <w:noBreakHyphen/>
        <w:t>voltage electrical systems, which pose risks such as shock and electrical arcing.</w:t>
      </w:r>
      <w:r w:rsidR="00EB742C">
        <w:rPr>
          <w:rFonts w:ascii="Lato" w:eastAsia="DengXian" w:hAnsi="Lato" w:cs="Arial"/>
          <w:iCs/>
          <w:szCs w:val="20"/>
          <w:lang w:eastAsia="zh-CN"/>
        </w:rPr>
        <w:t xml:space="preserve"> </w:t>
      </w:r>
      <w:r w:rsidR="000B46CF" w:rsidRPr="00552F83">
        <w:rPr>
          <w:rFonts w:ascii="Lato" w:eastAsia="DengXian" w:hAnsi="Lato" w:cs="Arial"/>
          <w:bCs/>
          <w:iCs/>
          <w:szCs w:val="20"/>
          <w:lang w:eastAsia="zh-CN"/>
        </w:rPr>
        <w:t xml:space="preserve">It is worth noting that the global annual </w:t>
      </w:r>
      <w:r w:rsidR="00F12154" w:rsidRPr="00552F83">
        <w:rPr>
          <w:rFonts w:ascii="Lato" w:eastAsia="DengXian" w:hAnsi="Lato" w:cs="Arial"/>
          <w:iCs/>
          <w:szCs w:val="20"/>
          <w:lang w:eastAsia="zh-CN"/>
        </w:rPr>
        <w:t>C</w:t>
      </w:r>
      <w:r w:rsidR="00F12154" w:rsidRPr="00552F83">
        <w:rPr>
          <w:rFonts w:ascii="Lato" w:eastAsia="DengXian" w:hAnsi="Lato" w:cs="Arial"/>
          <w:iCs/>
          <w:szCs w:val="20"/>
          <w:vertAlign w:val="subscript"/>
          <w:lang w:eastAsia="zh-CN"/>
        </w:rPr>
        <w:t>2</w:t>
      </w:r>
      <w:r w:rsidR="00F12154" w:rsidRPr="00552F83">
        <w:rPr>
          <w:rFonts w:ascii="Lato" w:eastAsia="DengXian" w:hAnsi="Lato" w:cs="Arial"/>
          <w:iCs/>
          <w:szCs w:val="20"/>
          <w:lang w:eastAsia="zh-CN"/>
        </w:rPr>
        <w:t>H</w:t>
      </w:r>
      <w:r w:rsidR="00F12154" w:rsidRPr="00552F83">
        <w:rPr>
          <w:rFonts w:ascii="Lato" w:eastAsia="DengXian" w:hAnsi="Lato" w:cs="Arial"/>
          <w:iCs/>
          <w:szCs w:val="20"/>
          <w:vertAlign w:val="subscript"/>
          <w:lang w:eastAsia="zh-CN"/>
        </w:rPr>
        <w:t>2</w:t>
      </w:r>
      <w:r w:rsidR="00F12154" w:rsidRPr="00552F83">
        <w:rPr>
          <w:rFonts w:ascii="Lato" w:eastAsia="DengXian" w:hAnsi="Lato" w:cs="Arial"/>
          <w:iCs/>
          <w:szCs w:val="20"/>
          <w:lang w:eastAsia="zh-CN"/>
        </w:rPr>
        <w:t xml:space="preserve"> </w:t>
      </w:r>
      <w:r w:rsidR="000B46CF" w:rsidRPr="00552F83">
        <w:rPr>
          <w:rFonts w:ascii="Lato" w:eastAsia="DengXian" w:hAnsi="Lato" w:cs="Arial"/>
          <w:bCs/>
          <w:iCs/>
          <w:szCs w:val="20"/>
          <w:lang w:eastAsia="zh-CN"/>
        </w:rPr>
        <w:t>production, which reaches nearly 11 Mt, underscores the feasibility of large-scale industrial operations when proper safety measures are in place. Furthermore, integrating acetylene production and application within a single facility</w:t>
      </w:r>
      <w:r w:rsidR="00F12154" w:rsidRPr="00552F83">
        <w:rPr>
          <w:rFonts w:ascii="Lato" w:eastAsia="DengXian" w:hAnsi="Lato" w:cs="Arial" w:hint="eastAsia"/>
          <w:bCs/>
          <w:iCs/>
          <w:szCs w:val="20"/>
          <w:lang w:eastAsia="zh-CN"/>
        </w:rPr>
        <w:t>/plant</w:t>
      </w:r>
      <w:r w:rsidR="000B46CF" w:rsidRPr="00552F83">
        <w:rPr>
          <w:rFonts w:ascii="Lato" w:eastAsia="DengXian" w:hAnsi="Lato" w:cs="Arial"/>
          <w:bCs/>
          <w:iCs/>
          <w:szCs w:val="20"/>
          <w:lang w:eastAsia="zh-CN"/>
        </w:rPr>
        <w:t xml:space="preserve"> effectively minimizes risks associated with its storage and transportation.</w:t>
      </w:r>
    </w:p>
    <w:p w14:paraId="60C48E66" w14:textId="6F237DC0" w:rsidR="000A5A4A" w:rsidRPr="000A5A4A" w:rsidRDefault="000A5A4A" w:rsidP="000B46CF">
      <w:pPr>
        <w:rPr>
          <w:rFonts w:ascii="Lato" w:eastAsia="DengXian" w:hAnsi="Lato" w:cs="Arial"/>
          <w:bCs/>
          <w:iCs/>
          <w:szCs w:val="20"/>
          <w:lang w:eastAsia="zh-CN"/>
        </w:rPr>
      </w:pPr>
      <w:r w:rsidRPr="000A5A4A">
        <w:rPr>
          <w:rFonts w:ascii="Lato" w:eastAsia="DengXian" w:hAnsi="Lato" w:cs="Arial"/>
          <w:b/>
          <w:bCs/>
          <w:iCs/>
          <w:szCs w:val="20"/>
          <w:lang w:eastAsia="zh-CN"/>
        </w:rPr>
        <w:t>Action</w:t>
      </w:r>
      <w:r w:rsidRPr="00EB742C">
        <w:rPr>
          <w:rFonts w:ascii="Lato" w:eastAsia="DengXian" w:hAnsi="Lato" w:cs="Arial"/>
          <w:b/>
          <w:bCs/>
          <w:iCs/>
          <w:szCs w:val="20"/>
          <w:lang w:eastAsia="zh-CN"/>
        </w:rPr>
        <w:t>:</w:t>
      </w:r>
      <w:r w:rsidRPr="00EB742C">
        <w:rPr>
          <w:rFonts w:ascii="Lato" w:eastAsia="DengXian" w:hAnsi="Lato" w:cs="Arial"/>
          <w:bCs/>
          <w:iCs/>
          <w:szCs w:val="20"/>
          <w:lang w:eastAsia="zh-CN"/>
        </w:rPr>
        <w:t xml:space="preserve"> </w:t>
      </w:r>
      <w:r w:rsidRPr="00EB742C">
        <w:rPr>
          <w:rFonts w:ascii="Lato" w:eastAsia="DengXian" w:hAnsi="Lato" w:cs="Arial"/>
          <w:iCs/>
          <w:szCs w:val="20"/>
          <w:lang w:eastAsia="zh-CN"/>
        </w:rPr>
        <w:t>Accordingly, a summary of the risks and challenges associated with each process is provided in Section Sxx</w:t>
      </w:r>
      <w:r w:rsidRPr="000A5A4A">
        <w:rPr>
          <w:rFonts w:ascii="Lato" w:eastAsia="DengXian" w:hAnsi="Lato" w:cs="Arial"/>
          <w:iCs/>
          <w:szCs w:val="20"/>
          <w:lang w:eastAsia="zh-CN"/>
        </w:rPr>
        <w:t xml:space="preserve"> of the Supplementary Information.</w:t>
      </w:r>
    </w:p>
    <w:p w14:paraId="21909ABD" w14:textId="5BEBD33B" w:rsidR="00E005D4" w:rsidRPr="00552F83" w:rsidRDefault="00B40808" w:rsidP="00987014">
      <w:pPr>
        <w:rPr>
          <w:rFonts w:ascii="Lato" w:eastAsia="DengXian" w:hAnsi="Lato" w:cs="Arial"/>
          <w:b/>
          <w:szCs w:val="20"/>
          <w:lang w:eastAsia="zh-CN"/>
        </w:rPr>
      </w:pPr>
      <w:r w:rsidRPr="00552F83">
        <w:rPr>
          <w:rFonts w:ascii="Lato" w:eastAsia="DengXian" w:hAnsi="Lato" w:cs="Arial"/>
          <w:iCs/>
          <w:szCs w:val="20"/>
          <w:lang w:eastAsia="zh-CN"/>
        </w:rPr>
        <w:br w:type="page"/>
      </w:r>
    </w:p>
    <w:p w14:paraId="13E23B10" w14:textId="31D15972" w:rsidR="00C20DCE" w:rsidRPr="00552F83" w:rsidRDefault="00C20DCE" w:rsidP="00C20DCE">
      <w:pPr>
        <w:spacing w:after="80"/>
        <w:rPr>
          <w:rFonts w:ascii="Lato" w:eastAsiaTheme="minorHAnsi" w:hAnsi="Lato" w:cs="Arial"/>
          <w:b/>
          <w:szCs w:val="20"/>
        </w:rPr>
      </w:pPr>
      <w:r w:rsidRPr="00552F83">
        <w:rPr>
          <w:rFonts w:ascii="Lato" w:eastAsiaTheme="minorHAnsi" w:hAnsi="Lato" w:cs="Arial"/>
          <w:b/>
          <w:szCs w:val="20"/>
        </w:rPr>
        <w:lastRenderedPageBreak/>
        <w:t>Reviewer #3</w:t>
      </w:r>
    </w:p>
    <w:p w14:paraId="41B3C605" w14:textId="28C08D34" w:rsidR="00E005D4" w:rsidRPr="00552F83" w:rsidRDefault="00E005D4" w:rsidP="00C20DCE">
      <w:pPr>
        <w:spacing w:after="80"/>
        <w:rPr>
          <w:rFonts w:ascii="Lato" w:eastAsia="Cambria" w:hAnsi="Lato" w:cs="Arial"/>
          <w:iCs/>
          <w:color w:val="0000FF"/>
          <w:szCs w:val="20"/>
        </w:rPr>
      </w:pPr>
      <w:r w:rsidRPr="00552F83">
        <w:rPr>
          <w:rFonts w:ascii="Lato" w:eastAsia="Cambria" w:hAnsi="Lato" w:cs="Arial"/>
          <w:iCs/>
          <w:color w:val="0000FF"/>
          <w:szCs w:val="20"/>
        </w:rPr>
        <w:t>This review comprehensively introduced acetylene production technologies and provided extensive analyses regarding the possible ways to sustainably produce acetylene. Thus, it undoubtfully demonstrate the underlying and unexcavated value of acetylene. This review is expected to contribute to the clarification of the developing trend of acetylene in industry and advance relevant research with the basic guidelines and updated data. I recommend its publication in Nature Chemical Engineering after minor revisions.</w:t>
      </w:r>
    </w:p>
    <w:p w14:paraId="797C3C21" w14:textId="525A9B4F" w:rsidR="00AC498E" w:rsidRPr="00552F83" w:rsidRDefault="00C20DCE" w:rsidP="00C20DCE">
      <w:pPr>
        <w:spacing w:after="0"/>
        <w:rPr>
          <w:rFonts w:ascii="Lato" w:eastAsia="DengXian" w:hAnsi="Lato" w:cs="Arial"/>
          <w:szCs w:val="20"/>
        </w:rPr>
      </w:pPr>
      <w:r w:rsidRPr="00552F83">
        <w:rPr>
          <w:rFonts w:ascii="Lato" w:eastAsia="Times New Roman" w:hAnsi="Lato" w:cs="Arial"/>
          <w:color w:val="000000" w:themeColor="text1"/>
          <w:szCs w:val="20"/>
        </w:rPr>
        <w:t xml:space="preserve">We thank the reviewer for the </w:t>
      </w:r>
      <w:r w:rsidR="001E10B1" w:rsidRPr="00552F83">
        <w:rPr>
          <w:rFonts w:ascii="Lato" w:eastAsia="Times New Roman" w:hAnsi="Lato" w:cs="Arial"/>
          <w:color w:val="000000" w:themeColor="text1"/>
          <w:szCs w:val="20"/>
        </w:rPr>
        <w:t>strong</w:t>
      </w:r>
      <w:r w:rsidR="00A96464" w:rsidRPr="00552F83">
        <w:rPr>
          <w:rFonts w:ascii="Lato" w:eastAsia="Times New Roman" w:hAnsi="Lato" w:cs="Arial"/>
          <w:color w:val="000000" w:themeColor="text1"/>
          <w:szCs w:val="20"/>
        </w:rPr>
        <w:t xml:space="preserve"> </w:t>
      </w:r>
      <w:r w:rsidRPr="00552F83">
        <w:rPr>
          <w:rFonts w:ascii="Lato" w:eastAsia="Times New Roman" w:hAnsi="Lato" w:cs="Arial"/>
          <w:color w:val="000000" w:themeColor="text1"/>
          <w:szCs w:val="20"/>
        </w:rPr>
        <w:t>endorsement of our study</w:t>
      </w:r>
      <w:r w:rsidR="00A96464" w:rsidRPr="00552F83">
        <w:rPr>
          <w:rFonts w:ascii="Lato" w:eastAsia="Times New Roman" w:hAnsi="Lato" w:cs="Arial"/>
          <w:color w:val="000000" w:themeColor="text1"/>
          <w:szCs w:val="20"/>
        </w:rPr>
        <w:t xml:space="preserve">. We appreciate </w:t>
      </w:r>
      <w:r w:rsidRPr="00552F83">
        <w:rPr>
          <w:rFonts w:ascii="Lato" w:eastAsia="Times New Roman" w:hAnsi="Lato" w:cs="Arial"/>
          <w:color w:val="000000" w:themeColor="text1"/>
          <w:szCs w:val="20"/>
        </w:rPr>
        <w:t xml:space="preserve">their </w:t>
      </w:r>
      <w:r w:rsidR="00A96464" w:rsidRPr="00552F83">
        <w:rPr>
          <w:rFonts w:ascii="Lato" w:eastAsia="Times New Roman" w:hAnsi="Lato" w:cs="Arial"/>
          <w:color w:val="000000" w:themeColor="text1"/>
          <w:szCs w:val="20"/>
        </w:rPr>
        <w:t xml:space="preserve">recognition of our extensive analysis </w:t>
      </w:r>
      <w:r w:rsidR="000578CB" w:rsidRPr="00552F83">
        <w:rPr>
          <w:rFonts w:ascii="Lato" w:eastAsia="DengXian" w:hAnsi="Lato" w:cs="Arial" w:hint="eastAsia"/>
          <w:color w:val="000000" w:themeColor="text1"/>
          <w:szCs w:val="20"/>
          <w:lang w:eastAsia="zh-CN"/>
        </w:rPr>
        <w:t>towards</w:t>
      </w:r>
      <w:r w:rsidR="00A96464" w:rsidRPr="00552F83">
        <w:rPr>
          <w:rFonts w:ascii="Lato" w:eastAsia="Times New Roman" w:hAnsi="Lato" w:cs="Arial"/>
          <w:color w:val="000000" w:themeColor="text1"/>
          <w:szCs w:val="20"/>
        </w:rPr>
        <w:t xml:space="preserve"> </w:t>
      </w:r>
      <w:r w:rsidR="000578CB" w:rsidRPr="00552F83">
        <w:rPr>
          <w:rFonts w:ascii="Lato" w:eastAsia="DengXian" w:hAnsi="Lato" w:cs="Arial" w:hint="eastAsia"/>
          <w:color w:val="000000" w:themeColor="text1"/>
          <w:szCs w:val="20"/>
          <w:lang w:eastAsia="zh-CN"/>
        </w:rPr>
        <w:t xml:space="preserve">sustainable </w:t>
      </w:r>
      <w:r w:rsidR="00A96464" w:rsidRPr="00552F83">
        <w:rPr>
          <w:rFonts w:ascii="Lato" w:eastAsia="Times New Roman" w:hAnsi="Lato" w:cs="Arial"/>
          <w:color w:val="000000" w:themeColor="text1"/>
          <w:szCs w:val="20"/>
        </w:rPr>
        <w:t xml:space="preserve">acetylene production </w:t>
      </w:r>
      <w:r w:rsidR="000578CB" w:rsidRPr="00552F83">
        <w:rPr>
          <w:rFonts w:ascii="Lato" w:eastAsia="DengXian" w:hAnsi="Lato" w:cs="Arial" w:hint="eastAsia"/>
          <w:color w:val="000000" w:themeColor="text1"/>
          <w:szCs w:val="20"/>
          <w:lang w:eastAsia="zh-CN"/>
        </w:rPr>
        <w:t>pathways</w:t>
      </w:r>
      <w:r w:rsidR="00A96464" w:rsidRPr="00552F83">
        <w:rPr>
          <w:rFonts w:ascii="Lato" w:eastAsia="Times New Roman" w:hAnsi="Lato" w:cs="Arial"/>
          <w:color w:val="000000" w:themeColor="text1"/>
          <w:szCs w:val="20"/>
        </w:rPr>
        <w:t xml:space="preserve">, which effectively highlights </w:t>
      </w:r>
      <w:r w:rsidRPr="00552F83">
        <w:rPr>
          <w:rFonts w:ascii="Lato" w:eastAsia="Times New Roman" w:hAnsi="Lato" w:cs="Arial"/>
          <w:color w:val="000000" w:themeColor="text1"/>
          <w:szCs w:val="20"/>
        </w:rPr>
        <w:t xml:space="preserve">its </w:t>
      </w:r>
      <w:r w:rsidR="00A96464" w:rsidRPr="00552F83">
        <w:rPr>
          <w:rFonts w:ascii="Lato" w:eastAsia="Times New Roman" w:hAnsi="Lato" w:cs="Arial"/>
          <w:color w:val="000000" w:themeColor="text1"/>
          <w:szCs w:val="20"/>
        </w:rPr>
        <w:t>untapped potential. We are also pleased that th</w:t>
      </w:r>
      <w:r w:rsidR="000578CB" w:rsidRPr="00552F83">
        <w:rPr>
          <w:rFonts w:ascii="Lato" w:eastAsia="DengXian" w:hAnsi="Lato" w:cs="Arial" w:hint="eastAsia"/>
          <w:color w:val="000000" w:themeColor="text1"/>
          <w:szCs w:val="20"/>
          <w:lang w:eastAsia="zh-CN"/>
        </w:rPr>
        <w:t xml:space="preserve">is work </w:t>
      </w:r>
      <w:r w:rsidR="00A96464" w:rsidRPr="00552F83">
        <w:rPr>
          <w:rFonts w:ascii="Lato" w:eastAsia="Times New Roman" w:hAnsi="Lato" w:cs="Arial"/>
          <w:color w:val="000000" w:themeColor="text1"/>
          <w:szCs w:val="20"/>
        </w:rPr>
        <w:t xml:space="preserve">is considered valuable in clarifying </w:t>
      </w:r>
      <w:r w:rsidRPr="00552F83">
        <w:rPr>
          <w:rFonts w:ascii="Lato" w:eastAsia="Times New Roman" w:hAnsi="Lato" w:cs="Arial"/>
          <w:iCs/>
          <w:color w:val="000000" w:themeColor="text1"/>
          <w:szCs w:val="20"/>
        </w:rPr>
        <w:t>acetylene</w:t>
      </w:r>
      <w:r w:rsidRPr="00552F83">
        <w:rPr>
          <w:rFonts w:ascii="Lato" w:eastAsia="Times New Roman" w:hAnsi="Lato" w:cs="Arial"/>
          <w:color w:val="000000" w:themeColor="text1"/>
          <w:szCs w:val="20"/>
        </w:rPr>
        <w:t xml:space="preserve">’s </w:t>
      </w:r>
      <w:r w:rsidR="00A96464" w:rsidRPr="00552F83">
        <w:rPr>
          <w:rFonts w:ascii="Lato" w:eastAsia="Times New Roman" w:hAnsi="Lato" w:cs="Arial"/>
          <w:color w:val="000000" w:themeColor="text1"/>
          <w:szCs w:val="20"/>
        </w:rPr>
        <w:t>evolving trends and advancing related research.</w:t>
      </w:r>
    </w:p>
    <w:p w14:paraId="359C0CA9" w14:textId="77777777" w:rsidR="00C20DCE" w:rsidRPr="00F03D1A" w:rsidRDefault="00C20DCE" w:rsidP="00C20DCE">
      <w:pPr>
        <w:spacing w:after="0"/>
        <w:rPr>
          <w:rFonts w:ascii="Lato" w:eastAsia="Cambria" w:hAnsi="Lato" w:cs="Arial"/>
          <w:iCs/>
          <w:szCs w:val="20"/>
        </w:rPr>
      </w:pPr>
    </w:p>
    <w:p w14:paraId="73090246" w14:textId="0FA48557" w:rsidR="00013347" w:rsidRPr="00552F83" w:rsidRDefault="00013347" w:rsidP="00C20DCE">
      <w:pPr>
        <w:spacing w:after="80"/>
        <w:rPr>
          <w:rFonts w:ascii="Lato" w:eastAsia="Cambria" w:hAnsi="Lato" w:cs="Arial"/>
          <w:iCs/>
          <w:color w:val="0000FF"/>
          <w:szCs w:val="20"/>
        </w:rPr>
      </w:pPr>
      <w:r w:rsidRPr="00552F83">
        <w:rPr>
          <w:rFonts w:ascii="Lato" w:eastAsia="Cambria" w:hAnsi="Lato" w:cs="Arial"/>
          <w:iCs/>
          <w:color w:val="0000FF"/>
          <w:szCs w:val="20"/>
        </w:rPr>
        <w:t>3.1. </w:t>
      </w:r>
      <w:r w:rsidR="00E005D4" w:rsidRPr="00552F83">
        <w:rPr>
          <w:rFonts w:ascii="Lato" w:eastAsia="Cambria" w:hAnsi="Lato" w:cs="Arial"/>
          <w:iCs/>
          <w:color w:val="0000FF"/>
          <w:szCs w:val="20"/>
        </w:rPr>
        <w:t>The authors planned a footprint of the revival of acetylene by only proposing the possibility of developing green acetylene, which seems not convincing enough. The authors may add extra part of discussion about the existing technologies or emerging technologies that may enlarge the application field of acetylene to make the plan more acceptable. For instance, recent work about the conversion of acetylene to ethylene using electrocatalysis way and to vinyl chloride using photocatalysis way provides the newest application field for acetylene</w:t>
      </w:r>
      <w:r w:rsidRPr="00552F83">
        <w:rPr>
          <w:rFonts w:ascii="Lato" w:eastAsia="Cambria" w:hAnsi="Lato" w:cs="Arial"/>
          <w:iCs/>
          <w:color w:val="0000FF"/>
          <w:szCs w:val="20"/>
        </w:rPr>
        <w:t>.</w:t>
      </w:r>
    </w:p>
    <w:p w14:paraId="3BA92D11" w14:textId="19AE8B32" w:rsidR="00013347" w:rsidRPr="00552F83" w:rsidRDefault="00A96464" w:rsidP="00C20DCE">
      <w:pPr>
        <w:spacing w:after="80"/>
        <w:rPr>
          <w:rFonts w:ascii="Lato" w:eastAsia="Cambria" w:hAnsi="Lato" w:cs="Arial"/>
          <w:color w:val="000000" w:themeColor="text1"/>
          <w:szCs w:val="20"/>
          <w:lang w:eastAsia="x-none"/>
        </w:rPr>
      </w:pPr>
      <w:r w:rsidRPr="00552F83">
        <w:rPr>
          <w:rFonts w:ascii="Lato" w:eastAsia="Cambria" w:hAnsi="Lato" w:cs="Arial"/>
          <w:color w:val="000000" w:themeColor="text1"/>
          <w:szCs w:val="20"/>
          <w:lang w:eastAsia="x-none"/>
        </w:rPr>
        <w:t xml:space="preserve">We thank the </w:t>
      </w:r>
      <w:r w:rsidR="004C72BA">
        <w:rPr>
          <w:rFonts w:ascii="Lato" w:eastAsia="Cambria" w:hAnsi="Lato" w:cs="Arial"/>
          <w:color w:val="000000" w:themeColor="text1"/>
          <w:szCs w:val="20"/>
          <w:lang w:eastAsia="x-none"/>
        </w:rPr>
        <w:t>r</w:t>
      </w:r>
      <w:r w:rsidRPr="00552F83">
        <w:rPr>
          <w:rFonts w:ascii="Lato" w:eastAsia="Cambria" w:hAnsi="Lato" w:cs="Arial"/>
          <w:color w:val="000000" w:themeColor="text1"/>
          <w:szCs w:val="20"/>
          <w:lang w:eastAsia="x-none"/>
        </w:rPr>
        <w:t xml:space="preserve">eviewer for the suggestion. </w:t>
      </w:r>
      <w:r w:rsidR="008A192F" w:rsidRPr="00552F83">
        <w:rPr>
          <w:rFonts w:ascii="Lato" w:eastAsia="Cambria" w:hAnsi="Lato" w:cs="Arial"/>
          <w:color w:val="000000" w:themeColor="text1"/>
          <w:szCs w:val="20"/>
          <w:lang w:eastAsia="x-none"/>
        </w:rPr>
        <w:t>E</w:t>
      </w:r>
      <w:r w:rsidRPr="00552F83">
        <w:rPr>
          <w:rFonts w:ascii="Lato" w:eastAsia="Cambria" w:hAnsi="Lato" w:cs="Arial"/>
          <w:color w:val="000000" w:themeColor="text1"/>
          <w:szCs w:val="20"/>
          <w:lang w:eastAsia="x-none"/>
        </w:rPr>
        <w:t>nvironmental and economic analys</w:t>
      </w:r>
      <w:r w:rsidR="00C20DCE" w:rsidRPr="00552F83">
        <w:rPr>
          <w:rFonts w:ascii="Lato" w:eastAsia="Cambria" w:hAnsi="Lato" w:cs="Arial"/>
          <w:color w:val="000000" w:themeColor="text1"/>
          <w:szCs w:val="20"/>
          <w:lang w:eastAsia="x-none"/>
        </w:rPr>
        <w:t>e</w:t>
      </w:r>
      <w:r w:rsidRPr="00552F83">
        <w:rPr>
          <w:rFonts w:ascii="Lato" w:eastAsia="Cambria" w:hAnsi="Lato" w:cs="Arial"/>
          <w:color w:val="000000" w:themeColor="text1"/>
          <w:szCs w:val="20"/>
          <w:lang w:eastAsia="x-none"/>
        </w:rPr>
        <w:t>s</w:t>
      </w:r>
      <w:r w:rsidR="00C20DCE" w:rsidRPr="00552F83">
        <w:rPr>
          <w:rFonts w:ascii="Lato" w:eastAsia="Cambria" w:hAnsi="Lato" w:cs="Arial"/>
          <w:color w:val="000000" w:themeColor="text1"/>
          <w:szCs w:val="20"/>
          <w:lang w:eastAsia="x-none"/>
        </w:rPr>
        <w:t xml:space="preserve"> in Section 3 </w:t>
      </w:r>
      <w:r w:rsidRPr="00552F83">
        <w:rPr>
          <w:rFonts w:ascii="Lato" w:eastAsia="Cambria" w:hAnsi="Lato" w:cs="Arial"/>
          <w:color w:val="000000" w:themeColor="text1"/>
          <w:szCs w:val="20"/>
          <w:lang w:eastAsia="x-none"/>
        </w:rPr>
        <w:t xml:space="preserve">demonstrate that </w:t>
      </w:r>
      <w:r w:rsidR="008A192F" w:rsidRPr="00552F83">
        <w:rPr>
          <w:rFonts w:ascii="Lato" w:eastAsia="Cambria" w:hAnsi="Lato" w:cs="Arial"/>
          <w:color w:val="000000" w:themeColor="text1"/>
          <w:szCs w:val="20"/>
          <w:lang w:eastAsia="x-none"/>
        </w:rPr>
        <w:t xml:space="preserve">vinyl chloride </w:t>
      </w:r>
      <w:r w:rsidRPr="00552F83">
        <w:rPr>
          <w:rFonts w:ascii="Lato" w:eastAsia="Cambria" w:hAnsi="Lato" w:cs="Arial"/>
          <w:color w:val="000000" w:themeColor="text1"/>
          <w:szCs w:val="20"/>
          <w:lang w:eastAsia="x-none"/>
        </w:rPr>
        <w:t xml:space="preserve">production could </w:t>
      </w:r>
      <w:r w:rsidR="008A192F" w:rsidRPr="00552F83">
        <w:rPr>
          <w:rFonts w:ascii="Lato" w:eastAsia="Cambria" w:hAnsi="Lato" w:cs="Arial"/>
          <w:color w:val="000000" w:themeColor="text1"/>
          <w:szCs w:val="20"/>
          <w:lang w:eastAsia="x-none"/>
        </w:rPr>
        <w:t xml:space="preserve">advantageously switch </w:t>
      </w:r>
      <w:r w:rsidRPr="00552F83">
        <w:rPr>
          <w:rFonts w:ascii="Lato" w:eastAsia="Cambria" w:hAnsi="Lato" w:cs="Arial"/>
          <w:color w:val="000000" w:themeColor="text1"/>
          <w:szCs w:val="20"/>
          <w:lang w:eastAsia="x-none"/>
        </w:rPr>
        <w:t xml:space="preserve">from </w:t>
      </w:r>
      <w:r w:rsidR="008A192F" w:rsidRPr="00552F83">
        <w:rPr>
          <w:rFonts w:ascii="Lato" w:eastAsia="Cambria" w:hAnsi="Lato" w:cs="Arial"/>
          <w:color w:val="000000" w:themeColor="text1"/>
          <w:szCs w:val="20"/>
          <w:lang w:eastAsia="x-none"/>
        </w:rPr>
        <w:t xml:space="preserve">the </w:t>
      </w:r>
      <w:r w:rsidRPr="00552F83">
        <w:rPr>
          <w:rFonts w:ascii="Lato" w:eastAsia="Cambria" w:hAnsi="Lato" w:cs="Arial"/>
          <w:color w:val="000000" w:themeColor="text1"/>
          <w:szCs w:val="20"/>
          <w:lang w:eastAsia="x-none"/>
        </w:rPr>
        <w:t>ethylene</w:t>
      </w:r>
      <w:r w:rsidR="00A979EA" w:rsidRPr="00552F83">
        <w:rPr>
          <w:rFonts w:ascii="Lato" w:eastAsia="Cambria" w:hAnsi="Lato" w:cs="Arial"/>
          <w:color w:val="000000" w:themeColor="text1"/>
          <w:szCs w:val="20"/>
          <w:lang w:eastAsia="x-none"/>
        </w:rPr>
        <w:t xml:space="preserve"> </w:t>
      </w:r>
      <w:r w:rsidR="008A192F" w:rsidRPr="00552F83">
        <w:rPr>
          <w:rFonts w:ascii="Lato" w:eastAsia="Cambria" w:hAnsi="Lato" w:cs="Arial"/>
          <w:color w:val="000000" w:themeColor="text1"/>
          <w:szCs w:val="20"/>
          <w:lang w:eastAsia="x-none"/>
        </w:rPr>
        <w:t xml:space="preserve">to the acetylene </w:t>
      </w:r>
      <w:r w:rsidRPr="00552F83">
        <w:rPr>
          <w:rFonts w:ascii="Lato" w:eastAsia="Cambria" w:hAnsi="Lato" w:cs="Arial"/>
          <w:color w:val="000000" w:themeColor="text1"/>
          <w:szCs w:val="20"/>
          <w:lang w:eastAsia="x-none"/>
        </w:rPr>
        <w:t>route</w:t>
      </w:r>
      <w:r w:rsidR="008A192F" w:rsidRPr="00552F83">
        <w:rPr>
          <w:rFonts w:ascii="Lato" w:eastAsia="Cambria" w:hAnsi="Lato" w:cs="Arial"/>
          <w:color w:val="000000" w:themeColor="text1"/>
          <w:szCs w:val="20"/>
          <w:lang w:eastAsia="x-none"/>
        </w:rPr>
        <w:t xml:space="preserve"> </w:t>
      </w:r>
      <w:r w:rsidRPr="00552F83">
        <w:rPr>
          <w:rFonts w:ascii="Lato" w:eastAsia="Cambria" w:hAnsi="Lato" w:cs="Arial"/>
          <w:color w:val="000000" w:themeColor="text1"/>
          <w:szCs w:val="20"/>
          <w:lang w:eastAsia="x-none"/>
        </w:rPr>
        <w:t>if the biochar</w:t>
      </w:r>
      <w:r w:rsidRPr="00552F83">
        <w:rPr>
          <w:rFonts w:ascii="Lato" w:eastAsia="Cambria" w:hAnsi="Lato" w:cs="Arial"/>
          <w:color w:val="000000" w:themeColor="text1"/>
          <w:szCs w:val="20"/>
          <w:lang w:eastAsia="x-none"/>
        </w:rPr>
        <w:noBreakHyphen/>
        <w:t xml:space="preserve">based </w:t>
      </w:r>
      <w:r w:rsidR="00A979EA" w:rsidRPr="00552F83">
        <w:rPr>
          <w:rFonts w:ascii="Lato" w:eastAsia="Cambria" w:hAnsi="Lato" w:cs="Arial"/>
          <w:iCs/>
          <w:color w:val="000000" w:themeColor="text1"/>
          <w:szCs w:val="20"/>
          <w:lang w:eastAsia="x-none"/>
        </w:rPr>
        <w:t>C</w:t>
      </w:r>
      <w:r w:rsidR="00A979EA" w:rsidRPr="00552F83">
        <w:rPr>
          <w:rFonts w:ascii="Lato" w:eastAsia="Cambria" w:hAnsi="Lato" w:cs="Arial"/>
          <w:iCs/>
          <w:color w:val="000000" w:themeColor="text1"/>
          <w:szCs w:val="20"/>
          <w:vertAlign w:val="subscript"/>
          <w:lang w:eastAsia="x-none"/>
        </w:rPr>
        <w:t>2</w:t>
      </w:r>
      <w:r w:rsidR="00A979EA" w:rsidRPr="00552F83">
        <w:rPr>
          <w:rFonts w:ascii="Lato" w:eastAsia="Cambria" w:hAnsi="Lato" w:cs="Arial"/>
          <w:iCs/>
          <w:color w:val="000000" w:themeColor="text1"/>
          <w:szCs w:val="20"/>
          <w:lang w:eastAsia="x-none"/>
        </w:rPr>
        <w:t>H</w:t>
      </w:r>
      <w:r w:rsidR="00A979EA" w:rsidRPr="00552F83">
        <w:rPr>
          <w:rFonts w:ascii="Lato" w:eastAsia="Cambria" w:hAnsi="Lato" w:cs="Arial"/>
          <w:iCs/>
          <w:color w:val="000000" w:themeColor="text1"/>
          <w:szCs w:val="20"/>
          <w:vertAlign w:val="subscript"/>
          <w:lang w:eastAsia="x-none"/>
        </w:rPr>
        <w:t>2</w:t>
      </w:r>
      <w:r w:rsidR="00A979EA" w:rsidRPr="00552F83">
        <w:rPr>
          <w:rFonts w:ascii="Lato" w:eastAsia="Cambria" w:hAnsi="Lato" w:cs="Arial"/>
          <w:iCs/>
          <w:color w:val="000000" w:themeColor="text1"/>
          <w:szCs w:val="20"/>
          <w:lang w:eastAsia="x-none"/>
        </w:rPr>
        <w:t xml:space="preserve"> </w:t>
      </w:r>
      <w:r w:rsidRPr="00552F83">
        <w:rPr>
          <w:rFonts w:ascii="Lato" w:eastAsia="Cambria" w:hAnsi="Lato" w:cs="Arial"/>
          <w:color w:val="000000" w:themeColor="text1"/>
          <w:szCs w:val="20"/>
          <w:lang w:eastAsia="x-none"/>
        </w:rPr>
        <w:t xml:space="preserve">process is industrialized. This </w:t>
      </w:r>
      <w:r w:rsidR="008A192F" w:rsidRPr="00552F83">
        <w:rPr>
          <w:rFonts w:ascii="Lato" w:eastAsia="Cambria" w:hAnsi="Lato" w:cs="Arial"/>
          <w:color w:val="000000" w:themeColor="text1"/>
          <w:szCs w:val="20"/>
          <w:lang w:eastAsia="x-none"/>
        </w:rPr>
        <w:t xml:space="preserve">paradigm </w:t>
      </w:r>
      <w:r w:rsidRPr="00552F83">
        <w:rPr>
          <w:rFonts w:ascii="Lato" w:eastAsia="Cambria" w:hAnsi="Lato" w:cs="Arial"/>
          <w:color w:val="000000" w:themeColor="text1"/>
          <w:szCs w:val="20"/>
          <w:lang w:eastAsia="x-none"/>
        </w:rPr>
        <w:t xml:space="preserve">shift would increase </w:t>
      </w:r>
      <w:r w:rsidR="00A979EA" w:rsidRPr="00552F83">
        <w:rPr>
          <w:rFonts w:ascii="Lato" w:eastAsia="Cambria" w:hAnsi="Lato" w:cs="Arial"/>
          <w:iCs/>
          <w:color w:val="000000" w:themeColor="text1"/>
          <w:szCs w:val="20"/>
          <w:lang w:eastAsia="x-none"/>
        </w:rPr>
        <w:t>C</w:t>
      </w:r>
      <w:r w:rsidR="00A979EA" w:rsidRPr="00552F83">
        <w:rPr>
          <w:rFonts w:ascii="Lato" w:eastAsia="Cambria" w:hAnsi="Lato" w:cs="Arial"/>
          <w:iCs/>
          <w:color w:val="000000" w:themeColor="text1"/>
          <w:szCs w:val="20"/>
          <w:vertAlign w:val="subscript"/>
          <w:lang w:eastAsia="x-none"/>
        </w:rPr>
        <w:t>2</w:t>
      </w:r>
      <w:r w:rsidR="00A979EA" w:rsidRPr="00552F83">
        <w:rPr>
          <w:rFonts w:ascii="Lato" w:eastAsia="Cambria" w:hAnsi="Lato" w:cs="Arial"/>
          <w:iCs/>
          <w:color w:val="000000" w:themeColor="text1"/>
          <w:szCs w:val="20"/>
          <w:lang w:eastAsia="x-none"/>
        </w:rPr>
        <w:t>H</w:t>
      </w:r>
      <w:r w:rsidR="00A979EA" w:rsidRPr="00552F83">
        <w:rPr>
          <w:rFonts w:ascii="Lato" w:eastAsia="Cambria" w:hAnsi="Lato" w:cs="Arial"/>
          <w:iCs/>
          <w:color w:val="000000" w:themeColor="text1"/>
          <w:szCs w:val="20"/>
          <w:vertAlign w:val="subscript"/>
          <w:lang w:eastAsia="x-none"/>
        </w:rPr>
        <w:t>2</w:t>
      </w:r>
      <w:r w:rsidR="00A979EA" w:rsidRPr="00552F83">
        <w:rPr>
          <w:rFonts w:ascii="Lato" w:eastAsia="Cambria" w:hAnsi="Lato" w:cs="Arial"/>
          <w:iCs/>
          <w:color w:val="000000" w:themeColor="text1"/>
          <w:szCs w:val="20"/>
          <w:lang w:eastAsia="x-none"/>
        </w:rPr>
        <w:t xml:space="preserve"> </w:t>
      </w:r>
      <w:r w:rsidRPr="00552F83">
        <w:rPr>
          <w:rFonts w:ascii="Lato" w:eastAsia="Cambria" w:hAnsi="Lato" w:cs="Arial"/>
          <w:color w:val="000000" w:themeColor="text1"/>
          <w:szCs w:val="20"/>
          <w:lang w:eastAsia="x-none"/>
        </w:rPr>
        <w:t xml:space="preserve">utilization in VCM production, underscoring its expanding role in the chemical industry. As suggested, emphasizing emerging technologies for </w:t>
      </w:r>
      <w:r w:rsidR="00A979EA" w:rsidRPr="00552F83">
        <w:rPr>
          <w:rFonts w:ascii="Lato" w:eastAsia="Cambria" w:hAnsi="Lato" w:cs="Arial"/>
          <w:iCs/>
          <w:color w:val="000000" w:themeColor="text1"/>
          <w:szCs w:val="20"/>
          <w:lang w:eastAsia="x-none"/>
        </w:rPr>
        <w:t>C</w:t>
      </w:r>
      <w:r w:rsidR="00A979EA" w:rsidRPr="00552F83">
        <w:rPr>
          <w:rFonts w:ascii="Lato" w:eastAsia="Cambria" w:hAnsi="Lato" w:cs="Arial"/>
          <w:iCs/>
          <w:color w:val="000000" w:themeColor="text1"/>
          <w:szCs w:val="20"/>
          <w:vertAlign w:val="subscript"/>
          <w:lang w:eastAsia="x-none"/>
        </w:rPr>
        <w:t>2</w:t>
      </w:r>
      <w:r w:rsidR="00A979EA" w:rsidRPr="00552F83">
        <w:rPr>
          <w:rFonts w:ascii="Lato" w:eastAsia="Cambria" w:hAnsi="Lato" w:cs="Arial"/>
          <w:iCs/>
          <w:color w:val="000000" w:themeColor="text1"/>
          <w:szCs w:val="20"/>
          <w:lang w:eastAsia="x-none"/>
        </w:rPr>
        <w:t>H</w:t>
      </w:r>
      <w:r w:rsidR="00A979EA" w:rsidRPr="00552F83">
        <w:rPr>
          <w:rFonts w:ascii="Lato" w:eastAsia="Cambria" w:hAnsi="Lato" w:cs="Arial"/>
          <w:iCs/>
          <w:color w:val="000000" w:themeColor="text1"/>
          <w:szCs w:val="20"/>
          <w:vertAlign w:val="subscript"/>
          <w:lang w:eastAsia="x-none"/>
        </w:rPr>
        <w:t>2</w:t>
      </w:r>
      <w:r w:rsidR="00A979EA" w:rsidRPr="00552F83">
        <w:rPr>
          <w:rFonts w:ascii="Lato" w:eastAsia="Cambria" w:hAnsi="Lato" w:cs="Arial"/>
          <w:iCs/>
          <w:color w:val="000000" w:themeColor="text1"/>
          <w:szCs w:val="20"/>
          <w:lang w:eastAsia="x-none"/>
        </w:rPr>
        <w:t xml:space="preserve"> </w:t>
      </w:r>
      <w:r w:rsidRPr="00552F83">
        <w:rPr>
          <w:rFonts w:ascii="Lato" w:eastAsia="Cambria" w:hAnsi="Lato" w:cs="Arial"/>
          <w:color w:val="000000" w:themeColor="text1"/>
          <w:szCs w:val="20"/>
          <w:lang w:eastAsia="x-none"/>
        </w:rPr>
        <w:t xml:space="preserve">applications </w:t>
      </w:r>
      <w:r w:rsidR="001E10B1" w:rsidRPr="00552F83">
        <w:rPr>
          <w:rFonts w:ascii="Lato" w:eastAsia="Cambria" w:hAnsi="Lato" w:cs="Arial"/>
          <w:color w:val="000000" w:themeColor="text1"/>
          <w:szCs w:val="20"/>
          <w:lang w:eastAsia="x-none"/>
        </w:rPr>
        <w:t xml:space="preserve">in </w:t>
      </w:r>
      <w:r w:rsidRPr="00552F83">
        <w:rPr>
          <w:rFonts w:ascii="Lato" w:eastAsia="Cambria" w:hAnsi="Lato" w:cs="Arial"/>
          <w:color w:val="000000" w:themeColor="text1"/>
          <w:szCs w:val="20"/>
          <w:lang w:eastAsia="x-none"/>
        </w:rPr>
        <w:t xml:space="preserve">electrocatalysis and photocatalysis further highlights </w:t>
      </w:r>
      <w:r w:rsidR="008A192F" w:rsidRPr="00552F83">
        <w:rPr>
          <w:rFonts w:ascii="Lato" w:eastAsia="Cambria" w:hAnsi="Lato" w:cs="Arial"/>
          <w:iCs/>
          <w:color w:val="000000" w:themeColor="text1"/>
          <w:szCs w:val="20"/>
          <w:lang w:eastAsia="x-none"/>
        </w:rPr>
        <w:t>the potential of acetylene</w:t>
      </w:r>
      <w:r w:rsidR="008A192F" w:rsidRPr="00552F83">
        <w:rPr>
          <w:rFonts w:ascii="Lato" w:eastAsia="Cambria" w:hAnsi="Lato" w:cs="Arial"/>
          <w:color w:val="000000" w:themeColor="text1"/>
          <w:szCs w:val="20"/>
          <w:lang w:eastAsia="x-none"/>
        </w:rPr>
        <w:t xml:space="preserve"> </w:t>
      </w:r>
      <w:r w:rsidRPr="00552F83">
        <w:rPr>
          <w:rFonts w:ascii="Lato" w:eastAsia="Cambria" w:hAnsi="Lato" w:cs="Arial"/>
          <w:color w:val="000000" w:themeColor="text1"/>
          <w:szCs w:val="20"/>
          <w:lang w:eastAsia="x-none"/>
        </w:rPr>
        <w:t>as a key building block for the future chemical industry.</w:t>
      </w:r>
    </w:p>
    <w:p w14:paraId="4ECECC71" w14:textId="5A0CFE45" w:rsidR="00A96464" w:rsidRPr="007455D5" w:rsidRDefault="004918EB" w:rsidP="004918EB">
      <w:pPr>
        <w:spacing w:after="0"/>
        <w:rPr>
          <w:rFonts w:ascii="Lato" w:eastAsia="Cambria" w:hAnsi="Lato" w:cs="Arial"/>
          <w:color w:val="000000" w:themeColor="text1"/>
          <w:szCs w:val="20"/>
          <w:lang w:eastAsia="x-none"/>
        </w:rPr>
      </w:pPr>
      <w:r w:rsidRPr="00552F83">
        <w:rPr>
          <w:rFonts w:ascii="Lato" w:eastAsia="Cambria" w:hAnsi="Lato" w:cs="Arial"/>
          <w:b/>
          <w:color w:val="000000" w:themeColor="text1"/>
          <w:szCs w:val="20"/>
          <w:lang w:eastAsia="x-none"/>
        </w:rPr>
        <w:t>Action:</w:t>
      </w:r>
      <w:r w:rsidRPr="003E732C">
        <w:rPr>
          <w:rFonts w:ascii="Lato" w:eastAsia="Cambria" w:hAnsi="Lato" w:cs="Arial"/>
          <w:color w:val="000000" w:themeColor="text1"/>
          <w:szCs w:val="20"/>
          <w:lang w:eastAsia="x-none"/>
        </w:rPr>
        <w:t xml:space="preserve"> </w:t>
      </w:r>
      <w:r w:rsidR="00A96464" w:rsidRPr="003E732C">
        <w:rPr>
          <w:rFonts w:ascii="Lato" w:eastAsia="Cambria" w:hAnsi="Lato" w:cs="Arial"/>
          <w:bCs/>
          <w:color w:val="000000" w:themeColor="text1"/>
          <w:szCs w:val="20"/>
          <w:lang w:eastAsia="x-none"/>
        </w:rPr>
        <w:t xml:space="preserve">To </w:t>
      </w:r>
      <w:r w:rsidR="00A96464" w:rsidRPr="00552F83">
        <w:rPr>
          <w:rFonts w:ascii="Lato" w:eastAsia="Cambria" w:hAnsi="Lato" w:cs="Arial"/>
          <w:bCs/>
          <w:color w:val="000000" w:themeColor="text1"/>
          <w:szCs w:val="20"/>
          <w:lang w:eastAsia="x-none"/>
        </w:rPr>
        <w:t>address this, we have incorporated discussions in Section</w:t>
      </w:r>
      <w:r w:rsidR="001208AD" w:rsidRPr="00552F83">
        <w:rPr>
          <w:rFonts w:ascii="Lato" w:eastAsia="Cambria" w:hAnsi="Lato" w:cs="Arial"/>
          <w:bCs/>
          <w:color w:val="000000" w:themeColor="text1"/>
          <w:szCs w:val="20"/>
          <w:lang w:eastAsia="x-none"/>
        </w:rPr>
        <w:t xml:space="preserve"> </w:t>
      </w:r>
      <w:r w:rsidR="00A96464" w:rsidRPr="00552F83">
        <w:rPr>
          <w:rFonts w:ascii="Lato" w:eastAsia="Cambria" w:hAnsi="Lato" w:cs="Arial"/>
          <w:bCs/>
          <w:color w:val="000000" w:themeColor="text1"/>
          <w:szCs w:val="20"/>
          <w:lang w:eastAsia="x-none"/>
        </w:rPr>
        <w:t xml:space="preserve">3 </w:t>
      </w:r>
      <w:r w:rsidR="00594C37" w:rsidRPr="00552F83">
        <w:rPr>
          <w:rFonts w:ascii="Lato" w:eastAsia="DengXian" w:hAnsi="Lato" w:cs="Arial"/>
          <w:bCs/>
          <w:iCs/>
          <w:color w:val="000000" w:themeColor="text1"/>
          <w:szCs w:val="20"/>
          <w:lang w:eastAsia="zh-CN"/>
        </w:rPr>
        <w:t>(page</w:t>
      </w:r>
      <w:r w:rsidR="001208AD" w:rsidRPr="00552F83">
        <w:rPr>
          <w:rFonts w:ascii="Lato" w:eastAsia="DengXian" w:hAnsi="Lato" w:cs="Arial"/>
          <w:bCs/>
          <w:iCs/>
          <w:color w:val="000000" w:themeColor="text1"/>
          <w:szCs w:val="20"/>
          <w:lang w:eastAsia="zh-CN"/>
        </w:rPr>
        <w:t xml:space="preserve"> </w:t>
      </w:r>
      <w:r w:rsidR="00594C37" w:rsidRPr="00552F83">
        <w:rPr>
          <w:rFonts w:ascii="Lato" w:eastAsia="DengXian" w:hAnsi="Lato" w:cs="Arial"/>
          <w:bCs/>
          <w:iCs/>
          <w:color w:val="000000" w:themeColor="text1"/>
          <w:szCs w:val="20"/>
          <w:lang w:eastAsia="zh-CN"/>
        </w:rPr>
        <w:t>xx, line</w:t>
      </w:r>
      <w:r w:rsidR="001208AD" w:rsidRPr="00552F83">
        <w:rPr>
          <w:rFonts w:ascii="Lato" w:eastAsia="DengXian" w:hAnsi="Lato" w:cs="Arial"/>
          <w:bCs/>
          <w:iCs/>
          <w:color w:val="000000" w:themeColor="text1"/>
          <w:szCs w:val="20"/>
          <w:lang w:eastAsia="zh-CN"/>
        </w:rPr>
        <w:t xml:space="preserve"> </w:t>
      </w:r>
      <w:r w:rsidR="00594C37" w:rsidRPr="00552F83">
        <w:rPr>
          <w:rFonts w:ascii="Lato" w:eastAsia="DengXian" w:hAnsi="Lato" w:cs="Arial"/>
          <w:bCs/>
          <w:iCs/>
          <w:color w:val="000000" w:themeColor="text1"/>
          <w:szCs w:val="20"/>
          <w:lang w:eastAsia="zh-CN"/>
        </w:rPr>
        <w:t xml:space="preserve">xx) </w:t>
      </w:r>
      <w:r w:rsidR="00A96464" w:rsidRPr="00552F83">
        <w:rPr>
          <w:rFonts w:ascii="Lato" w:eastAsia="Cambria" w:hAnsi="Lato" w:cs="Arial"/>
          <w:bCs/>
          <w:color w:val="000000" w:themeColor="text1"/>
          <w:szCs w:val="20"/>
          <w:lang w:eastAsia="x-none"/>
        </w:rPr>
        <w:t>on recent studies that highlight emerging applications</w:t>
      </w:r>
      <w:r w:rsidR="001E10B1" w:rsidRPr="00552F83">
        <w:rPr>
          <w:rFonts w:ascii="Lato" w:eastAsia="Cambria" w:hAnsi="Lato" w:cs="Arial"/>
          <w:bCs/>
          <w:color w:val="000000" w:themeColor="text1"/>
          <w:szCs w:val="20"/>
          <w:lang w:eastAsia="x-none"/>
        </w:rPr>
        <w:t xml:space="preserve"> of acetylene</w:t>
      </w:r>
      <w:r w:rsidR="00A96464" w:rsidRPr="00552F83">
        <w:rPr>
          <w:rFonts w:ascii="Lato" w:eastAsia="Cambria" w:hAnsi="Lato" w:cs="Arial"/>
          <w:bCs/>
          <w:color w:val="000000" w:themeColor="text1"/>
          <w:szCs w:val="20"/>
          <w:lang w:eastAsia="x-none"/>
        </w:rPr>
        <w:t xml:space="preserve">: (1) the conversion of </w:t>
      </w:r>
      <w:r w:rsidR="00A979EA" w:rsidRPr="00552F83">
        <w:rPr>
          <w:rFonts w:ascii="Lato" w:eastAsia="Cambria" w:hAnsi="Lato" w:cs="Arial"/>
          <w:bCs/>
          <w:iCs/>
          <w:color w:val="000000" w:themeColor="text1"/>
          <w:szCs w:val="20"/>
          <w:lang w:eastAsia="x-none"/>
        </w:rPr>
        <w:t>C</w:t>
      </w:r>
      <w:r w:rsidR="00A979EA" w:rsidRPr="00552F83">
        <w:rPr>
          <w:rFonts w:ascii="Lato" w:eastAsia="Cambria" w:hAnsi="Lato" w:cs="Arial"/>
          <w:bCs/>
          <w:iCs/>
          <w:color w:val="000000" w:themeColor="text1"/>
          <w:szCs w:val="20"/>
          <w:vertAlign w:val="subscript"/>
          <w:lang w:eastAsia="x-none"/>
        </w:rPr>
        <w:t>2</w:t>
      </w:r>
      <w:r w:rsidR="00A979EA" w:rsidRPr="00552F83">
        <w:rPr>
          <w:rFonts w:ascii="Lato" w:eastAsia="Cambria" w:hAnsi="Lato" w:cs="Arial"/>
          <w:bCs/>
          <w:iCs/>
          <w:color w:val="000000" w:themeColor="text1"/>
          <w:szCs w:val="20"/>
          <w:lang w:eastAsia="x-none"/>
        </w:rPr>
        <w:t>H</w:t>
      </w:r>
      <w:r w:rsidR="00A979EA" w:rsidRPr="00552F83">
        <w:rPr>
          <w:rFonts w:ascii="Lato" w:eastAsia="Cambria" w:hAnsi="Lato" w:cs="Arial"/>
          <w:bCs/>
          <w:iCs/>
          <w:color w:val="000000" w:themeColor="text1"/>
          <w:szCs w:val="20"/>
          <w:vertAlign w:val="subscript"/>
          <w:lang w:eastAsia="x-none"/>
        </w:rPr>
        <w:t>2</w:t>
      </w:r>
      <w:r w:rsidR="00A979EA" w:rsidRPr="00552F83">
        <w:rPr>
          <w:rFonts w:ascii="Lato" w:eastAsia="Cambria" w:hAnsi="Lato" w:cs="Arial"/>
          <w:bCs/>
          <w:iCs/>
          <w:color w:val="000000" w:themeColor="text1"/>
          <w:szCs w:val="20"/>
          <w:lang w:eastAsia="x-none"/>
        </w:rPr>
        <w:t xml:space="preserve"> </w:t>
      </w:r>
      <w:r w:rsidR="00A96464" w:rsidRPr="00552F83">
        <w:rPr>
          <w:rFonts w:ascii="Lato" w:eastAsia="Cambria" w:hAnsi="Lato" w:cs="Arial"/>
          <w:bCs/>
          <w:color w:val="000000" w:themeColor="text1"/>
          <w:szCs w:val="20"/>
          <w:lang w:eastAsia="x-none"/>
        </w:rPr>
        <w:t>to butadiene (</w:t>
      </w:r>
      <w:r w:rsidR="00E57CD0" w:rsidRPr="00552F83">
        <w:rPr>
          <w:rFonts w:ascii="Lato" w:eastAsia="Cambria" w:hAnsi="Lato" w:cs="Arial"/>
          <w:bCs/>
          <w:color w:val="000000" w:themeColor="text1"/>
          <w:szCs w:val="20"/>
          <w:lang w:eastAsia="x-none"/>
        </w:rPr>
        <w:t>Nat. Catal. 2024, doi.org/10.1038/s41929-024-01250-0</w:t>
      </w:r>
      <w:r w:rsidR="00A96464" w:rsidRPr="00552F83">
        <w:rPr>
          <w:rFonts w:ascii="Lato" w:eastAsia="Cambria" w:hAnsi="Lato" w:cs="Arial"/>
          <w:bCs/>
          <w:color w:val="000000" w:themeColor="text1"/>
          <w:szCs w:val="20"/>
          <w:lang w:eastAsia="x-none"/>
        </w:rPr>
        <w:t xml:space="preserve">) or </w:t>
      </w:r>
      <w:r w:rsidR="00A979EA" w:rsidRPr="00552F83">
        <w:rPr>
          <w:rFonts w:ascii="Lato" w:eastAsia="Cambria" w:hAnsi="Lato" w:cs="Arial"/>
          <w:bCs/>
          <w:iCs/>
          <w:color w:val="000000" w:themeColor="text1"/>
          <w:szCs w:val="20"/>
          <w:lang w:eastAsia="x-none"/>
        </w:rPr>
        <w:t>C</w:t>
      </w:r>
      <w:r w:rsidR="00A979EA" w:rsidRPr="00552F83">
        <w:rPr>
          <w:rFonts w:ascii="Lato" w:eastAsia="Cambria" w:hAnsi="Lato" w:cs="Arial"/>
          <w:bCs/>
          <w:iCs/>
          <w:color w:val="000000" w:themeColor="text1"/>
          <w:szCs w:val="20"/>
          <w:vertAlign w:val="subscript"/>
          <w:lang w:eastAsia="x-none"/>
        </w:rPr>
        <w:t>2</w:t>
      </w:r>
      <w:r w:rsidR="00A979EA" w:rsidRPr="00552F83">
        <w:rPr>
          <w:rFonts w:ascii="Lato" w:eastAsia="Cambria" w:hAnsi="Lato" w:cs="Arial"/>
          <w:bCs/>
          <w:iCs/>
          <w:color w:val="000000" w:themeColor="text1"/>
          <w:szCs w:val="20"/>
          <w:lang w:eastAsia="x-none"/>
        </w:rPr>
        <w:t>H</w:t>
      </w:r>
      <w:r w:rsidR="00A979EA" w:rsidRPr="00552F83">
        <w:rPr>
          <w:rFonts w:ascii="Lato" w:eastAsia="Cambria" w:hAnsi="Lato" w:cs="Arial"/>
          <w:bCs/>
          <w:iCs/>
          <w:color w:val="000000" w:themeColor="text1"/>
          <w:szCs w:val="20"/>
          <w:vertAlign w:val="subscript"/>
          <w:lang w:eastAsia="x-none"/>
        </w:rPr>
        <w:t>4</w:t>
      </w:r>
      <w:r w:rsidR="00A979EA" w:rsidRPr="00552F83">
        <w:rPr>
          <w:rFonts w:ascii="Lato" w:eastAsia="Cambria" w:hAnsi="Lato" w:cs="Arial"/>
          <w:bCs/>
          <w:color w:val="000000" w:themeColor="text1"/>
          <w:szCs w:val="20"/>
          <w:lang w:eastAsia="x-none"/>
        </w:rPr>
        <w:t xml:space="preserve"> </w:t>
      </w:r>
      <w:r w:rsidR="00A96464" w:rsidRPr="00552F83">
        <w:rPr>
          <w:rFonts w:ascii="Lato" w:eastAsia="Cambria" w:hAnsi="Lato" w:cs="Arial"/>
          <w:bCs/>
          <w:color w:val="000000" w:themeColor="text1"/>
          <w:szCs w:val="20"/>
          <w:lang w:eastAsia="x-none"/>
        </w:rPr>
        <w:t>(</w:t>
      </w:r>
      <w:r w:rsidR="00E57CD0" w:rsidRPr="00552F83">
        <w:rPr>
          <w:rFonts w:ascii="Lato" w:eastAsia="Cambria" w:hAnsi="Lato" w:cs="Arial"/>
          <w:bCs/>
          <w:color w:val="000000" w:themeColor="text1"/>
          <w:szCs w:val="20"/>
          <w:lang w:eastAsia="x-none"/>
        </w:rPr>
        <w:t>Nat. Sustain. 2023, 6, 827; Nat. Catal. 2021, 4, 565</w:t>
      </w:r>
      <w:r w:rsidR="00A96464" w:rsidRPr="00552F83">
        <w:rPr>
          <w:rFonts w:ascii="Lato" w:eastAsia="Cambria" w:hAnsi="Lato" w:cs="Arial"/>
          <w:bCs/>
          <w:color w:val="000000" w:themeColor="text1"/>
          <w:szCs w:val="20"/>
          <w:lang w:eastAsia="x-none"/>
        </w:rPr>
        <w:t>)</w:t>
      </w:r>
      <w:r w:rsidR="00E57CD0" w:rsidRPr="00552F83">
        <w:rPr>
          <w:rFonts w:ascii="Lato" w:eastAsia="Cambria" w:hAnsi="Lato" w:cs="Arial"/>
          <w:bCs/>
          <w:color w:val="000000" w:themeColor="text1"/>
          <w:szCs w:val="20"/>
          <w:lang w:eastAsia="x-none"/>
        </w:rPr>
        <w:t xml:space="preserve"> via electrocatalysis; (2) </w:t>
      </w:r>
      <w:r w:rsidR="00A979EA" w:rsidRPr="00552F83">
        <w:rPr>
          <w:rFonts w:ascii="Lato" w:eastAsia="Cambria" w:hAnsi="Lato" w:cs="Arial"/>
          <w:bCs/>
          <w:iCs/>
          <w:color w:val="000000" w:themeColor="text1"/>
          <w:szCs w:val="20"/>
          <w:lang w:eastAsia="x-none"/>
        </w:rPr>
        <w:t>C</w:t>
      </w:r>
      <w:r w:rsidR="00A979EA" w:rsidRPr="00552F83">
        <w:rPr>
          <w:rFonts w:ascii="Lato" w:eastAsia="Cambria" w:hAnsi="Lato" w:cs="Arial"/>
          <w:bCs/>
          <w:iCs/>
          <w:color w:val="000000" w:themeColor="text1"/>
          <w:szCs w:val="20"/>
          <w:vertAlign w:val="subscript"/>
          <w:lang w:eastAsia="x-none"/>
        </w:rPr>
        <w:t>2</w:t>
      </w:r>
      <w:r w:rsidR="00A979EA" w:rsidRPr="00552F83">
        <w:rPr>
          <w:rFonts w:ascii="Lato" w:eastAsia="Cambria" w:hAnsi="Lato" w:cs="Arial"/>
          <w:bCs/>
          <w:iCs/>
          <w:color w:val="000000" w:themeColor="text1"/>
          <w:szCs w:val="20"/>
          <w:lang w:eastAsia="x-none"/>
        </w:rPr>
        <w:t>H</w:t>
      </w:r>
      <w:r w:rsidR="00A979EA" w:rsidRPr="00552F83">
        <w:rPr>
          <w:rFonts w:ascii="Lato" w:eastAsia="Cambria" w:hAnsi="Lato" w:cs="Arial"/>
          <w:bCs/>
          <w:iCs/>
          <w:color w:val="000000" w:themeColor="text1"/>
          <w:szCs w:val="20"/>
          <w:vertAlign w:val="subscript"/>
          <w:lang w:eastAsia="x-none"/>
        </w:rPr>
        <w:t>2</w:t>
      </w:r>
      <w:r w:rsidR="00A979EA" w:rsidRPr="00552F83">
        <w:rPr>
          <w:rFonts w:ascii="Lato" w:eastAsia="Cambria" w:hAnsi="Lato" w:cs="Arial"/>
          <w:bCs/>
          <w:iCs/>
          <w:color w:val="000000" w:themeColor="text1"/>
          <w:szCs w:val="20"/>
          <w:lang w:eastAsia="x-none"/>
        </w:rPr>
        <w:t xml:space="preserve"> </w:t>
      </w:r>
      <w:r w:rsidR="00E57CD0" w:rsidRPr="00552F83">
        <w:rPr>
          <w:rFonts w:ascii="Lato" w:eastAsia="Cambria" w:hAnsi="Lato" w:cs="Arial"/>
          <w:bCs/>
          <w:color w:val="000000" w:themeColor="text1"/>
          <w:szCs w:val="20"/>
          <w:lang w:eastAsia="x-none"/>
        </w:rPr>
        <w:t xml:space="preserve">hydrochlorination to VCM via photocatalysis (J. Am. Chem. Soc. 2024, 146, 29441); and (3) the coupling of </w:t>
      </w:r>
      <w:r w:rsidR="00A979EA" w:rsidRPr="00552F83">
        <w:rPr>
          <w:rFonts w:ascii="Lato" w:eastAsia="Cambria" w:hAnsi="Lato" w:cs="Arial"/>
          <w:bCs/>
          <w:iCs/>
          <w:color w:val="000000" w:themeColor="text1"/>
          <w:szCs w:val="20"/>
          <w:lang w:eastAsia="x-none"/>
        </w:rPr>
        <w:t>C</w:t>
      </w:r>
      <w:r w:rsidR="00A979EA" w:rsidRPr="00552F83">
        <w:rPr>
          <w:rFonts w:ascii="Lato" w:eastAsia="Cambria" w:hAnsi="Lato" w:cs="Arial"/>
          <w:bCs/>
          <w:iCs/>
          <w:color w:val="000000" w:themeColor="text1"/>
          <w:szCs w:val="20"/>
          <w:vertAlign w:val="subscript"/>
          <w:lang w:eastAsia="x-none"/>
        </w:rPr>
        <w:t>2</w:t>
      </w:r>
      <w:r w:rsidR="00A979EA" w:rsidRPr="00552F83">
        <w:rPr>
          <w:rFonts w:ascii="Lato" w:eastAsia="Cambria" w:hAnsi="Lato" w:cs="Arial"/>
          <w:bCs/>
          <w:iCs/>
          <w:color w:val="000000" w:themeColor="text1"/>
          <w:szCs w:val="20"/>
          <w:lang w:eastAsia="x-none"/>
        </w:rPr>
        <w:t>H</w:t>
      </w:r>
      <w:r w:rsidR="00A979EA" w:rsidRPr="00552F83">
        <w:rPr>
          <w:rFonts w:ascii="Lato" w:eastAsia="Cambria" w:hAnsi="Lato" w:cs="Arial"/>
          <w:bCs/>
          <w:iCs/>
          <w:color w:val="000000" w:themeColor="text1"/>
          <w:szCs w:val="20"/>
          <w:vertAlign w:val="subscript"/>
          <w:lang w:eastAsia="x-none"/>
        </w:rPr>
        <w:t>2</w:t>
      </w:r>
      <w:r w:rsidR="00A979EA" w:rsidRPr="00552F83">
        <w:rPr>
          <w:rFonts w:ascii="Lato" w:eastAsia="Cambria" w:hAnsi="Lato" w:cs="Arial"/>
          <w:bCs/>
          <w:iCs/>
          <w:color w:val="000000" w:themeColor="text1"/>
          <w:szCs w:val="20"/>
          <w:lang w:eastAsia="x-none"/>
        </w:rPr>
        <w:t xml:space="preserve"> </w:t>
      </w:r>
      <w:r w:rsidR="00E57CD0" w:rsidRPr="00552F83">
        <w:rPr>
          <w:rFonts w:ascii="Lato" w:eastAsia="Cambria" w:hAnsi="Lato" w:cs="Arial"/>
          <w:bCs/>
          <w:color w:val="000000" w:themeColor="text1"/>
          <w:szCs w:val="20"/>
          <w:lang w:eastAsia="x-none"/>
        </w:rPr>
        <w:t>with CO into ester or acid products via thermocatalysis (Molecules 2024, 29, 1987; Angew. Chem. Int. Ed. 2023, 52, e202307570</w:t>
      </w:r>
      <w:r w:rsidR="00E57CD0" w:rsidRPr="007455D5">
        <w:rPr>
          <w:rFonts w:ascii="Lato" w:eastAsia="Cambria" w:hAnsi="Lato" w:cs="Arial"/>
          <w:bCs/>
          <w:color w:val="000000" w:themeColor="text1"/>
          <w:szCs w:val="20"/>
          <w:lang w:eastAsia="x-none"/>
        </w:rPr>
        <w:t>).</w:t>
      </w:r>
    </w:p>
    <w:p w14:paraId="52DDDC82" w14:textId="77777777" w:rsidR="004918EB" w:rsidRPr="00F03D1A" w:rsidRDefault="004918EB" w:rsidP="004918EB">
      <w:pPr>
        <w:spacing w:after="0"/>
        <w:rPr>
          <w:rFonts w:ascii="Lato" w:eastAsia="Cambria" w:hAnsi="Lato" w:cs="Arial"/>
          <w:iCs/>
          <w:szCs w:val="20"/>
        </w:rPr>
      </w:pPr>
    </w:p>
    <w:p w14:paraId="0ADF423B" w14:textId="4CDBCE11" w:rsidR="00013347" w:rsidRPr="00552F83" w:rsidRDefault="00013347" w:rsidP="00C20DCE">
      <w:pPr>
        <w:spacing w:after="80"/>
        <w:rPr>
          <w:rFonts w:ascii="Lato" w:eastAsiaTheme="minorHAnsi" w:hAnsi="Lato" w:cs="Arial"/>
          <w:iCs/>
          <w:color w:val="0000FF"/>
          <w:szCs w:val="20"/>
        </w:rPr>
      </w:pPr>
      <w:r w:rsidRPr="00552F83">
        <w:rPr>
          <w:rFonts w:ascii="Lato" w:eastAsiaTheme="minorHAnsi" w:hAnsi="Lato" w:cs="Arial"/>
          <w:iCs/>
          <w:color w:val="0000FF"/>
          <w:szCs w:val="20"/>
        </w:rPr>
        <w:t>3</w:t>
      </w:r>
      <w:r w:rsidRPr="00552F83">
        <w:rPr>
          <w:rFonts w:ascii="Lato" w:eastAsia="Cambria" w:hAnsi="Lato" w:cs="Arial"/>
          <w:iCs/>
          <w:color w:val="0000FF"/>
          <w:szCs w:val="20"/>
        </w:rPr>
        <w:t>.2.</w:t>
      </w:r>
      <w:r w:rsidR="000578CB" w:rsidRPr="00552F83">
        <w:rPr>
          <w:rFonts w:ascii="Lato" w:eastAsia="DengXian" w:hAnsi="Lato" w:cs="Arial" w:hint="eastAsia"/>
          <w:iCs/>
          <w:color w:val="0000FF"/>
          <w:szCs w:val="20"/>
          <w:lang w:eastAsia="zh-CN"/>
        </w:rPr>
        <w:t xml:space="preserve"> </w:t>
      </w:r>
      <w:r w:rsidR="00E005D4" w:rsidRPr="00552F83">
        <w:rPr>
          <w:rFonts w:ascii="Lato" w:eastAsia="Cambria" w:hAnsi="Lato" w:cs="Arial"/>
          <w:iCs/>
          <w:color w:val="0000FF"/>
          <w:szCs w:val="20"/>
        </w:rPr>
        <w:t>The authors briefly introduced several kinds of catalysts in part 2.4. What are the key issues for these catalysts during acetylene production, which hinders efficient acetylene production. It would be better to improve several perspectives</w:t>
      </w:r>
      <w:r w:rsidR="00E005D4" w:rsidRPr="00552F83">
        <w:rPr>
          <w:rFonts w:ascii="Lato" w:eastAsiaTheme="minorHAnsi" w:hAnsi="Lato" w:cs="Arial"/>
          <w:iCs/>
          <w:color w:val="0000FF"/>
          <w:szCs w:val="20"/>
        </w:rPr>
        <w:t xml:space="preserve"> about the current challenging problems in different catalysts and thus give some guidance for future research.</w:t>
      </w:r>
    </w:p>
    <w:p w14:paraId="44ABE26A" w14:textId="32B56F4A" w:rsidR="00297FB9" w:rsidRPr="00552F83" w:rsidRDefault="00297FB9" w:rsidP="00C20DCE">
      <w:pPr>
        <w:spacing w:after="80"/>
        <w:rPr>
          <w:rFonts w:ascii="Lato" w:eastAsia="Cambria" w:hAnsi="Lato" w:cs="Arial"/>
          <w:color w:val="000000" w:themeColor="text1"/>
          <w:szCs w:val="20"/>
          <w:lang w:eastAsia="x-none"/>
        </w:rPr>
      </w:pPr>
      <w:commentRangeStart w:id="7"/>
      <w:commentRangeStart w:id="8"/>
      <w:del w:id="9" w:author="Nabera  Abhinandan" w:date="2024-11-28T16:01:00Z">
        <w:r w:rsidRPr="00552F83" w:rsidDel="00F03D1A">
          <w:rPr>
            <w:rFonts w:ascii="Lato" w:eastAsia="Times New Roman" w:hAnsi="Lato" w:cs="Arial"/>
            <w:iCs/>
            <w:color w:val="000000" w:themeColor="text1"/>
            <w:szCs w:val="20"/>
            <w:lang w:eastAsia="x-none"/>
          </w:rPr>
          <w:delText xml:space="preserve">Although catalysts have been widely reported to enhance </w:delText>
        </w:r>
        <w:r w:rsidR="00A979EA" w:rsidRPr="00552F83" w:rsidDel="00F03D1A">
          <w:rPr>
            <w:rFonts w:ascii="Lato" w:eastAsia="Times New Roman" w:hAnsi="Lato" w:cs="Arial"/>
            <w:iCs/>
            <w:color w:val="000000" w:themeColor="text1"/>
            <w:szCs w:val="20"/>
            <w:lang w:eastAsia="x-none"/>
          </w:rPr>
          <w:delText>C</w:delText>
        </w:r>
        <w:r w:rsidR="00A979EA" w:rsidRPr="00552F83" w:rsidDel="00F03D1A">
          <w:rPr>
            <w:rFonts w:ascii="Lato" w:eastAsia="Times New Roman" w:hAnsi="Lato" w:cs="Arial"/>
            <w:iCs/>
            <w:color w:val="000000" w:themeColor="text1"/>
            <w:szCs w:val="20"/>
            <w:vertAlign w:val="subscript"/>
            <w:lang w:eastAsia="x-none"/>
          </w:rPr>
          <w:delText>2</w:delText>
        </w:r>
        <w:r w:rsidR="00A979EA" w:rsidRPr="00552F83" w:rsidDel="00F03D1A">
          <w:rPr>
            <w:rFonts w:ascii="Lato" w:eastAsia="Times New Roman" w:hAnsi="Lato" w:cs="Arial"/>
            <w:iCs/>
            <w:color w:val="000000" w:themeColor="text1"/>
            <w:szCs w:val="20"/>
            <w:lang w:eastAsia="x-none"/>
          </w:rPr>
          <w:delText>H</w:delText>
        </w:r>
        <w:r w:rsidR="00A979EA" w:rsidRPr="00552F83" w:rsidDel="00F03D1A">
          <w:rPr>
            <w:rFonts w:ascii="Lato" w:eastAsia="Times New Roman" w:hAnsi="Lato" w:cs="Arial"/>
            <w:iCs/>
            <w:color w:val="000000" w:themeColor="text1"/>
            <w:szCs w:val="20"/>
            <w:vertAlign w:val="subscript"/>
            <w:lang w:eastAsia="x-none"/>
          </w:rPr>
          <w:delText>2</w:delText>
        </w:r>
        <w:r w:rsidR="00A979EA" w:rsidRPr="00552F83" w:rsidDel="00F03D1A">
          <w:rPr>
            <w:rFonts w:ascii="Lato" w:eastAsia="Times New Roman" w:hAnsi="Lato" w:cs="Arial"/>
            <w:iCs/>
            <w:color w:val="000000" w:themeColor="text1"/>
            <w:szCs w:val="20"/>
            <w:lang w:eastAsia="x-none"/>
          </w:rPr>
          <w:delText xml:space="preserve"> </w:delText>
        </w:r>
        <w:r w:rsidRPr="00552F83" w:rsidDel="00F03D1A">
          <w:rPr>
            <w:rFonts w:ascii="Lato" w:eastAsia="Times New Roman" w:hAnsi="Lato" w:cs="Arial"/>
            <w:iCs/>
            <w:color w:val="000000" w:themeColor="text1"/>
            <w:szCs w:val="20"/>
            <w:lang w:eastAsia="x-none"/>
          </w:rPr>
          <w:delText>production in both non</w:delText>
        </w:r>
        <w:r w:rsidRPr="00552F83" w:rsidDel="00F03D1A">
          <w:rPr>
            <w:rFonts w:ascii="Lato" w:eastAsia="Times New Roman" w:hAnsi="Lato" w:cs="Arial"/>
            <w:iCs/>
            <w:color w:val="000000" w:themeColor="text1"/>
            <w:szCs w:val="20"/>
            <w:lang w:eastAsia="x-none"/>
          </w:rPr>
          <w:noBreakHyphen/>
          <w:delText>thermal plasma and thermal pyrolysis processes, the methods have</w:delText>
        </w:r>
        <w:r w:rsidR="004918EB" w:rsidRPr="00552F83" w:rsidDel="00F03D1A">
          <w:rPr>
            <w:rFonts w:ascii="Lato" w:eastAsia="Times New Roman" w:hAnsi="Lato" w:cs="Arial"/>
            <w:iCs/>
            <w:color w:val="000000" w:themeColor="text1"/>
            <w:szCs w:val="20"/>
            <w:lang w:eastAsia="x-none"/>
          </w:rPr>
          <w:delText xml:space="preserve"> not </w:delText>
        </w:r>
        <w:r w:rsidRPr="00552F83" w:rsidDel="00F03D1A">
          <w:rPr>
            <w:rFonts w:ascii="Lato" w:eastAsia="Times New Roman" w:hAnsi="Lato" w:cs="Arial"/>
            <w:iCs/>
            <w:color w:val="000000" w:themeColor="text1"/>
            <w:szCs w:val="20"/>
            <w:lang w:eastAsia="x-none"/>
          </w:rPr>
          <w:delText>been industrialized.</w:delText>
        </w:r>
      </w:del>
      <w:commentRangeEnd w:id="7"/>
      <w:r w:rsidR="003F741C" w:rsidRPr="00552F83">
        <w:rPr>
          <w:rStyle w:val="CommentReference"/>
        </w:rPr>
        <w:commentReference w:id="7"/>
      </w:r>
      <w:commentRangeEnd w:id="8"/>
      <w:r w:rsidR="00F03D1A">
        <w:rPr>
          <w:rStyle w:val="CommentReference"/>
        </w:rPr>
        <w:commentReference w:id="8"/>
      </w:r>
      <w:r w:rsidR="00C74AB8" w:rsidRPr="00552F83">
        <w:rPr>
          <w:rFonts w:ascii="Lato" w:eastAsia="Times New Roman" w:hAnsi="Lato" w:cs="Arial"/>
          <w:iCs/>
          <w:color w:val="000000" w:themeColor="text1"/>
          <w:szCs w:val="20"/>
          <w:lang w:eastAsia="x-none"/>
        </w:rPr>
        <w:t xml:space="preserve"> </w:t>
      </w:r>
      <w:ins w:id="10" w:author="Nabera  Abhinandan" w:date="2024-11-28T16:36:00Z">
        <w:r w:rsidR="00A84B07">
          <w:rPr>
            <w:rFonts w:ascii="Lato" w:eastAsia="Times New Roman" w:hAnsi="Lato" w:cs="Arial"/>
            <w:iCs/>
            <w:color w:val="000000" w:themeColor="text1"/>
            <w:szCs w:val="20"/>
            <w:lang w:eastAsia="x-none"/>
          </w:rPr>
          <w:t>Various</w:t>
        </w:r>
      </w:ins>
      <w:ins w:id="11" w:author="Nabera  Abhinandan" w:date="2024-11-28T16:03:00Z">
        <w:r w:rsidR="00F03D1A">
          <w:rPr>
            <w:rFonts w:ascii="Lato" w:eastAsia="Times New Roman" w:hAnsi="Lato" w:cs="Arial"/>
            <w:iCs/>
            <w:color w:val="000000" w:themeColor="text1"/>
            <w:szCs w:val="20"/>
            <w:lang w:eastAsia="x-none"/>
          </w:rPr>
          <w:t xml:space="preserve"> catalysts are widely recognized for their ability to enhance C</w:t>
        </w:r>
        <w:r w:rsidR="00F03D1A" w:rsidRPr="00E445A7">
          <w:rPr>
            <w:rFonts w:ascii="Lato" w:eastAsia="Times New Roman" w:hAnsi="Lato" w:cs="Arial"/>
            <w:iCs/>
            <w:color w:val="000000" w:themeColor="text1"/>
            <w:szCs w:val="20"/>
            <w:vertAlign w:val="subscript"/>
            <w:lang w:eastAsia="x-none"/>
          </w:rPr>
          <w:t>2</w:t>
        </w:r>
        <w:r w:rsidR="00F03D1A">
          <w:rPr>
            <w:rFonts w:ascii="Lato" w:eastAsia="Times New Roman" w:hAnsi="Lato" w:cs="Arial"/>
            <w:iCs/>
            <w:color w:val="000000" w:themeColor="text1"/>
            <w:szCs w:val="20"/>
            <w:lang w:eastAsia="x-none"/>
          </w:rPr>
          <w:t>H</w:t>
        </w:r>
        <w:r w:rsidR="00F03D1A" w:rsidRPr="00E445A7">
          <w:rPr>
            <w:rFonts w:ascii="Lato" w:eastAsia="Times New Roman" w:hAnsi="Lato" w:cs="Arial"/>
            <w:iCs/>
            <w:color w:val="000000" w:themeColor="text1"/>
            <w:szCs w:val="20"/>
            <w:vertAlign w:val="subscript"/>
            <w:lang w:eastAsia="x-none"/>
          </w:rPr>
          <w:t>2</w:t>
        </w:r>
        <w:r w:rsidR="00F03D1A">
          <w:rPr>
            <w:rFonts w:ascii="Lato" w:eastAsia="Times New Roman" w:hAnsi="Lato" w:cs="Arial"/>
            <w:iCs/>
            <w:color w:val="000000" w:themeColor="text1"/>
            <w:szCs w:val="20"/>
            <w:lang w:eastAsia="x-none"/>
          </w:rPr>
          <w:t xml:space="preserve"> production in both non</w:t>
        </w:r>
        <w:r w:rsidR="00F03D1A">
          <w:rPr>
            <w:rFonts w:ascii="Lato" w:eastAsia="Times New Roman" w:hAnsi="Lato" w:cs="Arial"/>
            <w:iCs/>
            <w:color w:val="000000" w:themeColor="text1"/>
            <w:szCs w:val="20"/>
            <w:lang w:eastAsia="x-none"/>
          </w:rPr>
          <w:noBreakHyphen/>
          <w:t>thermal plasma and thermal pyrolysis</w:t>
        </w:r>
      </w:ins>
      <w:ins w:id="12" w:author="Nabera  Abhinandan" w:date="2024-11-28T16:04:00Z">
        <w:r w:rsidR="00F03D1A">
          <w:rPr>
            <w:rFonts w:ascii="Lato" w:eastAsia="Times New Roman" w:hAnsi="Lato" w:cs="Arial"/>
            <w:iCs/>
            <w:color w:val="000000" w:themeColor="text1"/>
            <w:szCs w:val="20"/>
            <w:lang w:eastAsia="x-none"/>
          </w:rPr>
          <w:t xml:space="preserve"> processes; however, these catalysts </w:t>
        </w:r>
      </w:ins>
      <w:ins w:id="13" w:author="Nabera  Abhinandan" w:date="2024-11-28T16:37:00Z">
        <w:r w:rsidR="00DA01F9">
          <w:rPr>
            <w:rFonts w:ascii="Lato" w:eastAsia="Times New Roman" w:hAnsi="Lato" w:cs="Arial"/>
            <w:iCs/>
            <w:color w:val="000000" w:themeColor="text1"/>
            <w:szCs w:val="20"/>
            <w:lang w:eastAsia="x-none"/>
          </w:rPr>
          <w:t>are</w:t>
        </w:r>
      </w:ins>
      <w:ins w:id="14" w:author="Nabera  Abhinandan" w:date="2024-11-28T16:04:00Z">
        <w:r w:rsidR="00F03D1A">
          <w:rPr>
            <w:rFonts w:ascii="Lato" w:eastAsia="Times New Roman" w:hAnsi="Lato" w:cs="Arial"/>
            <w:iCs/>
            <w:color w:val="000000" w:themeColor="text1"/>
            <w:szCs w:val="20"/>
            <w:lang w:eastAsia="x-none"/>
          </w:rPr>
          <w:t xml:space="preserve"> yet to be implemented on an industrial scale.</w:t>
        </w:r>
      </w:ins>
      <w:ins w:id="15" w:author="Nabera  Abhinandan" w:date="2024-11-28T16:02:00Z">
        <w:r w:rsidR="00F03D1A">
          <w:rPr>
            <w:rFonts w:ascii="Lato" w:eastAsia="Times New Roman" w:hAnsi="Lato" w:cs="Arial"/>
            <w:iCs/>
            <w:color w:val="000000" w:themeColor="text1"/>
            <w:szCs w:val="20"/>
            <w:lang w:eastAsia="x-none"/>
          </w:rPr>
          <w:t xml:space="preserve"> </w:t>
        </w:r>
      </w:ins>
      <w:r w:rsidR="000578CB" w:rsidRPr="00552F83">
        <w:rPr>
          <w:rFonts w:ascii="Lato" w:eastAsia="Cambria" w:hAnsi="Lato" w:cs="Arial" w:hint="eastAsia"/>
          <w:color w:val="000000" w:themeColor="text1"/>
          <w:szCs w:val="20"/>
          <w:lang w:eastAsia="x-none"/>
        </w:rPr>
        <w:t>I</w:t>
      </w:r>
      <w:r w:rsidR="00304ACD" w:rsidRPr="00552F83">
        <w:rPr>
          <w:rFonts w:ascii="Lato" w:eastAsia="Cambria" w:hAnsi="Lato" w:cs="Arial"/>
          <w:color w:val="000000" w:themeColor="text1"/>
          <w:szCs w:val="20"/>
          <w:lang w:eastAsia="x-none"/>
        </w:rPr>
        <w:t xml:space="preserve">n the </w:t>
      </w:r>
      <w:r w:rsidR="00304ACD" w:rsidRPr="00552F83">
        <w:rPr>
          <w:rFonts w:ascii="Lato" w:eastAsia="Cambria" w:hAnsi="Lato" w:cs="Arial"/>
          <w:iCs/>
          <w:color w:val="000000" w:themeColor="text1"/>
          <w:szCs w:val="20"/>
          <w:lang w:eastAsia="x-none"/>
        </w:rPr>
        <w:t>c</w:t>
      </w:r>
      <w:r w:rsidRPr="00552F83">
        <w:rPr>
          <w:rFonts w:ascii="Lato" w:eastAsia="Cambria" w:hAnsi="Lato" w:cs="Arial"/>
          <w:iCs/>
          <w:color w:val="000000" w:themeColor="text1"/>
          <w:szCs w:val="20"/>
          <w:lang w:eastAsia="x-none"/>
        </w:rPr>
        <w:t>atalytic non</w:t>
      </w:r>
      <w:r w:rsidRPr="00552F83">
        <w:rPr>
          <w:rFonts w:ascii="Lato" w:eastAsia="Cambria" w:hAnsi="Lato" w:cs="Arial"/>
          <w:iCs/>
          <w:color w:val="000000" w:themeColor="text1"/>
          <w:szCs w:val="20"/>
          <w:lang w:eastAsia="x-none"/>
        </w:rPr>
        <w:noBreakHyphen/>
        <w:t>thermal plasma process</w:t>
      </w:r>
      <w:r w:rsidR="00304ACD" w:rsidRPr="00552F83">
        <w:rPr>
          <w:rFonts w:ascii="Lato" w:eastAsia="Cambria" w:hAnsi="Lato" w:cs="Arial"/>
          <w:color w:val="000000" w:themeColor="text1"/>
          <w:szCs w:val="20"/>
          <w:lang w:eastAsia="x-none"/>
        </w:rPr>
        <w:t>, w</w:t>
      </w:r>
      <w:r w:rsidRPr="00552F83">
        <w:rPr>
          <w:rFonts w:ascii="Lato" w:eastAsia="Cambria" w:hAnsi="Lato" w:cs="Arial"/>
          <w:color w:val="000000" w:themeColor="text1"/>
          <w:szCs w:val="20"/>
          <w:lang w:eastAsia="x-none"/>
        </w:rPr>
        <w:t xml:space="preserve">hile </w:t>
      </w:r>
      <w:r w:rsidR="00A979EA" w:rsidRPr="00552F83">
        <w:rPr>
          <w:rFonts w:ascii="Lato" w:eastAsia="Cambria" w:hAnsi="Lato" w:cs="Arial"/>
          <w:iCs/>
          <w:color w:val="000000" w:themeColor="text1"/>
          <w:szCs w:val="20"/>
          <w:lang w:eastAsia="x-none"/>
        </w:rPr>
        <w:t>C</w:t>
      </w:r>
      <w:r w:rsidR="00A979EA" w:rsidRPr="00552F83">
        <w:rPr>
          <w:rFonts w:ascii="Lato" w:eastAsia="Cambria" w:hAnsi="Lato" w:cs="Arial"/>
          <w:iCs/>
          <w:color w:val="000000" w:themeColor="text1"/>
          <w:szCs w:val="20"/>
          <w:vertAlign w:val="subscript"/>
          <w:lang w:eastAsia="x-none"/>
        </w:rPr>
        <w:t>2</w:t>
      </w:r>
      <w:r w:rsidR="00A979EA" w:rsidRPr="00552F83">
        <w:rPr>
          <w:rFonts w:ascii="Lato" w:eastAsia="Cambria" w:hAnsi="Lato" w:cs="Arial"/>
          <w:iCs/>
          <w:color w:val="000000" w:themeColor="text1"/>
          <w:szCs w:val="20"/>
          <w:lang w:eastAsia="x-none"/>
        </w:rPr>
        <w:t>H</w:t>
      </w:r>
      <w:r w:rsidR="00A979EA" w:rsidRPr="00552F83">
        <w:rPr>
          <w:rFonts w:ascii="Lato" w:eastAsia="Cambria" w:hAnsi="Lato" w:cs="Arial"/>
          <w:iCs/>
          <w:color w:val="000000" w:themeColor="text1"/>
          <w:szCs w:val="20"/>
          <w:vertAlign w:val="subscript"/>
          <w:lang w:eastAsia="x-none"/>
        </w:rPr>
        <w:t>2</w:t>
      </w:r>
      <w:r w:rsidR="00A979EA" w:rsidRPr="00552F83">
        <w:rPr>
          <w:rFonts w:ascii="Lato" w:eastAsia="Cambria" w:hAnsi="Lato" w:cs="Arial"/>
          <w:iCs/>
          <w:color w:val="000000" w:themeColor="text1"/>
          <w:szCs w:val="20"/>
          <w:lang w:eastAsia="x-none"/>
        </w:rPr>
        <w:t xml:space="preserve"> </w:t>
      </w:r>
      <w:r w:rsidR="00304ACD" w:rsidRPr="00552F83">
        <w:rPr>
          <w:rFonts w:ascii="Lato" w:eastAsia="Cambria" w:hAnsi="Lato" w:cs="Arial"/>
          <w:color w:val="000000" w:themeColor="text1"/>
          <w:szCs w:val="20"/>
          <w:lang w:eastAsia="x-none"/>
        </w:rPr>
        <w:t xml:space="preserve">selectivity </w:t>
      </w:r>
      <w:r w:rsidRPr="00552F83">
        <w:rPr>
          <w:rFonts w:ascii="Lato" w:eastAsia="Cambria" w:hAnsi="Lato" w:cs="Arial"/>
          <w:color w:val="000000" w:themeColor="text1"/>
          <w:szCs w:val="20"/>
          <w:lang w:eastAsia="x-none"/>
        </w:rPr>
        <w:t xml:space="preserve">has already reached a high level comparable to that of commercial thermal plasma processes, the </w:t>
      </w:r>
      <w:r w:rsidR="003F741C" w:rsidRPr="00552F83">
        <w:rPr>
          <w:rFonts w:ascii="Lato" w:eastAsia="Cambria" w:hAnsi="Lato" w:cs="Arial"/>
          <w:color w:val="000000" w:themeColor="text1"/>
          <w:szCs w:val="20"/>
          <w:lang w:eastAsia="x-none"/>
        </w:rPr>
        <w:t xml:space="preserve">use </w:t>
      </w:r>
      <w:r w:rsidRPr="00552F83">
        <w:rPr>
          <w:rFonts w:ascii="Lato" w:eastAsia="Cambria" w:hAnsi="Lato" w:cs="Arial"/>
          <w:color w:val="000000" w:themeColor="text1"/>
          <w:szCs w:val="20"/>
          <w:lang w:eastAsia="x-none"/>
        </w:rPr>
        <w:t xml:space="preserve">of catalysts does not appear to reduce energy </w:t>
      </w:r>
      <w:r w:rsidRPr="00552F83">
        <w:rPr>
          <w:rFonts w:ascii="Lato" w:eastAsia="Cambria" w:hAnsi="Lato" w:cs="Arial"/>
          <w:color w:val="000000" w:themeColor="text1"/>
          <w:szCs w:val="20"/>
          <w:lang w:eastAsia="x-none"/>
        </w:rPr>
        <w:lastRenderedPageBreak/>
        <w:t xml:space="preserve">requirements. In fact, it often leads to energy consumption that is similar to or even higher than that of thermal plasma processes. Moreover, the design of catalytic plasma reactors </w:t>
      </w:r>
      <w:r w:rsidR="003F741C" w:rsidRPr="00552F83">
        <w:rPr>
          <w:rFonts w:ascii="Lato" w:eastAsia="Cambria" w:hAnsi="Lato" w:cs="Arial"/>
          <w:color w:val="000000" w:themeColor="text1"/>
          <w:szCs w:val="20"/>
          <w:lang w:eastAsia="x-none"/>
        </w:rPr>
        <w:t>enabling</w:t>
      </w:r>
      <w:r w:rsidRPr="00552F83">
        <w:rPr>
          <w:rFonts w:ascii="Lato" w:eastAsia="Cambria" w:hAnsi="Lato" w:cs="Arial"/>
          <w:color w:val="000000" w:themeColor="text1"/>
          <w:szCs w:val="20"/>
          <w:lang w:eastAsia="x-none"/>
        </w:rPr>
        <w:t xml:space="preserve"> durable </w:t>
      </w:r>
      <w:r w:rsidR="00A979EA" w:rsidRPr="00552F83">
        <w:rPr>
          <w:rFonts w:ascii="Lato" w:eastAsia="Cambria" w:hAnsi="Lato" w:cs="Arial"/>
          <w:iCs/>
          <w:color w:val="000000" w:themeColor="text1"/>
          <w:szCs w:val="20"/>
          <w:lang w:eastAsia="x-none"/>
        </w:rPr>
        <w:t>C</w:t>
      </w:r>
      <w:r w:rsidR="00A979EA" w:rsidRPr="00552F83">
        <w:rPr>
          <w:rFonts w:ascii="Lato" w:eastAsia="Cambria" w:hAnsi="Lato" w:cs="Arial"/>
          <w:iCs/>
          <w:color w:val="000000" w:themeColor="text1"/>
          <w:szCs w:val="20"/>
          <w:vertAlign w:val="subscript"/>
          <w:lang w:eastAsia="x-none"/>
        </w:rPr>
        <w:t>2</w:t>
      </w:r>
      <w:r w:rsidR="00A979EA" w:rsidRPr="00552F83">
        <w:rPr>
          <w:rFonts w:ascii="Lato" w:eastAsia="Cambria" w:hAnsi="Lato" w:cs="Arial"/>
          <w:iCs/>
          <w:color w:val="000000" w:themeColor="text1"/>
          <w:szCs w:val="20"/>
          <w:lang w:eastAsia="x-none"/>
        </w:rPr>
        <w:t>H</w:t>
      </w:r>
      <w:r w:rsidR="00A979EA" w:rsidRPr="00552F83">
        <w:rPr>
          <w:rFonts w:ascii="Lato" w:eastAsia="Cambria" w:hAnsi="Lato" w:cs="Arial"/>
          <w:iCs/>
          <w:color w:val="000000" w:themeColor="text1"/>
          <w:szCs w:val="20"/>
          <w:vertAlign w:val="subscript"/>
          <w:lang w:eastAsia="x-none"/>
        </w:rPr>
        <w:t>2</w:t>
      </w:r>
      <w:r w:rsidR="00A979EA" w:rsidRPr="00552F83">
        <w:rPr>
          <w:rFonts w:ascii="Lato" w:eastAsia="Cambria" w:hAnsi="Lato" w:cs="Arial"/>
          <w:iCs/>
          <w:color w:val="000000" w:themeColor="text1"/>
          <w:szCs w:val="20"/>
          <w:lang w:eastAsia="x-none"/>
        </w:rPr>
        <w:t xml:space="preserve"> </w:t>
      </w:r>
      <w:r w:rsidRPr="00552F83">
        <w:rPr>
          <w:rFonts w:ascii="Lato" w:eastAsia="Cambria" w:hAnsi="Lato" w:cs="Arial"/>
          <w:color w:val="000000" w:themeColor="text1"/>
          <w:szCs w:val="20"/>
          <w:lang w:eastAsia="x-none"/>
        </w:rPr>
        <w:t>production remains complex and insufficiently explored.</w:t>
      </w:r>
      <w:r w:rsidR="000578CB" w:rsidRPr="00552F83">
        <w:rPr>
          <w:rFonts w:ascii="Lato" w:eastAsia="Cambria" w:hAnsi="Lato" w:cs="Arial" w:hint="eastAsia"/>
          <w:color w:val="000000" w:themeColor="text1"/>
          <w:szCs w:val="20"/>
          <w:lang w:eastAsia="x-none"/>
        </w:rPr>
        <w:t xml:space="preserve"> </w:t>
      </w:r>
      <w:r w:rsidR="00304ACD" w:rsidRPr="00552F83">
        <w:rPr>
          <w:rFonts w:ascii="Lato" w:eastAsia="Cambria" w:hAnsi="Lato" w:cs="Arial"/>
          <w:color w:val="000000" w:themeColor="text1"/>
          <w:szCs w:val="20"/>
          <w:lang w:eastAsia="x-none"/>
        </w:rPr>
        <w:t xml:space="preserve">On the other hand, in </w:t>
      </w:r>
      <w:r w:rsidR="00304ACD" w:rsidRPr="00552F83">
        <w:rPr>
          <w:rFonts w:ascii="Lato" w:eastAsia="Cambria" w:hAnsi="Lato" w:cs="Arial"/>
          <w:iCs/>
          <w:color w:val="000000" w:themeColor="text1"/>
          <w:szCs w:val="20"/>
          <w:lang w:eastAsia="x-none"/>
        </w:rPr>
        <w:t>c</w:t>
      </w:r>
      <w:r w:rsidRPr="00552F83">
        <w:rPr>
          <w:rFonts w:ascii="Lato" w:eastAsia="Cambria" w:hAnsi="Lato" w:cs="Arial"/>
          <w:iCs/>
          <w:color w:val="000000" w:themeColor="text1"/>
          <w:szCs w:val="20"/>
          <w:lang w:eastAsia="x-none"/>
        </w:rPr>
        <w:t>atalytic thermal pyrolysis</w:t>
      </w:r>
      <w:r w:rsidR="00304ACD" w:rsidRPr="00552F83">
        <w:rPr>
          <w:rFonts w:ascii="Lato" w:eastAsia="Cambria" w:hAnsi="Lato" w:cs="Arial"/>
          <w:color w:val="000000" w:themeColor="text1"/>
          <w:szCs w:val="20"/>
          <w:lang w:eastAsia="x-none"/>
        </w:rPr>
        <w:t xml:space="preserve">, </w:t>
      </w:r>
      <w:r w:rsidR="00A979EA" w:rsidRPr="00552F83">
        <w:rPr>
          <w:rFonts w:ascii="Lato" w:eastAsia="Cambria" w:hAnsi="Lato" w:cs="Arial"/>
          <w:iCs/>
          <w:color w:val="000000" w:themeColor="text1"/>
          <w:szCs w:val="20"/>
          <w:lang w:eastAsia="x-none"/>
        </w:rPr>
        <w:t>C</w:t>
      </w:r>
      <w:r w:rsidR="00A979EA" w:rsidRPr="00552F83">
        <w:rPr>
          <w:rFonts w:ascii="Lato" w:eastAsia="Cambria" w:hAnsi="Lato" w:cs="Arial"/>
          <w:iCs/>
          <w:color w:val="000000" w:themeColor="text1"/>
          <w:szCs w:val="20"/>
          <w:vertAlign w:val="subscript"/>
          <w:lang w:eastAsia="x-none"/>
        </w:rPr>
        <w:t>2</w:t>
      </w:r>
      <w:r w:rsidR="00A979EA" w:rsidRPr="00552F83">
        <w:rPr>
          <w:rFonts w:ascii="Lato" w:eastAsia="Cambria" w:hAnsi="Lato" w:cs="Arial"/>
          <w:iCs/>
          <w:color w:val="000000" w:themeColor="text1"/>
          <w:szCs w:val="20"/>
          <w:lang w:eastAsia="x-none"/>
        </w:rPr>
        <w:t>H</w:t>
      </w:r>
      <w:r w:rsidR="00A979EA" w:rsidRPr="00552F83">
        <w:rPr>
          <w:rFonts w:ascii="Lato" w:eastAsia="Cambria" w:hAnsi="Lato" w:cs="Arial"/>
          <w:iCs/>
          <w:color w:val="000000" w:themeColor="text1"/>
          <w:szCs w:val="20"/>
          <w:vertAlign w:val="subscript"/>
          <w:lang w:eastAsia="x-none"/>
        </w:rPr>
        <w:t>2</w:t>
      </w:r>
      <w:r w:rsidR="00A979EA" w:rsidRPr="00552F83">
        <w:rPr>
          <w:rFonts w:ascii="Lato" w:eastAsia="Cambria" w:hAnsi="Lato" w:cs="Arial"/>
          <w:iCs/>
          <w:color w:val="000000" w:themeColor="text1"/>
          <w:szCs w:val="20"/>
          <w:lang w:eastAsia="x-none"/>
        </w:rPr>
        <w:t xml:space="preserve"> </w:t>
      </w:r>
      <w:r w:rsidR="00304ACD" w:rsidRPr="00552F83">
        <w:rPr>
          <w:rFonts w:ascii="Lato" w:eastAsia="Cambria" w:hAnsi="Lato" w:cs="Arial"/>
          <w:color w:val="000000" w:themeColor="text1"/>
          <w:szCs w:val="20"/>
          <w:lang w:eastAsia="x-none"/>
        </w:rPr>
        <w:t>selectivity</w:t>
      </w:r>
      <w:r w:rsidRPr="00552F83">
        <w:rPr>
          <w:rFonts w:ascii="Lato" w:eastAsia="Cambria" w:hAnsi="Lato" w:cs="Arial"/>
          <w:color w:val="000000" w:themeColor="text1"/>
          <w:szCs w:val="20"/>
          <w:lang w:eastAsia="x-none"/>
        </w:rPr>
        <w:t xml:space="preserve"> is limited to </w:t>
      </w:r>
      <w:r w:rsidR="003F741C" w:rsidRPr="00552F83">
        <w:rPr>
          <w:rFonts w:ascii="Lato" w:eastAsia="Cambria" w:hAnsi="Lato" w:cs="Arial"/>
          <w:color w:val="000000" w:themeColor="text1"/>
          <w:szCs w:val="20"/>
          <w:lang w:eastAsia="x-none"/>
        </w:rPr>
        <w:t>ca. </w:t>
      </w:r>
      <w:r w:rsidRPr="00552F83">
        <w:rPr>
          <w:rFonts w:ascii="Lato" w:eastAsia="Cambria" w:hAnsi="Lato" w:cs="Arial"/>
          <w:color w:val="000000" w:themeColor="text1"/>
          <w:szCs w:val="20"/>
          <w:lang w:eastAsia="x-none"/>
        </w:rPr>
        <w:t>35% due to the competitive formation of other hydrocarbons and cok</w:t>
      </w:r>
      <w:r w:rsidR="003F741C" w:rsidRPr="00552F83">
        <w:rPr>
          <w:rFonts w:ascii="Lato" w:eastAsia="Cambria" w:hAnsi="Lato" w:cs="Arial"/>
          <w:color w:val="000000" w:themeColor="text1"/>
          <w:szCs w:val="20"/>
          <w:lang w:eastAsia="x-none"/>
        </w:rPr>
        <w:t>ing</w:t>
      </w:r>
      <w:r w:rsidRPr="00552F83">
        <w:rPr>
          <w:rFonts w:ascii="Lato" w:eastAsia="Cambria" w:hAnsi="Lato" w:cs="Arial"/>
          <w:color w:val="000000" w:themeColor="text1"/>
          <w:szCs w:val="20"/>
          <w:lang w:eastAsia="x-none"/>
        </w:rPr>
        <w:t xml:space="preserve">. Consequently, catalytic thermal pyrolysis remains far from industrial viability, </w:t>
      </w:r>
      <w:r w:rsidR="000578CB" w:rsidRPr="00552F83">
        <w:rPr>
          <w:rFonts w:ascii="Lato" w:eastAsia="Cambria" w:hAnsi="Lato" w:cs="Arial"/>
          <w:color w:val="000000" w:themeColor="text1"/>
          <w:szCs w:val="20"/>
          <w:lang w:eastAsia="x-none"/>
        </w:rPr>
        <w:t>with the primary challenge for future research being the mitigation of coke formation through kinetic inhibition, achieved by designing suitable catalysts and reactor</w:t>
      </w:r>
      <w:r w:rsidR="000578CB" w:rsidRPr="00552F83">
        <w:rPr>
          <w:rFonts w:ascii="Lato" w:eastAsia="Cambria" w:hAnsi="Lato" w:cs="Arial" w:hint="eastAsia"/>
          <w:color w:val="000000" w:themeColor="text1"/>
          <w:szCs w:val="20"/>
          <w:lang w:eastAsia="x-none"/>
        </w:rPr>
        <w:t xml:space="preserve"> </w:t>
      </w:r>
      <w:r w:rsidR="000578CB" w:rsidRPr="00552F83">
        <w:rPr>
          <w:rFonts w:ascii="Lato" w:eastAsia="Cambria" w:hAnsi="Lato" w:cs="Arial"/>
          <w:color w:val="000000" w:themeColor="text1"/>
          <w:szCs w:val="20"/>
          <w:lang w:eastAsia="x-none"/>
        </w:rPr>
        <w:t>configur</w:t>
      </w:r>
      <w:r w:rsidR="000578CB" w:rsidRPr="00552F83">
        <w:rPr>
          <w:rFonts w:ascii="Lato" w:eastAsia="Cambria" w:hAnsi="Lato" w:cs="Arial" w:hint="eastAsia"/>
          <w:color w:val="000000" w:themeColor="text1"/>
          <w:szCs w:val="20"/>
          <w:lang w:eastAsia="x-none"/>
        </w:rPr>
        <w:t>ation</w:t>
      </w:r>
      <w:r w:rsidR="003F741C" w:rsidRPr="00552F83">
        <w:rPr>
          <w:rFonts w:ascii="Lato" w:eastAsia="Cambria" w:hAnsi="Lato" w:cs="Arial"/>
          <w:color w:val="000000" w:themeColor="text1"/>
          <w:szCs w:val="20"/>
          <w:lang w:eastAsia="x-none"/>
        </w:rPr>
        <w:t>s</w:t>
      </w:r>
      <w:r w:rsidR="000578CB" w:rsidRPr="00552F83">
        <w:rPr>
          <w:rFonts w:ascii="Lato" w:eastAsia="Cambria" w:hAnsi="Lato" w:cs="Arial"/>
          <w:color w:val="000000" w:themeColor="text1"/>
          <w:szCs w:val="20"/>
          <w:lang w:eastAsia="x-none"/>
        </w:rPr>
        <w:t>.</w:t>
      </w:r>
    </w:p>
    <w:p w14:paraId="4198BB7A" w14:textId="0FEC2B1E" w:rsidR="003F741C" w:rsidRPr="00552F83" w:rsidRDefault="003F741C" w:rsidP="00C20DCE">
      <w:pPr>
        <w:spacing w:after="80"/>
        <w:rPr>
          <w:rFonts w:ascii="Lato" w:eastAsia="Cambria" w:hAnsi="Lato" w:cs="Arial"/>
          <w:b/>
          <w:bCs/>
          <w:color w:val="000000" w:themeColor="text1"/>
          <w:szCs w:val="20"/>
          <w:lang w:eastAsia="x-none"/>
        </w:rPr>
      </w:pPr>
      <w:r w:rsidRPr="00552F83">
        <w:rPr>
          <w:rFonts w:ascii="Lato" w:eastAsia="Cambria" w:hAnsi="Lato" w:cs="Arial"/>
          <w:b/>
          <w:bCs/>
          <w:color w:val="000000" w:themeColor="text1"/>
          <w:szCs w:val="20"/>
          <w:lang w:eastAsia="x-none"/>
        </w:rPr>
        <w:t>Action:</w:t>
      </w:r>
      <w:r w:rsidR="00F03D1A" w:rsidRPr="003E732C">
        <w:rPr>
          <w:rFonts w:ascii="Lato" w:eastAsia="Cambria" w:hAnsi="Lato" w:cs="Arial"/>
          <w:bCs/>
          <w:color w:val="000000" w:themeColor="text1"/>
          <w:szCs w:val="20"/>
          <w:lang w:eastAsia="x-none"/>
        </w:rPr>
        <w:t xml:space="preserve"> </w:t>
      </w:r>
      <w:r w:rsidR="00F03D1A" w:rsidRPr="003E732C">
        <w:rPr>
          <w:rFonts w:ascii="Lato" w:eastAsia="Times New Roman" w:hAnsi="Lato" w:cs="Arial"/>
          <w:iCs/>
          <w:color w:val="000000" w:themeColor="text1"/>
          <w:szCs w:val="20"/>
          <w:lang w:eastAsia="x-none"/>
        </w:rPr>
        <w:t>We</w:t>
      </w:r>
      <w:r w:rsidR="00F03D1A" w:rsidRPr="00F03D1A">
        <w:rPr>
          <w:rFonts w:ascii="Lato" w:eastAsia="Times New Roman" w:hAnsi="Lato" w:cs="Arial"/>
          <w:iCs/>
          <w:color w:val="000000" w:themeColor="text1"/>
          <w:szCs w:val="20"/>
          <w:lang w:eastAsia="x-none"/>
        </w:rPr>
        <w:t xml:space="preserve"> have summarized the key challenges related to catalysis in these two technologies separately</w:t>
      </w:r>
      <w:r w:rsidR="00F03D1A" w:rsidRPr="00F03D1A">
        <w:rPr>
          <w:rFonts w:ascii="Lato" w:eastAsia="Times New Roman" w:hAnsi="Lato" w:cs="Arial" w:hint="eastAsia"/>
          <w:iCs/>
          <w:color w:val="000000" w:themeColor="text1"/>
          <w:szCs w:val="20"/>
          <w:lang w:eastAsia="x-none"/>
        </w:rPr>
        <w:t xml:space="preserve"> </w:t>
      </w:r>
      <w:r w:rsidR="00F03D1A" w:rsidRPr="00F03D1A">
        <w:rPr>
          <w:rFonts w:ascii="Lato" w:eastAsia="Times New Roman" w:hAnsi="Lato" w:cs="Arial"/>
          <w:iCs/>
          <w:color w:val="000000" w:themeColor="text1"/>
          <w:szCs w:val="20"/>
          <w:lang w:eastAsia="x-none"/>
        </w:rPr>
        <w:t xml:space="preserve">in Section 2.4 </w:t>
      </w:r>
      <w:r w:rsidR="00F03D1A" w:rsidRPr="00F03D1A">
        <w:rPr>
          <w:rFonts w:ascii="Lato" w:eastAsia="DengXian" w:hAnsi="Lato" w:cs="Arial"/>
          <w:iCs/>
          <w:color w:val="000000" w:themeColor="text1"/>
          <w:szCs w:val="20"/>
          <w:lang w:eastAsia="zh-CN"/>
        </w:rPr>
        <w:t>(page xx, line xx)</w:t>
      </w:r>
      <w:r w:rsidR="00F03D1A" w:rsidRPr="00F03D1A">
        <w:rPr>
          <w:rFonts w:ascii="Lato" w:eastAsia="Times New Roman" w:hAnsi="Lato" w:cs="Arial"/>
          <w:iCs/>
          <w:color w:val="000000" w:themeColor="text1"/>
          <w:szCs w:val="20"/>
          <w:lang w:eastAsia="x-none"/>
        </w:rPr>
        <w:t>.</w:t>
      </w:r>
    </w:p>
    <w:sectPr w:rsidR="003F741C" w:rsidRPr="00552F83" w:rsidSect="00003B7F">
      <w:footerReference w:type="default" r:id="rId11"/>
      <w:footerReference w:type="first" r:id="rId12"/>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7" w:author="Pérez-Ramirez  Javier" w:date="2024-11-28T14:48:00Z" w:initials="JPR">
    <w:p w14:paraId="765F06DD" w14:textId="53AF1640" w:rsidR="003F741C" w:rsidRDefault="003F741C" w:rsidP="003F741C">
      <w:pPr>
        <w:jc w:val="left"/>
      </w:pPr>
      <w:r>
        <w:rPr>
          <w:rStyle w:val="CommentReference"/>
        </w:rPr>
        <w:annotationRef/>
      </w:r>
      <w:r>
        <w:rPr>
          <w:color w:val="000000"/>
          <w:szCs w:val="20"/>
        </w:rPr>
        <w:t>this is not well written, can you more accurate (and elegant)?</w:t>
      </w:r>
    </w:p>
  </w:comment>
  <w:comment w:id="8" w:author="Nabera  Abhinandan" w:date="2024-11-28T16:02:00Z" w:initials="NA">
    <w:p w14:paraId="33482429" w14:textId="5C1744BC" w:rsidR="00F03D1A" w:rsidRDefault="00F03D1A">
      <w:pPr>
        <w:pStyle w:val="CommentText"/>
      </w:pPr>
      <w:r>
        <w:rPr>
          <w:rStyle w:val="CommentReference"/>
        </w:rPr>
        <w:annotationRef/>
      </w:r>
      <w:r>
        <w:t>I tried to change it a bit, but please take a look and modify if not correct.</w:t>
      </w:r>
      <w:r w:rsidR="008D410E">
        <w:t xml:space="preserve"> If you agree then </w:t>
      </w:r>
      <w:r w:rsidR="003E732C">
        <w:t xml:space="preserve">please </w:t>
      </w:r>
      <w:r w:rsidR="008D410E">
        <w:t>just accept the marked changes.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65F06DD" w15:done="0"/>
  <w15:commentEx w15:paraId="33482429" w15:paraIdParent="765F06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5D71069" w16cex:dateUtc="2024-11-28T13:58:00Z"/>
  <w16cex:commentExtensible w16cex:durableId="6E0A80FE" w16cex:dateUtc="2024-11-28T13:59:00Z"/>
  <w16cex:commentExtensible w16cex:durableId="786F7041" w16cex:dateUtc="2024-11-28T14:01:00Z"/>
  <w16cex:commentExtensible w16cex:durableId="591894DD" w16cex:dateUtc="2024-11-28T13:52:00Z"/>
  <w16cex:commentExtensible w16cex:durableId="11DDF066" w16cex:dateUtc="2024-11-28T13:37:00Z"/>
  <w16cex:commentExtensible w16cex:durableId="0A630DD8" w16cex:dateUtc="2024-11-28T13: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65F06DD" w16cid:durableId="0A630DD8"/>
  <w16cid:commentId w16cid:paraId="33482429" w16cid:durableId="2AF312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29EEEC" w14:textId="77777777" w:rsidR="00794156" w:rsidRDefault="00794156">
      <w:pPr>
        <w:spacing w:after="0" w:line="240" w:lineRule="auto"/>
      </w:pPr>
      <w:r>
        <w:separator/>
      </w:r>
    </w:p>
  </w:endnote>
  <w:endnote w:type="continuationSeparator" w:id="0">
    <w:p w14:paraId="761B9C8D" w14:textId="77777777" w:rsidR="00794156" w:rsidRDefault="00794156">
      <w:pPr>
        <w:spacing w:after="0" w:line="240" w:lineRule="auto"/>
      </w:pPr>
      <w:r>
        <w:continuationSeparator/>
      </w:r>
    </w:p>
  </w:endnote>
  <w:endnote w:type="continuationNotice" w:id="1">
    <w:p w14:paraId="07F24F8E" w14:textId="77777777" w:rsidR="00794156" w:rsidRDefault="0079415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iberation Sans">
    <w:altName w:val="Arial"/>
    <w:charset w:val="01"/>
    <w:family w:val="swiss"/>
    <w:pitch w:val="variable"/>
  </w:font>
  <w:font w:name="Noto Sans SC Regular">
    <w:panose1 w:val="00000000000000000000"/>
    <w:charset w:val="00"/>
    <w:family w:val="roman"/>
    <w:notTrueType/>
    <w:pitch w:val="default"/>
  </w:font>
  <w:font w:name="Noto Sans Devanagari">
    <w:altName w:val="Mangal"/>
    <w:charset w:val="00"/>
    <w:family w:val="swiss"/>
    <w:pitch w:val="variable"/>
    <w:sig w:usb0="80008023" w:usb1="00002046"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Lato">
    <w:altName w:val="Segoe UI"/>
    <w:charset w:val="00"/>
    <w:family w:val="swiss"/>
    <w:pitch w:val="variable"/>
    <w:sig w:usb0="800000AF" w:usb1="4000604A" w:usb2="00000000" w:usb3="00000000" w:csb0="00000093"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99825971"/>
      <w:docPartObj>
        <w:docPartGallery w:val="Page Numbers (Bottom of Page)"/>
        <w:docPartUnique/>
      </w:docPartObj>
    </w:sdtPr>
    <w:sdtEndPr>
      <w:rPr>
        <w:rFonts w:ascii="Lato" w:hAnsi="Lato" w:cs="Arial"/>
        <w:szCs w:val="20"/>
      </w:rPr>
    </w:sdtEndPr>
    <w:sdtContent>
      <w:p w14:paraId="543C5A61" w14:textId="628F3512" w:rsidR="00A57B0D" w:rsidRPr="00896873" w:rsidRDefault="00A57B0D" w:rsidP="0063658F">
        <w:pPr>
          <w:pStyle w:val="Footer"/>
          <w:spacing w:after="480"/>
          <w:jc w:val="center"/>
          <w:rPr>
            <w:rFonts w:ascii="Lato" w:hAnsi="Lato" w:cs="Arial"/>
            <w:szCs w:val="20"/>
          </w:rPr>
        </w:pPr>
        <w:r w:rsidRPr="00896873">
          <w:rPr>
            <w:rFonts w:ascii="Lato" w:hAnsi="Lato" w:cs="Arial"/>
            <w:szCs w:val="20"/>
          </w:rPr>
          <w:fldChar w:fldCharType="begin"/>
        </w:r>
        <w:r w:rsidRPr="00896873">
          <w:rPr>
            <w:rFonts w:ascii="Lato" w:hAnsi="Lato" w:cs="Arial"/>
            <w:szCs w:val="20"/>
          </w:rPr>
          <w:instrText xml:space="preserve"> PAGE   \* MERGEFORMAT </w:instrText>
        </w:r>
        <w:r w:rsidRPr="00896873">
          <w:rPr>
            <w:rFonts w:ascii="Lato" w:hAnsi="Lato" w:cs="Arial"/>
            <w:szCs w:val="20"/>
          </w:rPr>
          <w:fldChar w:fldCharType="separate"/>
        </w:r>
        <w:r w:rsidR="00463956">
          <w:rPr>
            <w:rFonts w:ascii="Lato" w:hAnsi="Lato" w:cs="Arial"/>
            <w:noProof/>
            <w:szCs w:val="20"/>
          </w:rPr>
          <w:t>1</w:t>
        </w:r>
        <w:r w:rsidRPr="00896873">
          <w:rPr>
            <w:rFonts w:ascii="Lato" w:hAnsi="Lato" w:cs="Arial"/>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Cs w:val="20"/>
      </w:rPr>
      <w:id w:val="1476491943"/>
      <w:docPartObj>
        <w:docPartGallery w:val="Page Numbers (Bottom of Page)"/>
        <w:docPartUnique/>
      </w:docPartObj>
    </w:sdtPr>
    <w:sdtEndPr/>
    <w:sdtContent>
      <w:sdt>
        <w:sdtPr>
          <w:id w:val="1408731077"/>
          <w:docPartObj>
            <w:docPartGallery w:val="Page Numbers (Bottom of Page)"/>
            <w:docPartUnique/>
          </w:docPartObj>
        </w:sdtPr>
        <w:sdtEndPr>
          <w:rPr>
            <w:rFonts w:ascii="Times New Roman" w:hAnsi="Times New Roman" w:cs="Times New Roman"/>
            <w:sz w:val="24"/>
            <w:szCs w:val="24"/>
          </w:rPr>
        </w:sdtEndPr>
        <w:sdtContent>
          <w:p w14:paraId="5C6CB33B" w14:textId="77777777" w:rsidR="00A57B0D" w:rsidRPr="005D442B" w:rsidRDefault="00A57B0D" w:rsidP="0063658F">
            <w:pPr>
              <w:pStyle w:val="Footer"/>
              <w:spacing w:after="480"/>
              <w:jc w:val="center"/>
              <w:rPr>
                <w:rFonts w:ascii="Times New Roman" w:hAnsi="Times New Roman" w:cs="Times New Roman"/>
                <w:sz w:val="24"/>
                <w:szCs w:val="24"/>
              </w:rPr>
            </w:pPr>
            <w:r w:rsidRPr="00094479">
              <w:rPr>
                <w:rFonts w:ascii="Arial" w:hAnsi="Arial" w:cs="Arial"/>
                <w:szCs w:val="20"/>
              </w:rPr>
              <w:fldChar w:fldCharType="begin"/>
            </w:r>
            <w:r w:rsidRPr="00094479">
              <w:rPr>
                <w:rFonts w:ascii="Arial" w:hAnsi="Arial" w:cs="Arial"/>
                <w:szCs w:val="20"/>
              </w:rPr>
              <w:instrText xml:space="preserve"> PAGE   \* MERGEFORMAT </w:instrText>
            </w:r>
            <w:r w:rsidRPr="00094479">
              <w:rPr>
                <w:rFonts w:ascii="Arial" w:hAnsi="Arial" w:cs="Arial"/>
                <w:szCs w:val="20"/>
              </w:rPr>
              <w:fldChar w:fldCharType="separate"/>
            </w:r>
            <w:r>
              <w:rPr>
                <w:rFonts w:ascii="Arial" w:hAnsi="Arial" w:cs="Arial"/>
                <w:szCs w:val="20"/>
              </w:rPr>
              <w:t>1</w:t>
            </w:r>
            <w:r w:rsidRPr="00094479">
              <w:rPr>
                <w:rFonts w:ascii="Arial" w:hAnsi="Arial" w:cs="Arial"/>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A75297" w14:textId="77777777" w:rsidR="00794156" w:rsidRDefault="00794156">
      <w:pPr>
        <w:spacing w:after="0" w:line="240" w:lineRule="auto"/>
      </w:pPr>
      <w:r>
        <w:separator/>
      </w:r>
    </w:p>
  </w:footnote>
  <w:footnote w:type="continuationSeparator" w:id="0">
    <w:p w14:paraId="561EE8B5" w14:textId="77777777" w:rsidR="00794156" w:rsidRDefault="00794156">
      <w:pPr>
        <w:spacing w:after="0" w:line="240" w:lineRule="auto"/>
      </w:pPr>
      <w:r>
        <w:continuationSeparator/>
      </w:r>
    </w:p>
  </w:footnote>
  <w:footnote w:type="continuationNotice" w:id="1">
    <w:p w14:paraId="72756FFF" w14:textId="77777777" w:rsidR="00794156" w:rsidRDefault="0079415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303C3"/>
    <w:multiLevelType w:val="hybridMultilevel"/>
    <w:tmpl w:val="86DC08B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45F7F13"/>
    <w:multiLevelType w:val="hybridMultilevel"/>
    <w:tmpl w:val="BEBE1450"/>
    <w:lvl w:ilvl="0" w:tplc="BC36F286">
      <w:start w:val="1"/>
      <w:numFmt w:val="bullet"/>
      <w:lvlText w:val=""/>
      <w:lvlJc w:val="left"/>
      <w:pPr>
        <w:ind w:left="720" w:hanging="360"/>
      </w:pPr>
      <w:rPr>
        <w:rFonts w:ascii="Symbol" w:hAnsi="Symbol" w:hint="default"/>
      </w:rPr>
    </w:lvl>
    <w:lvl w:ilvl="1" w:tplc="82EAC1A8">
      <w:start w:val="1"/>
      <w:numFmt w:val="bullet"/>
      <w:lvlText w:val="o"/>
      <w:lvlJc w:val="left"/>
      <w:pPr>
        <w:ind w:left="1440" w:hanging="360"/>
      </w:pPr>
      <w:rPr>
        <w:rFonts w:ascii="Courier New" w:hAnsi="Courier New" w:cs="Times New Roman" w:hint="default"/>
      </w:rPr>
    </w:lvl>
    <w:lvl w:ilvl="2" w:tplc="CB74DD1E">
      <w:start w:val="1"/>
      <w:numFmt w:val="bullet"/>
      <w:lvlText w:val=""/>
      <w:lvlJc w:val="left"/>
      <w:pPr>
        <w:ind w:left="2160" w:hanging="360"/>
      </w:pPr>
      <w:rPr>
        <w:rFonts w:ascii="Wingdings" w:hAnsi="Wingdings" w:hint="default"/>
      </w:rPr>
    </w:lvl>
    <w:lvl w:ilvl="3" w:tplc="4374470E">
      <w:start w:val="1"/>
      <w:numFmt w:val="bullet"/>
      <w:lvlText w:val=""/>
      <w:lvlJc w:val="left"/>
      <w:pPr>
        <w:ind w:left="2880" w:hanging="360"/>
      </w:pPr>
      <w:rPr>
        <w:rFonts w:ascii="Symbol" w:hAnsi="Symbol" w:hint="default"/>
      </w:rPr>
    </w:lvl>
    <w:lvl w:ilvl="4" w:tplc="604E2DDC">
      <w:start w:val="1"/>
      <w:numFmt w:val="bullet"/>
      <w:lvlText w:val="o"/>
      <w:lvlJc w:val="left"/>
      <w:pPr>
        <w:ind w:left="3600" w:hanging="360"/>
      </w:pPr>
      <w:rPr>
        <w:rFonts w:ascii="Courier New" w:hAnsi="Courier New" w:cs="Times New Roman" w:hint="default"/>
      </w:rPr>
    </w:lvl>
    <w:lvl w:ilvl="5" w:tplc="B54EFB7C">
      <w:start w:val="1"/>
      <w:numFmt w:val="bullet"/>
      <w:lvlText w:val=""/>
      <w:lvlJc w:val="left"/>
      <w:pPr>
        <w:ind w:left="4320" w:hanging="360"/>
      </w:pPr>
      <w:rPr>
        <w:rFonts w:ascii="Wingdings" w:hAnsi="Wingdings" w:hint="default"/>
      </w:rPr>
    </w:lvl>
    <w:lvl w:ilvl="6" w:tplc="844CED68">
      <w:start w:val="1"/>
      <w:numFmt w:val="bullet"/>
      <w:lvlText w:val=""/>
      <w:lvlJc w:val="left"/>
      <w:pPr>
        <w:ind w:left="5040" w:hanging="360"/>
      </w:pPr>
      <w:rPr>
        <w:rFonts w:ascii="Symbol" w:hAnsi="Symbol" w:hint="default"/>
      </w:rPr>
    </w:lvl>
    <w:lvl w:ilvl="7" w:tplc="496AF4A6">
      <w:start w:val="1"/>
      <w:numFmt w:val="bullet"/>
      <w:lvlText w:val="o"/>
      <w:lvlJc w:val="left"/>
      <w:pPr>
        <w:ind w:left="5760" w:hanging="360"/>
      </w:pPr>
      <w:rPr>
        <w:rFonts w:ascii="Courier New" w:hAnsi="Courier New" w:cs="Times New Roman" w:hint="default"/>
      </w:rPr>
    </w:lvl>
    <w:lvl w:ilvl="8" w:tplc="3ABA474E">
      <w:start w:val="1"/>
      <w:numFmt w:val="bullet"/>
      <w:lvlText w:val=""/>
      <w:lvlJc w:val="left"/>
      <w:pPr>
        <w:ind w:left="6480" w:hanging="360"/>
      </w:pPr>
      <w:rPr>
        <w:rFonts w:ascii="Wingdings" w:hAnsi="Wingdings" w:hint="default"/>
      </w:rPr>
    </w:lvl>
  </w:abstractNum>
  <w:abstractNum w:abstractNumId="2" w15:restartNumberingAfterBreak="0">
    <w:nsid w:val="0C832091"/>
    <w:multiLevelType w:val="hybridMultilevel"/>
    <w:tmpl w:val="03C8775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26455D74"/>
    <w:multiLevelType w:val="multilevel"/>
    <w:tmpl w:val="06BA6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179B1"/>
    <w:multiLevelType w:val="hybridMultilevel"/>
    <w:tmpl w:val="3B7A2F2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36EE0B58"/>
    <w:multiLevelType w:val="hybridMultilevel"/>
    <w:tmpl w:val="2CCE3058"/>
    <w:lvl w:ilvl="0" w:tplc="3DFC60F6">
      <w:numFmt w:val="bullet"/>
      <w:lvlText w:val="•"/>
      <w:lvlJc w:val="left"/>
      <w:pPr>
        <w:ind w:left="1068" w:hanging="708"/>
      </w:pPr>
      <w:rPr>
        <w:rFonts w:ascii="Arial" w:eastAsia="DengXi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A70A2C"/>
    <w:multiLevelType w:val="hybridMultilevel"/>
    <w:tmpl w:val="C6485DBE"/>
    <w:lvl w:ilvl="0" w:tplc="08070001">
      <w:start w:val="1"/>
      <w:numFmt w:val="bullet"/>
      <w:lvlText w:val=""/>
      <w:lvlJc w:val="left"/>
      <w:pPr>
        <w:ind w:left="763" w:hanging="360"/>
      </w:pPr>
      <w:rPr>
        <w:rFonts w:ascii="Symbol" w:hAnsi="Symbol" w:hint="default"/>
      </w:rPr>
    </w:lvl>
    <w:lvl w:ilvl="1" w:tplc="08070003" w:tentative="1">
      <w:start w:val="1"/>
      <w:numFmt w:val="bullet"/>
      <w:lvlText w:val="o"/>
      <w:lvlJc w:val="left"/>
      <w:pPr>
        <w:ind w:left="1483" w:hanging="360"/>
      </w:pPr>
      <w:rPr>
        <w:rFonts w:ascii="Courier New" w:hAnsi="Courier New" w:cs="Courier New" w:hint="default"/>
      </w:rPr>
    </w:lvl>
    <w:lvl w:ilvl="2" w:tplc="08070005" w:tentative="1">
      <w:start w:val="1"/>
      <w:numFmt w:val="bullet"/>
      <w:lvlText w:val=""/>
      <w:lvlJc w:val="left"/>
      <w:pPr>
        <w:ind w:left="2203" w:hanging="360"/>
      </w:pPr>
      <w:rPr>
        <w:rFonts w:ascii="Wingdings" w:hAnsi="Wingdings" w:hint="default"/>
      </w:rPr>
    </w:lvl>
    <w:lvl w:ilvl="3" w:tplc="08070001" w:tentative="1">
      <w:start w:val="1"/>
      <w:numFmt w:val="bullet"/>
      <w:lvlText w:val=""/>
      <w:lvlJc w:val="left"/>
      <w:pPr>
        <w:ind w:left="2923" w:hanging="360"/>
      </w:pPr>
      <w:rPr>
        <w:rFonts w:ascii="Symbol" w:hAnsi="Symbol" w:hint="default"/>
      </w:rPr>
    </w:lvl>
    <w:lvl w:ilvl="4" w:tplc="08070003" w:tentative="1">
      <w:start w:val="1"/>
      <w:numFmt w:val="bullet"/>
      <w:lvlText w:val="o"/>
      <w:lvlJc w:val="left"/>
      <w:pPr>
        <w:ind w:left="3643" w:hanging="360"/>
      </w:pPr>
      <w:rPr>
        <w:rFonts w:ascii="Courier New" w:hAnsi="Courier New" w:cs="Courier New" w:hint="default"/>
      </w:rPr>
    </w:lvl>
    <w:lvl w:ilvl="5" w:tplc="08070005" w:tentative="1">
      <w:start w:val="1"/>
      <w:numFmt w:val="bullet"/>
      <w:lvlText w:val=""/>
      <w:lvlJc w:val="left"/>
      <w:pPr>
        <w:ind w:left="4363" w:hanging="360"/>
      </w:pPr>
      <w:rPr>
        <w:rFonts w:ascii="Wingdings" w:hAnsi="Wingdings" w:hint="default"/>
      </w:rPr>
    </w:lvl>
    <w:lvl w:ilvl="6" w:tplc="08070001" w:tentative="1">
      <w:start w:val="1"/>
      <w:numFmt w:val="bullet"/>
      <w:lvlText w:val=""/>
      <w:lvlJc w:val="left"/>
      <w:pPr>
        <w:ind w:left="5083" w:hanging="360"/>
      </w:pPr>
      <w:rPr>
        <w:rFonts w:ascii="Symbol" w:hAnsi="Symbol" w:hint="default"/>
      </w:rPr>
    </w:lvl>
    <w:lvl w:ilvl="7" w:tplc="08070003" w:tentative="1">
      <w:start w:val="1"/>
      <w:numFmt w:val="bullet"/>
      <w:lvlText w:val="o"/>
      <w:lvlJc w:val="left"/>
      <w:pPr>
        <w:ind w:left="5803" w:hanging="360"/>
      </w:pPr>
      <w:rPr>
        <w:rFonts w:ascii="Courier New" w:hAnsi="Courier New" w:cs="Courier New" w:hint="default"/>
      </w:rPr>
    </w:lvl>
    <w:lvl w:ilvl="8" w:tplc="08070005" w:tentative="1">
      <w:start w:val="1"/>
      <w:numFmt w:val="bullet"/>
      <w:lvlText w:val=""/>
      <w:lvlJc w:val="left"/>
      <w:pPr>
        <w:ind w:left="6523" w:hanging="360"/>
      </w:pPr>
      <w:rPr>
        <w:rFonts w:ascii="Wingdings" w:hAnsi="Wingdings" w:hint="default"/>
      </w:rPr>
    </w:lvl>
  </w:abstractNum>
  <w:abstractNum w:abstractNumId="7" w15:restartNumberingAfterBreak="0">
    <w:nsid w:val="3FA25A1F"/>
    <w:multiLevelType w:val="multilevel"/>
    <w:tmpl w:val="387C6F76"/>
    <w:lvl w:ilvl="0">
      <w:start w:val="1"/>
      <w:numFmt w:val="bullet"/>
      <w:lvlText w:val=""/>
      <w:lvlJc w:val="left"/>
      <w:pPr>
        <w:tabs>
          <w:tab w:val="num" w:pos="-1422"/>
        </w:tabs>
        <w:ind w:left="-1422" w:hanging="360"/>
      </w:pPr>
      <w:rPr>
        <w:rFonts w:ascii="Symbol" w:hAnsi="Symbol" w:hint="default"/>
        <w:sz w:val="20"/>
      </w:rPr>
    </w:lvl>
    <w:lvl w:ilvl="1" w:tentative="1">
      <w:start w:val="1"/>
      <w:numFmt w:val="bullet"/>
      <w:lvlText w:val="o"/>
      <w:lvlJc w:val="left"/>
      <w:pPr>
        <w:tabs>
          <w:tab w:val="num" w:pos="-702"/>
        </w:tabs>
        <w:ind w:left="-702" w:hanging="360"/>
      </w:pPr>
      <w:rPr>
        <w:rFonts w:ascii="Courier New" w:hAnsi="Courier New" w:hint="default"/>
        <w:sz w:val="20"/>
      </w:rPr>
    </w:lvl>
    <w:lvl w:ilvl="2" w:tentative="1">
      <w:start w:val="1"/>
      <w:numFmt w:val="bullet"/>
      <w:lvlText w:val=""/>
      <w:lvlJc w:val="left"/>
      <w:pPr>
        <w:tabs>
          <w:tab w:val="num" w:pos="18"/>
        </w:tabs>
        <w:ind w:left="18" w:hanging="360"/>
      </w:pPr>
      <w:rPr>
        <w:rFonts w:ascii="Wingdings" w:hAnsi="Wingdings" w:hint="default"/>
        <w:sz w:val="20"/>
      </w:rPr>
    </w:lvl>
    <w:lvl w:ilvl="3" w:tentative="1">
      <w:start w:val="1"/>
      <w:numFmt w:val="bullet"/>
      <w:lvlText w:val=""/>
      <w:lvlJc w:val="left"/>
      <w:pPr>
        <w:tabs>
          <w:tab w:val="num" w:pos="738"/>
        </w:tabs>
        <w:ind w:left="738" w:hanging="360"/>
      </w:pPr>
      <w:rPr>
        <w:rFonts w:ascii="Wingdings" w:hAnsi="Wingdings" w:hint="default"/>
        <w:sz w:val="20"/>
      </w:rPr>
    </w:lvl>
    <w:lvl w:ilvl="4" w:tentative="1">
      <w:start w:val="1"/>
      <w:numFmt w:val="bullet"/>
      <w:lvlText w:val=""/>
      <w:lvlJc w:val="left"/>
      <w:pPr>
        <w:tabs>
          <w:tab w:val="num" w:pos="1458"/>
        </w:tabs>
        <w:ind w:left="1458" w:hanging="360"/>
      </w:pPr>
      <w:rPr>
        <w:rFonts w:ascii="Wingdings" w:hAnsi="Wingdings" w:hint="default"/>
        <w:sz w:val="20"/>
      </w:rPr>
    </w:lvl>
    <w:lvl w:ilvl="5" w:tentative="1">
      <w:start w:val="1"/>
      <w:numFmt w:val="bullet"/>
      <w:lvlText w:val=""/>
      <w:lvlJc w:val="left"/>
      <w:pPr>
        <w:tabs>
          <w:tab w:val="num" w:pos="2178"/>
        </w:tabs>
        <w:ind w:left="2178" w:hanging="360"/>
      </w:pPr>
      <w:rPr>
        <w:rFonts w:ascii="Wingdings" w:hAnsi="Wingdings" w:hint="default"/>
        <w:sz w:val="20"/>
      </w:rPr>
    </w:lvl>
    <w:lvl w:ilvl="6" w:tentative="1">
      <w:start w:val="1"/>
      <w:numFmt w:val="bullet"/>
      <w:lvlText w:val=""/>
      <w:lvlJc w:val="left"/>
      <w:pPr>
        <w:tabs>
          <w:tab w:val="num" w:pos="2898"/>
        </w:tabs>
        <w:ind w:left="2898" w:hanging="360"/>
      </w:pPr>
      <w:rPr>
        <w:rFonts w:ascii="Wingdings" w:hAnsi="Wingdings" w:hint="default"/>
        <w:sz w:val="20"/>
      </w:rPr>
    </w:lvl>
    <w:lvl w:ilvl="7" w:tentative="1">
      <w:start w:val="1"/>
      <w:numFmt w:val="bullet"/>
      <w:lvlText w:val=""/>
      <w:lvlJc w:val="left"/>
      <w:pPr>
        <w:tabs>
          <w:tab w:val="num" w:pos="3618"/>
        </w:tabs>
        <w:ind w:left="3618" w:hanging="360"/>
      </w:pPr>
      <w:rPr>
        <w:rFonts w:ascii="Wingdings" w:hAnsi="Wingdings" w:hint="default"/>
        <w:sz w:val="20"/>
      </w:rPr>
    </w:lvl>
    <w:lvl w:ilvl="8" w:tentative="1">
      <w:start w:val="1"/>
      <w:numFmt w:val="bullet"/>
      <w:lvlText w:val=""/>
      <w:lvlJc w:val="left"/>
      <w:pPr>
        <w:tabs>
          <w:tab w:val="num" w:pos="4338"/>
        </w:tabs>
        <w:ind w:left="4338" w:hanging="360"/>
      </w:pPr>
      <w:rPr>
        <w:rFonts w:ascii="Wingdings" w:hAnsi="Wingdings" w:hint="default"/>
        <w:sz w:val="20"/>
      </w:rPr>
    </w:lvl>
  </w:abstractNum>
  <w:abstractNum w:abstractNumId="8" w15:restartNumberingAfterBreak="0">
    <w:nsid w:val="40552BC8"/>
    <w:multiLevelType w:val="hybridMultilevel"/>
    <w:tmpl w:val="290407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4FF06FA6"/>
    <w:multiLevelType w:val="hybridMultilevel"/>
    <w:tmpl w:val="BDDC5B6A"/>
    <w:lvl w:ilvl="0" w:tplc="FE468C72">
      <w:start w:val="1"/>
      <w:numFmt w:val="bullet"/>
      <w:lvlText w:val=""/>
      <w:lvlJc w:val="left"/>
      <w:pPr>
        <w:ind w:left="360" w:hanging="360"/>
      </w:pPr>
      <w:rPr>
        <w:rFonts w:ascii="Symbol" w:hAnsi="Symbol" w:hint="default"/>
        <w:color w:val="auto"/>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0" w15:restartNumberingAfterBreak="0">
    <w:nsid w:val="550150FC"/>
    <w:multiLevelType w:val="hybridMultilevel"/>
    <w:tmpl w:val="81029A2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58FF0934"/>
    <w:multiLevelType w:val="hybridMultilevel"/>
    <w:tmpl w:val="9BDE08A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5A0123BA"/>
    <w:multiLevelType w:val="hybridMultilevel"/>
    <w:tmpl w:val="BE2C43E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5B730B99"/>
    <w:multiLevelType w:val="hybridMultilevel"/>
    <w:tmpl w:val="994C94B6"/>
    <w:lvl w:ilvl="0" w:tplc="FE468C72">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5D72180B"/>
    <w:multiLevelType w:val="hybridMultilevel"/>
    <w:tmpl w:val="2A2057C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60C6440C"/>
    <w:multiLevelType w:val="hybridMultilevel"/>
    <w:tmpl w:val="4128ED7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64A60D83"/>
    <w:multiLevelType w:val="hybridMultilevel"/>
    <w:tmpl w:val="F6745B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65FF42BA"/>
    <w:multiLevelType w:val="hybridMultilevel"/>
    <w:tmpl w:val="357E837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6FC951F5"/>
    <w:multiLevelType w:val="hybridMultilevel"/>
    <w:tmpl w:val="F7AC13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7155157A"/>
    <w:multiLevelType w:val="hybridMultilevel"/>
    <w:tmpl w:val="44C00D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732F3600"/>
    <w:multiLevelType w:val="hybridMultilevel"/>
    <w:tmpl w:val="AE4AE9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762B3093"/>
    <w:multiLevelType w:val="hybridMultilevel"/>
    <w:tmpl w:val="797CF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C5066FF"/>
    <w:multiLevelType w:val="multilevel"/>
    <w:tmpl w:val="FF169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4"/>
  </w:num>
  <w:num w:numId="3">
    <w:abstractNumId w:val="18"/>
  </w:num>
  <w:num w:numId="4">
    <w:abstractNumId w:val="12"/>
  </w:num>
  <w:num w:numId="5">
    <w:abstractNumId w:val="0"/>
  </w:num>
  <w:num w:numId="6">
    <w:abstractNumId w:val="11"/>
  </w:num>
  <w:num w:numId="7">
    <w:abstractNumId w:val="17"/>
  </w:num>
  <w:num w:numId="8">
    <w:abstractNumId w:val="8"/>
  </w:num>
  <w:num w:numId="9">
    <w:abstractNumId w:val="2"/>
  </w:num>
  <w:num w:numId="10">
    <w:abstractNumId w:val="4"/>
  </w:num>
  <w:num w:numId="11">
    <w:abstractNumId w:val="9"/>
  </w:num>
  <w:num w:numId="12">
    <w:abstractNumId w:val="13"/>
  </w:num>
  <w:num w:numId="13">
    <w:abstractNumId w:val="16"/>
  </w:num>
  <w:num w:numId="14">
    <w:abstractNumId w:val="21"/>
  </w:num>
  <w:num w:numId="15">
    <w:abstractNumId w:val="5"/>
  </w:num>
  <w:num w:numId="16">
    <w:abstractNumId w:val="20"/>
  </w:num>
  <w:num w:numId="17">
    <w:abstractNumId w:val="3"/>
  </w:num>
  <w:num w:numId="18">
    <w:abstractNumId w:val="22"/>
  </w:num>
  <w:num w:numId="19">
    <w:abstractNumId w:val="10"/>
  </w:num>
  <w:num w:numId="20">
    <w:abstractNumId w:val="1"/>
  </w:num>
  <w:num w:numId="21">
    <w:abstractNumId w:val="6"/>
  </w:num>
  <w:num w:numId="22">
    <w:abstractNumId w:val="7"/>
  </w:num>
  <w:num w:numId="23">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abera  Abhinandan">
    <w15:presenceInfo w15:providerId="AD" w15:userId="S-1-5-21-2025429265-764733703-1417001333-531263"/>
  </w15:person>
  <w15:person w15:author="Pérez-Ramirez  Javier">
    <w15:presenceInfo w15:providerId="AD" w15:userId="S::jpr@ethz.ch::592cf504-c664-4b26-b115-e9ff9989dc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activeWritingStyle w:appName="MSWord" w:lang="de-CH" w:vendorID="64" w:dllVersion="6" w:nlCheck="1" w:checkStyle="0"/>
  <w:activeWritingStyle w:appName="MSWord" w:lang="en-US" w:vendorID="64" w:dllVersion="6" w:nlCheck="1" w:checkStyle="1"/>
  <w:activeWritingStyle w:appName="MSWord" w:lang="en-US" w:vendorID="64" w:dllVersion="0" w:nlCheck="1" w:checkStyle="0"/>
  <w:activeWritingStyle w:appName="MSWord" w:lang="fr-CH" w:vendorID="64" w:dllVersion="6" w:nlCheck="1" w:checkStyle="0"/>
  <w:activeWritingStyle w:appName="MSWord" w:lang="en-GB" w:vendorID="64" w:dllVersion="0" w:nlCheck="1" w:checkStyle="0"/>
  <w:activeWritingStyle w:appName="MSWord" w:lang="en-GB" w:vendorID="64" w:dllVersion="6" w:nlCheck="1" w:checkStyle="1"/>
  <w:activeWritingStyle w:appName="MSWord" w:lang="es-ES" w:vendorID="64" w:dllVersion="6" w:nlCheck="1" w:checkStyle="0"/>
  <w:activeWritingStyle w:appName="MSWord" w:lang="de-CH" w:vendorID="64" w:dllVersion="0" w:nlCheck="1" w:checkStyle="0"/>
  <w:activeWritingStyle w:appName="MSWord" w:lang="en-US" w:vendorID="64" w:dllVersion="4096" w:nlCheck="1" w:checkStyle="0"/>
  <w:activeWritingStyle w:appName="MSWord" w:lang="en-GB" w:vendorID="64" w:dllVersion="4096" w:nlCheck="1" w:checkStyle="0"/>
  <w:proofState w:spelling="clean" w:grammar="clean"/>
  <w:trackRevisions/>
  <w:doNotTrackFormatting/>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EwNDMzMDM2MTE3MzRW0lEKTi0uzszPAykwMqoFAIui4LstAAAA"/>
    <w:docVar w:name="EN.InstantFormat" w:val="&lt;ENInstantFormat&gt;&lt;Enabled&gt;1&lt;/Enabled&gt;&lt;ScanUnformatted&gt;1&lt;/ScanUnformatted&gt;&lt;ScanChanges&gt;1&lt;/ScanChanges&gt;&lt;Suspended&gt;1&lt;/Suspended&gt;&lt;/ENInstantFormat&gt;"/>
  </w:docVars>
  <w:rsids>
    <w:rsidRoot w:val="00E243DD"/>
    <w:rsid w:val="0000022E"/>
    <w:rsid w:val="00000A69"/>
    <w:rsid w:val="00000EEA"/>
    <w:rsid w:val="00001B6F"/>
    <w:rsid w:val="00001C86"/>
    <w:rsid w:val="00001CB6"/>
    <w:rsid w:val="00002571"/>
    <w:rsid w:val="00002935"/>
    <w:rsid w:val="00002FDA"/>
    <w:rsid w:val="0000350D"/>
    <w:rsid w:val="000035B4"/>
    <w:rsid w:val="00003A27"/>
    <w:rsid w:val="00003B1E"/>
    <w:rsid w:val="00003B7F"/>
    <w:rsid w:val="00003C76"/>
    <w:rsid w:val="000047EE"/>
    <w:rsid w:val="000049D6"/>
    <w:rsid w:val="00004B41"/>
    <w:rsid w:val="00004DEA"/>
    <w:rsid w:val="0000525A"/>
    <w:rsid w:val="0000572A"/>
    <w:rsid w:val="00005955"/>
    <w:rsid w:val="00005E12"/>
    <w:rsid w:val="00006504"/>
    <w:rsid w:val="00006A36"/>
    <w:rsid w:val="00006DD2"/>
    <w:rsid w:val="00007360"/>
    <w:rsid w:val="0000741F"/>
    <w:rsid w:val="00007955"/>
    <w:rsid w:val="000079C3"/>
    <w:rsid w:val="00007D18"/>
    <w:rsid w:val="00010776"/>
    <w:rsid w:val="00010A40"/>
    <w:rsid w:val="00010BA4"/>
    <w:rsid w:val="00010D37"/>
    <w:rsid w:val="00011391"/>
    <w:rsid w:val="0001141F"/>
    <w:rsid w:val="00011725"/>
    <w:rsid w:val="00011752"/>
    <w:rsid w:val="000118D2"/>
    <w:rsid w:val="00011AB8"/>
    <w:rsid w:val="00012458"/>
    <w:rsid w:val="000124B2"/>
    <w:rsid w:val="00012ABE"/>
    <w:rsid w:val="00012D7B"/>
    <w:rsid w:val="00012F2B"/>
    <w:rsid w:val="000132C1"/>
    <w:rsid w:val="00013347"/>
    <w:rsid w:val="000138D6"/>
    <w:rsid w:val="00013D56"/>
    <w:rsid w:val="00013DB7"/>
    <w:rsid w:val="00015284"/>
    <w:rsid w:val="0001603A"/>
    <w:rsid w:val="00016301"/>
    <w:rsid w:val="0001639B"/>
    <w:rsid w:val="00016664"/>
    <w:rsid w:val="00017541"/>
    <w:rsid w:val="000178FF"/>
    <w:rsid w:val="00017E5F"/>
    <w:rsid w:val="0002030E"/>
    <w:rsid w:val="000205FB"/>
    <w:rsid w:val="00020961"/>
    <w:rsid w:val="000209A0"/>
    <w:rsid w:val="00020DCB"/>
    <w:rsid w:val="00020E26"/>
    <w:rsid w:val="00020ECE"/>
    <w:rsid w:val="00020F72"/>
    <w:rsid w:val="00021207"/>
    <w:rsid w:val="00021530"/>
    <w:rsid w:val="00021DA3"/>
    <w:rsid w:val="00021F23"/>
    <w:rsid w:val="00022290"/>
    <w:rsid w:val="0002249F"/>
    <w:rsid w:val="00022640"/>
    <w:rsid w:val="00022734"/>
    <w:rsid w:val="000227BD"/>
    <w:rsid w:val="0002368F"/>
    <w:rsid w:val="00023975"/>
    <w:rsid w:val="00023C59"/>
    <w:rsid w:val="00023DB9"/>
    <w:rsid w:val="00023E4F"/>
    <w:rsid w:val="00024113"/>
    <w:rsid w:val="0002441E"/>
    <w:rsid w:val="00024610"/>
    <w:rsid w:val="0002539D"/>
    <w:rsid w:val="000259B8"/>
    <w:rsid w:val="00025AB9"/>
    <w:rsid w:val="00025E1E"/>
    <w:rsid w:val="00026660"/>
    <w:rsid w:val="00026844"/>
    <w:rsid w:val="00026AB7"/>
    <w:rsid w:val="0002710D"/>
    <w:rsid w:val="00027151"/>
    <w:rsid w:val="000273C4"/>
    <w:rsid w:val="00027E3B"/>
    <w:rsid w:val="00027FB4"/>
    <w:rsid w:val="0003010C"/>
    <w:rsid w:val="00030360"/>
    <w:rsid w:val="000304B9"/>
    <w:rsid w:val="0003067A"/>
    <w:rsid w:val="00030A86"/>
    <w:rsid w:val="00030B79"/>
    <w:rsid w:val="00031069"/>
    <w:rsid w:val="0003121D"/>
    <w:rsid w:val="000312F5"/>
    <w:rsid w:val="000315CB"/>
    <w:rsid w:val="00032141"/>
    <w:rsid w:val="0003244D"/>
    <w:rsid w:val="000324A0"/>
    <w:rsid w:val="0003254E"/>
    <w:rsid w:val="00032F3A"/>
    <w:rsid w:val="00033231"/>
    <w:rsid w:val="00033317"/>
    <w:rsid w:val="00033969"/>
    <w:rsid w:val="00033A00"/>
    <w:rsid w:val="00034027"/>
    <w:rsid w:val="00034166"/>
    <w:rsid w:val="000342FE"/>
    <w:rsid w:val="00034337"/>
    <w:rsid w:val="000343EC"/>
    <w:rsid w:val="0003473A"/>
    <w:rsid w:val="00034B0D"/>
    <w:rsid w:val="00034D1A"/>
    <w:rsid w:val="00035011"/>
    <w:rsid w:val="00035498"/>
    <w:rsid w:val="00035B47"/>
    <w:rsid w:val="00035C8D"/>
    <w:rsid w:val="00036116"/>
    <w:rsid w:val="00036770"/>
    <w:rsid w:val="00036B65"/>
    <w:rsid w:val="00036CD1"/>
    <w:rsid w:val="00036E2E"/>
    <w:rsid w:val="000373F2"/>
    <w:rsid w:val="00037696"/>
    <w:rsid w:val="00037991"/>
    <w:rsid w:val="00037A3F"/>
    <w:rsid w:val="00037B2D"/>
    <w:rsid w:val="00037ED9"/>
    <w:rsid w:val="00040496"/>
    <w:rsid w:val="0004075A"/>
    <w:rsid w:val="00040823"/>
    <w:rsid w:val="00040AB1"/>
    <w:rsid w:val="00040ECB"/>
    <w:rsid w:val="0004144D"/>
    <w:rsid w:val="00041F3D"/>
    <w:rsid w:val="00042221"/>
    <w:rsid w:val="0004247E"/>
    <w:rsid w:val="000426BB"/>
    <w:rsid w:val="00042854"/>
    <w:rsid w:val="00042D02"/>
    <w:rsid w:val="000435E1"/>
    <w:rsid w:val="00043FD4"/>
    <w:rsid w:val="00044096"/>
    <w:rsid w:val="0004447C"/>
    <w:rsid w:val="000444E4"/>
    <w:rsid w:val="000446D1"/>
    <w:rsid w:val="00044C31"/>
    <w:rsid w:val="00044E9C"/>
    <w:rsid w:val="0004518C"/>
    <w:rsid w:val="00045BF0"/>
    <w:rsid w:val="00045CF5"/>
    <w:rsid w:val="000460A5"/>
    <w:rsid w:val="000464C2"/>
    <w:rsid w:val="00046552"/>
    <w:rsid w:val="00046BAE"/>
    <w:rsid w:val="0004702E"/>
    <w:rsid w:val="00047613"/>
    <w:rsid w:val="00047D7C"/>
    <w:rsid w:val="00050530"/>
    <w:rsid w:val="000505A2"/>
    <w:rsid w:val="000505B6"/>
    <w:rsid w:val="000509DD"/>
    <w:rsid w:val="00051002"/>
    <w:rsid w:val="00051215"/>
    <w:rsid w:val="0005130B"/>
    <w:rsid w:val="000513E4"/>
    <w:rsid w:val="000516AA"/>
    <w:rsid w:val="00051A5A"/>
    <w:rsid w:val="00052793"/>
    <w:rsid w:val="00052928"/>
    <w:rsid w:val="00052998"/>
    <w:rsid w:val="00053392"/>
    <w:rsid w:val="0005368E"/>
    <w:rsid w:val="00053B99"/>
    <w:rsid w:val="00053C3D"/>
    <w:rsid w:val="00054314"/>
    <w:rsid w:val="000545B7"/>
    <w:rsid w:val="00054CC9"/>
    <w:rsid w:val="00054E40"/>
    <w:rsid w:val="000554AB"/>
    <w:rsid w:val="000557DC"/>
    <w:rsid w:val="000558EB"/>
    <w:rsid w:val="00055BBF"/>
    <w:rsid w:val="0005634A"/>
    <w:rsid w:val="000563B1"/>
    <w:rsid w:val="00056571"/>
    <w:rsid w:val="0005695E"/>
    <w:rsid w:val="00056BA2"/>
    <w:rsid w:val="00056EB1"/>
    <w:rsid w:val="00057169"/>
    <w:rsid w:val="000574C6"/>
    <w:rsid w:val="00057737"/>
    <w:rsid w:val="0005773C"/>
    <w:rsid w:val="000578CB"/>
    <w:rsid w:val="0006015F"/>
    <w:rsid w:val="0006063C"/>
    <w:rsid w:val="0006068E"/>
    <w:rsid w:val="00060704"/>
    <w:rsid w:val="00060724"/>
    <w:rsid w:val="00060F2C"/>
    <w:rsid w:val="00060F46"/>
    <w:rsid w:val="0006117E"/>
    <w:rsid w:val="000617AE"/>
    <w:rsid w:val="00062B66"/>
    <w:rsid w:val="00062EEC"/>
    <w:rsid w:val="00063076"/>
    <w:rsid w:val="000636D2"/>
    <w:rsid w:val="00063A55"/>
    <w:rsid w:val="00064377"/>
    <w:rsid w:val="000646E2"/>
    <w:rsid w:val="000649F3"/>
    <w:rsid w:val="00064B3C"/>
    <w:rsid w:val="00065090"/>
    <w:rsid w:val="00065184"/>
    <w:rsid w:val="00065994"/>
    <w:rsid w:val="00066C26"/>
    <w:rsid w:val="000671AA"/>
    <w:rsid w:val="000672E2"/>
    <w:rsid w:val="00067504"/>
    <w:rsid w:val="00067B12"/>
    <w:rsid w:val="00067B66"/>
    <w:rsid w:val="00067DFF"/>
    <w:rsid w:val="00070094"/>
    <w:rsid w:val="0007009B"/>
    <w:rsid w:val="000703BF"/>
    <w:rsid w:val="00070404"/>
    <w:rsid w:val="00070A15"/>
    <w:rsid w:val="00070A8D"/>
    <w:rsid w:val="00070C03"/>
    <w:rsid w:val="00070FE9"/>
    <w:rsid w:val="00071AF8"/>
    <w:rsid w:val="00071F44"/>
    <w:rsid w:val="00071F8C"/>
    <w:rsid w:val="00071FF3"/>
    <w:rsid w:val="0007226E"/>
    <w:rsid w:val="00072976"/>
    <w:rsid w:val="00072EA0"/>
    <w:rsid w:val="00073556"/>
    <w:rsid w:val="00073567"/>
    <w:rsid w:val="00073C4A"/>
    <w:rsid w:val="00073EE0"/>
    <w:rsid w:val="00073FD0"/>
    <w:rsid w:val="00074358"/>
    <w:rsid w:val="000745BE"/>
    <w:rsid w:val="000746B7"/>
    <w:rsid w:val="00074868"/>
    <w:rsid w:val="000761B9"/>
    <w:rsid w:val="000761FE"/>
    <w:rsid w:val="00076BEB"/>
    <w:rsid w:val="00076D6B"/>
    <w:rsid w:val="00076EC8"/>
    <w:rsid w:val="00076F79"/>
    <w:rsid w:val="000772E3"/>
    <w:rsid w:val="0007735D"/>
    <w:rsid w:val="000773E6"/>
    <w:rsid w:val="000774B7"/>
    <w:rsid w:val="00077698"/>
    <w:rsid w:val="00077DC4"/>
    <w:rsid w:val="0008092D"/>
    <w:rsid w:val="00080A73"/>
    <w:rsid w:val="00080D02"/>
    <w:rsid w:val="00081771"/>
    <w:rsid w:val="00081836"/>
    <w:rsid w:val="00081D15"/>
    <w:rsid w:val="00082147"/>
    <w:rsid w:val="00082244"/>
    <w:rsid w:val="000823AC"/>
    <w:rsid w:val="0008249D"/>
    <w:rsid w:val="0008293B"/>
    <w:rsid w:val="00082A99"/>
    <w:rsid w:val="00082C80"/>
    <w:rsid w:val="000834BB"/>
    <w:rsid w:val="000838DD"/>
    <w:rsid w:val="00083A04"/>
    <w:rsid w:val="00084078"/>
    <w:rsid w:val="000846FA"/>
    <w:rsid w:val="00084EFC"/>
    <w:rsid w:val="00084FA2"/>
    <w:rsid w:val="0008510E"/>
    <w:rsid w:val="00085157"/>
    <w:rsid w:val="0008547E"/>
    <w:rsid w:val="00085845"/>
    <w:rsid w:val="00085C19"/>
    <w:rsid w:val="00085C32"/>
    <w:rsid w:val="00085E7C"/>
    <w:rsid w:val="00086019"/>
    <w:rsid w:val="0008608D"/>
    <w:rsid w:val="000865BD"/>
    <w:rsid w:val="00087277"/>
    <w:rsid w:val="000872B7"/>
    <w:rsid w:val="00087BC9"/>
    <w:rsid w:val="00090013"/>
    <w:rsid w:val="0009013E"/>
    <w:rsid w:val="0009022B"/>
    <w:rsid w:val="00090378"/>
    <w:rsid w:val="00090BBE"/>
    <w:rsid w:val="00090F56"/>
    <w:rsid w:val="000913AA"/>
    <w:rsid w:val="000918B0"/>
    <w:rsid w:val="00091A7A"/>
    <w:rsid w:val="00091BA1"/>
    <w:rsid w:val="00091C34"/>
    <w:rsid w:val="000923AE"/>
    <w:rsid w:val="0009244B"/>
    <w:rsid w:val="000927FD"/>
    <w:rsid w:val="00092B46"/>
    <w:rsid w:val="00092B66"/>
    <w:rsid w:val="00092CED"/>
    <w:rsid w:val="00092FF9"/>
    <w:rsid w:val="000931E5"/>
    <w:rsid w:val="000931FA"/>
    <w:rsid w:val="00093729"/>
    <w:rsid w:val="00093822"/>
    <w:rsid w:val="0009385F"/>
    <w:rsid w:val="00093C07"/>
    <w:rsid w:val="00093E4A"/>
    <w:rsid w:val="00094029"/>
    <w:rsid w:val="00094383"/>
    <w:rsid w:val="000944E3"/>
    <w:rsid w:val="00094633"/>
    <w:rsid w:val="00094873"/>
    <w:rsid w:val="00094AF8"/>
    <w:rsid w:val="00094DAC"/>
    <w:rsid w:val="00095123"/>
    <w:rsid w:val="000953B0"/>
    <w:rsid w:val="00095468"/>
    <w:rsid w:val="0009636A"/>
    <w:rsid w:val="000966B5"/>
    <w:rsid w:val="00096B27"/>
    <w:rsid w:val="00096D41"/>
    <w:rsid w:val="000970F4"/>
    <w:rsid w:val="00097248"/>
    <w:rsid w:val="000975F4"/>
    <w:rsid w:val="00097B4B"/>
    <w:rsid w:val="00097C0C"/>
    <w:rsid w:val="000A0326"/>
    <w:rsid w:val="000A07DD"/>
    <w:rsid w:val="000A0808"/>
    <w:rsid w:val="000A0925"/>
    <w:rsid w:val="000A0AD4"/>
    <w:rsid w:val="000A0DF4"/>
    <w:rsid w:val="000A10B5"/>
    <w:rsid w:val="000A149C"/>
    <w:rsid w:val="000A14ED"/>
    <w:rsid w:val="000A1619"/>
    <w:rsid w:val="000A1B3C"/>
    <w:rsid w:val="000A2263"/>
    <w:rsid w:val="000A2378"/>
    <w:rsid w:val="000A2A9D"/>
    <w:rsid w:val="000A2DFB"/>
    <w:rsid w:val="000A3010"/>
    <w:rsid w:val="000A3329"/>
    <w:rsid w:val="000A387F"/>
    <w:rsid w:val="000A388D"/>
    <w:rsid w:val="000A3F12"/>
    <w:rsid w:val="000A4765"/>
    <w:rsid w:val="000A481D"/>
    <w:rsid w:val="000A48AD"/>
    <w:rsid w:val="000A4957"/>
    <w:rsid w:val="000A4A80"/>
    <w:rsid w:val="000A4C22"/>
    <w:rsid w:val="000A4D83"/>
    <w:rsid w:val="000A4F94"/>
    <w:rsid w:val="000A4FDF"/>
    <w:rsid w:val="000A51DD"/>
    <w:rsid w:val="000A54E8"/>
    <w:rsid w:val="000A5902"/>
    <w:rsid w:val="000A5907"/>
    <w:rsid w:val="000A5A4A"/>
    <w:rsid w:val="000A5AE7"/>
    <w:rsid w:val="000A5F13"/>
    <w:rsid w:val="000A673F"/>
    <w:rsid w:val="000A6836"/>
    <w:rsid w:val="000A6948"/>
    <w:rsid w:val="000A70FF"/>
    <w:rsid w:val="000A7332"/>
    <w:rsid w:val="000A798F"/>
    <w:rsid w:val="000B020C"/>
    <w:rsid w:val="000B0CC1"/>
    <w:rsid w:val="000B0EEF"/>
    <w:rsid w:val="000B0FF1"/>
    <w:rsid w:val="000B0FF6"/>
    <w:rsid w:val="000B2089"/>
    <w:rsid w:val="000B20D7"/>
    <w:rsid w:val="000B2C72"/>
    <w:rsid w:val="000B2CD8"/>
    <w:rsid w:val="000B2EE0"/>
    <w:rsid w:val="000B3275"/>
    <w:rsid w:val="000B33C3"/>
    <w:rsid w:val="000B3A08"/>
    <w:rsid w:val="000B3F0D"/>
    <w:rsid w:val="000B3FE2"/>
    <w:rsid w:val="000B46CF"/>
    <w:rsid w:val="000B4A9E"/>
    <w:rsid w:val="000B509B"/>
    <w:rsid w:val="000B52C8"/>
    <w:rsid w:val="000B582C"/>
    <w:rsid w:val="000B60C0"/>
    <w:rsid w:val="000B6EC4"/>
    <w:rsid w:val="000B74DD"/>
    <w:rsid w:val="000B7515"/>
    <w:rsid w:val="000B76C0"/>
    <w:rsid w:val="000B7F94"/>
    <w:rsid w:val="000C00D6"/>
    <w:rsid w:val="000C0416"/>
    <w:rsid w:val="000C08AF"/>
    <w:rsid w:val="000C0E6E"/>
    <w:rsid w:val="000C15C1"/>
    <w:rsid w:val="000C1777"/>
    <w:rsid w:val="000C17BC"/>
    <w:rsid w:val="000C1A3C"/>
    <w:rsid w:val="000C232A"/>
    <w:rsid w:val="000C25A9"/>
    <w:rsid w:val="000C2B25"/>
    <w:rsid w:val="000C2CF4"/>
    <w:rsid w:val="000C2F0D"/>
    <w:rsid w:val="000C314C"/>
    <w:rsid w:val="000C35F0"/>
    <w:rsid w:val="000C370D"/>
    <w:rsid w:val="000C39AD"/>
    <w:rsid w:val="000C3D16"/>
    <w:rsid w:val="000C3FF9"/>
    <w:rsid w:val="000C43A1"/>
    <w:rsid w:val="000C44D8"/>
    <w:rsid w:val="000C4523"/>
    <w:rsid w:val="000C4A58"/>
    <w:rsid w:val="000C4BAC"/>
    <w:rsid w:val="000C4BC6"/>
    <w:rsid w:val="000C4FEF"/>
    <w:rsid w:val="000C5E3C"/>
    <w:rsid w:val="000C62B2"/>
    <w:rsid w:val="000C62C4"/>
    <w:rsid w:val="000C63D3"/>
    <w:rsid w:val="000C6526"/>
    <w:rsid w:val="000C6A57"/>
    <w:rsid w:val="000C6A85"/>
    <w:rsid w:val="000C6AB9"/>
    <w:rsid w:val="000C7570"/>
    <w:rsid w:val="000D0002"/>
    <w:rsid w:val="000D0021"/>
    <w:rsid w:val="000D028C"/>
    <w:rsid w:val="000D03D6"/>
    <w:rsid w:val="000D0405"/>
    <w:rsid w:val="000D0422"/>
    <w:rsid w:val="000D07CD"/>
    <w:rsid w:val="000D0DD2"/>
    <w:rsid w:val="000D140A"/>
    <w:rsid w:val="000D164B"/>
    <w:rsid w:val="000D1D4D"/>
    <w:rsid w:val="000D24D4"/>
    <w:rsid w:val="000D25BD"/>
    <w:rsid w:val="000D2855"/>
    <w:rsid w:val="000D321D"/>
    <w:rsid w:val="000D3322"/>
    <w:rsid w:val="000D3898"/>
    <w:rsid w:val="000D3C0A"/>
    <w:rsid w:val="000D3C5B"/>
    <w:rsid w:val="000D4498"/>
    <w:rsid w:val="000D55B3"/>
    <w:rsid w:val="000D5657"/>
    <w:rsid w:val="000D56D3"/>
    <w:rsid w:val="000D5835"/>
    <w:rsid w:val="000D5A20"/>
    <w:rsid w:val="000D64F4"/>
    <w:rsid w:val="000D65B5"/>
    <w:rsid w:val="000D6670"/>
    <w:rsid w:val="000D6BA1"/>
    <w:rsid w:val="000D6DB3"/>
    <w:rsid w:val="000D6F56"/>
    <w:rsid w:val="000D75D9"/>
    <w:rsid w:val="000D7BC6"/>
    <w:rsid w:val="000E0072"/>
    <w:rsid w:val="000E02F5"/>
    <w:rsid w:val="000E1557"/>
    <w:rsid w:val="000E1803"/>
    <w:rsid w:val="000E18F5"/>
    <w:rsid w:val="000E1C95"/>
    <w:rsid w:val="000E1CF1"/>
    <w:rsid w:val="000E1D89"/>
    <w:rsid w:val="000E2322"/>
    <w:rsid w:val="000E2960"/>
    <w:rsid w:val="000E2A05"/>
    <w:rsid w:val="000E2A4F"/>
    <w:rsid w:val="000E2FF9"/>
    <w:rsid w:val="000E3269"/>
    <w:rsid w:val="000E3349"/>
    <w:rsid w:val="000E370B"/>
    <w:rsid w:val="000E3ABB"/>
    <w:rsid w:val="000E3C8F"/>
    <w:rsid w:val="000E3F2F"/>
    <w:rsid w:val="000E41D0"/>
    <w:rsid w:val="000E4765"/>
    <w:rsid w:val="000E4A39"/>
    <w:rsid w:val="000E5758"/>
    <w:rsid w:val="000E599D"/>
    <w:rsid w:val="000E5A8E"/>
    <w:rsid w:val="000E5C6F"/>
    <w:rsid w:val="000E5E08"/>
    <w:rsid w:val="000E5E18"/>
    <w:rsid w:val="000E5FD8"/>
    <w:rsid w:val="000E608D"/>
    <w:rsid w:val="000E614D"/>
    <w:rsid w:val="000E6279"/>
    <w:rsid w:val="000E679E"/>
    <w:rsid w:val="000E6A38"/>
    <w:rsid w:val="000E6BE1"/>
    <w:rsid w:val="000E7AFD"/>
    <w:rsid w:val="000E7B03"/>
    <w:rsid w:val="000E7D4B"/>
    <w:rsid w:val="000F0873"/>
    <w:rsid w:val="000F0BC5"/>
    <w:rsid w:val="000F0EA5"/>
    <w:rsid w:val="000F1BA5"/>
    <w:rsid w:val="000F208B"/>
    <w:rsid w:val="000F24EB"/>
    <w:rsid w:val="000F25B2"/>
    <w:rsid w:val="000F2806"/>
    <w:rsid w:val="000F3126"/>
    <w:rsid w:val="000F320F"/>
    <w:rsid w:val="000F3709"/>
    <w:rsid w:val="000F3BA5"/>
    <w:rsid w:val="000F3C57"/>
    <w:rsid w:val="000F3C5C"/>
    <w:rsid w:val="000F3F51"/>
    <w:rsid w:val="000F4794"/>
    <w:rsid w:val="000F4BF0"/>
    <w:rsid w:val="000F5530"/>
    <w:rsid w:val="000F603A"/>
    <w:rsid w:val="000F641C"/>
    <w:rsid w:val="000F663C"/>
    <w:rsid w:val="000F677E"/>
    <w:rsid w:val="000F6953"/>
    <w:rsid w:val="000F704A"/>
    <w:rsid w:val="000F70F4"/>
    <w:rsid w:val="000F7259"/>
    <w:rsid w:val="000F74B2"/>
    <w:rsid w:val="000F76A4"/>
    <w:rsid w:val="000F7A2F"/>
    <w:rsid w:val="000F7CC3"/>
    <w:rsid w:val="001002D5"/>
    <w:rsid w:val="00100A19"/>
    <w:rsid w:val="00100B92"/>
    <w:rsid w:val="00100D1A"/>
    <w:rsid w:val="00101CB4"/>
    <w:rsid w:val="00101D85"/>
    <w:rsid w:val="00101F3E"/>
    <w:rsid w:val="001024AB"/>
    <w:rsid w:val="001025A1"/>
    <w:rsid w:val="00102D54"/>
    <w:rsid w:val="0010314B"/>
    <w:rsid w:val="00103B25"/>
    <w:rsid w:val="00103BE7"/>
    <w:rsid w:val="00103D3E"/>
    <w:rsid w:val="00103D5A"/>
    <w:rsid w:val="00104015"/>
    <w:rsid w:val="001041FB"/>
    <w:rsid w:val="001046F1"/>
    <w:rsid w:val="001046F7"/>
    <w:rsid w:val="00104710"/>
    <w:rsid w:val="00104CC4"/>
    <w:rsid w:val="00105094"/>
    <w:rsid w:val="0010528C"/>
    <w:rsid w:val="00105497"/>
    <w:rsid w:val="0010550E"/>
    <w:rsid w:val="00105586"/>
    <w:rsid w:val="00105A60"/>
    <w:rsid w:val="00105F8A"/>
    <w:rsid w:val="00105F8C"/>
    <w:rsid w:val="00106569"/>
    <w:rsid w:val="0010672A"/>
    <w:rsid w:val="001070BA"/>
    <w:rsid w:val="001070BC"/>
    <w:rsid w:val="0010753D"/>
    <w:rsid w:val="00110A5D"/>
    <w:rsid w:val="00110BD3"/>
    <w:rsid w:val="00111652"/>
    <w:rsid w:val="0011168C"/>
    <w:rsid w:val="00111B85"/>
    <w:rsid w:val="00111C65"/>
    <w:rsid w:val="00113292"/>
    <w:rsid w:val="001133F3"/>
    <w:rsid w:val="00113DC5"/>
    <w:rsid w:val="001141A8"/>
    <w:rsid w:val="00114352"/>
    <w:rsid w:val="001145AB"/>
    <w:rsid w:val="001148AB"/>
    <w:rsid w:val="001148E3"/>
    <w:rsid w:val="0011514F"/>
    <w:rsid w:val="00115180"/>
    <w:rsid w:val="00115352"/>
    <w:rsid w:val="001157B5"/>
    <w:rsid w:val="00115877"/>
    <w:rsid w:val="001158E3"/>
    <w:rsid w:val="001166F5"/>
    <w:rsid w:val="001166F7"/>
    <w:rsid w:val="001168D1"/>
    <w:rsid w:val="0011690E"/>
    <w:rsid w:val="00116C97"/>
    <w:rsid w:val="00117135"/>
    <w:rsid w:val="001172BC"/>
    <w:rsid w:val="00117BDC"/>
    <w:rsid w:val="001207DF"/>
    <w:rsid w:val="001208AD"/>
    <w:rsid w:val="00120C49"/>
    <w:rsid w:val="00120F76"/>
    <w:rsid w:val="00121849"/>
    <w:rsid w:val="001218B9"/>
    <w:rsid w:val="001219D1"/>
    <w:rsid w:val="00121EE0"/>
    <w:rsid w:val="00122A59"/>
    <w:rsid w:val="00122C75"/>
    <w:rsid w:val="001235A4"/>
    <w:rsid w:val="00123748"/>
    <w:rsid w:val="00123A47"/>
    <w:rsid w:val="00123C6C"/>
    <w:rsid w:val="001241B1"/>
    <w:rsid w:val="00124233"/>
    <w:rsid w:val="0012446F"/>
    <w:rsid w:val="00124D72"/>
    <w:rsid w:val="00124DA6"/>
    <w:rsid w:val="001250CB"/>
    <w:rsid w:val="001250E8"/>
    <w:rsid w:val="00125158"/>
    <w:rsid w:val="0012545C"/>
    <w:rsid w:val="0012587F"/>
    <w:rsid w:val="00125A67"/>
    <w:rsid w:val="00125BEF"/>
    <w:rsid w:val="00125D01"/>
    <w:rsid w:val="00126572"/>
    <w:rsid w:val="0012670D"/>
    <w:rsid w:val="0012694E"/>
    <w:rsid w:val="0012696A"/>
    <w:rsid w:val="00126B1D"/>
    <w:rsid w:val="00126C94"/>
    <w:rsid w:val="00126CED"/>
    <w:rsid w:val="00127039"/>
    <w:rsid w:val="001271F2"/>
    <w:rsid w:val="00127542"/>
    <w:rsid w:val="00127556"/>
    <w:rsid w:val="00127724"/>
    <w:rsid w:val="001278F4"/>
    <w:rsid w:val="00127A78"/>
    <w:rsid w:val="00127B20"/>
    <w:rsid w:val="00127F34"/>
    <w:rsid w:val="001300D0"/>
    <w:rsid w:val="00130637"/>
    <w:rsid w:val="00130670"/>
    <w:rsid w:val="00130993"/>
    <w:rsid w:val="00130B4D"/>
    <w:rsid w:val="00130ECF"/>
    <w:rsid w:val="001312F9"/>
    <w:rsid w:val="001315B5"/>
    <w:rsid w:val="001316CA"/>
    <w:rsid w:val="0013193F"/>
    <w:rsid w:val="00132293"/>
    <w:rsid w:val="00132508"/>
    <w:rsid w:val="0013257A"/>
    <w:rsid w:val="001325DB"/>
    <w:rsid w:val="00132690"/>
    <w:rsid w:val="00132F8F"/>
    <w:rsid w:val="001330EA"/>
    <w:rsid w:val="00133698"/>
    <w:rsid w:val="00133A3E"/>
    <w:rsid w:val="001342B8"/>
    <w:rsid w:val="00134588"/>
    <w:rsid w:val="00134A6C"/>
    <w:rsid w:val="00134C67"/>
    <w:rsid w:val="00134DCF"/>
    <w:rsid w:val="00135C38"/>
    <w:rsid w:val="001360F0"/>
    <w:rsid w:val="0013664A"/>
    <w:rsid w:val="001366EE"/>
    <w:rsid w:val="00136CBC"/>
    <w:rsid w:val="001371A8"/>
    <w:rsid w:val="00137503"/>
    <w:rsid w:val="00137617"/>
    <w:rsid w:val="00137668"/>
    <w:rsid w:val="00140279"/>
    <w:rsid w:val="001403C5"/>
    <w:rsid w:val="001403EC"/>
    <w:rsid w:val="001404FE"/>
    <w:rsid w:val="001406AD"/>
    <w:rsid w:val="001407F5"/>
    <w:rsid w:val="00140C7E"/>
    <w:rsid w:val="00140E64"/>
    <w:rsid w:val="00140EC9"/>
    <w:rsid w:val="00140F46"/>
    <w:rsid w:val="001410F2"/>
    <w:rsid w:val="0014110C"/>
    <w:rsid w:val="00141312"/>
    <w:rsid w:val="00141866"/>
    <w:rsid w:val="00141C2C"/>
    <w:rsid w:val="00141DC6"/>
    <w:rsid w:val="0014228E"/>
    <w:rsid w:val="001429EF"/>
    <w:rsid w:val="0014303E"/>
    <w:rsid w:val="001431AE"/>
    <w:rsid w:val="0014339A"/>
    <w:rsid w:val="001433FF"/>
    <w:rsid w:val="0014372C"/>
    <w:rsid w:val="00143C24"/>
    <w:rsid w:val="00144001"/>
    <w:rsid w:val="001441E0"/>
    <w:rsid w:val="0014420F"/>
    <w:rsid w:val="00144AEE"/>
    <w:rsid w:val="00144E30"/>
    <w:rsid w:val="00144E53"/>
    <w:rsid w:val="001450E3"/>
    <w:rsid w:val="00145169"/>
    <w:rsid w:val="00145260"/>
    <w:rsid w:val="0014559E"/>
    <w:rsid w:val="0014572C"/>
    <w:rsid w:val="0014572F"/>
    <w:rsid w:val="00145AAF"/>
    <w:rsid w:val="00145F6E"/>
    <w:rsid w:val="001465A0"/>
    <w:rsid w:val="001465AB"/>
    <w:rsid w:val="001465BC"/>
    <w:rsid w:val="00146604"/>
    <w:rsid w:val="00146B99"/>
    <w:rsid w:val="0014752A"/>
    <w:rsid w:val="001476A2"/>
    <w:rsid w:val="001503AE"/>
    <w:rsid w:val="00150AEE"/>
    <w:rsid w:val="00150D43"/>
    <w:rsid w:val="00151246"/>
    <w:rsid w:val="001512B2"/>
    <w:rsid w:val="00151347"/>
    <w:rsid w:val="001515AC"/>
    <w:rsid w:val="00151AA4"/>
    <w:rsid w:val="00151EC8"/>
    <w:rsid w:val="00151EED"/>
    <w:rsid w:val="00152115"/>
    <w:rsid w:val="00152199"/>
    <w:rsid w:val="001521DB"/>
    <w:rsid w:val="0015245D"/>
    <w:rsid w:val="0015252B"/>
    <w:rsid w:val="001525CF"/>
    <w:rsid w:val="00152AC3"/>
    <w:rsid w:val="00152E5E"/>
    <w:rsid w:val="00152FB4"/>
    <w:rsid w:val="0015322F"/>
    <w:rsid w:val="00153DAE"/>
    <w:rsid w:val="001542BA"/>
    <w:rsid w:val="001545AF"/>
    <w:rsid w:val="001545EC"/>
    <w:rsid w:val="001548B6"/>
    <w:rsid w:val="00154950"/>
    <w:rsid w:val="0015597D"/>
    <w:rsid w:val="00155DF3"/>
    <w:rsid w:val="00156EDE"/>
    <w:rsid w:val="00156F94"/>
    <w:rsid w:val="0015705D"/>
    <w:rsid w:val="0015719E"/>
    <w:rsid w:val="00157593"/>
    <w:rsid w:val="001575ED"/>
    <w:rsid w:val="00157B5D"/>
    <w:rsid w:val="0016006D"/>
    <w:rsid w:val="001602D2"/>
    <w:rsid w:val="00160378"/>
    <w:rsid w:val="00160D86"/>
    <w:rsid w:val="00160DF2"/>
    <w:rsid w:val="001613AA"/>
    <w:rsid w:val="0016164C"/>
    <w:rsid w:val="00161BAF"/>
    <w:rsid w:val="00161E1D"/>
    <w:rsid w:val="00161E1E"/>
    <w:rsid w:val="00162296"/>
    <w:rsid w:val="00162455"/>
    <w:rsid w:val="001627AD"/>
    <w:rsid w:val="00162F3D"/>
    <w:rsid w:val="00163194"/>
    <w:rsid w:val="00163270"/>
    <w:rsid w:val="0016330C"/>
    <w:rsid w:val="00163450"/>
    <w:rsid w:val="00163669"/>
    <w:rsid w:val="0016377F"/>
    <w:rsid w:val="00163A32"/>
    <w:rsid w:val="00163FCD"/>
    <w:rsid w:val="001641E0"/>
    <w:rsid w:val="0016445F"/>
    <w:rsid w:val="001648A5"/>
    <w:rsid w:val="0016510D"/>
    <w:rsid w:val="00165284"/>
    <w:rsid w:val="001652CB"/>
    <w:rsid w:val="001652D9"/>
    <w:rsid w:val="00165348"/>
    <w:rsid w:val="00165748"/>
    <w:rsid w:val="00165977"/>
    <w:rsid w:val="001659CE"/>
    <w:rsid w:val="00165BBD"/>
    <w:rsid w:val="00165E07"/>
    <w:rsid w:val="001661F1"/>
    <w:rsid w:val="00166492"/>
    <w:rsid w:val="001668EA"/>
    <w:rsid w:val="001670E3"/>
    <w:rsid w:val="00167366"/>
    <w:rsid w:val="00167463"/>
    <w:rsid w:val="001679D7"/>
    <w:rsid w:val="001679EE"/>
    <w:rsid w:val="00167AF8"/>
    <w:rsid w:val="00167B35"/>
    <w:rsid w:val="00167B96"/>
    <w:rsid w:val="00167F35"/>
    <w:rsid w:val="00170113"/>
    <w:rsid w:val="00170225"/>
    <w:rsid w:val="00170973"/>
    <w:rsid w:val="001709F5"/>
    <w:rsid w:val="00170C59"/>
    <w:rsid w:val="00170F80"/>
    <w:rsid w:val="00171038"/>
    <w:rsid w:val="001712FA"/>
    <w:rsid w:val="0017135F"/>
    <w:rsid w:val="00171461"/>
    <w:rsid w:val="00171466"/>
    <w:rsid w:val="00171E7C"/>
    <w:rsid w:val="001723F3"/>
    <w:rsid w:val="00172AB5"/>
    <w:rsid w:val="00172C2A"/>
    <w:rsid w:val="00172C2E"/>
    <w:rsid w:val="00172C9C"/>
    <w:rsid w:val="00172CEF"/>
    <w:rsid w:val="00173354"/>
    <w:rsid w:val="0017341F"/>
    <w:rsid w:val="001734BE"/>
    <w:rsid w:val="00173638"/>
    <w:rsid w:val="00173857"/>
    <w:rsid w:val="00173C4A"/>
    <w:rsid w:val="00174325"/>
    <w:rsid w:val="0017437E"/>
    <w:rsid w:val="001743AC"/>
    <w:rsid w:val="001745E1"/>
    <w:rsid w:val="00174835"/>
    <w:rsid w:val="00174914"/>
    <w:rsid w:val="00174DC9"/>
    <w:rsid w:val="001753FE"/>
    <w:rsid w:val="00175790"/>
    <w:rsid w:val="001757A5"/>
    <w:rsid w:val="00175810"/>
    <w:rsid w:val="00175839"/>
    <w:rsid w:val="00175956"/>
    <w:rsid w:val="0017614D"/>
    <w:rsid w:val="001762D9"/>
    <w:rsid w:val="0017681B"/>
    <w:rsid w:val="0017685D"/>
    <w:rsid w:val="00176E52"/>
    <w:rsid w:val="00176F6F"/>
    <w:rsid w:val="001770D6"/>
    <w:rsid w:val="00177C1E"/>
    <w:rsid w:val="00177DF0"/>
    <w:rsid w:val="00180387"/>
    <w:rsid w:val="0018080C"/>
    <w:rsid w:val="0018091E"/>
    <w:rsid w:val="00180A4F"/>
    <w:rsid w:val="0018144C"/>
    <w:rsid w:val="001814C4"/>
    <w:rsid w:val="0018165E"/>
    <w:rsid w:val="00181717"/>
    <w:rsid w:val="00181F27"/>
    <w:rsid w:val="0018241F"/>
    <w:rsid w:val="001824D3"/>
    <w:rsid w:val="0018265A"/>
    <w:rsid w:val="00183048"/>
    <w:rsid w:val="001839C9"/>
    <w:rsid w:val="00183B17"/>
    <w:rsid w:val="001848C2"/>
    <w:rsid w:val="00184A46"/>
    <w:rsid w:val="00184FF9"/>
    <w:rsid w:val="00184FFD"/>
    <w:rsid w:val="001856D3"/>
    <w:rsid w:val="00185CC4"/>
    <w:rsid w:val="00186E35"/>
    <w:rsid w:val="0018791E"/>
    <w:rsid w:val="00190040"/>
    <w:rsid w:val="00190496"/>
    <w:rsid w:val="001904B1"/>
    <w:rsid w:val="001909BF"/>
    <w:rsid w:val="00190FA5"/>
    <w:rsid w:val="00191062"/>
    <w:rsid w:val="001916BD"/>
    <w:rsid w:val="00191B6F"/>
    <w:rsid w:val="00191DBF"/>
    <w:rsid w:val="00192605"/>
    <w:rsid w:val="00192730"/>
    <w:rsid w:val="001928C4"/>
    <w:rsid w:val="00192CFB"/>
    <w:rsid w:val="00192E64"/>
    <w:rsid w:val="00193070"/>
    <w:rsid w:val="00193483"/>
    <w:rsid w:val="00193669"/>
    <w:rsid w:val="00193B4A"/>
    <w:rsid w:val="00193C5E"/>
    <w:rsid w:val="00193F18"/>
    <w:rsid w:val="00193FB0"/>
    <w:rsid w:val="00194178"/>
    <w:rsid w:val="001943C2"/>
    <w:rsid w:val="001948BB"/>
    <w:rsid w:val="001949AE"/>
    <w:rsid w:val="00194F0D"/>
    <w:rsid w:val="001951AC"/>
    <w:rsid w:val="00195487"/>
    <w:rsid w:val="001954B1"/>
    <w:rsid w:val="001954E3"/>
    <w:rsid w:val="00195664"/>
    <w:rsid w:val="00195B72"/>
    <w:rsid w:val="00195ED6"/>
    <w:rsid w:val="00196204"/>
    <w:rsid w:val="00196820"/>
    <w:rsid w:val="001968AA"/>
    <w:rsid w:val="00196CCD"/>
    <w:rsid w:val="00197527"/>
    <w:rsid w:val="001975DD"/>
    <w:rsid w:val="00197675"/>
    <w:rsid w:val="00197684"/>
    <w:rsid w:val="001978B1"/>
    <w:rsid w:val="00197B80"/>
    <w:rsid w:val="001A0659"/>
    <w:rsid w:val="001A06D7"/>
    <w:rsid w:val="001A0E22"/>
    <w:rsid w:val="001A168E"/>
    <w:rsid w:val="001A16F0"/>
    <w:rsid w:val="001A182E"/>
    <w:rsid w:val="001A1A63"/>
    <w:rsid w:val="001A1AAE"/>
    <w:rsid w:val="001A1D13"/>
    <w:rsid w:val="001A20B4"/>
    <w:rsid w:val="001A256C"/>
    <w:rsid w:val="001A268B"/>
    <w:rsid w:val="001A27EB"/>
    <w:rsid w:val="001A2D49"/>
    <w:rsid w:val="001A2DF4"/>
    <w:rsid w:val="001A34DB"/>
    <w:rsid w:val="001A35F9"/>
    <w:rsid w:val="001A3689"/>
    <w:rsid w:val="001A36B2"/>
    <w:rsid w:val="001A3D8D"/>
    <w:rsid w:val="001A3DF4"/>
    <w:rsid w:val="001A4391"/>
    <w:rsid w:val="001A457C"/>
    <w:rsid w:val="001A467F"/>
    <w:rsid w:val="001A4C25"/>
    <w:rsid w:val="001A528F"/>
    <w:rsid w:val="001A53DE"/>
    <w:rsid w:val="001A5473"/>
    <w:rsid w:val="001A5EB2"/>
    <w:rsid w:val="001A5F0F"/>
    <w:rsid w:val="001A61F8"/>
    <w:rsid w:val="001A6282"/>
    <w:rsid w:val="001A63C6"/>
    <w:rsid w:val="001A6C80"/>
    <w:rsid w:val="001A6F19"/>
    <w:rsid w:val="001A6F33"/>
    <w:rsid w:val="001A752E"/>
    <w:rsid w:val="001A7576"/>
    <w:rsid w:val="001A7873"/>
    <w:rsid w:val="001A7EE5"/>
    <w:rsid w:val="001A7F55"/>
    <w:rsid w:val="001B047C"/>
    <w:rsid w:val="001B0641"/>
    <w:rsid w:val="001B072B"/>
    <w:rsid w:val="001B0AC1"/>
    <w:rsid w:val="001B0CB2"/>
    <w:rsid w:val="001B0CDD"/>
    <w:rsid w:val="001B1613"/>
    <w:rsid w:val="001B1C44"/>
    <w:rsid w:val="001B2F04"/>
    <w:rsid w:val="001B2FE3"/>
    <w:rsid w:val="001B34C0"/>
    <w:rsid w:val="001B3919"/>
    <w:rsid w:val="001B4145"/>
    <w:rsid w:val="001B43CB"/>
    <w:rsid w:val="001B4E0C"/>
    <w:rsid w:val="001B4FA1"/>
    <w:rsid w:val="001B50CE"/>
    <w:rsid w:val="001B5824"/>
    <w:rsid w:val="001B5A76"/>
    <w:rsid w:val="001B5E31"/>
    <w:rsid w:val="001B61F0"/>
    <w:rsid w:val="001B63FA"/>
    <w:rsid w:val="001B66DC"/>
    <w:rsid w:val="001B67BC"/>
    <w:rsid w:val="001B72C6"/>
    <w:rsid w:val="001B739B"/>
    <w:rsid w:val="001B7A08"/>
    <w:rsid w:val="001B7F66"/>
    <w:rsid w:val="001B7F9A"/>
    <w:rsid w:val="001C01B3"/>
    <w:rsid w:val="001C0365"/>
    <w:rsid w:val="001C07AD"/>
    <w:rsid w:val="001C0CB0"/>
    <w:rsid w:val="001C0CF3"/>
    <w:rsid w:val="001C0F38"/>
    <w:rsid w:val="001C114A"/>
    <w:rsid w:val="001C122B"/>
    <w:rsid w:val="001C12BD"/>
    <w:rsid w:val="001C142A"/>
    <w:rsid w:val="001C153A"/>
    <w:rsid w:val="001C15A4"/>
    <w:rsid w:val="001C176C"/>
    <w:rsid w:val="001C177F"/>
    <w:rsid w:val="001C1CA0"/>
    <w:rsid w:val="001C1E9D"/>
    <w:rsid w:val="001C24C6"/>
    <w:rsid w:val="001C2926"/>
    <w:rsid w:val="001C29CA"/>
    <w:rsid w:val="001C31AD"/>
    <w:rsid w:val="001C35BF"/>
    <w:rsid w:val="001C391D"/>
    <w:rsid w:val="001C411D"/>
    <w:rsid w:val="001C4171"/>
    <w:rsid w:val="001C4572"/>
    <w:rsid w:val="001C4868"/>
    <w:rsid w:val="001C48A0"/>
    <w:rsid w:val="001C4AE7"/>
    <w:rsid w:val="001C4B99"/>
    <w:rsid w:val="001C50F3"/>
    <w:rsid w:val="001C59FF"/>
    <w:rsid w:val="001C5AEC"/>
    <w:rsid w:val="001C60B4"/>
    <w:rsid w:val="001C733E"/>
    <w:rsid w:val="001C7579"/>
    <w:rsid w:val="001C7690"/>
    <w:rsid w:val="001C773D"/>
    <w:rsid w:val="001C7976"/>
    <w:rsid w:val="001C7E9E"/>
    <w:rsid w:val="001D0AB8"/>
    <w:rsid w:val="001D0B81"/>
    <w:rsid w:val="001D1199"/>
    <w:rsid w:val="001D13C3"/>
    <w:rsid w:val="001D17B8"/>
    <w:rsid w:val="001D19F1"/>
    <w:rsid w:val="001D1A89"/>
    <w:rsid w:val="001D1E37"/>
    <w:rsid w:val="001D2065"/>
    <w:rsid w:val="001D233F"/>
    <w:rsid w:val="001D23A5"/>
    <w:rsid w:val="001D24F4"/>
    <w:rsid w:val="001D25B0"/>
    <w:rsid w:val="001D2A4B"/>
    <w:rsid w:val="001D2B82"/>
    <w:rsid w:val="001D2D7F"/>
    <w:rsid w:val="001D2E3F"/>
    <w:rsid w:val="001D3BF9"/>
    <w:rsid w:val="001D3D88"/>
    <w:rsid w:val="001D4069"/>
    <w:rsid w:val="001D41CE"/>
    <w:rsid w:val="001D43AC"/>
    <w:rsid w:val="001D43E7"/>
    <w:rsid w:val="001D47D1"/>
    <w:rsid w:val="001D5072"/>
    <w:rsid w:val="001D507F"/>
    <w:rsid w:val="001D5595"/>
    <w:rsid w:val="001D5739"/>
    <w:rsid w:val="001D613C"/>
    <w:rsid w:val="001D6343"/>
    <w:rsid w:val="001D6ECE"/>
    <w:rsid w:val="001D70C8"/>
    <w:rsid w:val="001D727A"/>
    <w:rsid w:val="001D72E3"/>
    <w:rsid w:val="001D7328"/>
    <w:rsid w:val="001D787F"/>
    <w:rsid w:val="001D7946"/>
    <w:rsid w:val="001D7C1D"/>
    <w:rsid w:val="001D7E9A"/>
    <w:rsid w:val="001E0061"/>
    <w:rsid w:val="001E014A"/>
    <w:rsid w:val="001E027A"/>
    <w:rsid w:val="001E0446"/>
    <w:rsid w:val="001E0730"/>
    <w:rsid w:val="001E0A5B"/>
    <w:rsid w:val="001E0B30"/>
    <w:rsid w:val="001E0E53"/>
    <w:rsid w:val="001E0E95"/>
    <w:rsid w:val="001E10B1"/>
    <w:rsid w:val="001E1160"/>
    <w:rsid w:val="001E13C3"/>
    <w:rsid w:val="001E1B52"/>
    <w:rsid w:val="001E1F6B"/>
    <w:rsid w:val="001E20AF"/>
    <w:rsid w:val="001E2354"/>
    <w:rsid w:val="001E2593"/>
    <w:rsid w:val="001E262E"/>
    <w:rsid w:val="001E2F6A"/>
    <w:rsid w:val="001E3ABB"/>
    <w:rsid w:val="001E3B87"/>
    <w:rsid w:val="001E3D81"/>
    <w:rsid w:val="001E4073"/>
    <w:rsid w:val="001E4E61"/>
    <w:rsid w:val="001E5317"/>
    <w:rsid w:val="001E59BC"/>
    <w:rsid w:val="001E5A80"/>
    <w:rsid w:val="001E5B28"/>
    <w:rsid w:val="001E5EF9"/>
    <w:rsid w:val="001E5F90"/>
    <w:rsid w:val="001E6309"/>
    <w:rsid w:val="001E6333"/>
    <w:rsid w:val="001E65BA"/>
    <w:rsid w:val="001E6644"/>
    <w:rsid w:val="001E666F"/>
    <w:rsid w:val="001E6A97"/>
    <w:rsid w:val="001E7092"/>
    <w:rsid w:val="001E71C9"/>
    <w:rsid w:val="001E757C"/>
    <w:rsid w:val="001E7599"/>
    <w:rsid w:val="001E75C5"/>
    <w:rsid w:val="001E76F2"/>
    <w:rsid w:val="001E79BF"/>
    <w:rsid w:val="001E7B3D"/>
    <w:rsid w:val="001E7B8B"/>
    <w:rsid w:val="001F0191"/>
    <w:rsid w:val="001F02E4"/>
    <w:rsid w:val="001F0479"/>
    <w:rsid w:val="001F05CD"/>
    <w:rsid w:val="001F0B3D"/>
    <w:rsid w:val="001F146A"/>
    <w:rsid w:val="001F14AB"/>
    <w:rsid w:val="001F15E5"/>
    <w:rsid w:val="001F1963"/>
    <w:rsid w:val="001F1A87"/>
    <w:rsid w:val="001F1BD8"/>
    <w:rsid w:val="001F2005"/>
    <w:rsid w:val="001F238E"/>
    <w:rsid w:val="001F239E"/>
    <w:rsid w:val="001F2530"/>
    <w:rsid w:val="001F254F"/>
    <w:rsid w:val="001F2976"/>
    <w:rsid w:val="001F2D97"/>
    <w:rsid w:val="001F3395"/>
    <w:rsid w:val="001F33BE"/>
    <w:rsid w:val="001F34CE"/>
    <w:rsid w:val="001F4086"/>
    <w:rsid w:val="001F4353"/>
    <w:rsid w:val="001F4663"/>
    <w:rsid w:val="001F4B0E"/>
    <w:rsid w:val="001F4C9F"/>
    <w:rsid w:val="001F5069"/>
    <w:rsid w:val="001F54EA"/>
    <w:rsid w:val="001F55F3"/>
    <w:rsid w:val="001F5798"/>
    <w:rsid w:val="001F5B08"/>
    <w:rsid w:val="001F5B34"/>
    <w:rsid w:val="001F5C4A"/>
    <w:rsid w:val="001F5D2B"/>
    <w:rsid w:val="001F5F10"/>
    <w:rsid w:val="001F645D"/>
    <w:rsid w:val="001F6486"/>
    <w:rsid w:val="001F7213"/>
    <w:rsid w:val="001F7CC8"/>
    <w:rsid w:val="001F7D18"/>
    <w:rsid w:val="001F7F8A"/>
    <w:rsid w:val="0020017A"/>
    <w:rsid w:val="0020043B"/>
    <w:rsid w:val="00200587"/>
    <w:rsid w:val="00200973"/>
    <w:rsid w:val="00200C99"/>
    <w:rsid w:val="00200D87"/>
    <w:rsid w:val="00201055"/>
    <w:rsid w:val="00201223"/>
    <w:rsid w:val="002013DB"/>
    <w:rsid w:val="0020201E"/>
    <w:rsid w:val="0020243F"/>
    <w:rsid w:val="00202F9E"/>
    <w:rsid w:val="002036B9"/>
    <w:rsid w:val="00203CE7"/>
    <w:rsid w:val="00203E4E"/>
    <w:rsid w:val="00204030"/>
    <w:rsid w:val="00204DF3"/>
    <w:rsid w:val="0020564A"/>
    <w:rsid w:val="002059FF"/>
    <w:rsid w:val="00205BD9"/>
    <w:rsid w:val="00205D4F"/>
    <w:rsid w:val="00205EDD"/>
    <w:rsid w:val="00205FDA"/>
    <w:rsid w:val="0020620F"/>
    <w:rsid w:val="0020674A"/>
    <w:rsid w:val="00206E13"/>
    <w:rsid w:val="0020750E"/>
    <w:rsid w:val="0020755B"/>
    <w:rsid w:val="0020793F"/>
    <w:rsid w:val="002079A0"/>
    <w:rsid w:val="00207B41"/>
    <w:rsid w:val="00207D2F"/>
    <w:rsid w:val="0021006C"/>
    <w:rsid w:val="002100E1"/>
    <w:rsid w:val="00210124"/>
    <w:rsid w:val="00210235"/>
    <w:rsid w:val="00210915"/>
    <w:rsid w:val="00210965"/>
    <w:rsid w:val="00210A3F"/>
    <w:rsid w:val="00210B22"/>
    <w:rsid w:val="00210C05"/>
    <w:rsid w:val="002116AF"/>
    <w:rsid w:val="00211FC3"/>
    <w:rsid w:val="00212129"/>
    <w:rsid w:val="00212615"/>
    <w:rsid w:val="002127DA"/>
    <w:rsid w:val="00212AB7"/>
    <w:rsid w:val="00212F90"/>
    <w:rsid w:val="002130E9"/>
    <w:rsid w:val="002134BB"/>
    <w:rsid w:val="00213774"/>
    <w:rsid w:val="00213E12"/>
    <w:rsid w:val="002140E2"/>
    <w:rsid w:val="00214258"/>
    <w:rsid w:val="002143A2"/>
    <w:rsid w:val="00214603"/>
    <w:rsid w:val="0021466A"/>
    <w:rsid w:val="00214C68"/>
    <w:rsid w:val="00214C9D"/>
    <w:rsid w:val="00215442"/>
    <w:rsid w:val="002155A9"/>
    <w:rsid w:val="0021574E"/>
    <w:rsid w:val="00215BD2"/>
    <w:rsid w:val="00215DB8"/>
    <w:rsid w:val="00215EE9"/>
    <w:rsid w:val="00215FE8"/>
    <w:rsid w:val="0021615F"/>
    <w:rsid w:val="00216397"/>
    <w:rsid w:val="002163B4"/>
    <w:rsid w:val="002163C8"/>
    <w:rsid w:val="00216456"/>
    <w:rsid w:val="0021653F"/>
    <w:rsid w:val="0021660D"/>
    <w:rsid w:val="00216894"/>
    <w:rsid w:val="002168A5"/>
    <w:rsid w:val="002169D8"/>
    <w:rsid w:val="00216CC8"/>
    <w:rsid w:val="00216CD0"/>
    <w:rsid w:val="00216D46"/>
    <w:rsid w:val="00217358"/>
    <w:rsid w:val="002176CB"/>
    <w:rsid w:val="00217C82"/>
    <w:rsid w:val="002204FE"/>
    <w:rsid w:val="00220A8B"/>
    <w:rsid w:val="00220AF7"/>
    <w:rsid w:val="00220DB0"/>
    <w:rsid w:val="00220FC1"/>
    <w:rsid w:val="002211F5"/>
    <w:rsid w:val="0022126B"/>
    <w:rsid w:val="002216CC"/>
    <w:rsid w:val="00221A2F"/>
    <w:rsid w:val="00221C6A"/>
    <w:rsid w:val="002223A7"/>
    <w:rsid w:val="00222748"/>
    <w:rsid w:val="0022292A"/>
    <w:rsid w:val="00222B37"/>
    <w:rsid w:val="00222CCA"/>
    <w:rsid w:val="00222DC8"/>
    <w:rsid w:val="0022351F"/>
    <w:rsid w:val="00223BE8"/>
    <w:rsid w:val="002242DA"/>
    <w:rsid w:val="002249FA"/>
    <w:rsid w:val="00224AD2"/>
    <w:rsid w:val="002251BE"/>
    <w:rsid w:val="002253CD"/>
    <w:rsid w:val="002259A9"/>
    <w:rsid w:val="00225C27"/>
    <w:rsid w:val="002265D2"/>
    <w:rsid w:val="00226CCB"/>
    <w:rsid w:val="002270A8"/>
    <w:rsid w:val="002302BD"/>
    <w:rsid w:val="0023051B"/>
    <w:rsid w:val="00230EB4"/>
    <w:rsid w:val="00231D40"/>
    <w:rsid w:val="00231FA2"/>
    <w:rsid w:val="0023211E"/>
    <w:rsid w:val="00232201"/>
    <w:rsid w:val="00232BA0"/>
    <w:rsid w:val="00232C98"/>
    <w:rsid w:val="00232EA2"/>
    <w:rsid w:val="0023316E"/>
    <w:rsid w:val="00233558"/>
    <w:rsid w:val="002336A3"/>
    <w:rsid w:val="002336FC"/>
    <w:rsid w:val="002338E2"/>
    <w:rsid w:val="002339E1"/>
    <w:rsid w:val="00233CA3"/>
    <w:rsid w:val="00234176"/>
    <w:rsid w:val="002344AB"/>
    <w:rsid w:val="0023458D"/>
    <w:rsid w:val="002345A1"/>
    <w:rsid w:val="0023475C"/>
    <w:rsid w:val="00234959"/>
    <w:rsid w:val="00234BC4"/>
    <w:rsid w:val="00235069"/>
    <w:rsid w:val="0023521A"/>
    <w:rsid w:val="00235301"/>
    <w:rsid w:val="0023540D"/>
    <w:rsid w:val="00235580"/>
    <w:rsid w:val="00235642"/>
    <w:rsid w:val="0023567D"/>
    <w:rsid w:val="00235EA1"/>
    <w:rsid w:val="00235F61"/>
    <w:rsid w:val="002362D1"/>
    <w:rsid w:val="00236A14"/>
    <w:rsid w:val="00236ECB"/>
    <w:rsid w:val="00237361"/>
    <w:rsid w:val="00237628"/>
    <w:rsid w:val="00237909"/>
    <w:rsid w:val="00240258"/>
    <w:rsid w:val="00240B5C"/>
    <w:rsid w:val="0024113A"/>
    <w:rsid w:val="0024121A"/>
    <w:rsid w:val="0024137A"/>
    <w:rsid w:val="0024145C"/>
    <w:rsid w:val="00241740"/>
    <w:rsid w:val="00241C46"/>
    <w:rsid w:val="00241DE0"/>
    <w:rsid w:val="0024254C"/>
    <w:rsid w:val="00242E0E"/>
    <w:rsid w:val="002431DD"/>
    <w:rsid w:val="0024397F"/>
    <w:rsid w:val="00243C0A"/>
    <w:rsid w:val="00243C29"/>
    <w:rsid w:val="00243EF7"/>
    <w:rsid w:val="002440B7"/>
    <w:rsid w:val="002449E2"/>
    <w:rsid w:val="002450D1"/>
    <w:rsid w:val="002454DD"/>
    <w:rsid w:val="00245533"/>
    <w:rsid w:val="00245B30"/>
    <w:rsid w:val="00245B43"/>
    <w:rsid w:val="0024656B"/>
    <w:rsid w:val="002465CA"/>
    <w:rsid w:val="00246797"/>
    <w:rsid w:val="00246C0E"/>
    <w:rsid w:val="002470EA"/>
    <w:rsid w:val="002471EB"/>
    <w:rsid w:val="00247675"/>
    <w:rsid w:val="00247813"/>
    <w:rsid w:val="00247C1E"/>
    <w:rsid w:val="002502D3"/>
    <w:rsid w:val="002508EF"/>
    <w:rsid w:val="002508FE"/>
    <w:rsid w:val="00250B07"/>
    <w:rsid w:val="00250F82"/>
    <w:rsid w:val="0025158D"/>
    <w:rsid w:val="002517F0"/>
    <w:rsid w:val="002518A8"/>
    <w:rsid w:val="00252583"/>
    <w:rsid w:val="002529D3"/>
    <w:rsid w:val="00252E20"/>
    <w:rsid w:val="002535A7"/>
    <w:rsid w:val="002536A1"/>
    <w:rsid w:val="002537A1"/>
    <w:rsid w:val="00253B53"/>
    <w:rsid w:val="00253E01"/>
    <w:rsid w:val="002540F7"/>
    <w:rsid w:val="002547F6"/>
    <w:rsid w:val="00254B82"/>
    <w:rsid w:val="002554F4"/>
    <w:rsid w:val="0025569C"/>
    <w:rsid w:val="00255A49"/>
    <w:rsid w:val="00255E65"/>
    <w:rsid w:val="00255EA9"/>
    <w:rsid w:val="00255EE4"/>
    <w:rsid w:val="00256107"/>
    <w:rsid w:val="00256384"/>
    <w:rsid w:val="00256A2D"/>
    <w:rsid w:val="00256CA1"/>
    <w:rsid w:val="0025761C"/>
    <w:rsid w:val="00257A71"/>
    <w:rsid w:val="00257AB7"/>
    <w:rsid w:val="00257B2D"/>
    <w:rsid w:val="00260247"/>
    <w:rsid w:val="00260274"/>
    <w:rsid w:val="0026040A"/>
    <w:rsid w:val="00260430"/>
    <w:rsid w:val="002608B8"/>
    <w:rsid w:val="00260915"/>
    <w:rsid w:val="002612F3"/>
    <w:rsid w:val="00261582"/>
    <w:rsid w:val="00261B22"/>
    <w:rsid w:val="00262221"/>
    <w:rsid w:val="002627C5"/>
    <w:rsid w:val="00262DDC"/>
    <w:rsid w:val="00262F85"/>
    <w:rsid w:val="002637BB"/>
    <w:rsid w:val="00263AA2"/>
    <w:rsid w:val="00263DDF"/>
    <w:rsid w:val="00264B3B"/>
    <w:rsid w:val="00264BB3"/>
    <w:rsid w:val="00264BD8"/>
    <w:rsid w:val="00264E1B"/>
    <w:rsid w:val="002654B1"/>
    <w:rsid w:val="00265682"/>
    <w:rsid w:val="002656B2"/>
    <w:rsid w:val="002656C1"/>
    <w:rsid w:val="002658E3"/>
    <w:rsid w:val="002659D0"/>
    <w:rsid w:val="00265BAA"/>
    <w:rsid w:val="00266051"/>
    <w:rsid w:val="0026625E"/>
    <w:rsid w:val="00266B0C"/>
    <w:rsid w:val="00267091"/>
    <w:rsid w:val="00267437"/>
    <w:rsid w:val="00267783"/>
    <w:rsid w:val="002679E2"/>
    <w:rsid w:val="00267AD2"/>
    <w:rsid w:val="00267F84"/>
    <w:rsid w:val="00270053"/>
    <w:rsid w:val="00270619"/>
    <w:rsid w:val="00270B40"/>
    <w:rsid w:val="00270BC9"/>
    <w:rsid w:val="00271002"/>
    <w:rsid w:val="00271255"/>
    <w:rsid w:val="00271550"/>
    <w:rsid w:val="002717F0"/>
    <w:rsid w:val="002718CA"/>
    <w:rsid w:val="00271A6B"/>
    <w:rsid w:val="00272030"/>
    <w:rsid w:val="00272117"/>
    <w:rsid w:val="00272194"/>
    <w:rsid w:val="002721CD"/>
    <w:rsid w:val="002721E1"/>
    <w:rsid w:val="00272478"/>
    <w:rsid w:val="002725AC"/>
    <w:rsid w:val="00272EED"/>
    <w:rsid w:val="0027314A"/>
    <w:rsid w:val="0027320F"/>
    <w:rsid w:val="0027325A"/>
    <w:rsid w:val="00273652"/>
    <w:rsid w:val="00273C79"/>
    <w:rsid w:val="00273F3D"/>
    <w:rsid w:val="00274052"/>
    <w:rsid w:val="00274263"/>
    <w:rsid w:val="002744E2"/>
    <w:rsid w:val="002747A7"/>
    <w:rsid w:val="00274806"/>
    <w:rsid w:val="0027484A"/>
    <w:rsid w:val="00274B97"/>
    <w:rsid w:val="00274F58"/>
    <w:rsid w:val="0027517A"/>
    <w:rsid w:val="00275350"/>
    <w:rsid w:val="002758D8"/>
    <w:rsid w:val="00275C37"/>
    <w:rsid w:val="002762E1"/>
    <w:rsid w:val="0027632E"/>
    <w:rsid w:val="00276795"/>
    <w:rsid w:val="002767A5"/>
    <w:rsid w:val="0027691A"/>
    <w:rsid w:val="0027692F"/>
    <w:rsid w:val="00276E00"/>
    <w:rsid w:val="00276EDA"/>
    <w:rsid w:val="00276F0A"/>
    <w:rsid w:val="00277460"/>
    <w:rsid w:val="0027771F"/>
    <w:rsid w:val="0028015A"/>
    <w:rsid w:val="00281649"/>
    <w:rsid w:val="00281713"/>
    <w:rsid w:val="00281C4D"/>
    <w:rsid w:val="00281CBC"/>
    <w:rsid w:val="0028237E"/>
    <w:rsid w:val="00282B13"/>
    <w:rsid w:val="00282D88"/>
    <w:rsid w:val="00282F16"/>
    <w:rsid w:val="00282F84"/>
    <w:rsid w:val="00283389"/>
    <w:rsid w:val="00283800"/>
    <w:rsid w:val="00283A52"/>
    <w:rsid w:val="00283AA5"/>
    <w:rsid w:val="00283C1E"/>
    <w:rsid w:val="00284065"/>
    <w:rsid w:val="002842B6"/>
    <w:rsid w:val="0028451E"/>
    <w:rsid w:val="00284589"/>
    <w:rsid w:val="002847D6"/>
    <w:rsid w:val="00284C42"/>
    <w:rsid w:val="00284DDF"/>
    <w:rsid w:val="0028550D"/>
    <w:rsid w:val="00285DF1"/>
    <w:rsid w:val="00286117"/>
    <w:rsid w:val="002861CA"/>
    <w:rsid w:val="00286550"/>
    <w:rsid w:val="002868D3"/>
    <w:rsid w:val="00286A9C"/>
    <w:rsid w:val="00286B82"/>
    <w:rsid w:val="00286FE0"/>
    <w:rsid w:val="0028740A"/>
    <w:rsid w:val="0028756C"/>
    <w:rsid w:val="0028788D"/>
    <w:rsid w:val="00287A4C"/>
    <w:rsid w:val="00287DD3"/>
    <w:rsid w:val="00287DDD"/>
    <w:rsid w:val="00290369"/>
    <w:rsid w:val="002904BA"/>
    <w:rsid w:val="002904C6"/>
    <w:rsid w:val="00290753"/>
    <w:rsid w:val="00290798"/>
    <w:rsid w:val="00290855"/>
    <w:rsid w:val="002909A3"/>
    <w:rsid w:val="00290FB3"/>
    <w:rsid w:val="00291A85"/>
    <w:rsid w:val="00291CDB"/>
    <w:rsid w:val="002920DC"/>
    <w:rsid w:val="002920F8"/>
    <w:rsid w:val="00292135"/>
    <w:rsid w:val="0029232E"/>
    <w:rsid w:val="00292503"/>
    <w:rsid w:val="00292AB5"/>
    <w:rsid w:val="00292AD3"/>
    <w:rsid w:val="00293044"/>
    <w:rsid w:val="0029352E"/>
    <w:rsid w:val="00294009"/>
    <w:rsid w:val="0029428D"/>
    <w:rsid w:val="00294539"/>
    <w:rsid w:val="002947E1"/>
    <w:rsid w:val="002949A2"/>
    <w:rsid w:val="00294C56"/>
    <w:rsid w:val="00294DCF"/>
    <w:rsid w:val="00294DED"/>
    <w:rsid w:val="00295149"/>
    <w:rsid w:val="00295174"/>
    <w:rsid w:val="002952B4"/>
    <w:rsid w:val="002953EC"/>
    <w:rsid w:val="002956A2"/>
    <w:rsid w:val="002956E6"/>
    <w:rsid w:val="0029579E"/>
    <w:rsid w:val="00295D4C"/>
    <w:rsid w:val="00295F4F"/>
    <w:rsid w:val="0029698C"/>
    <w:rsid w:val="00296B77"/>
    <w:rsid w:val="00296E06"/>
    <w:rsid w:val="00296FBE"/>
    <w:rsid w:val="00297391"/>
    <w:rsid w:val="00297B61"/>
    <w:rsid w:val="00297D56"/>
    <w:rsid w:val="00297ED5"/>
    <w:rsid w:val="00297F3C"/>
    <w:rsid w:val="00297FB9"/>
    <w:rsid w:val="002A01BE"/>
    <w:rsid w:val="002A04BA"/>
    <w:rsid w:val="002A0656"/>
    <w:rsid w:val="002A092C"/>
    <w:rsid w:val="002A094C"/>
    <w:rsid w:val="002A0B33"/>
    <w:rsid w:val="002A1316"/>
    <w:rsid w:val="002A154D"/>
    <w:rsid w:val="002A25F5"/>
    <w:rsid w:val="002A27E1"/>
    <w:rsid w:val="002A28DA"/>
    <w:rsid w:val="002A316C"/>
    <w:rsid w:val="002A33AB"/>
    <w:rsid w:val="002A37AD"/>
    <w:rsid w:val="002A454C"/>
    <w:rsid w:val="002A461B"/>
    <w:rsid w:val="002A46E9"/>
    <w:rsid w:val="002A488A"/>
    <w:rsid w:val="002A4B70"/>
    <w:rsid w:val="002A5198"/>
    <w:rsid w:val="002A538C"/>
    <w:rsid w:val="002A53B1"/>
    <w:rsid w:val="002A56CC"/>
    <w:rsid w:val="002A5F0A"/>
    <w:rsid w:val="002A6212"/>
    <w:rsid w:val="002A643C"/>
    <w:rsid w:val="002A64A0"/>
    <w:rsid w:val="002A6815"/>
    <w:rsid w:val="002A6989"/>
    <w:rsid w:val="002A75B9"/>
    <w:rsid w:val="002A78A4"/>
    <w:rsid w:val="002A7912"/>
    <w:rsid w:val="002A7BEF"/>
    <w:rsid w:val="002A7C5B"/>
    <w:rsid w:val="002A7DE5"/>
    <w:rsid w:val="002B005B"/>
    <w:rsid w:val="002B05FE"/>
    <w:rsid w:val="002B0794"/>
    <w:rsid w:val="002B091A"/>
    <w:rsid w:val="002B0BD6"/>
    <w:rsid w:val="002B0CA8"/>
    <w:rsid w:val="002B0DF5"/>
    <w:rsid w:val="002B0FD5"/>
    <w:rsid w:val="002B1541"/>
    <w:rsid w:val="002B1688"/>
    <w:rsid w:val="002B18EA"/>
    <w:rsid w:val="002B19B2"/>
    <w:rsid w:val="002B19E0"/>
    <w:rsid w:val="002B1B4B"/>
    <w:rsid w:val="002B1E09"/>
    <w:rsid w:val="002B1FE6"/>
    <w:rsid w:val="002B26ED"/>
    <w:rsid w:val="002B2A33"/>
    <w:rsid w:val="002B339F"/>
    <w:rsid w:val="002B34F1"/>
    <w:rsid w:val="002B3505"/>
    <w:rsid w:val="002B3537"/>
    <w:rsid w:val="002B38C6"/>
    <w:rsid w:val="002B3B26"/>
    <w:rsid w:val="002B3E96"/>
    <w:rsid w:val="002B4824"/>
    <w:rsid w:val="002B48E3"/>
    <w:rsid w:val="002B4941"/>
    <w:rsid w:val="002B4D99"/>
    <w:rsid w:val="002B4E6B"/>
    <w:rsid w:val="002B4F44"/>
    <w:rsid w:val="002B5194"/>
    <w:rsid w:val="002B53ED"/>
    <w:rsid w:val="002B5526"/>
    <w:rsid w:val="002B5630"/>
    <w:rsid w:val="002B565D"/>
    <w:rsid w:val="002B60E8"/>
    <w:rsid w:val="002B6531"/>
    <w:rsid w:val="002B6773"/>
    <w:rsid w:val="002B6B1A"/>
    <w:rsid w:val="002B6C58"/>
    <w:rsid w:val="002B6DC6"/>
    <w:rsid w:val="002B6E83"/>
    <w:rsid w:val="002B74A2"/>
    <w:rsid w:val="002B7585"/>
    <w:rsid w:val="002B7E88"/>
    <w:rsid w:val="002C00CF"/>
    <w:rsid w:val="002C051C"/>
    <w:rsid w:val="002C07B6"/>
    <w:rsid w:val="002C0B05"/>
    <w:rsid w:val="002C0B6D"/>
    <w:rsid w:val="002C0B82"/>
    <w:rsid w:val="002C0D89"/>
    <w:rsid w:val="002C0F3C"/>
    <w:rsid w:val="002C10FF"/>
    <w:rsid w:val="002C12F3"/>
    <w:rsid w:val="002C14AA"/>
    <w:rsid w:val="002C1D2E"/>
    <w:rsid w:val="002C1FE8"/>
    <w:rsid w:val="002C2444"/>
    <w:rsid w:val="002C2553"/>
    <w:rsid w:val="002C263A"/>
    <w:rsid w:val="002C2925"/>
    <w:rsid w:val="002C2D06"/>
    <w:rsid w:val="002C2F7B"/>
    <w:rsid w:val="002C2FF1"/>
    <w:rsid w:val="002C36EE"/>
    <w:rsid w:val="002C3721"/>
    <w:rsid w:val="002C3980"/>
    <w:rsid w:val="002C3C70"/>
    <w:rsid w:val="002C4101"/>
    <w:rsid w:val="002C4327"/>
    <w:rsid w:val="002C4DEA"/>
    <w:rsid w:val="002C4F2F"/>
    <w:rsid w:val="002C50E9"/>
    <w:rsid w:val="002C5732"/>
    <w:rsid w:val="002C5C03"/>
    <w:rsid w:val="002C5CD1"/>
    <w:rsid w:val="002C5E59"/>
    <w:rsid w:val="002C5EA4"/>
    <w:rsid w:val="002C62F3"/>
    <w:rsid w:val="002C6366"/>
    <w:rsid w:val="002C65C2"/>
    <w:rsid w:val="002C66B0"/>
    <w:rsid w:val="002C69B1"/>
    <w:rsid w:val="002C6C75"/>
    <w:rsid w:val="002C6E0F"/>
    <w:rsid w:val="002C6EAA"/>
    <w:rsid w:val="002C6FBA"/>
    <w:rsid w:val="002C73D3"/>
    <w:rsid w:val="002C73E2"/>
    <w:rsid w:val="002C7904"/>
    <w:rsid w:val="002D025B"/>
    <w:rsid w:val="002D02D3"/>
    <w:rsid w:val="002D0302"/>
    <w:rsid w:val="002D10DD"/>
    <w:rsid w:val="002D16F9"/>
    <w:rsid w:val="002D1810"/>
    <w:rsid w:val="002D1AC2"/>
    <w:rsid w:val="002D1F16"/>
    <w:rsid w:val="002D2523"/>
    <w:rsid w:val="002D27E1"/>
    <w:rsid w:val="002D28B6"/>
    <w:rsid w:val="002D2E15"/>
    <w:rsid w:val="002D3A0A"/>
    <w:rsid w:val="002D3AF3"/>
    <w:rsid w:val="002D413A"/>
    <w:rsid w:val="002D493E"/>
    <w:rsid w:val="002D4A13"/>
    <w:rsid w:val="002D4DFF"/>
    <w:rsid w:val="002D5149"/>
    <w:rsid w:val="002D5650"/>
    <w:rsid w:val="002D598A"/>
    <w:rsid w:val="002D5D62"/>
    <w:rsid w:val="002D5F26"/>
    <w:rsid w:val="002D5FA9"/>
    <w:rsid w:val="002D65D1"/>
    <w:rsid w:val="002D688D"/>
    <w:rsid w:val="002D69DC"/>
    <w:rsid w:val="002D6B9F"/>
    <w:rsid w:val="002D7125"/>
    <w:rsid w:val="002D738B"/>
    <w:rsid w:val="002D73D3"/>
    <w:rsid w:val="002D757B"/>
    <w:rsid w:val="002D7C96"/>
    <w:rsid w:val="002D7FF2"/>
    <w:rsid w:val="002D91FB"/>
    <w:rsid w:val="002E0036"/>
    <w:rsid w:val="002E0C6D"/>
    <w:rsid w:val="002E10A4"/>
    <w:rsid w:val="002E1633"/>
    <w:rsid w:val="002E180D"/>
    <w:rsid w:val="002E1832"/>
    <w:rsid w:val="002E230D"/>
    <w:rsid w:val="002E2697"/>
    <w:rsid w:val="002E293E"/>
    <w:rsid w:val="002E2D9E"/>
    <w:rsid w:val="002E35EF"/>
    <w:rsid w:val="002E3A1E"/>
    <w:rsid w:val="002E3C9C"/>
    <w:rsid w:val="002E3EEA"/>
    <w:rsid w:val="002E40EB"/>
    <w:rsid w:val="002E41C2"/>
    <w:rsid w:val="002E43A6"/>
    <w:rsid w:val="002E47C0"/>
    <w:rsid w:val="002E4C40"/>
    <w:rsid w:val="002E5CF3"/>
    <w:rsid w:val="002E5ED3"/>
    <w:rsid w:val="002E5F27"/>
    <w:rsid w:val="002E606F"/>
    <w:rsid w:val="002E6C5D"/>
    <w:rsid w:val="002E6E7B"/>
    <w:rsid w:val="002E7680"/>
    <w:rsid w:val="002E78A9"/>
    <w:rsid w:val="002E7D20"/>
    <w:rsid w:val="002F03F7"/>
    <w:rsid w:val="002F0486"/>
    <w:rsid w:val="002F05B1"/>
    <w:rsid w:val="002F169C"/>
    <w:rsid w:val="002F1BDB"/>
    <w:rsid w:val="002F1F10"/>
    <w:rsid w:val="002F20A4"/>
    <w:rsid w:val="002F20A8"/>
    <w:rsid w:val="002F22AC"/>
    <w:rsid w:val="002F2628"/>
    <w:rsid w:val="002F263E"/>
    <w:rsid w:val="002F26AA"/>
    <w:rsid w:val="002F280B"/>
    <w:rsid w:val="002F2C8A"/>
    <w:rsid w:val="002F30DF"/>
    <w:rsid w:val="002F358C"/>
    <w:rsid w:val="002F3AA5"/>
    <w:rsid w:val="002F3ECE"/>
    <w:rsid w:val="002F4499"/>
    <w:rsid w:val="002F4C01"/>
    <w:rsid w:val="002F4D13"/>
    <w:rsid w:val="002F4EF7"/>
    <w:rsid w:val="002F521F"/>
    <w:rsid w:val="002F5D41"/>
    <w:rsid w:val="002F6113"/>
    <w:rsid w:val="002F6A28"/>
    <w:rsid w:val="002F77DF"/>
    <w:rsid w:val="002F79B9"/>
    <w:rsid w:val="002F7C59"/>
    <w:rsid w:val="00300057"/>
    <w:rsid w:val="003009E8"/>
    <w:rsid w:val="00300D8D"/>
    <w:rsid w:val="00301330"/>
    <w:rsid w:val="0030149C"/>
    <w:rsid w:val="00301B01"/>
    <w:rsid w:val="00301BB8"/>
    <w:rsid w:val="00302006"/>
    <w:rsid w:val="00302039"/>
    <w:rsid w:val="003026C1"/>
    <w:rsid w:val="003028FC"/>
    <w:rsid w:val="00302D9D"/>
    <w:rsid w:val="00303697"/>
    <w:rsid w:val="00303D77"/>
    <w:rsid w:val="00303D91"/>
    <w:rsid w:val="00303FAA"/>
    <w:rsid w:val="00304AB4"/>
    <w:rsid w:val="00304ACD"/>
    <w:rsid w:val="00304BAA"/>
    <w:rsid w:val="00304DEE"/>
    <w:rsid w:val="00304E23"/>
    <w:rsid w:val="00305141"/>
    <w:rsid w:val="0030585F"/>
    <w:rsid w:val="00305A77"/>
    <w:rsid w:val="00305EA7"/>
    <w:rsid w:val="003060A5"/>
    <w:rsid w:val="003061B5"/>
    <w:rsid w:val="003065FF"/>
    <w:rsid w:val="0030689E"/>
    <w:rsid w:val="003069AA"/>
    <w:rsid w:val="00306AC8"/>
    <w:rsid w:val="00306B7E"/>
    <w:rsid w:val="00306D9D"/>
    <w:rsid w:val="003079F0"/>
    <w:rsid w:val="0031049C"/>
    <w:rsid w:val="00310B3F"/>
    <w:rsid w:val="00310C67"/>
    <w:rsid w:val="00310E90"/>
    <w:rsid w:val="003117CB"/>
    <w:rsid w:val="00312170"/>
    <w:rsid w:val="00312336"/>
    <w:rsid w:val="00313053"/>
    <w:rsid w:val="003130DD"/>
    <w:rsid w:val="003140CA"/>
    <w:rsid w:val="0031426A"/>
    <w:rsid w:val="00314620"/>
    <w:rsid w:val="00314A77"/>
    <w:rsid w:val="00314CF7"/>
    <w:rsid w:val="00314E43"/>
    <w:rsid w:val="0031527F"/>
    <w:rsid w:val="00315B56"/>
    <w:rsid w:val="0031621E"/>
    <w:rsid w:val="0031681E"/>
    <w:rsid w:val="00316885"/>
    <w:rsid w:val="0031697F"/>
    <w:rsid w:val="003170F8"/>
    <w:rsid w:val="00317461"/>
    <w:rsid w:val="00317537"/>
    <w:rsid w:val="003176E9"/>
    <w:rsid w:val="0031789C"/>
    <w:rsid w:val="00317B41"/>
    <w:rsid w:val="00317D77"/>
    <w:rsid w:val="00317D9F"/>
    <w:rsid w:val="00320807"/>
    <w:rsid w:val="00320F05"/>
    <w:rsid w:val="00321743"/>
    <w:rsid w:val="00321CB2"/>
    <w:rsid w:val="00321E48"/>
    <w:rsid w:val="003221E4"/>
    <w:rsid w:val="0032238F"/>
    <w:rsid w:val="003224EB"/>
    <w:rsid w:val="00322A0A"/>
    <w:rsid w:val="00322C2F"/>
    <w:rsid w:val="00322CEF"/>
    <w:rsid w:val="00322EB4"/>
    <w:rsid w:val="00323204"/>
    <w:rsid w:val="00323D2D"/>
    <w:rsid w:val="00324069"/>
    <w:rsid w:val="003241DC"/>
    <w:rsid w:val="00324351"/>
    <w:rsid w:val="003247A8"/>
    <w:rsid w:val="00324DE7"/>
    <w:rsid w:val="003253F7"/>
    <w:rsid w:val="003253FB"/>
    <w:rsid w:val="0032569B"/>
    <w:rsid w:val="00325EBA"/>
    <w:rsid w:val="00326473"/>
    <w:rsid w:val="003268E2"/>
    <w:rsid w:val="0032690D"/>
    <w:rsid w:val="0032696E"/>
    <w:rsid w:val="00326B3B"/>
    <w:rsid w:val="00326C0A"/>
    <w:rsid w:val="00326F26"/>
    <w:rsid w:val="00326FE5"/>
    <w:rsid w:val="0032765B"/>
    <w:rsid w:val="00327B3A"/>
    <w:rsid w:val="00327CAC"/>
    <w:rsid w:val="00327F46"/>
    <w:rsid w:val="003308B6"/>
    <w:rsid w:val="003309AC"/>
    <w:rsid w:val="0033133F"/>
    <w:rsid w:val="00331631"/>
    <w:rsid w:val="0033173A"/>
    <w:rsid w:val="00331821"/>
    <w:rsid w:val="00331D43"/>
    <w:rsid w:val="0033200C"/>
    <w:rsid w:val="0033236B"/>
    <w:rsid w:val="003325EA"/>
    <w:rsid w:val="00332C4B"/>
    <w:rsid w:val="00332E44"/>
    <w:rsid w:val="00332E9C"/>
    <w:rsid w:val="00332E9D"/>
    <w:rsid w:val="00333274"/>
    <w:rsid w:val="0033342F"/>
    <w:rsid w:val="00333B1D"/>
    <w:rsid w:val="00333BC4"/>
    <w:rsid w:val="00333E43"/>
    <w:rsid w:val="00334697"/>
    <w:rsid w:val="003347DB"/>
    <w:rsid w:val="00334E39"/>
    <w:rsid w:val="00334FCF"/>
    <w:rsid w:val="00335005"/>
    <w:rsid w:val="00335719"/>
    <w:rsid w:val="00335C3B"/>
    <w:rsid w:val="00335E08"/>
    <w:rsid w:val="00335EEF"/>
    <w:rsid w:val="0033606D"/>
    <w:rsid w:val="0033633D"/>
    <w:rsid w:val="00336DBC"/>
    <w:rsid w:val="00337335"/>
    <w:rsid w:val="0033798D"/>
    <w:rsid w:val="00337E08"/>
    <w:rsid w:val="00337EE4"/>
    <w:rsid w:val="003403B6"/>
    <w:rsid w:val="00340445"/>
    <w:rsid w:val="003405AE"/>
    <w:rsid w:val="00340963"/>
    <w:rsid w:val="003418D2"/>
    <w:rsid w:val="00341B5C"/>
    <w:rsid w:val="00341C04"/>
    <w:rsid w:val="00342855"/>
    <w:rsid w:val="0034288C"/>
    <w:rsid w:val="003428DC"/>
    <w:rsid w:val="00342C1C"/>
    <w:rsid w:val="003430DA"/>
    <w:rsid w:val="003433AA"/>
    <w:rsid w:val="00343749"/>
    <w:rsid w:val="00343951"/>
    <w:rsid w:val="00343DD5"/>
    <w:rsid w:val="00343F9F"/>
    <w:rsid w:val="00343FB8"/>
    <w:rsid w:val="003447A3"/>
    <w:rsid w:val="003448FC"/>
    <w:rsid w:val="00344D4D"/>
    <w:rsid w:val="00344F21"/>
    <w:rsid w:val="00344F63"/>
    <w:rsid w:val="00344FE8"/>
    <w:rsid w:val="00345559"/>
    <w:rsid w:val="00345BF4"/>
    <w:rsid w:val="00346009"/>
    <w:rsid w:val="003463AF"/>
    <w:rsid w:val="003463D8"/>
    <w:rsid w:val="00346498"/>
    <w:rsid w:val="003464E4"/>
    <w:rsid w:val="003465E9"/>
    <w:rsid w:val="0034660A"/>
    <w:rsid w:val="00346D3B"/>
    <w:rsid w:val="00346EE3"/>
    <w:rsid w:val="0034702B"/>
    <w:rsid w:val="003472D9"/>
    <w:rsid w:val="00347B2D"/>
    <w:rsid w:val="00347DBE"/>
    <w:rsid w:val="00350706"/>
    <w:rsid w:val="003508F1"/>
    <w:rsid w:val="003516FE"/>
    <w:rsid w:val="00351B22"/>
    <w:rsid w:val="00351D6F"/>
    <w:rsid w:val="0035277E"/>
    <w:rsid w:val="00353051"/>
    <w:rsid w:val="00353063"/>
    <w:rsid w:val="00353098"/>
    <w:rsid w:val="00353843"/>
    <w:rsid w:val="00353B65"/>
    <w:rsid w:val="00353BC8"/>
    <w:rsid w:val="00353C3D"/>
    <w:rsid w:val="00353D6E"/>
    <w:rsid w:val="003544A4"/>
    <w:rsid w:val="003545A4"/>
    <w:rsid w:val="003546A0"/>
    <w:rsid w:val="0035496C"/>
    <w:rsid w:val="00354D39"/>
    <w:rsid w:val="00355255"/>
    <w:rsid w:val="00355303"/>
    <w:rsid w:val="0035578D"/>
    <w:rsid w:val="00355A10"/>
    <w:rsid w:val="00355A82"/>
    <w:rsid w:val="00355BE4"/>
    <w:rsid w:val="00355E65"/>
    <w:rsid w:val="003567EC"/>
    <w:rsid w:val="00356A56"/>
    <w:rsid w:val="00356C1E"/>
    <w:rsid w:val="00356F2E"/>
    <w:rsid w:val="00356F78"/>
    <w:rsid w:val="00357695"/>
    <w:rsid w:val="00357B02"/>
    <w:rsid w:val="00360244"/>
    <w:rsid w:val="00360690"/>
    <w:rsid w:val="00360766"/>
    <w:rsid w:val="00360809"/>
    <w:rsid w:val="00361434"/>
    <w:rsid w:val="00361456"/>
    <w:rsid w:val="00361DC4"/>
    <w:rsid w:val="00361DCC"/>
    <w:rsid w:val="0036231B"/>
    <w:rsid w:val="00362361"/>
    <w:rsid w:val="00362CB2"/>
    <w:rsid w:val="00362EBC"/>
    <w:rsid w:val="00363192"/>
    <w:rsid w:val="00363C26"/>
    <w:rsid w:val="00363F19"/>
    <w:rsid w:val="003644D7"/>
    <w:rsid w:val="00364BE3"/>
    <w:rsid w:val="00364BFA"/>
    <w:rsid w:val="00364DE3"/>
    <w:rsid w:val="003655B1"/>
    <w:rsid w:val="00365716"/>
    <w:rsid w:val="00365B78"/>
    <w:rsid w:val="00366044"/>
    <w:rsid w:val="003663D6"/>
    <w:rsid w:val="00366498"/>
    <w:rsid w:val="00366626"/>
    <w:rsid w:val="0036665D"/>
    <w:rsid w:val="003667C3"/>
    <w:rsid w:val="00366D18"/>
    <w:rsid w:val="00366E1D"/>
    <w:rsid w:val="0036708A"/>
    <w:rsid w:val="003671F3"/>
    <w:rsid w:val="00367252"/>
    <w:rsid w:val="0036768A"/>
    <w:rsid w:val="003703EA"/>
    <w:rsid w:val="00370685"/>
    <w:rsid w:val="003709E8"/>
    <w:rsid w:val="00371115"/>
    <w:rsid w:val="003711AA"/>
    <w:rsid w:val="00371207"/>
    <w:rsid w:val="003713DA"/>
    <w:rsid w:val="0037170A"/>
    <w:rsid w:val="00371723"/>
    <w:rsid w:val="00371A49"/>
    <w:rsid w:val="00371C44"/>
    <w:rsid w:val="00372160"/>
    <w:rsid w:val="003728BB"/>
    <w:rsid w:val="003731C8"/>
    <w:rsid w:val="00373367"/>
    <w:rsid w:val="00373844"/>
    <w:rsid w:val="00373996"/>
    <w:rsid w:val="00374259"/>
    <w:rsid w:val="0037428D"/>
    <w:rsid w:val="00374A70"/>
    <w:rsid w:val="0037514C"/>
    <w:rsid w:val="00375409"/>
    <w:rsid w:val="00375A48"/>
    <w:rsid w:val="003766CC"/>
    <w:rsid w:val="003767ED"/>
    <w:rsid w:val="00376C6B"/>
    <w:rsid w:val="00376E58"/>
    <w:rsid w:val="00376F5B"/>
    <w:rsid w:val="00377868"/>
    <w:rsid w:val="00377925"/>
    <w:rsid w:val="00377B25"/>
    <w:rsid w:val="003803A0"/>
    <w:rsid w:val="00380776"/>
    <w:rsid w:val="00380AFA"/>
    <w:rsid w:val="00380B6A"/>
    <w:rsid w:val="00382155"/>
    <w:rsid w:val="00383485"/>
    <w:rsid w:val="00383778"/>
    <w:rsid w:val="00383958"/>
    <w:rsid w:val="0038449B"/>
    <w:rsid w:val="00384610"/>
    <w:rsid w:val="00384B14"/>
    <w:rsid w:val="00384CFD"/>
    <w:rsid w:val="00384D4E"/>
    <w:rsid w:val="003860B6"/>
    <w:rsid w:val="00386367"/>
    <w:rsid w:val="00386401"/>
    <w:rsid w:val="0038663B"/>
    <w:rsid w:val="00386AAB"/>
    <w:rsid w:val="00386D8C"/>
    <w:rsid w:val="00386DE3"/>
    <w:rsid w:val="00387330"/>
    <w:rsid w:val="003879A1"/>
    <w:rsid w:val="00387E0E"/>
    <w:rsid w:val="0039005C"/>
    <w:rsid w:val="0039019F"/>
    <w:rsid w:val="003901D0"/>
    <w:rsid w:val="003903BC"/>
    <w:rsid w:val="00390570"/>
    <w:rsid w:val="00390821"/>
    <w:rsid w:val="003908C2"/>
    <w:rsid w:val="003909FD"/>
    <w:rsid w:val="00390E56"/>
    <w:rsid w:val="00390F64"/>
    <w:rsid w:val="00391243"/>
    <w:rsid w:val="00391D3B"/>
    <w:rsid w:val="00391E29"/>
    <w:rsid w:val="00392263"/>
    <w:rsid w:val="003922B5"/>
    <w:rsid w:val="0039266B"/>
    <w:rsid w:val="00392D09"/>
    <w:rsid w:val="0039333A"/>
    <w:rsid w:val="00393EAD"/>
    <w:rsid w:val="00393F2A"/>
    <w:rsid w:val="0039428F"/>
    <w:rsid w:val="003942C6"/>
    <w:rsid w:val="00394669"/>
    <w:rsid w:val="003946E4"/>
    <w:rsid w:val="00394BAF"/>
    <w:rsid w:val="00394CCD"/>
    <w:rsid w:val="00394D30"/>
    <w:rsid w:val="00395093"/>
    <w:rsid w:val="00395416"/>
    <w:rsid w:val="0039557D"/>
    <w:rsid w:val="0039587A"/>
    <w:rsid w:val="00395CA4"/>
    <w:rsid w:val="00395F05"/>
    <w:rsid w:val="00395F9A"/>
    <w:rsid w:val="003961A9"/>
    <w:rsid w:val="003961ED"/>
    <w:rsid w:val="003964BE"/>
    <w:rsid w:val="003966B6"/>
    <w:rsid w:val="00396EFA"/>
    <w:rsid w:val="003977F4"/>
    <w:rsid w:val="00397B8C"/>
    <w:rsid w:val="00397F19"/>
    <w:rsid w:val="00397F5A"/>
    <w:rsid w:val="003A0053"/>
    <w:rsid w:val="003A091A"/>
    <w:rsid w:val="003A094B"/>
    <w:rsid w:val="003A0981"/>
    <w:rsid w:val="003A09FB"/>
    <w:rsid w:val="003A0AF8"/>
    <w:rsid w:val="003A0BF8"/>
    <w:rsid w:val="003A15BB"/>
    <w:rsid w:val="003A1CE1"/>
    <w:rsid w:val="003A1F7F"/>
    <w:rsid w:val="003A2230"/>
    <w:rsid w:val="003A225D"/>
    <w:rsid w:val="003A22BA"/>
    <w:rsid w:val="003A2674"/>
    <w:rsid w:val="003A2C81"/>
    <w:rsid w:val="003A33AD"/>
    <w:rsid w:val="003A3898"/>
    <w:rsid w:val="003A39E5"/>
    <w:rsid w:val="003A3B27"/>
    <w:rsid w:val="003A3BE4"/>
    <w:rsid w:val="003A3F5B"/>
    <w:rsid w:val="003A4644"/>
    <w:rsid w:val="003A4892"/>
    <w:rsid w:val="003A4FAE"/>
    <w:rsid w:val="003A5112"/>
    <w:rsid w:val="003A51CB"/>
    <w:rsid w:val="003A554B"/>
    <w:rsid w:val="003A5B5D"/>
    <w:rsid w:val="003A5C28"/>
    <w:rsid w:val="003A60A9"/>
    <w:rsid w:val="003A610E"/>
    <w:rsid w:val="003A6177"/>
    <w:rsid w:val="003A64D9"/>
    <w:rsid w:val="003A6687"/>
    <w:rsid w:val="003A6C76"/>
    <w:rsid w:val="003A6F1A"/>
    <w:rsid w:val="003A6FF2"/>
    <w:rsid w:val="003A778F"/>
    <w:rsid w:val="003A7B5B"/>
    <w:rsid w:val="003A7B8B"/>
    <w:rsid w:val="003B0651"/>
    <w:rsid w:val="003B07AD"/>
    <w:rsid w:val="003B0F6E"/>
    <w:rsid w:val="003B120D"/>
    <w:rsid w:val="003B171A"/>
    <w:rsid w:val="003B1A51"/>
    <w:rsid w:val="003B1A71"/>
    <w:rsid w:val="003B1DA2"/>
    <w:rsid w:val="003B1F29"/>
    <w:rsid w:val="003B21F3"/>
    <w:rsid w:val="003B2595"/>
    <w:rsid w:val="003B25FA"/>
    <w:rsid w:val="003B267B"/>
    <w:rsid w:val="003B2AD8"/>
    <w:rsid w:val="003B2AF7"/>
    <w:rsid w:val="003B3454"/>
    <w:rsid w:val="003B3979"/>
    <w:rsid w:val="003B3EE8"/>
    <w:rsid w:val="003B419E"/>
    <w:rsid w:val="003B431E"/>
    <w:rsid w:val="003B4967"/>
    <w:rsid w:val="003B4B51"/>
    <w:rsid w:val="003B4B8E"/>
    <w:rsid w:val="003B4B99"/>
    <w:rsid w:val="003B506C"/>
    <w:rsid w:val="003B524E"/>
    <w:rsid w:val="003B55DE"/>
    <w:rsid w:val="003B5756"/>
    <w:rsid w:val="003B5B98"/>
    <w:rsid w:val="003B6048"/>
    <w:rsid w:val="003B613C"/>
    <w:rsid w:val="003B6536"/>
    <w:rsid w:val="003B68B0"/>
    <w:rsid w:val="003B6CD3"/>
    <w:rsid w:val="003B6D50"/>
    <w:rsid w:val="003B7492"/>
    <w:rsid w:val="003B7590"/>
    <w:rsid w:val="003B7707"/>
    <w:rsid w:val="003B776C"/>
    <w:rsid w:val="003B792D"/>
    <w:rsid w:val="003B7B5D"/>
    <w:rsid w:val="003C12F4"/>
    <w:rsid w:val="003C15C8"/>
    <w:rsid w:val="003C1673"/>
    <w:rsid w:val="003C1E11"/>
    <w:rsid w:val="003C1E51"/>
    <w:rsid w:val="003C1EF7"/>
    <w:rsid w:val="003C1F98"/>
    <w:rsid w:val="003C268A"/>
    <w:rsid w:val="003C277A"/>
    <w:rsid w:val="003C29B4"/>
    <w:rsid w:val="003C2A6E"/>
    <w:rsid w:val="003C2BAC"/>
    <w:rsid w:val="003C3072"/>
    <w:rsid w:val="003C3149"/>
    <w:rsid w:val="003C31DA"/>
    <w:rsid w:val="003C3C4F"/>
    <w:rsid w:val="003C3E1C"/>
    <w:rsid w:val="003C4073"/>
    <w:rsid w:val="003C42BB"/>
    <w:rsid w:val="003C4388"/>
    <w:rsid w:val="003C494C"/>
    <w:rsid w:val="003C4DB0"/>
    <w:rsid w:val="003C5035"/>
    <w:rsid w:val="003C507D"/>
    <w:rsid w:val="003C5307"/>
    <w:rsid w:val="003C5328"/>
    <w:rsid w:val="003C5740"/>
    <w:rsid w:val="003C58C7"/>
    <w:rsid w:val="003C5B8C"/>
    <w:rsid w:val="003C5CAF"/>
    <w:rsid w:val="003C5CB7"/>
    <w:rsid w:val="003C6CC3"/>
    <w:rsid w:val="003C6CCA"/>
    <w:rsid w:val="003C6E47"/>
    <w:rsid w:val="003C6E9C"/>
    <w:rsid w:val="003C6F76"/>
    <w:rsid w:val="003C719E"/>
    <w:rsid w:val="003C7644"/>
    <w:rsid w:val="003C77B6"/>
    <w:rsid w:val="003C7B8C"/>
    <w:rsid w:val="003C7E35"/>
    <w:rsid w:val="003C7E4E"/>
    <w:rsid w:val="003D014F"/>
    <w:rsid w:val="003D0154"/>
    <w:rsid w:val="003D0B14"/>
    <w:rsid w:val="003D13E0"/>
    <w:rsid w:val="003D1B13"/>
    <w:rsid w:val="003D1F24"/>
    <w:rsid w:val="003D2180"/>
    <w:rsid w:val="003D22A6"/>
    <w:rsid w:val="003D22B3"/>
    <w:rsid w:val="003D22DA"/>
    <w:rsid w:val="003D255C"/>
    <w:rsid w:val="003D2B94"/>
    <w:rsid w:val="003D2CA3"/>
    <w:rsid w:val="003D2E0C"/>
    <w:rsid w:val="003D2E59"/>
    <w:rsid w:val="003D2EB7"/>
    <w:rsid w:val="003D31CC"/>
    <w:rsid w:val="003D364C"/>
    <w:rsid w:val="003D3779"/>
    <w:rsid w:val="003D39A5"/>
    <w:rsid w:val="003D3B8B"/>
    <w:rsid w:val="003D3FB0"/>
    <w:rsid w:val="003D4013"/>
    <w:rsid w:val="003D469A"/>
    <w:rsid w:val="003D4759"/>
    <w:rsid w:val="003D4B4D"/>
    <w:rsid w:val="003D5191"/>
    <w:rsid w:val="003D5B0A"/>
    <w:rsid w:val="003D5CBF"/>
    <w:rsid w:val="003D61C5"/>
    <w:rsid w:val="003D7226"/>
    <w:rsid w:val="003D7625"/>
    <w:rsid w:val="003D76C3"/>
    <w:rsid w:val="003D78F3"/>
    <w:rsid w:val="003E0D31"/>
    <w:rsid w:val="003E0D9B"/>
    <w:rsid w:val="003E0ED7"/>
    <w:rsid w:val="003E1ADC"/>
    <w:rsid w:val="003E1C9C"/>
    <w:rsid w:val="003E1D58"/>
    <w:rsid w:val="003E1EE6"/>
    <w:rsid w:val="003E2557"/>
    <w:rsid w:val="003E2962"/>
    <w:rsid w:val="003E2A68"/>
    <w:rsid w:val="003E2DEC"/>
    <w:rsid w:val="003E2F07"/>
    <w:rsid w:val="003E30E1"/>
    <w:rsid w:val="003E3A75"/>
    <w:rsid w:val="003E3CED"/>
    <w:rsid w:val="003E4DA0"/>
    <w:rsid w:val="003E4F19"/>
    <w:rsid w:val="003E52AE"/>
    <w:rsid w:val="003E53ED"/>
    <w:rsid w:val="003E54BC"/>
    <w:rsid w:val="003E5A81"/>
    <w:rsid w:val="003E5C61"/>
    <w:rsid w:val="003E5EE9"/>
    <w:rsid w:val="003E60AD"/>
    <w:rsid w:val="003E6ABB"/>
    <w:rsid w:val="003E6DFB"/>
    <w:rsid w:val="003E72C2"/>
    <w:rsid w:val="003E732C"/>
    <w:rsid w:val="003E788C"/>
    <w:rsid w:val="003E78FE"/>
    <w:rsid w:val="003E79B4"/>
    <w:rsid w:val="003E7CE9"/>
    <w:rsid w:val="003E7EFD"/>
    <w:rsid w:val="003E7F6B"/>
    <w:rsid w:val="003E7F98"/>
    <w:rsid w:val="003F000F"/>
    <w:rsid w:val="003F007A"/>
    <w:rsid w:val="003F0149"/>
    <w:rsid w:val="003F02B6"/>
    <w:rsid w:val="003F02DF"/>
    <w:rsid w:val="003F0F09"/>
    <w:rsid w:val="003F10FC"/>
    <w:rsid w:val="003F13A8"/>
    <w:rsid w:val="003F14BB"/>
    <w:rsid w:val="003F169C"/>
    <w:rsid w:val="003F1DC2"/>
    <w:rsid w:val="003F1F81"/>
    <w:rsid w:val="003F20A7"/>
    <w:rsid w:val="003F21AC"/>
    <w:rsid w:val="003F2AC4"/>
    <w:rsid w:val="003F3EFB"/>
    <w:rsid w:val="003F426A"/>
    <w:rsid w:val="003F4332"/>
    <w:rsid w:val="003F45E1"/>
    <w:rsid w:val="003F47C4"/>
    <w:rsid w:val="003F4AE4"/>
    <w:rsid w:val="003F4C70"/>
    <w:rsid w:val="003F4ED2"/>
    <w:rsid w:val="003F51B8"/>
    <w:rsid w:val="003F5304"/>
    <w:rsid w:val="003F5669"/>
    <w:rsid w:val="003F57D4"/>
    <w:rsid w:val="003F5D85"/>
    <w:rsid w:val="003F61B3"/>
    <w:rsid w:val="003F6A0E"/>
    <w:rsid w:val="003F6AE6"/>
    <w:rsid w:val="003F6E57"/>
    <w:rsid w:val="003F7277"/>
    <w:rsid w:val="003F741C"/>
    <w:rsid w:val="003F7E45"/>
    <w:rsid w:val="0040042C"/>
    <w:rsid w:val="004008EE"/>
    <w:rsid w:val="00400E3C"/>
    <w:rsid w:val="004012FF"/>
    <w:rsid w:val="0040234F"/>
    <w:rsid w:val="00402507"/>
    <w:rsid w:val="00402530"/>
    <w:rsid w:val="00402C89"/>
    <w:rsid w:val="00402D8F"/>
    <w:rsid w:val="00402DD4"/>
    <w:rsid w:val="00402FAE"/>
    <w:rsid w:val="00403057"/>
    <w:rsid w:val="004032D5"/>
    <w:rsid w:val="004037B9"/>
    <w:rsid w:val="00403CEA"/>
    <w:rsid w:val="00403DE9"/>
    <w:rsid w:val="00404313"/>
    <w:rsid w:val="00404535"/>
    <w:rsid w:val="0040485C"/>
    <w:rsid w:val="004048DE"/>
    <w:rsid w:val="004052EB"/>
    <w:rsid w:val="00405802"/>
    <w:rsid w:val="004059AA"/>
    <w:rsid w:val="00405A39"/>
    <w:rsid w:val="00405E63"/>
    <w:rsid w:val="0040636A"/>
    <w:rsid w:val="0040638F"/>
    <w:rsid w:val="004068EA"/>
    <w:rsid w:val="00406C24"/>
    <w:rsid w:val="00406F2E"/>
    <w:rsid w:val="00406F71"/>
    <w:rsid w:val="004072DC"/>
    <w:rsid w:val="00407341"/>
    <w:rsid w:val="004078A3"/>
    <w:rsid w:val="00407C06"/>
    <w:rsid w:val="00407D1E"/>
    <w:rsid w:val="00407E7F"/>
    <w:rsid w:val="00407ECF"/>
    <w:rsid w:val="0040F5A7"/>
    <w:rsid w:val="004106CB"/>
    <w:rsid w:val="0041086B"/>
    <w:rsid w:val="00410939"/>
    <w:rsid w:val="00410FC2"/>
    <w:rsid w:val="0041115E"/>
    <w:rsid w:val="00411E13"/>
    <w:rsid w:val="00411E7A"/>
    <w:rsid w:val="00411F7E"/>
    <w:rsid w:val="004125F0"/>
    <w:rsid w:val="00412C46"/>
    <w:rsid w:val="004137D9"/>
    <w:rsid w:val="004148DC"/>
    <w:rsid w:val="00414A0E"/>
    <w:rsid w:val="00414A83"/>
    <w:rsid w:val="00414E94"/>
    <w:rsid w:val="00414ED4"/>
    <w:rsid w:val="00414EF0"/>
    <w:rsid w:val="00415092"/>
    <w:rsid w:val="0041513E"/>
    <w:rsid w:val="0041591C"/>
    <w:rsid w:val="00415CF8"/>
    <w:rsid w:val="00416233"/>
    <w:rsid w:val="00416561"/>
    <w:rsid w:val="00416A07"/>
    <w:rsid w:val="0041729C"/>
    <w:rsid w:val="00417332"/>
    <w:rsid w:val="00417529"/>
    <w:rsid w:val="00417670"/>
    <w:rsid w:val="00417971"/>
    <w:rsid w:val="00417995"/>
    <w:rsid w:val="00417D6B"/>
    <w:rsid w:val="00420430"/>
    <w:rsid w:val="00420450"/>
    <w:rsid w:val="004209E1"/>
    <w:rsid w:val="00420BF1"/>
    <w:rsid w:val="00420E53"/>
    <w:rsid w:val="00421432"/>
    <w:rsid w:val="00421439"/>
    <w:rsid w:val="00421915"/>
    <w:rsid w:val="00421D39"/>
    <w:rsid w:val="004224F4"/>
    <w:rsid w:val="0042292D"/>
    <w:rsid w:val="00422F22"/>
    <w:rsid w:val="00422F75"/>
    <w:rsid w:val="004236B8"/>
    <w:rsid w:val="00423BCB"/>
    <w:rsid w:val="00423F1C"/>
    <w:rsid w:val="00423FE4"/>
    <w:rsid w:val="00424A27"/>
    <w:rsid w:val="00424B05"/>
    <w:rsid w:val="00424B30"/>
    <w:rsid w:val="00424B98"/>
    <w:rsid w:val="00424DE9"/>
    <w:rsid w:val="004250C5"/>
    <w:rsid w:val="004262DA"/>
    <w:rsid w:val="00426558"/>
    <w:rsid w:val="00426921"/>
    <w:rsid w:val="00426E0D"/>
    <w:rsid w:val="00427355"/>
    <w:rsid w:val="004273AF"/>
    <w:rsid w:val="00427410"/>
    <w:rsid w:val="004275C5"/>
    <w:rsid w:val="0042796C"/>
    <w:rsid w:val="00427C2E"/>
    <w:rsid w:val="00427E1C"/>
    <w:rsid w:val="004300B7"/>
    <w:rsid w:val="00430530"/>
    <w:rsid w:val="0043077C"/>
    <w:rsid w:val="0043082B"/>
    <w:rsid w:val="0043086C"/>
    <w:rsid w:val="00430DFE"/>
    <w:rsid w:val="00431461"/>
    <w:rsid w:val="004314C9"/>
    <w:rsid w:val="00431860"/>
    <w:rsid w:val="00431889"/>
    <w:rsid w:val="00431E8A"/>
    <w:rsid w:val="00432005"/>
    <w:rsid w:val="0043255D"/>
    <w:rsid w:val="0043256F"/>
    <w:rsid w:val="00432668"/>
    <w:rsid w:val="00432910"/>
    <w:rsid w:val="00432F10"/>
    <w:rsid w:val="0043304D"/>
    <w:rsid w:val="0043308C"/>
    <w:rsid w:val="0043328A"/>
    <w:rsid w:val="0043394D"/>
    <w:rsid w:val="00433C4B"/>
    <w:rsid w:val="00433C72"/>
    <w:rsid w:val="00433CC4"/>
    <w:rsid w:val="00433EFA"/>
    <w:rsid w:val="00434058"/>
    <w:rsid w:val="0043421D"/>
    <w:rsid w:val="0043459C"/>
    <w:rsid w:val="00434665"/>
    <w:rsid w:val="00434D81"/>
    <w:rsid w:val="00434F1E"/>
    <w:rsid w:val="004351FF"/>
    <w:rsid w:val="0043522B"/>
    <w:rsid w:val="004353B1"/>
    <w:rsid w:val="0043566D"/>
    <w:rsid w:val="00435844"/>
    <w:rsid w:val="00435D8D"/>
    <w:rsid w:val="00436217"/>
    <w:rsid w:val="004363DC"/>
    <w:rsid w:val="004363EB"/>
    <w:rsid w:val="00436417"/>
    <w:rsid w:val="0043721B"/>
    <w:rsid w:val="0043748B"/>
    <w:rsid w:val="0043773D"/>
    <w:rsid w:val="00437749"/>
    <w:rsid w:val="0043785B"/>
    <w:rsid w:val="00437E7F"/>
    <w:rsid w:val="00437ED2"/>
    <w:rsid w:val="00437EE4"/>
    <w:rsid w:val="004400F1"/>
    <w:rsid w:val="004407B6"/>
    <w:rsid w:val="00440CF0"/>
    <w:rsid w:val="00441362"/>
    <w:rsid w:val="004414E2"/>
    <w:rsid w:val="0044158C"/>
    <w:rsid w:val="004415B0"/>
    <w:rsid w:val="0044186C"/>
    <w:rsid w:val="00441BFC"/>
    <w:rsid w:val="0044229F"/>
    <w:rsid w:val="00442934"/>
    <w:rsid w:val="00442A2C"/>
    <w:rsid w:val="00442AA5"/>
    <w:rsid w:val="00442F16"/>
    <w:rsid w:val="0044306C"/>
    <w:rsid w:val="00443CCD"/>
    <w:rsid w:val="0044409B"/>
    <w:rsid w:val="00444FF3"/>
    <w:rsid w:val="0044517C"/>
    <w:rsid w:val="0044549D"/>
    <w:rsid w:val="004457CA"/>
    <w:rsid w:val="00445B3B"/>
    <w:rsid w:val="00445C1D"/>
    <w:rsid w:val="00445CAA"/>
    <w:rsid w:val="0044628A"/>
    <w:rsid w:val="00446390"/>
    <w:rsid w:val="00446805"/>
    <w:rsid w:val="00446E0B"/>
    <w:rsid w:val="00447561"/>
    <w:rsid w:val="004476CE"/>
    <w:rsid w:val="004477F8"/>
    <w:rsid w:val="00447893"/>
    <w:rsid w:val="00447BFD"/>
    <w:rsid w:val="00451579"/>
    <w:rsid w:val="00451581"/>
    <w:rsid w:val="00451753"/>
    <w:rsid w:val="004518B4"/>
    <w:rsid w:val="0045197E"/>
    <w:rsid w:val="00451BD8"/>
    <w:rsid w:val="00452074"/>
    <w:rsid w:val="004523D9"/>
    <w:rsid w:val="0045251F"/>
    <w:rsid w:val="00452647"/>
    <w:rsid w:val="0045329A"/>
    <w:rsid w:val="00453370"/>
    <w:rsid w:val="004534FD"/>
    <w:rsid w:val="00453703"/>
    <w:rsid w:val="00453BFF"/>
    <w:rsid w:val="00454006"/>
    <w:rsid w:val="00454086"/>
    <w:rsid w:val="004546B2"/>
    <w:rsid w:val="004546CA"/>
    <w:rsid w:val="004547CB"/>
    <w:rsid w:val="00454BD4"/>
    <w:rsid w:val="0045512B"/>
    <w:rsid w:val="00455387"/>
    <w:rsid w:val="004555FA"/>
    <w:rsid w:val="00455BD2"/>
    <w:rsid w:val="00455DB1"/>
    <w:rsid w:val="00455F67"/>
    <w:rsid w:val="004562C9"/>
    <w:rsid w:val="00456466"/>
    <w:rsid w:val="00456A67"/>
    <w:rsid w:val="00456A84"/>
    <w:rsid w:val="0045787A"/>
    <w:rsid w:val="00457AF4"/>
    <w:rsid w:val="00457C50"/>
    <w:rsid w:val="00457EA3"/>
    <w:rsid w:val="0046003E"/>
    <w:rsid w:val="0046018C"/>
    <w:rsid w:val="00460358"/>
    <w:rsid w:val="0046046A"/>
    <w:rsid w:val="00460888"/>
    <w:rsid w:val="00460A9B"/>
    <w:rsid w:val="00460E1B"/>
    <w:rsid w:val="00461266"/>
    <w:rsid w:val="00461360"/>
    <w:rsid w:val="0046192F"/>
    <w:rsid w:val="00461A8A"/>
    <w:rsid w:val="00461BA7"/>
    <w:rsid w:val="00461BE5"/>
    <w:rsid w:val="00461D59"/>
    <w:rsid w:val="004621E1"/>
    <w:rsid w:val="004625C1"/>
    <w:rsid w:val="00463035"/>
    <w:rsid w:val="00463110"/>
    <w:rsid w:val="0046317F"/>
    <w:rsid w:val="004634AE"/>
    <w:rsid w:val="00463956"/>
    <w:rsid w:val="004639EE"/>
    <w:rsid w:val="00463B42"/>
    <w:rsid w:val="00463F3F"/>
    <w:rsid w:val="004642D9"/>
    <w:rsid w:val="00464727"/>
    <w:rsid w:val="00464DD3"/>
    <w:rsid w:val="0046508C"/>
    <w:rsid w:val="00465167"/>
    <w:rsid w:val="00465458"/>
    <w:rsid w:val="00465482"/>
    <w:rsid w:val="00465840"/>
    <w:rsid w:val="00465AFC"/>
    <w:rsid w:val="00465CD7"/>
    <w:rsid w:val="00466186"/>
    <w:rsid w:val="00466228"/>
    <w:rsid w:val="0046683C"/>
    <w:rsid w:val="00466906"/>
    <w:rsid w:val="00466BA3"/>
    <w:rsid w:val="00466E2F"/>
    <w:rsid w:val="00466EC9"/>
    <w:rsid w:val="00466F92"/>
    <w:rsid w:val="00467449"/>
    <w:rsid w:val="004675B9"/>
    <w:rsid w:val="004676F4"/>
    <w:rsid w:val="004679AC"/>
    <w:rsid w:val="00467E09"/>
    <w:rsid w:val="0047080B"/>
    <w:rsid w:val="0047082B"/>
    <w:rsid w:val="00470CE8"/>
    <w:rsid w:val="00470D83"/>
    <w:rsid w:val="004714DD"/>
    <w:rsid w:val="004714F0"/>
    <w:rsid w:val="00471571"/>
    <w:rsid w:val="0047168E"/>
    <w:rsid w:val="0047197F"/>
    <w:rsid w:val="00471BBA"/>
    <w:rsid w:val="004720F7"/>
    <w:rsid w:val="0047227F"/>
    <w:rsid w:val="004722C2"/>
    <w:rsid w:val="004726CB"/>
    <w:rsid w:val="00472DE7"/>
    <w:rsid w:val="00473662"/>
    <w:rsid w:val="00473670"/>
    <w:rsid w:val="00473703"/>
    <w:rsid w:val="00473914"/>
    <w:rsid w:val="00473C2B"/>
    <w:rsid w:val="00473EA5"/>
    <w:rsid w:val="00474377"/>
    <w:rsid w:val="00474AF3"/>
    <w:rsid w:val="004754CB"/>
    <w:rsid w:val="00475F6D"/>
    <w:rsid w:val="004768BF"/>
    <w:rsid w:val="004769DB"/>
    <w:rsid w:val="00476F44"/>
    <w:rsid w:val="004777C3"/>
    <w:rsid w:val="00477B24"/>
    <w:rsid w:val="00477BF7"/>
    <w:rsid w:val="0048015E"/>
    <w:rsid w:val="00480557"/>
    <w:rsid w:val="004808D6"/>
    <w:rsid w:val="00480C1F"/>
    <w:rsid w:val="00480CB7"/>
    <w:rsid w:val="00481015"/>
    <w:rsid w:val="00481283"/>
    <w:rsid w:val="004816EB"/>
    <w:rsid w:val="004817E8"/>
    <w:rsid w:val="00481A25"/>
    <w:rsid w:val="00481F10"/>
    <w:rsid w:val="00482011"/>
    <w:rsid w:val="00482054"/>
    <w:rsid w:val="004820A4"/>
    <w:rsid w:val="00482271"/>
    <w:rsid w:val="004823B2"/>
    <w:rsid w:val="004826FB"/>
    <w:rsid w:val="0048277B"/>
    <w:rsid w:val="0048294A"/>
    <w:rsid w:val="00482B62"/>
    <w:rsid w:val="0048365E"/>
    <w:rsid w:val="00483A59"/>
    <w:rsid w:val="00483D04"/>
    <w:rsid w:val="00483E6D"/>
    <w:rsid w:val="00483EF3"/>
    <w:rsid w:val="00483F2A"/>
    <w:rsid w:val="00484E50"/>
    <w:rsid w:val="0048509B"/>
    <w:rsid w:val="004855A8"/>
    <w:rsid w:val="00485C94"/>
    <w:rsid w:val="00485CF5"/>
    <w:rsid w:val="00486009"/>
    <w:rsid w:val="00486136"/>
    <w:rsid w:val="004865B3"/>
    <w:rsid w:val="00486A9F"/>
    <w:rsid w:val="00486F4F"/>
    <w:rsid w:val="0048725E"/>
    <w:rsid w:val="004877E2"/>
    <w:rsid w:val="004879CE"/>
    <w:rsid w:val="004904E8"/>
    <w:rsid w:val="00490541"/>
    <w:rsid w:val="00490762"/>
    <w:rsid w:val="004907F6"/>
    <w:rsid w:val="00490B7F"/>
    <w:rsid w:val="00490DE8"/>
    <w:rsid w:val="00490E72"/>
    <w:rsid w:val="00491041"/>
    <w:rsid w:val="00491118"/>
    <w:rsid w:val="00491850"/>
    <w:rsid w:val="004918D5"/>
    <w:rsid w:val="004918EB"/>
    <w:rsid w:val="0049206D"/>
    <w:rsid w:val="004922C8"/>
    <w:rsid w:val="00492378"/>
    <w:rsid w:val="00493C05"/>
    <w:rsid w:val="00493DED"/>
    <w:rsid w:val="00493FB6"/>
    <w:rsid w:val="00494251"/>
    <w:rsid w:val="00494375"/>
    <w:rsid w:val="004944E9"/>
    <w:rsid w:val="004946E7"/>
    <w:rsid w:val="00494797"/>
    <w:rsid w:val="00494B8C"/>
    <w:rsid w:val="0049543F"/>
    <w:rsid w:val="00495AD2"/>
    <w:rsid w:val="00495DB9"/>
    <w:rsid w:val="00495EFA"/>
    <w:rsid w:val="00495FD3"/>
    <w:rsid w:val="0049654C"/>
    <w:rsid w:val="00496826"/>
    <w:rsid w:val="00496BE5"/>
    <w:rsid w:val="00497203"/>
    <w:rsid w:val="00497758"/>
    <w:rsid w:val="00497809"/>
    <w:rsid w:val="0049780A"/>
    <w:rsid w:val="00497AAE"/>
    <w:rsid w:val="00497CA3"/>
    <w:rsid w:val="00497F9E"/>
    <w:rsid w:val="004A007E"/>
    <w:rsid w:val="004A0576"/>
    <w:rsid w:val="004A0B7D"/>
    <w:rsid w:val="004A0C3E"/>
    <w:rsid w:val="004A0CEF"/>
    <w:rsid w:val="004A0EC9"/>
    <w:rsid w:val="004A103D"/>
    <w:rsid w:val="004A11DD"/>
    <w:rsid w:val="004A1666"/>
    <w:rsid w:val="004A1AFE"/>
    <w:rsid w:val="004A1C55"/>
    <w:rsid w:val="004A1FE3"/>
    <w:rsid w:val="004A2943"/>
    <w:rsid w:val="004A2B55"/>
    <w:rsid w:val="004A3339"/>
    <w:rsid w:val="004A3AD9"/>
    <w:rsid w:val="004A3D45"/>
    <w:rsid w:val="004A4190"/>
    <w:rsid w:val="004A42D7"/>
    <w:rsid w:val="004A4531"/>
    <w:rsid w:val="004A4656"/>
    <w:rsid w:val="004A47A2"/>
    <w:rsid w:val="004A5372"/>
    <w:rsid w:val="004A5B4B"/>
    <w:rsid w:val="004A6012"/>
    <w:rsid w:val="004A61C6"/>
    <w:rsid w:val="004A620C"/>
    <w:rsid w:val="004A6298"/>
    <w:rsid w:val="004A63D4"/>
    <w:rsid w:val="004A64A8"/>
    <w:rsid w:val="004A66FB"/>
    <w:rsid w:val="004A6739"/>
    <w:rsid w:val="004A68ED"/>
    <w:rsid w:val="004A6A4F"/>
    <w:rsid w:val="004A6DE5"/>
    <w:rsid w:val="004A6EE8"/>
    <w:rsid w:val="004A75E7"/>
    <w:rsid w:val="004A7DFA"/>
    <w:rsid w:val="004A7FAD"/>
    <w:rsid w:val="004B062E"/>
    <w:rsid w:val="004B0A89"/>
    <w:rsid w:val="004B0C7C"/>
    <w:rsid w:val="004B146E"/>
    <w:rsid w:val="004B1FCF"/>
    <w:rsid w:val="004B2680"/>
    <w:rsid w:val="004B275C"/>
    <w:rsid w:val="004B280C"/>
    <w:rsid w:val="004B2AE8"/>
    <w:rsid w:val="004B2CB2"/>
    <w:rsid w:val="004B2D29"/>
    <w:rsid w:val="004B30F4"/>
    <w:rsid w:val="004B337D"/>
    <w:rsid w:val="004B3387"/>
    <w:rsid w:val="004B348F"/>
    <w:rsid w:val="004B34DD"/>
    <w:rsid w:val="004B3605"/>
    <w:rsid w:val="004B3CB8"/>
    <w:rsid w:val="004B3CCE"/>
    <w:rsid w:val="004B444D"/>
    <w:rsid w:val="004B48C6"/>
    <w:rsid w:val="004B4C14"/>
    <w:rsid w:val="004B4CC9"/>
    <w:rsid w:val="004B4FD2"/>
    <w:rsid w:val="004B542A"/>
    <w:rsid w:val="004B588E"/>
    <w:rsid w:val="004B5D9C"/>
    <w:rsid w:val="004B683C"/>
    <w:rsid w:val="004B6917"/>
    <w:rsid w:val="004B70E7"/>
    <w:rsid w:val="004B719B"/>
    <w:rsid w:val="004B73D6"/>
    <w:rsid w:val="004B76B9"/>
    <w:rsid w:val="004B76C0"/>
    <w:rsid w:val="004B783D"/>
    <w:rsid w:val="004B7D4B"/>
    <w:rsid w:val="004C006C"/>
    <w:rsid w:val="004C07F9"/>
    <w:rsid w:val="004C08AA"/>
    <w:rsid w:val="004C11A5"/>
    <w:rsid w:val="004C162A"/>
    <w:rsid w:val="004C17CE"/>
    <w:rsid w:val="004C1E43"/>
    <w:rsid w:val="004C232A"/>
    <w:rsid w:val="004C2357"/>
    <w:rsid w:val="004C23AE"/>
    <w:rsid w:val="004C2C81"/>
    <w:rsid w:val="004C31DE"/>
    <w:rsid w:val="004C31F5"/>
    <w:rsid w:val="004C334F"/>
    <w:rsid w:val="004C375C"/>
    <w:rsid w:val="004C3849"/>
    <w:rsid w:val="004C3B2B"/>
    <w:rsid w:val="004C3C2E"/>
    <w:rsid w:val="004C3CCB"/>
    <w:rsid w:val="004C428B"/>
    <w:rsid w:val="004C43BD"/>
    <w:rsid w:val="004C4470"/>
    <w:rsid w:val="004C44F3"/>
    <w:rsid w:val="004C4655"/>
    <w:rsid w:val="004C4AAF"/>
    <w:rsid w:val="004C5E64"/>
    <w:rsid w:val="004C5F61"/>
    <w:rsid w:val="004C66FD"/>
    <w:rsid w:val="004C67C0"/>
    <w:rsid w:val="004C6CE6"/>
    <w:rsid w:val="004C6DC0"/>
    <w:rsid w:val="004C71D7"/>
    <w:rsid w:val="004C72BA"/>
    <w:rsid w:val="004C7719"/>
    <w:rsid w:val="004C7E00"/>
    <w:rsid w:val="004C7E91"/>
    <w:rsid w:val="004C7FE7"/>
    <w:rsid w:val="004D04B0"/>
    <w:rsid w:val="004D06B3"/>
    <w:rsid w:val="004D0C1E"/>
    <w:rsid w:val="004D0CC8"/>
    <w:rsid w:val="004D1015"/>
    <w:rsid w:val="004D10A0"/>
    <w:rsid w:val="004D10B0"/>
    <w:rsid w:val="004D11C1"/>
    <w:rsid w:val="004D1BF8"/>
    <w:rsid w:val="004D1CC4"/>
    <w:rsid w:val="004D2BC8"/>
    <w:rsid w:val="004D2BE8"/>
    <w:rsid w:val="004D2D65"/>
    <w:rsid w:val="004D3562"/>
    <w:rsid w:val="004D3572"/>
    <w:rsid w:val="004D37DE"/>
    <w:rsid w:val="004D3CA8"/>
    <w:rsid w:val="004D3ED1"/>
    <w:rsid w:val="004D45D8"/>
    <w:rsid w:val="004D4D96"/>
    <w:rsid w:val="004D4E39"/>
    <w:rsid w:val="004D50B5"/>
    <w:rsid w:val="004D5FD4"/>
    <w:rsid w:val="004D6478"/>
    <w:rsid w:val="004D668A"/>
    <w:rsid w:val="004D7017"/>
    <w:rsid w:val="004D7148"/>
    <w:rsid w:val="004D7152"/>
    <w:rsid w:val="004D717F"/>
    <w:rsid w:val="004D7303"/>
    <w:rsid w:val="004D758E"/>
    <w:rsid w:val="004D78BA"/>
    <w:rsid w:val="004D7E2A"/>
    <w:rsid w:val="004D7E56"/>
    <w:rsid w:val="004E0780"/>
    <w:rsid w:val="004E0940"/>
    <w:rsid w:val="004E09F5"/>
    <w:rsid w:val="004E0BD5"/>
    <w:rsid w:val="004E0BF1"/>
    <w:rsid w:val="004E0CE2"/>
    <w:rsid w:val="004E164C"/>
    <w:rsid w:val="004E1734"/>
    <w:rsid w:val="004E27A7"/>
    <w:rsid w:val="004E29F8"/>
    <w:rsid w:val="004E2F73"/>
    <w:rsid w:val="004E3518"/>
    <w:rsid w:val="004E3965"/>
    <w:rsid w:val="004E41B7"/>
    <w:rsid w:val="004E43CB"/>
    <w:rsid w:val="004E48E5"/>
    <w:rsid w:val="004E4B65"/>
    <w:rsid w:val="004E4E95"/>
    <w:rsid w:val="004E5121"/>
    <w:rsid w:val="004E5167"/>
    <w:rsid w:val="004E5AE7"/>
    <w:rsid w:val="004E5B2E"/>
    <w:rsid w:val="004E5D39"/>
    <w:rsid w:val="004E5EF9"/>
    <w:rsid w:val="004E6391"/>
    <w:rsid w:val="004E64BD"/>
    <w:rsid w:val="004E6579"/>
    <w:rsid w:val="004E6608"/>
    <w:rsid w:val="004E683E"/>
    <w:rsid w:val="004E6B0F"/>
    <w:rsid w:val="004E6BCC"/>
    <w:rsid w:val="004E6EC5"/>
    <w:rsid w:val="004E724B"/>
    <w:rsid w:val="004E76F2"/>
    <w:rsid w:val="004E773D"/>
    <w:rsid w:val="004E7748"/>
    <w:rsid w:val="004E790C"/>
    <w:rsid w:val="004E7976"/>
    <w:rsid w:val="004E79EF"/>
    <w:rsid w:val="004E7D24"/>
    <w:rsid w:val="004E7D29"/>
    <w:rsid w:val="004E7DC5"/>
    <w:rsid w:val="004F022B"/>
    <w:rsid w:val="004F0C47"/>
    <w:rsid w:val="004F0FDE"/>
    <w:rsid w:val="004F17A7"/>
    <w:rsid w:val="004F1BC1"/>
    <w:rsid w:val="004F20D1"/>
    <w:rsid w:val="004F26B5"/>
    <w:rsid w:val="004F2A33"/>
    <w:rsid w:val="004F2B9B"/>
    <w:rsid w:val="004F3067"/>
    <w:rsid w:val="004F32DC"/>
    <w:rsid w:val="004F3936"/>
    <w:rsid w:val="004F39FC"/>
    <w:rsid w:val="004F3A8C"/>
    <w:rsid w:val="004F48E4"/>
    <w:rsid w:val="004F48F8"/>
    <w:rsid w:val="004F4AC4"/>
    <w:rsid w:val="004F4C5D"/>
    <w:rsid w:val="004F4D1D"/>
    <w:rsid w:val="004F5162"/>
    <w:rsid w:val="004F51FF"/>
    <w:rsid w:val="004F54AC"/>
    <w:rsid w:val="004F5B42"/>
    <w:rsid w:val="004F5E9A"/>
    <w:rsid w:val="004F60A7"/>
    <w:rsid w:val="004F6744"/>
    <w:rsid w:val="004F6E5A"/>
    <w:rsid w:val="004F71F3"/>
    <w:rsid w:val="004F72DF"/>
    <w:rsid w:val="004F7351"/>
    <w:rsid w:val="004F76D4"/>
    <w:rsid w:val="004F7894"/>
    <w:rsid w:val="004F7A82"/>
    <w:rsid w:val="004F7D9B"/>
    <w:rsid w:val="00500344"/>
    <w:rsid w:val="00500423"/>
    <w:rsid w:val="005005C7"/>
    <w:rsid w:val="00500A91"/>
    <w:rsid w:val="00501441"/>
    <w:rsid w:val="00503330"/>
    <w:rsid w:val="00503540"/>
    <w:rsid w:val="005035C7"/>
    <w:rsid w:val="00503620"/>
    <w:rsid w:val="005036FB"/>
    <w:rsid w:val="005039AA"/>
    <w:rsid w:val="005039C2"/>
    <w:rsid w:val="00503EC5"/>
    <w:rsid w:val="00504391"/>
    <w:rsid w:val="0050449D"/>
    <w:rsid w:val="005046C2"/>
    <w:rsid w:val="0050509E"/>
    <w:rsid w:val="00505259"/>
    <w:rsid w:val="00505D6B"/>
    <w:rsid w:val="00506F06"/>
    <w:rsid w:val="0050700C"/>
    <w:rsid w:val="0050712D"/>
    <w:rsid w:val="0050737F"/>
    <w:rsid w:val="005073A1"/>
    <w:rsid w:val="005077F2"/>
    <w:rsid w:val="00507A16"/>
    <w:rsid w:val="00507C48"/>
    <w:rsid w:val="00510193"/>
    <w:rsid w:val="005104E4"/>
    <w:rsid w:val="00510D73"/>
    <w:rsid w:val="00510E3F"/>
    <w:rsid w:val="00510E80"/>
    <w:rsid w:val="00510F9B"/>
    <w:rsid w:val="0051187B"/>
    <w:rsid w:val="00511E6D"/>
    <w:rsid w:val="00512735"/>
    <w:rsid w:val="0051273B"/>
    <w:rsid w:val="00512CA6"/>
    <w:rsid w:val="005132AF"/>
    <w:rsid w:val="00513351"/>
    <w:rsid w:val="00513715"/>
    <w:rsid w:val="00513D08"/>
    <w:rsid w:val="00513F5D"/>
    <w:rsid w:val="00513FBC"/>
    <w:rsid w:val="00514168"/>
    <w:rsid w:val="005146DF"/>
    <w:rsid w:val="00514A99"/>
    <w:rsid w:val="00514D85"/>
    <w:rsid w:val="005150D9"/>
    <w:rsid w:val="0051513D"/>
    <w:rsid w:val="0051556E"/>
    <w:rsid w:val="00515773"/>
    <w:rsid w:val="00516267"/>
    <w:rsid w:val="00516353"/>
    <w:rsid w:val="005163E7"/>
    <w:rsid w:val="005165F0"/>
    <w:rsid w:val="00516882"/>
    <w:rsid w:val="005168D2"/>
    <w:rsid w:val="00517867"/>
    <w:rsid w:val="00517D88"/>
    <w:rsid w:val="00517EA5"/>
    <w:rsid w:val="00517F06"/>
    <w:rsid w:val="005200A8"/>
    <w:rsid w:val="0052031E"/>
    <w:rsid w:val="00520912"/>
    <w:rsid w:val="005210C2"/>
    <w:rsid w:val="005210D6"/>
    <w:rsid w:val="0052134A"/>
    <w:rsid w:val="00521658"/>
    <w:rsid w:val="005217C6"/>
    <w:rsid w:val="005217D2"/>
    <w:rsid w:val="00521861"/>
    <w:rsid w:val="00521924"/>
    <w:rsid w:val="0052200E"/>
    <w:rsid w:val="00522386"/>
    <w:rsid w:val="00522BDE"/>
    <w:rsid w:val="00522E69"/>
    <w:rsid w:val="005232A7"/>
    <w:rsid w:val="005232D8"/>
    <w:rsid w:val="00523471"/>
    <w:rsid w:val="00524702"/>
    <w:rsid w:val="00524A9A"/>
    <w:rsid w:val="005251BB"/>
    <w:rsid w:val="00525B04"/>
    <w:rsid w:val="00526042"/>
    <w:rsid w:val="005262D8"/>
    <w:rsid w:val="00526738"/>
    <w:rsid w:val="00526ED1"/>
    <w:rsid w:val="00526FB2"/>
    <w:rsid w:val="005272D8"/>
    <w:rsid w:val="00527742"/>
    <w:rsid w:val="00530082"/>
    <w:rsid w:val="0053042C"/>
    <w:rsid w:val="00530793"/>
    <w:rsid w:val="00530888"/>
    <w:rsid w:val="00530D76"/>
    <w:rsid w:val="00531120"/>
    <w:rsid w:val="00531499"/>
    <w:rsid w:val="0053156F"/>
    <w:rsid w:val="005315FB"/>
    <w:rsid w:val="0053195A"/>
    <w:rsid w:val="00531A87"/>
    <w:rsid w:val="00531B8D"/>
    <w:rsid w:val="00531BB2"/>
    <w:rsid w:val="00532484"/>
    <w:rsid w:val="00532569"/>
    <w:rsid w:val="00532F67"/>
    <w:rsid w:val="00533100"/>
    <w:rsid w:val="005332DC"/>
    <w:rsid w:val="00533359"/>
    <w:rsid w:val="00533AD4"/>
    <w:rsid w:val="00534056"/>
    <w:rsid w:val="005343AB"/>
    <w:rsid w:val="0053459E"/>
    <w:rsid w:val="00534611"/>
    <w:rsid w:val="00534EBB"/>
    <w:rsid w:val="00534F19"/>
    <w:rsid w:val="0053561F"/>
    <w:rsid w:val="00535E81"/>
    <w:rsid w:val="0053612D"/>
    <w:rsid w:val="005365CE"/>
    <w:rsid w:val="0053692D"/>
    <w:rsid w:val="00536A57"/>
    <w:rsid w:val="005371E3"/>
    <w:rsid w:val="0053756E"/>
    <w:rsid w:val="00540CDB"/>
    <w:rsid w:val="00540D8E"/>
    <w:rsid w:val="00540FF4"/>
    <w:rsid w:val="005412E1"/>
    <w:rsid w:val="00541E28"/>
    <w:rsid w:val="00541F8A"/>
    <w:rsid w:val="0054226D"/>
    <w:rsid w:val="0054255E"/>
    <w:rsid w:val="005427F9"/>
    <w:rsid w:val="00542D91"/>
    <w:rsid w:val="00542E8B"/>
    <w:rsid w:val="00542E9E"/>
    <w:rsid w:val="0054307D"/>
    <w:rsid w:val="00543544"/>
    <w:rsid w:val="00543B49"/>
    <w:rsid w:val="00543E9D"/>
    <w:rsid w:val="00543F8F"/>
    <w:rsid w:val="00544101"/>
    <w:rsid w:val="005441CC"/>
    <w:rsid w:val="00544929"/>
    <w:rsid w:val="0054540B"/>
    <w:rsid w:val="005466A3"/>
    <w:rsid w:val="00546ADC"/>
    <w:rsid w:val="00546AED"/>
    <w:rsid w:val="0054725E"/>
    <w:rsid w:val="00547481"/>
    <w:rsid w:val="0054773B"/>
    <w:rsid w:val="00547B37"/>
    <w:rsid w:val="00547E06"/>
    <w:rsid w:val="00547E74"/>
    <w:rsid w:val="00550125"/>
    <w:rsid w:val="005501F1"/>
    <w:rsid w:val="00550864"/>
    <w:rsid w:val="00551100"/>
    <w:rsid w:val="00551973"/>
    <w:rsid w:val="00551A7A"/>
    <w:rsid w:val="005527F4"/>
    <w:rsid w:val="00552956"/>
    <w:rsid w:val="0055298E"/>
    <w:rsid w:val="00552F83"/>
    <w:rsid w:val="005530DD"/>
    <w:rsid w:val="00553267"/>
    <w:rsid w:val="005534EC"/>
    <w:rsid w:val="00553CFD"/>
    <w:rsid w:val="00553D3A"/>
    <w:rsid w:val="00554477"/>
    <w:rsid w:val="00554610"/>
    <w:rsid w:val="00554C09"/>
    <w:rsid w:val="00554F52"/>
    <w:rsid w:val="00555E76"/>
    <w:rsid w:val="00555EB9"/>
    <w:rsid w:val="0055637C"/>
    <w:rsid w:val="00556395"/>
    <w:rsid w:val="0055712C"/>
    <w:rsid w:val="005572A8"/>
    <w:rsid w:val="00557358"/>
    <w:rsid w:val="00557651"/>
    <w:rsid w:val="00557FE0"/>
    <w:rsid w:val="005605EA"/>
    <w:rsid w:val="00560CF8"/>
    <w:rsid w:val="00560E1F"/>
    <w:rsid w:val="00560E3B"/>
    <w:rsid w:val="00560ED4"/>
    <w:rsid w:val="005613B0"/>
    <w:rsid w:val="0056148B"/>
    <w:rsid w:val="005615EE"/>
    <w:rsid w:val="005617D5"/>
    <w:rsid w:val="00561B0B"/>
    <w:rsid w:val="00561BEA"/>
    <w:rsid w:val="00561E6B"/>
    <w:rsid w:val="0056210C"/>
    <w:rsid w:val="0056237D"/>
    <w:rsid w:val="00562516"/>
    <w:rsid w:val="0056295A"/>
    <w:rsid w:val="00563B9F"/>
    <w:rsid w:val="00564167"/>
    <w:rsid w:val="005644DE"/>
    <w:rsid w:val="0056465D"/>
    <w:rsid w:val="00564DFE"/>
    <w:rsid w:val="00564E8F"/>
    <w:rsid w:val="00564ED6"/>
    <w:rsid w:val="005650D9"/>
    <w:rsid w:val="00565350"/>
    <w:rsid w:val="005657C8"/>
    <w:rsid w:val="00565871"/>
    <w:rsid w:val="00565881"/>
    <w:rsid w:val="00565FF7"/>
    <w:rsid w:val="005662C0"/>
    <w:rsid w:val="00566912"/>
    <w:rsid w:val="005675ED"/>
    <w:rsid w:val="00567671"/>
    <w:rsid w:val="005679FA"/>
    <w:rsid w:val="00570184"/>
    <w:rsid w:val="00570553"/>
    <w:rsid w:val="005707D0"/>
    <w:rsid w:val="0057095E"/>
    <w:rsid w:val="00570B68"/>
    <w:rsid w:val="00570BB9"/>
    <w:rsid w:val="00570F18"/>
    <w:rsid w:val="00571A4B"/>
    <w:rsid w:val="00571A64"/>
    <w:rsid w:val="00571AC4"/>
    <w:rsid w:val="00571CDE"/>
    <w:rsid w:val="00572576"/>
    <w:rsid w:val="00572E00"/>
    <w:rsid w:val="005736BE"/>
    <w:rsid w:val="00573763"/>
    <w:rsid w:val="0057380B"/>
    <w:rsid w:val="005739AF"/>
    <w:rsid w:val="005741B7"/>
    <w:rsid w:val="005746D9"/>
    <w:rsid w:val="00574DAB"/>
    <w:rsid w:val="00574E0B"/>
    <w:rsid w:val="00575053"/>
    <w:rsid w:val="005751FF"/>
    <w:rsid w:val="005754A1"/>
    <w:rsid w:val="005757B7"/>
    <w:rsid w:val="00575B8B"/>
    <w:rsid w:val="0057660B"/>
    <w:rsid w:val="005768D5"/>
    <w:rsid w:val="005769C9"/>
    <w:rsid w:val="00577106"/>
    <w:rsid w:val="0057725E"/>
    <w:rsid w:val="00577502"/>
    <w:rsid w:val="005776B9"/>
    <w:rsid w:val="0057797A"/>
    <w:rsid w:val="00577CE8"/>
    <w:rsid w:val="0058002B"/>
    <w:rsid w:val="00580CB8"/>
    <w:rsid w:val="00581145"/>
    <w:rsid w:val="00581283"/>
    <w:rsid w:val="00581370"/>
    <w:rsid w:val="00581425"/>
    <w:rsid w:val="0058170A"/>
    <w:rsid w:val="005819DE"/>
    <w:rsid w:val="00581B87"/>
    <w:rsid w:val="00581F6E"/>
    <w:rsid w:val="0058224C"/>
    <w:rsid w:val="00582CC7"/>
    <w:rsid w:val="00582D79"/>
    <w:rsid w:val="00582E1C"/>
    <w:rsid w:val="005834BE"/>
    <w:rsid w:val="00583919"/>
    <w:rsid w:val="00583DC3"/>
    <w:rsid w:val="00584ACD"/>
    <w:rsid w:val="00584C17"/>
    <w:rsid w:val="00584F3F"/>
    <w:rsid w:val="00584F74"/>
    <w:rsid w:val="00584FE3"/>
    <w:rsid w:val="005854A9"/>
    <w:rsid w:val="00585515"/>
    <w:rsid w:val="00585556"/>
    <w:rsid w:val="00585860"/>
    <w:rsid w:val="00585B3E"/>
    <w:rsid w:val="00585C39"/>
    <w:rsid w:val="00585CAF"/>
    <w:rsid w:val="0058608B"/>
    <w:rsid w:val="005862C2"/>
    <w:rsid w:val="0058639C"/>
    <w:rsid w:val="00586446"/>
    <w:rsid w:val="0058655A"/>
    <w:rsid w:val="00586760"/>
    <w:rsid w:val="00586B08"/>
    <w:rsid w:val="005870F3"/>
    <w:rsid w:val="00587B09"/>
    <w:rsid w:val="00587EDD"/>
    <w:rsid w:val="00590189"/>
    <w:rsid w:val="00590F46"/>
    <w:rsid w:val="00591174"/>
    <w:rsid w:val="0059156F"/>
    <w:rsid w:val="0059167C"/>
    <w:rsid w:val="0059174B"/>
    <w:rsid w:val="00591932"/>
    <w:rsid w:val="0059246A"/>
    <w:rsid w:val="00592BF7"/>
    <w:rsid w:val="00593182"/>
    <w:rsid w:val="005932D1"/>
    <w:rsid w:val="005935B5"/>
    <w:rsid w:val="00593CC3"/>
    <w:rsid w:val="00593E25"/>
    <w:rsid w:val="00594324"/>
    <w:rsid w:val="00594410"/>
    <w:rsid w:val="00594460"/>
    <w:rsid w:val="0059483B"/>
    <w:rsid w:val="00594855"/>
    <w:rsid w:val="00594A56"/>
    <w:rsid w:val="00594A9E"/>
    <w:rsid w:val="00594C37"/>
    <w:rsid w:val="00594C7A"/>
    <w:rsid w:val="00594F06"/>
    <w:rsid w:val="00594F13"/>
    <w:rsid w:val="00595809"/>
    <w:rsid w:val="00595EBE"/>
    <w:rsid w:val="0059636C"/>
    <w:rsid w:val="005969FD"/>
    <w:rsid w:val="00596A42"/>
    <w:rsid w:val="00596A90"/>
    <w:rsid w:val="00596DBB"/>
    <w:rsid w:val="00596DC8"/>
    <w:rsid w:val="00596E35"/>
    <w:rsid w:val="00596E92"/>
    <w:rsid w:val="00597083"/>
    <w:rsid w:val="005970A0"/>
    <w:rsid w:val="005972FE"/>
    <w:rsid w:val="00597408"/>
    <w:rsid w:val="005974C7"/>
    <w:rsid w:val="00597F4A"/>
    <w:rsid w:val="005A0001"/>
    <w:rsid w:val="005A08A1"/>
    <w:rsid w:val="005A0A04"/>
    <w:rsid w:val="005A0A13"/>
    <w:rsid w:val="005A0CBE"/>
    <w:rsid w:val="005A0D24"/>
    <w:rsid w:val="005A110B"/>
    <w:rsid w:val="005A12EA"/>
    <w:rsid w:val="005A1387"/>
    <w:rsid w:val="005A15C3"/>
    <w:rsid w:val="005A1B1B"/>
    <w:rsid w:val="005A1DD4"/>
    <w:rsid w:val="005A2072"/>
    <w:rsid w:val="005A2623"/>
    <w:rsid w:val="005A269D"/>
    <w:rsid w:val="005A29C9"/>
    <w:rsid w:val="005A2C72"/>
    <w:rsid w:val="005A2C7A"/>
    <w:rsid w:val="005A2D7B"/>
    <w:rsid w:val="005A3450"/>
    <w:rsid w:val="005A3790"/>
    <w:rsid w:val="005A38EF"/>
    <w:rsid w:val="005A3A78"/>
    <w:rsid w:val="005A444E"/>
    <w:rsid w:val="005A4467"/>
    <w:rsid w:val="005A44B9"/>
    <w:rsid w:val="005A4534"/>
    <w:rsid w:val="005A46A2"/>
    <w:rsid w:val="005A48A0"/>
    <w:rsid w:val="005A4F36"/>
    <w:rsid w:val="005A4F43"/>
    <w:rsid w:val="005A55D7"/>
    <w:rsid w:val="005A57B3"/>
    <w:rsid w:val="005A57D4"/>
    <w:rsid w:val="005A5874"/>
    <w:rsid w:val="005A5C11"/>
    <w:rsid w:val="005A616A"/>
    <w:rsid w:val="005A6D1D"/>
    <w:rsid w:val="005A6F1F"/>
    <w:rsid w:val="005A7FB7"/>
    <w:rsid w:val="005B0058"/>
    <w:rsid w:val="005B04B8"/>
    <w:rsid w:val="005B060D"/>
    <w:rsid w:val="005B0F86"/>
    <w:rsid w:val="005B171C"/>
    <w:rsid w:val="005B17A1"/>
    <w:rsid w:val="005B1B12"/>
    <w:rsid w:val="005B1C0D"/>
    <w:rsid w:val="005B1F0D"/>
    <w:rsid w:val="005B1F59"/>
    <w:rsid w:val="005B23D1"/>
    <w:rsid w:val="005B24F4"/>
    <w:rsid w:val="005B28BA"/>
    <w:rsid w:val="005B294F"/>
    <w:rsid w:val="005B299F"/>
    <w:rsid w:val="005B2BF6"/>
    <w:rsid w:val="005B303B"/>
    <w:rsid w:val="005B322D"/>
    <w:rsid w:val="005B35C0"/>
    <w:rsid w:val="005B3A7C"/>
    <w:rsid w:val="005B3D74"/>
    <w:rsid w:val="005B3F0C"/>
    <w:rsid w:val="005B40F0"/>
    <w:rsid w:val="005B418D"/>
    <w:rsid w:val="005B44D2"/>
    <w:rsid w:val="005B45FF"/>
    <w:rsid w:val="005B46E6"/>
    <w:rsid w:val="005B49C9"/>
    <w:rsid w:val="005B4AA3"/>
    <w:rsid w:val="005B4AEC"/>
    <w:rsid w:val="005B4CDE"/>
    <w:rsid w:val="005B54EC"/>
    <w:rsid w:val="005B57C2"/>
    <w:rsid w:val="005B5A3F"/>
    <w:rsid w:val="005B5A4A"/>
    <w:rsid w:val="005B5ED9"/>
    <w:rsid w:val="005B623D"/>
    <w:rsid w:val="005B62AA"/>
    <w:rsid w:val="005B6316"/>
    <w:rsid w:val="005B66DE"/>
    <w:rsid w:val="005B672E"/>
    <w:rsid w:val="005B67DB"/>
    <w:rsid w:val="005B6B36"/>
    <w:rsid w:val="005B7334"/>
    <w:rsid w:val="005B73A6"/>
    <w:rsid w:val="005B7D94"/>
    <w:rsid w:val="005B7D95"/>
    <w:rsid w:val="005B7E32"/>
    <w:rsid w:val="005B7FC2"/>
    <w:rsid w:val="005C025B"/>
    <w:rsid w:val="005C02CB"/>
    <w:rsid w:val="005C084C"/>
    <w:rsid w:val="005C0863"/>
    <w:rsid w:val="005C0978"/>
    <w:rsid w:val="005C0C8D"/>
    <w:rsid w:val="005C0F64"/>
    <w:rsid w:val="005C12E0"/>
    <w:rsid w:val="005C19BB"/>
    <w:rsid w:val="005C1AED"/>
    <w:rsid w:val="005C25A7"/>
    <w:rsid w:val="005C27F3"/>
    <w:rsid w:val="005C2810"/>
    <w:rsid w:val="005C28D3"/>
    <w:rsid w:val="005C2A6F"/>
    <w:rsid w:val="005C2A75"/>
    <w:rsid w:val="005C2B97"/>
    <w:rsid w:val="005C2C14"/>
    <w:rsid w:val="005C3242"/>
    <w:rsid w:val="005C35AE"/>
    <w:rsid w:val="005C3912"/>
    <w:rsid w:val="005C3DB0"/>
    <w:rsid w:val="005C4214"/>
    <w:rsid w:val="005C4CBA"/>
    <w:rsid w:val="005C4DAF"/>
    <w:rsid w:val="005C5A95"/>
    <w:rsid w:val="005C5DD9"/>
    <w:rsid w:val="005C5FAF"/>
    <w:rsid w:val="005C62F0"/>
    <w:rsid w:val="005C63A7"/>
    <w:rsid w:val="005C65C8"/>
    <w:rsid w:val="005C686D"/>
    <w:rsid w:val="005C69E9"/>
    <w:rsid w:val="005C6AE9"/>
    <w:rsid w:val="005C6B89"/>
    <w:rsid w:val="005C6E7E"/>
    <w:rsid w:val="005C70FB"/>
    <w:rsid w:val="005C7181"/>
    <w:rsid w:val="005C748D"/>
    <w:rsid w:val="005C7E1C"/>
    <w:rsid w:val="005C7FBA"/>
    <w:rsid w:val="005D0229"/>
    <w:rsid w:val="005D139E"/>
    <w:rsid w:val="005D1619"/>
    <w:rsid w:val="005D1E69"/>
    <w:rsid w:val="005D2155"/>
    <w:rsid w:val="005D21CC"/>
    <w:rsid w:val="005D22F9"/>
    <w:rsid w:val="005D23A8"/>
    <w:rsid w:val="005D23C8"/>
    <w:rsid w:val="005D25D0"/>
    <w:rsid w:val="005D2CA6"/>
    <w:rsid w:val="005D31E2"/>
    <w:rsid w:val="005D35C4"/>
    <w:rsid w:val="005D372C"/>
    <w:rsid w:val="005D3734"/>
    <w:rsid w:val="005D37A3"/>
    <w:rsid w:val="005D38A0"/>
    <w:rsid w:val="005D3CDB"/>
    <w:rsid w:val="005D434D"/>
    <w:rsid w:val="005D4A92"/>
    <w:rsid w:val="005D4D9D"/>
    <w:rsid w:val="005D4EE4"/>
    <w:rsid w:val="005D5383"/>
    <w:rsid w:val="005D56D2"/>
    <w:rsid w:val="005D5C6C"/>
    <w:rsid w:val="005D5E12"/>
    <w:rsid w:val="005D60D7"/>
    <w:rsid w:val="005D62B4"/>
    <w:rsid w:val="005D6425"/>
    <w:rsid w:val="005D6562"/>
    <w:rsid w:val="005D6813"/>
    <w:rsid w:val="005D69DF"/>
    <w:rsid w:val="005D6B60"/>
    <w:rsid w:val="005D7609"/>
    <w:rsid w:val="005D78F4"/>
    <w:rsid w:val="005D79F6"/>
    <w:rsid w:val="005D7B9D"/>
    <w:rsid w:val="005E002B"/>
    <w:rsid w:val="005E0667"/>
    <w:rsid w:val="005E0EDD"/>
    <w:rsid w:val="005E114B"/>
    <w:rsid w:val="005E126E"/>
    <w:rsid w:val="005E129B"/>
    <w:rsid w:val="005E1972"/>
    <w:rsid w:val="005E1A19"/>
    <w:rsid w:val="005E239A"/>
    <w:rsid w:val="005E2562"/>
    <w:rsid w:val="005E2744"/>
    <w:rsid w:val="005E29A2"/>
    <w:rsid w:val="005E2AD6"/>
    <w:rsid w:val="005E2B68"/>
    <w:rsid w:val="005E2FEA"/>
    <w:rsid w:val="005E3404"/>
    <w:rsid w:val="005E3457"/>
    <w:rsid w:val="005E34C1"/>
    <w:rsid w:val="005E39B8"/>
    <w:rsid w:val="005E3F2D"/>
    <w:rsid w:val="005E4102"/>
    <w:rsid w:val="005E431E"/>
    <w:rsid w:val="005E43E6"/>
    <w:rsid w:val="005E4ADE"/>
    <w:rsid w:val="005E4D56"/>
    <w:rsid w:val="005E4DC0"/>
    <w:rsid w:val="005E4EDC"/>
    <w:rsid w:val="005E54BD"/>
    <w:rsid w:val="005E55A5"/>
    <w:rsid w:val="005E5609"/>
    <w:rsid w:val="005E5AD4"/>
    <w:rsid w:val="005E5B5F"/>
    <w:rsid w:val="005E5CE8"/>
    <w:rsid w:val="005E5F43"/>
    <w:rsid w:val="005E5FE1"/>
    <w:rsid w:val="005E6354"/>
    <w:rsid w:val="005E678C"/>
    <w:rsid w:val="005E6A00"/>
    <w:rsid w:val="005E70A9"/>
    <w:rsid w:val="005E716F"/>
    <w:rsid w:val="005E719B"/>
    <w:rsid w:val="005E7394"/>
    <w:rsid w:val="005E7437"/>
    <w:rsid w:val="005E7889"/>
    <w:rsid w:val="005E7E39"/>
    <w:rsid w:val="005F033C"/>
    <w:rsid w:val="005F04E8"/>
    <w:rsid w:val="005F04EC"/>
    <w:rsid w:val="005F053E"/>
    <w:rsid w:val="005F076B"/>
    <w:rsid w:val="005F086B"/>
    <w:rsid w:val="005F089B"/>
    <w:rsid w:val="005F0A6C"/>
    <w:rsid w:val="005F0E4F"/>
    <w:rsid w:val="005F16B4"/>
    <w:rsid w:val="005F227F"/>
    <w:rsid w:val="005F2340"/>
    <w:rsid w:val="005F2468"/>
    <w:rsid w:val="005F24F0"/>
    <w:rsid w:val="005F2794"/>
    <w:rsid w:val="005F27BD"/>
    <w:rsid w:val="005F2E46"/>
    <w:rsid w:val="005F2EF0"/>
    <w:rsid w:val="005F2FC8"/>
    <w:rsid w:val="005F32FF"/>
    <w:rsid w:val="005F3A7F"/>
    <w:rsid w:val="005F3C68"/>
    <w:rsid w:val="005F3F0E"/>
    <w:rsid w:val="005F3F7F"/>
    <w:rsid w:val="005F4011"/>
    <w:rsid w:val="005F48D8"/>
    <w:rsid w:val="005F50AE"/>
    <w:rsid w:val="005F5665"/>
    <w:rsid w:val="005F5698"/>
    <w:rsid w:val="005F5947"/>
    <w:rsid w:val="005F5D35"/>
    <w:rsid w:val="005F5FF2"/>
    <w:rsid w:val="005F60F0"/>
    <w:rsid w:val="005F6344"/>
    <w:rsid w:val="005F66E2"/>
    <w:rsid w:val="005F6E7F"/>
    <w:rsid w:val="005F705D"/>
    <w:rsid w:val="005F707F"/>
    <w:rsid w:val="005F7499"/>
    <w:rsid w:val="005F786E"/>
    <w:rsid w:val="005F79B8"/>
    <w:rsid w:val="005F79FB"/>
    <w:rsid w:val="005F7BA0"/>
    <w:rsid w:val="005F7E53"/>
    <w:rsid w:val="006001D1"/>
    <w:rsid w:val="00600412"/>
    <w:rsid w:val="00600A2A"/>
    <w:rsid w:val="00600BF7"/>
    <w:rsid w:val="00600DCE"/>
    <w:rsid w:val="00601063"/>
    <w:rsid w:val="006018BC"/>
    <w:rsid w:val="00601ADD"/>
    <w:rsid w:val="00601E98"/>
    <w:rsid w:val="00601EB8"/>
    <w:rsid w:val="00602174"/>
    <w:rsid w:val="00602626"/>
    <w:rsid w:val="00602EBA"/>
    <w:rsid w:val="00603251"/>
    <w:rsid w:val="00603269"/>
    <w:rsid w:val="006035E0"/>
    <w:rsid w:val="006041FE"/>
    <w:rsid w:val="006042FF"/>
    <w:rsid w:val="00604CDE"/>
    <w:rsid w:val="0060533B"/>
    <w:rsid w:val="00605B22"/>
    <w:rsid w:val="00605B48"/>
    <w:rsid w:val="00605CFD"/>
    <w:rsid w:val="00606014"/>
    <w:rsid w:val="006064E2"/>
    <w:rsid w:val="00606555"/>
    <w:rsid w:val="006074AB"/>
    <w:rsid w:val="006075A9"/>
    <w:rsid w:val="00607A7B"/>
    <w:rsid w:val="00607A9C"/>
    <w:rsid w:val="00607F88"/>
    <w:rsid w:val="00610105"/>
    <w:rsid w:val="00610276"/>
    <w:rsid w:val="006103F7"/>
    <w:rsid w:val="00610D10"/>
    <w:rsid w:val="00611257"/>
    <w:rsid w:val="006116A6"/>
    <w:rsid w:val="00611B10"/>
    <w:rsid w:val="00611C5C"/>
    <w:rsid w:val="00611D6D"/>
    <w:rsid w:val="00612565"/>
    <w:rsid w:val="00612D48"/>
    <w:rsid w:val="00612D91"/>
    <w:rsid w:val="00612DDE"/>
    <w:rsid w:val="00613808"/>
    <w:rsid w:val="006139B3"/>
    <w:rsid w:val="00613E7F"/>
    <w:rsid w:val="006141F5"/>
    <w:rsid w:val="00614695"/>
    <w:rsid w:val="00614BB7"/>
    <w:rsid w:val="00614EBD"/>
    <w:rsid w:val="0061546E"/>
    <w:rsid w:val="006155D0"/>
    <w:rsid w:val="00615681"/>
    <w:rsid w:val="00615855"/>
    <w:rsid w:val="006158F0"/>
    <w:rsid w:val="00615A04"/>
    <w:rsid w:val="006164D1"/>
    <w:rsid w:val="006166E1"/>
    <w:rsid w:val="00616B83"/>
    <w:rsid w:val="00616C89"/>
    <w:rsid w:val="00616D02"/>
    <w:rsid w:val="00616F21"/>
    <w:rsid w:val="00616FF2"/>
    <w:rsid w:val="006178EA"/>
    <w:rsid w:val="006178FE"/>
    <w:rsid w:val="00617A04"/>
    <w:rsid w:val="00617E95"/>
    <w:rsid w:val="006203BD"/>
    <w:rsid w:val="00620AA5"/>
    <w:rsid w:val="0062102B"/>
    <w:rsid w:val="00621091"/>
    <w:rsid w:val="006212CF"/>
    <w:rsid w:val="006215B0"/>
    <w:rsid w:val="006216B2"/>
    <w:rsid w:val="00621CFC"/>
    <w:rsid w:val="006220B7"/>
    <w:rsid w:val="006221AC"/>
    <w:rsid w:val="006235B8"/>
    <w:rsid w:val="00623674"/>
    <w:rsid w:val="00623948"/>
    <w:rsid w:val="00623F05"/>
    <w:rsid w:val="006248A2"/>
    <w:rsid w:val="00624E15"/>
    <w:rsid w:val="00624E5C"/>
    <w:rsid w:val="0062519E"/>
    <w:rsid w:val="006253EC"/>
    <w:rsid w:val="00625698"/>
    <w:rsid w:val="00625A8F"/>
    <w:rsid w:val="0062603E"/>
    <w:rsid w:val="00626142"/>
    <w:rsid w:val="00626574"/>
    <w:rsid w:val="006265B6"/>
    <w:rsid w:val="00627509"/>
    <w:rsid w:val="00627DB2"/>
    <w:rsid w:val="0063068C"/>
    <w:rsid w:val="0063081F"/>
    <w:rsid w:val="00630C70"/>
    <w:rsid w:val="00631805"/>
    <w:rsid w:val="00631A0D"/>
    <w:rsid w:val="00631A15"/>
    <w:rsid w:val="00631FFF"/>
    <w:rsid w:val="006323BC"/>
    <w:rsid w:val="00632501"/>
    <w:rsid w:val="006325C4"/>
    <w:rsid w:val="0063289F"/>
    <w:rsid w:val="00632C29"/>
    <w:rsid w:val="00633240"/>
    <w:rsid w:val="0063346D"/>
    <w:rsid w:val="006335EE"/>
    <w:rsid w:val="006338F0"/>
    <w:rsid w:val="00633AB8"/>
    <w:rsid w:val="00633E87"/>
    <w:rsid w:val="00633F67"/>
    <w:rsid w:val="006342CC"/>
    <w:rsid w:val="0063463C"/>
    <w:rsid w:val="0063490A"/>
    <w:rsid w:val="00634DC5"/>
    <w:rsid w:val="00634E18"/>
    <w:rsid w:val="0063500A"/>
    <w:rsid w:val="006352E7"/>
    <w:rsid w:val="006356A2"/>
    <w:rsid w:val="006357C1"/>
    <w:rsid w:val="00635857"/>
    <w:rsid w:val="00635B79"/>
    <w:rsid w:val="00635E41"/>
    <w:rsid w:val="006361A3"/>
    <w:rsid w:val="006362B1"/>
    <w:rsid w:val="0063658F"/>
    <w:rsid w:val="006367BC"/>
    <w:rsid w:val="00636B38"/>
    <w:rsid w:val="00636E02"/>
    <w:rsid w:val="00636F7A"/>
    <w:rsid w:val="00637040"/>
    <w:rsid w:val="00637190"/>
    <w:rsid w:val="00637281"/>
    <w:rsid w:val="006378E6"/>
    <w:rsid w:val="0063790D"/>
    <w:rsid w:val="00637B8F"/>
    <w:rsid w:val="00637C20"/>
    <w:rsid w:val="00637C6D"/>
    <w:rsid w:val="0064022C"/>
    <w:rsid w:val="00640343"/>
    <w:rsid w:val="0064070A"/>
    <w:rsid w:val="006409D5"/>
    <w:rsid w:val="00640C5C"/>
    <w:rsid w:val="00640D4F"/>
    <w:rsid w:val="00640DD7"/>
    <w:rsid w:val="006410FA"/>
    <w:rsid w:val="0064120F"/>
    <w:rsid w:val="00641572"/>
    <w:rsid w:val="00641778"/>
    <w:rsid w:val="0064187C"/>
    <w:rsid w:val="00641AD0"/>
    <w:rsid w:val="00641E52"/>
    <w:rsid w:val="00641ED5"/>
    <w:rsid w:val="00642092"/>
    <w:rsid w:val="0064241E"/>
    <w:rsid w:val="006425F5"/>
    <w:rsid w:val="0064274C"/>
    <w:rsid w:val="00642A27"/>
    <w:rsid w:val="00642E60"/>
    <w:rsid w:val="006432E1"/>
    <w:rsid w:val="00643334"/>
    <w:rsid w:val="00643C05"/>
    <w:rsid w:val="00643D78"/>
    <w:rsid w:val="00643FEB"/>
    <w:rsid w:val="00644006"/>
    <w:rsid w:val="00644134"/>
    <w:rsid w:val="00644285"/>
    <w:rsid w:val="00644A64"/>
    <w:rsid w:val="00644C7D"/>
    <w:rsid w:val="00644E60"/>
    <w:rsid w:val="0064530D"/>
    <w:rsid w:val="0064533A"/>
    <w:rsid w:val="00645656"/>
    <w:rsid w:val="006456A0"/>
    <w:rsid w:val="00645A4A"/>
    <w:rsid w:val="00646192"/>
    <w:rsid w:val="006462E0"/>
    <w:rsid w:val="006464FE"/>
    <w:rsid w:val="00646AFF"/>
    <w:rsid w:val="00646F82"/>
    <w:rsid w:val="0064765D"/>
    <w:rsid w:val="006476AD"/>
    <w:rsid w:val="006478E2"/>
    <w:rsid w:val="00647AB1"/>
    <w:rsid w:val="00647E88"/>
    <w:rsid w:val="006505FE"/>
    <w:rsid w:val="0065062B"/>
    <w:rsid w:val="006509EB"/>
    <w:rsid w:val="00650EC7"/>
    <w:rsid w:val="00650EFE"/>
    <w:rsid w:val="006510D7"/>
    <w:rsid w:val="0065118A"/>
    <w:rsid w:val="00651D31"/>
    <w:rsid w:val="00651EEA"/>
    <w:rsid w:val="006522D1"/>
    <w:rsid w:val="006522E8"/>
    <w:rsid w:val="00652684"/>
    <w:rsid w:val="0065295C"/>
    <w:rsid w:val="00652A39"/>
    <w:rsid w:val="00652B29"/>
    <w:rsid w:val="0065315B"/>
    <w:rsid w:val="00653343"/>
    <w:rsid w:val="006538D0"/>
    <w:rsid w:val="00653CA6"/>
    <w:rsid w:val="006545A1"/>
    <w:rsid w:val="00655196"/>
    <w:rsid w:val="006551F8"/>
    <w:rsid w:val="006553D3"/>
    <w:rsid w:val="006556F5"/>
    <w:rsid w:val="00655D0F"/>
    <w:rsid w:val="00656515"/>
    <w:rsid w:val="00656544"/>
    <w:rsid w:val="0065671D"/>
    <w:rsid w:val="00656791"/>
    <w:rsid w:val="00656794"/>
    <w:rsid w:val="00656853"/>
    <w:rsid w:val="006569E9"/>
    <w:rsid w:val="00656B2D"/>
    <w:rsid w:val="00656C39"/>
    <w:rsid w:val="00656FBF"/>
    <w:rsid w:val="00657004"/>
    <w:rsid w:val="0065710C"/>
    <w:rsid w:val="0065711C"/>
    <w:rsid w:val="00657317"/>
    <w:rsid w:val="00657B64"/>
    <w:rsid w:val="00657B78"/>
    <w:rsid w:val="00657E09"/>
    <w:rsid w:val="00657F59"/>
    <w:rsid w:val="0065FC25"/>
    <w:rsid w:val="00660092"/>
    <w:rsid w:val="00660BD2"/>
    <w:rsid w:val="00660CF0"/>
    <w:rsid w:val="00660DB2"/>
    <w:rsid w:val="00660E74"/>
    <w:rsid w:val="00661194"/>
    <w:rsid w:val="0066132B"/>
    <w:rsid w:val="0066168E"/>
    <w:rsid w:val="00661897"/>
    <w:rsid w:val="00661907"/>
    <w:rsid w:val="00661EBC"/>
    <w:rsid w:val="00661ECF"/>
    <w:rsid w:val="00662002"/>
    <w:rsid w:val="0066217A"/>
    <w:rsid w:val="0066231F"/>
    <w:rsid w:val="00662325"/>
    <w:rsid w:val="0066255A"/>
    <w:rsid w:val="0066330C"/>
    <w:rsid w:val="0066333A"/>
    <w:rsid w:val="00663342"/>
    <w:rsid w:val="006633AE"/>
    <w:rsid w:val="006635DD"/>
    <w:rsid w:val="00663683"/>
    <w:rsid w:val="00663985"/>
    <w:rsid w:val="0066399F"/>
    <w:rsid w:val="00663B0E"/>
    <w:rsid w:val="00663DC5"/>
    <w:rsid w:val="00663E0C"/>
    <w:rsid w:val="00663E47"/>
    <w:rsid w:val="0066407E"/>
    <w:rsid w:val="0066443E"/>
    <w:rsid w:val="00664725"/>
    <w:rsid w:val="006647A4"/>
    <w:rsid w:val="00664896"/>
    <w:rsid w:val="00664A66"/>
    <w:rsid w:val="00664DE3"/>
    <w:rsid w:val="00664E9C"/>
    <w:rsid w:val="0066502F"/>
    <w:rsid w:val="00665BBC"/>
    <w:rsid w:val="00665C32"/>
    <w:rsid w:val="00665DF0"/>
    <w:rsid w:val="006664C7"/>
    <w:rsid w:val="00666615"/>
    <w:rsid w:val="00666C6B"/>
    <w:rsid w:val="00666D28"/>
    <w:rsid w:val="00666FF0"/>
    <w:rsid w:val="00667196"/>
    <w:rsid w:val="006671FB"/>
    <w:rsid w:val="006674D7"/>
    <w:rsid w:val="006676BF"/>
    <w:rsid w:val="006677E9"/>
    <w:rsid w:val="00667843"/>
    <w:rsid w:val="00670D8A"/>
    <w:rsid w:val="00670EB4"/>
    <w:rsid w:val="00671032"/>
    <w:rsid w:val="006710CC"/>
    <w:rsid w:val="00671319"/>
    <w:rsid w:val="00671439"/>
    <w:rsid w:val="00671585"/>
    <w:rsid w:val="00671608"/>
    <w:rsid w:val="00671A9E"/>
    <w:rsid w:val="00671EDD"/>
    <w:rsid w:val="00671F10"/>
    <w:rsid w:val="00671FDC"/>
    <w:rsid w:val="00672412"/>
    <w:rsid w:val="006724FC"/>
    <w:rsid w:val="00673107"/>
    <w:rsid w:val="006731C2"/>
    <w:rsid w:val="0067335B"/>
    <w:rsid w:val="006736DF"/>
    <w:rsid w:val="00673FF3"/>
    <w:rsid w:val="00674335"/>
    <w:rsid w:val="00674A0C"/>
    <w:rsid w:val="00674BCD"/>
    <w:rsid w:val="00674CF4"/>
    <w:rsid w:val="00674D82"/>
    <w:rsid w:val="00675610"/>
    <w:rsid w:val="006756F2"/>
    <w:rsid w:val="00675BFF"/>
    <w:rsid w:val="00675E45"/>
    <w:rsid w:val="00676552"/>
    <w:rsid w:val="0067681B"/>
    <w:rsid w:val="00676BDF"/>
    <w:rsid w:val="00676CDE"/>
    <w:rsid w:val="00676CF9"/>
    <w:rsid w:val="00677B7E"/>
    <w:rsid w:val="00677F44"/>
    <w:rsid w:val="0067CBEE"/>
    <w:rsid w:val="006800A0"/>
    <w:rsid w:val="006800EB"/>
    <w:rsid w:val="00680109"/>
    <w:rsid w:val="006801CA"/>
    <w:rsid w:val="006804B7"/>
    <w:rsid w:val="00680669"/>
    <w:rsid w:val="006811BB"/>
    <w:rsid w:val="006814CF"/>
    <w:rsid w:val="0068179C"/>
    <w:rsid w:val="00681993"/>
    <w:rsid w:val="00681D92"/>
    <w:rsid w:val="00681EF1"/>
    <w:rsid w:val="00681F71"/>
    <w:rsid w:val="00682015"/>
    <w:rsid w:val="006827DD"/>
    <w:rsid w:val="00682D50"/>
    <w:rsid w:val="00683196"/>
    <w:rsid w:val="0068337D"/>
    <w:rsid w:val="00684359"/>
    <w:rsid w:val="00684698"/>
    <w:rsid w:val="00684921"/>
    <w:rsid w:val="00684A0B"/>
    <w:rsid w:val="006851CA"/>
    <w:rsid w:val="00685318"/>
    <w:rsid w:val="006856A8"/>
    <w:rsid w:val="006856D8"/>
    <w:rsid w:val="00685736"/>
    <w:rsid w:val="006858EC"/>
    <w:rsid w:val="006859B3"/>
    <w:rsid w:val="006861E9"/>
    <w:rsid w:val="006865BA"/>
    <w:rsid w:val="0068690C"/>
    <w:rsid w:val="0068757B"/>
    <w:rsid w:val="0068785A"/>
    <w:rsid w:val="006904B3"/>
    <w:rsid w:val="00690CA6"/>
    <w:rsid w:val="00690FC3"/>
    <w:rsid w:val="00691338"/>
    <w:rsid w:val="006914C5"/>
    <w:rsid w:val="0069171E"/>
    <w:rsid w:val="00691A3C"/>
    <w:rsid w:val="006920F4"/>
    <w:rsid w:val="0069285F"/>
    <w:rsid w:val="00692BEB"/>
    <w:rsid w:val="00692CC4"/>
    <w:rsid w:val="0069303C"/>
    <w:rsid w:val="00693156"/>
    <w:rsid w:val="00693281"/>
    <w:rsid w:val="00693696"/>
    <w:rsid w:val="00693874"/>
    <w:rsid w:val="006938AF"/>
    <w:rsid w:val="0069433F"/>
    <w:rsid w:val="00694568"/>
    <w:rsid w:val="00694BB4"/>
    <w:rsid w:val="00694FA9"/>
    <w:rsid w:val="006951CD"/>
    <w:rsid w:val="00695605"/>
    <w:rsid w:val="006956A0"/>
    <w:rsid w:val="00695C92"/>
    <w:rsid w:val="00695E75"/>
    <w:rsid w:val="00695E9B"/>
    <w:rsid w:val="006967AF"/>
    <w:rsid w:val="00696F1C"/>
    <w:rsid w:val="00697004"/>
    <w:rsid w:val="00697225"/>
    <w:rsid w:val="006975A7"/>
    <w:rsid w:val="006979B6"/>
    <w:rsid w:val="006979F6"/>
    <w:rsid w:val="006A0848"/>
    <w:rsid w:val="006A0B56"/>
    <w:rsid w:val="006A0DFE"/>
    <w:rsid w:val="006A14E7"/>
    <w:rsid w:val="006A16B6"/>
    <w:rsid w:val="006A1986"/>
    <w:rsid w:val="006A1CEB"/>
    <w:rsid w:val="006A1F91"/>
    <w:rsid w:val="006A24C5"/>
    <w:rsid w:val="006A2574"/>
    <w:rsid w:val="006A2648"/>
    <w:rsid w:val="006A2918"/>
    <w:rsid w:val="006A2ABA"/>
    <w:rsid w:val="006A2DA9"/>
    <w:rsid w:val="006A41C7"/>
    <w:rsid w:val="006A49F5"/>
    <w:rsid w:val="006A4DCE"/>
    <w:rsid w:val="006A4FB5"/>
    <w:rsid w:val="006A59C9"/>
    <w:rsid w:val="006A5C2A"/>
    <w:rsid w:val="006A5E69"/>
    <w:rsid w:val="006A5F0F"/>
    <w:rsid w:val="006A5F35"/>
    <w:rsid w:val="006A5FB2"/>
    <w:rsid w:val="006A60CC"/>
    <w:rsid w:val="006A6216"/>
    <w:rsid w:val="006A6B3B"/>
    <w:rsid w:val="006A6F87"/>
    <w:rsid w:val="006A71B1"/>
    <w:rsid w:val="006A757D"/>
    <w:rsid w:val="006A7A0D"/>
    <w:rsid w:val="006A7BD6"/>
    <w:rsid w:val="006A7D21"/>
    <w:rsid w:val="006B0146"/>
    <w:rsid w:val="006B085B"/>
    <w:rsid w:val="006B0C84"/>
    <w:rsid w:val="006B0F71"/>
    <w:rsid w:val="006B0F94"/>
    <w:rsid w:val="006B1493"/>
    <w:rsid w:val="006B1750"/>
    <w:rsid w:val="006B1985"/>
    <w:rsid w:val="006B2006"/>
    <w:rsid w:val="006B2224"/>
    <w:rsid w:val="006B23DC"/>
    <w:rsid w:val="006B2C7A"/>
    <w:rsid w:val="006B2DEA"/>
    <w:rsid w:val="006B315B"/>
    <w:rsid w:val="006B3428"/>
    <w:rsid w:val="006B34EA"/>
    <w:rsid w:val="006B367F"/>
    <w:rsid w:val="006B3BE8"/>
    <w:rsid w:val="006B4AE5"/>
    <w:rsid w:val="006B4D1E"/>
    <w:rsid w:val="006B4FD3"/>
    <w:rsid w:val="006B5030"/>
    <w:rsid w:val="006B524D"/>
    <w:rsid w:val="006B5812"/>
    <w:rsid w:val="006B58C4"/>
    <w:rsid w:val="006B5943"/>
    <w:rsid w:val="006B5BF4"/>
    <w:rsid w:val="006B5C49"/>
    <w:rsid w:val="006B5D89"/>
    <w:rsid w:val="006B5D8F"/>
    <w:rsid w:val="006B5E31"/>
    <w:rsid w:val="006B5EFF"/>
    <w:rsid w:val="006B60D9"/>
    <w:rsid w:val="006B7223"/>
    <w:rsid w:val="006B7441"/>
    <w:rsid w:val="006B75F9"/>
    <w:rsid w:val="006B7AB5"/>
    <w:rsid w:val="006B7C10"/>
    <w:rsid w:val="006B7E7B"/>
    <w:rsid w:val="006C02AB"/>
    <w:rsid w:val="006C035F"/>
    <w:rsid w:val="006C07B2"/>
    <w:rsid w:val="006C0A41"/>
    <w:rsid w:val="006C0AEF"/>
    <w:rsid w:val="006C0B86"/>
    <w:rsid w:val="006C1970"/>
    <w:rsid w:val="006C1A82"/>
    <w:rsid w:val="006C1BAE"/>
    <w:rsid w:val="006C1E4A"/>
    <w:rsid w:val="006C1E5C"/>
    <w:rsid w:val="006C1F57"/>
    <w:rsid w:val="006C21DF"/>
    <w:rsid w:val="006C2490"/>
    <w:rsid w:val="006C2BBB"/>
    <w:rsid w:val="006C39F8"/>
    <w:rsid w:val="006C3D06"/>
    <w:rsid w:val="006C3F4B"/>
    <w:rsid w:val="006C46FE"/>
    <w:rsid w:val="006C4736"/>
    <w:rsid w:val="006C4A0A"/>
    <w:rsid w:val="006C4A4F"/>
    <w:rsid w:val="006C4C7C"/>
    <w:rsid w:val="006C4CB6"/>
    <w:rsid w:val="006C4CF2"/>
    <w:rsid w:val="006C4F7C"/>
    <w:rsid w:val="006C5036"/>
    <w:rsid w:val="006C50B1"/>
    <w:rsid w:val="006C51E7"/>
    <w:rsid w:val="006C582C"/>
    <w:rsid w:val="006C58EA"/>
    <w:rsid w:val="006C5DEF"/>
    <w:rsid w:val="006C5EA1"/>
    <w:rsid w:val="006C6109"/>
    <w:rsid w:val="006C6572"/>
    <w:rsid w:val="006C6682"/>
    <w:rsid w:val="006C6B12"/>
    <w:rsid w:val="006C76AA"/>
    <w:rsid w:val="006C7770"/>
    <w:rsid w:val="006D0911"/>
    <w:rsid w:val="006D0AD6"/>
    <w:rsid w:val="006D0B90"/>
    <w:rsid w:val="006D1461"/>
    <w:rsid w:val="006D16EA"/>
    <w:rsid w:val="006D18FE"/>
    <w:rsid w:val="006D1E61"/>
    <w:rsid w:val="006D23AB"/>
    <w:rsid w:val="006D23D7"/>
    <w:rsid w:val="006D2530"/>
    <w:rsid w:val="006D27CE"/>
    <w:rsid w:val="006D2855"/>
    <w:rsid w:val="006D2906"/>
    <w:rsid w:val="006D2C63"/>
    <w:rsid w:val="006D2DFC"/>
    <w:rsid w:val="006D308A"/>
    <w:rsid w:val="006D309D"/>
    <w:rsid w:val="006D32C9"/>
    <w:rsid w:val="006D36F0"/>
    <w:rsid w:val="006D3729"/>
    <w:rsid w:val="006D3D05"/>
    <w:rsid w:val="006D41C3"/>
    <w:rsid w:val="006D4284"/>
    <w:rsid w:val="006D47BB"/>
    <w:rsid w:val="006D49C5"/>
    <w:rsid w:val="006D4A5D"/>
    <w:rsid w:val="006D4CA6"/>
    <w:rsid w:val="006D4E23"/>
    <w:rsid w:val="006D53BA"/>
    <w:rsid w:val="006D5A61"/>
    <w:rsid w:val="006D5C08"/>
    <w:rsid w:val="006D5CDE"/>
    <w:rsid w:val="006D6244"/>
    <w:rsid w:val="006D6497"/>
    <w:rsid w:val="006D69A9"/>
    <w:rsid w:val="006D6AAD"/>
    <w:rsid w:val="006D6AED"/>
    <w:rsid w:val="006D6CDD"/>
    <w:rsid w:val="006D78F2"/>
    <w:rsid w:val="006D7911"/>
    <w:rsid w:val="006D7C73"/>
    <w:rsid w:val="006D7E10"/>
    <w:rsid w:val="006E062F"/>
    <w:rsid w:val="006E06DE"/>
    <w:rsid w:val="006E0908"/>
    <w:rsid w:val="006E0D97"/>
    <w:rsid w:val="006E0E06"/>
    <w:rsid w:val="006E0F7E"/>
    <w:rsid w:val="006E1047"/>
    <w:rsid w:val="006E14CF"/>
    <w:rsid w:val="006E15D6"/>
    <w:rsid w:val="006E1692"/>
    <w:rsid w:val="006E1A5F"/>
    <w:rsid w:val="006E1AEB"/>
    <w:rsid w:val="006E1E3A"/>
    <w:rsid w:val="006E31A0"/>
    <w:rsid w:val="006E31DF"/>
    <w:rsid w:val="006E3242"/>
    <w:rsid w:val="006E3E23"/>
    <w:rsid w:val="006E421E"/>
    <w:rsid w:val="006E43A9"/>
    <w:rsid w:val="006E45AF"/>
    <w:rsid w:val="006E49F7"/>
    <w:rsid w:val="006E4B99"/>
    <w:rsid w:val="006E4F0E"/>
    <w:rsid w:val="006E4FE7"/>
    <w:rsid w:val="006E5B90"/>
    <w:rsid w:val="006E5B97"/>
    <w:rsid w:val="006E5C08"/>
    <w:rsid w:val="006E62A8"/>
    <w:rsid w:val="006E62B0"/>
    <w:rsid w:val="006E64C1"/>
    <w:rsid w:val="006E6736"/>
    <w:rsid w:val="006E67B4"/>
    <w:rsid w:val="006E68EA"/>
    <w:rsid w:val="006E6C55"/>
    <w:rsid w:val="006E7595"/>
    <w:rsid w:val="006E7951"/>
    <w:rsid w:val="006E79C2"/>
    <w:rsid w:val="006E7A24"/>
    <w:rsid w:val="006F0758"/>
    <w:rsid w:val="006F0A89"/>
    <w:rsid w:val="006F0C8D"/>
    <w:rsid w:val="006F0DA9"/>
    <w:rsid w:val="006F144E"/>
    <w:rsid w:val="006F15E6"/>
    <w:rsid w:val="006F162B"/>
    <w:rsid w:val="006F1939"/>
    <w:rsid w:val="006F19C8"/>
    <w:rsid w:val="006F1BE4"/>
    <w:rsid w:val="006F1D13"/>
    <w:rsid w:val="006F20CD"/>
    <w:rsid w:val="006F244E"/>
    <w:rsid w:val="006F25DC"/>
    <w:rsid w:val="006F2C54"/>
    <w:rsid w:val="006F2D03"/>
    <w:rsid w:val="006F31F3"/>
    <w:rsid w:val="006F36BD"/>
    <w:rsid w:val="006F36D0"/>
    <w:rsid w:val="006F3C59"/>
    <w:rsid w:val="006F3D17"/>
    <w:rsid w:val="006F418A"/>
    <w:rsid w:val="006F444E"/>
    <w:rsid w:val="006F4AE3"/>
    <w:rsid w:val="006F4BB5"/>
    <w:rsid w:val="006F5538"/>
    <w:rsid w:val="006F5A35"/>
    <w:rsid w:val="006F60A5"/>
    <w:rsid w:val="006F6698"/>
    <w:rsid w:val="006F66CE"/>
    <w:rsid w:val="006F685F"/>
    <w:rsid w:val="006F6A8C"/>
    <w:rsid w:val="006F6C99"/>
    <w:rsid w:val="006F6DB8"/>
    <w:rsid w:val="006F6E24"/>
    <w:rsid w:val="006F6E7D"/>
    <w:rsid w:val="006F6FAB"/>
    <w:rsid w:val="006F7242"/>
    <w:rsid w:val="006F7456"/>
    <w:rsid w:val="006F7663"/>
    <w:rsid w:val="006F7964"/>
    <w:rsid w:val="006F7AC5"/>
    <w:rsid w:val="006F7B71"/>
    <w:rsid w:val="006F7BC5"/>
    <w:rsid w:val="006F7C2A"/>
    <w:rsid w:val="007005EC"/>
    <w:rsid w:val="007007B9"/>
    <w:rsid w:val="00700928"/>
    <w:rsid w:val="00700ABB"/>
    <w:rsid w:val="00700C56"/>
    <w:rsid w:val="00700D15"/>
    <w:rsid w:val="00701793"/>
    <w:rsid w:val="007018FC"/>
    <w:rsid w:val="00701A7D"/>
    <w:rsid w:val="00701DDC"/>
    <w:rsid w:val="007029C1"/>
    <w:rsid w:val="00702E71"/>
    <w:rsid w:val="00703A33"/>
    <w:rsid w:val="0070496C"/>
    <w:rsid w:val="007049C9"/>
    <w:rsid w:val="00704CD3"/>
    <w:rsid w:val="00705742"/>
    <w:rsid w:val="00705A8D"/>
    <w:rsid w:val="00705B87"/>
    <w:rsid w:val="00705CDC"/>
    <w:rsid w:val="00705D8A"/>
    <w:rsid w:val="00705FC5"/>
    <w:rsid w:val="00706264"/>
    <w:rsid w:val="0070664F"/>
    <w:rsid w:val="007067FE"/>
    <w:rsid w:val="00706AF9"/>
    <w:rsid w:val="00706F04"/>
    <w:rsid w:val="007075B5"/>
    <w:rsid w:val="0070781E"/>
    <w:rsid w:val="00707A77"/>
    <w:rsid w:val="00707B04"/>
    <w:rsid w:val="00707CD5"/>
    <w:rsid w:val="00707CEA"/>
    <w:rsid w:val="00707D72"/>
    <w:rsid w:val="00710206"/>
    <w:rsid w:val="00710288"/>
    <w:rsid w:val="00710DB2"/>
    <w:rsid w:val="00710E33"/>
    <w:rsid w:val="00710F31"/>
    <w:rsid w:val="0071104F"/>
    <w:rsid w:val="00711222"/>
    <w:rsid w:val="007112B1"/>
    <w:rsid w:val="00711BB3"/>
    <w:rsid w:val="00711F74"/>
    <w:rsid w:val="007121D4"/>
    <w:rsid w:val="00712431"/>
    <w:rsid w:val="00712BE9"/>
    <w:rsid w:val="00712C53"/>
    <w:rsid w:val="00712D4B"/>
    <w:rsid w:val="00713548"/>
    <w:rsid w:val="00714302"/>
    <w:rsid w:val="007145F6"/>
    <w:rsid w:val="00714E21"/>
    <w:rsid w:val="0071540D"/>
    <w:rsid w:val="00715502"/>
    <w:rsid w:val="00715517"/>
    <w:rsid w:val="00715625"/>
    <w:rsid w:val="0071576D"/>
    <w:rsid w:val="00715828"/>
    <w:rsid w:val="00715BEB"/>
    <w:rsid w:val="00715CDA"/>
    <w:rsid w:val="00715E0E"/>
    <w:rsid w:val="00715F42"/>
    <w:rsid w:val="007164C0"/>
    <w:rsid w:val="007164FF"/>
    <w:rsid w:val="007167DB"/>
    <w:rsid w:val="00716880"/>
    <w:rsid w:val="00716D18"/>
    <w:rsid w:val="007175BE"/>
    <w:rsid w:val="0071761F"/>
    <w:rsid w:val="00717672"/>
    <w:rsid w:val="00717B0B"/>
    <w:rsid w:val="00717CE0"/>
    <w:rsid w:val="00720004"/>
    <w:rsid w:val="007200B1"/>
    <w:rsid w:val="00720344"/>
    <w:rsid w:val="0072048A"/>
    <w:rsid w:val="0072053D"/>
    <w:rsid w:val="00720E51"/>
    <w:rsid w:val="0072107E"/>
    <w:rsid w:val="00721191"/>
    <w:rsid w:val="007215FC"/>
    <w:rsid w:val="007218C6"/>
    <w:rsid w:val="007219B4"/>
    <w:rsid w:val="00721B8D"/>
    <w:rsid w:val="00721D98"/>
    <w:rsid w:val="00721E31"/>
    <w:rsid w:val="00721FC0"/>
    <w:rsid w:val="007224A5"/>
    <w:rsid w:val="00722568"/>
    <w:rsid w:val="0072261E"/>
    <w:rsid w:val="00722973"/>
    <w:rsid w:val="00722DD6"/>
    <w:rsid w:val="00722FB0"/>
    <w:rsid w:val="00723057"/>
    <w:rsid w:val="007235BD"/>
    <w:rsid w:val="00723CF1"/>
    <w:rsid w:val="007245FE"/>
    <w:rsid w:val="00724C44"/>
    <w:rsid w:val="00724D24"/>
    <w:rsid w:val="00724FBC"/>
    <w:rsid w:val="00725200"/>
    <w:rsid w:val="00725360"/>
    <w:rsid w:val="0072598F"/>
    <w:rsid w:val="00725BBF"/>
    <w:rsid w:val="00725E82"/>
    <w:rsid w:val="0072648D"/>
    <w:rsid w:val="007264CD"/>
    <w:rsid w:val="0072683B"/>
    <w:rsid w:val="00726BCA"/>
    <w:rsid w:val="0072723D"/>
    <w:rsid w:val="007279A0"/>
    <w:rsid w:val="007279A1"/>
    <w:rsid w:val="00727F6F"/>
    <w:rsid w:val="007300FA"/>
    <w:rsid w:val="007306A3"/>
    <w:rsid w:val="00731400"/>
    <w:rsid w:val="007314DC"/>
    <w:rsid w:val="007316C6"/>
    <w:rsid w:val="00731A56"/>
    <w:rsid w:val="00731D89"/>
    <w:rsid w:val="00731DBE"/>
    <w:rsid w:val="007320D5"/>
    <w:rsid w:val="00732C50"/>
    <w:rsid w:val="00732D4C"/>
    <w:rsid w:val="00732F72"/>
    <w:rsid w:val="0073351A"/>
    <w:rsid w:val="007335CA"/>
    <w:rsid w:val="0073380A"/>
    <w:rsid w:val="0073387E"/>
    <w:rsid w:val="00733FF1"/>
    <w:rsid w:val="007345F1"/>
    <w:rsid w:val="0073490D"/>
    <w:rsid w:val="00734BFF"/>
    <w:rsid w:val="00734D76"/>
    <w:rsid w:val="00735339"/>
    <w:rsid w:val="00735576"/>
    <w:rsid w:val="0073587D"/>
    <w:rsid w:val="0073589A"/>
    <w:rsid w:val="00735A23"/>
    <w:rsid w:val="00735A42"/>
    <w:rsid w:val="00735F3D"/>
    <w:rsid w:val="0073610A"/>
    <w:rsid w:val="00736243"/>
    <w:rsid w:val="0073692E"/>
    <w:rsid w:val="00736A61"/>
    <w:rsid w:val="00736C28"/>
    <w:rsid w:val="00736C6A"/>
    <w:rsid w:val="007377B9"/>
    <w:rsid w:val="00737BFA"/>
    <w:rsid w:val="0074001F"/>
    <w:rsid w:val="007400D6"/>
    <w:rsid w:val="00740324"/>
    <w:rsid w:val="0074059A"/>
    <w:rsid w:val="00740A03"/>
    <w:rsid w:val="00740CC7"/>
    <w:rsid w:val="00740E64"/>
    <w:rsid w:val="00741149"/>
    <w:rsid w:val="00741B3F"/>
    <w:rsid w:val="00741EC0"/>
    <w:rsid w:val="0074227C"/>
    <w:rsid w:val="007423DE"/>
    <w:rsid w:val="007428D0"/>
    <w:rsid w:val="00742B9F"/>
    <w:rsid w:val="00742FBB"/>
    <w:rsid w:val="007431D4"/>
    <w:rsid w:val="007433E0"/>
    <w:rsid w:val="00743593"/>
    <w:rsid w:val="00743868"/>
    <w:rsid w:val="00743AF3"/>
    <w:rsid w:val="007446F8"/>
    <w:rsid w:val="007447EE"/>
    <w:rsid w:val="00744B6E"/>
    <w:rsid w:val="00744E2C"/>
    <w:rsid w:val="007452DF"/>
    <w:rsid w:val="007453C2"/>
    <w:rsid w:val="007455D5"/>
    <w:rsid w:val="00745642"/>
    <w:rsid w:val="007457AC"/>
    <w:rsid w:val="007459D4"/>
    <w:rsid w:val="00745A76"/>
    <w:rsid w:val="00745FC6"/>
    <w:rsid w:val="00745FE0"/>
    <w:rsid w:val="00746CFA"/>
    <w:rsid w:val="00746D04"/>
    <w:rsid w:val="00747185"/>
    <w:rsid w:val="0074730B"/>
    <w:rsid w:val="00747505"/>
    <w:rsid w:val="007475C3"/>
    <w:rsid w:val="0074761D"/>
    <w:rsid w:val="0074784A"/>
    <w:rsid w:val="00747D25"/>
    <w:rsid w:val="00747E7F"/>
    <w:rsid w:val="00750026"/>
    <w:rsid w:val="007501AE"/>
    <w:rsid w:val="0075030E"/>
    <w:rsid w:val="00750454"/>
    <w:rsid w:val="00750556"/>
    <w:rsid w:val="00750813"/>
    <w:rsid w:val="007510F1"/>
    <w:rsid w:val="00751479"/>
    <w:rsid w:val="00751560"/>
    <w:rsid w:val="00751D6F"/>
    <w:rsid w:val="00751D71"/>
    <w:rsid w:val="00752A37"/>
    <w:rsid w:val="00752BAB"/>
    <w:rsid w:val="00752D00"/>
    <w:rsid w:val="00752E97"/>
    <w:rsid w:val="0075344B"/>
    <w:rsid w:val="00753556"/>
    <w:rsid w:val="007535CF"/>
    <w:rsid w:val="00753B86"/>
    <w:rsid w:val="00753EDA"/>
    <w:rsid w:val="007541FF"/>
    <w:rsid w:val="00754267"/>
    <w:rsid w:val="007545E8"/>
    <w:rsid w:val="007546E5"/>
    <w:rsid w:val="00754C14"/>
    <w:rsid w:val="00755072"/>
    <w:rsid w:val="007557CD"/>
    <w:rsid w:val="0075599A"/>
    <w:rsid w:val="00755A9B"/>
    <w:rsid w:val="00755EC8"/>
    <w:rsid w:val="007565DA"/>
    <w:rsid w:val="0075678B"/>
    <w:rsid w:val="00756838"/>
    <w:rsid w:val="007569ED"/>
    <w:rsid w:val="00756A2E"/>
    <w:rsid w:val="00756DBB"/>
    <w:rsid w:val="007571E2"/>
    <w:rsid w:val="0075763A"/>
    <w:rsid w:val="00757B91"/>
    <w:rsid w:val="00757E0D"/>
    <w:rsid w:val="007600E1"/>
    <w:rsid w:val="00760246"/>
    <w:rsid w:val="0076059A"/>
    <w:rsid w:val="00760C1F"/>
    <w:rsid w:val="00760D10"/>
    <w:rsid w:val="00760E0B"/>
    <w:rsid w:val="00760E1C"/>
    <w:rsid w:val="00760F51"/>
    <w:rsid w:val="00760FFD"/>
    <w:rsid w:val="007611A5"/>
    <w:rsid w:val="0076137A"/>
    <w:rsid w:val="007614D8"/>
    <w:rsid w:val="007615B6"/>
    <w:rsid w:val="00761BCC"/>
    <w:rsid w:val="00761D27"/>
    <w:rsid w:val="00761DE5"/>
    <w:rsid w:val="007620A6"/>
    <w:rsid w:val="007621D0"/>
    <w:rsid w:val="00762668"/>
    <w:rsid w:val="007626E4"/>
    <w:rsid w:val="00762E03"/>
    <w:rsid w:val="00762E48"/>
    <w:rsid w:val="007636D4"/>
    <w:rsid w:val="00763950"/>
    <w:rsid w:val="00763A46"/>
    <w:rsid w:val="00763E2F"/>
    <w:rsid w:val="00763EEE"/>
    <w:rsid w:val="00763F72"/>
    <w:rsid w:val="007640AF"/>
    <w:rsid w:val="00764389"/>
    <w:rsid w:val="00764493"/>
    <w:rsid w:val="00764812"/>
    <w:rsid w:val="00764B93"/>
    <w:rsid w:val="0076536D"/>
    <w:rsid w:val="007656D1"/>
    <w:rsid w:val="00765BFE"/>
    <w:rsid w:val="00765F38"/>
    <w:rsid w:val="00766068"/>
    <w:rsid w:val="0076618E"/>
    <w:rsid w:val="00766406"/>
    <w:rsid w:val="0076669B"/>
    <w:rsid w:val="0076683E"/>
    <w:rsid w:val="007668B7"/>
    <w:rsid w:val="00766C78"/>
    <w:rsid w:val="00766EA9"/>
    <w:rsid w:val="00766F47"/>
    <w:rsid w:val="007671D6"/>
    <w:rsid w:val="0076747E"/>
    <w:rsid w:val="00767824"/>
    <w:rsid w:val="00767905"/>
    <w:rsid w:val="00767936"/>
    <w:rsid w:val="00767D0E"/>
    <w:rsid w:val="00767F7D"/>
    <w:rsid w:val="007700BE"/>
    <w:rsid w:val="007704E1"/>
    <w:rsid w:val="007705B5"/>
    <w:rsid w:val="007706C9"/>
    <w:rsid w:val="007710F9"/>
    <w:rsid w:val="00771D02"/>
    <w:rsid w:val="00771D20"/>
    <w:rsid w:val="00772329"/>
    <w:rsid w:val="007725EC"/>
    <w:rsid w:val="007729A3"/>
    <w:rsid w:val="00772EBB"/>
    <w:rsid w:val="00773147"/>
    <w:rsid w:val="007735D1"/>
    <w:rsid w:val="007737B3"/>
    <w:rsid w:val="00773EFB"/>
    <w:rsid w:val="007740DC"/>
    <w:rsid w:val="00774362"/>
    <w:rsid w:val="00774645"/>
    <w:rsid w:val="007747EA"/>
    <w:rsid w:val="0077496D"/>
    <w:rsid w:val="00774DF0"/>
    <w:rsid w:val="00774EB4"/>
    <w:rsid w:val="00774F1D"/>
    <w:rsid w:val="00775234"/>
    <w:rsid w:val="007752FA"/>
    <w:rsid w:val="007753F9"/>
    <w:rsid w:val="00775AC5"/>
    <w:rsid w:val="00775D11"/>
    <w:rsid w:val="0077612E"/>
    <w:rsid w:val="007767E1"/>
    <w:rsid w:val="00776ABB"/>
    <w:rsid w:val="00776BA5"/>
    <w:rsid w:val="00776C1F"/>
    <w:rsid w:val="00776F22"/>
    <w:rsid w:val="007772B2"/>
    <w:rsid w:val="00777A1D"/>
    <w:rsid w:val="00777B9F"/>
    <w:rsid w:val="00777BB9"/>
    <w:rsid w:val="00777CDE"/>
    <w:rsid w:val="00777F63"/>
    <w:rsid w:val="00780010"/>
    <w:rsid w:val="00780500"/>
    <w:rsid w:val="00781439"/>
    <w:rsid w:val="00781458"/>
    <w:rsid w:val="00781BB7"/>
    <w:rsid w:val="00781C0E"/>
    <w:rsid w:val="0078284E"/>
    <w:rsid w:val="007828EA"/>
    <w:rsid w:val="00783102"/>
    <w:rsid w:val="007831C3"/>
    <w:rsid w:val="00783662"/>
    <w:rsid w:val="00783E42"/>
    <w:rsid w:val="00784109"/>
    <w:rsid w:val="00784133"/>
    <w:rsid w:val="00784286"/>
    <w:rsid w:val="00784C54"/>
    <w:rsid w:val="007851BE"/>
    <w:rsid w:val="007854F0"/>
    <w:rsid w:val="00785777"/>
    <w:rsid w:val="00785886"/>
    <w:rsid w:val="00785C31"/>
    <w:rsid w:val="00786090"/>
    <w:rsid w:val="00786760"/>
    <w:rsid w:val="0078685B"/>
    <w:rsid w:val="00786A27"/>
    <w:rsid w:val="00786FA6"/>
    <w:rsid w:val="0078732B"/>
    <w:rsid w:val="00787B54"/>
    <w:rsid w:val="0079066D"/>
    <w:rsid w:val="00790BA2"/>
    <w:rsid w:val="007911C6"/>
    <w:rsid w:val="007911E7"/>
    <w:rsid w:val="007914DF"/>
    <w:rsid w:val="007915A6"/>
    <w:rsid w:val="007917AF"/>
    <w:rsid w:val="007919A7"/>
    <w:rsid w:val="00791AE7"/>
    <w:rsid w:val="00791BE1"/>
    <w:rsid w:val="00791D23"/>
    <w:rsid w:val="00791E05"/>
    <w:rsid w:val="00791E85"/>
    <w:rsid w:val="0079235B"/>
    <w:rsid w:val="0079242F"/>
    <w:rsid w:val="00792AB9"/>
    <w:rsid w:val="00792B34"/>
    <w:rsid w:val="00792EE3"/>
    <w:rsid w:val="0079300A"/>
    <w:rsid w:val="007931E4"/>
    <w:rsid w:val="00793235"/>
    <w:rsid w:val="007932C8"/>
    <w:rsid w:val="0079369D"/>
    <w:rsid w:val="00793842"/>
    <w:rsid w:val="00793981"/>
    <w:rsid w:val="00794156"/>
    <w:rsid w:val="00795072"/>
    <w:rsid w:val="0079511D"/>
    <w:rsid w:val="0079545F"/>
    <w:rsid w:val="007957FC"/>
    <w:rsid w:val="00795969"/>
    <w:rsid w:val="00795B30"/>
    <w:rsid w:val="00795D7E"/>
    <w:rsid w:val="007966DD"/>
    <w:rsid w:val="007969D7"/>
    <w:rsid w:val="00796AD5"/>
    <w:rsid w:val="00796AE9"/>
    <w:rsid w:val="00796E6A"/>
    <w:rsid w:val="0079729F"/>
    <w:rsid w:val="00797522"/>
    <w:rsid w:val="0079772B"/>
    <w:rsid w:val="007979CC"/>
    <w:rsid w:val="00797ACB"/>
    <w:rsid w:val="00797D6C"/>
    <w:rsid w:val="007A0617"/>
    <w:rsid w:val="007A133D"/>
    <w:rsid w:val="007A191F"/>
    <w:rsid w:val="007A1A14"/>
    <w:rsid w:val="007A1BFC"/>
    <w:rsid w:val="007A1D5E"/>
    <w:rsid w:val="007A1E28"/>
    <w:rsid w:val="007A1E79"/>
    <w:rsid w:val="007A2324"/>
    <w:rsid w:val="007A283E"/>
    <w:rsid w:val="007A284F"/>
    <w:rsid w:val="007A2923"/>
    <w:rsid w:val="007A2D21"/>
    <w:rsid w:val="007A314F"/>
    <w:rsid w:val="007A37DC"/>
    <w:rsid w:val="007A3929"/>
    <w:rsid w:val="007A39C8"/>
    <w:rsid w:val="007A3C0A"/>
    <w:rsid w:val="007A3C1D"/>
    <w:rsid w:val="007A3D9B"/>
    <w:rsid w:val="007A3EBA"/>
    <w:rsid w:val="007A4074"/>
    <w:rsid w:val="007A44DC"/>
    <w:rsid w:val="007A44F0"/>
    <w:rsid w:val="007A456C"/>
    <w:rsid w:val="007A477F"/>
    <w:rsid w:val="007A49F2"/>
    <w:rsid w:val="007A4C44"/>
    <w:rsid w:val="007A4EA8"/>
    <w:rsid w:val="007A5428"/>
    <w:rsid w:val="007A55C5"/>
    <w:rsid w:val="007A5650"/>
    <w:rsid w:val="007A5CBF"/>
    <w:rsid w:val="007A610D"/>
    <w:rsid w:val="007A6834"/>
    <w:rsid w:val="007A6B39"/>
    <w:rsid w:val="007A6BD6"/>
    <w:rsid w:val="007A6FA7"/>
    <w:rsid w:val="007A7004"/>
    <w:rsid w:val="007A7129"/>
    <w:rsid w:val="007A7141"/>
    <w:rsid w:val="007A7A32"/>
    <w:rsid w:val="007A7AA8"/>
    <w:rsid w:val="007A7BA1"/>
    <w:rsid w:val="007B0167"/>
    <w:rsid w:val="007B065F"/>
    <w:rsid w:val="007B0805"/>
    <w:rsid w:val="007B0EFB"/>
    <w:rsid w:val="007B15D8"/>
    <w:rsid w:val="007B17DF"/>
    <w:rsid w:val="007B1AEF"/>
    <w:rsid w:val="007B1D1E"/>
    <w:rsid w:val="007B1F13"/>
    <w:rsid w:val="007B23C8"/>
    <w:rsid w:val="007B2662"/>
    <w:rsid w:val="007B26BB"/>
    <w:rsid w:val="007B29F4"/>
    <w:rsid w:val="007B2E50"/>
    <w:rsid w:val="007B3122"/>
    <w:rsid w:val="007B3446"/>
    <w:rsid w:val="007B3AF8"/>
    <w:rsid w:val="007B3F14"/>
    <w:rsid w:val="007B45DF"/>
    <w:rsid w:val="007B46E4"/>
    <w:rsid w:val="007B4AF6"/>
    <w:rsid w:val="007B4C64"/>
    <w:rsid w:val="007B51C1"/>
    <w:rsid w:val="007B5602"/>
    <w:rsid w:val="007B5896"/>
    <w:rsid w:val="007B5936"/>
    <w:rsid w:val="007B5F4B"/>
    <w:rsid w:val="007B6462"/>
    <w:rsid w:val="007B6575"/>
    <w:rsid w:val="007B69C7"/>
    <w:rsid w:val="007B747A"/>
    <w:rsid w:val="007B7612"/>
    <w:rsid w:val="007B7673"/>
    <w:rsid w:val="007B7963"/>
    <w:rsid w:val="007B7AA7"/>
    <w:rsid w:val="007B7F32"/>
    <w:rsid w:val="007C030E"/>
    <w:rsid w:val="007C047F"/>
    <w:rsid w:val="007C0C7B"/>
    <w:rsid w:val="007C0DA2"/>
    <w:rsid w:val="007C0E2A"/>
    <w:rsid w:val="007C1058"/>
    <w:rsid w:val="007C1655"/>
    <w:rsid w:val="007C1726"/>
    <w:rsid w:val="007C25FA"/>
    <w:rsid w:val="007C2910"/>
    <w:rsid w:val="007C2A67"/>
    <w:rsid w:val="007C2BCC"/>
    <w:rsid w:val="007C304D"/>
    <w:rsid w:val="007C3161"/>
    <w:rsid w:val="007C33D0"/>
    <w:rsid w:val="007C3ACB"/>
    <w:rsid w:val="007C3D79"/>
    <w:rsid w:val="007C3EBB"/>
    <w:rsid w:val="007C46AB"/>
    <w:rsid w:val="007C4751"/>
    <w:rsid w:val="007C4AAC"/>
    <w:rsid w:val="007C4EF3"/>
    <w:rsid w:val="007C5038"/>
    <w:rsid w:val="007C5339"/>
    <w:rsid w:val="007C5647"/>
    <w:rsid w:val="007C5976"/>
    <w:rsid w:val="007C59DA"/>
    <w:rsid w:val="007C5E10"/>
    <w:rsid w:val="007C5E9A"/>
    <w:rsid w:val="007C5F2E"/>
    <w:rsid w:val="007C5FD5"/>
    <w:rsid w:val="007C60BF"/>
    <w:rsid w:val="007C60F0"/>
    <w:rsid w:val="007C612C"/>
    <w:rsid w:val="007C65FE"/>
    <w:rsid w:val="007C69A4"/>
    <w:rsid w:val="007C7140"/>
    <w:rsid w:val="007C72DE"/>
    <w:rsid w:val="007C73CE"/>
    <w:rsid w:val="007C745A"/>
    <w:rsid w:val="007C7998"/>
    <w:rsid w:val="007C7D49"/>
    <w:rsid w:val="007C7DDA"/>
    <w:rsid w:val="007D00E4"/>
    <w:rsid w:val="007D058A"/>
    <w:rsid w:val="007D0781"/>
    <w:rsid w:val="007D0A89"/>
    <w:rsid w:val="007D0D99"/>
    <w:rsid w:val="007D0F76"/>
    <w:rsid w:val="007D1144"/>
    <w:rsid w:val="007D146C"/>
    <w:rsid w:val="007D1ACB"/>
    <w:rsid w:val="007D1D79"/>
    <w:rsid w:val="007D1F70"/>
    <w:rsid w:val="007D2083"/>
    <w:rsid w:val="007D24B8"/>
    <w:rsid w:val="007D2559"/>
    <w:rsid w:val="007D2632"/>
    <w:rsid w:val="007D2923"/>
    <w:rsid w:val="007D2AC1"/>
    <w:rsid w:val="007D2B30"/>
    <w:rsid w:val="007D3563"/>
    <w:rsid w:val="007D36C9"/>
    <w:rsid w:val="007D36DE"/>
    <w:rsid w:val="007D3888"/>
    <w:rsid w:val="007D3A57"/>
    <w:rsid w:val="007D3AC6"/>
    <w:rsid w:val="007D3C7B"/>
    <w:rsid w:val="007D3EFA"/>
    <w:rsid w:val="007D46E3"/>
    <w:rsid w:val="007D4ADD"/>
    <w:rsid w:val="007D4D96"/>
    <w:rsid w:val="007D4E67"/>
    <w:rsid w:val="007D55E8"/>
    <w:rsid w:val="007D568C"/>
    <w:rsid w:val="007D5CA8"/>
    <w:rsid w:val="007D5D16"/>
    <w:rsid w:val="007D5D2B"/>
    <w:rsid w:val="007D5E22"/>
    <w:rsid w:val="007D6470"/>
    <w:rsid w:val="007D74F5"/>
    <w:rsid w:val="007D75E6"/>
    <w:rsid w:val="007D78F3"/>
    <w:rsid w:val="007D7B51"/>
    <w:rsid w:val="007D7C89"/>
    <w:rsid w:val="007D7DD3"/>
    <w:rsid w:val="007D7F40"/>
    <w:rsid w:val="007D7FA1"/>
    <w:rsid w:val="007E0510"/>
    <w:rsid w:val="007E07D8"/>
    <w:rsid w:val="007E08E6"/>
    <w:rsid w:val="007E09C7"/>
    <w:rsid w:val="007E102E"/>
    <w:rsid w:val="007E12E9"/>
    <w:rsid w:val="007E146A"/>
    <w:rsid w:val="007E149C"/>
    <w:rsid w:val="007E212A"/>
    <w:rsid w:val="007E261B"/>
    <w:rsid w:val="007E271F"/>
    <w:rsid w:val="007E2731"/>
    <w:rsid w:val="007E274A"/>
    <w:rsid w:val="007E29CA"/>
    <w:rsid w:val="007E2FFB"/>
    <w:rsid w:val="007E3036"/>
    <w:rsid w:val="007E3747"/>
    <w:rsid w:val="007E3782"/>
    <w:rsid w:val="007E4071"/>
    <w:rsid w:val="007E41DC"/>
    <w:rsid w:val="007E429D"/>
    <w:rsid w:val="007E50D1"/>
    <w:rsid w:val="007E50F3"/>
    <w:rsid w:val="007E5101"/>
    <w:rsid w:val="007E516C"/>
    <w:rsid w:val="007E53FC"/>
    <w:rsid w:val="007E56FD"/>
    <w:rsid w:val="007E5966"/>
    <w:rsid w:val="007E59C5"/>
    <w:rsid w:val="007E5A09"/>
    <w:rsid w:val="007E6043"/>
    <w:rsid w:val="007E6266"/>
    <w:rsid w:val="007E6877"/>
    <w:rsid w:val="007E6C70"/>
    <w:rsid w:val="007E6D69"/>
    <w:rsid w:val="007E744F"/>
    <w:rsid w:val="007E74F2"/>
    <w:rsid w:val="007E7C72"/>
    <w:rsid w:val="007E7FE1"/>
    <w:rsid w:val="007F01D1"/>
    <w:rsid w:val="007F0B66"/>
    <w:rsid w:val="007F109C"/>
    <w:rsid w:val="007F10F8"/>
    <w:rsid w:val="007F1299"/>
    <w:rsid w:val="007F1ABC"/>
    <w:rsid w:val="007F1F32"/>
    <w:rsid w:val="007F1F94"/>
    <w:rsid w:val="007F21F1"/>
    <w:rsid w:val="007F2367"/>
    <w:rsid w:val="007F28F9"/>
    <w:rsid w:val="007F2DCE"/>
    <w:rsid w:val="007F2E22"/>
    <w:rsid w:val="007F30AC"/>
    <w:rsid w:val="007F3269"/>
    <w:rsid w:val="007F3A1F"/>
    <w:rsid w:val="007F3AFE"/>
    <w:rsid w:val="007F3C89"/>
    <w:rsid w:val="007F3E06"/>
    <w:rsid w:val="007F3E34"/>
    <w:rsid w:val="007F3EF6"/>
    <w:rsid w:val="007F3FD5"/>
    <w:rsid w:val="007F502B"/>
    <w:rsid w:val="007F5107"/>
    <w:rsid w:val="007F5D82"/>
    <w:rsid w:val="007F65D2"/>
    <w:rsid w:val="007F6CA1"/>
    <w:rsid w:val="007F6DAD"/>
    <w:rsid w:val="007F6DC8"/>
    <w:rsid w:val="007F7287"/>
    <w:rsid w:val="007F743D"/>
    <w:rsid w:val="007F749A"/>
    <w:rsid w:val="007F74DE"/>
    <w:rsid w:val="007F77E6"/>
    <w:rsid w:val="007F7932"/>
    <w:rsid w:val="007F7938"/>
    <w:rsid w:val="007F7BD8"/>
    <w:rsid w:val="007F7D02"/>
    <w:rsid w:val="0080009A"/>
    <w:rsid w:val="008007CB"/>
    <w:rsid w:val="00800A98"/>
    <w:rsid w:val="00800D81"/>
    <w:rsid w:val="0080139A"/>
    <w:rsid w:val="008013A2"/>
    <w:rsid w:val="00801CF4"/>
    <w:rsid w:val="00801FC4"/>
    <w:rsid w:val="00802128"/>
    <w:rsid w:val="0080212C"/>
    <w:rsid w:val="0080263F"/>
    <w:rsid w:val="00802692"/>
    <w:rsid w:val="008028B5"/>
    <w:rsid w:val="00802F2B"/>
    <w:rsid w:val="00803581"/>
    <w:rsid w:val="00803CFF"/>
    <w:rsid w:val="008041FA"/>
    <w:rsid w:val="00804520"/>
    <w:rsid w:val="00804F45"/>
    <w:rsid w:val="00804FFA"/>
    <w:rsid w:val="008051D3"/>
    <w:rsid w:val="00805260"/>
    <w:rsid w:val="00805535"/>
    <w:rsid w:val="0080562F"/>
    <w:rsid w:val="008056C9"/>
    <w:rsid w:val="008056D5"/>
    <w:rsid w:val="00806547"/>
    <w:rsid w:val="00806634"/>
    <w:rsid w:val="00806F5F"/>
    <w:rsid w:val="0080705A"/>
    <w:rsid w:val="0080729A"/>
    <w:rsid w:val="0080789B"/>
    <w:rsid w:val="00807D37"/>
    <w:rsid w:val="00807D76"/>
    <w:rsid w:val="008100AF"/>
    <w:rsid w:val="008103B6"/>
    <w:rsid w:val="00810422"/>
    <w:rsid w:val="0081042C"/>
    <w:rsid w:val="00810508"/>
    <w:rsid w:val="008110F0"/>
    <w:rsid w:val="00811329"/>
    <w:rsid w:val="008113B9"/>
    <w:rsid w:val="00811504"/>
    <w:rsid w:val="008119BD"/>
    <w:rsid w:val="00811DD0"/>
    <w:rsid w:val="0081287D"/>
    <w:rsid w:val="00812C98"/>
    <w:rsid w:val="008132DA"/>
    <w:rsid w:val="00813DBE"/>
    <w:rsid w:val="00813DDE"/>
    <w:rsid w:val="0081441C"/>
    <w:rsid w:val="008146B4"/>
    <w:rsid w:val="00814B2D"/>
    <w:rsid w:val="00814B3C"/>
    <w:rsid w:val="00814C2A"/>
    <w:rsid w:val="00814E6B"/>
    <w:rsid w:val="00815027"/>
    <w:rsid w:val="0081508F"/>
    <w:rsid w:val="008153B4"/>
    <w:rsid w:val="008153F2"/>
    <w:rsid w:val="00815FEC"/>
    <w:rsid w:val="008161F7"/>
    <w:rsid w:val="00816732"/>
    <w:rsid w:val="008169DE"/>
    <w:rsid w:val="00816CF5"/>
    <w:rsid w:val="00816D53"/>
    <w:rsid w:val="00816E82"/>
    <w:rsid w:val="00816ED9"/>
    <w:rsid w:val="0081748A"/>
    <w:rsid w:val="00817D5C"/>
    <w:rsid w:val="00820019"/>
    <w:rsid w:val="008200A9"/>
    <w:rsid w:val="00820130"/>
    <w:rsid w:val="00820D7F"/>
    <w:rsid w:val="00821263"/>
    <w:rsid w:val="00821F85"/>
    <w:rsid w:val="008221C4"/>
    <w:rsid w:val="008229E1"/>
    <w:rsid w:val="00822B33"/>
    <w:rsid w:val="00822F2D"/>
    <w:rsid w:val="0082381D"/>
    <w:rsid w:val="00823A94"/>
    <w:rsid w:val="00823CE3"/>
    <w:rsid w:val="00824665"/>
    <w:rsid w:val="00824F1C"/>
    <w:rsid w:val="008250BB"/>
    <w:rsid w:val="008250C3"/>
    <w:rsid w:val="0082512E"/>
    <w:rsid w:val="0082534D"/>
    <w:rsid w:val="00825423"/>
    <w:rsid w:val="00825862"/>
    <w:rsid w:val="008258EB"/>
    <w:rsid w:val="00825CB1"/>
    <w:rsid w:val="00825E38"/>
    <w:rsid w:val="00825E44"/>
    <w:rsid w:val="00826236"/>
    <w:rsid w:val="0082640F"/>
    <w:rsid w:val="0082656B"/>
    <w:rsid w:val="008266EB"/>
    <w:rsid w:val="00826B6C"/>
    <w:rsid w:val="00826B8F"/>
    <w:rsid w:val="00826D73"/>
    <w:rsid w:val="00827387"/>
    <w:rsid w:val="00827822"/>
    <w:rsid w:val="00827980"/>
    <w:rsid w:val="008279E7"/>
    <w:rsid w:val="00827A92"/>
    <w:rsid w:val="00827AC3"/>
    <w:rsid w:val="00827C51"/>
    <w:rsid w:val="00827E13"/>
    <w:rsid w:val="0083032D"/>
    <w:rsid w:val="00830672"/>
    <w:rsid w:val="00831326"/>
    <w:rsid w:val="0083188E"/>
    <w:rsid w:val="00831BAC"/>
    <w:rsid w:val="00831CC6"/>
    <w:rsid w:val="00831E6B"/>
    <w:rsid w:val="00832280"/>
    <w:rsid w:val="008322E8"/>
    <w:rsid w:val="00832318"/>
    <w:rsid w:val="008324FD"/>
    <w:rsid w:val="00832742"/>
    <w:rsid w:val="008328A3"/>
    <w:rsid w:val="00833080"/>
    <w:rsid w:val="00833F94"/>
    <w:rsid w:val="008343AC"/>
    <w:rsid w:val="00834433"/>
    <w:rsid w:val="008345F8"/>
    <w:rsid w:val="0083463F"/>
    <w:rsid w:val="00834A81"/>
    <w:rsid w:val="00834E3F"/>
    <w:rsid w:val="00835531"/>
    <w:rsid w:val="00835558"/>
    <w:rsid w:val="00835716"/>
    <w:rsid w:val="008358B0"/>
    <w:rsid w:val="00835BE4"/>
    <w:rsid w:val="00835E84"/>
    <w:rsid w:val="0083602D"/>
    <w:rsid w:val="0083603C"/>
    <w:rsid w:val="0083624A"/>
    <w:rsid w:val="00836395"/>
    <w:rsid w:val="0083672C"/>
    <w:rsid w:val="00836A07"/>
    <w:rsid w:val="00836C71"/>
    <w:rsid w:val="00836D8E"/>
    <w:rsid w:val="00836F19"/>
    <w:rsid w:val="008373B8"/>
    <w:rsid w:val="008377BE"/>
    <w:rsid w:val="00837AFB"/>
    <w:rsid w:val="00837C42"/>
    <w:rsid w:val="00840184"/>
    <w:rsid w:val="0084027A"/>
    <w:rsid w:val="0084044C"/>
    <w:rsid w:val="0084064E"/>
    <w:rsid w:val="0084070F"/>
    <w:rsid w:val="008410B8"/>
    <w:rsid w:val="0084137D"/>
    <w:rsid w:val="00841AC4"/>
    <w:rsid w:val="00841F2E"/>
    <w:rsid w:val="0084269A"/>
    <w:rsid w:val="0084275F"/>
    <w:rsid w:val="00842E47"/>
    <w:rsid w:val="00842F9A"/>
    <w:rsid w:val="00843137"/>
    <w:rsid w:val="00843328"/>
    <w:rsid w:val="00843F3A"/>
    <w:rsid w:val="0084487C"/>
    <w:rsid w:val="00844E6D"/>
    <w:rsid w:val="00845182"/>
    <w:rsid w:val="0084519B"/>
    <w:rsid w:val="008451C6"/>
    <w:rsid w:val="008451FE"/>
    <w:rsid w:val="008453AA"/>
    <w:rsid w:val="008458F7"/>
    <w:rsid w:val="00845995"/>
    <w:rsid w:val="00845B6D"/>
    <w:rsid w:val="0084653B"/>
    <w:rsid w:val="00846E49"/>
    <w:rsid w:val="00847244"/>
    <w:rsid w:val="008473F5"/>
    <w:rsid w:val="0084751A"/>
    <w:rsid w:val="00847870"/>
    <w:rsid w:val="00847878"/>
    <w:rsid w:val="0084795D"/>
    <w:rsid w:val="00847981"/>
    <w:rsid w:val="00847EDF"/>
    <w:rsid w:val="00847FBF"/>
    <w:rsid w:val="0085011C"/>
    <w:rsid w:val="00850192"/>
    <w:rsid w:val="00850420"/>
    <w:rsid w:val="0085077C"/>
    <w:rsid w:val="00850B34"/>
    <w:rsid w:val="00850E70"/>
    <w:rsid w:val="008512BB"/>
    <w:rsid w:val="008513CC"/>
    <w:rsid w:val="008517B2"/>
    <w:rsid w:val="008519FF"/>
    <w:rsid w:val="00851AE2"/>
    <w:rsid w:val="00851D01"/>
    <w:rsid w:val="00851ECB"/>
    <w:rsid w:val="008525E3"/>
    <w:rsid w:val="00852678"/>
    <w:rsid w:val="00852D90"/>
    <w:rsid w:val="0085306F"/>
    <w:rsid w:val="00853092"/>
    <w:rsid w:val="00853293"/>
    <w:rsid w:val="0085345F"/>
    <w:rsid w:val="008534E9"/>
    <w:rsid w:val="00853782"/>
    <w:rsid w:val="00853A33"/>
    <w:rsid w:val="008544B1"/>
    <w:rsid w:val="008545EB"/>
    <w:rsid w:val="00854809"/>
    <w:rsid w:val="008548A9"/>
    <w:rsid w:val="008548EA"/>
    <w:rsid w:val="00854CEE"/>
    <w:rsid w:val="0085507F"/>
    <w:rsid w:val="00855909"/>
    <w:rsid w:val="008559D8"/>
    <w:rsid w:val="008564A7"/>
    <w:rsid w:val="008567BF"/>
    <w:rsid w:val="00856CBF"/>
    <w:rsid w:val="00857168"/>
    <w:rsid w:val="00857181"/>
    <w:rsid w:val="0085755B"/>
    <w:rsid w:val="0085782A"/>
    <w:rsid w:val="00857B26"/>
    <w:rsid w:val="00860459"/>
    <w:rsid w:val="00860850"/>
    <w:rsid w:val="00860899"/>
    <w:rsid w:val="00860B6A"/>
    <w:rsid w:val="00860D35"/>
    <w:rsid w:val="00860F36"/>
    <w:rsid w:val="00860FF5"/>
    <w:rsid w:val="00861259"/>
    <w:rsid w:val="00861349"/>
    <w:rsid w:val="00861690"/>
    <w:rsid w:val="00861758"/>
    <w:rsid w:val="00861BC1"/>
    <w:rsid w:val="008621A2"/>
    <w:rsid w:val="008623AE"/>
    <w:rsid w:val="008627B3"/>
    <w:rsid w:val="008629B3"/>
    <w:rsid w:val="00863206"/>
    <w:rsid w:val="00863D78"/>
    <w:rsid w:val="00864115"/>
    <w:rsid w:val="008644A5"/>
    <w:rsid w:val="00864ACC"/>
    <w:rsid w:val="00864D83"/>
    <w:rsid w:val="00864E48"/>
    <w:rsid w:val="0086562B"/>
    <w:rsid w:val="00865665"/>
    <w:rsid w:val="00866015"/>
    <w:rsid w:val="008662C7"/>
    <w:rsid w:val="00866553"/>
    <w:rsid w:val="0086675C"/>
    <w:rsid w:val="008668DA"/>
    <w:rsid w:val="0086691C"/>
    <w:rsid w:val="00867026"/>
    <w:rsid w:val="008674A3"/>
    <w:rsid w:val="00867554"/>
    <w:rsid w:val="00867658"/>
    <w:rsid w:val="00867901"/>
    <w:rsid w:val="008679D7"/>
    <w:rsid w:val="00867B8C"/>
    <w:rsid w:val="00867D50"/>
    <w:rsid w:val="00867E07"/>
    <w:rsid w:val="00870156"/>
    <w:rsid w:val="008703CC"/>
    <w:rsid w:val="008706A3"/>
    <w:rsid w:val="00870993"/>
    <w:rsid w:val="0087113B"/>
    <w:rsid w:val="008712B7"/>
    <w:rsid w:val="00871965"/>
    <w:rsid w:val="008719D8"/>
    <w:rsid w:val="00871D88"/>
    <w:rsid w:val="0087210D"/>
    <w:rsid w:val="008727DF"/>
    <w:rsid w:val="00872B76"/>
    <w:rsid w:val="00872BE7"/>
    <w:rsid w:val="00872C40"/>
    <w:rsid w:val="00872C4E"/>
    <w:rsid w:val="008730F1"/>
    <w:rsid w:val="0087334F"/>
    <w:rsid w:val="00873452"/>
    <w:rsid w:val="0087390D"/>
    <w:rsid w:val="00873B79"/>
    <w:rsid w:val="00873E90"/>
    <w:rsid w:val="008741A6"/>
    <w:rsid w:val="0087448F"/>
    <w:rsid w:val="00874CE3"/>
    <w:rsid w:val="008750D6"/>
    <w:rsid w:val="0087522B"/>
    <w:rsid w:val="00875407"/>
    <w:rsid w:val="008756B9"/>
    <w:rsid w:val="00875DCB"/>
    <w:rsid w:val="00875EBB"/>
    <w:rsid w:val="00875EEC"/>
    <w:rsid w:val="00875F91"/>
    <w:rsid w:val="00876314"/>
    <w:rsid w:val="008767BB"/>
    <w:rsid w:val="00876A6A"/>
    <w:rsid w:val="00876D9A"/>
    <w:rsid w:val="0087701D"/>
    <w:rsid w:val="0087764B"/>
    <w:rsid w:val="008803C5"/>
    <w:rsid w:val="0088062E"/>
    <w:rsid w:val="00880AFA"/>
    <w:rsid w:val="0088123B"/>
    <w:rsid w:val="008813F9"/>
    <w:rsid w:val="0088145F"/>
    <w:rsid w:val="0088163F"/>
    <w:rsid w:val="00881A78"/>
    <w:rsid w:val="00881D07"/>
    <w:rsid w:val="008825A0"/>
    <w:rsid w:val="00882C04"/>
    <w:rsid w:val="0088322A"/>
    <w:rsid w:val="008835A8"/>
    <w:rsid w:val="00883B90"/>
    <w:rsid w:val="00883F74"/>
    <w:rsid w:val="00884009"/>
    <w:rsid w:val="008840C6"/>
    <w:rsid w:val="008843C9"/>
    <w:rsid w:val="00884698"/>
    <w:rsid w:val="008849B3"/>
    <w:rsid w:val="00884BE6"/>
    <w:rsid w:val="00884E81"/>
    <w:rsid w:val="00884F6B"/>
    <w:rsid w:val="00885059"/>
    <w:rsid w:val="008850DA"/>
    <w:rsid w:val="00885592"/>
    <w:rsid w:val="00885F94"/>
    <w:rsid w:val="0088631E"/>
    <w:rsid w:val="00886334"/>
    <w:rsid w:val="00886499"/>
    <w:rsid w:val="008865F5"/>
    <w:rsid w:val="008868D1"/>
    <w:rsid w:val="008869FA"/>
    <w:rsid w:val="008872DC"/>
    <w:rsid w:val="008877DD"/>
    <w:rsid w:val="00887AB5"/>
    <w:rsid w:val="00887FD1"/>
    <w:rsid w:val="008901F4"/>
    <w:rsid w:val="00890825"/>
    <w:rsid w:val="008911FC"/>
    <w:rsid w:val="008912AF"/>
    <w:rsid w:val="00892283"/>
    <w:rsid w:val="0089241D"/>
    <w:rsid w:val="00892459"/>
    <w:rsid w:val="0089249F"/>
    <w:rsid w:val="008925B3"/>
    <w:rsid w:val="008927BB"/>
    <w:rsid w:val="008927F7"/>
    <w:rsid w:val="00892CDC"/>
    <w:rsid w:val="00892FAC"/>
    <w:rsid w:val="00893011"/>
    <w:rsid w:val="008931A0"/>
    <w:rsid w:val="008933DC"/>
    <w:rsid w:val="00893775"/>
    <w:rsid w:val="00893FEA"/>
    <w:rsid w:val="008942C0"/>
    <w:rsid w:val="0089433A"/>
    <w:rsid w:val="008944BF"/>
    <w:rsid w:val="00894602"/>
    <w:rsid w:val="008946A4"/>
    <w:rsid w:val="00894BD7"/>
    <w:rsid w:val="00894F08"/>
    <w:rsid w:val="00895330"/>
    <w:rsid w:val="00895E85"/>
    <w:rsid w:val="00896733"/>
    <w:rsid w:val="00896763"/>
    <w:rsid w:val="00896873"/>
    <w:rsid w:val="00896A8B"/>
    <w:rsid w:val="00896AC8"/>
    <w:rsid w:val="00896B42"/>
    <w:rsid w:val="00896E41"/>
    <w:rsid w:val="00896F21"/>
    <w:rsid w:val="0089781D"/>
    <w:rsid w:val="008978AA"/>
    <w:rsid w:val="00897F50"/>
    <w:rsid w:val="008A016F"/>
    <w:rsid w:val="008A0672"/>
    <w:rsid w:val="008A0861"/>
    <w:rsid w:val="008A109A"/>
    <w:rsid w:val="008A114A"/>
    <w:rsid w:val="008A11A9"/>
    <w:rsid w:val="008A192F"/>
    <w:rsid w:val="008A1D04"/>
    <w:rsid w:val="008A1FE3"/>
    <w:rsid w:val="008A203B"/>
    <w:rsid w:val="008A207E"/>
    <w:rsid w:val="008A2608"/>
    <w:rsid w:val="008A2691"/>
    <w:rsid w:val="008A286E"/>
    <w:rsid w:val="008A2968"/>
    <w:rsid w:val="008A2F5B"/>
    <w:rsid w:val="008A35A1"/>
    <w:rsid w:val="008A397F"/>
    <w:rsid w:val="008A3C18"/>
    <w:rsid w:val="008A3FF8"/>
    <w:rsid w:val="008A4540"/>
    <w:rsid w:val="008A4861"/>
    <w:rsid w:val="008A4B8F"/>
    <w:rsid w:val="008A5059"/>
    <w:rsid w:val="008A51C7"/>
    <w:rsid w:val="008A5848"/>
    <w:rsid w:val="008A659F"/>
    <w:rsid w:val="008A65C4"/>
    <w:rsid w:val="008A66E6"/>
    <w:rsid w:val="008A7650"/>
    <w:rsid w:val="008A78FA"/>
    <w:rsid w:val="008A7AB8"/>
    <w:rsid w:val="008B0050"/>
    <w:rsid w:val="008B0575"/>
    <w:rsid w:val="008B06DA"/>
    <w:rsid w:val="008B0C0C"/>
    <w:rsid w:val="008B16B6"/>
    <w:rsid w:val="008B1796"/>
    <w:rsid w:val="008B18B1"/>
    <w:rsid w:val="008B2003"/>
    <w:rsid w:val="008B212D"/>
    <w:rsid w:val="008B2184"/>
    <w:rsid w:val="008B23B6"/>
    <w:rsid w:val="008B2510"/>
    <w:rsid w:val="008B2886"/>
    <w:rsid w:val="008B2B7F"/>
    <w:rsid w:val="008B2BB3"/>
    <w:rsid w:val="008B2BC6"/>
    <w:rsid w:val="008B2D99"/>
    <w:rsid w:val="008B33DE"/>
    <w:rsid w:val="008B4130"/>
    <w:rsid w:val="008B43E4"/>
    <w:rsid w:val="008B44CB"/>
    <w:rsid w:val="008B44FB"/>
    <w:rsid w:val="008B46D4"/>
    <w:rsid w:val="008B4890"/>
    <w:rsid w:val="008B4DDF"/>
    <w:rsid w:val="008B4E78"/>
    <w:rsid w:val="008B504B"/>
    <w:rsid w:val="008B5613"/>
    <w:rsid w:val="008B5820"/>
    <w:rsid w:val="008B59E7"/>
    <w:rsid w:val="008B5D2E"/>
    <w:rsid w:val="008B5F15"/>
    <w:rsid w:val="008B61E3"/>
    <w:rsid w:val="008B6551"/>
    <w:rsid w:val="008B68B0"/>
    <w:rsid w:val="008B6AC7"/>
    <w:rsid w:val="008B6C2F"/>
    <w:rsid w:val="008B72A1"/>
    <w:rsid w:val="008B72D2"/>
    <w:rsid w:val="008B74DD"/>
    <w:rsid w:val="008C011A"/>
    <w:rsid w:val="008C099A"/>
    <w:rsid w:val="008C0AB9"/>
    <w:rsid w:val="008C140D"/>
    <w:rsid w:val="008C1873"/>
    <w:rsid w:val="008C1893"/>
    <w:rsid w:val="008C1A3A"/>
    <w:rsid w:val="008C1A5C"/>
    <w:rsid w:val="008C1B56"/>
    <w:rsid w:val="008C2158"/>
    <w:rsid w:val="008C22CE"/>
    <w:rsid w:val="008C345A"/>
    <w:rsid w:val="008C384D"/>
    <w:rsid w:val="008C3AFA"/>
    <w:rsid w:val="008C42B7"/>
    <w:rsid w:val="008C42E5"/>
    <w:rsid w:val="008C44B6"/>
    <w:rsid w:val="008C4939"/>
    <w:rsid w:val="008C4E57"/>
    <w:rsid w:val="008C534F"/>
    <w:rsid w:val="008C5660"/>
    <w:rsid w:val="008C58E5"/>
    <w:rsid w:val="008C596F"/>
    <w:rsid w:val="008C5F0B"/>
    <w:rsid w:val="008C6351"/>
    <w:rsid w:val="008C6627"/>
    <w:rsid w:val="008C6E43"/>
    <w:rsid w:val="008C75B9"/>
    <w:rsid w:val="008C7BB9"/>
    <w:rsid w:val="008C7FFC"/>
    <w:rsid w:val="008D001B"/>
    <w:rsid w:val="008D0572"/>
    <w:rsid w:val="008D092A"/>
    <w:rsid w:val="008D094F"/>
    <w:rsid w:val="008D0C5E"/>
    <w:rsid w:val="008D15A2"/>
    <w:rsid w:val="008D167A"/>
    <w:rsid w:val="008D1C11"/>
    <w:rsid w:val="008D1DC5"/>
    <w:rsid w:val="008D2593"/>
    <w:rsid w:val="008D2843"/>
    <w:rsid w:val="008D2860"/>
    <w:rsid w:val="008D2B5B"/>
    <w:rsid w:val="008D37BB"/>
    <w:rsid w:val="008D3B40"/>
    <w:rsid w:val="008D410E"/>
    <w:rsid w:val="008D4393"/>
    <w:rsid w:val="008D43EC"/>
    <w:rsid w:val="008D4CBC"/>
    <w:rsid w:val="008D5208"/>
    <w:rsid w:val="008D5EFE"/>
    <w:rsid w:val="008D644F"/>
    <w:rsid w:val="008D64EC"/>
    <w:rsid w:val="008D703F"/>
    <w:rsid w:val="008D7159"/>
    <w:rsid w:val="008D7474"/>
    <w:rsid w:val="008D77D6"/>
    <w:rsid w:val="008D7AAD"/>
    <w:rsid w:val="008D7B07"/>
    <w:rsid w:val="008D7EFA"/>
    <w:rsid w:val="008E05D6"/>
    <w:rsid w:val="008E0606"/>
    <w:rsid w:val="008E189B"/>
    <w:rsid w:val="008E190D"/>
    <w:rsid w:val="008E1938"/>
    <w:rsid w:val="008E1D81"/>
    <w:rsid w:val="008E22CD"/>
    <w:rsid w:val="008E2504"/>
    <w:rsid w:val="008E2782"/>
    <w:rsid w:val="008E286F"/>
    <w:rsid w:val="008E2A79"/>
    <w:rsid w:val="008E363E"/>
    <w:rsid w:val="008E3A0C"/>
    <w:rsid w:val="008E3A50"/>
    <w:rsid w:val="008E3E30"/>
    <w:rsid w:val="008E3EF7"/>
    <w:rsid w:val="008E3FFC"/>
    <w:rsid w:val="008E4B02"/>
    <w:rsid w:val="008E4B8C"/>
    <w:rsid w:val="008E4D1A"/>
    <w:rsid w:val="008E4DB3"/>
    <w:rsid w:val="008E4FAF"/>
    <w:rsid w:val="008E50B5"/>
    <w:rsid w:val="008E541F"/>
    <w:rsid w:val="008E5D88"/>
    <w:rsid w:val="008E6412"/>
    <w:rsid w:val="008E642F"/>
    <w:rsid w:val="008E64BA"/>
    <w:rsid w:val="008E6610"/>
    <w:rsid w:val="008E6A10"/>
    <w:rsid w:val="008E7075"/>
    <w:rsid w:val="008E71F4"/>
    <w:rsid w:val="008E7C1D"/>
    <w:rsid w:val="008F0533"/>
    <w:rsid w:val="008F0ED9"/>
    <w:rsid w:val="008F134F"/>
    <w:rsid w:val="008F13FA"/>
    <w:rsid w:val="008F186B"/>
    <w:rsid w:val="008F1D70"/>
    <w:rsid w:val="008F28F6"/>
    <w:rsid w:val="008F29F2"/>
    <w:rsid w:val="008F3081"/>
    <w:rsid w:val="008F32A7"/>
    <w:rsid w:val="008F32BA"/>
    <w:rsid w:val="008F36B0"/>
    <w:rsid w:val="008F4090"/>
    <w:rsid w:val="008F41F0"/>
    <w:rsid w:val="008F45C0"/>
    <w:rsid w:val="008F4713"/>
    <w:rsid w:val="008F4996"/>
    <w:rsid w:val="008F52C1"/>
    <w:rsid w:val="008F537B"/>
    <w:rsid w:val="008F5751"/>
    <w:rsid w:val="008F5DD4"/>
    <w:rsid w:val="008F636E"/>
    <w:rsid w:val="008F69A7"/>
    <w:rsid w:val="008F6A55"/>
    <w:rsid w:val="008F6C67"/>
    <w:rsid w:val="008F75E4"/>
    <w:rsid w:val="008F7E37"/>
    <w:rsid w:val="0090027F"/>
    <w:rsid w:val="0090035C"/>
    <w:rsid w:val="00900562"/>
    <w:rsid w:val="009007E4"/>
    <w:rsid w:val="00900A3F"/>
    <w:rsid w:val="00900BCE"/>
    <w:rsid w:val="00900C34"/>
    <w:rsid w:val="0090122B"/>
    <w:rsid w:val="009015C5"/>
    <w:rsid w:val="00901819"/>
    <w:rsid w:val="00901843"/>
    <w:rsid w:val="009019A4"/>
    <w:rsid w:val="009019DE"/>
    <w:rsid w:val="009023CB"/>
    <w:rsid w:val="009025F2"/>
    <w:rsid w:val="00902615"/>
    <w:rsid w:val="009026BD"/>
    <w:rsid w:val="009028E2"/>
    <w:rsid w:val="00903094"/>
    <w:rsid w:val="00903645"/>
    <w:rsid w:val="00903927"/>
    <w:rsid w:val="00903A11"/>
    <w:rsid w:val="00903A9B"/>
    <w:rsid w:val="0090420D"/>
    <w:rsid w:val="009044AF"/>
    <w:rsid w:val="009045CD"/>
    <w:rsid w:val="009046E5"/>
    <w:rsid w:val="00904990"/>
    <w:rsid w:val="009049B9"/>
    <w:rsid w:val="00904F84"/>
    <w:rsid w:val="00904FC4"/>
    <w:rsid w:val="00906343"/>
    <w:rsid w:val="00906884"/>
    <w:rsid w:val="009068FB"/>
    <w:rsid w:val="00906A21"/>
    <w:rsid w:val="00906AC3"/>
    <w:rsid w:val="0090706A"/>
    <w:rsid w:val="0090719D"/>
    <w:rsid w:val="0090725E"/>
    <w:rsid w:val="009072BC"/>
    <w:rsid w:val="0090741D"/>
    <w:rsid w:val="00907825"/>
    <w:rsid w:val="009105DB"/>
    <w:rsid w:val="009106DD"/>
    <w:rsid w:val="009109E7"/>
    <w:rsid w:val="00910E2E"/>
    <w:rsid w:val="00910F1E"/>
    <w:rsid w:val="0091135E"/>
    <w:rsid w:val="0091136C"/>
    <w:rsid w:val="009118EF"/>
    <w:rsid w:val="00911B6F"/>
    <w:rsid w:val="00911BAF"/>
    <w:rsid w:val="0091234F"/>
    <w:rsid w:val="00912364"/>
    <w:rsid w:val="0091256C"/>
    <w:rsid w:val="009125C8"/>
    <w:rsid w:val="00912729"/>
    <w:rsid w:val="00912A23"/>
    <w:rsid w:val="00912C22"/>
    <w:rsid w:val="00912CD5"/>
    <w:rsid w:val="00913908"/>
    <w:rsid w:val="00913985"/>
    <w:rsid w:val="00913A03"/>
    <w:rsid w:val="00913E3A"/>
    <w:rsid w:val="00913ED1"/>
    <w:rsid w:val="00914161"/>
    <w:rsid w:val="009143A1"/>
    <w:rsid w:val="009151A6"/>
    <w:rsid w:val="00915419"/>
    <w:rsid w:val="00915655"/>
    <w:rsid w:val="00915A4D"/>
    <w:rsid w:val="00915A66"/>
    <w:rsid w:val="00915C4F"/>
    <w:rsid w:val="0091656C"/>
    <w:rsid w:val="009167E9"/>
    <w:rsid w:val="00916D65"/>
    <w:rsid w:val="009174E9"/>
    <w:rsid w:val="009177DD"/>
    <w:rsid w:val="00917A00"/>
    <w:rsid w:val="00920094"/>
    <w:rsid w:val="009202FB"/>
    <w:rsid w:val="00920816"/>
    <w:rsid w:val="00920B0C"/>
    <w:rsid w:val="00920B3C"/>
    <w:rsid w:val="00920D26"/>
    <w:rsid w:val="00921453"/>
    <w:rsid w:val="00921629"/>
    <w:rsid w:val="00921B5D"/>
    <w:rsid w:val="00921E45"/>
    <w:rsid w:val="00922145"/>
    <w:rsid w:val="009221C2"/>
    <w:rsid w:val="00922257"/>
    <w:rsid w:val="00922518"/>
    <w:rsid w:val="009226F1"/>
    <w:rsid w:val="00922AA5"/>
    <w:rsid w:val="00922C47"/>
    <w:rsid w:val="00922CCE"/>
    <w:rsid w:val="0092300C"/>
    <w:rsid w:val="009230FF"/>
    <w:rsid w:val="009231AA"/>
    <w:rsid w:val="0092326A"/>
    <w:rsid w:val="00923674"/>
    <w:rsid w:val="009238AA"/>
    <w:rsid w:val="00923BCA"/>
    <w:rsid w:val="00924116"/>
    <w:rsid w:val="009245A7"/>
    <w:rsid w:val="00924607"/>
    <w:rsid w:val="00924C11"/>
    <w:rsid w:val="009254B3"/>
    <w:rsid w:val="00925700"/>
    <w:rsid w:val="00925770"/>
    <w:rsid w:val="009258A6"/>
    <w:rsid w:val="00925E8C"/>
    <w:rsid w:val="00926044"/>
    <w:rsid w:val="0092650B"/>
    <w:rsid w:val="00927175"/>
    <w:rsid w:val="00927220"/>
    <w:rsid w:val="0092769D"/>
    <w:rsid w:val="009300B6"/>
    <w:rsid w:val="009303B8"/>
    <w:rsid w:val="00930907"/>
    <w:rsid w:val="00930A64"/>
    <w:rsid w:val="009314DC"/>
    <w:rsid w:val="009315C6"/>
    <w:rsid w:val="00931646"/>
    <w:rsid w:val="00931E26"/>
    <w:rsid w:val="00931FD9"/>
    <w:rsid w:val="009320DC"/>
    <w:rsid w:val="00932487"/>
    <w:rsid w:val="00932AA2"/>
    <w:rsid w:val="009330EC"/>
    <w:rsid w:val="00934DA9"/>
    <w:rsid w:val="009354AA"/>
    <w:rsid w:val="00935654"/>
    <w:rsid w:val="0093576A"/>
    <w:rsid w:val="00935CAA"/>
    <w:rsid w:val="00935F74"/>
    <w:rsid w:val="00936484"/>
    <w:rsid w:val="009367EA"/>
    <w:rsid w:val="00936885"/>
    <w:rsid w:val="00936989"/>
    <w:rsid w:val="00936AB6"/>
    <w:rsid w:val="00936CC6"/>
    <w:rsid w:val="0093777F"/>
    <w:rsid w:val="00937E8A"/>
    <w:rsid w:val="00937F3E"/>
    <w:rsid w:val="00940259"/>
    <w:rsid w:val="009402B2"/>
    <w:rsid w:val="00940320"/>
    <w:rsid w:val="009405D9"/>
    <w:rsid w:val="00940B00"/>
    <w:rsid w:val="00940ED9"/>
    <w:rsid w:val="009412C1"/>
    <w:rsid w:val="00941320"/>
    <w:rsid w:val="009414F7"/>
    <w:rsid w:val="00941680"/>
    <w:rsid w:val="00941BD7"/>
    <w:rsid w:val="00941C18"/>
    <w:rsid w:val="00941CBD"/>
    <w:rsid w:val="00941F1F"/>
    <w:rsid w:val="00941F89"/>
    <w:rsid w:val="0094235D"/>
    <w:rsid w:val="009423C2"/>
    <w:rsid w:val="009424B8"/>
    <w:rsid w:val="00942820"/>
    <w:rsid w:val="009428A6"/>
    <w:rsid w:val="009428E4"/>
    <w:rsid w:val="00942B80"/>
    <w:rsid w:val="00942C41"/>
    <w:rsid w:val="009431E1"/>
    <w:rsid w:val="009438BA"/>
    <w:rsid w:val="009439C9"/>
    <w:rsid w:val="00943B25"/>
    <w:rsid w:val="009440B1"/>
    <w:rsid w:val="009440F6"/>
    <w:rsid w:val="009442E4"/>
    <w:rsid w:val="00944534"/>
    <w:rsid w:val="00944668"/>
    <w:rsid w:val="00944761"/>
    <w:rsid w:val="009447CA"/>
    <w:rsid w:val="00944A38"/>
    <w:rsid w:val="00944DE0"/>
    <w:rsid w:val="00944DF7"/>
    <w:rsid w:val="009450BC"/>
    <w:rsid w:val="0094585B"/>
    <w:rsid w:val="009459D2"/>
    <w:rsid w:val="00945F1C"/>
    <w:rsid w:val="00945FE5"/>
    <w:rsid w:val="009460E3"/>
    <w:rsid w:val="00946570"/>
    <w:rsid w:val="009466B0"/>
    <w:rsid w:val="009469F3"/>
    <w:rsid w:val="009471D6"/>
    <w:rsid w:val="00947881"/>
    <w:rsid w:val="00947AB6"/>
    <w:rsid w:val="00947C2D"/>
    <w:rsid w:val="00947CE1"/>
    <w:rsid w:val="00947F42"/>
    <w:rsid w:val="009502BE"/>
    <w:rsid w:val="009506E9"/>
    <w:rsid w:val="009515E9"/>
    <w:rsid w:val="0095172F"/>
    <w:rsid w:val="00951CF5"/>
    <w:rsid w:val="0095296E"/>
    <w:rsid w:val="00952EC7"/>
    <w:rsid w:val="00953132"/>
    <w:rsid w:val="0095327F"/>
    <w:rsid w:val="009535C6"/>
    <w:rsid w:val="009535E3"/>
    <w:rsid w:val="00953D94"/>
    <w:rsid w:val="0095482C"/>
    <w:rsid w:val="00954F1C"/>
    <w:rsid w:val="00955541"/>
    <w:rsid w:val="00955980"/>
    <w:rsid w:val="0095647E"/>
    <w:rsid w:val="009565BB"/>
    <w:rsid w:val="009567BE"/>
    <w:rsid w:val="00956DC4"/>
    <w:rsid w:val="00956E0E"/>
    <w:rsid w:val="0095748D"/>
    <w:rsid w:val="009574D0"/>
    <w:rsid w:val="00960B37"/>
    <w:rsid w:val="0096104B"/>
    <w:rsid w:val="009610F6"/>
    <w:rsid w:val="009611AF"/>
    <w:rsid w:val="009614D1"/>
    <w:rsid w:val="00961EE4"/>
    <w:rsid w:val="00962157"/>
    <w:rsid w:val="00962C23"/>
    <w:rsid w:val="00963830"/>
    <w:rsid w:val="00963B6F"/>
    <w:rsid w:val="00964080"/>
    <w:rsid w:val="009642C9"/>
    <w:rsid w:val="00964869"/>
    <w:rsid w:val="00964886"/>
    <w:rsid w:val="009648AE"/>
    <w:rsid w:val="00964CA9"/>
    <w:rsid w:val="00964FB7"/>
    <w:rsid w:val="009653A9"/>
    <w:rsid w:val="00965647"/>
    <w:rsid w:val="009656DC"/>
    <w:rsid w:val="00965828"/>
    <w:rsid w:val="0096589F"/>
    <w:rsid w:val="00965901"/>
    <w:rsid w:val="00965AC2"/>
    <w:rsid w:val="00965F26"/>
    <w:rsid w:val="00966292"/>
    <w:rsid w:val="009662C2"/>
    <w:rsid w:val="009663B5"/>
    <w:rsid w:val="009665BC"/>
    <w:rsid w:val="00966852"/>
    <w:rsid w:val="00966D14"/>
    <w:rsid w:val="00967012"/>
    <w:rsid w:val="009673E0"/>
    <w:rsid w:val="0096794A"/>
    <w:rsid w:val="00967BF8"/>
    <w:rsid w:val="0097007E"/>
    <w:rsid w:val="009700DF"/>
    <w:rsid w:val="0097036A"/>
    <w:rsid w:val="00970611"/>
    <w:rsid w:val="00970651"/>
    <w:rsid w:val="009706BC"/>
    <w:rsid w:val="00971273"/>
    <w:rsid w:val="009714B1"/>
    <w:rsid w:val="00971566"/>
    <w:rsid w:val="009716BE"/>
    <w:rsid w:val="0097188E"/>
    <w:rsid w:val="00971B9C"/>
    <w:rsid w:val="009728ED"/>
    <w:rsid w:val="0097314D"/>
    <w:rsid w:val="00973591"/>
    <w:rsid w:val="00973B9E"/>
    <w:rsid w:val="00973C58"/>
    <w:rsid w:val="00973D6B"/>
    <w:rsid w:val="0097540C"/>
    <w:rsid w:val="00975522"/>
    <w:rsid w:val="00975645"/>
    <w:rsid w:val="0097583E"/>
    <w:rsid w:val="009762A1"/>
    <w:rsid w:val="0097671B"/>
    <w:rsid w:val="0097671F"/>
    <w:rsid w:val="00976BED"/>
    <w:rsid w:val="00976FC1"/>
    <w:rsid w:val="00977764"/>
    <w:rsid w:val="009779F8"/>
    <w:rsid w:val="00980272"/>
    <w:rsid w:val="00980320"/>
    <w:rsid w:val="009804E7"/>
    <w:rsid w:val="009807FA"/>
    <w:rsid w:val="00980893"/>
    <w:rsid w:val="00980EF8"/>
    <w:rsid w:val="009818EB"/>
    <w:rsid w:val="00981B04"/>
    <w:rsid w:val="00981BFD"/>
    <w:rsid w:val="00982112"/>
    <w:rsid w:val="009823B4"/>
    <w:rsid w:val="0098298B"/>
    <w:rsid w:val="00982997"/>
    <w:rsid w:val="009829BE"/>
    <w:rsid w:val="00982B04"/>
    <w:rsid w:val="00982E30"/>
    <w:rsid w:val="00983234"/>
    <w:rsid w:val="00983772"/>
    <w:rsid w:val="00983804"/>
    <w:rsid w:val="00983A93"/>
    <w:rsid w:val="00983CFA"/>
    <w:rsid w:val="0098402D"/>
    <w:rsid w:val="009840DD"/>
    <w:rsid w:val="009842A6"/>
    <w:rsid w:val="009842D2"/>
    <w:rsid w:val="0098554B"/>
    <w:rsid w:val="00985ACB"/>
    <w:rsid w:val="00985FA4"/>
    <w:rsid w:val="00986071"/>
    <w:rsid w:val="0098690D"/>
    <w:rsid w:val="00986A05"/>
    <w:rsid w:val="00986F28"/>
    <w:rsid w:val="00987014"/>
    <w:rsid w:val="009870D5"/>
    <w:rsid w:val="0098723C"/>
    <w:rsid w:val="009874DB"/>
    <w:rsid w:val="0098759F"/>
    <w:rsid w:val="0098761F"/>
    <w:rsid w:val="009876A2"/>
    <w:rsid w:val="00987866"/>
    <w:rsid w:val="00987D77"/>
    <w:rsid w:val="0099005C"/>
    <w:rsid w:val="009901D0"/>
    <w:rsid w:val="00990569"/>
    <w:rsid w:val="009906F3"/>
    <w:rsid w:val="009907B8"/>
    <w:rsid w:val="00990CD3"/>
    <w:rsid w:val="00990EB6"/>
    <w:rsid w:val="00991207"/>
    <w:rsid w:val="00991AF1"/>
    <w:rsid w:val="009923FD"/>
    <w:rsid w:val="00992418"/>
    <w:rsid w:val="0099259A"/>
    <w:rsid w:val="009930C5"/>
    <w:rsid w:val="0099325A"/>
    <w:rsid w:val="00993836"/>
    <w:rsid w:val="00993915"/>
    <w:rsid w:val="00993E79"/>
    <w:rsid w:val="00993F85"/>
    <w:rsid w:val="00994143"/>
    <w:rsid w:val="00994BD0"/>
    <w:rsid w:val="00994F80"/>
    <w:rsid w:val="0099505B"/>
    <w:rsid w:val="009957ED"/>
    <w:rsid w:val="00995BAA"/>
    <w:rsid w:val="00995E71"/>
    <w:rsid w:val="009960D9"/>
    <w:rsid w:val="0099628C"/>
    <w:rsid w:val="00996BF9"/>
    <w:rsid w:val="00996EF7"/>
    <w:rsid w:val="009A0074"/>
    <w:rsid w:val="009A01F0"/>
    <w:rsid w:val="009A0447"/>
    <w:rsid w:val="009A0492"/>
    <w:rsid w:val="009A0B93"/>
    <w:rsid w:val="009A0C82"/>
    <w:rsid w:val="009A0E06"/>
    <w:rsid w:val="009A11E4"/>
    <w:rsid w:val="009A1339"/>
    <w:rsid w:val="009A1607"/>
    <w:rsid w:val="009A161A"/>
    <w:rsid w:val="009A1755"/>
    <w:rsid w:val="009A18E0"/>
    <w:rsid w:val="009A1D47"/>
    <w:rsid w:val="009A1DAE"/>
    <w:rsid w:val="009A1F7C"/>
    <w:rsid w:val="009A234A"/>
    <w:rsid w:val="009A2EDC"/>
    <w:rsid w:val="009A332D"/>
    <w:rsid w:val="009A3479"/>
    <w:rsid w:val="009A3945"/>
    <w:rsid w:val="009A4357"/>
    <w:rsid w:val="009A4BA2"/>
    <w:rsid w:val="009A50FA"/>
    <w:rsid w:val="009A580A"/>
    <w:rsid w:val="009A5B7A"/>
    <w:rsid w:val="009A5D37"/>
    <w:rsid w:val="009A5DE3"/>
    <w:rsid w:val="009A5FE7"/>
    <w:rsid w:val="009A626A"/>
    <w:rsid w:val="009A656F"/>
    <w:rsid w:val="009A6A77"/>
    <w:rsid w:val="009A7B78"/>
    <w:rsid w:val="009B00DD"/>
    <w:rsid w:val="009B0293"/>
    <w:rsid w:val="009B0443"/>
    <w:rsid w:val="009B054F"/>
    <w:rsid w:val="009B0B24"/>
    <w:rsid w:val="009B0D2D"/>
    <w:rsid w:val="009B163C"/>
    <w:rsid w:val="009B1B62"/>
    <w:rsid w:val="009B2053"/>
    <w:rsid w:val="009B2092"/>
    <w:rsid w:val="009B214E"/>
    <w:rsid w:val="009B2611"/>
    <w:rsid w:val="009B3886"/>
    <w:rsid w:val="009B39B3"/>
    <w:rsid w:val="009B40E5"/>
    <w:rsid w:val="009B43C8"/>
    <w:rsid w:val="009B4C6B"/>
    <w:rsid w:val="009B4D5C"/>
    <w:rsid w:val="009B4DF9"/>
    <w:rsid w:val="009B4F3A"/>
    <w:rsid w:val="009B5003"/>
    <w:rsid w:val="009B53CD"/>
    <w:rsid w:val="009B53D7"/>
    <w:rsid w:val="009B5472"/>
    <w:rsid w:val="009B6B0D"/>
    <w:rsid w:val="009B7853"/>
    <w:rsid w:val="009B7943"/>
    <w:rsid w:val="009B7C6A"/>
    <w:rsid w:val="009C023B"/>
    <w:rsid w:val="009C03F6"/>
    <w:rsid w:val="009C0459"/>
    <w:rsid w:val="009C078F"/>
    <w:rsid w:val="009C0959"/>
    <w:rsid w:val="009C09E9"/>
    <w:rsid w:val="009C1164"/>
    <w:rsid w:val="009C1295"/>
    <w:rsid w:val="009C140B"/>
    <w:rsid w:val="009C1493"/>
    <w:rsid w:val="009C18F7"/>
    <w:rsid w:val="009C1BF5"/>
    <w:rsid w:val="009C1D00"/>
    <w:rsid w:val="009C1D58"/>
    <w:rsid w:val="009C1FFF"/>
    <w:rsid w:val="009C2015"/>
    <w:rsid w:val="009C20EC"/>
    <w:rsid w:val="009C254A"/>
    <w:rsid w:val="009C268D"/>
    <w:rsid w:val="009C29ED"/>
    <w:rsid w:val="009C2BDB"/>
    <w:rsid w:val="009C2F11"/>
    <w:rsid w:val="009C2FB6"/>
    <w:rsid w:val="009C3701"/>
    <w:rsid w:val="009C3818"/>
    <w:rsid w:val="009C3CBF"/>
    <w:rsid w:val="009C445C"/>
    <w:rsid w:val="009C4770"/>
    <w:rsid w:val="009C4E67"/>
    <w:rsid w:val="009C5090"/>
    <w:rsid w:val="009C516E"/>
    <w:rsid w:val="009C52AC"/>
    <w:rsid w:val="009C5359"/>
    <w:rsid w:val="009C54E1"/>
    <w:rsid w:val="009C5590"/>
    <w:rsid w:val="009C55C5"/>
    <w:rsid w:val="009C5C82"/>
    <w:rsid w:val="009C6000"/>
    <w:rsid w:val="009C64DC"/>
    <w:rsid w:val="009C6B8B"/>
    <w:rsid w:val="009C6C38"/>
    <w:rsid w:val="009C6E72"/>
    <w:rsid w:val="009C724D"/>
    <w:rsid w:val="009C7514"/>
    <w:rsid w:val="009C7550"/>
    <w:rsid w:val="009C75B9"/>
    <w:rsid w:val="009C7907"/>
    <w:rsid w:val="009D007E"/>
    <w:rsid w:val="009D032C"/>
    <w:rsid w:val="009D0A15"/>
    <w:rsid w:val="009D0D08"/>
    <w:rsid w:val="009D1103"/>
    <w:rsid w:val="009D13D9"/>
    <w:rsid w:val="009D143F"/>
    <w:rsid w:val="009D144B"/>
    <w:rsid w:val="009D1770"/>
    <w:rsid w:val="009D185A"/>
    <w:rsid w:val="009D186B"/>
    <w:rsid w:val="009D18CF"/>
    <w:rsid w:val="009D1BBB"/>
    <w:rsid w:val="009D1C08"/>
    <w:rsid w:val="009D1D2A"/>
    <w:rsid w:val="009D1EA3"/>
    <w:rsid w:val="009D2268"/>
    <w:rsid w:val="009D2C71"/>
    <w:rsid w:val="009D34B4"/>
    <w:rsid w:val="009D34DA"/>
    <w:rsid w:val="009D3B5D"/>
    <w:rsid w:val="009D3EC4"/>
    <w:rsid w:val="009D3FCA"/>
    <w:rsid w:val="009D3FF7"/>
    <w:rsid w:val="009D430E"/>
    <w:rsid w:val="009D4ACC"/>
    <w:rsid w:val="009D4C22"/>
    <w:rsid w:val="009D4CAE"/>
    <w:rsid w:val="009D4D1A"/>
    <w:rsid w:val="009D4E5F"/>
    <w:rsid w:val="009D5112"/>
    <w:rsid w:val="009D5358"/>
    <w:rsid w:val="009D5484"/>
    <w:rsid w:val="009D575C"/>
    <w:rsid w:val="009D5ADF"/>
    <w:rsid w:val="009D5D10"/>
    <w:rsid w:val="009D5F71"/>
    <w:rsid w:val="009D6099"/>
    <w:rsid w:val="009D683C"/>
    <w:rsid w:val="009D6BD9"/>
    <w:rsid w:val="009D709C"/>
    <w:rsid w:val="009D737E"/>
    <w:rsid w:val="009D74B1"/>
    <w:rsid w:val="009E04E4"/>
    <w:rsid w:val="009E0C59"/>
    <w:rsid w:val="009E0C91"/>
    <w:rsid w:val="009E0D68"/>
    <w:rsid w:val="009E1403"/>
    <w:rsid w:val="009E17A3"/>
    <w:rsid w:val="009E18AB"/>
    <w:rsid w:val="009E18CD"/>
    <w:rsid w:val="009E1C5B"/>
    <w:rsid w:val="009E257B"/>
    <w:rsid w:val="009E2E29"/>
    <w:rsid w:val="009E30EB"/>
    <w:rsid w:val="009E3533"/>
    <w:rsid w:val="009E361A"/>
    <w:rsid w:val="009E3BD0"/>
    <w:rsid w:val="009E4690"/>
    <w:rsid w:val="009E46DF"/>
    <w:rsid w:val="009E4D27"/>
    <w:rsid w:val="009E50E5"/>
    <w:rsid w:val="009E5864"/>
    <w:rsid w:val="009E5A85"/>
    <w:rsid w:val="009E5B75"/>
    <w:rsid w:val="009E5BD2"/>
    <w:rsid w:val="009E5F0C"/>
    <w:rsid w:val="009E6613"/>
    <w:rsid w:val="009E6743"/>
    <w:rsid w:val="009E6A5A"/>
    <w:rsid w:val="009E6DBD"/>
    <w:rsid w:val="009E6FEB"/>
    <w:rsid w:val="009E7601"/>
    <w:rsid w:val="009E785B"/>
    <w:rsid w:val="009E7A1E"/>
    <w:rsid w:val="009E7A57"/>
    <w:rsid w:val="009E7AD5"/>
    <w:rsid w:val="009F03CC"/>
    <w:rsid w:val="009F06FF"/>
    <w:rsid w:val="009F0CA6"/>
    <w:rsid w:val="009F0DEF"/>
    <w:rsid w:val="009F0E9D"/>
    <w:rsid w:val="009F1539"/>
    <w:rsid w:val="009F16AF"/>
    <w:rsid w:val="009F16DA"/>
    <w:rsid w:val="009F182C"/>
    <w:rsid w:val="009F2042"/>
    <w:rsid w:val="009F213E"/>
    <w:rsid w:val="009F274A"/>
    <w:rsid w:val="009F2885"/>
    <w:rsid w:val="009F2C85"/>
    <w:rsid w:val="009F32E7"/>
    <w:rsid w:val="009F3953"/>
    <w:rsid w:val="009F48FF"/>
    <w:rsid w:val="009F4B22"/>
    <w:rsid w:val="009F512C"/>
    <w:rsid w:val="009F5130"/>
    <w:rsid w:val="009F51BD"/>
    <w:rsid w:val="009F5668"/>
    <w:rsid w:val="009F5C1D"/>
    <w:rsid w:val="009F616D"/>
    <w:rsid w:val="009F647C"/>
    <w:rsid w:val="009F6B81"/>
    <w:rsid w:val="009F7059"/>
    <w:rsid w:val="009F7097"/>
    <w:rsid w:val="009F732B"/>
    <w:rsid w:val="009F74B2"/>
    <w:rsid w:val="009F7877"/>
    <w:rsid w:val="009F78C7"/>
    <w:rsid w:val="009F7AD7"/>
    <w:rsid w:val="009F7D7C"/>
    <w:rsid w:val="00A00095"/>
    <w:rsid w:val="00A00587"/>
    <w:rsid w:val="00A0085A"/>
    <w:rsid w:val="00A00908"/>
    <w:rsid w:val="00A00938"/>
    <w:rsid w:val="00A00A73"/>
    <w:rsid w:val="00A00D0A"/>
    <w:rsid w:val="00A01026"/>
    <w:rsid w:val="00A01E24"/>
    <w:rsid w:val="00A02509"/>
    <w:rsid w:val="00A03E7C"/>
    <w:rsid w:val="00A04308"/>
    <w:rsid w:val="00A0443F"/>
    <w:rsid w:val="00A0455C"/>
    <w:rsid w:val="00A04687"/>
    <w:rsid w:val="00A047F9"/>
    <w:rsid w:val="00A048ED"/>
    <w:rsid w:val="00A04B49"/>
    <w:rsid w:val="00A05151"/>
    <w:rsid w:val="00A0516C"/>
    <w:rsid w:val="00A055DF"/>
    <w:rsid w:val="00A05719"/>
    <w:rsid w:val="00A06005"/>
    <w:rsid w:val="00A065DB"/>
    <w:rsid w:val="00A0696D"/>
    <w:rsid w:val="00A06CBF"/>
    <w:rsid w:val="00A0739A"/>
    <w:rsid w:val="00A07653"/>
    <w:rsid w:val="00A07A45"/>
    <w:rsid w:val="00A07B2B"/>
    <w:rsid w:val="00A1064D"/>
    <w:rsid w:val="00A1098C"/>
    <w:rsid w:val="00A10BE2"/>
    <w:rsid w:val="00A10C32"/>
    <w:rsid w:val="00A10FFB"/>
    <w:rsid w:val="00A11049"/>
    <w:rsid w:val="00A1122E"/>
    <w:rsid w:val="00A11248"/>
    <w:rsid w:val="00A11795"/>
    <w:rsid w:val="00A11982"/>
    <w:rsid w:val="00A122DD"/>
    <w:rsid w:val="00A12386"/>
    <w:rsid w:val="00A128E8"/>
    <w:rsid w:val="00A12917"/>
    <w:rsid w:val="00A12B62"/>
    <w:rsid w:val="00A12CF4"/>
    <w:rsid w:val="00A12DF7"/>
    <w:rsid w:val="00A13134"/>
    <w:rsid w:val="00A13181"/>
    <w:rsid w:val="00A1384C"/>
    <w:rsid w:val="00A13C82"/>
    <w:rsid w:val="00A13FDC"/>
    <w:rsid w:val="00A14092"/>
    <w:rsid w:val="00A14253"/>
    <w:rsid w:val="00A1465F"/>
    <w:rsid w:val="00A147E8"/>
    <w:rsid w:val="00A14E0F"/>
    <w:rsid w:val="00A151D3"/>
    <w:rsid w:val="00A15997"/>
    <w:rsid w:val="00A15F12"/>
    <w:rsid w:val="00A15F78"/>
    <w:rsid w:val="00A1615B"/>
    <w:rsid w:val="00A1619B"/>
    <w:rsid w:val="00A16375"/>
    <w:rsid w:val="00A164F1"/>
    <w:rsid w:val="00A166FD"/>
    <w:rsid w:val="00A16738"/>
    <w:rsid w:val="00A169F5"/>
    <w:rsid w:val="00A1762A"/>
    <w:rsid w:val="00A17BC4"/>
    <w:rsid w:val="00A17F6D"/>
    <w:rsid w:val="00A20493"/>
    <w:rsid w:val="00A20567"/>
    <w:rsid w:val="00A20757"/>
    <w:rsid w:val="00A20D73"/>
    <w:rsid w:val="00A20E6C"/>
    <w:rsid w:val="00A21075"/>
    <w:rsid w:val="00A2124C"/>
    <w:rsid w:val="00A21425"/>
    <w:rsid w:val="00A21673"/>
    <w:rsid w:val="00A216A7"/>
    <w:rsid w:val="00A2174C"/>
    <w:rsid w:val="00A217CE"/>
    <w:rsid w:val="00A21B5A"/>
    <w:rsid w:val="00A222A2"/>
    <w:rsid w:val="00A22604"/>
    <w:rsid w:val="00A228A4"/>
    <w:rsid w:val="00A228BC"/>
    <w:rsid w:val="00A22DEC"/>
    <w:rsid w:val="00A22FF1"/>
    <w:rsid w:val="00A24393"/>
    <w:rsid w:val="00A244E1"/>
    <w:rsid w:val="00A24AB3"/>
    <w:rsid w:val="00A24CAD"/>
    <w:rsid w:val="00A24EF5"/>
    <w:rsid w:val="00A25E4A"/>
    <w:rsid w:val="00A260C6"/>
    <w:rsid w:val="00A264A0"/>
    <w:rsid w:val="00A26630"/>
    <w:rsid w:val="00A26783"/>
    <w:rsid w:val="00A269F9"/>
    <w:rsid w:val="00A26C38"/>
    <w:rsid w:val="00A26F3A"/>
    <w:rsid w:val="00A26FC7"/>
    <w:rsid w:val="00A27045"/>
    <w:rsid w:val="00A271B8"/>
    <w:rsid w:val="00A27303"/>
    <w:rsid w:val="00A273C4"/>
    <w:rsid w:val="00A3026D"/>
    <w:rsid w:val="00A30A8C"/>
    <w:rsid w:val="00A30D72"/>
    <w:rsid w:val="00A314B9"/>
    <w:rsid w:val="00A31A5A"/>
    <w:rsid w:val="00A3214F"/>
    <w:rsid w:val="00A3237F"/>
    <w:rsid w:val="00A32448"/>
    <w:rsid w:val="00A32680"/>
    <w:rsid w:val="00A32854"/>
    <w:rsid w:val="00A3372E"/>
    <w:rsid w:val="00A33BBC"/>
    <w:rsid w:val="00A33F89"/>
    <w:rsid w:val="00A33F8F"/>
    <w:rsid w:val="00A33FDC"/>
    <w:rsid w:val="00A34010"/>
    <w:rsid w:val="00A3433A"/>
    <w:rsid w:val="00A34420"/>
    <w:rsid w:val="00A346EA"/>
    <w:rsid w:val="00A34971"/>
    <w:rsid w:val="00A34CAB"/>
    <w:rsid w:val="00A35065"/>
    <w:rsid w:val="00A350A2"/>
    <w:rsid w:val="00A358F1"/>
    <w:rsid w:val="00A359B0"/>
    <w:rsid w:val="00A35D38"/>
    <w:rsid w:val="00A36EEB"/>
    <w:rsid w:val="00A37512"/>
    <w:rsid w:val="00A37D6C"/>
    <w:rsid w:val="00A37E64"/>
    <w:rsid w:val="00A37F1F"/>
    <w:rsid w:val="00A4030D"/>
    <w:rsid w:val="00A40625"/>
    <w:rsid w:val="00A40A0F"/>
    <w:rsid w:val="00A40D86"/>
    <w:rsid w:val="00A41444"/>
    <w:rsid w:val="00A422FB"/>
    <w:rsid w:val="00A4240B"/>
    <w:rsid w:val="00A4261C"/>
    <w:rsid w:val="00A42B02"/>
    <w:rsid w:val="00A42D40"/>
    <w:rsid w:val="00A433D4"/>
    <w:rsid w:val="00A43797"/>
    <w:rsid w:val="00A43A63"/>
    <w:rsid w:val="00A43B00"/>
    <w:rsid w:val="00A4403E"/>
    <w:rsid w:val="00A442D0"/>
    <w:rsid w:val="00A4441D"/>
    <w:rsid w:val="00A44D24"/>
    <w:rsid w:val="00A4519D"/>
    <w:rsid w:val="00A455C9"/>
    <w:rsid w:val="00A45F35"/>
    <w:rsid w:val="00A45FC9"/>
    <w:rsid w:val="00A46307"/>
    <w:rsid w:val="00A463C4"/>
    <w:rsid w:val="00A464D3"/>
    <w:rsid w:val="00A466F1"/>
    <w:rsid w:val="00A46777"/>
    <w:rsid w:val="00A46BEF"/>
    <w:rsid w:val="00A47150"/>
    <w:rsid w:val="00A4721C"/>
    <w:rsid w:val="00A47304"/>
    <w:rsid w:val="00A47A31"/>
    <w:rsid w:val="00A47ACE"/>
    <w:rsid w:val="00A47BAE"/>
    <w:rsid w:val="00A47CAA"/>
    <w:rsid w:val="00A47F7B"/>
    <w:rsid w:val="00A503AF"/>
    <w:rsid w:val="00A5045D"/>
    <w:rsid w:val="00A50516"/>
    <w:rsid w:val="00A50ACA"/>
    <w:rsid w:val="00A51004"/>
    <w:rsid w:val="00A5107F"/>
    <w:rsid w:val="00A517AF"/>
    <w:rsid w:val="00A51B29"/>
    <w:rsid w:val="00A51EA6"/>
    <w:rsid w:val="00A51F1B"/>
    <w:rsid w:val="00A51F1F"/>
    <w:rsid w:val="00A52007"/>
    <w:rsid w:val="00A5212A"/>
    <w:rsid w:val="00A52598"/>
    <w:rsid w:val="00A52764"/>
    <w:rsid w:val="00A52B71"/>
    <w:rsid w:val="00A52BFC"/>
    <w:rsid w:val="00A52C29"/>
    <w:rsid w:val="00A52C2A"/>
    <w:rsid w:val="00A52CD7"/>
    <w:rsid w:val="00A53280"/>
    <w:rsid w:val="00A533E4"/>
    <w:rsid w:val="00A535B7"/>
    <w:rsid w:val="00A53655"/>
    <w:rsid w:val="00A5389C"/>
    <w:rsid w:val="00A53BA6"/>
    <w:rsid w:val="00A53C06"/>
    <w:rsid w:val="00A53C72"/>
    <w:rsid w:val="00A53CD2"/>
    <w:rsid w:val="00A542B0"/>
    <w:rsid w:val="00A546E3"/>
    <w:rsid w:val="00A54A12"/>
    <w:rsid w:val="00A54A32"/>
    <w:rsid w:val="00A54F74"/>
    <w:rsid w:val="00A54FF0"/>
    <w:rsid w:val="00A551FA"/>
    <w:rsid w:val="00A55343"/>
    <w:rsid w:val="00A557F8"/>
    <w:rsid w:val="00A56083"/>
    <w:rsid w:val="00A56B0A"/>
    <w:rsid w:val="00A56D90"/>
    <w:rsid w:val="00A57194"/>
    <w:rsid w:val="00A573CF"/>
    <w:rsid w:val="00A579B0"/>
    <w:rsid w:val="00A57B0D"/>
    <w:rsid w:val="00A57C77"/>
    <w:rsid w:val="00A57F8C"/>
    <w:rsid w:val="00A5A039"/>
    <w:rsid w:val="00A605F3"/>
    <w:rsid w:val="00A60737"/>
    <w:rsid w:val="00A60922"/>
    <w:rsid w:val="00A60B88"/>
    <w:rsid w:val="00A60DC7"/>
    <w:rsid w:val="00A60F04"/>
    <w:rsid w:val="00A61058"/>
    <w:rsid w:val="00A617B8"/>
    <w:rsid w:val="00A61821"/>
    <w:rsid w:val="00A6189D"/>
    <w:rsid w:val="00A62696"/>
    <w:rsid w:val="00A62791"/>
    <w:rsid w:val="00A62B74"/>
    <w:rsid w:val="00A632E7"/>
    <w:rsid w:val="00A634D6"/>
    <w:rsid w:val="00A63A7B"/>
    <w:rsid w:val="00A63C77"/>
    <w:rsid w:val="00A640F1"/>
    <w:rsid w:val="00A6427D"/>
    <w:rsid w:val="00A64433"/>
    <w:rsid w:val="00A645C8"/>
    <w:rsid w:val="00A64E6F"/>
    <w:rsid w:val="00A653C5"/>
    <w:rsid w:val="00A65437"/>
    <w:rsid w:val="00A656C2"/>
    <w:rsid w:val="00A6578C"/>
    <w:rsid w:val="00A65A51"/>
    <w:rsid w:val="00A65AB2"/>
    <w:rsid w:val="00A65B4E"/>
    <w:rsid w:val="00A65DD0"/>
    <w:rsid w:val="00A661F8"/>
    <w:rsid w:val="00A66257"/>
    <w:rsid w:val="00A669AF"/>
    <w:rsid w:val="00A66F18"/>
    <w:rsid w:val="00A66F56"/>
    <w:rsid w:val="00A670A1"/>
    <w:rsid w:val="00A670D6"/>
    <w:rsid w:val="00A6756B"/>
    <w:rsid w:val="00A6757E"/>
    <w:rsid w:val="00A67682"/>
    <w:rsid w:val="00A676FE"/>
    <w:rsid w:val="00A67D57"/>
    <w:rsid w:val="00A7029F"/>
    <w:rsid w:val="00A70367"/>
    <w:rsid w:val="00A70374"/>
    <w:rsid w:val="00A703D7"/>
    <w:rsid w:val="00A70518"/>
    <w:rsid w:val="00A70825"/>
    <w:rsid w:val="00A7087D"/>
    <w:rsid w:val="00A71001"/>
    <w:rsid w:val="00A714AB"/>
    <w:rsid w:val="00A7156B"/>
    <w:rsid w:val="00A71695"/>
    <w:rsid w:val="00A71A45"/>
    <w:rsid w:val="00A71F15"/>
    <w:rsid w:val="00A720C9"/>
    <w:rsid w:val="00A7214F"/>
    <w:rsid w:val="00A722C4"/>
    <w:rsid w:val="00A7294E"/>
    <w:rsid w:val="00A72B3B"/>
    <w:rsid w:val="00A72EAD"/>
    <w:rsid w:val="00A73034"/>
    <w:rsid w:val="00A73112"/>
    <w:rsid w:val="00A7343C"/>
    <w:rsid w:val="00A73681"/>
    <w:rsid w:val="00A73706"/>
    <w:rsid w:val="00A73E04"/>
    <w:rsid w:val="00A7464F"/>
    <w:rsid w:val="00A749E5"/>
    <w:rsid w:val="00A74BB3"/>
    <w:rsid w:val="00A74C7D"/>
    <w:rsid w:val="00A74CC1"/>
    <w:rsid w:val="00A757BE"/>
    <w:rsid w:val="00A75851"/>
    <w:rsid w:val="00A76807"/>
    <w:rsid w:val="00A76B02"/>
    <w:rsid w:val="00A76D54"/>
    <w:rsid w:val="00A76F6A"/>
    <w:rsid w:val="00A77B42"/>
    <w:rsid w:val="00A77CD4"/>
    <w:rsid w:val="00A77F1F"/>
    <w:rsid w:val="00A80516"/>
    <w:rsid w:val="00A809D4"/>
    <w:rsid w:val="00A80CAC"/>
    <w:rsid w:val="00A80D65"/>
    <w:rsid w:val="00A81030"/>
    <w:rsid w:val="00A811C0"/>
    <w:rsid w:val="00A81682"/>
    <w:rsid w:val="00A818BC"/>
    <w:rsid w:val="00A81D34"/>
    <w:rsid w:val="00A81DD3"/>
    <w:rsid w:val="00A81F3A"/>
    <w:rsid w:val="00A8224C"/>
    <w:rsid w:val="00A825FA"/>
    <w:rsid w:val="00A829EF"/>
    <w:rsid w:val="00A82E21"/>
    <w:rsid w:val="00A82EC3"/>
    <w:rsid w:val="00A82F00"/>
    <w:rsid w:val="00A83445"/>
    <w:rsid w:val="00A837DB"/>
    <w:rsid w:val="00A83C47"/>
    <w:rsid w:val="00A83C4F"/>
    <w:rsid w:val="00A83CE5"/>
    <w:rsid w:val="00A83E46"/>
    <w:rsid w:val="00A83EFB"/>
    <w:rsid w:val="00A83FB1"/>
    <w:rsid w:val="00A840B8"/>
    <w:rsid w:val="00A84154"/>
    <w:rsid w:val="00A8417F"/>
    <w:rsid w:val="00A84453"/>
    <w:rsid w:val="00A84487"/>
    <w:rsid w:val="00A845B7"/>
    <w:rsid w:val="00A84A64"/>
    <w:rsid w:val="00A84B07"/>
    <w:rsid w:val="00A84E57"/>
    <w:rsid w:val="00A84F54"/>
    <w:rsid w:val="00A854D5"/>
    <w:rsid w:val="00A855C9"/>
    <w:rsid w:val="00A8569A"/>
    <w:rsid w:val="00A856F4"/>
    <w:rsid w:val="00A85731"/>
    <w:rsid w:val="00A86381"/>
    <w:rsid w:val="00A8661E"/>
    <w:rsid w:val="00A86DE2"/>
    <w:rsid w:val="00A87A41"/>
    <w:rsid w:val="00A9010F"/>
    <w:rsid w:val="00A90729"/>
    <w:rsid w:val="00A9092F"/>
    <w:rsid w:val="00A90D68"/>
    <w:rsid w:val="00A9123D"/>
    <w:rsid w:val="00A9148B"/>
    <w:rsid w:val="00A91513"/>
    <w:rsid w:val="00A917D5"/>
    <w:rsid w:val="00A91B56"/>
    <w:rsid w:val="00A91D46"/>
    <w:rsid w:val="00A91D96"/>
    <w:rsid w:val="00A91E95"/>
    <w:rsid w:val="00A91ECC"/>
    <w:rsid w:val="00A9257E"/>
    <w:rsid w:val="00A92615"/>
    <w:rsid w:val="00A92A72"/>
    <w:rsid w:val="00A92D0F"/>
    <w:rsid w:val="00A92DCA"/>
    <w:rsid w:val="00A92E67"/>
    <w:rsid w:val="00A93423"/>
    <w:rsid w:val="00A93884"/>
    <w:rsid w:val="00A93FB2"/>
    <w:rsid w:val="00A94322"/>
    <w:rsid w:val="00A943A9"/>
    <w:rsid w:val="00A943EA"/>
    <w:rsid w:val="00A946A3"/>
    <w:rsid w:val="00A94B62"/>
    <w:rsid w:val="00A950AE"/>
    <w:rsid w:val="00A9556C"/>
    <w:rsid w:val="00A956FE"/>
    <w:rsid w:val="00A95823"/>
    <w:rsid w:val="00A95894"/>
    <w:rsid w:val="00A95AEF"/>
    <w:rsid w:val="00A96289"/>
    <w:rsid w:val="00A963EE"/>
    <w:rsid w:val="00A96464"/>
    <w:rsid w:val="00A964EB"/>
    <w:rsid w:val="00A96B4C"/>
    <w:rsid w:val="00A97387"/>
    <w:rsid w:val="00A9764E"/>
    <w:rsid w:val="00A97997"/>
    <w:rsid w:val="00A979EA"/>
    <w:rsid w:val="00A97A1F"/>
    <w:rsid w:val="00A97BDB"/>
    <w:rsid w:val="00AA0498"/>
    <w:rsid w:val="00AA0A3E"/>
    <w:rsid w:val="00AA0B8C"/>
    <w:rsid w:val="00AA107E"/>
    <w:rsid w:val="00AA1CC2"/>
    <w:rsid w:val="00AA1EEE"/>
    <w:rsid w:val="00AA20AC"/>
    <w:rsid w:val="00AA217F"/>
    <w:rsid w:val="00AA2464"/>
    <w:rsid w:val="00AA2510"/>
    <w:rsid w:val="00AA2630"/>
    <w:rsid w:val="00AA293E"/>
    <w:rsid w:val="00AA2F16"/>
    <w:rsid w:val="00AA30A5"/>
    <w:rsid w:val="00AA3610"/>
    <w:rsid w:val="00AA38D8"/>
    <w:rsid w:val="00AA3DB7"/>
    <w:rsid w:val="00AA3EE8"/>
    <w:rsid w:val="00AA46A2"/>
    <w:rsid w:val="00AA475A"/>
    <w:rsid w:val="00AA4843"/>
    <w:rsid w:val="00AA4853"/>
    <w:rsid w:val="00AA51FF"/>
    <w:rsid w:val="00AA5299"/>
    <w:rsid w:val="00AA5BA5"/>
    <w:rsid w:val="00AA5D1C"/>
    <w:rsid w:val="00AA5E8A"/>
    <w:rsid w:val="00AA60C5"/>
    <w:rsid w:val="00AA63CD"/>
    <w:rsid w:val="00AA6642"/>
    <w:rsid w:val="00AA687D"/>
    <w:rsid w:val="00AA6BB9"/>
    <w:rsid w:val="00AA6BC3"/>
    <w:rsid w:val="00AA6CBF"/>
    <w:rsid w:val="00AA6FC1"/>
    <w:rsid w:val="00AA70AF"/>
    <w:rsid w:val="00AA7981"/>
    <w:rsid w:val="00AB024B"/>
    <w:rsid w:val="00AB04ED"/>
    <w:rsid w:val="00AB0B8D"/>
    <w:rsid w:val="00AB0E3B"/>
    <w:rsid w:val="00AB12EA"/>
    <w:rsid w:val="00AB146B"/>
    <w:rsid w:val="00AB1C3F"/>
    <w:rsid w:val="00AB1EA3"/>
    <w:rsid w:val="00AB24E4"/>
    <w:rsid w:val="00AB2AD1"/>
    <w:rsid w:val="00AB2AD6"/>
    <w:rsid w:val="00AB33AE"/>
    <w:rsid w:val="00AB33BB"/>
    <w:rsid w:val="00AB3406"/>
    <w:rsid w:val="00AB342E"/>
    <w:rsid w:val="00AB3A44"/>
    <w:rsid w:val="00AB3BAB"/>
    <w:rsid w:val="00AB4152"/>
    <w:rsid w:val="00AB429B"/>
    <w:rsid w:val="00AB46F3"/>
    <w:rsid w:val="00AB4B5E"/>
    <w:rsid w:val="00AB4D1B"/>
    <w:rsid w:val="00AB54E0"/>
    <w:rsid w:val="00AB5603"/>
    <w:rsid w:val="00AB5653"/>
    <w:rsid w:val="00AB5916"/>
    <w:rsid w:val="00AB592E"/>
    <w:rsid w:val="00AB59B6"/>
    <w:rsid w:val="00AB5A41"/>
    <w:rsid w:val="00AB5C70"/>
    <w:rsid w:val="00AB602D"/>
    <w:rsid w:val="00AB6461"/>
    <w:rsid w:val="00AB663B"/>
    <w:rsid w:val="00AB71CA"/>
    <w:rsid w:val="00AB7203"/>
    <w:rsid w:val="00AB7B06"/>
    <w:rsid w:val="00AB7BC9"/>
    <w:rsid w:val="00AB7C64"/>
    <w:rsid w:val="00AB7D05"/>
    <w:rsid w:val="00AC0047"/>
    <w:rsid w:val="00AC0102"/>
    <w:rsid w:val="00AC0329"/>
    <w:rsid w:val="00AC0545"/>
    <w:rsid w:val="00AC07FB"/>
    <w:rsid w:val="00AC09D7"/>
    <w:rsid w:val="00AC0DE5"/>
    <w:rsid w:val="00AC10E3"/>
    <w:rsid w:val="00AC11FB"/>
    <w:rsid w:val="00AC1225"/>
    <w:rsid w:val="00AC129D"/>
    <w:rsid w:val="00AC1482"/>
    <w:rsid w:val="00AC21CC"/>
    <w:rsid w:val="00AC246C"/>
    <w:rsid w:val="00AC27A2"/>
    <w:rsid w:val="00AC27E8"/>
    <w:rsid w:val="00AC2A89"/>
    <w:rsid w:val="00AC2E3C"/>
    <w:rsid w:val="00AC2F10"/>
    <w:rsid w:val="00AC2F35"/>
    <w:rsid w:val="00AC3222"/>
    <w:rsid w:val="00AC36B2"/>
    <w:rsid w:val="00AC3707"/>
    <w:rsid w:val="00AC395B"/>
    <w:rsid w:val="00AC3AF1"/>
    <w:rsid w:val="00AC3C60"/>
    <w:rsid w:val="00AC4182"/>
    <w:rsid w:val="00AC498E"/>
    <w:rsid w:val="00AC514A"/>
    <w:rsid w:val="00AC5243"/>
    <w:rsid w:val="00AC5376"/>
    <w:rsid w:val="00AC5385"/>
    <w:rsid w:val="00AC54C4"/>
    <w:rsid w:val="00AC5665"/>
    <w:rsid w:val="00AC5B87"/>
    <w:rsid w:val="00AC5C4D"/>
    <w:rsid w:val="00AC62D0"/>
    <w:rsid w:val="00AC6391"/>
    <w:rsid w:val="00AC652C"/>
    <w:rsid w:val="00AC67B7"/>
    <w:rsid w:val="00AC6C83"/>
    <w:rsid w:val="00AC70C3"/>
    <w:rsid w:val="00AC7762"/>
    <w:rsid w:val="00AC7832"/>
    <w:rsid w:val="00AC79A1"/>
    <w:rsid w:val="00AC7D63"/>
    <w:rsid w:val="00AC7F9E"/>
    <w:rsid w:val="00AD0126"/>
    <w:rsid w:val="00AD024B"/>
    <w:rsid w:val="00AD0707"/>
    <w:rsid w:val="00AD0738"/>
    <w:rsid w:val="00AD093F"/>
    <w:rsid w:val="00AD0CF3"/>
    <w:rsid w:val="00AD0FCE"/>
    <w:rsid w:val="00AD1AC8"/>
    <w:rsid w:val="00AD1B90"/>
    <w:rsid w:val="00AD20B9"/>
    <w:rsid w:val="00AD20E9"/>
    <w:rsid w:val="00AD225D"/>
    <w:rsid w:val="00AD262D"/>
    <w:rsid w:val="00AD2D65"/>
    <w:rsid w:val="00AD31EE"/>
    <w:rsid w:val="00AD32C5"/>
    <w:rsid w:val="00AD37D3"/>
    <w:rsid w:val="00AD384A"/>
    <w:rsid w:val="00AD3A8E"/>
    <w:rsid w:val="00AD3B49"/>
    <w:rsid w:val="00AD3CA9"/>
    <w:rsid w:val="00AD3DC4"/>
    <w:rsid w:val="00AD3DF7"/>
    <w:rsid w:val="00AD4074"/>
    <w:rsid w:val="00AD40C3"/>
    <w:rsid w:val="00AD4804"/>
    <w:rsid w:val="00AD540B"/>
    <w:rsid w:val="00AD56C3"/>
    <w:rsid w:val="00AD5E24"/>
    <w:rsid w:val="00AD5E65"/>
    <w:rsid w:val="00AD5F07"/>
    <w:rsid w:val="00AD6143"/>
    <w:rsid w:val="00AD63DE"/>
    <w:rsid w:val="00AD675F"/>
    <w:rsid w:val="00AD6B3A"/>
    <w:rsid w:val="00AD6C35"/>
    <w:rsid w:val="00AD714A"/>
    <w:rsid w:val="00AD71AF"/>
    <w:rsid w:val="00AD7214"/>
    <w:rsid w:val="00AD72C2"/>
    <w:rsid w:val="00AD7890"/>
    <w:rsid w:val="00AE013A"/>
    <w:rsid w:val="00AE0518"/>
    <w:rsid w:val="00AE08D6"/>
    <w:rsid w:val="00AE2574"/>
    <w:rsid w:val="00AE26DA"/>
    <w:rsid w:val="00AE2A01"/>
    <w:rsid w:val="00AE2A7C"/>
    <w:rsid w:val="00AE2B9B"/>
    <w:rsid w:val="00AE2C03"/>
    <w:rsid w:val="00AE2C85"/>
    <w:rsid w:val="00AE2E0C"/>
    <w:rsid w:val="00AE2E72"/>
    <w:rsid w:val="00AE36FA"/>
    <w:rsid w:val="00AE38C3"/>
    <w:rsid w:val="00AE3940"/>
    <w:rsid w:val="00AE3C72"/>
    <w:rsid w:val="00AE47DD"/>
    <w:rsid w:val="00AE537B"/>
    <w:rsid w:val="00AE555D"/>
    <w:rsid w:val="00AE57D4"/>
    <w:rsid w:val="00AE5850"/>
    <w:rsid w:val="00AE5CF3"/>
    <w:rsid w:val="00AE6842"/>
    <w:rsid w:val="00AE6928"/>
    <w:rsid w:val="00AE69DB"/>
    <w:rsid w:val="00AE6A10"/>
    <w:rsid w:val="00AE6BA3"/>
    <w:rsid w:val="00AE7355"/>
    <w:rsid w:val="00AE73BF"/>
    <w:rsid w:val="00AE73D0"/>
    <w:rsid w:val="00AE7E51"/>
    <w:rsid w:val="00AF0006"/>
    <w:rsid w:val="00AF05DA"/>
    <w:rsid w:val="00AF0DEB"/>
    <w:rsid w:val="00AF1008"/>
    <w:rsid w:val="00AF12BF"/>
    <w:rsid w:val="00AF1865"/>
    <w:rsid w:val="00AF18FB"/>
    <w:rsid w:val="00AF19DA"/>
    <w:rsid w:val="00AF1B7E"/>
    <w:rsid w:val="00AF1C7F"/>
    <w:rsid w:val="00AF1D83"/>
    <w:rsid w:val="00AF1FA5"/>
    <w:rsid w:val="00AF1FE5"/>
    <w:rsid w:val="00AF2382"/>
    <w:rsid w:val="00AF24CD"/>
    <w:rsid w:val="00AF27EB"/>
    <w:rsid w:val="00AF27F4"/>
    <w:rsid w:val="00AF2810"/>
    <w:rsid w:val="00AF2AB3"/>
    <w:rsid w:val="00AF2CDD"/>
    <w:rsid w:val="00AF30E2"/>
    <w:rsid w:val="00AF3324"/>
    <w:rsid w:val="00AF37A8"/>
    <w:rsid w:val="00AF3FA3"/>
    <w:rsid w:val="00AF405C"/>
    <w:rsid w:val="00AF4583"/>
    <w:rsid w:val="00AF4F52"/>
    <w:rsid w:val="00AF4FA9"/>
    <w:rsid w:val="00AF5557"/>
    <w:rsid w:val="00AF584E"/>
    <w:rsid w:val="00AF585C"/>
    <w:rsid w:val="00AF59FC"/>
    <w:rsid w:val="00AF5C3B"/>
    <w:rsid w:val="00AF609A"/>
    <w:rsid w:val="00AF6260"/>
    <w:rsid w:val="00AF63C0"/>
    <w:rsid w:val="00AF6577"/>
    <w:rsid w:val="00AF68E1"/>
    <w:rsid w:val="00AF6B7C"/>
    <w:rsid w:val="00AF6BD1"/>
    <w:rsid w:val="00AF6BE4"/>
    <w:rsid w:val="00AF6C2F"/>
    <w:rsid w:val="00AF6DFF"/>
    <w:rsid w:val="00AF736B"/>
    <w:rsid w:val="00AF7C35"/>
    <w:rsid w:val="00AF7E04"/>
    <w:rsid w:val="00AF7E07"/>
    <w:rsid w:val="00B002F5"/>
    <w:rsid w:val="00B00474"/>
    <w:rsid w:val="00B0057A"/>
    <w:rsid w:val="00B008A7"/>
    <w:rsid w:val="00B010B8"/>
    <w:rsid w:val="00B0149A"/>
    <w:rsid w:val="00B016EB"/>
    <w:rsid w:val="00B017CB"/>
    <w:rsid w:val="00B01A2A"/>
    <w:rsid w:val="00B01AD2"/>
    <w:rsid w:val="00B01BC2"/>
    <w:rsid w:val="00B02093"/>
    <w:rsid w:val="00B020D2"/>
    <w:rsid w:val="00B02163"/>
    <w:rsid w:val="00B02C9E"/>
    <w:rsid w:val="00B02D2F"/>
    <w:rsid w:val="00B033BC"/>
    <w:rsid w:val="00B03493"/>
    <w:rsid w:val="00B03737"/>
    <w:rsid w:val="00B039FA"/>
    <w:rsid w:val="00B03CB7"/>
    <w:rsid w:val="00B03F06"/>
    <w:rsid w:val="00B04028"/>
    <w:rsid w:val="00B040C4"/>
    <w:rsid w:val="00B04261"/>
    <w:rsid w:val="00B04C89"/>
    <w:rsid w:val="00B04DB2"/>
    <w:rsid w:val="00B04ED0"/>
    <w:rsid w:val="00B05021"/>
    <w:rsid w:val="00B052BC"/>
    <w:rsid w:val="00B057FF"/>
    <w:rsid w:val="00B05D9F"/>
    <w:rsid w:val="00B05EC3"/>
    <w:rsid w:val="00B06277"/>
    <w:rsid w:val="00B062B5"/>
    <w:rsid w:val="00B0692C"/>
    <w:rsid w:val="00B07114"/>
    <w:rsid w:val="00B07489"/>
    <w:rsid w:val="00B075DE"/>
    <w:rsid w:val="00B07723"/>
    <w:rsid w:val="00B0797D"/>
    <w:rsid w:val="00B07D04"/>
    <w:rsid w:val="00B07ED3"/>
    <w:rsid w:val="00B07F42"/>
    <w:rsid w:val="00B10415"/>
    <w:rsid w:val="00B10593"/>
    <w:rsid w:val="00B10742"/>
    <w:rsid w:val="00B107B6"/>
    <w:rsid w:val="00B1081E"/>
    <w:rsid w:val="00B10A66"/>
    <w:rsid w:val="00B10D21"/>
    <w:rsid w:val="00B10D6C"/>
    <w:rsid w:val="00B10F23"/>
    <w:rsid w:val="00B112A9"/>
    <w:rsid w:val="00B11FEA"/>
    <w:rsid w:val="00B12174"/>
    <w:rsid w:val="00B125D6"/>
    <w:rsid w:val="00B12859"/>
    <w:rsid w:val="00B1299F"/>
    <w:rsid w:val="00B13E86"/>
    <w:rsid w:val="00B1412C"/>
    <w:rsid w:val="00B142E5"/>
    <w:rsid w:val="00B1450F"/>
    <w:rsid w:val="00B1466A"/>
    <w:rsid w:val="00B155EC"/>
    <w:rsid w:val="00B156A4"/>
    <w:rsid w:val="00B15B3C"/>
    <w:rsid w:val="00B15BC6"/>
    <w:rsid w:val="00B15C14"/>
    <w:rsid w:val="00B1621B"/>
    <w:rsid w:val="00B169F5"/>
    <w:rsid w:val="00B16C92"/>
    <w:rsid w:val="00B16F2C"/>
    <w:rsid w:val="00B1723C"/>
    <w:rsid w:val="00B17357"/>
    <w:rsid w:val="00B1738F"/>
    <w:rsid w:val="00B17964"/>
    <w:rsid w:val="00B17EB6"/>
    <w:rsid w:val="00B20B90"/>
    <w:rsid w:val="00B20BC6"/>
    <w:rsid w:val="00B21BAF"/>
    <w:rsid w:val="00B21BF8"/>
    <w:rsid w:val="00B22625"/>
    <w:rsid w:val="00B227F3"/>
    <w:rsid w:val="00B22942"/>
    <w:rsid w:val="00B22AB7"/>
    <w:rsid w:val="00B22C03"/>
    <w:rsid w:val="00B22C49"/>
    <w:rsid w:val="00B22C64"/>
    <w:rsid w:val="00B23A22"/>
    <w:rsid w:val="00B23A68"/>
    <w:rsid w:val="00B23C00"/>
    <w:rsid w:val="00B24054"/>
    <w:rsid w:val="00B24105"/>
    <w:rsid w:val="00B243BC"/>
    <w:rsid w:val="00B245F1"/>
    <w:rsid w:val="00B24A8B"/>
    <w:rsid w:val="00B24B26"/>
    <w:rsid w:val="00B24E97"/>
    <w:rsid w:val="00B2580A"/>
    <w:rsid w:val="00B25E6E"/>
    <w:rsid w:val="00B25F04"/>
    <w:rsid w:val="00B26151"/>
    <w:rsid w:val="00B2625E"/>
    <w:rsid w:val="00B26412"/>
    <w:rsid w:val="00B26492"/>
    <w:rsid w:val="00B264BD"/>
    <w:rsid w:val="00B26700"/>
    <w:rsid w:val="00B267D3"/>
    <w:rsid w:val="00B2684E"/>
    <w:rsid w:val="00B272DC"/>
    <w:rsid w:val="00B275BF"/>
    <w:rsid w:val="00B276FC"/>
    <w:rsid w:val="00B27920"/>
    <w:rsid w:val="00B27BB6"/>
    <w:rsid w:val="00B27CEE"/>
    <w:rsid w:val="00B27E8C"/>
    <w:rsid w:val="00B27F4D"/>
    <w:rsid w:val="00B30125"/>
    <w:rsid w:val="00B3049A"/>
    <w:rsid w:val="00B314F2"/>
    <w:rsid w:val="00B32526"/>
    <w:rsid w:val="00B3259B"/>
    <w:rsid w:val="00B325BB"/>
    <w:rsid w:val="00B32A95"/>
    <w:rsid w:val="00B32D20"/>
    <w:rsid w:val="00B32DA1"/>
    <w:rsid w:val="00B336A2"/>
    <w:rsid w:val="00B33F96"/>
    <w:rsid w:val="00B349F2"/>
    <w:rsid w:val="00B34A74"/>
    <w:rsid w:val="00B34E42"/>
    <w:rsid w:val="00B34EAC"/>
    <w:rsid w:val="00B34ED6"/>
    <w:rsid w:val="00B35669"/>
    <w:rsid w:val="00B3580D"/>
    <w:rsid w:val="00B3580F"/>
    <w:rsid w:val="00B35E28"/>
    <w:rsid w:val="00B3623E"/>
    <w:rsid w:val="00B363BD"/>
    <w:rsid w:val="00B36542"/>
    <w:rsid w:val="00B36FA6"/>
    <w:rsid w:val="00B373E2"/>
    <w:rsid w:val="00B376A1"/>
    <w:rsid w:val="00B3788B"/>
    <w:rsid w:val="00B37E88"/>
    <w:rsid w:val="00B402D1"/>
    <w:rsid w:val="00B4032E"/>
    <w:rsid w:val="00B403BE"/>
    <w:rsid w:val="00B40808"/>
    <w:rsid w:val="00B40985"/>
    <w:rsid w:val="00B4109C"/>
    <w:rsid w:val="00B412D2"/>
    <w:rsid w:val="00B41359"/>
    <w:rsid w:val="00B415C0"/>
    <w:rsid w:val="00B4167A"/>
    <w:rsid w:val="00B41740"/>
    <w:rsid w:val="00B41835"/>
    <w:rsid w:val="00B41B20"/>
    <w:rsid w:val="00B41C32"/>
    <w:rsid w:val="00B421CC"/>
    <w:rsid w:val="00B4259A"/>
    <w:rsid w:val="00B42967"/>
    <w:rsid w:val="00B43022"/>
    <w:rsid w:val="00B434A4"/>
    <w:rsid w:val="00B43BC1"/>
    <w:rsid w:val="00B43CEF"/>
    <w:rsid w:val="00B44F55"/>
    <w:rsid w:val="00B44F73"/>
    <w:rsid w:val="00B455FF"/>
    <w:rsid w:val="00B45B15"/>
    <w:rsid w:val="00B4614D"/>
    <w:rsid w:val="00B46150"/>
    <w:rsid w:val="00B4627B"/>
    <w:rsid w:val="00B468AD"/>
    <w:rsid w:val="00B46993"/>
    <w:rsid w:val="00B46BE0"/>
    <w:rsid w:val="00B47590"/>
    <w:rsid w:val="00B47783"/>
    <w:rsid w:val="00B47B6B"/>
    <w:rsid w:val="00B47EA9"/>
    <w:rsid w:val="00B50067"/>
    <w:rsid w:val="00B5022D"/>
    <w:rsid w:val="00B506AF"/>
    <w:rsid w:val="00B50A80"/>
    <w:rsid w:val="00B50CDD"/>
    <w:rsid w:val="00B50EA3"/>
    <w:rsid w:val="00B512E9"/>
    <w:rsid w:val="00B51426"/>
    <w:rsid w:val="00B51EEA"/>
    <w:rsid w:val="00B5260C"/>
    <w:rsid w:val="00B52E73"/>
    <w:rsid w:val="00B52F90"/>
    <w:rsid w:val="00B5342A"/>
    <w:rsid w:val="00B5360D"/>
    <w:rsid w:val="00B53803"/>
    <w:rsid w:val="00B539B2"/>
    <w:rsid w:val="00B5417B"/>
    <w:rsid w:val="00B542A0"/>
    <w:rsid w:val="00B543D6"/>
    <w:rsid w:val="00B545EF"/>
    <w:rsid w:val="00B54CCE"/>
    <w:rsid w:val="00B54CF5"/>
    <w:rsid w:val="00B54D84"/>
    <w:rsid w:val="00B54D9F"/>
    <w:rsid w:val="00B54DF7"/>
    <w:rsid w:val="00B5505D"/>
    <w:rsid w:val="00B55401"/>
    <w:rsid w:val="00B5587C"/>
    <w:rsid w:val="00B55C12"/>
    <w:rsid w:val="00B55DC7"/>
    <w:rsid w:val="00B55FE3"/>
    <w:rsid w:val="00B562E9"/>
    <w:rsid w:val="00B567A8"/>
    <w:rsid w:val="00B56D57"/>
    <w:rsid w:val="00B57128"/>
    <w:rsid w:val="00B571EB"/>
    <w:rsid w:val="00B575E2"/>
    <w:rsid w:val="00B578C4"/>
    <w:rsid w:val="00B579CF"/>
    <w:rsid w:val="00B57AA1"/>
    <w:rsid w:val="00B57AB9"/>
    <w:rsid w:val="00B60282"/>
    <w:rsid w:val="00B60541"/>
    <w:rsid w:val="00B60835"/>
    <w:rsid w:val="00B60B95"/>
    <w:rsid w:val="00B613A0"/>
    <w:rsid w:val="00B613F1"/>
    <w:rsid w:val="00B61432"/>
    <w:rsid w:val="00B616BD"/>
    <w:rsid w:val="00B61813"/>
    <w:rsid w:val="00B61F3A"/>
    <w:rsid w:val="00B626FE"/>
    <w:rsid w:val="00B62AFF"/>
    <w:rsid w:val="00B62FCF"/>
    <w:rsid w:val="00B6314E"/>
    <w:rsid w:val="00B63421"/>
    <w:rsid w:val="00B63679"/>
    <w:rsid w:val="00B636A8"/>
    <w:rsid w:val="00B637E4"/>
    <w:rsid w:val="00B63A07"/>
    <w:rsid w:val="00B64CAD"/>
    <w:rsid w:val="00B64D93"/>
    <w:rsid w:val="00B64DAD"/>
    <w:rsid w:val="00B651E1"/>
    <w:rsid w:val="00B65598"/>
    <w:rsid w:val="00B65900"/>
    <w:rsid w:val="00B659FC"/>
    <w:rsid w:val="00B65AE6"/>
    <w:rsid w:val="00B65EC5"/>
    <w:rsid w:val="00B65F3C"/>
    <w:rsid w:val="00B65F7E"/>
    <w:rsid w:val="00B65FA0"/>
    <w:rsid w:val="00B66196"/>
    <w:rsid w:val="00B665F9"/>
    <w:rsid w:val="00B66898"/>
    <w:rsid w:val="00B669AB"/>
    <w:rsid w:val="00B669C0"/>
    <w:rsid w:val="00B66C9E"/>
    <w:rsid w:val="00B670D0"/>
    <w:rsid w:val="00B67EDE"/>
    <w:rsid w:val="00B67FAC"/>
    <w:rsid w:val="00B70007"/>
    <w:rsid w:val="00B701F6"/>
    <w:rsid w:val="00B70C18"/>
    <w:rsid w:val="00B70D68"/>
    <w:rsid w:val="00B71614"/>
    <w:rsid w:val="00B71674"/>
    <w:rsid w:val="00B716CA"/>
    <w:rsid w:val="00B71ACF"/>
    <w:rsid w:val="00B71F62"/>
    <w:rsid w:val="00B721E2"/>
    <w:rsid w:val="00B72212"/>
    <w:rsid w:val="00B7244A"/>
    <w:rsid w:val="00B724DF"/>
    <w:rsid w:val="00B728A9"/>
    <w:rsid w:val="00B72D8A"/>
    <w:rsid w:val="00B72EC3"/>
    <w:rsid w:val="00B72F8D"/>
    <w:rsid w:val="00B731A4"/>
    <w:rsid w:val="00B731AC"/>
    <w:rsid w:val="00B73606"/>
    <w:rsid w:val="00B737FC"/>
    <w:rsid w:val="00B73BC1"/>
    <w:rsid w:val="00B74C79"/>
    <w:rsid w:val="00B74F2B"/>
    <w:rsid w:val="00B75478"/>
    <w:rsid w:val="00B75737"/>
    <w:rsid w:val="00B75B07"/>
    <w:rsid w:val="00B76518"/>
    <w:rsid w:val="00B76586"/>
    <w:rsid w:val="00B76AF2"/>
    <w:rsid w:val="00B77172"/>
    <w:rsid w:val="00B77412"/>
    <w:rsid w:val="00B77481"/>
    <w:rsid w:val="00B776A3"/>
    <w:rsid w:val="00B77722"/>
    <w:rsid w:val="00B77AE9"/>
    <w:rsid w:val="00B804A7"/>
    <w:rsid w:val="00B805E0"/>
    <w:rsid w:val="00B80D39"/>
    <w:rsid w:val="00B80E3B"/>
    <w:rsid w:val="00B81049"/>
    <w:rsid w:val="00B8125D"/>
    <w:rsid w:val="00B81511"/>
    <w:rsid w:val="00B8185A"/>
    <w:rsid w:val="00B81D96"/>
    <w:rsid w:val="00B82634"/>
    <w:rsid w:val="00B82AD5"/>
    <w:rsid w:val="00B82B95"/>
    <w:rsid w:val="00B82D82"/>
    <w:rsid w:val="00B82E35"/>
    <w:rsid w:val="00B83421"/>
    <w:rsid w:val="00B84860"/>
    <w:rsid w:val="00B84B76"/>
    <w:rsid w:val="00B84C1C"/>
    <w:rsid w:val="00B84D2C"/>
    <w:rsid w:val="00B85250"/>
    <w:rsid w:val="00B852F6"/>
    <w:rsid w:val="00B8575F"/>
    <w:rsid w:val="00B85F44"/>
    <w:rsid w:val="00B8626A"/>
    <w:rsid w:val="00B86874"/>
    <w:rsid w:val="00B86D7B"/>
    <w:rsid w:val="00B87244"/>
    <w:rsid w:val="00B8739C"/>
    <w:rsid w:val="00B878F0"/>
    <w:rsid w:val="00B87E07"/>
    <w:rsid w:val="00B90E3E"/>
    <w:rsid w:val="00B913C6"/>
    <w:rsid w:val="00B91486"/>
    <w:rsid w:val="00B92508"/>
    <w:rsid w:val="00B92C33"/>
    <w:rsid w:val="00B92D3B"/>
    <w:rsid w:val="00B92E42"/>
    <w:rsid w:val="00B92EAF"/>
    <w:rsid w:val="00B93474"/>
    <w:rsid w:val="00B934AF"/>
    <w:rsid w:val="00B938DE"/>
    <w:rsid w:val="00B93B06"/>
    <w:rsid w:val="00B94397"/>
    <w:rsid w:val="00B955CF"/>
    <w:rsid w:val="00B956D7"/>
    <w:rsid w:val="00B95700"/>
    <w:rsid w:val="00B9578D"/>
    <w:rsid w:val="00B95859"/>
    <w:rsid w:val="00B95B0A"/>
    <w:rsid w:val="00B9633F"/>
    <w:rsid w:val="00B964C7"/>
    <w:rsid w:val="00B969F8"/>
    <w:rsid w:val="00B97672"/>
    <w:rsid w:val="00B97712"/>
    <w:rsid w:val="00B97882"/>
    <w:rsid w:val="00B97910"/>
    <w:rsid w:val="00B9794E"/>
    <w:rsid w:val="00B97DA5"/>
    <w:rsid w:val="00B97E26"/>
    <w:rsid w:val="00B97FAD"/>
    <w:rsid w:val="00BA05B0"/>
    <w:rsid w:val="00BA07FD"/>
    <w:rsid w:val="00BA1039"/>
    <w:rsid w:val="00BA1214"/>
    <w:rsid w:val="00BA1265"/>
    <w:rsid w:val="00BA1326"/>
    <w:rsid w:val="00BA1497"/>
    <w:rsid w:val="00BA188F"/>
    <w:rsid w:val="00BA1A97"/>
    <w:rsid w:val="00BA1FD2"/>
    <w:rsid w:val="00BA21AB"/>
    <w:rsid w:val="00BA27CE"/>
    <w:rsid w:val="00BA2B95"/>
    <w:rsid w:val="00BA374A"/>
    <w:rsid w:val="00BA39BA"/>
    <w:rsid w:val="00BA40D3"/>
    <w:rsid w:val="00BA41CD"/>
    <w:rsid w:val="00BA4623"/>
    <w:rsid w:val="00BA4677"/>
    <w:rsid w:val="00BA5024"/>
    <w:rsid w:val="00BA508E"/>
    <w:rsid w:val="00BA51E3"/>
    <w:rsid w:val="00BA5561"/>
    <w:rsid w:val="00BA565B"/>
    <w:rsid w:val="00BA578D"/>
    <w:rsid w:val="00BA5B69"/>
    <w:rsid w:val="00BA5C63"/>
    <w:rsid w:val="00BA5FD0"/>
    <w:rsid w:val="00BA6041"/>
    <w:rsid w:val="00BA6C24"/>
    <w:rsid w:val="00BA7742"/>
    <w:rsid w:val="00BA77E0"/>
    <w:rsid w:val="00BA7B45"/>
    <w:rsid w:val="00BA7BAA"/>
    <w:rsid w:val="00BA7BC5"/>
    <w:rsid w:val="00BA7F8B"/>
    <w:rsid w:val="00BB0755"/>
    <w:rsid w:val="00BB0863"/>
    <w:rsid w:val="00BB0995"/>
    <w:rsid w:val="00BB11A5"/>
    <w:rsid w:val="00BB1BF4"/>
    <w:rsid w:val="00BB1D84"/>
    <w:rsid w:val="00BB1F3F"/>
    <w:rsid w:val="00BB206D"/>
    <w:rsid w:val="00BB25CC"/>
    <w:rsid w:val="00BB27B7"/>
    <w:rsid w:val="00BB2B2E"/>
    <w:rsid w:val="00BB355C"/>
    <w:rsid w:val="00BB357A"/>
    <w:rsid w:val="00BB37CD"/>
    <w:rsid w:val="00BB3988"/>
    <w:rsid w:val="00BB3A8A"/>
    <w:rsid w:val="00BB3D03"/>
    <w:rsid w:val="00BB3F7F"/>
    <w:rsid w:val="00BB4130"/>
    <w:rsid w:val="00BB421D"/>
    <w:rsid w:val="00BB4716"/>
    <w:rsid w:val="00BB477B"/>
    <w:rsid w:val="00BB4DEB"/>
    <w:rsid w:val="00BB4E43"/>
    <w:rsid w:val="00BB5254"/>
    <w:rsid w:val="00BB527B"/>
    <w:rsid w:val="00BB5BDD"/>
    <w:rsid w:val="00BB5C37"/>
    <w:rsid w:val="00BB60EF"/>
    <w:rsid w:val="00BB6728"/>
    <w:rsid w:val="00BB69BF"/>
    <w:rsid w:val="00BB69E9"/>
    <w:rsid w:val="00BB6B53"/>
    <w:rsid w:val="00BB6DA4"/>
    <w:rsid w:val="00BB772A"/>
    <w:rsid w:val="00BB7B49"/>
    <w:rsid w:val="00BB7E98"/>
    <w:rsid w:val="00BB7F06"/>
    <w:rsid w:val="00BC04C4"/>
    <w:rsid w:val="00BC143C"/>
    <w:rsid w:val="00BC15EE"/>
    <w:rsid w:val="00BC19F7"/>
    <w:rsid w:val="00BC1B20"/>
    <w:rsid w:val="00BC1B6D"/>
    <w:rsid w:val="00BC2979"/>
    <w:rsid w:val="00BC2B7B"/>
    <w:rsid w:val="00BC2F19"/>
    <w:rsid w:val="00BC314C"/>
    <w:rsid w:val="00BC3E24"/>
    <w:rsid w:val="00BC427B"/>
    <w:rsid w:val="00BC4625"/>
    <w:rsid w:val="00BC4877"/>
    <w:rsid w:val="00BC4942"/>
    <w:rsid w:val="00BC4E37"/>
    <w:rsid w:val="00BC523F"/>
    <w:rsid w:val="00BC52F6"/>
    <w:rsid w:val="00BC537D"/>
    <w:rsid w:val="00BC551C"/>
    <w:rsid w:val="00BC5B06"/>
    <w:rsid w:val="00BC5EDD"/>
    <w:rsid w:val="00BC699A"/>
    <w:rsid w:val="00BC6AAB"/>
    <w:rsid w:val="00BC74BB"/>
    <w:rsid w:val="00BC7567"/>
    <w:rsid w:val="00BC772B"/>
    <w:rsid w:val="00BC7811"/>
    <w:rsid w:val="00BC7F8E"/>
    <w:rsid w:val="00BD00D5"/>
    <w:rsid w:val="00BD0191"/>
    <w:rsid w:val="00BD02BF"/>
    <w:rsid w:val="00BD0949"/>
    <w:rsid w:val="00BD0ACE"/>
    <w:rsid w:val="00BD0BFA"/>
    <w:rsid w:val="00BD0C17"/>
    <w:rsid w:val="00BD142B"/>
    <w:rsid w:val="00BD1493"/>
    <w:rsid w:val="00BD18A2"/>
    <w:rsid w:val="00BD1AA0"/>
    <w:rsid w:val="00BD2191"/>
    <w:rsid w:val="00BD2221"/>
    <w:rsid w:val="00BD2A14"/>
    <w:rsid w:val="00BD2A95"/>
    <w:rsid w:val="00BD2C6E"/>
    <w:rsid w:val="00BD318A"/>
    <w:rsid w:val="00BD31F7"/>
    <w:rsid w:val="00BD33B0"/>
    <w:rsid w:val="00BD3A3E"/>
    <w:rsid w:val="00BD3E1F"/>
    <w:rsid w:val="00BD4B9C"/>
    <w:rsid w:val="00BD511E"/>
    <w:rsid w:val="00BD5606"/>
    <w:rsid w:val="00BD5625"/>
    <w:rsid w:val="00BD5662"/>
    <w:rsid w:val="00BD57A0"/>
    <w:rsid w:val="00BD5AB9"/>
    <w:rsid w:val="00BD5D2F"/>
    <w:rsid w:val="00BD5F88"/>
    <w:rsid w:val="00BD6316"/>
    <w:rsid w:val="00BD6A46"/>
    <w:rsid w:val="00BD7219"/>
    <w:rsid w:val="00BD7295"/>
    <w:rsid w:val="00BD7563"/>
    <w:rsid w:val="00BD79E0"/>
    <w:rsid w:val="00BE04EB"/>
    <w:rsid w:val="00BE05F9"/>
    <w:rsid w:val="00BE0CB3"/>
    <w:rsid w:val="00BE0E79"/>
    <w:rsid w:val="00BE0F14"/>
    <w:rsid w:val="00BE101D"/>
    <w:rsid w:val="00BE105D"/>
    <w:rsid w:val="00BE11AF"/>
    <w:rsid w:val="00BE17F2"/>
    <w:rsid w:val="00BE20E3"/>
    <w:rsid w:val="00BE2360"/>
    <w:rsid w:val="00BE23B0"/>
    <w:rsid w:val="00BE2460"/>
    <w:rsid w:val="00BE24D3"/>
    <w:rsid w:val="00BE251D"/>
    <w:rsid w:val="00BE25A0"/>
    <w:rsid w:val="00BE32BB"/>
    <w:rsid w:val="00BE376C"/>
    <w:rsid w:val="00BE3938"/>
    <w:rsid w:val="00BE3BF0"/>
    <w:rsid w:val="00BE3DD3"/>
    <w:rsid w:val="00BE468B"/>
    <w:rsid w:val="00BE474D"/>
    <w:rsid w:val="00BE48D1"/>
    <w:rsid w:val="00BE492C"/>
    <w:rsid w:val="00BE531B"/>
    <w:rsid w:val="00BE5692"/>
    <w:rsid w:val="00BE573E"/>
    <w:rsid w:val="00BE5969"/>
    <w:rsid w:val="00BE5DC8"/>
    <w:rsid w:val="00BE61F5"/>
    <w:rsid w:val="00BE6419"/>
    <w:rsid w:val="00BE65A2"/>
    <w:rsid w:val="00BE6893"/>
    <w:rsid w:val="00BE76A4"/>
    <w:rsid w:val="00BE78A8"/>
    <w:rsid w:val="00BE790D"/>
    <w:rsid w:val="00BEF7F6"/>
    <w:rsid w:val="00BF0157"/>
    <w:rsid w:val="00BF02D9"/>
    <w:rsid w:val="00BF03F3"/>
    <w:rsid w:val="00BF0D33"/>
    <w:rsid w:val="00BF10B2"/>
    <w:rsid w:val="00BF12FF"/>
    <w:rsid w:val="00BF1405"/>
    <w:rsid w:val="00BF1801"/>
    <w:rsid w:val="00BF184D"/>
    <w:rsid w:val="00BF20F6"/>
    <w:rsid w:val="00BF21CE"/>
    <w:rsid w:val="00BF2306"/>
    <w:rsid w:val="00BF2B35"/>
    <w:rsid w:val="00BF307B"/>
    <w:rsid w:val="00BF3575"/>
    <w:rsid w:val="00BF375F"/>
    <w:rsid w:val="00BF3D07"/>
    <w:rsid w:val="00BF3F65"/>
    <w:rsid w:val="00BF4152"/>
    <w:rsid w:val="00BF4465"/>
    <w:rsid w:val="00BF46D6"/>
    <w:rsid w:val="00BF4798"/>
    <w:rsid w:val="00BF47CA"/>
    <w:rsid w:val="00BF48F1"/>
    <w:rsid w:val="00BF4936"/>
    <w:rsid w:val="00BF496A"/>
    <w:rsid w:val="00BF49AF"/>
    <w:rsid w:val="00BF4B00"/>
    <w:rsid w:val="00BF4BD8"/>
    <w:rsid w:val="00BF4DA7"/>
    <w:rsid w:val="00BF50DA"/>
    <w:rsid w:val="00BF575B"/>
    <w:rsid w:val="00BF580D"/>
    <w:rsid w:val="00BF5933"/>
    <w:rsid w:val="00BF5C48"/>
    <w:rsid w:val="00BF5E3C"/>
    <w:rsid w:val="00BF601C"/>
    <w:rsid w:val="00BF6196"/>
    <w:rsid w:val="00BF6260"/>
    <w:rsid w:val="00BF632A"/>
    <w:rsid w:val="00BF6EED"/>
    <w:rsid w:val="00BF6FE8"/>
    <w:rsid w:val="00BF7411"/>
    <w:rsid w:val="00BF7848"/>
    <w:rsid w:val="00C001D7"/>
    <w:rsid w:val="00C00A96"/>
    <w:rsid w:val="00C00BA3"/>
    <w:rsid w:val="00C00C51"/>
    <w:rsid w:val="00C013B8"/>
    <w:rsid w:val="00C01CAA"/>
    <w:rsid w:val="00C01DBF"/>
    <w:rsid w:val="00C02807"/>
    <w:rsid w:val="00C029DB"/>
    <w:rsid w:val="00C0327F"/>
    <w:rsid w:val="00C0368A"/>
    <w:rsid w:val="00C03A38"/>
    <w:rsid w:val="00C03B4A"/>
    <w:rsid w:val="00C03C94"/>
    <w:rsid w:val="00C03D2A"/>
    <w:rsid w:val="00C03E6D"/>
    <w:rsid w:val="00C041DA"/>
    <w:rsid w:val="00C04327"/>
    <w:rsid w:val="00C04456"/>
    <w:rsid w:val="00C04547"/>
    <w:rsid w:val="00C048F5"/>
    <w:rsid w:val="00C049A7"/>
    <w:rsid w:val="00C04ACA"/>
    <w:rsid w:val="00C04F66"/>
    <w:rsid w:val="00C04F69"/>
    <w:rsid w:val="00C051B1"/>
    <w:rsid w:val="00C057FD"/>
    <w:rsid w:val="00C06377"/>
    <w:rsid w:val="00C06916"/>
    <w:rsid w:val="00C06B83"/>
    <w:rsid w:val="00C06D7B"/>
    <w:rsid w:val="00C07AB9"/>
    <w:rsid w:val="00C07AD8"/>
    <w:rsid w:val="00C07B4D"/>
    <w:rsid w:val="00C10355"/>
    <w:rsid w:val="00C104C5"/>
    <w:rsid w:val="00C109AD"/>
    <w:rsid w:val="00C10AAF"/>
    <w:rsid w:val="00C10BBC"/>
    <w:rsid w:val="00C10BFA"/>
    <w:rsid w:val="00C10D97"/>
    <w:rsid w:val="00C10F96"/>
    <w:rsid w:val="00C11150"/>
    <w:rsid w:val="00C112AC"/>
    <w:rsid w:val="00C11906"/>
    <w:rsid w:val="00C11941"/>
    <w:rsid w:val="00C11B1A"/>
    <w:rsid w:val="00C12145"/>
    <w:rsid w:val="00C122B8"/>
    <w:rsid w:val="00C12B2E"/>
    <w:rsid w:val="00C12BF8"/>
    <w:rsid w:val="00C1338D"/>
    <w:rsid w:val="00C134B8"/>
    <w:rsid w:val="00C1371F"/>
    <w:rsid w:val="00C13922"/>
    <w:rsid w:val="00C142D6"/>
    <w:rsid w:val="00C146A0"/>
    <w:rsid w:val="00C147FE"/>
    <w:rsid w:val="00C1497A"/>
    <w:rsid w:val="00C14ACE"/>
    <w:rsid w:val="00C14B6A"/>
    <w:rsid w:val="00C14E70"/>
    <w:rsid w:val="00C14F58"/>
    <w:rsid w:val="00C14F5A"/>
    <w:rsid w:val="00C14F86"/>
    <w:rsid w:val="00C15007"/>
    <w:rsid w:val="00C154F6"/>
    <w:rsid w:val="00C156E2"/>
    <w:rsid w:val="00C15916"/>
    <w:rsid w:val="00C15A1F"/>
    <w:rsid w:val="00C15E69"/>
    <w:rsid w:val="00C16023"/>
    <w:rsid w:val="00C1624D"/>
    <w:rsid w:val="00C163E6"/>
    <w:rsid w:val="00C16409"/>
    <w:rsid w:val="00C16552"/>
    <w:rsid w:val="00C17333"/>
    <w:rsid w:val="00C17567"/>
    <w:rsid w:val="00C17CC7"/>
    <w:rsid w:val="00C20BDA"/>
    <w:rsid w:val="00C20DCE"/>
    <w:rsid w:val="00C20EEA"/>
    <w:rsid w:val="00C21110"/>
    <w:rsid w:val="00C213F5"/>
    <w:rsid w:val="00C217FD"/>
    <w:rsid w:val="00C2195C"/>
    <w:rsid w:val="00C219AA"/>
    <w:rsid w:val="00C21B25"/>
    <w:rsid w:val="00C21F9C"/>
    <w:rsid w:val="00C2217A"/>
    <w:rsid w:val="00C22594"/>
    <w:rsid w:val="00C226FF"/>
    <w:rsid w:val="00C22A4C"/>
    <w:rsid w:val="00C22A55"/>
    <w:rsid w:val="00C22BE3"/>
    <w:rsid w:val="00C235DA"/>
    <w:rsid w:val="00C23BD5"/>
    <w:rsid w:val="00C23DAE"/>
    <w:rsid w:val="00C23F89"/>
    <w:rsid w:val="00C241E9"/>
    <w:rsid w:val="00C241EC"/>
    <w:rsid w:val="00C243B8"/>
    <w:rsid w:val="00C24406"/>
    <w:rsid w:val="00C24C1E"/>
    <w:rsid w:val="00C24DB8"/>
    <w:rsid w:val="00C251B1"/>
    <w:rsid w:val="00C251EE"/>
    <w:rsid w:val="00C25639"/>
    <w:rsid w:val="00C256F6"/>
    <w:rsid w:val="00C258DB"/>
    <w:rsid w:val="00C259F8"/>
    <w:rsid w:val="00C25D3D"/>
    <w:rsid w:val="00C25F67"/>
    <w:rsid w:val="00C268A1"/>
    <w:rsid w:val="00C2694E"/>
    <w:rsid w:val="00C26BEA"/>
    <w:rsid w:val="00C26ECC"/>
    <w:rsid w:val="00C27311"/>
    <w:rsid w:val="00C278D0"/>
    <w:rsid w:val="00C27E78"/>
    <w:rsid w:val="00C303D4"/>
    <w:rsid w:val="00C304E1"/>
    <w:rsid w:val="00C306ED"/>
    <w:rsid w:val="00C3091B"/>
    <w:rsid w:val="00C30978"/>
    <w:rsid w:val="00C31525"/>
    <w:rsid w:val="00C31CFD"/>
    <w:rsid w:val="00C31FB2"/>
    <w:rsid w:val="00C3261B"/>
    <w:rsid w:val="00C329CF"/>
    <w:rsid w:val="00C32AC2"/>
    <w:rsid w:val="00C32D84"/>
    <w:rsid w:val="00C32F9C"/>
    <w:rsid w:val="00C33DA7"/>
    <w:rsid w:val="00C33F2A"/>
    <w:rsid w:val="00C34753"/>
    <w:rsid w:val="00C34817"/>
    <w:rsid w:val="00C34A4F"/>
    <w:rsid w:val="00C34AAA"/>
    <w:rsid w:val="00C34F55"/>
    <w:rsid w:val="00C35206"/>
    <w:rsid w:val="00C357B7"/>
    <w:rsid w:val="00C35840"/>
    <w:rsid w:val="00C35BBC"/>
    <w:rsid w:val="00C35E23"/>
    <w:rsid w:val="00C369F1"/>
    <w:rsid w:val="00C36AFD"/>
    <w:rsid w:val="00C374A0"/>
    <w:rsid w:val="00C37519"/>
    <w:rsid w:val="00C3757A"/>
    <w:rsid w:val="00C37B5C"/>
    <w:rsid w:val="00C37BE1"/>
    <w:rsid w:val="00C37EA4"/>
    <w:rsid w:val="00C400A5"/>
    <w:rsid w:val="00C40222"/>
    <w:rsid w:val="00C4034C"/>
    <w:rsid w:val="00C406BD"/>
    <w:rsid w:val="00C41BEA"/>
    <w:rsid w:val="00C41CAF"/>
    <w:rsid w:val="00C41E80"/>
    <w:rsid w:val="00C41FAE"/>
    <w:rsid w:val="00C42B63"/>
    <w:rsid w:val="00C42CFC"/>
    <w:rsid w:val="00C42E0B"/>
    <w:rsid w:val="00C42FF7"/>
    <w:rsid w:val="00C430DC"/>
    <w:rsid w:val="00C43147"/>
    <w:rsid w:val="00C43E9C"/>
    <w:rsid w:val="00C44254"/>
    <w:rsid w:val="00C442FC"/>
    <w:rsid w:val="00C443B5"/>
    <w:rsid w:val="00C44563"/>
    <w:rsid w:val="00C4494C"/>
    <w:rsid w:val="00C449C9"/>
    <w:rsid w:val="00C44D25"/>
    <w:rsid w:val="00C44D99"/>
    <w:rsid w:val="00C45308"/>
    <w:rsid w:val="00C455B6"/>
    <w:rsid w:val="00C45B39"/>
    <w:rsid w:val="00C4677B"/>
    <w:rsid w:val="00C468DD"/>
    <w:rsid w:val="00C46D48"/>
    <w:rsid w:val="00C47163"/>
    <w:rsid w:val="00C5008B"/>
    <w:rsid w:val="00C50732"/>
    <w:rsid w:val="00C50A43"/>
    <w:rsid w:val="00C50CCF"/>
    <w:rsid w:val="00C512C9"/>
    <w:rsid w:val="00C513AF"/>
    <w:rsid w:val="00C51527"/>
    <w:rsid w:val="00C51654"/>
    <w:rsid w:val="00C51E4B"/>
    <w:rsid w:val="00C51F82"/>
    <w:rsid w:val="00C522A8"/>
    <w:rsid w:val="00C52803"/>
    <w:rsid w:val="00C5281B"/>
    <w:rsid w:val="00C52B45"/>
    <w:rsid w:val="00C52FDC"/>
    <w:rsid w:val="00C53184"/>
    <w:rsid w:val="00C538C8"/>
    <w:rsid w:val="00C53906"/>
    <w:rsid w:val="00C54796"/>
    <w:rsid w:val="00C54A8B"/>
    <w:rsid w:val="00C54B69"/>
    <w:rsid w:val="00C54DB5"/>
    <w:rsid w:val="00C54EBE"/>
    <w:rsid w:val="00C54EC4"/>
    <w:rsid w:val="00C551DB"/>
    <w:rsid w:val="00C5534F"/>
    <w:rsid w:val="00C555A3"/>
    <w:rsid w:val="00C556D9"/>
    <w:rsid w:val="00C557E9"/>
    <w:rsid w:val="00C55937"/>
    <w:rsid w:val="00C559E5"/>
    <w:rsid w:val="00C55BAB"/>
    <w:rsid w:val="00C55E76"/>
    <w:rsid w:val="00C55EC0"/>
    <w:rsid w:val="00C569BA"/>
    <w:rsid w:val="00C56E8D"/>
    <w:rsid w:val="00C56FCC"/>
    <w:rsid w:val="00C56FD2"/>
    <w:rsid w:val="00C571C2"/>
    <w:rsid w:val="00C572CB"/>
    <w:rsid w:val="00C57483"/>
    <w:rsid w:val="00C57B38"/>
    <w:rsid w:val="00C57FDB"/>
    <w:rsid w:val="00C602C1"/>
    <w:rsid w:val="00C60335"/>
    <w:rsid w:val="00C60590"/>
    <w:rsid w:val="00C60D57"/>
    <w:rsid w:val="00C60DE9"/>
    <w:rsid w:val="00C6126E"/>
    <w:rsid w:val="00C618F0"/>
    <w:rsid w:val="00C61C20"/>
    <w:rsid w:val="00C62A18"/>
    <w:rsid w:val="00C62C13"/>
    <w:rsid w:val="00C62C43"/>
    <w:rsid w:val="00C6309C"/>
    <w:rsid w:val="00C63104"/>
    <w:rsid w:val="00C632E2"/>
    <w:rsid w:val="00C63786"/>
    <w:rsid w:val="00C637EF"/>
    <w:rsid w:val="00C63A92"/>
    <w:rsid w:val="00C63CE0"/>
    <w:rsid w:val="00C63D28"/>
    <w:rsid w:val="00C6410C"/>
    <w:rsid w:val="00C64507"/>
    <w:rsid w:val="00C6485D"/>
    <w:rsid w:val="00C65155"/>
    <w:rsid w:val="00C6515E"/>
    <w:rsid w:val="00C65204"/>
    <w:rsid w:val="00C653E7"/>
    <w:rsid w:val="00C65700"/>
    <w:rsid w:val="00C65D3A"/>
    <w:rsid w:val="00C65F0E"/>
    <w:rsid w:val="00C661A5"/>
    <w:rsid w:val="00C66642"/>
    <w:rsid w:val="00C669DB"/>
    <w:rsid w:val="00C66B4D"/>
    <w:rsid w:val="00C67118"/>
    <w:rsid w:val="00C6730E"/>
    <w:rsid w:val="00C674E2"/>
    <w:rsid w:val="00C700A8"/>
    <w:rsid w:val="00C70346"/>
    <w:rsid w:val="00C7070F"/>
    <w:rsid w:val="00C709D3"/>
    <w:rsid w:val="00C70A51"/>
    <w:rsid w:val="00C70D99"/>
    <w:rsid w:val="00C71376"/>
    <w:rsid w:val="00C71459"/>
    <w:rsid w:val="00C7164B"/>
    <w:rsid w:val="00C717DE"/>
    <w:rsid w:val="00C717FB"/>
    <w:rsid w:val="00C718D5"/>
    <w:rsid w:val="00C71C15"/>
    <w:rsid w:val="00C725FB"/>
    <w:rsid w:val="00C72644"/>
    <w:rsid w:val="00C72857"/>
    <w:rsid w:val="00C729A3"/>
    <w:rsid w:val="00C72DEE"/>
    <w:rsid w:val="00C738D5"/>
    <w:rsid w:val="00C73AA6"/>
    <w:rsid w:val="00C73D40"/>
    <w:rsid w:val="00C73EB7"/>
    <w:rsid w:val="00C7449C"/>
    <w:rsid w:val="00C74869"/>
    <w:rsid w:val="00C74AB8"/>
    <w:rsid w:val="00C74C57"/>
    <w:rsid w:val="00C74D9F"/>
    <w:rsid w:val="00C74EAF"/>
    <w:rsid w:val="00C74F7B"/>
    <w:rsid w:val="00C75016"/>
    <w:rsid w:val="00C750B3"/>
    <w:rsid w:val="00C75827"/>
    <w:rsid w:val="00C75AC1"/>
    <w:rsid w:val="00C75E0E"/>
    <w:rsid w:val="00C75F12"/>
    <w:rsid w:val="00C76421"/>
    <w:rsid w:val="00C7658E"/>
    <w:rsid w:val="00C766AD"/>
    <w:rsid w:val="00C766F4"/>
    <w:rsid w:val="00C76C39"/>
    <w:rsid w:val="00C76CAC"/>
    <w:rsid w:val="00C76FFA"/>
    <w:rsid w:val="00C770F5"/>
    <w:rsid w:val="00C7786E"/>
    <w:rsid w:val="00C77A87"/>
    <w:rsid w:val="00C77C04"/>
    <w:rsid w:val="00C77F77"/>
    <w:rsid w:val="00C80016"/>
    <w:rsid w:val="00C8047D"/>
    <w:rsid w:val="00C809A4"/>
    <w:rsid w:val="00C81687"/>
    <w:rsid w:val="00C81FAC"/>
    <w:rsid w:val="00C820FC"/>
    <w:rsid w:val="00C82277"/>
    <w:rsid w:val="00C82353"/>
    <w:rsid w:val="00C82433"/>
    <w:rsid w:val="00C82A9E"/>
    <w:rsid w:val="00C82DA0"/>
    <w:rsid w:val="00C831BD"/>
    <w:rsid w:val="00C834D6"/>
    <w:rsid w:val="00C84015"/>
    <w:rsid w:val="00C840B6"/>
    <w:rsid w:val="00C84E9A"/>
    <w:rsid w:val="00C84EC5"/>
    <w:rsid w:val="00C850E4"/>
    <w:rsid w:val="00C85634"/>
    <w:rsid w:val="00C85A7A"/>
    <w:rsid w:val="00C85C31"/>
    <w:rsid w:val="00C864AF"/>
    <w:rsid w:val="00C8665D"/>
    <w:rsid w:val="00C8773B"/>
    <w:rsid w:val="00C87F9B"/>
    <w:rsid w:val="00C90520"/>
    <w:rsid w:val="00C9059E"/>
    <w:rsid w:val="00C905D9"/>
    <w:rsid w:val="00C90868"/>
    <w:rsid w:val="00C91C4D"/>
    <w:rsid w:val="00C91CF8"/>
    <w:rsid w:val="00C9234E"/>
    <w:rsid w:val="00C926F2"/>
    <w:rsid w:val="00C92BE7"/>
    <w:rsid w:val="00C92C2F"/>
    <w:rsid w:val="00C93132"/>
    <w:rsid w:val="00C93159"/>
    <w:rsid w:val="00C9369C"/>
    <w:rsid w:val="00C939CB"/>
    <w:rsid w:val="00C93C90"/>
    <w:rsid w:val="00C93D51"/>
    <w:rsid w:val="00C93EBC"/>
    <w:rsid w:val="00C943F8"/>
    <w:rsid w:val="00C95088"/>
    <w:rsid w:val="00C95889"/>
    <w:rsid w:val="00C95E53"/>
    <w:rsid w:val="00C96072"/>
    <w:rsid w:val="00C96146"/>
    <w:rsid w:val="00C96309"/>
    <w:rsid w:val="00C96CA1"/>
    <w:rsid w:val="00C96D32"/>
    <w:rsid w:val="00C9731F"/>
    <w:rsid w:val="00C977CD"/>
    <w:rsid w:val="00C97AE2"/>
    <w:rsid w:val="00C97DD4"/>
    <w:rsid w:val="00CA00D6"/>
    <w:rsid w:val="00CA11C5"/>
    <w:rsid w:val="00CA1C87"/>
    <w:rsid w:val="00CA1E94"/>
    <w:rsid w:val="00CA1F70"/>
    <w:rsid w:val="00CA22F6"/>
    <w:rsid w:val="00CA26F9"/>
    <w:rsid w:val="00CA2886"/>
    <w:rsid w:val="00CA28D4"/>
    <w:rsid w:val="00CA3211"/>
    <w:rsid w:val="00CA397C"/>
    <w:rsid w:val="00CA4065"/>
    <w:rsid w:val="00CA425B"/>
    <w:rsid w:val="00CA49AD"/>
    <w:rsid w:val="00CA556F"/>
    <w:rsid w:val="00CA56C1"/>
    <w:rsid w:val="00CA5B61"/>
    <w:rsid w:val="00CA5C9E"/>
    <w:rsid w:val="00CA5D4A"/>
    <w:rsid w:val="00CA65C6"/>
    <w:rsid w:val="00CA67FA"/>
    <w:rsid w:val="00CA688A"/>
    <w:rsid w:val="00CA6C4B"/>
    <w:rsid w:val="00CA7303"/>
    <w:rsid w:val="00CA7661"/>
    <w:rsid w:val="00CA7A29"/>
    <w:rsid w:val="00CA7A41"/>
    <w:rsid w:val="00CA7B7E"/>
    <w:rsid w:val="00CA7BDA"/>
    <w:rsid w:val="00CA7E90"/>
    <w:rsid w:val="00CB0343"/>
    <w:rsid w:val="00CB0499"/>
    <w:rsid w:val="00CB1175"/>
    <w:rsid w:val="00CB1688"/>
    <w:rsid w:val="00CB169E"/>
    <w:rsid w:val="00CB18BD"/>
    <w:rsid w:val="00CB1CE8"/>
    <w:rsid w:val="00CB1FDF"/>
    <w:rsid w:val="00CB2022"/>
    <w:rsid w:val="00CB273E"/>
    <w:rsid w:val="00CB2967"/>
    <w:rsid w:val="00CB2C8D"/>
    <w:rsid w:val="00CB2DCA"/>
    <w:rsid w:val="00CB2FD1"/>
    <w:rsid w:val="00CB31B2"/>
    <w:rsid w:val="00CB36F6"/>
    <w:rsid w:val="00CB3B45"/>
    <w:rsid w:val="00CB3CCA"/>
    <w:rsid w:val="00CB4268"/>
    <w:rsid w:val="00CB4F5F"/>
    <w:rsid w:val="00CB4FCD"/>
    <w:rsid w:val="00CB5349"/>
    <w:rsid w:val="00CB560B"/>
    <w:rsid w:val="00CB60B7"/>
    <w:rsid w:val="00CB621F"/>
    <w:rsid w:val="00CB6453"/>
    <w:rsid w:val="00CB6D79"/>
    <w:rsid w:val="00CB705B"/>
    <w:rsid w:val="00CB75EB"/>
    <w:rsid w:val="00CB7927"/>
    <w:rsid w:val="00CB7C9E"/>
    <w:rsid w:val="00CB7EFE"/>
    <w:rsid w:val="00CC0124"/>
    <w:rsid w:val="00CC04C2"/>
    <w:rsid w:val="00CC0841"/>
    <w:rsid w:val="00CC0A43"/>
    <w:rsid w:val="00CC0B24"/>
    <w:rsid w:val="00CC0E7E"/>
    <w:rsid w:val="00CC12EF"/>
    <w:rsid w:val="00CC1543"/>
    <w:rsid w:val="00CC1C56"/>
    <w:rsid w:val="00CC2041"/>
    <w:rsid w:val="00CC22D8"/>
    <w:rsid w:val="00CC27CB"/>
    <w:rsid w:val="00CC2B36"/>
    <w:rsid w:val="00CC2BBF"/>
    <w:rsid w:val="00CC2E6C"/>
    <w:rsid w:val="00CC33BE"/>
    <w:rsid w:val="00CC342B"/>
    <w:rsid w:val="00CC350E"/>
    <w:rsid w:val="00CC3640"/>
    <w:rsid w:val="00CC3858"/>
    <w:rsid w:val="00CC3A2F"/>
    <w:rsid w:val="00CC3F90"/>
    <w:rsid w:val="00CC4450"/>
    <w:rsid w:val="00CC4791"/>
    <w:rsid w:val="00CC4A8F"/>
    <w:rsid w:val="00CC4AA0"/>
    <w:rsid w:val="00CC4BF0"/>
    <w:rsid w:val="00CC4D3D"/>
    <w:rsid w:val="00CC4E81"/>
    <w:rsid w:val="00CC53E1"/>
    <w:rsid w:val="00CC5AA1"/>
    <w:rsid w:val="00CC5BE6"/>
    <w:rsid w:val="00CC5EE1"/>
    <w:rsid w:val="00CC5F4A"/>
    <w:rsid w:val="00CC61DF"/>
    <w:rsid w:val="00CC6C69"/>
    <w:rsid w:val="00CC7919"/>
    <w:rsid w:val="00CC7AAC"/>
    <w:rsid w:val="00CC7B5E"/>
    <w:rsid w:val="00CC7F53"/>
    <w:rsid w:val="00CCB65D"/>
    <w:rsid w:val="00CD0279"/>
    <w:rsid w:val="00CD0617"/>
    <w:rsid w:val="00CD0748"/>
    <w:rsid w:val="00CD07C8"/>
    <w:rsid w:val="00CD1108"/>
    <w:rsid w:val="00CD1A1F"/>
    <w:rsid w:val="00CD1A79"/>
    <w:rsid w:val="00CD1B48"/>
    <w:rsid w:val="00CD1CCF"/>
    <w:rsid w:val="00CD1F4A"/>
    <w:rsid w:val="00CD223C"/>
    <w:rsid w:val="00CD2838"/>
    <w:rsid w:val="00CD2984"/>
    <w:rsid w:val="00CD2B87"/>
    <w:rsid w:val="00CD30C0"/>
    <w:rsid w:val="00CD3357"/>
    <w:rsid w:val="00CD33B2"/>
    <w:rsid w:val="00CD33D3"/>
    <w:rsid w:val="00CD33E4"/>
    <w:rsid w:val="00CD362F"/>
    <w:rsid w:val="00CD3B3B"/>
    <w:rsid w:val="00CD3CB9"/>
    <w:rsid w:val="00CD433B"/>
    <w:rsid w:val="00CD452C"/>
    <w:rsid w:val="00CD4592"/>
    <w:rsid w:val="00CD477D"/>
    <w:rsid w:val="00CD47A1"/>
    <w:rsid w:val="00CD49B3"/>
    <w:rsid w:val="00CD49DD"/>
    <w:rsid w:val="00CD4C79"/>
    <w:rsid w:val="00CD50A3"/>
    <w:rsid w:val="00CD54B6"/>
    <w:rsid w:val="00CD55EB"/>
    <w:rsid w:val="00CD5C33"/>
    <w:rsid w:val="00CD5EBA"/>
    <w:rsid w:val="00CD5EDC"/>
    <w:rsid w:val="00CD6269"/>
    <w:rsid w:val="00CD6729"/>
    <w:rsid w:val="00CD6A97"/>
    <w:rsid w:val="00CD6E3F"/>
    <w:rsid w:val="00CD74F7"/>
    <w:rsid w:val="00CD7EFF"/>
    <w:rsid w:val="00CE0941"/>
    <w:rsid w:val="00CE0A7C"/>
    <w:rsid w:val="00CE0E88"/>
    <w:rsid w:val="00CE125D"/>
    <w:rsid w:val="00CE1316"/>
    <w:rsid w:val="00CE17BD"/>
    <w:rsid w:val="00CE1BE2"/>
    <w:rsid w:val="00CE1C1A"/>
    <w:rsid w:val="00CE1EDC"/>
    <w:rsid w:val="00CE214A"/>
    <w:rsid w:val="00CE21E0"/>
    <w:rsid w:val="00CE2546"/>
    <w:rsid w:val="00CE2580"/>
    <w:rsid w:val="00CE270B"/>
    <w:rsid w:val="00CE2A37"/>
    <w:rsid w:val="00CE2B83"/>
    <w:rsid w:val="00CE32ED"/>
    <w:rsid w:val="00CE360D"/>
    <w:rsid w:val="00CE3756"/>
    <w:rsid w:val="00CE38C1"/>
    <w:rsid w:val="00CE3B8E"/>
    <w:rsid w:val="00CE41C3"/>
    <w:rsid w:val="00CE4796"/>
    <w:rsid w:val="00CE4D87"/>
    <w:rsid w:val="00CE58D6"/>
    <w:rsid w:val="00CE5AA1"/>
    <w:rsid w:val="00CE5CA6"/>
    <w:rsid w:val="00CE6259"/>
    <w:rsid w:val="00CE643A"/>
    <w:rsid w:val="00CE662E"/>
    <w:rsid w:val="00CE6A20"/>
    <w:rsid w:val="00CE6C1E"/>
    <w:rsid w:val="00CE6FA9"/>
    <w:rsid w:val="00CE712A"/>
    <w:rsid w:val="00CE7161"/>
    <w:rsid w:val="00CE773C"/>
    <w:rsid w:val="00CE7855"/>
    <w:rsid w:val="00CF000D"/>
    <w:rsid w:val="00CF04F0"/>
    <w:rsid w:val="00CF05F1"/>
    <w:rsid w:val="00CF09AE"/>
    <w:rsid w:val="00CF0A34"/>
    <w:rsid w:val="00CF0B68"/>
    <w:rsid w:val="00CF0BD7"/>
    <w:rsid w:val="00CF155E"/>
    <w:rsid w:val="00CF15CC"/>
    <w:rsid w:val="00CF18BD"/>
    <w:rsid w:val="00CF1BC5"/>
    <w:rsid w:val="00CF1BD2"/>
    <w:rsid w:val="00CF2096"/>
    <w:rsid w:val="00CF218B"/>
    <w:rsid w:val="00CF21C3"/>
    <w:rsid w:val="00CF24F2"/>
    <w:rsid w:val="00CF2641"/>
    <w:rsid w:val="00CF2A11"/>
    <w:rsid w:val="00CF339E"/>
    <w:rsid w:val="00CF33D0"/>
    <w:rsid w:val="00CF34B2"/>
    <w:rsid w:val="00CF35AD"/>
    <w:rsid w:val="00CF378C"/>
    <w:rsid w:val="00CF3ACB"/>
    <w:rsid w:val="00CF3BBB"/>
    <w:rsid w:val="00CF3CCE"/>
    <w:rsid w:val="00CF4364"/>
    <w:rsid w:val="00CF497E"/>
    <w:rsid w:val="00CF4DC5"/>
    <w:rsid w:val="00CF519E"/>
    <w:rsid w:val="00CF5511"/>
    <w:rsid w:val="00CF5521"/>
    <w:rsid w:val="00CF59BA"/>
    <w:rsid w:val="00CF5B73"/>
    <w:rsid w:val="00CF5D1F"/>
    <w:rsid w:val="00CF5E70"/>
    <w:rsid w:val="00CF6108"/>
    <w:rsid w:val="00CF642E"/>
    <w:rsid w:val="00CF6561"/>
    <w:rsid w:val="00CF68D3"/>
    <w:rsid w:val="00CF6A08"/>
    <w:rsid w:val="00CF6AAF"/>
    <w:rsid w:val="00CF6C5D"/>
    <w:rsid w:val="00CF7219"/>
    <w:rsid w:val="00CF7453"/>
    <w:rsid w:val="00CF7CEF"/>
    <w:rsid w:val="00CFF2C3"/>
    <w:rsid w:val="00D000C2"/>
    <w:rsid w:val="00D0052E"/>
    <w:rsid w:val="00D0060D"/>
    <w:rsid w:val="00D00615"/>
    <w:rsid w:val="00D007EE"/>
    <w:rsid w:val="00D009C8"/>
    <w:rsid w:val="00D011A0"/>
    <w:rsid w:val="00D0149F"/>
    <w:rsid w:val="00D016FD"/>
    <w:rsid w:val="00D0173D"/>
    <w:rsid w:val="00D019C2"/>
    <w:rsid w:val="00D01E99"/>
    <w:rsid w:val="00D01FA5"/>
    <w:rsid w:val="00D01FD2"/>
    <w:rsid w:val="00D02361"/>
    <w:rsid w:val="00D02AFF"/>
    <w:rsid w:val="00D030D0"/>
    <w:rsid w:val="00D0350B"/>
    <w:rsid w:val="00D03597"/>
    <w:rsid w:val="00D03EB8"/>
    <w:rsid w:val="00D04577"/>
    <w:rsid w:val="00D04580"/>
    <w:rsid w:val="00D0464E"/>
    <w:rsid w:val="00D046DA"/>
    <w:rsid w:val="00D05023"/>
    <w:rsid w:val="00D052BE"/>
    <w:rsid w:val="00D05770"/>
    <w:rsid w:val="00D05A29"/>
    <w:rsid w:val="00D06000"/>
    <w:rsid w:val="00D0684C"/>
    <w:rsid w:val="00D069F8"/>
    <w:rsid w:val="00D06CD6"/>
    <w:rsid w:val="00D06F88"/>
    <w:rsid w:val="00D076EE"/>
    <w:rsid w:val="00D07B52"/>
    <w:rsid w:val="00D07CB9"/>
    <w:rsid w:val="00D10172"/>
    <w:rsid w:val="00D10783"/>
    <w:rsid w:val="00D108F6"/>
    <w:rsid w:val="00D10A11"/>
    <w:rsid w:val="00D10D33"/>
    <w:rsid w:val="00D11033"/>
    <w:rsid w:val="00D110A3"/>
    <w:rsid w:val="00D11CA3"/>
    <w:rsid w:val="00D12316"/>
    <w:rsid w:val="00D12946"/>
    <w:rsid w:val="00D129B4"/>
    <w:rsid w:val="00D13EEC"/>
    <w:rsid w:val="00D13F50"/>
    <w:rsid w:val="00D14030"/>
    <w:rsid w:val="00D14747"/>
    <w:rsid w:val="00D14785"/>
    <w:rsid w:val="00D148DD"/>
    <w:rsid w:val="00D14CC5"/>
    <w:rsid w:val="00D14E14"/>
    <w:rsid w:val="00D14F26"/>
    <w:rsid w:val="00D14F6E"/>
    <w:rsid w:val="00D14FB3"/>
    <w:rsid w:val="00D1507A"/>
    <w:rsid w:val="00D155B9"/>
    <w:rsid w:val="00D158DE"/>
    <w:rsid w:val="00D15AB3"/>
    <w:rsid w:val="00D15D24"/>
    <w:rsid w:val="00D15D3B"/>
    <w:rsid w:val="00D1627B"/>
    <w:rsid w:val="00D171F2"/>
    <w:rsid w:val="00D20309"/>
    <w:rsid w:val="00D20446"/>
    <w:rsid w:val="00D20518"/>
    <w:rsid w:val="00D20918"/>
    <w:rsid w:val="00D20A4F"/>
    <w:rsid w:val="00D20AA1"/>
    <w:rsid w:val="00D20C1E"/>
    <w:rsid w:val="00D2173D"/>
    <w:rsid w:val="00D21E15"/>
    <w:rsid w:val="00D21F57"/>
    <w:rsid w:val="00D22125"/>
    <w:rsid w:val="00D22C66"/>
    <w:rsid w:val="00D22E30"/>
    <w:rsid w:val="00D23615"/>
    <w:rsid w:val="00D23876"/>
    <w:rsid w:val="00D23D19"/>
    <w:rsid w:val="00D23DCD"/>
    <w:rsid w:val="00D24218"/>
    <w:rsid w:val="00D242CA"/>
    <w:rsid w:val="00D2442D"/>
    <w:rsid w:val="00D24567"/>
    <w:rsid w:val="00D24671"/>
    <w:rsid w:val="00D24C73"/>
    <w:rsid w:val="00D24F11"/>
    <w:rsid w:val="00D25082"/>
    <w:rsid w:val="00D25111"/>
    <w:rsid w:val="00D253C8"/>
    <w:rsid w:val="00D257E5"/>
    <w:rsid w:val="00D26046"/>
    <w:rsid w:val="00D26A84"/>
    <w:rsid w:val="00D26DE8"/>
    <w:rsid w:val="00D273D7"/>
    <w:rsid w:val="00D2757F"/>
    <w:rsid w:val="00D27B1D"/>
    <w:rsid w:val="00D27E92"/>
    <w:rsid w:val="00D30104"/>
    <w:rsid w:val="00D30146"/>
    <w:rsid w:val="00D307CA"/>
    <w:rsid w:val="00D30E1D"/>
    <w:rsid w:val="00D311B8"/>
    <w:rsid w:val="00D311D7"/>
    <w:rsid w:val="00D3161B"/>
    <w:rsid w:val="00D31643"/>
    <w:rsid w:val="00D31669"/>
    <w:rsid w:val="00D31902"/>
    <w:rsid w:val="00D31EF8"/>
    <w:rsid w:val="00D3212F"/>
    <w:rsid w:val="00D3229C"/>
    <w:rsid w:val="00D3291E"/>
    <w:rsid w:val="00D32BA8"/>
    <w:rsid w:val="00D3310E"/>
    <w:rsid w:val="00D33157"/>
    <w:rsid w:val="00D33209"/>
    <w:rsid w:val="00D33393"/>
    <w:rsid w:val="00D33747"/>
    <w:rsid w:val="00D337ED"/>
    <w:rsid w:val="00D33E7F"/>
    <w:rsid w:val="00D3401A"/>
    <w:rsid w:val="00D34179"/>
    <w:rsid w:val="00D346A7"/>
    <w:rsid w:val="00D34E37"/>
    <w:rsid w:val="00D35025"/>
    <w:rsid w:val="00D35076"/>
    <w:rsid w:val="00D35A3C"/>
    <w:rsid w:val="00D35A45"/>
    <w:rsid w:val="00D35E8F"/>
    <w:rsid w:val="00D361D0"/>
    <w:rsid w:val="00D363AF"/>
    <w:rsid w:val="00D369AF"/>
    <w:rsid w:val="00D370F1"/>
    <w:rsid w:val="00D37214"/>
    <w:rsid w:val="00D3735D"/>
    <w:rsid w:val="00D37502"/>
    <w:rsid w:val="00D37520"/>
    <w:rsid w:val="00D377A4"/>
    <w:rsid w:val="00D407CB"/>
    <w:rsid w:val="00D407EC"/>
    <w:rsid w:val="00D40CFB"/>
    <w:rsid w:val="00D417C8"/>
    <w:rsid w:val="00D4199B"/>
    <w:rsid w:val="00D41BEE"/>
    <w:rsid w:val="00D4239A"/>
    <w:rsid w:val="00D423F1"/>
    <w:rsid w:val="00D4258C"/>
    <w:rsid w:val="00D42ACA"/>
    <w:rsid w:val="00D42CEE"/>
    <w:rsid w:val="00D42D77"/>
    <w:rsid w:val="00D42DE2"/>
    <w:rsid w:val="00D432D4"/>
    <w:rsid w:val="00D43506"/>
    <w:rsid w:val="00D43768"/>
    <w:rsid w:val="00D439C1"/>
    <w:rsid w:val="00D43AC2"/>
    <w:rsid w:val="00D43DDE"/>
    <w:rsid w:val="00D43FB6"/>
    <w:rsid w:val="00D443D8"/>
    <w:rsid w:val="00D44479"/>
    <w:rsid w:val="00D450BD"/>
    <w:rsid w:val="00D4510C"/>
    <w:rsid w:val="00D4546C"/>
    <w:rsid w:val="00D45651"/>
    <w:rsid w:val="00D4628C"/>
    <w:rsid w:val="00D46AA4"/>
    <w:rsid w:val="00D46D75"/>
    <w:rsid w:val="00D46E28"/>
    <w:rsid w:val="00D46E65"/>
    <w:rsid w:val="00D46EB2"/>
    <w:rsid w:val="00D46EEA"/>
    <w:rsid w:val="00D4720F"/>
    <w:rsid w:val="00D47314"/>
    <w:rsid w:val="00D47A37"/>
    <w:rsid w:val="00D47C03"/>
    <w:rsid w:val="00D50C6B"/>
    <w:rsid w:val="00D51370"/>
    <w:rsid w:val="00D51639"/>
    <w:rsid w:val="00D516EB"/>
    <w:rsid w:val="00D5184A"/>
    <w:rsid w:val="00D51C27"/>
    <w:rsid w:val="00D51C3A"/>
    <w:rsid w:val="00D51EB6"/>
    <w:rsid w:val="00D51F68"/>
    <w:rsid w:val="00D52752"/>
    <w:rsid w:val="00D52B12"/>
    <w:rsid w:val="00D52E84"/>
    <w:rsid w:val="00D53BE3"/>
    <w:rsid w:val="00D53BF7"/>
    <w:rsid w:val="00D53FBB"/>
    <w:rsid w:val="00D543D0"/>
    <w:rsid w:val="00D54D3E"/>
    <w:rsid w:val="00D54ED2"/>
    <w:rsid w:val="00D550F0"/>
    <w:rsid w:val="00D5514E"/>
    <w:rsid w:val="00D55406"/>
    <w:rsid w:val="00D557A2"/>
    <w:rsid w:val="00D557BA"/>
    <w:rsid w:val="00D55F47"/>
    <w:rsid w:val="00D565E0"/>
    <w:rsid w:val="00D5667E"/>
    <w:rsid w:val="00D566D1"/>
    <w:rsid w:val="00D56789"/>
    <w:rsid w:val="00D5699F"/>
    <w:rsid w:val="00D56BA6"/>
    <w:rsid w:val="00D56CBB"/>
    <w:rsid w:val="00D56DC4"/>
    <w:rsid w:val="00D579B7"/>
    <w:rsid w:val="00D60022"/>
    <w:rsid w:val="00D60185"/>
    <w:rsid w:val="00D60247"/>
    <w:rsid w:val="00D604DA"/>
    <w:rsid w:val="00D60551"/>
    <w:rsid w:val="00D609B9"/>
    <w:rsid w:val="00D60BCC"/>
    <w:rsid w:val="00D610A4"/>
    <w:rsid w:val="00D61434"/>
    <w:rsid w:val="00D6183B"/>
    <w:rsid w:val="00D6188D"/>
    <w:rsid w:val="00D61A66"/>
    <w:rsid w:val="00D61BB0"/>
    <w:rsid w:val="00D61C59"/>
    <w:rsid w:val="00D6202C"/>
    <w:rsid w:val="00D6227D"/>
    <w:rsid w:val="00D625F9"/>
    <w:rsid w:val="00D626AC"/>
    <w:rsid w:val="00D62845"/>
    <w:rsid w:val="00D62ABC"/>
    <w:rsid w:val="00D62B0E"/>
    <w:rsid w:val="00D62F98"/>
    <w:rsid w:val="00D6348E"/>
    <w:rsid w:val="00D63509"/>
    <w:rsid w:val="00D6356F"/>
    <w:rsid w:val="00D6376F"/>
    <w:rsid w:val="00D637C1"/>
    <w:rsid w:val="00D63827"/>
    <w:rsid w:val="00D63D1E"/>
    <w:rsid w:val="00D63DA3"/>
    <w:rsid w:val="00D6405B"/>
    <w:rsid w:val="00D643F0"/>
    <w:rsid w:val="00D64440"/>
    <w:rsid w:val="00D64580"/>
    <w:rsid w:val="00D64612"/>
    <w:rsid w:val="00D64B09"/>
    <w:rsid w:val="00D64C5A"/>
    <w:rsid w:val="00D65150"/>
    <w:rsid w:val="00D6529B"/>
    <w:rsid w:val="00D66206"/>
    <w:rsid w:val="00D66234"/>
    <w:rsid w:val="00D662BF"/>
    <w:rsid w:val="00D663C8"/>
    <w:rsid w:val="00D663D6"/>
    <w:rsid w:val="00D6669D"/>
    <w:rsid w:val="00D6691B"/>
    <w:rsid w:val="00D66BB0"/>
    <w:rsid w:val="00D66CA3"/>
    <w:rsid w:val="00D66DFF"/>
    <w:rsid w:val="00D677A1"/>
    <w:rsid w:val="00D67A50"/>
    <w:rsid w:val="00D70352"/>
    <w:rsid w:val="00D70C94"/>
    <w:rsid w:val="00D70DDE"/>
    <w:rsid w:val="00D71011"/>
    <w:rsid w:val="00D71247"/>
    <w:rsid w:val="00D71321"/>
    <w:rsid w:val="00D713C3"/>
    <w:rsid w:val="00D71D3F"/>
    <w:rsid w:val="00D72094"/>
    <w:rsid w:val="00D724BC"/>
    <w:rsid w:val="00D72667"/>
    <w:rsid w:val="00D72709"/>
    <w:rsid w:val="00D72C8C"/>
    <w:rsid w:val="00D72CB8"/>
    <w:rsid w:val="00D72E84"/>
    <w:rsid w:val="00D732E9"/>
    <w:rsid w:val="00D73433"/>
    <w:rsid w:val="00D7356A"/>
    <w:rsid w:val="00D73D68"/>
    <w:rsid w:val="00D73FE3"/>
    <w:rsid w:val="00D74074"/>
    <w:rsid w:val="00D74528"/>
    <w:rsid w:val="00D74A71"/>
    <w:rsid w:val="00D74BF9"/>
    <w:rsid w:val="00D74C68"/>
    <w:rsid w:val="00D75006"/>
    <w:rsid w:val="00D75308"/>
    <w:rsid w:val="00D754F4"/>
    <w:rsid w:val="00D75530"/>
    <w:rsid w:val="00D7648F"/>
    <w:rsid w:val="00D7650A"/>
    <w:rsid w:val="00D76562"/>
    <w:rsid w:val="00D76B37"/>
    <w:rsid w:val="00D77004"/>
    <w:rsid w:val="00D77072"/>
    <w:rsid w:val="00D77115"/>
    <w:rsid w:val="00D77241"/>
    <w:rsid w:val="00D77A56"/>
    <w:rsid w:val="00D80677"/>
    <w:rsid w:val="00D80AAD"/>
    <w:rsid w:val="00D80EDC"/>
    <w:rsid w:val="00D819F9"/>
    <w:rsid w:val="00D81AEE"/>
    <w:rsid w:val="00D8227D"/>
    <w:rsid w:val="00D823ED"/>
    <w:rsid w:val="00D8266E"/>
    <w:rsid w:val="00D82783"/>
    <w:rsid w:val="00D8316D"/>
    <w:rsid w:val="00D8327C"/>
    <w:rsid w:val="00D835E3"/>
    <w:rsid w:val="00D83722"/>
    <w:rsid w:val="00D83782"/>
    <w:rsid w:val="00D837EB"/>
    <w:rsid w:val="00D8399E"/>
    <w:rsid w:val="00D8424F"/>
    <w:rsid w:val="00D842D5"/>
    <w:rsid w:val="00D84AE1"/>
    <w:rsid w:val="00D84E19"/>
    <w:rsid w:val="00D84FFD"/>
    <w:rsid w:val="00D85121"/>
    <w:rsid w:val="00D857FC"/>
    <w:rsid w:val="00D85CF2"/>
    <w:rsid w:val="00D85DA7"/>
    <w:rsid w:val="00D86129"/>
    <w:rsid w:val="00D861FC"/>
    <w:rsid w:val="00D8639B"/>
    <w:rsid w:val="00D86930"/>
    <w:rsid w:val="00D87283"/>
    <w:rsid w:val="00D8736A"/>
    <w:rsid w:val="00D877EC"/>
    <w:rsid w:val="00D878AC"/>
    <w:rsid w:val="00D87C30"/>
    <w:rsid w:val="00D87C8D"/>
    <w:rsid w:val="00D905EA"/>
    <w:rsid w:val="00D909B9"/>
    <w:rsid w:val="00D90FC3"/>
    <w:rsid w:val="00D9103D"/>
    <w:rsid w:val="00D9144C"/>
    <w:rsid w:val="00D919F5"/>
    <w:rsid w:val="00D91A23"/>
    <w:rsid w:val="00D91A7A"/>
    <w:rsid w:val="00D91AA8"/>
    <w:rsid w:val="00D920F6"/>
    <w:rsid w:val="00D92394"/>
    <w:rsid w:val="00D92411"/>
    <w:rsid w:val="00D92C75"/>
    <w:rsid w:val="00D92F56"/>
    <w:rsid w:val="00D93075"/>
    <w:rsid w:val="00D936D0"/>
    <w:rsid w:val="00D93721"/>
    <w:rsid w:val="00D93814"/>
    <w:rsid w:val="00D938D0"/>
    <w:rsid w:val="00D93A94"/>
    <w:rsid w:val="00D93FF6"/>
    <w:rsid w:val="00D94822"/>
    <w:rsid w:val="00D94BC1"/>
    <w:rsid w:val="00D9596C"/>
    <w:rsid w:val="00D95EDD"/>
    <w:rsid w:val="00D966FD"/>
    <w:rsid w:val="00D96D68"/>
    <w:rsid w:val="00D97041"/>
    <w:rsid w:val="00D970C4"/>
    <w:rsid w:val="00D97448"/>
    <w:rsid w:val="00D97C5A"/>
    <w:rsid w:val="00D97D1B"/>
    <w:rsid w:val="00DA01F9"/>
    <w:rsid w:val="00DA0314"/>
    <w:rsid w:val="00DA04E4"/>
    <w:rsid w:val="00DA0A0F"/>
    <w:rsid w:val="00DA1AAB"/>
    <w:rsid w:val="00DA1BF9"/>
    <w:rsid w:val="00DA1C34"/>
    <w:rsid w:val="00DA1D67"/>
    <w:rsid w:val="00DA1D6A"/>
    <w:rsid w:val="00DA1DA0"/>
    <w:rsid w:val="00DA233C"/>
    <w:rsid w:val="00DA2611"/>
    <w:rsid w:val="00DA2994"/>
    <w:rsid w:val="00DA3213"/>
    <w:rsid w:val="00DA3438"/>
    <w:rsid w:val="00DA3C4E"/>
    <w:rsid w:val="00DA4709"/>
    <w:rsid w:val="00DA47A8"/>
    <w:rsid w:val="00DA4DA0"/>
    <w:rsid w:val="00DA548C"/>
    <w:rsid w:val="00DA55A9"/>
    <w:rsid w:val="00DA5CD8"/>
    <w:rsid w:val="00DA5CF2"/>
    <w:rsid w:val="00DA5DC7"/>
    <w:rsid w:val="00DA5F48"/>
    <w:rsid w:val="00DA670E"/>
    <w:rsid w:val="00DA75DA"/>
    <w:rsid w:val="00DA7C14"/>
    <w:rsid w:val="00DB0206"/>
    <w:rsid w:val="00DB033E"/>
    <w:rsid w:val="00DB0400"/>
    <w:rsid w:val="00DB0985"/>
    <w:rsid w:val="00DB1242"/>
    <w:rsid w:val="00DB13A4"/>
    <w:rsid w:val="00DB15D4"/>
    <w:rsid w:val="00DB1642"/>
    <w:rsid w:val="00DB184B"/>
    <w:rsid w:val="00DB1C23"/>
    <w:rsid w:val="00DB27A0"/>
    <w:rsid w:val="00DB2FE8"/>
    <w:rsid w:val="00DB323E"/>
    <w:rsid w:val="00DB3377"/>
    <w:rsid w:val="00DB355A"/>
    <w:rsid w:val="00DB3D1A"/>
    <w:rsid w:val="00DB3F02"/>
    <w:rsid w:val="00DB41D8"/>
    <w:rsid w:val="00DB42FB"/>
    <w:rsid w:val="00DB4CFD"/>
    <w:rsid w:val="00DB4D3A"/>
    <w:rsid w:val="00DB4D66"/>
    <w:rsid w:val="00DB4F13"/>
    <w:rsid w:val="00DB4F76"/>
    <w:rsid w:val="00DB53BA"/>
    <w:rsid w:val="00DB5530"/>
    <w:rsid w:val="00DB55F9"/>
    <w:rsid w:val="00DB56A2"/>
    <w:rsid w:val="00DB5A35"/>
    <w:rsid w:val="00DB5C83"/>
    <w:rsid w:val="00DB5DF6"/>
    <w:rsid w:val="00DB6036"/>
    <w:rsid w:val="00DB6496"/>
    <w:rsid w:val="00DB676A"/>
    <w:rsid w:val="00DB701F"/>
    <w:rsid w:val="00DB7130"/>
    <w:rsid w:val="00DB745A"/>
    <w:rsid w:val="00DB76FA"/>
    <w:rsid w:val="00DB79E6"/>
    <w:rsid w:val="00DC04E7"/>
    <w:rsid w:val="00DC0568"/>
    <w:rsid w:val="00DC06AD"/>
    <w:rsid w:val="00DC071D"/>
    <w:rsid w:val="00DC08A5"/>
    <w:rsid w:val="00DC08D9"/>
    <w:rsid w:val="00DC0AF6"/>
    <w:rsid w:val="00DC0C43"/>
    <w:rsid w:val="00DC0D01"/>
    <w:rsid w:val="00DC1064"/>
    <w:rsid w:val="00DC132B"/>
    <w:rsid w:val="00DC16E2"/>
    <w:rsid w:val="00DC1795"/>
    <w:rsid w:val="00DC19EA"/>
    <w:rsid w:val="00DC1BB3"/>
    <w:rsid w:val="00DC204D"/>
    <w:rsid w:val="00DC2051"/>
    <w:rsid w:val="00DC20EC"/>
    <w:rsid w:val="00DC21CE"/>
    <w:rsid w:val="00DC22F4"/>
    <w:rsid w:val="00DC2D5C"/>
    <w:rsid w:val="00DC30CB"/>
    <w:rsid w:val="00DC3294"/>
    <w:rsid w:val="00DC3538"/>
    <w:rsid w:val="00DC37FD"/>
    <w:rsid w:val="00DC39BC"/>
    <w:rsid w:val="00DC3C2D"/>
    <w:rsid w:val="00DC4083"/>
    <w:rsid w:val="00DC41B3"/>
    <w:rsid w:val="00DC53A9"/>
    <w:rsid w:val="00DC5A36"/>
    <w:rsid w:val="00DC5F8E"/>
    <w:rsid w:val="00DC6EDC"/>
    <w:rsid w:val="00DC74BC"/>
    <w:rsid w:val="00DC7523"/>
    <w:rsid w:val="00DC783B"/>
    <w:rsid w:val="00DC7C6B"/>
    <w:rsid w:val="00DC7E8E"/>
    <w:rsid w:val="00DD0337"/>
    <w:rsid w:val="00DD04B0"/>
    <w:rsid w:val="00DD09A5"/>
    <w:rsid w:val="00DD0DEC"/>
    <w:rsid w:val="00DD1148"/>
    <w:rsid w:val="00DD18C7"/>
    <w:rsid w:val="00DD1C2D"/>
    <w:rsid w:val="00DD1DF5"/>
    <w:rsid w:val="00DD23FD"/>
    <w:rsid w:val="00DD262E"/>
    <w:rsid w:val="00DD2673"/>
    <w:rsid w:val="00DD27BC"/>
    <w:rsid w:val="00DD27C3"/>
    <w:rsid w:val="00DD28AA"/>
    <w:rsid w:val="00DD28EB"/>
    <w:rsid w:val="00DD298C"/>
    <w:rsid w:val="00DD2B9C"/>
    <w:rsid w:val="00DD2C7F"/>
    <w:rsid w:val="00DD2DFA"/>
    <w:rsid w:val="00DD2E10"/>
    <w:rsid w:val="00DD2E73"/>
    <w:rsid w:val="00DD2E7E"/>
    <w:rsid w:val="00DD3378"/>
    <w:rsid w:val="00DD3470"/>
    <w:rsid w:val="00DD3D6C"/>
    <w:rsid w:val="00DD40CD"/>
    <w:rsid w:val="00DD41D9"/>
    <w:rsid w:val="00DD4200"/>
    <w:rsid w:val="00DD4416"/>
    <w:rsid w:val="00DD448D"/>
    <w:rsid w:val="00DD49D9"/>
    <w:rsid w:val="00DD5494"/>
    <w:rsid w:val="00DD5498"/>
    <w:rsid w:val="00DD5757"/>
    <w:rsid w:val="00DD581A"/>
    <w:rsid w:val="00DD5A7D"/>
    <w:rsid w:val="00DD5B09"/>
    <w:rsid w:val="00DD5C36"/>
    <w:rsid w:val="00DD5D40"/>
    <w:rsid w:val="00DD5E60"/>
    <w:rsid w:val="00DD5E78"/>
    <w:rsid w:val="00DD64E6"/>
    <w:rsid w:val="00DD6659"/>
    <w:rsid w:val="00DD6A54"/>
    <w:rsid w:val="00DD6D3A"/>
    <w:rsid w:val="00DD6F5C"/>
    <w:rsid w:val="00DD70C6"/>
    <w:rsid w:val="00DD73EA"/>
    <w:rsid w:val="00DD7787"/>
    <w:rsid w:val="00DD799C"/>
    <w:rsid w:val="00DD7DBA"/>
    <w:rsid w:val="00DE0303"/>
    <w:rsid w:val="00DE033E"/>
    <w:rsid w:val="00DE0F84"/>
    <w:rsid w:val="00DE0FDD"/>
    <w:rsid w:val="00DE0FFC"/>
    <w:rsid w:val="00DE1069"/>
    <w:rsid w:val="00DE128A"/>
    <w:rsid w:val="00DE131B"/>
    <w:rsid w:val="00DE147F"/>
    <w:rsid w:val="00DE1567"/>
    <w:rsid w:val="00DE16A5"/>
    <w:rsid w:val="00DE18B8"/>
    <w:rsid w:val="00DE19E0"/>
    <w:rsid w:val="00DE1C16"/>
    <w:rsid w:val="00DE1E17"/>
    <w:rsid w:val="00DE2475"/>
    <w:rsid w:val="00DE2742"/>
    <w:rsid w:val="00DE2C16"/>
    <w:rsid w:val="00DE2E70"/>
    <w:rsid w:val="00DE3F3D"/>
    <w:rsid w:val="00DE424C"/>
    <w:rsid w:val="00DE42FE"/>
    <w:rsid w:val="00DE4BA7"/>
    <w:rsid w:val="00DE4D59"/>
    <w:rsid w:val="00DE4DA4"/>
    <w:rsid w:val="00DE5124"/>
    <w:rsid w:val="00DE5154"/>
    <w:rsid w:val="00DE55D1"/>
    <w:rsid w:val="00DE5779"/>
    <w:rsid w:val="00DE5ACD"/>
    <w:rsid w:val="00DE5D8F"/>
    <w:rsid w:val="00DE6177"/>
    <w:rsid w:val="00DE6350"/>
    <w:rsid w:val="00DE679F"/>
    <w:rsid w:val="00DE68A7"/>
    <w:rsid w:val="00DE696B"/>
    <w:rsid w:val="00DE6B50"/>
    <w:rsid w:val="00DE6BA8"/>
    <w:rsid w:val="00DE6F4E"/>
    <w:rsid w:val="00DE7546"/>
    <w:rsid w:val="00DE780B"/>
    <w:rsid w:val="00DF0677"/>
    <w:rsid w:val="00DF0988"/>
    <w:rsid w:val="00DF0A0D"/>
    <w:rsid w:val="00DF0C7D"/>
    <w:rsid w:val="00DF0E77"/>
    <w:rsid w:val="00DF0EA2"/>
    <w:rsid w:val="00DF1135"/>
    <w:rsid w:val="00DF11E9"/>
    <w:rsid w:val="00DF1A4E"/>
    <w:rsid w:val="00DF1E58"/>
    <w:rsid w:val="00DF2DA3"/>
    <w:rsid w:val="00DF3560"/>
    <w:rsid w:val="00DF35F7"/>
    <w:rsid w:val="00DF38A7"/>
    <w:rsid w:val="00DF3BC4"/>
    <w:rsid w:val="00DF3FF5"/>
    <w:rsid w:val="00DF42FB"/>
    <w:rsid w:val="00DF4959"/>
    <w:rsid w:val="00DF4F96"/>
    <w:rsid w:val="00DF575D"/>
    <w:rsid w:val="00DF59D3"/>
    <w:rsid w:val="00DF5B92"/>
    <w:rsid w:val="00DF5CA1"/>
    <w:rsid w:val="00DF5DD1"/>
    <w:rsid w:val="00DF63D6"/>
    <w:rsid w:val="00DF6503"/>
    <w:rsid w:val="00DF67AA"/>
    <w:rsid w:val="00DF688F"/>
    <w:rsid w:val="00DF6B26"/>
    <w:rsid w:val="00DF6D53"/>
    <w:rsid w:val="00DF6F4D"/>
    <w:rsid w:val="00DF7098"/>
    <w:rsid w:val="00DF780B"/>
    <w:rsid w:val="00DF7B06"/>
    <w:rsid w:val="00DF7D40"/>
    <w:rsid w:val="00DF7E9C"/>
    <w:rsid w:val="00E003C3"/>
    <w:rsid w:val="00E005D4"/>
    <w:rsid w:val="00E008F8"/>
    <w:rsid w:val="00E00DAC"/>
    <w:rsid w:val="00E013A8"/>
    <w:rsid w:val="00E01CE7"/>
    <w:rsid w:val="00E02187"/>
    <w:rsid w:val="00E0246A"/>
    <w:rsid w:val="00E03994"/>
    <w:rsid w:val="00E03D12"/>
    <w:rsid w:val="00E03F26"/>
    <w:rsid w:val="00E0491E"/>
    <w:rsid w:val="00E04F92"/>
    <w:rsid w:val="00E05023"/>
    <w:rsid w:val="00E05113"/>
    <w:rsid w:val="00E05117"/>
    <w:rsid w:val="00E0566C"/>
    <w:rsid w:val="00E057FE"/>
    <w:rsid w:val="00E05814"/>
    <w:rsid w:val="00E059D4"/>
    <w:rsid w:val="00E06192"/>
    <w:rsid w:val="00E0636A"/>
    <w:rsid w:val="00E06B44"/>
    <w:rsid w:val="00E06C43"/>
    <w:rsid w:val="00E06CC1"/>
    <w:rsid w:val="00E06D08"/>
    <w:rsid w:val="00E06D56"/>
    <w:rsid w:val="00E06F59"/>
    <w:rsid w:val="00E07327"/>
    <w:rsid w:val="00E07706"/>
    <w:rsid w:val="00E104B2"/>
    <w:rsid w:val="00E10BF9"/>
    <w:rsid w:val="00E117B7"/>
    <w:rsid w:val="00E11A0D"/>
    <w:rsid w:val="00E11A4E"/>
    <w:rsid w:val="00E11CC3"/>
    <w:rsid w:val="00E11FAF"/>
    <w:rsid w:val="00E123C5"/>
    <w:rsid w:val="00E12915"/>
    <w:rsid w:val="00E13760"/>
    <w:rsid w:val="00E13EE8"/>
    <w:rsid w:val="00E14849"/>
    <w:rsid w:val="00E148C2"/>
    <w:rsid w:val="00E14F8D"/>
    <w:rsid w:val="00E14FD5"/>
    <w:rsid w:val="00E150C3"/>
    <w:rsid w:val="00E15738"/>
    <w:rsid w:val="00E1578B"/>
    <w:rsid w:val="00E15C39"/>
    <w:rsid w:val="00E1635D"/>
    <w:rsid w:val="00E165D3"/>
    <w:rsid w:val="00E16773"/>
    <w:rsid w:val="00E16F03"/>
    <w:rsid w:val="00E1702E"/>
    <w:rsid w:val="00E171F2"/>
    <w:rsid w:val="00E17BBE"/>
    <w:rsid w:val="00E20443"/>
    <w:rsid w:val="00E209D9"/>
    <w:rsid w:val="00E20BEF"/>
    <w:rsid w:val="00E20E23"/>
    <w:rsid w:val="00E20EC1"/>
    <w:rsid w:val="00E21174"/>
    <w:rsid w:val="00E2123B"/>
    <w:rsid w:val="00E21621"/>
    <w:rsid w:val="00E2180A"/>
    <w:rsid w:val="00E219B0"/>
    <w:rsid w:val="00E21A1B"/>
    <w:rsid w:val="00E21B7A"/>
    <w:rsid w:val="00E21C9C"/>
    <w:rsid w:val="00E21DA9"/>
    <w:rsid w:val="00E21DF8"/>
    <w:rsid w:val="00E21F02"/>
    <w:rsid w:val="00E21F30"/>
    <w:rsid w:val="00E2219E"/>
    <w:rsid w:val="00E22299"/>
    <w:rsid w:val="00E224AD"/>
    <w:rsid w:val="00E22648"/>
    <w:rsid w:val="00E22700"/>
    <w:rsid w:val="00E228E9"/>
    <w:rsid w:val="00E22A28"/>
    <w:rsid w:val="00E23820"/>
    <w:rsid w:val="00E238DE"/>
    <w:rsid w:val="00E23B6B"/>
    <w:rsid w:val="00E23D3D"/>
    <w:rsid w:val="00E2405B"/>
    <w:rsid w:val="00E2432F"/>
    <w:rsid w:val="00E243DD"/>
    <w:rsid w:val="00E24A05"/>
    <w:rsid w:val="00E2539D"/>
    <w:rsid w:val="00E25736"/>
    <w:rsid w:val="00E25882"/>
    <w:rsid w:val="00E25A02"/>
    <w:rsid w:val="00E25B44"/>
    <w:rsid w:val="00E26041"/>
    <w:rsid w:val="00E26234"/>
    <w:rsid w:val="00E267E7"/>
    <w:rsid w:val="00E26DD1"/>
    <w:rsid w:val="00E26E0A"/>
    <w:rsid w:val="00E26E2D"/>
    <w:rsid w:val="00E27404"/>
    <w:rsid w:val="00E2742D"/>
    <w:rsid w:val="00E2771B"/>
    <w:rsid w:val="00E2779D"/>
    <w:rsid w:val="00E2791A"/>
    <w:rsid w:val="00E27B33"/>
    <w:rsid w:val="00E27B9D"/>
    <w:rsid w:val="00E27CED"/>
    <w:rsid w:val="00E303A7"/>
    <w:rsid w:val="00E308E5"/>
    <w:rsid w:val="00E30934"/>
    <w:rsid w:val="00E30970"/>
    <w:rsid w:val="00E30EF8"/>
    <w:rsid w:val="00E30F5E"/>
    <w:rsid w:val="00E31004"/>
    <w:rsid w:val="00E3119B"/>
    <w:rsid w:val="00E31273"/>
    <w:rsid w:val="00E3143A"/>
    <w:rsid w:val="00E31880"/>
    <w:rsid w:val="00E3199F"/>
    <w:rsid w:val="00E319AF"/>
    <w:rsid w:val="00E31C84"/>
    <w:rsid w:val="00E31FC6"/>
    <w:rsid w:val="00E3215D"/>
    <w:rsid w:val="00E338B4"/>
    <w:rsid w:val="00E33B1A"/>
    <w:rsid w:val="00E33CBC"/>
    <w:rsid w:val="00E34061"/>
    <w:rsid w:val="00E3479A"/>
    <w:rsid w:val="00E349F8"/>
    <w:rsid w:val="00E34AFB"/>
    <w:rsid w:val="00E34DF8"/>
    <w:rsid w:val="00E34E28"/>
    <w:rsid w:val="00E34F26"/>
    <w:rsid w:val="00E351D6"/>
    <w:rsid w:val="00E35A12"/>
    <w:rsid w:val="00E35A9F"/>
    <w:rsid w:val="00E35BF9"/>
    <w:rsid w:val="00E35F88"/>
    <w:rsid w:val="00E365BD"/>
    <w:rsid w:val="00E3684D"/>
    <w:rsid w:val="00E36850"/>
    <w:rsid w:val="00E36966"/>
    <w:rsid w:val="00E376BC"/>
    <w:rsid w:val="00E377AE"/>
    <w:rsid w:val="00E378F8"/>
    <w:rsid w:val="00E37BC1"/>
    <w:rsid w:val="00E37E30"/>
    <w:rsid w:val="00E37E5E"/>
    <w:rsid w:val="00E407FD"/>
    <w:rsid w:val="00E40A7E"/>
    <w:rsid w:val="00E40CC1"/>
    <w:rsid w:val="00E41BC3"/>
    <w:rsid w:val="00E42131"/>
    <w:rsid w:val="00E42150"/>
    <w:rsid w:val="00E425EB"/>
    <w:rsid w:val="00E42970"/>
    <w:rsid w:val="00E431EF"/>
    <w:rsid w:val="00E432AC"/>
    <w:rsid w:val="00E43376"/>
    <w:rsid w:val="00E43729"/>
    <w:rsid w:val="00E43794"/>
    <w:rsid w:val="00E43929"/>
    <w:rsid w:val="00E43DAF"/>
    <w:rsid w:val="00E43F3B"/>
    <w:rsid w:val="00E441E3"/>
    <w:rsid w:val="00E44475"/>
    <w:rsid w:val="00E445A7"/>
    <w:rsid w:val="00E445A9"/>
    <w:rsid w:val="00E449FC"/>
    <w:rsid w:val="00E44B00"/>
    <w:rsid w:val="00E44EA9"/>
    <w:rsid w:val="00E451FC"/>
    <w:rsid w:val="00E45507"/>
    <w:rsid w:val="00E45FDF"/>
    <w:rsid w:val="00E47D2E"/>
    <w:rsid w:val="00E501CD"/>
    <w:rsid w:val="00E5023C"/>
    <w:rsid w:val="00E5044B"/>
    <w:rsid w:val="00E50ADC"/>
    <w:rsid w:val="00E50D84"/>
    <w:rsid w:val="00E512A0"/>
    <w:rsid w:val="00E51341"/>
    <w:rsid w:val="00E517EB"/>
    <w:rsid w:val="00E5222E"/>
    <w:rsid w:val="00E52E98"/>
    <w:rsid w:val="00E533FA"/>
    <w:rsid w:val="00E5370A"/>
    <w:rsid w:val="00E538B0"/>
    <w:rsid w:val="00E5391B"/>
    <w:rsid w:val="00E53DCC"/>
    <w:rsid w:val="00E53FE4"/>
    <w:rsid w:val="00E54012"/>
    <w:rsid w:val="00E5406E"/>
    <w:rsid w:val="00E5406F"/>
    <w:rsid w:val="00E54117"/>
    <w:rsid w:val="00E54351"/>
    <w:rsid w:val="00E545CA"/>
    <w:rsid w:val="00E54D9F"/>
    <w:rsid w:val="00E55501"/>
    <w:rsid w:val="00E558C6"/>
    <w:rsid w:val="00E55CB4"/>
    <w:rsid w:val="00E55E44"/>
    <w:rsid w:val="00E56135"/>
    <w:rsid w:val="00E56743"/>
    <w:rsid w:val="00E5759F"/>
    <w:rsid w:val="00E5767C"/>
    <w:rsid w:val="00E57696"/>
    <w:rsid w:val="00E5791E"/>
    <w:rsid w:val="00E57929"/>
    <w:rsid w:val="00E57CD0"/>
    <w:rsid w:val="00E57CFF"/>
    <w:rsid w:val="00E60290"/>
    <w:rsid w:val="00E60339"/>
    <w:rsid w:val="00E6094C"/>
    <w:rsid w:val="00E60BC4"/>
    <w:rsid w:val="00E60D21"/>
    <w:rsid w:val="00E611A5"/>
    <w:rsid w:val="00E6129E"/>
    <w:rsid w:val="00E61DD5"/>
    <w:rsid w:val="00E6212D"/>
    <w:rsid w:val="00E62283"/>
    <w:rsid w:val="00E6257B"/>
    <w:rsid w:val="00E62A3C"/>
    <w:rsid w:val="00E62ED4"/>
    <w:rsid w:val="00E634EA"/>
    <w:rsid w:val="00E634F4"/>
    <w:rsid w:val="00E63743"/>
    <w:rsid w:val="00E63814"/>
    <w:rsid w:val="00E639FA"/>
    <w:rsid w:val="00E63A52"/>
    <w:rsid w:val="00E649D5"/>
    <w:rsid w:val="00E64C17"/>
    <w:rsid w:val="00E64D41"/>
    <w:rsid w:val="00E65063"/>
    <w:rsid w:val="00E653B3"/>
    <w:rsid w:val="00E65551"/>
    <w:rsid w:val="00E6586E"/>
    <w:rsid w:val="00E658A1"/>
    <w:rsid w:val="00E658BB"/>
    <w:rsid w:val="00E65E6A"/>
    <w:rsid w:val="00E661F1"/>
    <w:rsid w:val="00E664EE"/>
    <w:rsid w:val="00E66C21"/>
    <w:rsid w:val="00E672E7"/>
    <w:rsid w:val="00E6738F"/>
    <w:rsid w:val="00E673D5"/>
    <w:rsid w:val="00E67425"/>
    <w:rsid w:val="00E67779"/>
    <w:rsid w:val="00E67790"/>
    <w:rsid w:val="00E67ADD"/>
    <w:rsid w:val="00E67C07"/>
    <w:rsid w:val="00E67C35"/>
    <w:rsid w:val="00E67E6A"/>
    <w:rsid w:val="00E70BFF"/>
    <w:rsid w:val="00E70CDA"/>
    <w:rsid w:val="00E70CFB"/>
    <w:rsid w:val="00E70E65"/>
    <w:rsid w:val="00E71345"/>
    <w:rsid w:val="00E71556"/>
    <w:rsid w:val="00E715EF"/>
    <w:rsid w:val="00E71642"/>
    <w:rsid w:val="00E71A6A"/>
    <w:rsid w:val="00E7211E"/>
    <w:rsid w:val="00E721C3"/>
    <w:rsid w:val="00E723C3"/>
    <w:rsid w:val="00E72862"/>
    <w:rsid w:val="00E72CDC"/>
    <w:rsid w:val="00E73268"/>
    <w:rsid w:val="00E7357D"/>
    <w:rsid w:val="00E739BF"/>
    <w:rsid w:val="00E73A88"/>
    <w:rsid w:val="00E73FA1"/>
    <w:rsid w:val="00E742F6"/>
    <w:rsid w:val="00E746C2"/>
    <w:rsid w:val="00E750DA"/>
    <w:rsid w:val="00E7510E"/>
    <w:rsid w:val="00E756A9"/>
    <w:rsid w:val="00E759FF"/>
    <w:rsid w:val="00E75C40"/>
    <w:rsid w:val="00E75C9C"/>
    <w:rsid w:val="00E75CFB"/>
    <w:rsid w:val="00E75DB7"/>
    <w:rsid w:val="00E76666"/>
    <w:rsid w:val="00E7672E"/>
    <w:rsid w:val="00E76796"/>
    <w:rsid w:val="00E76898"/>
    <w:rsid w:val="00E76C6E"/>
    <w:rsid w:val="00E770BA"/>
    <w:rsid w:val="00E77106"/>
    <w:rsid w:val="00E7724F"/>
    <w:rsid w:val="00E77426"/>
    <w:rsid w:val="00E77490"/>
    <w:rsid w:val="00E7763D"/>
    <w:rsid w:val="00E77A17"/>
    <w:rsid w:val="00E77E35"/>
    <w:rsid w:val="00E8117E"/>
    <w:rsid w:val="00E817E5"/>
    <w:rsid w:val="00E81886"/>
    <w:rsid w:val="00E82036"/>
    <w:rsid w:val="00E821F5"/>
    <w:rsid w:val="00E8232F"/>
    <w:rsid w:val="00E82639"/>
    <w:rsid w:val="00E82C2D"/>
    <w:rsid w:val="00E838A9"/>
    <w:rsid w:val="00E83B1D"/>
    <w:rsid w:val="00E83DD1"/>
    <w:rsid w:val="00E842D5"/>
    <w:rsid w:val="00E84510"/>
    <w:rsid w:val="00E846D6"/>
    <w:rsid w:val="00E84754"/>
    <w:rsid w:val="00E84D45"/>
    <w:rsid w:val="00E8595A"/>
    <w:rsid w:val="00E85ACF"/>
    <w:rsid w:val="00E85BE8"/>
    <w:rsid w:val="00E85DA8"/>
    <w:rsid w:val="00E85DD4"/>
    <w:rsid w:val="00E86367"/>
    <w:rsid w:val="00E8685A"/>
    <w:rsid w:val="00E868B8"/>
    <w:rsid w:val="00E86A5D"/>
    <w:rsid w:val="00E86EAD"/>
    <w:rsid w:val="00E86F84"/>
    <w:rsid w:val="00E86FAC"/>
    <w:rsid w:val="00E87396"/>
    <w:rsid w:val="00E87D8C"/>
    <w:rsid w:val="00E87ED7"/>
    <w:rsid w:val="00E8E4BC"/>
    <w:rsid w:val="00E9039A"/>
    <w:rsid w:val="00E90504"/>
    <w:rsid w:val="00E9059C"/>
    <w:rsid w:val="00E90952"/>
    <w:rsid w:val="00E90C86"/>
    <w:rsid w:val="00E9111D"/>
    <w:rsid w:val="00E912B2"/>
    <w:rsid w:val="00E91567"/>
    <w:rsid w:val="00E91BD9"/>
    <w:rsid w:val="00E91C74"/>
    <w:rsid w:val="00E92686"/>
    <w:rsid w:val="00E92898"/>
    <w:rsid w:val="00E92943"/>
    <w:rsid w:val="00E929CA"/>
    <w:rsid w:val="00E92F31"/>
    <w:rsid w:val="00E93001"/>
    <w:rsid w:val="00E934B8"/>
    <w:rsid w:val="00E934C3"/>
    <w:rsid w:val="00E93549"/>
    <w:rsid w:val="00E93604"/>
    <w:rsid w:val="00E93A75"/>
    <w:rsid w:val="00E93DA0"/>
    <w:rsid w:val="00E94B04"/>
    <w:rsid w:val="00E94B8A"/>
    <w:rsid w:val="00E9516E"/>
    <w:rsid w:val="00E9538D"/>
    <w:rsid w:val="00E956A1"/>
    <w:rsid w:val="00E958C8"/>
    <w:rsid w:val="00E95C63"/>
    <w:rsid w:val="00E95CAF"/>
    <w:rsid w:val="00E95F72"/>
    <w:rsid w:val="00E95FA8"/>
    <w:rsid w:val="00E9601A"/>
    <w:rsid w:val="00E960FE"/>
    <w:rsid w:val="00E96718"/>
    <w:rsid w:val="00E96B8B"/>
    <w:rsid w:val="00E96C64"/>
    <w:rsid w:val="00E96F15"/>
    <w:rsid w:val="00E96F8E"/>
    <w:rsid w:val="00E9733E"/>
    <w:rsid w:val="00E974DC"/>
    <w:rsid w:val="00E975D9"/>
    <w:rsid w:val="00E97646"/>
    <w:rsid w:val="00E9788F"/>
    <w:rsid w:val="00E97CD9"/>
    <w:rsid w:val="00E97E13"/>
    <w:rsid w:val="00EA03E3"/>
    <w:rsid w:val="00EA0A5E"/>
    <w:rsid w:val="00EA0CDA"/>
    <w:rsid w:val="00EA0DA4"/>
    <w:rsid w:val="00EA100B"/>
    <w:rsid w:val="00EA107E"/>
    <w:rsid w:val="00EA1493"/>
    <w:rsid w:val="00EA1839"/>
    <w:rsid w:val="00EA1E65"/>
    <w:rsid w:val="00EA1E9A"/>
    <w:rsid w:val="00EA23BB"/>
    <w:rsid w:val="00EA27BB"/>
    <w:rsid w:val="00EA287A"/>
    <w:rsid w:val="00EA2975"/>
    <w:rsid w:val="00EA2C86"/>
    <w:rsid w:val="00EA3414"/>
    <w:rsid w:val="00EA3625"/>
    <w:rsid w:val="00EA3B3C"/>
    <w:rsid w:val="00EA3EC3"/>
    <w:rsid w:val="00EA4B8E"/>
    <w:rsid w:val="00EA4B90"/>
    <w:rsid w:val="00EA5014"/>
    <w:rsid w:val="00EA50A0"/>
    <w:rsid w:val="00EA5510"/>
    <w:rsid w:val="00EA56D9"/>
    <w:rsid w:val="00EA5BBB"/>
    <w:rsid w:val="00EA5E7B"/>
    <w:rsid w:val="00EA62E0"/>
    <w:rsid w:val="00EA6663"/>
    <w:rsid w:val="00EA693D"/>
    <w:rsid w:val="00EA7756"/>
    <w:rsid w:val="00EA78D8"/>
    <w:rsid w:val="00EA7A9F"/>
    <w:rsid w:val="00EA7C99"/>
    <w:rsid w:val="00EB052A"/>
    <w:rsid w:val="00EB0843"/>
    <w:rsid w:val="00EB098D"/>
    <w:rsid w:val="00EB0D0A"/>
    <w:rsid w:val="00EB0DB4"/>
    <w:rsid w:val="00EB1863"/>
    <w:rsid w:val="00EB1F4D"/>
    <w:rsid w:val="00EB2102"/>
    <w:rsid w:val="00EB2111"/>
    <w:rsid w:val="00EB2420"/>
    <w:rsid w:val="00EB2953"/>
    <w:rsid w:val="00EB2C5B"/>
    <w:rsid w:val="00EB31FB"/>
    <w:rsid w:val="00EB3884"/>
    <w:rsid w:val="00EB3C56"/>
    <w:rsid w:val="00EB3D46"/>
    <w:rsid w:val="00EB4969"/>
    <w:rsid w:val="00EB49E5"/>
    <w:rsid w:val="00EB510D"/>
    <w:rsid w:val="00EB53FA"/>
    <w:rsid w:val="00EB574B"/>
    <w:rsid w:val="00EB59DC"/>
    <w:rsid w:val="00EB5C32"/>
    <w:rsid w:val="00EB5D87"/>
    <w:rsid w:val="00EB60E0"/>
    <w:rsid w:val="00EB62A5"/>
    <w:rsid w:val="00EB6F23"/>
    <w:rsid w:val="00EB6F93"/>
    <w:rsid w:val="00EB7346"/>
    <w:rsid w:val="00EB742C"/>
    <w:rsid w:val="00EB753A"/>
    <w:rsid w:val="00EB7690"/>
    <w:rsid w:val="00EB770D"/>
    <w:rsid w:val="00EB78E0"/>
    <w:rsid w:val="00EB78EB"/>
    <w:rsid w:val="00EB7C49"/>
    <w:rsid w:val="00EC0424"/>
    <w:rsid w:val="00EC053F"/>
    <w:rsid w:val="00EC0A7A"/>
    <w:rsid w:val="00EC0D20"/>
    <w:rsid w:val="00EC0D22"/>
    <w:rsid w:val="00EC1012"/>
    <w:rsid w:val="00EC1546"/>
    <w:rsid w:val="00EC1689"/>
    <w:rsid w:val="00EC17D0"/>
    <w:rsid w:val="00EC18EC"/>
    <w:rsid w:val="00EC1BF6"/>
    <w:rsid w:val="00EC1D1E"/>
    <w:rsid w:val="00EC25F3"/>
    <w:rsid w:val="00EC2685"/>
    <w:rsid w:val="00EC277C"/>
    <w:rsid w:val="00EC2A2A"/>
    <w:rsid w:val="00EC3279"/>
    <w:rsid w:val="00EC3F31"/>
    <w:rsid w:val="00EC3F46"/>
    <w:rsid w:val="00EC402C"/>
    <w:rsid w:val="00EC41FF"/>
    <w:rsid w:val="00EC42C7"/>
    <w:rsid w:val="00EC4A02"/>
    <w:rsid w:val="00EC4AAB"/>
    <w:rsid w:val="00EC515D"/>
    <w:rsid w:val="00EC51F1"/>
    <w:rsid w:val="00EC53A3"/>
    <w:rsid w:val="00EC607E"/>
    <w:rsid w:val="00EC680D"/>
    <w:rsid w:val="00EC68A3"/>
    <w:rsid w:val="00EC70B6"/>
    <w:rsid w:val="00EC71B4"/>
    <w:rsid w:val="00EC765B"/>
    <w:rsid w:val="00EC772F"/>
    <w:rsid w:val="00EC7ABA"/>
    <w:rsid w:val="00ED00A0"/>
    <w:rsid w:val="00ED08D1"/>
    <w:rsid w:val="00ED091C"/>
    <w:rsid w:val="00ED0BF2"/>
    <w:rsid w:val="00ED0F9B"/>
    <w:rsid w:val="00ED1353"/>
    <w:rsid w:val="00ED1464"/>
    <w:rsid w:val="00ED1521"/>
    <w:rsid w:val="00ED1B9A"/>
    <w:rsid w:val="00ED1BC9"/>
    <w:rsid w:val="00ED1BDC"/>
    <w:rsid w:val="00ED1D52"/>
    <w:rsid w:val="00ED2496"/>
    <w:rsid w:val="00ED24EA"/>
    <w:rsid w:val="00ED252C"/>
    <w:rsid w:val="00ED2621"/>
    <w:rsid w:val="00ED2671"/>
    <w:rsid w:val="00ED2921"/>
    <w:rsid w:val="00ED2AE1"/>
    <w:rsid w:val="00ED2B43"/>
    <w:rsid w:val="00ED2C31"/>
    <w:rsid w:val="00ED30B6"/>
    <w:rsid w:val="00ED321E"/>
    <w:rsid w:val="00ED3A56"/>
    <w:rsid w:val="00ED40B6"/>
    <w:rsid w:val="00ED434D"/>
    <w:rsid w:val="00ED43AA"/>
    <w:rsid w:val="00ED4662"/>
    <w:rsid w:val="00ED4932"/>
    <w:rsid w:val="00ED4E5F"/>
    <w:rsid w:val="00ED4F08"/>
    <w:rsid w:val="00ED5151"/>
    <w:rsid w:val="00ED537D"/>
    <w:rsid w:val="00ED552A"/>
    <w:rsid w:val="00ED592F"/>
    <w:rsid w:val="00ED5D2A"/>
    <w:rsid w:val="00ED5E28"/>
    <w:rsid w:val="00ED5EE3"/>
    <w:rsid w:val="00ED6104"/>
    <w:rsid w:val="00ED64BE"/>
    <w:rsid w:val="00ED6784"/>
    <w:rsid w:val="00ED67D7"/>
    <w:rsid w:val="00ED744E"/>
    <w:rsid w:val="00ED75BE"/>
    <w:rsid w:val="00ED7613"/>
    <w:rsid w:val="00ED7680"/>
    <w:rsid w:val="00ED7B29"/>
    <w:rsid w:val="00ED7B38"/>
    <w:rsid w:val="00EE064B"/>
    <w:rsid w:val="00EE06C0"/>
    <w:rsid w:val="00EE1594"/>
    <w:rsid w:val="00EE1612"/>
    <w:rsid w:val="00EE1BA5"/>
    <w:rsid w:val="00EE1D9F"/>
    <w:rsid w:val="00EE2D66"/>
    <w:rsid w:val="00EE3067"/>
    <w:rsid w:val="00EE33EF"/>
    <w:rsid w:val="00EE39E2"/>
    <w:rsid w:val="00EE3DCD"/>
    <w:rsid w:val="00EE410B"/>
    <w:rsid w:val="00EE4B51"/>
    <w:rsid w:val="00EE51AB"/>
    <w:rsid w:val="00EE5762"/>
    <w:rsid w:val="00EE5779"/>
    <w:rsid w:val="00EE5C53"/>
    <w:rsid w:val="00EE5D88"/>
    <w:rsid w:val="00EE616F"/>
    <w:rsid w:val="00EE61E0"/>
    <w:rsid w:val="00EE659B"/>
    <w:rsid w:val="00EE68B2"/>
    <w:rsid w:val="00EE6944"/>
    <w:rsid w:val="00EE6F20"/>
    <w:rsid w:val="00EE73C6"/>
    <w:rsid w:val="00EE7B89"/>
    <w:rsid w:val="00EE7EDC"/>
    <w:rsid w:val="00EE7FF8"/>
    <w:rsid w:val="00EF001B"/>
    <w:rsid w:val="00EF0420"/>
    <w:rsid w:val="00EF0464"/>
    <w:rsid w:val="00EF050C"/>
    <w:rsid w:val="00EF05BF"/>
    <w:rsid w:val="00EF08A7"/>
    <w:rsid w:val="00EF0FEC"/>
    <w:rsid w:val="00EF0FEE"/>
    <w:rsid w:val="00EF10B3"/>
    <w:rsid w:val="00EF12EB"/>
    <w:rsid w:val="00EF1F83"/>
    <w:rsid w:val="00EF1F87"/>
    <w:rsid w:val="00EF1FA8"/>
    <w:rsid w:val="00EF2196"/>
    <w:rsid w:val="00EF2250"/>
    <w:rsid w:val="00EF2266"/>
    <w:rsid w:val="00EF22D1"/>
    <w:rsid w:val="00EF234C"/>
    <w:rsid w:val="00EF308D"/>
    <w:rsid w:val="00EF32F3"/>
    <w:rsid w:val="00EF3AAB"/>
    <w:rsid w:val="00EF3B8F"/>
    <w:rsid w:val="00EF3D7C"/>
    <w:rsid w:val="00EF3D7F"/>
    <w:rsid w:val="00EF4FF9"/>
    <w:rsid w:val="00EF55CA"/>
    <w:rsid w:val="00EF629D"/>
    <w:rsid w:val="00EF70F0"/>
    <w:rsid w:val="00EF762C"/>
    <w:rsid w:val="00EF7D3C"/>
    <w:rsid w:val="00EF7E31"/>
    <w:rsid w:val="00F00684"/>
    <w:rsid w:val="00F00734"/>
    <w:rsid w:val="00F0076F"/>
    <w:rsid w:val="00F00A99"/>
    <w:rsid w:val="00F010A9"/>
    <w:rsid w:val="00F0129A"/>
    <w:rsid w:val="00F01990"/>
    <w:rsid w:val="00F01DF9"/>
    <w:rsid w:val="00F01F6F"/>
    <w:rsid w:val="00F02542"/>
    <w:rsid w:val="00F025B8"/>
    <w:rsid w:val="00F032F6"/>
    <w:rsid w:val="00F0343E"/>
    <w:rsid w:val="00F03442"/>
    <w:rsid w:val="00F03989"/>
    <w:rsid w:val="00F03C8C"/>
    <w:rsid w:val="00F03CCB"/>
    <w:rsid w:val="00F03D1A"/>
    <w:rsid w:val="00F03D5E"/>
    <w:rsid w:val="00F0455E"/>
    <w:rsid w:val="00F048A6"/>
    <w:rsid w:val="00F04AE8"/>
    <w:rsid w:val="00F04B78"/>
    <w:rsid w:val="00F04E5F"/>
    <w:rsid w:val="00F0554D"/>
    <w:rsid w:val="00F057B7"/>
    <w:rsid w:val="00F05A38"/>
    <w:rsid w:val="00F05F67"/>
    <w:rsid w:val="00F06002"/>
    <w:rsid w:val="00F064CF"/>
    <w:rsid w:val="00F064DA"/>
    <w:rsid w:val="00F0663D"/>
    <w:rsid w:val="00F0681E"/>
    <w:rsid w:val="00F068F8"/>
    <w:rsid w:val="00F06EB8"/>
    <w:rsid w:val="00F072F1"/>
    <w:rsid w:val="00F07AEA"/>
    <w:rsid w:val="00F07B84"/>
    <w:rsid w:val="00F07B97"/>
    <w:rsid w:val="00F07C20"/>
    <w:rsid w:val="00F104FC"/>
    <w:rsid w:val="00F105D1"/>
    <w:rsid w:val="00F1083D"/>
    <w:rsid w:val="00F10846"/>
    <w:rsid w:val="00F10E0B"/>
    <w:rsid w:val="00F10F52"/>
    <w:rsid w:val="00F1111E"/>
    <w:rsid w:val="00F11629"/>
    <w:rsid w:val="00F11842"/>
    <w:rsid w:val="00F11882"/>
    <w:rsid w:val="00F11E0E"/>
    <w:rsid w:val="00F11F8A"/>
    <w:rsid w:val="00F11FA7"/>
    <w:rsid w:val="00F12154"/>
    <w:rsid w:val="00F123E2"/>
    <w:rsid w:val="00F129D7"/>
    <w:rsid w:val="00F12A4C"/>
    <w:rsid w:val="00F12A6D"/>
    <w:rsid w:val="00F12CD3"/>
    <w:rsid w:val="00F12D07"/>
    <w:rsid w:val="00F13722"/>
    <w:rsid w:val="00F1373F"/>
    <w:rsid w:val="00F13DDD"/>
    <w:rsid w:val="00F13F12"/>
    <w:rsid w:val="00F13F1B"/>
    <w:rsid w:val="00F13FFC"/>
    <w:rsid w:val="00F1434F"/>
    <w:rsid w:val="00F143A2"/>
    <w:rsid w:val="00F145A0"/>
    <w:rsid w:val="00F14778"/>
    <w:rsid w:val="00F148B1"/>
    <w:rsid w:val="00F14C32"/>
    <w:rsid w:val="00F14DE3"/>
    <w:rsid w:val="00F14EE5"/>
    <w:rsid w:val="00F1508A"/>
    <w:rsid w:val="00F1511D"/>
    <w:rsid w:val="00F15346"/>
    <w:rsid w:val="00F15379"/>
    <w:rsid w:val="00F1573A"/>
    <w:rsid w:val="00F15DDA"/>
    <w:rsid w:val="00F15E68"/>
    <w:rsid w:val="00F15EF3"/>
    <w:rsid w:val="00F162A0"/>
    <w:rsid w:val="00F163DE"/>
    <w:rsid w:val="00F1657D"/>
    <w:rsid w:val="00F166AE"/>
    <w:rsid w:val="00F16B5C"/>
    <w:rsid w:val="00F170BB"/>
    <w:rsid w:val="00F17329"/>
    <w:rsid w:val="00F1757A"/>
    <w:rsid w:val="00F17D38"/>
    <w:rsid w:val="00F17DD5"/>
    <w:rsid w:val="00F201FB"/>
    <w:rsid w:val="00F20453"/>
    <w:rsid w:val="00F2048D"/>
    <w:rsid w:val="00F20BB0"/>
    <w:rsid w:val="00F21BCA"/>
    <w:rsid w:val="00F21C52"/>
    <w:rsid w:val="00F2231B"/>
    <w:rsid w:val="00F2244E"/>
    <w:rsid w:val="00F22623"/>
    <w:rsid w:val="00F2268A"/>
    <w:rsid w:val="00F22B15"/>
    <w:rsid w:val="00F22CC8"/>
    <w:rsid w:val="00F22F1E"/>
    <w:rsid w:val="00F2354D"/>
    <w:rsid w:val="00F235E1"/>
    <w:rsid w:val="00F23C1A"/>
    <w:rsid w:val="00F24009"/>
    <w:rsid w:val="00F24112"/>
    <w:rsid w:val="00F24742"/>
    <w:rsid w:val="00F24C6A"/>
    <w:rsid w:val="00F24DD9"/>
    <w:rsid w:val="00F24E3C"/>
    <w:rsid w:val="00F25168"/>
    <w:rsid w:val="00F255DE"/>
    <w:rsid w:val="00F25702"/>
    <w:rsid w:val="00F25B90"/>
    <w:rsid w:val="00F25C70"/>
    <w:rsid w:val="00F26186"/>
    <w:rsid w:val="00F26357"/>
    <w:rsid w:val="00F264AB"/>
    <w:rsid w:val="00F264DC"/>
    <w:rsid w:val="00F2689E"/>
    <w:rsid w:val="00F268AC"/>
    <w:rsid w:val="00F2690D"/>
    <w:rsid w:val="00F26942"/>
    <w:rsid w:val="00F26CA6"/>
    <w:rsid w:val="00F270BB"/>
    <w:rsid w:val="00F2758A"/>
    <w:rsid w:val="00F275A1"/>
    <w:rsid w:val="00F275B4"/>
    <w:rsid w:val="00F27AA9"/>
    <w:rsid w:val="00F27DEB"/>
    <w:rsid w:val="00F27E56"/>
    <w:rsid w:val="00F27EDA"/>
    <w:rsid w:val="00F3004B"/>
    <w:rsid w:val="00F304A1"/>
    <w:rsid w:val="00F3070F"/>
    <w:rsid w:val="00F30FCE"/>
    <w:rsid w:val="00F310D0"/>
    <w:rsid w:val="00F312C3"/>
    <w:rsid w:val="00F3183F"/>
    <w:rsid w:val="00F31B91"/>
    <w:rsid w:val="00F31CBB"/>
    <w:rsid w:val="00F31EDC"/>
    <w:rsid w:val="00F31F19"/>
    <w:rsid w:val="00F31F43"/>
    <w:rsid w:val="00F320B0"/>
    <w:rsid w:val="00F32E77"/>
    <w:rsid w:val="00F33814"/>
    <w:rsid w:val="00F33B4E"/>
    <w:rsid w:val="00F33E19"/>
    <w:rsid w:val="00F34447"/>
    <w:rsid w:val="00F347EF"/>
    <w:rsid w:val="00F3503B"/>
    <w:rsid w:val="00F3551C"/>
    <w:rsid w:val="00F35611"/>
    <w:rsid w:val="00F35689"/>
    <w:rsid w:val="00F356F2"/>
    <w:rsid w:val="00F35884"/>
    <w:rsid w:val="00F35B67"/>
    <w:rsid w:val="00F35E61"/>
    <w:rsid w:val="00F36139"/>
    <w:rsid w:val="00F363B5"/>
    <w:rsid w:val="00F3667F"/>
    <w:rsid w:val="00F36C65"/>
    <w:rsid w:val="00F3775C"/>
    <w:rsid w:val="00F37778"/>
    <w:rsid w:val="00F378AC"/>
    <w:rsid w:val="00F37A6C"/>
    <w:rsid w:val="00F37B90"/>
    <w:rsid w:val="00F37C38"/>
    <w:rsid w:val="00F37DD4"/>
    <w:rsid w:val="00F37E5F"/>
    <w:rsid w:val="00F37F5B"/>
    <w:rsid w:val="00F40CE8"/>
    <w:rsid w:val="00F40F81"/>
    <w:rsid w:val="00F41178"/>
    <w:rsid w:val="00F41185"/>
    <w:rsid w:val="00F41410"/>
    <w:rsid w:val="00F4167F"/>
    <w:rsid w:val="00F419FC"/>
    <w:rsid w:val="00F42155"/>
    <w:rsid w:val="00F42352"/>
    <w:rsid w:val="00F4240B"/>
    <w:rsid w:val="00F424DB"/>
    <w:rsid w:val="00F42BAE"/>
    <w:rsid w:val="00F43244"/>
    <w:rsid w:val="00F43344"/>
    <w:rsid w:val="00F43D00"/>
    <w:rsid w:val="00F4413F"/>
    <w:rsid w:val="00F44504"/>
    <w:rsid w:val="00F446E3"/>
    <w:rsid w:val="00F44A5F"/>
    <w:rsid w:val="00F44E76"/>
    <w:rsid w:val="00F45365"/>
    <w:rsid w:val="00F45A3D"/>
    <w:rsid w:val="00F45BDE"/>
    <w:rsid w:val="00F45C35"/>
    <w:rsid w:val="00F45DE6"/>
    <w:rsid w:val="00F45FF7"/>
    <w:rsid w:val="00F4671B"/>
    <w:rsid w:val="00F46ACB"/>
    <w:rsid w:val="00F47048"/>
    <w:rsid w:val="00F47467"/>
    <w:rsid w:val="00F47B8B"/>
    <w:rsid w:val="00F47E00"/>
    <w:rsid w:val="00F47E0B"/>
    <w:rsid w:val="00F47E35"/>
    <w:rsid w:val="00F5029C"/>
    <w:rsid w:val="00F502D2"/>
    <w:rsid w:val="00F503EA"/>
    <w:rsid w:val="00F5058F"/>
    <w:rsid w:val="00F50782"/>
    <w:rsid w:val="00F5087B"/>
    <w:rsid w:val="00F50904"/>
    <w:rsid w:val="00F50948"/>
    <w:rsid w:val="00F50CBE"/>
    <w:rsid w:val="00F50D5B"/>
    <w:rsid w:val="00F50EEE"/>
    <w:rsid w:val="00F51058"/>
    <w:rsid w:val="00F510C4"/>
    <w:rsid w:val="00F514D8"/>
    <w:rsid w:val="00F51BBE"/>
    <w:rsid w:val="00F51E05"/>
    <w:rsid w:val="00F5245B"/>
    <w:rsid w:val="00F52479"/>
    <w:rsid w:val="00F5276A"/>
    <w:rsid w:val="00F527EC"/>
    <w:rsid w:val="00F5282E"/>
    <w:rsid w:val="00F52A9F"/>
    <w:rsid w:val="00F52B3F"/>
    <w:rsid w:val="00F52EDE"/>
    <w:rsid w:val="00F5313F"/>
    <w:rsid w:val="00F5326F"/>
    <w:rsid w:val="00F53AE5"/>
    <w:rsid w:val="00F53B7A"/>
    <w:rsid w:val="00F5441F"/>
    <w:rsid w:val="00F54D36"/>
    <w:rsid w:val="00F54DD0"/>
    <w:rsid w:val="00F54E77"/>
    <w:rsid w:val="00F551E2"/>
    <w:rsid w:val="00F55209"/>
    <w:rsid w:val="00F5553B"/>
    <w:rsid w:val="00F55F5D"/>
    <w:rsid w:val="00F56109"/>
    <w:rsid w:val="00F56585"/>
    <w:rsid w:val="00F57228"/>
    <w:rsid w:val="00F576A4"/>
    <w:rsid w:val="00F577CA"/>
    <w:rsid w:val="00F57B15"/>
    <w:rsid w:val="00F57D31"/>
    <w:rsid w:val="00F606BB"/>
    <w:rsid w:val="00F607F0"/>
    <w:rsid w:val="00F60BDD"/>
    <w:rsid w:val="00F61197"/>
    <w:rsid w:val="00F611C5"/>
    <w:rsid w:val="00F614A5"/>
    <w:rsid w:val="00F615F8"/>
    <w:rsid w:val="00F61697"/>
    <w:rsid w:val="00F6185A"/>
    <w:rsid w:val="00F618C2"/>
    <w:rsid w:val="00F61A10"/>
    <w:rsid w:val="00F61A78"/>
    <w:rsid w:val="00F61ADE"/>
    <w:rsid w:val="00F61FE3"/>
    <w:rsid w:val="00F624C4"/>
    <w:rsid w:val="00F62B25"/>
    <w:rsid w:val="00F62C24"/>
    <w:rsid w:val="00F62CB0"/>
    <w:rsid w:val="00F62CDA"/>
    <w:rsid w:val="00F62DD1"/>
    <w:rsid w:val="00F635BE"/>
    <w:rsid w:val="00F63AA4"/>
    <w:rsid w:val="00F63E19"/>
    <w:rsid w:val="00F64375"/>
    <w:rsid w:val="00F64DD9"/>
    <w:rsid w:val="00F64F16"/>
    <w:rsid w:val="00F65191"/>
    <w:rsid w:val="00F65467"/>
    <w:rsid w:val="00F65790"/>
    <w:rsid w:val="00F65903"/>
    <w:rsid w:val="00F65973"/>
    <w:rsid w:val="00F65A32"/>
    <w:rsid w:val="00F65A74"/>
    <w:rsid w:val="00F65E2B"/>
    <w:rsid w:val="00F6612A"/>
    <w:rsid w:val="00F66237"/>
    <w:rsid w:val="00F6647D"/>
    <w:rsid w:val="00F666AC"/>
    <w:rsid w:val="00F66D3A"/>
    <w:rsid w:val="00F66DC3"/>
    <w:rsid w:val="00F672D9"/>
    <w:rsid w:val="00F673B0"/>
    <w:rsid w:val="00F677F2"/>
    <w:rsid w:val="00F67834"/>
    <w:rsid w:val="00F6789A"/>
    <w:rsid w:val="00F67F26"/>
    <w:rsid w:val="00F7060C"/>
    <w:rsid w:val="00F71608"/>
    <w:rsid w:val="00F71BDD"/>
    <w:rsid w:val="00F71BE2"/>
    <w:rsid w:val="00F71EB8"/>
    <w:rsid w:val="00F72834"/>
    <w:rsid w:val="00F72861"/>
    <w:rsid w:val="00F72A0F"/>
    <w:rsid w:val="00F72CA5"/>
    <w:rsid w:val="00F73272"/>
    <w:rsid w:val="00F734AD"/>
    <w:rsid w:val="00F73A39"/>
    <w:rsid w:val="00F7474F"/>
    <w:rsid w:val="00F7486A"/>
    <w:rsid w:val="00F748F3"/>
    <w:rsid w:val="00F74E4E"/>
    <w:rsid w:val="00F74FAE"/>
    <w:rsid w:val="00F753A3"/>
    <w:rsid w:val="00F75542"/>
    <w:rsid w:val="00F755F0"/>
    <w:rsid w:val="00F75C64"/>
    <w:rsid w:val="00F75D6A"/>
    <w:rsid w:val="00F75D94"/>
    <w:rsid w:val="00F76052"/>
    <w:rsid w:val="00F76C4B"/>
    <w:rsid w:val="00F76DA1"/>
    <w:rsid w:val="00F76E9F"/>
    <w:rsid w:val="00F775D0"/>
    <w:rsid w:val="00F77825"/>
    <w:rsid w:val="00F77A75"/>
    <w:rsid w:val="00F801F7"/>
    <w:rsid w:val="00F80248"/>
    <w:rsid w:val="00F80D8C"/>
    <w:rsid w:val="00F80E14"/>
    <w:rsid w:val="00F80E35"/>
    <w:rsid w:val="00F80F63"/>
    <w:rsid w:val="00F80FBA"/>
    <w:rsid w:val="00F81056"/>
    <w:rsid w:val="00F81133"/>
    <w:rsid w:val="00F81555"/>
    <w:rsid w:val="00F81864"/>
    <w:rsid w:val="00F81E1A"/>
    <w:rsid w:val="00F821E4"/>
    <w:rsid w:val="00F82B74"/>
    <w:rsid w:val="00F82BA6"/>
    <w:rsid w:val="00F82E66"/>
    <w:rsid w:val="00F83073"/>
    <w:rsid w:val="00F831E4"/>
    <w:rsid w:val="00F83240"/>
    <w:rsid w:val="00F835C1"/>
    <w:rsid w:val="00F836F1"/>
    <w:rsid w:val="00F83965"/>
    <w:rsid w:val="00F839A9"/>
    <w:rsid w:val="00F83AFC"/>
    <w:rsid w:val="00F841D3"/>
    <w:rsid w:val="00F84DCF"/>
    <w:rsid w:val="00F85258"/>
    <w:rsid w:val="00F8525C"/>
    <w:rsid w:val="00F8540F"/>
    <w:rsid w:val="00F85582"/>
    <w:rsid w:val="00F858EB"/>
    <w:rsid w:val="00F85943"/>
    <w:rsid w:val="00F85D2C"/>
    <w:rsid w:val="00F861C5"/>
    <w:rsid w:val="00F86544"/>
    <w:rsid w:val="00F868D0"/>
    <w:rsid w:val="00F86B60"/>
    <w:rsid w:val="00F86EC6"/>
    <w:rsid w:val="00F86F07"/>
    <w:rsid w:val="00F8712A"/>
    <w:rsid w:val="00F87214"/>
    <w:rsid w:val="00F87595"/>
    <w:rsid w:val="00F876C1"/>
    <w:rsid w:val="00F87E2A"/>
    <w:rsid w:val="00F90AE1"/>
    <w:rsid w:val="00F90BD6"/>
    <w:rsid w:val="00F90E3A"/>
    <w:rsid w:val="00F90F01"/>
    <w:rsid w:val="00F91270"/>
    <w:rsid w:val="00F92193"/>
    <w:rsid w:val="00F92627"/>
    <w:rsid w:val="00F92D38"/>
    <w:rsid w:val="00F93178"/>
    <w:rsid w:val="00F931F4"/>
    <w:rsid w:val="00F933B5"/>
    <w:rsid w:val="00F93828"/>
    <w:rsid w:val="00F93917"/>
    <w:rsid w:val="00F93A14"/>
    <w:rsid w:val="00F93CE2"/>
    <w:rsid w:val="00F93DFE"/>
    <w:rsid w:val="00F9411A"/>
    <w:rsid w:val="00F9423A"/>
    <w:rsid w:val="00F9461B"/>
    <w:rsid w:val="00F94621"/>
    <w:rsid w:val="00F947F0"/>
    <w:rsid w:val="00F955B8"/>
    <w:rsid w:val="00F95673"/>
    <w:rsid w:val="00F9600B"/>
    <w:rsid w:val="00F96329"/>
    <w:rsid w:val="00F965FF"/>
    <w:rsid w:val="00F969D0"/>
    <w:rsid w:val="00F96C20"/>
    <w:rsid w:val="00F96D70"/>
    <w:rsid w:val="00F96E7E"/>
    <w:rsid w:val="00F97132"/>
    <w:rsid w:val="00F9737B"/>
    <w:rsid w:val="00F9747C"/>
    <w:rsid w:val="00F974EE"/>
    <w:rsid w:val="00F97661"/>
    <w:rsid w:val="00F9788F"/>
    <w:rsid w:val="00FA0337"/>
    <w:rsid w:val="00FA0532"/>
    <w:rsid w:val="00FA05C9"/>
    <w:rsid w:val="00FA06B3"/>
    <w:rsid w:val="00FA0DD5"/>
    <w:rsid w:val="00FA0E66"/>
    <w:rsid w:val="00FA102F"/>
    <w:rsid w:val="00FA1158"/>
    <w:rsid w:val="00FA116E"/>
    <w:rsid w:val="00FA1230"/>
    <w:rsid w:val="00FA15F4"/>
    <w:rsid w:val="00FA1917"/>
    <w:rsid w:val="00FA1CF0"/>
    <w:rsid w:val="00FA1EB2"/>
    <w:rsid w:val="00FA1F20"/>
    <w:rsid w:val="00FA20B0"/>
    <w:rsid w:val="00FA22DB"/>
    <w:rsid w:val="00FA28C4"/>
    <w:rsid w:val="00FA2C3C"/>
    <w:rsid w:val="00FA309E"/>
    <w:rsid w:val="00FA3577"/>
    <w:rsid w:val="00FA3648"/>
    <w:rsid w:val="00FA3840"/>
    <w:rsid w:val="00FA3F20"/>
    <w:rsid w:val="00FA41A0"/>
    <w:rsid w:val="00FA44EC"/>
    <w:rsid w:val="00FA461A"/>
    <w:rsid w:val="00FA4C0D"/>
    <w:rsid w:val="00FA5693"/>
    <w:rsid w:val="00FA5734"/>
    <w:rsid w:val="00FA5BD8"/>
    <w:rsid w:val="00FA5D6D"/>
    <w:rsid w:val="00FA60B7"/>
    <w:rsid w:val="00FA615B"/>
    <w:rsid w:val="00FA6DE7"/>
    <w:rsid w:val="00FA794B"/>
    <w:rsid w:val="00FA7A51"/>
    <w:rsid w:val="00FA7A6F"/>
    <w:rsid w:val="00FA7FDE"/>
    <w:rsid w:val="00FB067E"/>
    <w:rsid w:val="00FB08D7"/>
    <w:rsid w:val="00FB0B3C"/>
    <w:rsid w:val="00FB0DA8"/>
    <w:rsid w:val="00FB1246"/>
    <w:rsid w:val="00FB1310"/>
    <w:rsid w:val="00FB136B"/>
    <w:rsid w:val="00FB1FE5"/>
    <w:rsid w:val="00FB2543"/>
    <w:rsid w:val="00FB2BA8"/>
    <w:rsid w:val="00FB2FAD"/>
    <w:rsid w:val="00FB2FC6"/>
    <w:rsid w:val="00FB30D5"/>
    <w:rsid w:val="00FB3356"/>
    <w:rsid w:val="00FB371F"/>
    <w:rsid w:val="00FB38ED"/>
    <w:rsid w:val="00FB4050"/>
    <w:rsid w:val="00FB41E3"/>
    <w:rsid w:val="00FB444D"/>
    <w:rsid w:val="00FB46D1"/>
    <w:rsid w:val="00FB4BEF"/>
    <w:rsid w:val="00FB516D"/>
    <w:rsid w:val="00FB5280"/>
    <w:rsid w:val="00FB5364"/>
    <w:rsid w:val="00FB57A4"/>
    <w:rsid w:val="00FB5C32"/>
    <w:rsid w:val="00FB5F0C"/>
    <w:rsid w:val="00FB60AB"/>
    <w:rsid w:val="00FB6530"/>
    <w:rsid w:val="00FB6B9E"/>
    <w:rsid w:val="00FB77A3"/>
    <w:rsid w:val="00FB7976"/>
    <w:rsid w:val="00FB7A93"/>
    <w:rsid w:val="00FC0007"/>
    <w:rsid w:val="00FC0055"/>
    <w:rsid w:val="00FC02B3"/>
    <w:rsid w:val="00FC0398"/>
    <w:rsid w:val="00FC07C9"/>
    <w:rsid w:val="00FC0979"/>
    <w:rsid w:val="00FC0E96"/>
    <w:rsid w:val="00FC101F"/>
    <w:rsid w:val="00FC111C"/>
    <w:rsid w:val="00FC1512"/>
    <w:rsid w:val="00FC1732"/>
    <w:rsid w:val="00FC19D0"/>
    <w:rsid w:val="00FC1DC6"/>
    <w:rsid w:val="00FC24A6"/>
    <w:rsid w:val="00FC2529"/>
    <w:rsid w:val="00FC265E"/>
    <w:rsid w:val="00FC29D4"/>
    <w:rsid w:val="00FC2A09"/>
    <w:rsid w:val="00FC2B6F"/>
    <w:rsid w:val="00FC2FAD"/>
    <w:rsid w:val="00FC3430"/>
    <w:rsid w:val="00FC3595"/>
    <w:rsid w:val="00FC364E"/>
    <w:rsid w:val="00FC37A2"/>
    <w:rsid w:val="00FC3957"/>
    <w:rsid w:val="00FC3C96"/>
    <w:rsid w:val="00FC3D88"/>
    <w:rsid w:val="00FC4537"/>
    <w:rsid w:val="00FC47ED"/>
    <w:rsid w:val="00FC4EAF"/>
    <w:rsid w:val="00FC51D4"/>
    <w:rsid w:val="00FC54D0"/>
    <w:rsid w:val="00FC5A35"/>
    <w:rsid w:val="00FC5B12"/>
    <w:rsid w:val="00FC6053"/>
    <w:rsid w:val="00FC6438"/>
    <w:rsid w:val="00FC654D"/>
    <w:rsid w:val="00FC6641"/>
    <w:rsid w:val="00FC6CB7"/>
    <w:rsid w:val="00FC706C"/>
    <w:rsid w:val="00FC7A1D"/>
    <w:rsid w:val="00FC98D7"/>
    <w:rsid w:val="00FD002A"/>
    <w:rsid w:val="00FD0361"/>
    <w:rsid w:val="00FD0AA7"/>
    <w:rsid w:val="00FD0CCA"/>
    <w:rsid w:val="00FD0EF5"/>
    <w:rsid w:val="00FD0F57"/>
    <w:rsid w:val="00FD1022"/>
    <w:rsid w:val="00FD11A4"/>
    <w:rsid w:val="00FD12A8"/>
    <w:rsid w:val="00FD12CA"/>
    <w:rsid w:val="00FD1B05"/>
    <w:rsid w:val="00FD1C15"/>
    <w:rsid w:val="00FD2187"/>
    <w:rsid w:val="00FD2551"/>
    <w:rsid w:val="00FD2959"/>
    <w:rsid w:val="00FD2C5D"/>
    <w:rsid w:val="00FD2F58"/>
    <w:rsid w:val="00FD2FBB"/>
    <w:rsid w:val="00FD30B9"/>
    <w:rsid w:val="00FD3207"/>
    <w:rsid w:val="00FD3B20"/>
    <w:rsid w:val="00FD3B66"/>
    <w:rsid w:val="00FD40F5"/>
    <w:rsid w:val="00FD4491"/>
    <w:rsid w:val="00FD469C"/>
    <w:rsid w:val="00FD46A0"/>
    <w:rsid w:val="00FD47AD"/>
    <w:rsid w:val="00FD4848"/>
    <w:rsid w:val="00FD4AC6"/>
    <w:rsid w:val="00FD4D2A"/>
    <w:rsid w:val="00FD4D7A"/>
    <w:rsid w:val="00FD5071"/>
    <w:rsid w:val="00FD52E4"/>
    <w:rsid w:val="00FD57EE"/>
    <w:rsid w:val="00FD5B03"/>
    <w:rsid w:val="00FD5EA8"/>
    <w:rsid w:val="00FD63ED"/>
    <w:rsid w:val="00FD68EC"/>
    <w:rsid w:val="00FD69DD"/>
    <w:rsid w:val="00FD7683"/>
    <w:rsid w:val="00FD787A"/>
    <w:rsid w:val="00FD78A0"/>
    <w:rsid w:val="00FD7C88"/>
    <w:rsid w:val="00FE027B"/>
    <w:rsid w:val="00FE04F7"/>
    <w:rsid w:val="00FE0AE5"/>
    <w:rsid w:val="00FE1034"/>
    <w:rsid w:val="00FE1250"/>
    <w:rsid w:val="00FE1409"/>
    <w:rsid w:val="00FE1734"/>
    <w:rsid w:val="00FE17F3"/>
    <w:rsid w:val="00FE1B0E"/>
    <w:rsid w:val="00FE1D09"/>
    <w:rsid w:val="00FE1EDE"/>
    <w:rsid w:val="00FE258D"/>
    <w:rsid w:val="00FE2AFD"/>
    <w:rsid w:val="00FE316C"/>
    <w:rsid w:val="00FE32AB"/>
    <w:rsid w:val="00FE3B21"/>
    <w:rsid w:val="00FE3E50"/>
    <w:rsid w:val="00FE3F32"/>
    <w:rsid w:val="00FE42B5"/>
    <w:rsid w:val="00FE5380"/>
    <w:rsid w:val="00FE570F"/>
    <w:rsid w:val="00FE575D"/>
    <w:rsid w:val="00FE59C2"/>
    <w:rsid w:val="00FE66FD"/>
    <w:rsid w:val="00FE6F12"/>
    <w:rsid w:val="00FE71A5"/>
    <w:rsid w:val="00FE7700"/>
    <w:rsid w:val="00FE770F"/>
    <w:rsid w:val="00FE78DE"/>
    <w:rsid w:val="00FE7971"/>
    <w:rsid w:val="00FE7AD3"/>
    <w:rsid w:val="00FE7B98"/>
    <w:rsid w:val="00FE7FB1"/>
    <w:rsid w:val="00FF0138"/>
    <w:rsid w:val="00FF16A5"/>
    <w:rsid w:val="00FF17F1"/>
    <w:rsid w:val="00FF1B69"/>
    <w:rsid w:val="00FF1D84"/>
    <w:rsid w:val="00FF205A"/>
    <w:rsid w:val="00FF29AA"/>
    <w:rsid w:val="00FF2B50"/>
    <w:rsid w:val="00FF2BCB"/>
    <w:rsid w:val="00FF2DE1"/>
    <w:rsid w:val="00FF35AF"/>
    <w:rsid w:val="00FF3B99"/>
    <w:rsid w:val="00FF3E1B"/>
    <w:rsid w:val="00FF3E59"/>
    <w:rsid w:val="00FF4060"/>
    <w:rsid w:val="00FF44BD"/>
    <w:rsid w:val="00FF4613"/>
    <w:rsid w:val="00FF4741"/>
    <w:rsid w:val="00FF47A0"/>
    <w:rsid w:val="00FF47B7"/>
    <w:rsid w:val="00FF4918"/>
    <w:rsid w:val="00FF4EC9"/>
    <w:rsid w:val="00FF4FC3"/>
    <w:rsid w:val="00FF5022"/>
    <w:rsid w:val="00FF523F"/>
    <w:rsid w:val="00FF53CF"/>
    <w:rsid w:val="00FF6192"/>
    <w:rsid w:val="00FF63A4"/>
    <w:rsid w:val="00FF65E8"/>
    <w:rsid w:val="00FF667A"/>
    <w:rsid w:val="00FF677C"/>
    <w:rsid w:val="00FF6A2B"/>
    <w:rsid w:val="00FF6F96"/>
    <w:rsid w:val="00FF6FE4"/>
    <w:rsid w:val="00FF72AB"/>
    <w:rsid w:val="00FF7B53"/>
    <w:rsid w:val="013C79E9"/>
    <w:rsid w:val="0152F498"/>
    <w:rsid w:val="0167644E"/>
    <w:rsid w:val="016A8400"/>
    <w:rsid w:val="01809D00"/>
    <w:rsid w:val="01859CE5"/>
    <w:rsid w:val="0187E137"/>
    <w:rsid w:val="01E4697B"/>
    <w:rsid w:val="01FF4D02"/>
    <w:rsid w:val="02146FA7"/>
    <w:rsid w:val="0224242D"/>
    <w:rsid w:val="02498D80"/>
    <w:rsid w:val="0268DC00"/>
    <w:rsid w:val="0278C0A9"/>
    <w:rsid w:val="028DC277"/>
    <w:rsid w:val="02FAF3D2"/>
    <w:rsid w:val="02FFB92F"/>
    <w:rsid w:val="032D7662"/>
    <w:rsid w:val="032E3DE6"/>
    <w:rsid w:val="03701E82"/>
    <w:rsid w:val="038041C1"/>
    <w:rsid w:val="039943B5"/>
    <w:rsid w:val="03B71C80"/>
    <w:rsid w:val="03B7CD42"/>
    <w:rsid w:val="03E4BD93"/>
    <w:rsid w:val="03E716A8"/>
    <w:rsid w:val="03E98442"/>
    <w:rsid w:val="04101BEB"/>
    <w:rsid w:val="04149AB1"/>
    <w:rsid w:val="04661037"/>
    <w:rsid w:val="0470897B"/>
    <w:rsid w:val="04D800F5"/>
    <w:rsid w:val="0504251D"/>
    <w:rsid w:val="051A2B7B"/>
    <w:rsid w:val="05200630"/>
    <w:rsid w:val="05279AF9"/>
    <w:rsid w:val="05444A0B"/>
    <w:rsid w:val="05635F4A"/>
    <w:rsid w:val="05651F34"/>
    <w:rsid w:val="056C3843"/>
    <w:rsid w:val="059B6285"/>
    <w:rsid w:val="05B3E46A"/>
    <w:rsid w:val="05C4CE08"/>
    <w:rsid w:val="0600306C"/>
    <w:rsid w:val="06020642"/>
    <w:rsid w:val="0629B01E"/>
    <w:rsid w:val="062FB286"/>
    <w:rsid w:val="065E588E"/>
    <w:rsid w:val="066C578B"/>
    <w:rsid w:val="06771E5D"/>
    <w:rsid w:val="06AE991B"/>
    <w:rsid w:val="06C3CCED"/>
    <w:rsid w:val="0713BD12"/>
    <w:rsid w:val="073ED403"/>
    <w:rsid w:val="074CFB1A"/>
    <w:rsid w:val="074DCA92"/>
    <w:rsid w:val="074FF072"/>
    <w:rsid w:val="0754F057"/>
    <w:rsid w:val="075E0A6A"/>
    <w:rsid w:val="07730CA9"/>
    <w:rsid w:val="078A0AAD"/>
    <w:rsid w:val="078EC043"/>
    <w:rsid w:val="079873C0"/>
    <w:rsid w:val="079EA4EC"/>
    <w:rsid w:val="079F25BA"/>
    <w:rsid w:val="07ACD6FD"/>
    <w:rsid w:val="07B38FBE"/>
    <w:rsid w:val="07CBA26E"/>
    <w:rsid w:val="07D132AE"/>
    <w:rsid w:val="07DBA836"/>
    <w:rsid w:val="07DDE2F9"/>
    <w:rsid w:val="07DF00D0"/>
    <w:rsid w:val="080BD400"/>
    <w:rsid w:val="08209F25"/>
    <w:rsid w:val="08268623"/>
    <w:rsid w:val="082DB236"/>
    <w:rsid w:val="08339616"/>
    <w:rsid w:val="08452C29"/>
    <w:rsid w:val="0848141B"/>
    <w:rsid w:val="085383A5"/>
    <w:rsid w:val="086509EA"/>
    <w:rsid w:val="08780F9A"/>
    <w:rsid w:val="08790142"/>
    <w:rsid w:val="087B0A63"/>
    <w:rsid w:val="08B68F06"/>
    <w:rsid w:val="08B9E727"/>
    <w:rsid w:val="08C1EA7F"/>
    <w:rsid w:val="08D1D3A1"/>
    <w:rsid w:val="08D42362"/>
    <w:rsid w:val="08D82098"/>
    <w:rsid w:val="08EF2A40"/>
    <w:rsid w:val="08F27598"/>
    <w:rsid w:val="08F716A7"/>
    <w:rsid w:val="0901D018"/>
    <w:rsid w:val="090F35B4"/>
    <w:rsid w:val="09269F2D"/>
    <w:rsid w:val="092761F2"/>
    <w:rsid w:val="0931F5C3"/>
    <w:rsid w:val="094CE38D"/>
    <w:rsid w:val="095DA749"/>
    <w:rsid w:val="0968741D"/>
    <w:rsid w:val="0970E859"/>
    <w:rsid w:val="0975FB79"/>
    <w:rsid w:val="099E9643"/>
    <w:rsid w:val="09A26F59"/>
    <w:rsid w:val="09A3EA34"/>
    <w:rsid w:val="09F1E9CB"/>
    <w:rsid w:val="09F40BAE"/>
    <w:rsid w:val="0A292BA9"/>
    <w:rsid w:val="0A3AD6BA"/>
    <w:rsid w:val="0A4202CD"/>
    <w:rsid w:val="0A46FCC6"/>
    <w:rsid w:val="0A48DFCB"/>
    <w:rsid w:val="0A73F87D"/>
    <w:rsid w:val="0A7BE603"/>
    <w:rsid w:val="0A7DB225"/>
    <w:rsid w:val="0A83D7BD"/>
    <w:rsid w:val="0A8BF9A1"/>
    <w:rsid w:val="0AA8E385"/>
    <w:rsid w:val="0AB84D5C"/>
    <w:rsid w:val="0ABC0F16"/>
    <w:rsid w:val="0AC0AE9A"/>
    <w:rsid w:val="0AD80BE0"/>
    <w:rsid w:val="0AE6142C"/>
    <w:rsid w:val="0B007611"/>
    <w:rsid w:val="0B124860"/>
    <w:rsid w:val="0B1FC491"/>
    <w:rsid w:val="0B2C57ED"/>
    <w:rsid w:val="0B2E845C"/>
    <w:rsid w:val="0B3A2676"/>
    <w:rsid w:val="0B6729F8"/>
    <w:rsid w:val="0B85162B"/>
    <w:rsid w:val="0BA48770"/>
    <w:rsid w:val="0BB39BFC"/>
    <w:rsid w:val="0BDF112F"/>
    <w:rsid w:val="0BE33FFA"/>
    <w:rsid w:val="0BE63AA4"/>
    <w:rsid w:val="0C00AE7E"/>
    <w:rsid w:val="0C1BD9B1"/>
    <w:rsid w:val="0C3A3E56"/>
    <w:rsid w:val="0C3C061B"/>
    <w:rsid w:val="0C404A2E"/>
    <w:rsid w:val="0C47D23E"/>
    <w:rsid w:val="0C7538E0"/>
    <w:rsid w:val="0C7DEC8D"/>
    <w:rsid w:val="0C85E700"/>
    <w:rsid w:val="0C92BDD1"/>
    <w:rsid w:val="0CAD7873"/>
    <w:rsid w:val="0CC175D1"/>
    <w:rsid w:val="0CCDA537"/>
    <w:rsid w:val="0CD0DA7F"/>
    <w:rsid w:val="0CD572A9"/>
    <w:rsid w:val="0D0D97DD"/>
    <w:rsid w:val="0D28CE9E"/>
    <w:rsid w:val="0D5268E1"/>
    <w:rsid w:val="0D5A5988"/>
    <w:rsid w:val="0D8156C0"/>
    <w:rsid w:val="0D97E021"/>
    <w:rsid w:val="0D9B55BA"/>
    <w:rsid w:val="0DA45B24"/>
    <w:rsid w:val="0DB2C0F5"/>
    <w:rsid w:val="0DB8E813"/>
    <w:rsid w:val="0DCCC1A2"/>
    <w:rsid w:val="0DD4C544"/>
    <w:rsid w:val="0DDE2D2C"/>
    <w:rsid w:val="0DFA065F"/>
    <w:rsid w:val="0DFF4A01"/>
    <w:rsid w:val="0E045ABB"/>
    <w:rsid w:val="0E1A382A"/>
    <w:rsid w:val="0E2ADC84"/>
    <w:rsid w:val="0E3AD084"/>
    <w:rsid w:val="0E3C1811"/>
    <w:rsid w:val="0E4FAB99"/>
    <w:rsid w:val="0E652366"/>
    <w:rsid w:val="0E6B78D1"/>
    <w:rsid w:val="0E6F04FC"/>
    <w:rsid w:val="0E84F962"/>
    <w:rsid w:val="0E89292D"/>
    <w:rsid w:val="0E911600"/>
    <w:rsid w:val="0EE4ACCE"/>
    <w:rsid w:val="0EEF1206"/>
    <w:rsid w:val="0EEFDA53"/>
    <w:rsid w:val="0EF2D0A0"/>
    <w:rsid w:val="0F17A997"/>
    <w:rsid w:val="0F1BB513"/>
    <w:rsid w:val="0F1F8B8A"/>
    <w:rsid w:val="0F2E22F8"/>
    <w:rsid w:val="0F4DADCD"/>
    <w:rsid w:val="0F4DF2EC"/>
    <w:rsid w:val="0F533ECC"/>
    <w:rsid w:val="0F880790"/>
    <w:rsid w:val="0F88B533"/>
    <w:rsid w:val="0F967238"/>
    <w:rsid w:val="0FAF7AC1"/>
    <w:rsid w:val="0FB3882C"/>
    <w:rsid w:val="0FBD48AA"/>
    <w:rsid w:val="0FE9ED92"/>
    <w:rsid w:val="10055B1C"/>
    <w:rsid w:val="103343BC"/>
    <w:rsid w:val="10434BEF"/>
    <w:rsid w:val="105DE660"/>
    <w:rsid w:val="1073691B"/>
    <w:rsid w:val="10798294"/>
    <w:rsid w:val="10A4D350"/>
    <w:rsid w:val="10E0DFAE"/>
    <w:rsid w:val="10E7EBF0"/>
    <w:rsid w:val="10FF1F8D"/>
    <w:rsid w:val="115A2147"/>
    <w:rsid w:val="116EF200"/>
    <w:rsid w:val="11737AB4"/>
    <w:rsid w:val="11B6CF57"/>
    <w:rsid w:val="11E50605"/>
    <w:rsid w:val="11F1AD5D"/>
    <w:rsid w:val="120F5FEA"/>
    <w:rsid w:val="121D1A54"/>
    <w:rsid w:val="12205912"/>
    <w:rsid w:val="122292F2"/>
    <w:rsid w:val="12455127"/>
    <w:rsid w:val="12667DF6"/>
    <w:rsid w:val="126A8671"/>
    <w:rsid w:val="1276E4E7"/>
    <w:rsid w:val="12AB84B5"/>
    <w:rsid w:val="12B2EE2C"/>
    <w:rsid w:val="12BE71AB"/>
    <w:rsid w:val="12E18DE2"/>
    <w:rsid w:val="12FC3C87"/>
    <w:rsid w:val="1300469B"/>
    <w:rsid w:val="1310758C"/>
    <w:rsid w:val="13255263"/>
    <w:rsid w:val="134311C5"/>
    <w:rsid w:val="134D8209"/>
    <w:rsid w:val="135815DA"/>
    <w:rsid w:val="137D74E3"/>
    <w:rsid w:val="1387622B"/>
    <w:rsid w:val="138DBA89"/>
    <w:rsid w:val="13AC6DCA"/>
    <w:rsid w:val="13B69554"/>
    <w:rsid w:val="13B7C5D9"/>
    <w:rsid w:val="13B7FA93"/>
    <w:rsid w:val="13BEB9DF"/>
    <w:rsid w:val="13F5DD82"/>
    <w:rsid w:val="14273436"/>
    <w:rsid w:val="144054DA"/>
    <w:rsid w:val="14422A13"/>
    <w:rsid w:val="145558EF"/>
    <w:rsid w:val="147202BE"/>
    <w:rsid w:val="149787CE"/>
    <w:rsid w:val="14980AC4"/>
    <w:rsid w:val="149F9DA2"/>
    <w:rsid w:val="14A076FC"/>
    <w:rsid w:val="14A26FF0"/>
    <w:rsid w:val="14BA210A"/>
    <w:rsid w:val="14C9325A"/>
    <w:rsid w:val="14D25303"/>
    <w:rsid w:val="14E30FA1"/>
    <w:rsid w:val="14ED6A51"/>
    <w:rsid w:val="14F8D507"/>
    <w:rsid w:val="14FFD9C9"/>
    <w:rsid w:val="1514A54D"/>
    <w:rsid w:val="151EE64B"/>
    <w:rsid w:val="152DBC3D"/>
    <w:rsid w:val="152F0C4D"/>
    <w:rsid w:val="1545535A"/>
    <w:rsid w:val="155035BA"/>
    <w:rsid w:val="15546B6E"/>
    <w:rsid w:val="1568F742"/>
    <w:rsid w:val="156EDE40"/>
    <w:rsid w:val="158CDC1D"/>
    <w:rsid w:val="15A4ADEB"/>
    <w:rsid w:val="15C36280"/>
    <w:rsid w:val="15CA61BD"/>
    <w:rsid w:val="15CE1248"/>
    <w:rsid w:val="15D31891"/>
    <w:rsid w:val="15D56327"/>
    <w:rsid w:val="15D5CCFD"/>
    <w:rsid w:val="15E3AC69"/>
    <w:rsid w:val="15EA673C"/>
    <w:rsid w:val="15FF5EF9"/>
    <w:rsid w:val="160287E7"/>
    <w:rsid w:val="161764BE"/>
    <w:rsid w:val="1619498E"/>
    <w:rsid w:val="165589A9"/>
    <w:rsid w:val="166FBA0F"/>
    <w:rsid w:val="1686F0B7"/>
    <w:rsid w:val="16A74B62"/>
    <w:rsid w:val="16A8A7AF"/>
    <w:rsid w:val="16AEC572"/>
    <w:rsid w:val="16AFC1A7"/>
    <w:rsid w:val="16B0CC3A"/>
    <w:rsid w:val="16B5FFB6"/>
    <w:rsid w:val="16CC1A77"/>
    <w:rsid w:val="16F7950F"/>
    <w:rsid w:val="1705980B"/>
    <w:rsid w:val="1713FCED"/>
    <w:rsid w:val="17160115"/>
    <w:rsid w:val="172DFA82"/>
    <w:rsid w:val="174637D3"/>
    <w:rsid w:val="1768968B"/>
    <w:rsid w:val="1773878A"/>
    <w:rsid w:val="17B65377"/>
    <w:rsid w:val="17BAA995"/>
    <w:rsid w:val="17C43E20"/>
    <w:rsid w:val="17C4EEA2"/>
    <w:rsid w:val="17E9BFE9"/>
    <w:rsid w:val="17EB6EA0"/>
    <w:rsid w:val="1803571C"/>
    <w:rsid w:val="18046733"/>
    <w:rsid w:val="181B66AD"/>
    <w:rsid w:val="18258D2E"/>
    <w:rsid w:val="182FF70A"/>
    <w:rsid w:val="1842A6B0"/>
    <w:rsid w:val="187299EA"/>
    <w:rsid w:val="18791CD9"/>
    <w:rsid w:val="18856E9B"/>
    <w:rsid w:val="18879DFF"/>
    <w:rsid w:val="18C52AEC"/>
    <w:rsid w:val="18F64A2A"/>
    <w:rsid w:val="191086E8"/>
    <w:rsid w:val="191CD57B"/>
    <w:rsid w:val="194E18CE"/>
    <w:rsid w:val="1952045B"/>
    <w:rsid w:val="196504AB"/>
    <w:rsid w:val="1967DB85"/>
    <w:rsid w:val="197A0F40"/>
    <w:rsid w:val="1996818D"/>
    <w:rsid w:val="19995DBD"/>
    <w:rsid w:val="199F4772"/>
    <w:rsid w:val="19BC4C33"/>
    <w:rsid w:val="19C644AA"/>
    <w:rsid w:val="19C8951F"/>
    <w:rsid w:val="19D0D87B"/>
    <w:rsid w:val="19DEFAF5"/>
    <w:rsid w:val="19DFE3CA"/>
    <w:rsid w:val="19ED7528"/>
    <w:rsid w:val="19F3422C"/>
    <w:rsid w:val="19FCC9D2"/>
    <w:rsid w:val="1A01F758"/>
    <w:rsid w:val="1A0FA84C"/>
    <w:rsid w:val="1A1B1D2E"/>
    <w:rsid w:val="1A6174E3"/>
    <w:rsid w:val="1A62FFA4"/>
    <w:rsid w:val="1A6EF114"/>
    <w:rsid w:val="1A7385E6"/>
    <w:rsid w:val="1A9F01D0"/>
    <w:rsid w:val="1ABC1ECF"/>
    <w:rsid w:val="1ADE88A0"/>
    <w:rsid w:val="1AE0E585"/>
    <w:rsid w:val="1AF6AC5F"/>
    <w:rsid w:val="1B153460"/>
    <w:rsid w:val="1B2CE784"/>
    <w:rsid w:val="1B36063D"/>
    <w:rsid w:val="1B401001"/>
    <w:rsid w:val="1B40A614"/>
    <w:rsid w:val="1B4FF339"/>
    <w:rsid w:val="1B7B3B1B"/>
    <w:rsid w:val="1B7D7214"/>
    <w:rsid w:val="1B957DC0"/>
    <w:rsid w:val="1BA26C03"/>
    <w:rsid w:val="1BBDA254"/>
    <w:rsid w:val="1BBF80A3"/>
    <w:rsid w:val="1BD6D387"/>
    <w:rsid w:val="1BD93BFF"/>
    <w:rsid w:val="1BE1EA54"/>
    <w:rsid w:val="1BECBEE4"/>
    <w:rsid w:val="1BFF6B21"/>
    <w:rsid w:val="1C0CBB7C"/>
    <w:rsid w:val="1C161BF9"/>
    <w:rsid w:val="1C48C7F8"/>
    <w:rsid w:val="1C5E118B"/>
    <w:rsid w:val="1C9B96E9"/>
    <w:rsid w:val="1CAAF169"/>
    <w:rsid w:val="1CB0DE5C"/>
    <w:rsid w:val="1CB1B002"/>
    <w:rsid w:val="1CE1FBED"/>
    <w:rsid w:val="1D18C6C6"/>
    <w:rsid w:val="1D20C3EB"/>
    <w:rsid w:val="1D2689BC"/>
    <w:rsid w:val="1D67C67E"/>
    <w:rsid w:val="1D6AB0B5"/>
    <w:rsid w:val="1D71A7C9"/>
    <w:rsid w:val="1D7A5B33"/>
    <w:rsid w:val="1D815E1A"/>
    <w:rsid w:val="1D8BB1B8"/>
    <w:rsid w:val="1D91142B"/>
    <w:rsid w:val="1DA862D6"/>
    <w:rsid w:val="1DB694E7"/>
    <w:rsid w:val="1DC1AE41"/>
    <w:rsid w:val="1DCD879D"/>
    <w:rsid w:val="1DCDBB45"/>
    <w:rsid w:val="1DED59C5"/>
    <w:rsid w:val="1DFA3A68"/>
    <w:rsid w:val="1E1EF9DF"/>
    <w:rsid w:val="1E3B0B06"/>
    <w:rsid w:val="1E482D42"/>
    <w:rsid w:val="1E6B7AA6"/>
    <w:rsid w:val="1E7FB2DA"/>
    <w:rsid w:val="1E84C84D"/>
    <w:rsid w:val="1E9547AC"/>
    <w:rsid w:val="1EABCD09"/>
    <w:rsid w:val="1EC8E5E2"/>
    <w:rsid w:val="1ED57EC5"/>
    <w:rsid w:val="1ED9754D"/>
    <w:rsid w:val="1EF8B5B2"/>
    <w:rsid w:val="1EFC3382"/>
    <w:rsid w:val="1F1531E4"/>
    <w:rsid w:val="1F296D9D"/>
    <w:rsid w:val="1F2F27DF"/>
    <w:rsid w:val="1F388525"/>
    <w:rsid w:val="1F40766A"/>
    <w:rsid w:val="1F412A71"/>
    <w:rsid w:val="1F4524BE"/>
    <w:rsid w:val="1F55D8BD"/>
    <w:rsid w:val="1F6183C7"/>
    <w:rsid w:val="1F696E3D"/>
    <w:rsid w:val="1F78DA28"/>
    <w:rsid w:val="1F8206E9"/>
    <w:rsid w:val="1F8D1252"/>
    <w:rsid w:val="1F8F6055"/>
    <w:rsid w:val="1FB0AB4C"/>
    <w:rsid w:val="1FBF3D04"/>
    <w:rsid w:val="1FC31FAB"/>
    <w:rsid w:val="1FF8D0C3"/>
    <w:rsid w:val="1FFD49CF"/>
    <w:rsid w:val="200C5E9D"/>
    <w:rsid w:val="200ECC0D"/>
    <w:rsid w:val="201707AA"/>
    <w:rsid w:val="202CD4BD"/>
    <w:rsid w:val="2046CB9D"/>
    <w:rsid w:val="205989BE"/>
    <w:rsid w:val="20721B1D"/>
    <w:rsid w:val="2080ECA6"/>
    <w:rsid w:val="20832686"/>
    <w:rsid w:val="2085A3ED"/>
    <w:rsid w:val="208B69E2"/>
    <w:rsid w:val="208F90F7"/>
    <w:rsid w:val="20BEBAC9"/>
    <w:rsid w:val="20C5CD00"/>
    <w:rsid w:val="20E48B8C"/>
    <w:rsid w:val="20EA8603"/>
    <w:rsid w:val="20F97202"/>
    <w:rsid w:val="2111AD82"/>
    <w:rsid w:val="2127C23D"/>
    <w:rsid w:val="213C9381"/>
    <w:rsid w:val="214CC586"/>
    <w:rsid w:val="214D382E"/>
    <w:rsid w:val="21710920"/>
    <w:rsid w:val="21818A70"/>
    <w:rsid w:val="21962B17"/>
    <w:rsid w:val="21A20999"/>
    <w:rsid w:val="21DE0877"/>
    <w:rsid w:val="21FF00A0"/>
    <w:rsid w:val="22097D45"/>
    <w:rsid w:val="22156A24"/>
    <w:rsid w:val="222DBC32"/>
    <w:rsid w:val="223A9BB0"/>
    <w:rsid w:val="22519028"/>
    <w:rsid w:val="225A0073"/>
    <w:rsid w:val="22744C15"/>
    <w:rsid w:val="228172B0"/>
    <w:rsid w:val="228438D2"/>
    <w:rsid w:val="2284B20B"/>
    <w:rsid w:val="22C134BE"/>
    <w:rsid w:val="22DF3093"/>
    <w:rsid w:val="22ED01EF"/>
    <w:rsid w:val="22F47D01"/>
    <w:rsid w:val="231E251A"/>
    <w:rsid w:val="2331303B"/>
    <w:rsid w:val="2332E697"/>
    <w:rsid w:val="233783FA"/>
    <w:rsid w:val="234603B3"/>
    <w:rsid w:val="235282A1"/>
    <w:rsid w:val="2359EF98"/>
    <w:rsid w:val="236B1D6A"/>
    <w:rsid w:val="23AAD173"/>
    <w:rsid w:val="23ADC7C1"/>
    <w:rsid w:val="23B8122C"/>
    <w:rsid w:val="23B8E670"/>
    <w:rsid w:val="23FFE0A0"/>
    <w:rsid w:val="24149B94"/>
    <w:rsid w:val="2429EA61"/>
    <w:rsid w:val="2433AC25"/>
    <w:rsid w:val="244E4A37"/>
    <w:rsid w:val="24688846"/>
    <w:rsid w:val="24701F97"/>
    <w:rsid w:val="2476529F"/>
    <w:rsid w:val="2479DD22"/>
    <w:rsid w:val="247C60CB"/>
    <w:rsid w:val="249B0BA2"/>
    <w:rsid w:val="24A3D3F6"/>
    <w:rsid w:val="24A42806"/>
    <w:rsid w:val="24BC9A07"/>
    <w:rsid w:val="24D38C61"/>
    <w:rsid w:val="24D4F1D7"/>
    <w:rsid w:val="24D7B2EC"/>
    <w:rsid w:val="24DE3078"/>
    <w:rsid w:val="24F1A45D"/>
    <w:rsid w:val="2506A852"/>
    <w:rsid w:val="251A9654"/>
    <w:rsid w:val="251E86F4"/>
    <w:rsid w:val="254CD5E5"/>
    <w:rsid w:val="254D7C2E"/>
    <w:rsid w:val="256F072C"/>
    <w:rsid w:val="25749081"/>
    <w:rsid w:val="257E8AAE"/>
    <w:rsid w:val="25A8B5B9"/>
    <w:rsid w:val="260D8309"/>
    <w:rsid w:val="260E0CB0"/>
    <w:rsid w:val="2624D1B4"/>
    <w:rsid w:val="2624F8F2"/>
    <w:rsid w:val="264D09D9"/>
    <w:rsid w:val="264DA841"/>
    <w:rsid w:val="2664FAC7"/>
    <w:rsid w:val="26652D98"/>
    <w:rsid w:val="26A36243"/>
    <w:rsid w:val="26D40156"/>
    <w:rsid w:val="26E1B5DA"/>
    <w:rsid w:val="26E9906B"/>
    <w:rsid w:val="26EB59BC"/>
    <w:rsid w:val="26F1A9DA"/>
    <w:rsid w:val="26F8D5ED"/>
    <w:rsid w:val="270A1F3E"/>
    <w:rsid w:val="2710ED3C"/>
    <w:rsid w:val="27302DA1"/>
    <w:rsid w:val="278A5BE6"/>
    <w:rsid w:val="279D297B"/>
    <w:rsid w:val="279ED7AF"/>
    <w:rsid w:val="27AF1043"/>
    <w:rsid w:val="27CA5A37"/>
    <w:rsid w:val="27EEC3EF"/>
    <w:rsid w:val="2809BC51"/>
    <w:rsid w:val="280F5126"/>
    <w:rsid w:val="281972A2"/>
    <w:rsid w:val="2826D83E"/>
    <w:rsid w:val="282A16FC"/>
    <w:rsid w:val="28316C0F"/>
    <w:rsid w:val="2843D68C"/>
    <w:rsid w:val="284571DB"/>
    <w:rsid w:val="2851D198"/>
    <w:rsid w:val="2854057D"/>
    <w:rsid w:val="287A1534"/>
    <w:rsid w:val="289A2162"/>
    <w:rsid w:val="28C20877"/>
    <w:rsid w:val="28C39338"/>
    <w:rsid w:val="28C82F95"/>
    <w:rsid w:val="28FF9564"/>
    <w:rsid w:val="2914059C"/>
    <w:rsid w:val="292F40C0"/>
    <w:rsid w:val="294CCFAF"/>
    <w:rsid w:val="29573FF3"/>
    <w:rsid w:val="2966F4E1"/>
    <w:rsid w:val="2981C88D"/>
    <w:rsid w:val="29862428"/>
    <w:rsid w:val="298C37AE"/>
    <w:rsid w:val="298D7B18"/>
    <w:rsid w:val="298FF778"/>
    <w:rsid w:val="29A4311B"/>
    <w:rsid w:val="29A5F159"/>
    <w:rsid w:val="29B06E95"/>
    <w:rsid w:val="29B11A5A"/>
    <w:rsid w:val="29C1B87D"/>
    <w:rsid w:val="29FA7C1A"/>
    <w:rsid w:val="2A022E86"/>
    <w:rsid w:val="2A15E2F4"/>
    <w:rsid w:val="2A22AE1B"/>
    <w:rsid w:val="2A2DDC61"/>
    <w:rsid w:val="2A37671B"/>
    <w:rsid w:val="2A39CF93"/>
    <w:rsid w:val="2A43E4C3"/>
    <w:rsid w:val="2A4A12C4"/>
    <w:rsid w:val="2A4D00D1"/>
    <w:rsid w:val="2A52AC53"/>
    <w:rsid w:val="2A892F55"/>
    <w:rsid w:val="2A90EA0A"/>
    <w:rsid w:val="2A9B787C"/>
    <w:rsid w:val="2AAC2DDA"/>
    <w:rsid w:val="2AB47461"/>
    <w:rsid w:val="2AC522B0"/>
    <w:rsid w:val="2AD45638"/>
    <w:rsid w:val="2AE70C1E"/>
    <w:rsid w:val="2AF0BAF3"/>
    <w:rsid w:val="2AF6387B"/>
    <w:rsid w:val="2B1DB875"/>
    <w:rsid w:val="2B21BD4A"/>
    <w:rsid w:val="2B2B8984"/>
    <w:rsid w:val="2B7A7A79"/>
    <w:rsid w:val="2B8A4579"/>
    <w:rsid w:val="2B956B7B"/>
    <w:rsid w:val="2BA599AC"/>
    <w:rsid w:val="2BB742FB"/>
    <w:rsid w:val="2BBB4439"/>
    <w:rsid w:val="2BCD206A"/>
    <w:rsid w:val="2BDCD67B"/>
    <w:rsid w:val="2BF42526"/>
    <w:rsid w:val="2C121759"/>
    <w:rsid w:val="2C140086"/>
    <w:rsid w:val="2C1A12B5"/>
    <w:rsid w:val="2C344E39"/>
    <w:rsid w:val="2C448B9F"/>
    <w:rsid w:val="2C630639"/>
    <w:rsid w:val="2C65D0D4"/>
    <w:rsid w:val="2C7977F9"/>
    <w:rsid w:val="2C80DD42"/>
    <w:rsid w:val="2C8A8783"/>
    <w:rsid w:val="2C9EF994"/>
    <w:rsid w:val="2CA8DADF"/>
    <w:rsid w:val="2CB1094C"/>
    <w:rsid w:val="2CC2FE60"/>
    <w:rsid w:val="2CE147C0"/>
    <w:rsid w:val="2CE3A8DF"/>
    <w:rsid w:val="2CE55BE1"/>
    <w:rsid w:val="2CE66B6D"/>
    <w:rsid w:val="2CF511F2"/>
    <w:rsid w:val="2CFD554E"/>
    <w:rsid w:val="2D0AE050"/>
    <w:rsid w:val="2D0F88C6"/>
    <w:rsid w:val="2D12ECF3"/>
    <w:rsid w:val="2D177A80"/>
    <w:rsid w:val="2D2A9972"/>
    <w:rsid w:val="2D3B321E"/>
    <w:rsid w:val="2D3C57F0"/>
    <w:rsid w:val="2D52730E"/>
    <w:rsid w:val="2D659F31"/>
    <w:rsid w:val="2D8D6DCF"/>
    <w:rsid w:val="2D9418D4"/>
    <w:rsid w:val="2D9918B9"/>
    <w:rsid w:val="2DCDFC0A"/>
    <w:rsid w:val="2DE74827"/>
    <w:rsid w:val="2DEFF3E9"/>
    <w:rsid w:val="2DF69E05"/>
    <w:rsid w:val="2E2CE3A9"/>
    <w:rsid w:val="2E5F1E81"/>
    <w:rsid w:val="2E645E67"/>
    <w:rsid w:val="2E8C3C7D"/>
    <w:rsid w:val="2E909919"/>
    <w:rsid w:val="2E946108"/>
    <w:rsid w:val="2E95C4EB"/>
    <w:rsid w:val="2E9C1BBD"/>
    <w:rsid w:val="2ED72C32"/>
    <w:rsid w:val="2F02ADFC"/>
    <w:rsid w:val="2F13A7A7"/>
    <w:rsid w:val="2F24971F"/>
    <w:rsid w:val="2F408F65"/>
    <w:rsid w:val="2F85A165"/>
    <w:rsid w:val="2F99E845"/>
    <w:rsid w:val="2F9AED3A"/>
    <w:rsid w:val="2FD0E6BA"/>
    <w:rsid w:val="2FE1121E"/>
    <w:rsid w:val="2FE9A1B4"/>
    <w:rsid w:val="2FEA4C76"/>
    <w:rsid w:val="2FFF8E7A"/>
    <w:rsid w:val="302E6A4B"/>
    <w:rsid w:val="30303F84"/>
    <w:rsid w:val="30340872"/>
    <w:rsid w:val="304F4C62"/>
    <w:rsid w:val="305EB2BB"/>
    <w:rsid w:val="306778A0"/>
    <w:rsid w:val="307EFF1C"/>
    <w:rsid w:val="309909A9"/>
    <w:rsid w:val="309EFDF6"/>
    <w:rsid w:val="30AEE13A"/>
    <w:rsid w:val="30C035A3"/>
    <w:rsid w:val="30CA4467"/>
    <w:rsid w:val="30F86C76"/>
    <w:rsid w:val="30FC75BE"/>
    <w:rsid w:val="30FF44C1"/>
    <w:rsid w:val="3118B050"/>
    <w:rsid w:val="311F953E"/>
    <w:rsid w:val="3124F07B"/>
    <w:rsid w:val="3131A1AD"/>
    <w:rsid w:val="3152B695"/>
    <w:rsid w:val="315670C2"/>
    <w:rsid w:val="316C4E31"/>
    <w:rsid w:val="317C0442"/>
    <w:rsid w:val="317CF28B"/>
    <w:rsid w:val="318CE68B"/>
    <w:rsid w:val="319E5D09"/>
    <w:rsid w:val="31AF22CD"/>
    <w:rsid w:val="31BE52AC"/>
    <w:rsid w:val="31C4DE4F"/>
    <w:rsid w:val="31CC55D9"/>
    <w:rsid w:val="31EBD7FB"/>
    <w:rsid w:val="3201D05D"/>
    <w:rsid w:val="3243DC07"/>
    <w:rsid w:val="3244E6A7"/>
    <w:rsid w:val="32483B77"/>
    <w:rsid w:val="325EDF6E"/>
    <w:rsid w:val="327F6E75"/>
    <w:rsid w:val="3291F7C3"/>
    <w:rsid w:val="3296BD20"/>
    <w:rsid w:val="32A554D3"/>
    <w:rsid w:val="32F10DD6"/>
    <w:rsid w:val="32F14818"/>
    <w:rsid w:val="33059E33"/>
    <w:rsid w:val="3355F015"/>
    <w:rsid w:val="336B9AB3"/>
    <w:rsid w:val="337F1A88"/>
    <w:rsid w:val="3386D07E"/>
    <w:rsid w:val="3395BC05"/>
    <w:rsid w:val="33C3BDCA"/>
    <w:rsid w:val="33CD5520"/>
    <w:rsid w:val="33DD788F"/>
    <w:rsid w:val="3421DF8A"/>
    <w:rsid w:val="342E3D7A"/>
    <w:rsid w:val="343A01F7"/>
    <w:rsid w:val="344380B4"/>
    <w:rsid w:val="34543F10"/>
    <w:rsid w:val="34968193"/>
    <w:rsid w:val="34B58AF3"/>
    <w:rsid w:val="34EB5C74"/>
    <w:rsid w:val="3505F16C"/>
    <w:rsid w:val="35155262"/>
    <w:rsid w:val="351AB464"/>
    <w:rsid w:val="353A1B01"/>
    <w:rsid w:val="354EE2A8"/>
    <w:rsid w:val="3561A840"/>
    <w:rsid w:val="356F3C75"/>
    <w:rsid w:val="35B68CAE"/>
    <w:rsid w:val="35B76608"/>
    <w:rsid w:val="35C96AE3"/>
    <w:rsid w:val="35D12598"/>
    <w:rsid w:val="35E2DE09"/>
    <w:rsid w:val="35F7B08E"/>
    <w:rsid w:val="361087B2"/>
    <w:rsid w:val="3633A3E9"/>
    <w:rsid w:val="364AA1ED"/>
    <w:rsid w:val="364E528E"/>
    <w:rsid w:val="36552492"/>
    <w:rsid w:val="365AD0DE"/>
    <w:rsid w:val="365F3C2C"/>
    <w:rsid w:val="366347A8"/>
    <w:rsid w:val="3678DC7A"/>
    <w:rsid w:val="36794D3A"/>
    <w:rsid w:val="36877451"/>
    <w:rsid w:val="369286AD"/>
    <w:rsid w:val="369527CC"/>
    <w:rsid w:val="369EFA33"/>
    <w:rsid w:val="36B492F3"/>
    <w:rsid w:val="36B7917D"/>
    <w:rsid w:val="36B7C13A"/>
    <w:rsid w:val="36BE583E"/>
    <w:rsid w:val="36D5D335"/>
    <w:rsid w:val="36D97832"/>
    <w:rsid w:val="36FB53D5"/>
    <w:rsid w:val="3708AB5B"/>
    <w:rsid w:val="3729C572"/>
    <w:rsid w:val="372C4723"/>
    <w:rsid w:val="3746516B"/>
    <w:rsid w:val="3775A9A6"/>
    <w:rsid w:val="378DFE2E"/>
    <w:rsid w:val="37A76EF6"/>
    <w:rsid w:val="37AD6343"/>
    <w:rsid w:val="37C03362"/>
    <w:rsid w:val="37CD8ADD"/>
    <w:rsid w:val="37D95482"/>
    <w:rsid w:val="37F28D03"/>
    <w:rsid w:val="3804C4AF"/>
    <w:rsid w:val="38240EFB"/>
    <w:rsid w:val="382DA24B"/>
    <w:rsid w:val="38372F7F"/>
    <w:rsid w:val="3885FBB9"/>
    <w:rsid w:val="388FFAB6"/>
    <w:rsid w:val="38946931"/>
    <w:rsid w:val="38C0F447"/>
    <w:rsid w:val="38DA2215"/>
    <w:rsid w:val="38E3E77E"/>
    <w:rsid w:val="38E92C6C"/>
    <w:rsid w:val="3910DF7E"/>
    <w:rsid w:val="391165B9"/>
    <w:rsid w:val="39157887"/>
    <w:rsid w:val="39462B1A"/>
    <w:rsid w:val="39549DEE"/>
    <w:rsid w:val="39651F3E"/>
    <w:rsid w:val="39697AC5"/>
    <w:rsid w:val="3995F419"/>
    <w:rsid w:val="39AE108B"/>
    <w:rsid w:val="39B99562"/>
    <w:rsid w:val="39C7DF31"/>
    <w:rsid w:val="39D8403F"/>
    <w:rsid w:val="39DE31BD"/>
    <w:rsid w:val="39E66AAC"/>
    <w:rsid w:val="39F96169"/>
    <w:rsid w:val="3A1E307E"/>
    <w:rsid w:val="3A20DE16"/>
    <w:rsid w:val="3A24729F"/>
    <w:rsid w:val="3A47D930"/>
    <w:rsid w:val="3A53514E"/>
    <w:rsid w:val="3A580821"/>
    <w:rsid w:val="3A865275"/>
    <w:rsid w:val="3AA4C98C"/>
    <w:rsid w:val="3AAF705C"/>
    <w:rsid w:val="3AC50778"/>
    <w:rsid w:val="3ACF0600"/>
    <w:rsid w:val="3B01D02F"/>
    <w:rsid w:val="3B08697E"/>
    <w:rsid w:val="3B096E73"/>
    <w:rsid w:val="3B119CE0"/>
    <w:rsid w:val="3B208A29"/>
    <w:rsid w:val="3B59D0F0"/>
    <w:rsid w:val="3B657816"/>
    <w:rsid w:val="3B6B814F"/>
    <w:rsid w:val="3B704398"/>
    <w:rsid w:val="3B7246AF"/>
    <w:rsid w:val="3B820D11"/>
    <w:rsid w:val="3B9293B7"/>
    <w:rsid w:val="3B9CEB84"/>
    <w:rsid w:val="3B9EC0BD"/>
    <w:rsid w:val="3BA242E0"/>
    <w:rsid w:val="3BACB684"/>
    <w:rsid w:val="3BB2F964"/>
    <w:rsid w:val="3BC0B665"/>
    <w:rsid w:val="3BCB32E0"/>
    <w:rsid w:val="3BD5F9D9"/>
    <w:rsid w:val="3BD9B406"/>
    <w:rsid w:val="3BDCA95E"/>
    <w:rsid w:val="3BDE2AB4"/>
    <w:rsid w:val="3C00BE57"/>
    <w:rsid w:val="3C030D92"/>
    <w:rsid w:val="3C1740F3"/>
    <w:rsid w:val="3C1AF002"/>
    <w:rsid w:val="3C25AC1E"/>
    <w:rsid w:val="3C797F53"/>
    <w:rsid w:val="3CEB73C4"/>
    <w:rsid w:val="3CF15D79"/>
    <w:rsid w:val="3D0BC74C"/>
    <w:rsid w:val="3D0D0174"/>
    <w:rsid w:val="3D1042D9"/>
    <w:rsid w:val="3D13980D"/>
    <w:rsid w:val="3D182E5B"/>
    <w:rsid w:val="3D2F6C55"/>
    <w:rsid w:val="3D3110FC"/>
    <w:rsid w:val="3D31F9D1"/>
    <w:rsid w:val="3D455833"/>
    <w:rsid w:val="3D49C06D"/>
    <w:rsid w:val="3D61BE53"/>
    <w:rsid w:val="3D8C4A87"/>
    <w:rsid w:val="3D8EBBD5"/>
    <w:rsid w:val="3DA6B542"/>
    <w:rsid w:val="3DBDA624"/>
    <w:rsid w:val="3DDC4C53"/>
    <w:rsid w:val="3DE161C6"/>
    <w:rsid w:val="3DF4C7AC"/>
    <w:rsid w:val="3E18CC78"/>
    <w:rsid w:val="3E3144A1"/>
    <w:rsid w:val="3E4569CC"/>
    <w:rsid w:val="3E54F13A"/>
    <w:rsid w:val="3E5FF90E"/>
    <w:rsid w:val="3E7733A6"/>
    <w:rsid w:val="3E90D318"/>
    <w:rsid w:val="3EC16476"/>
    <w:rsid w:val="3EE83ABD"/>
    <w:rsid w:val="3EED020E"/>
    <w:rsid w:val="3EF18A5C"/>
    <w:rsid w:val="3F0A3A3D"/>
    <w:rsid w:val="3F0FB85B"/>
    <w:rsid w:val="3F34005B"/>
    <w:rsid w:val="3F3B09FB"/>
    <w:rsid w:val="3F4006D4"/>
    <w:rsid w:val="3F6570A1"/>
    <w:rsid w:val="3F73AD8D"/>
    <w:rsid w:val="3F7B5CAE"/>
    <w:rsid w:val="3FB9BB75"/>
    <w:rsid w:val="3FEDACF0"/>
    <w:rsid w:val="3FF06F77"/>
    <w:rsid w:val="400502CC"/>
    <w:rsid w:val="400C6EFF"/>
    <w:rsid w:val="401891B4"/>
    <w:rsid w:val="401909D4"/>
    <w:rsid w:val="40240C2C"/>
    <w:rsid w:val="4041FE5F"/>
    <w:rsid w:val="404C1500"/>
    <w:rsid w:val="404CAE27"/>
    <w:rsid w:val="404DDF02"/>
    <w:rsid w:val="40829285"/>
    <w:rsid w:val="408639D6"/>
    <w:rsid w:val="40B0C448"/>
    <w:rsid w:val="40BE6390"/>
    <w:rsid w:val="40D37421"/>
    <w:rsid w:val="40E05870"/>
    <w:rsid w:val="40E32A32"/>
    <w:rsid w:val="40E8A3D2"/>
    <w:rsid w:val="40F659A0"/>
    <w:rsid w:val="40FA78DD"/>
    <w:rsid w:val="4108AAEE"/>
    <w:rsid w:val="4114192B"/>
    <w:rsid w:val="411F9DA4"/>
    <w:rsid w:val="4132A7A8"/>
    <w:rsid w:val="41501405"/>
    <w:rsid w:val="4163DDB8"/>
    <w:rsid w:val="41710FE6"/>
    <w:rsid w:val="41A6AFC7"/>
    <w:rsid w:val="41C086D7"/>
    <w:rsid w:val="41C67009"/>
    <w:rsid w:val="41D2BF4E"/>
    <w:rsid w:val="41E2BCAF"/>
    <w:rsid w:val="41E75DB3"/>
    <w:rsid w:val="41FDE310"/>
    <w:rsid w:val="4205FF07"/>
    <w:rsid w:val="4207183B"/>
    <w:rsid w:val="423228F4"/>
    <w:rsid w:val="424E4989"/>
    <w:rsid w:val="425FF2D8"/>
    <w:rsid w:val="42781CC2"/>
    <w:rsid w:val="4282731E"/>
    <w:rsid w:val="4285A4D2"/>
    <w:rsid w:val="42FC7F67"/>
    <w:rsid w:val="4312682E"/>
    <w:rsid w:val="4361723F"/>
    <w:rsid w:val="436E9513"/>
    <w:rsid w:val="43892E7A"/>
    <w:rsid w:val="4396AAAB"/>
    <w:rsid w:val="4397AFA0"/>
    <w:rsid w:val="43AB9FC5"/>
    <w:rsid w:val="43B65C40"/>
    <w:rsid w:val="43CFCC6E"/>
    <w:rsid w:val="43DFABAE"/>
    <w:rsid w:val="43E8E543"/>
    <w:rsid w:val="43E961D3"/>
    <w:rsid w:val="43F04581"/>
    <w:rsid w:val="440A7D6B"/>
    <w:rsid w:val="442276D8"/>
    <w:rsid w:val="442FD25A"/>
    <w:rsid w:val="44309952"/>
    <w:rsid w:val="44494D3C"/>
    <w:rsid w:val="444EDC72"/>
    <w:rsid w:val="4466C73E"/>
    <w:rsid w:val="44721D8F"/>
    <w:rsid w:val="4479D844"/>
    <w:rsid w:val="447B9882"/>
    <w:rsid w:val="4493AFD1"/>
    <w:rsid w:val="44A3A262"/>
    <w:rsid w:val="44C31F27"/>
    <w:rsid w:val="44CEFD82"/>
    <w:rsid w:val="44DDB9EE"/>
    <w:rsid w:val="450FF694"/>
    <w:rsid w:val="45240A1F"/>
    <w:rsid w:val="453A0BC6"/>
    <w:rsid w:val="4577ADA2"/>
    <w:rsid w:val="45894D20"/>
    <w:rsid w:val="458CB1B7"/>
    <w:rsid w:val="459A47ED"/>
    <w:rsid w:val="45A2F22E"/>
    <w:rsid w:val="45C41C42"/>
    <w:rsid w:val="45CF4FF5"/>
    <w:rsid w:val="45D9C07E"/>
    <w:rsid w:val="45DE7939"/>
    <w:rsid w:val="45F4D3AE"/>
    <w:rsid w:val="46094C64"/>
    <w:rsid w:val="460C62D6"/>
    <w:rsid w:val="4631469A"/>
    <w:rsid w:val="4660B5F0"/>
    <w:rsid w:val="466D3602"/>
    <w:rsid w:val="46703B21"/>
    <w:rsid w:val="46767B78"/>
    <w:rsid w:val="46BD3371"/>
    <w:rsid w:val="46CC8C96"/>
    <w:rsid w:val="46D1BE09"/>
    <w:rsid w:val="46E9A7AF"/>
    <w:rsid w:val="4714BC04"/>
    <w:rsid w:val="4766B19B"/>
    <w:rsid w:val="47741ED1"/>
    <w:rsid w:val="4774A0BD"/>
    <w:rsid w:val="4785C22C"/>
    <w:rsid w:val="47993E0C"/>
    <w:rsid w:val="47A62994"/>
    <w:rsid w:val="47AB7F8A"/>
    <w:rsid w:val="47C0F757"/>
    <w:rsid w:val="47D11E28"/>
    <w:rsid w:val="47FCE41E"/>
    <w:rsid w:val="48083344"/>
    <w:rsid w:val="480A6729"/>
    <w:rsid w:val="481DB991"/>
    <w:rsid w:val="482872C5"/>
    <w:rsid w:val="483A8CD4"/>
    <w:rsid w:val="483AB283"/>
    <w:rsid w:val="483EC551"/>
    <w:rsid w:val="4859F4FD"/>
    <w:rsid w:val="48778904"/>
    <w:rsid w:val="48C0046F"/>
    <w:rsid w:val="48CE47D9"/>
    <w:rsid w:val="48D1429D"/>
    <w:rsid w:val="48D99192"/>
    <w:rsid w:val="48E6E609"/>
    <w:rsid w:val="4915367B"/>
    <w:rsid w:val="49242CFE"/>
    <w:rsid w:val="49260D61"/>
    <w:rsid w:val="49283341"/>
    <w:rsid w:val="49499E2C"/>
    <w:rsid w:val="494FE2FF"/>
    <w:rsid w:val="495D6F77"/>
    <w:rsid w:val="496C8768"/>
    <w:rsid w:val="4976E7BB"/>
    <w:rsid w:val="498F13F9"/>
    <w:rsid w:val="49979AA4"/>
    <w:rsid w:val="499F1FE0"/>
    <w:rsid w:val="49AEF32B"/>
    <w:rsid w:val="49B7439F"/>
    <w:rsid w:val="49C25679"/>
    <w:rsid w:val="49D1A270"/>
    <w:rsid w:val="49E73679"/>
    <w:rsid w:val="49FC3A8E"/>
    <w:rsid w:val="4A00A741"/>
    <w:rsid w:val="4A107241"/>
    <w:rsid w:val="4A33CBE1"/>
    <w:rsid w:val="4A43BFE1"/>
    <w:rsid w:val="4A520EDC"/>
    <w:rsid w:val="4A630343"/>
    <w:rsid w:val="4A6D7264"/>
    <w:rsid w:val="4A6E96E1"/>
    <w:rsid w:val="4A7C0EE2"/>
    <w:rsid w:val="4A845B19"/>
    <w:rsid w:val="4AAB281B"/>
    <w:rsid w:val="4ABA8380"/>
    <w:rsid w:val="4AEEA48C"/>
    <w:rsid w:val="4AF0EDB6"/>
    <w:rsid w:val="4B0655CF"/>
    <w:rsid w:val="4B0FAF56"/>
    <w:rsid w:val="4B13A9A3"/>
    <w:rsid w:val="4B24F38B"/>
    <w:rsid w:val="4B78EE45"/>
    <w:rsid w:val="4B7C2D03"/>
    <w:rsid w:val="4B7F3031"/>
    <w:rsid w:val="4B91A490"/>
    <w:rsid w:val="4BC2B310"/>
    <w:rsid w:val="4BCD46DF"/>
    <w:rsid w:val="4BD318AC"/>
    <w:rsid w:val="4BEB521C"/>
    <w:rsid w:val="4C04D351"/>
    <w:rsid w:val="4C04E6BC"/>
    <w:rsid w:val="4C054187"/>
    <w:rsid w:val="4C32AFD1"/>
    <w:rsid w:val="4C4805E3"/>
    <w:rsid w:val="4C51AB6B"/>
    <w:rsid w:val="4C5C8918"/>
    <w:rsid w:val="4C5F8E05"/>
    <w:rsid w:val="4C6C497D"/>
    <w:rsid w:val="4C7A1661"/>
    <w:rsid w:val="4C812654"/>
    <w:rsid w:val="4C91323B"/>
    <w:rsid w:val="4CA5FD60"/>
    <w:rsid w:val="4CAE158C"/>
    <w:rsid w:val="4CB3E9CB"/>
    <w:rsid w:val="4CEC074F"/>
    <w:rsid w:val="4D0BE92A"/>
    <w:rsid w:val="4D13CE84"/>
    <w:rsid w:val="4D1533C3"/>
    <w:rsid w:val="4D19F62B"/>
    <w:rsid w:val="4D304857"/>
    <w:rsid w:val="4D33F457"/>
    <w:rsid w:val="4D3F8E05"/>
    <w:rsid w:val="4D7334D1"/>
    <w:rsid w:val="4D7A931C"/>
    <w:rsid w:val="4D7AB923"/>
    <w:rsid w:val="4D876762"/>
    <w:rsid w:val="4DA4C25A"/>
    <w:rsid w:val="4DAC95DB"/>
    <w:rsid w:val="4DB12CE0"/>
    <w:rsid w:val="4DB533E3"/>
    <w:rsid w:val="4DC16100"/>
    <w:rsid w:val="4DE30011"/>
    <w:rsid w:val="4DFC4AED"/>
    <w:rsid w:val="4E05BBFE"/>
    <w:rsid w:val="4E100CE4"/>
    <w:rsid w:val="4E4FF795"/>
    <w:rsid w:val="4E53C069"/>
    <w:rsid w:val="4E565B68"/>
    <w:rsid w:val="4E6136A5"/>
    <w:rsid w:val="4E6A670F"/>
    <w:rsid w:val="4E6B091F"/>
    <w:rsid w:val="4E83AEE2"/>
    <w:rsid w:val="4E8E848E"/>
    <w:rsid w:val="4EA46FB8"/>
    <w:rsid w:val="4EB96803"/>
    <w:rsid w:val="4ECAB231"/>
    <w:rsid w:val="4EE82099"/>
    <w:rsid w:val="4EF786B3"/>
    <w:rsid w:val="4EF7AFB3"/>
    <w:rsid w:val="4F103897"/>
    <w:rsid w:val="4F139A89"/>
    <w:rsid w:val="4F14DD5B"/>
    <w:rsid w:val="4F1F3671"/>
    <w:rsid w:val="4F29EDB0"/>
    <w:rsid w:val="4F2FB5D0"/>
    <w:rsid w:val="4F59998F"/>
    <w:rsid w:val="4F5CC4B4"/>
    <w:rsid w:val="4F6C28BC"/>
    <w:rsid w:val="4F6E6AD3"/>
    <w:rsid w:val="4F70B91A"/>
    <w:rsid w:val="4F7E993E"/>
    <w:rsid w:val="4FA5FC26"/>
    <w:rsid w:val="4FB7CE75"/>
    <w:rsid w:val="4FCACB3B"/>
    <w:rsid w:val="4FCB8E00"/>
    <w:rsid w:val="4FE39E02"/>
    <w:rsid w:val="500CA02B"/>
    <w:rsid w:val="502489D1"/>
    <w:rsid w:val="5049A560"/>
    <w:rsid w:val="505062A4"/>
    <w:rsid w:val="506980C0"/>
    <w:rsid w:val="5090105F"/>
    <w:rsid w:val="50976B33"/>
    <w:rsid w:val="50C348F3"/>
    <w:rsid w:val="50DF02C8"/>
    <w:rsid w:val="50E62EDB"/>
    <w:rsid w:val="50EB2EC0"/>
    <w:rsid w:val="50F7CE59"/>
    <w:rsid w:val="51122768"/>
    <w:rsid w:val="51167D86"/>
    <w:rsid w:val="511B5ACA"/>
    <w:rsid w:val="51201211"/>
    <w:rsid w:val="512A4813"/>
    <w:rsid w:val="514209F0"/>
    <w:rsid w:val="516AC6A0"/>
    <w:rsid w:val="51773A9E"/>
    <w:rsid w:val="5184F427"/>
    <w:rsid w:val="51AF1F5B"/>
    <w:rsid w:val="51B6746E"/>
    <w:rsid w:val="51DE5284"/>
    <w:rsid w:val="51E9C20E"/>
    <w:rsid w:val="520F5B82"/>
    <w:rsid w:val="5216C6C9"/>
    <w:rsid w:val="5231F3B3"/>
    <w:rsid w:val="524BABEA"/>
    <w:rsid w:val="524E114E"/>
    <w:rsid w:val="5270AB99"/>
    <w:rsid w:val="5278769B"/>
    <w:rsid w:val="52A5A3DA"/>
    <w:rsid w:val="52B2FD9E"/>
    <w:rsid w:val="52B6EA36"/>
    <w:rsid w:val="52BCC5C5"/>
    <w:rsid w:val="52C005BF"/>
    <w:rsid w:val="52D5B05D"/>
    <w:rsid w:val="52FABD7F"/>
    <w:rsid w:val="5317A812"/>
    <w:rsid w:val="5322189B"/>
    <w:rsid w:val="533F9F61"/>
    <w:rsid w:val="536B7C3D"/>
    <w:rsid w:val="53799EB7"/>
    <w:rsid w:val="53B5A8C7"/>
    <w:rsid w:val="53BED395"/>
    <w:rsid w:val="53F6D4B3"/>
    <w:rsid w:val="542CBCA3"/>
    <w:rsid w:val="544A827D"/>
    <w:rsid w:val="545D1421"/>
    <w:rsid w:val="5466216B"/>
    <w:rsid w:val="547CDC0E"/>
    <w:rsid w:val="5495D6AD"/>
    <w:rsid w:val="5499A4B7"/>
    <w:rsid w:val="54A131B6"/>
    <w:rsid w:val="54AE3A6F"/>
    <w:rsid w:val="54BE0FDB"/>
    <w:rsid w:val="54CE1A49"/>
    <w:rsid w:val="54D034E2"/>
    <w:rsid w:val="54DA8B8D"/>
    <w:rsid w:val="54E8B85B"/>
    <w:rsid w:val="55197645"/>
    <w:rsid w:val="551B5494"/>
    <w:rsid w:val="5527B600"/>
    <w:rsid w:val="554A3B43"/>
    <w:rsid w:val="5555B7B2"/>
    <w:rsid w:val="5572B600"/>
    <w:rsid w:val="557EF37A"/>
    <w:rsid w:val="55C0303C"/>
    <w:rsid w:val="55D1847C"/>
    <w:rsid w:val="55DF088E"/>
    <w:rsid w:val="56167B6B"/>
    <w:rsid w:val="5649F59E"/>
    <w:rsid w:val="5653FA62"/>
    <w:rsid w:val="565F6EEF"/>
    <w:rsid w:val="5683C5EB"/>
    <w:rsid w:val="568B9959"/>
    <w:rsid w:val="569E777B"/>
    <w:rsid w:val="56A9201D"/>
    <w:rsid w:val="56F415AE"/>
    <w:rsid w:val="570C2881"/>
    <w:rsid w:val="571268D8"/>
    <w:rsid w:val="57349377"/>
    <w:rsid w:val="573F37B1"/>
    <w:rsid w:val="57431F02"/>
    <w:rsid w:val="57749C1A"/>
    <w:rsid w:val="5776F08B"/>
    <w:rsid w:val="5785C7E0"/>
    <w:rsid w:val="57AFE223"/>
    <w:rsid w:val="57EB4C06"/>
    <w:rsid w:val="57FECE6B"/>
    <w:rsid w:val="5807A0FA"/>
    <w:rsid w:val="58323604"/>
    <w:rsid w:val="584BF090"/>
    <w:rsid w:val="584C6991"/>
    <w:rsid w:val="5851B755"/>
    <w:rsid w:val="5862EDB3"/>
    <w:rsid w:val="5874DDBA"/>
    <w:rsid w:val="588C3108"/>
    <w:rsid w:val="588C63D9"/>
    <w:rsid w:val="58916080"/>
    <w:rsid w:val="58B3BE47"/>
    <w:rsid w:val="58C3ABC6"/>
    <w:rsid w:val="58CEBFD1"/>
    <w:rsid w:val="58DCE752"/>
    <w:rsid w:val="58E86E6B"/>
    <w:rsid w:val="58EB3446"/>
    <w:rsid w:val="58EC6C69"/>
    <w:rsid w:val="59156947"/>
    <w:rsid w:val="591B54F0"/>
    <w:rsid w:val="591E698F"/>
    <w:rsid w:val="5942C410"/>
    <w:rsid w:val="5949C695"/>
    <w:rsid w:val="5954A4B4"/>
    <w:rsid w:val="59A06895"/>
    <w:rsid w:val="59AFB80A"/>
    <w:rsid w:val="59CAF281"/>
    <w:rsid w:val="59D98A58"/>
    <w:rsid w:val="59E73DD3"/>
    <w:rsid w:val="59E863A9"/>
    <w:rsid w:val="59FC41E8"/>
    <w:rsid w:val="5A07A35C"/>
    <w:rsid w:val="5A09A784"/>
    <w:rsid w:val="5A09D741"/>
    <w:rsid w:val="5A19D5EF"/>
    <w:rsid w:val="5A250C03"/>
    <w:rsid w:val="5A27E2DD"/>
    <w:rsid w:val="5A27E93C"/>
    <w:rsid w:val="5A3B11B9"/>
    <w:rsid w:val="5A6C2735"/>
    <w:rsid w:val="5A80E1C2"/>
    <w:rsid w:val="5A82536F"/>
    <w:rsid w:val="5A8B8317"/>
    <w:rsid w:val="5AA02227"/>
    <w:rsid w:val="5AA11794"/>
    <w:rsid w:val="5AB4BC66"/>
    <w:rsid w:val="5ACCDD11"/>
    <w:rsid w:val="5AD4680A"/>
    <w:rsid w:val="5ADAA9F5"/>
    <w:rsid w:val="5AED1A77"/>
    <w:rsid w:val="5AFDF49F"/>
    <w:rsid w:val="5AFF794A"/>
    <w:rsid w:val="5B07C190"/>
    <w:rsid w:val="5B2BF67C"/>
    <w:rsid w:val="5B56DAB6"/>
    <w:rsid w:val="5B5F4458"/>
    <w:rsid w:val="5B659178"/>
    <w:rsid w:val="5B7A3F79"/>
    <w:rsid w:val="5BC36D23"/>
    <w:rsid w:val="5BD02006"/>
    <w:rsid w:val="5BD618CC"/>
    <w:rsid w:val="5BDD2CAD"/>
    <w:rsid w:val="5BDE01D6"/>
    <w:rsid w:val="5BE085FC"/>
    <w:rsid w:val="5C0D2350"/>
    <w:rsid w:val="5C130A4E"/>
    <w:rsid w:val="5C2CE20A"/>
    <w:rsid w:val="5C35FD85"/>
    <w:rsid w:val="5C3B0484"/>
    <w:rsid w:val="5C3FDED0"/>
    <w:rsid w:val="5C4393A5"/>
    <w:rsid w:val="5C62EAB5"/>
    <w:rsid w:val="5C678E8E"/>
    <w:rsid w:val="5C6A73DA"/>
    <w:rsid w:val="5C99A703"/>
    <w:rsid w:val="5CA28568"/>
    <w:rsid w:val="5CEC444E"/>
    <w:rsid w:val="5D002692"/>
    <w:rsid w:val="5D13B34C"/>
    <w:rsid w:val="5D1DA094"/>
    <w:rsid w:val="5D28C3E2"/>
    <w:rsid w:val="5D60C133"/>
    <w:rsid w:val="5D6E23A7"/>
    <w:rsid w:val="5D7DDCBB"/>
    <w:rsid w:val="5DAA1E28"/>
    <w:rsid w:val="5DAF4CA5"/>
    <w:rsid w:val="5DD5B113"/>
    <w:rsid w:val="5DEC4E33"/>
    <w:rsid w:val="5DF44092"/>
    <w:rsid w:val="5DF70702"/>
    <w:rsid w:val="5E00DE90"/>
    <w:rsid w:val="5E1D5F6B"/>
    <w:rsid w:val="5E24D4D0"/>
    <w:rsid w:val="5E7ED71A"/>
    <w:rsid w:val="5EAA38F4"/>
    <w:rsid w:val="5F00F12C"/>
    <w:rsid w:val="5F16C5F8"/>
    <w:rsid w:val="5F1D48E7"/>
    <w:rsid w:val="5F22126D"/>
    <w:rsid w:val="5F28D0CE"/>
    <w:rsid w:val="5F2BCA0D"/>
    <w:rsid w:val="5F4B4393"/>
    <w:rsid w:val="5F80A5A5"/>
    <w:rsid w:val="5F80CCE3"/>
    <w:rsid w:val="5F82DF8B"/>
    <w:rsid w:val="5F8BB1BF"/>
    <w:rsid w:val="5F8F3D58"/>
    <w:rsid w:val="5F929E50"/>
    <w:rsid w:val="5F98C650"/>
    <w:rsid w:val="5FA5CA6C"/>
    <w:rsid w:val="5FA813EC"/>
    <w:rsid w:val="5FB4B2F6"/>
    <w:rsid w:val="5FC10189"/>
    <w:rsid w:val="5FCDC11F"/>
    <w:rsid w:val="5FE28D3D"/>
    <w:rsid w:val="5FE587BB"/>
    <w:rsid w:val="600AF1F0"/>
    <w:rsid w:val="6016783F"/>
    <w:rsid w:val="602BCB8A"/>
    <w:rsid w:val="60437380"/>
    <w:rsid w:val="605386F3"/>
    <w:rsid w:val="605EF449"/>
    <w:rsid w:val="6067510E"/>
    <w:rsid w:val="606CA984"/>
    <w:rsid w:val="6087F77E"/>
    <w:rsid w:val="60976E3A"/>
    <w:rsid w:val="60BE05E3"/>
    <w:rsid w:val="60EC7332"/>
    <w:rsid w:val="61072BB2"/>
    <w:rsid w:val="6113D73D"/>
    <w:rsid w:val="6114AC1D"/>
    <w:rsid w:val="611E6D3B"/>
    <w:rsid w:val="612FA386"/>
    <w:rsid w:val="614081C9"/>
    <w:rsid w:val="61428BBA"/>
    <w:rsid w:val="6161B215"/>
    <w:rsid w:val="6182AC2F"/>
    <w:rsid w:val="61936C22"/>
    <w:rsid w:val="619688CA"/>
    <w:rsid w:val="61AFA9B1"/>
    <w:rsid w:val="61BCED6B"/>
    <w:rsid w:val="61BFA11B"/>
    <w:rsid w:val="61CDF028"/>
    <w:rsid w:val="61DA324B"/>
    <w:rsid w:val="61E4DCBA"/>
    <w:rsid w:val="6207A871"/>
    <w:rsid w:val="621F40C1"/>
    <w:rsid w:val="62238030"/>
    <w:rsid w:val="6229D3A9"/>
    <w:rsid w:val="622E37ED"/>
    <w:rsid w:val="623187E0"/>
    <w:rsid w:val="6241CD16"/>
    <w:rsid w:val="6261CE62"/>
    <w:rsid w:val="6270918D"/>
    <w:rsid w:val="62727F01"/>
    <w:rsid w:val="62CFCF9A"/>
    <w:rsid w:val="62ECF406"/>
    <w:rsid w:val="6301C54A"/>
    <w:rsid w:val="63029EA4"/>
    <w:rsid w:val="630DE2A9"/>
    <w:rsid w:val="631D8C6E"/>
    <w:rsid w:val="631DC5D0"/>
    <w:rsid w:val="633FC2F7"/>
    <w:rsid w:val="6356500B"/>
    <w:rsid w:val="635718D3"/>
    <w:rsid w:val="6359CD3F"/>
    <w:rsid w:val="63715CD6"/>
    <w:rsid w:val="63755D79"/>
    <w:rsid w:val="639EC42E"/>
    <w:rsid w:val="63A5E6B5"/>
    <w:rsid w:val="63BDAB45"/>
    <w:rsid w:val="643CAA3B"/>
    <w:rsid w:val="6447D13E"/>
    <w:rsid w:val="6454809E"/>
    <w:rsid w:val="645AC0F5"/>
    <w:rsid w:val="645CF4DA"/>
    <w:rsid w:val="64614BBA"/>
    <w:rsid w:val="64798C66"/>
    <w:rsid w:val="648CEAC8"/>
    <w:rsid w:val="6497DDF9"/>
    <w:rsid w:val="64BA27CE"/>
    <w:rsid w:val="64D4701B"/>
    <w:rsid w:val="64DB9C2E"/>
    <w:rsid w:val="651316EC"/>
    <w:rsid w:val="651A958D"/>
    <w:rsid w:val="651B681E"/>
    <w:rsid w:val="6538AA6C"/>
    <w:rsid w:val="654FF917"/>
    <w:rsid w:val="6553E0BD"/>
    <w:rsid w:val="655E5DF9"/>
    <w:rsid w:val="656478FE"/>
    <w:rsid w:val="656FD477"/>
    <w:rsid w:val="657828BD"/>
    <w:rsid w:val="65A05F90"/>
    <w:rsid w:val="65A1A7A8"/>
    <w:rsid w:val="65C0FEC2"/>
    <w:rsid w:val="65D48925"/>
    <w:rsid w:val="65E65B74"/>
    <w:rsid w:val="661B3998"/>
    <w:rsid w:val="6632FED1"/>
    <w:rsid w:val="664318FF"/>
    <w:rsid w:val="66486266"/>
    <w:rsid w:val="664E956E"/>
    <w:rsid w:val="6650E5E3"/>
    <w:rsid w:val="6651D42C"/>
    <w:rsid w:val="6653F479"/>
    <w:rsid w:val="666EAF0B"/>
    <w:rsid w:val="667EB658"/>
    <w:rsid w:val="66A55D4B"/>
    <w:rsid w:val="66A8CFF6"/>
    <w:rsid w:val="66B08AAB"/>
    <w:rsid w:val="66E8C0B2"/>
    <w:rsid w:val="66EFECC5"/>
    <w:rsid w:val="670458BA"/>
    <w:rsid w:val="672518B4"/>
    <w:rsid w:val="6728F112"/>
    <w:rsid w:val="6729CFFB"/>
    <w:rsid w:val="6731EF0E"/>
    <w:rsid w:val="676E9892"/>
    <w:rsid w:val="677360C6"/>
    <w:rsid w:val="67AE6009"/>
    <w:rsid w:val="67B8DD45"/>
    <w:rsid w:val="67C65976"/>
    <w:rsid w:val="67C790E3"/>
    <w:rsid w:val="67CBEE4B"/>
    <w:rsid w:val="67FB8565"/>
    <w:rsid w:val="682264CE"/>
    <w:rsid w:val="684CA1ED"/>
    <w:rsid w:val="688A618F"/>
    <w:rsid w:val="688CFB27"/>
    <w:rsid w:val="688D5D9A"/>
    <w:rsid w:val="68B786CD"/>
    <w:rsid w:val="68BCACB6"/>
    <w:rsid w:val="68C29796"/>
    <w:rsid w:val="68C9C3A9"/>
    <w:rsid w:val="68DD8037"/>
    <w:rsid w:val="68EC5DF4"/>
    <w:rsid w:val="69091DD8"/>
    <w:rsid w:val="690BC540"/>
    <w:rsid w:val="692BD685"/>
    <w:rsid w:val="69331FAE"/>
    <w:rsid w:val="69462067"/>
    <w:rsid w:val="694B226C"/>
    <w:rsid w:val="694E548A"/>
    <w:rsid w:val="695ACF6C"/>
    <w:rsid w:val="695B626B"/>
    <w:rsid w:val="696296A8"/>
    <w:rsid w:val="696560CC"/>
    <w:rsid w:val="69753A27"/>
    <w:rsid w:val="69835CA1"/>
    <w:rsid w:val="69C8917F"/>
    <w:rsid w:val="69E950F2"/>
    <w:rsid w:val="69EA57C2"/>
    <w:rsid w:val="6A2F40B8"/>
    <w:rsid w:val="6A4611A6"/>
    <w:rsid w:val="6A49CCCC"/>
    <w:rsid w:val="6A4D8270"/>
    <w:rsid w:val="6A5705EF"/>
    <w:rsid w:val="6A8938A8"/>
    <w:rsid w:val="6A9585E9"/>
    <w:rsid w:val="6AC82222"/>
    <w:rsid w:val="6AC88E3E"/>
    <w:rsid w:val="6ACFAB63"/>
    <w:rsid w:val="6ADA8C9F"/>
    <w:rsid w:val="6B004329"/>
    <w:rsid w:val="6B028540"/>
    <w:rsid w:val="6B02F795"/>
    <w:rsid w:val="6B1E0930"/>
    <w:rsid w:val="6B273E43"/>
    <w:rsid w:val="6B3F37B0"/>
    <w:rsid w:val="6B42B846"/>
    <w:rsid w:val="6B5C7D30"/>
    <w:rsid w:val="6B6A2F46"/>
    <w:rsid w:val="6B9F403A"/>
    <w:rsid w:val="6BAE59D3"/>
    <w:rsid w:val="6BB970A0"/>
    <w:rsid w:val="6BC5938F"/>
    <w:rsid w:val="6BEDCBB4"/>
    <w:rsid w:val="6BEFBEBB"/>
    <w:rsid w:val="6BF5F03F"/>
    <w:rsid w:val="6C0F5FE7"/>
    <w:rsid w:val="6C332C79"/>
    <w:rsid w:val="6C378800"/>
    <w:rsid w:val="6C4128EC"/>
    <w:rsid w:val="6C6162CD"/>
    <w:rsid w:val="6C7A4948"/>
    <w:rsid w:val="6CA1F906"/>
    <w:rsid w:val="6CA7F025"/>
    <w:rsid w:val="6CAD0985"/>
    <w:rsid w:val="6CB46383"/>
    <w:rsid w:val="6CE29E10"/>
    <w:rsid w:val="6CF95A72"/>
    <w:rsid w:val="6CFEE962"/>
    <w:rsid w:val="6D37C59C"/>
    <w:rsid w:val="6D49D584"/>
    <w:rsid w:val="6D564ACE"/>
    <w:rsid w:val="6D72D6C7"/>
    <w:rsid w:val="6D8BCB9D"/>
    <w:rsid w:val="6DC2609C"/>
    <w:rsid w:val="6DC5D5A5"/>
    <w:rsid w:val="6DC62581"/>
    <w:rsid w:val="6DEA5A28"/>
    <w:rsid w:val="6DEC4355"/>
    <w:rsid w:val="6DF509F0"/>
    <w:rsid w:val="6DFC2C77"/>
    <w:rsid w:val="6E0C9987"/>
    <w:rsid w:val="6E10760F"/>
    <w:rsid w:val="6E22E5CB"/>
    <w:rsid w:val="6E61C55D"/>
    <w:rsid w:val="6E9621C3"/>
    <w:rsid w:val="6E9B412F"/>
    <w:rsid w:val="6EA40714"/>
    <w:rsid w:val="6EAFFB41"/>
    <w:rsid w:val="6EBBB166"/>
    <w:rsid w:val="6ECB044C"/>
    <w:rsid w:val="6ECC7720"/>
    <w:rsid w:val="6EF8318B"/>
    <w:rsid w:val="6F192AB1"/>
    <w:rsid w:val="6F34B43E"/>
    <w:rsid w:val="6F4CADAB"/>
    <w:rsid w:val="6F76D8DF"/>
    <w:rsid w:val="6FA3D661"/>
    <w:rsid w:val="6FA4DB85"/>
    <w:rsid w:val="6FAA267F"/>
    <w:rsid w:val="6FB0F883"/>
    <w:rsid w:val="6FBF1B99"/>
    <w:rsid w:val="6FD36321"/>
    <w:rsid w:val="6FDBA289"/>
    <w:rsid w:val="6FFBA54D"/>
    <w:rsid w:val="7031A0C7"/>
    <w:rsid w:val="70354C23"/>
    <w:rsid w:val="70602DAA"/>
    <w:rsid w:val="706FF8A7"/>
    <w:rsid w:val="70A2255C"/>
    <w:rsid w:val="70A897F4"/>
    <w:rsid w:val="70B19AC6"/>
    <w:rsid w:val="70CFD48A"/>
    <w:rsid w:val="70DB1521"/>
    <w:rsid w:val="70F4BB71"/>
    <w:rsid w:val="70FB74F8"/>
    <w:rsid w:val="70FE2CD3"/>
    <w:rsid w:val="70FEABE2"/>
    <w:rsid w:val="716D1232"/>
    <w:rsid w:val="7194E701"/>
    <w:rsid w:val="719CC8F4"/>
    <w:rsid w:val="71A31912"/>
    <w:rsid w:val="71C05565"/>
    <w:rsid w:val="71C1E483"/>
    <w:rsid w:val="71E31E06"/>
    <w:rsid w:val="71EFCC64"/>
    <w:rsid w:val="71FBFE0B"/>
    <w:rsid w:val="71FD1CD5"/>
    <w:rsid w:val="7201CFD0"/>
    <w:rsid w:val="7214E95B"/>
    <w:rsid w:val="721CC838"/>
    <w:rsid w:val="7249C5BA"/>
    <w:rsid w:val="725BF966"/>
    <w:rsid w:val="72714C78"/>
    <w:rsid w:val="7283B6F5"/>
    <w:rsid w:val="72A6DCF6"/>
    <w:rsid w:val="72C080DA"/>
    <w:rsid w:val="7309E47C"/>
    <w:rsid w:val="731BAFAD"/>
    <w:rsid w:val="731DA407"/>
    <w:rsid w:val="732210BA"/>
    <w:rsid w:val="7334DAAF"/>
    <w:rsid w:val="7367D557"/>
    <w:rsid w:val="737ABBBE"/>
    <w:rsid w:val="737FF536"/>
    <w:rsid w:val="7391EFDA"/>
    <w:rsid w:val="73993E00"/>
    <w:rsid w:val="73BD0DB8"/>
    <w:rsid w:val="73C21067"/>
    <w:rsid w:val="73D822C0"/>
    <w:rsid w:val="73E1F11D"/>
    <w:rsid w:val="742474A7"/>
    <w:rsid w:val="742997FF"/>
    <w:rsid w:val="743844E2"/>
    <w:rsid w:val="743DD9B7"/>
    <w:rsid w:val="74654264"/>
    <w:rsid w:val="7468938D"/>
    <w:rsid w:val="746D70D1"/>
    <w:rsid w:val="7471F547"/>
    <w:rsid w:val="747C5E1A"/>
    <w:rsid w:val="74857F13"/>
    <w:rsid w:val="748F3687"/>
    <w:rsid w:val="74C950A5"/>
    <w:rsid w:val="74D94487"/>
    <w:rsid w:val="750899A7"/>
    <w:rsid w:val="7515A69A"/>
    <w:rsid w:val="7516590B"/>
    <w:rsid w:val="752083E2"/>
    <w:rsid w:val="75256B00"/>
    <w:rsid w:val="7530688B"/>
    <w:rsid w:val="753587F7"/>
    <w:rsid w:val="753712B8"/>
    <w:rsid w:val="753C03CE"/>
    <w:rsid w:val="755688EB"/>
    <w:rsid w:val="759DC1F1"/>
    <w:rsid w:val="75A02755"/>
    <w:rsid w:val="75C2C1A0"/>
    <w:rsid w:val="75D3947E"/>
    <w:rsid w:val="75DEF726"/>
    <w:rsid w:val="75FC02C6"/>
    <w:rsid w:val="760B6B87"/>
    <w:rsid w:val="762CBD2D"/>
    <w:rsid w:val="763CA721"/>
    <w:rsid w:val="763F1948"/>
    <w:rsid w:val="7660FCCD"/>
    <w:rsid w:val="76890865"/>
    <w:rsid w:val="768DCDC2"/>
    <w:rsid w:val="768DDB3E"/>
    <w:rsid w:val="7691B568"/>
    <w:rsid w:val="76D2097C"/>
    <w:rsid w:val="772FEC12"/>
    <w:rsid w:val="774CEBC8"/>
    <w:rsid w:val="776461B1"/>
    <w:rsid w:val="77931CC5"/>
    <w:rsid w:val="77A6B3FB"/>
    <w:rsid w:val="77BC04E0"/>
    <w:rsid w:val="77DF7147"/>
    <w:rsid w:val="77EB85CE"/>
    <w:rsid w:val="77FA9CD0"/>
    <w:rsid w:val="7816F642"/>
    <w:rsid w:val="782597C3"/>
    <w:rsid w:val="78292513"/>
    <w:rsid w:val="783ACE62"/>
    <w:rsid w:val="783C2551"/>
    <w:rsid w:val="786B8C4C"/>
    <w:rsid w:val="786D6A9B"/>
    <w:rsid w:val="786F0F54"/>
    <w:rsid w:val="786F9660"/>
    <w:rsid w:val="7884BD7F"/>
    <w:rsid w:val="78E0EE2A"/>
    <w:rsid w:val="78E6A0F9"/>
    <w:rsid w:val="78ECC4A8"/>
    <w:rsid w:val="78F6B1F0"/>
    <w:rsid w:val="7900A143"/>
    <w:rsid w:val="7913C1F3"/>
    <w:rsid w:val="791413D0"/>
    <w:rsid w:val="794683E5"/>
    <w:rsid w:val="7956EE17"/>
    <w:rsid w:val="7968A661"/>
    <w:rsid w:val="79703510"/>
    <w:rsid w:val="79739C23"/>
    <w:rsid w:val="79833F4B"/>
    <w:rsid w:val="798AFA00"/>
    <w:rsid w:val="799CFDDE"/>
    <w:rsid w:val="79CC2DBF"/>
    <w:rsid w:val="79DCA221"/>
    <w:rsid w:val="79E4C233"/>
    <w:rsid w:val="79F5AD39"/>
    <w:rsid w:val="7A04A2FC"/>
    <w:rsid w:val="7A2CFEB6"/>
    <w:rsid w:val="7A564CCE"/>
    <w:rsid w:val="7A7709DA"/>
    <w:rsid w:val="7A7B7195"/>
    <w:rsid w:val="7A80E1D8"/>
    <w:rsid w:val="7A8776C8"/>
    <w:rsid w:val="7AA50D9B"/>
    <w:rsid w:val="7AB935F0"/>
    <w:rsid w:val="7AC37363"/>
    <w:rsid w:val="7ACCE3D7"/>
    <w:rsid w:val="7ACF3C62"/>
    <w:rsid w:val="7ACFE6D1"/>
    <w:rsid w:val="7AE55A18"/>
    <w:rsid w:val="7AE8F4FE"/>
    <w:rsid w:val="7B1054C4"/>
    <w:rsid w:val="7B3D0BCF"/>
    <w:rsid w:val="7B3E7BCA"/>
    <w:rsid w:val="7B4331A4"/>
    <w:rsid w:val="7B4EE9C9"/>
    <w:rsid w:val="7B52D6B8"/>
    <w:rsid w:val="7B59B701"/>
    <w:rsid w:val="7B5D8957"/>
    <w:rsid w:val="7B9E378A"/>
    <w:rsid w:val="7BAA1D7A"/>
    <w:rsid w:val="7BE66F1D"/>
    <w:rsid w:val="7C1364E8"/>
    <w:rsid w:val="7C203F09"/>
    <w:rsid w:val="7C3023B2"/>
    <w:rsid w:val="7C5D2134"/>
    <w:rsid w:val="7C7109A3"/>
    <w:rsid w:val="7CAB5E34"/>
    <w:rsid w:val="7CC2034A"/>
    <w:rsid w:val="7CC3EF2A"/>
    <w:rsid w:val="7CD8446A"/>
    <w:rsid w:val="7D0F4364"/>
    <w:rsid w:val="7D2BA05F"/>
    <w:rsid w:val="7D338DE5"/>
    <w:rsid w:val="7D480DCC"/>
    <w:rsid w:val="7D73B6F8"/>
    <w:rsid w:val="7D76DB7F"/>
    <w:rsid w:val="7D8324EC"/>
    <w:rsid w:val="7D8DE12F"/>
    <w:rsid w:val="7D9DBC0E"/>
    <w:rsid w:val="7DD07331"/>
    <w:rsid w:val="7DD2530C"/>
    <w:rsid w:val="7DD2F7C9"/>
    <w:rsid w:val="7DFAAF7E"/>
    <w:rsid w:val="7E02671F"/>
    <w:rsid w:val="7E1C6362"/>
    <w:rsid w:val="7E96B911"/>
    <w:rsid w:val="7E9E3B4C"/>
    <w:rsid w:val="7ED08C3B"/>
    <w:rsid w:val="7EDA9AC1"/>
    <w:rsid w:val="7EE8B4CD"/>
    <w:rsid w:val="7EEF8F14"/>
    <w:rsid w:val="7F02D79D"/>
    <w:rsid w:val="7F0A3CA0"/>
    <w:rsid w:val="7F0BC207"/>
    <w:rsid w:val="7F133CB9"/>
    <w:rsid w:val="7F155683"/>
    <w:rsid w:val="7F1786E8"/>
    <w:rsid w:val="7F282ED3"/>
    <w:rsid w:val="7F329C03"/>
    <w:rsid w:val="7F3B12CD"/>
    <w:rsid w:val="7F40D832"/>
    <w:rsid w:val="7F46E423"/>
    <w:rsid w:val="7F8D1A8B"/>
    <w:rsid w:val="7F9336C9"/>
    <w:rsid w:val="7FFD9518"/>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F178B75"/>
  <w14:defaultImageDpi w14:val="32767"/>
  <w15:chartTrackingRefBased/>
  <w15:docId w15:val="{FCC3997C-B164-44CF-9C94-28D505E87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663D6"/>
    <w:pPr>
      <w:spacing w:line="288" w:lineRule="auto"/>
      <w:jc w:val="both"/>
    </w:pPr>
    <w:rPr>
      <w:rFonts w:ascii="Times" w:hAnsi="Times"/>
      <w:sz w:val="20"/>
      <w:lang w:val="en-US"/>
    </w:rPr>
  </w:style>
  <w:style w:type="paragraph" w:styleId="Heading1">
    <w:name w:val="heading 1"/>
    <w:basedOn w:val="Normal"/>
    <w:next w:val="Normal"/>
    <w:link w:val="Heading1Char"/>
    <w:uiPriority w:val="9"/>
    <w:rsid w:val="006B4F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F57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inTextChar">
    <w:name w:val="Plain Text Char"/>
    <w:basedOn w:val="DefaultParagraphFont"/>
    <w:link w:val="PlainText"/>
    <w:uiPriority w:val="99"/>
    <w:qFormat/>
    <w:rsid w:val="00E243DD"/>
    <w:rPr>
      <w:rFonts w:ascii="Calibri" w:eastAsia="Times New Roman" w:hAnsi="Calibri" w:cs="Times New Roman"/>
      <w:sz w:val="20"/>
      <w:szCs w:val="21"/>
      <w:lang w:val="x-none" w:eastAsia="x-none"/>
    </w:rPr>
  </w:style>
  <w:style w:type="paragraph" w:customStyle="1" w:styleId="Heading">
    <w:name w:val="Heading"/>
    <w:basedOn w:val="Normal"/>
    <w:next w:val="BodyText"/>
    <w:qFormat/>
    <w:rsid w:val="00E243DD"/>
    <w:pPr>
      <w:keepNext/>
      <w:spacing w:before="240" w:after="120"/>
    </w:pPr>
    <w:rPr>
      <w:rFonts w:ascii="Liberation Sans" w:eastAsia="Noto Sans SC Regular" w:hAnsi="Liberation Sans" w:cs="Noto Sans Devanagari"/>
      <w:sz w:val="28"/>
      <w:szCs w:val="28"/>
    </w:rPr>
  </w:style>
  <w:style w:type="paragraph" w:styleId="BodyText">
    <w:name w:val="Body Text"/>
    <w:basedOn w:val="Normal"/>
    <w:link w:val="BodyTextChar"/>
    <w:rsid w:val="00E243DD"/>
    <w:pPr>
      <w:spacing w:after="140"/>
    </w:pPr>
  </w:style>
  <w:style w:type="character" w:customStyle="1" w:styleId="BodyTextChar">
    <w:name w:val="Body Text Char"/>
    <w:basedOn w:val="DefaultParagraphFont"/>
    <w:link w:val="BodyText"/>
    <w:rsid w:val="00E243DD"/>
    <w:rPr>
      <w:rFonts w:ascii="Times" w:hAnsi="Times"/>
      <w:sz w:val="20"/>
      <w:lang w:val="en-US"/>
    </w:rPr>
  </w:style>
  <w:style w:type="paragraph" w:styleId="List">
    <w:name w:val="List"/>
    <w:basedOn w:val="BodyText"/>
    <w:rsid w:val="00E243DD"/>
    <w:rPr>
      <w:rFonts w:cs="Noto Sans Devanagari"/>
    </w:rPr>
  </w:style>
  <w:style w:type="paragraph" w:styleId="Caption">
    <w:name w:val="caption"/>
    <w:basedOn w:val="Normal"/>
    <w:qFormat/>
    <w:rsid w:val="00E243DD"/>
    <w:pPr>
      <w:suppressLineNumbers/>
      <w:spacing w:before="120" w:after="120"/>
    </w:pPr>
    <w:rPr>
      <w:rFonts w:cs="Noto Sans Devanagari"/>
      <w:i/>
      <w:iCs/>
      <w:sz w:val="24"/>
      <w:szCs w:val="24"/>
    </w:rPr>
  </w:style>
  <w:style w:type="paragraph" w:customStyle="1" w:styleId="Index">
    <w:name w:val="Index"/>
    <w:basedOn w:val="Normal"/>
    <w:qFormat/>
    <w:rsid w:val="00E243DD"/>
    <w:pPr>
      <w:suppressLineNumbers/>
    </w:pPr>
    <w:rPr>
      <w:rFonts w:cs="Noto Sans Devanagari"/>
    </w:rPr>
  </w:style>
  <w:style w:type="paragraph" w:styleId="PlainText">
    <w:name w:val="Plain Text"/>
    <w:basedOn w:val="Normal"/>
    <w:link w:val="PlainTextChar"/>
    <w:uiPriority w:val="99"/>
    <w:qFormat/>
    <w:rsid w:val="00E243DD"/>
    <w:pPr>
      <w:spacing w:after="0" w:line="240" w:lineRule="auto"/>
    </w:pPr>
    <w:rPr>
      <w:rFonts w:ascii="Calibri" w:eastAsia="Times New Roman" w:hAnsi="Calibri" w:cs="Times New Roman"/>
      <w:szCs w:val="21"/>
      <w:lang w:val="x-none" w:eastAsia="x-none"/>
    </w:rPr>
  </w:style>
  <w:style w:type="character" w:customStyle="1" w:styleId="PlainTextChar1">
    <w:name w:val="Plain Text Char1"/>
    <w:basedOn w:val="DefaultParagraphFont"/>
    <w:uiPriority w:val="99"/>
    <w:semiHidden/>
    <w:rsid w:val="00E243DD"/>
    <w:rPr>
      <w:rFonts w:ascii="Consolas" w:hAnsi="Consolas"/>
      <w:sz w:val="21"/>
      <w:szCs w:val="21"/>
      <w:lang w:val="en-US"/>
    </w:rPr>
  </w:style>
  <w:style w:type="paragraph" w:styleId="ListParagraph">
    <w:name w:val="List Paragraph"/>
    <w:basedOn w:val="Normal"/>
    <w:uiPriority w:val="34"/>
    <w:qFormat/>
    <w:rsid w:val="00E243DD"/>
    <w:pPr>
      <w:ind w:left="720"/>
      <w:contextualSpacing/>
    </w:pPr>
  </w:style>
  <w:style w:type="paragraph" w:styleId="BalloonText">
    <w:name w:val="Balloon Text"/>
    <w:basedOn w:val="Normal"/>
    <w:link w:val="BalloonTextChar"/>
    <w:uiPriority w:val="99"/>
    <w:semiHidden/>
    <w:unhideWhenUsed/>
    <w:rsid w:val="00E243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43DD"/>
    <w:rPr>
      <w:rFonts w:ascii="Segoe UI" w:hAnsi="Segoe UI" w:cs="Segoe UI"/>
      <w:sz w:val="18"/>
      <w:szCs w:val="18"/>
      <w:lang w:val="en-US"/>
    </w:rPr>
  </w:style>
  <w:style w:type="character" w:styleId="CommentReference">
    <w:name w:val="annotation reference"/>
    <w:basedOn w:val="DefaultParagraphFont"/>
    <w:uiPriority w:val="99"/>
    <w:semiHidden/>
    <w:unhideWhenUsed/>
    <w:rsid w:val="00E243DD"/>
    <w:rPr>
      <w:sz w:val="16"/>
      <w:szCs w:val="16"/>
    </w:rPr>
  </w:style>
  <w:style w:type="paragraph" w:styleId="CommentText">
    <w:name w:val="annotation text"/>
    <w:basedOn w:val="Normal"/>
    <w:link w:val="CommentTextChar"/>
    <w:uiPriority w:val="99"/>
    <w:unhideWhenUsed/>
    <w:rsid w:val="00E243DD"/>
    <w:pPr>
      <w:spacing w:line="240" w:lineRule="auto"/>
    </w:pPr>
    <w:rPr>
      <w:szCs w:val="20"/>
    </w:rPr>
  </w:style>
  <w:style w:type="character" w:customStyle="1" w:styleId="CommentTextChar">
    <w:name w:val="Comment Text Char"/>
    <w:basedOn w:val="DefaultParagraphFont"/>
    <w:link w:val="CommentText"/>
    <w:uiPriority w:val="99"/>
    <w:rsid w:val="00E243DD"/>
    <w:rPr>
      <w:rFonts w:ascii="Times" w:hAnsi="Times"/>
      <w:sz w:val="20"/>
      <w:szCs w:val="20"/>
      <w:lang w:val="en-US"/>
    </w:rPr>
  </w:style>
  <w:style w:type="paragraph" w:styleId="CommentSubject">
    <w:name w:val="annotation subject"/>
    <w:basedOn w:val="CommentText"/>
    <w:next w:val="CommentText"/>
    <w:link w:val="CommentSubjectChar"/>
    <w:uiPriority w:val="99"/>
    <w:semiHidden/>
    <w:unhideWhenUsed/>
    <w:rsid w:val="00E243DD"/>
    <w:rPr>
      <w:b/>
      <w:bCs/>
    </w:rPr>
  </w:style>
  <w:style w:type="character" w:customStyle="1" w:styleId="CommentSubjectChar">
    <w:name w:val="Comment Subject Char"/>
    <w:basedOn w:val="CommentTextChar"/>
    <w:link w:val="CommentSubject"/>
    <w:uiPriority w:val="99"/>
    <w:semiHidden/>
    <w:rsid w:val="00E243DD"/>
    <w:rPr>
      <w:rFonts w:ascii="Times" w:hAnsi="Times"/>
      <w:b/>
      <w:bCs/>
      <w:sz w:val="20"/>
      <w:szCs w:val="20"/>
      <w:lang w:val="en-US"/>
    </w:rPr>
  </w:style>
  <w:style w:type="paragraph" w:styleId="Header">
    <w:name w:val="header"/>
    <w:basedOn w:val="Normal"/>
    <w:link w:val="HeaderChar"/>
    <w:uiPriority w:val="99"/>
    <w:unhideWhenUsed/>
    <w:rsid w:val="00E243DD"/>
    <w:pPr>
      <w:tabs>
        <w:tab w:val="center" w:pos="4536"/>
        <w:tab w:val="right" w:pos="9072"/>
      </w:tabs>
      <w:spacing w:after="0" w:line="240" w:lineRule="auto"/>
    </w:pPr>
  </w:style>
  <w:style w:type="character" w:customStyle="1" w:styleId="HeaderChar">
    <w:name w:val="Header Char"/>
    <w:basedOn w:val="DefaultParagraphFont"/>
    <w:link w:val="Header"/>
    <w:uiPriority w:val="99"/>
    <w:rsid w:val="00E243DD"/>
    <w:rPr>
      <w:lang w:val="en-US"/>
    </w:rPr>
  </w:style>
  <w:style w:type="paragraph" w:styleId="Footer">
    <w:name w:val="footer"/>
    <w:basedOn w:val="Normal"/>
    <w:link w:val="FooterChar"/>
    <w:uiPriority w:val="99"/>
    <w:unhideWhenUsed/>
    <w:rsid w:val="00E243DD"/>
    <w:pPr>
      <w:tabs>
        <w:tab w:val="center" w:pos="4536"/>
        <w:tab w:val="right" w:pos="9072"/>
      </w:tabs>
      <w:spacing w:after="0" w:line="240" w:lineRule="auto"/>
    </w:pPr>
  </w:style>
  <w:style w:type="character" w:customStyle="1" w:styleId="FooterChar">
    <w:name w:val="Footer Char"/>
    <w:basedOn w:val="DefaultParagraphFont"/>
    <w:link w:val="Footer"/>
    <w:uiPriority w:val="99"/>
    <w:rsid w:val="00E243DD"/>
    <w:rPr>
      <w:lang w:val="en-US"/>
    </w:rPr>
  </w:style>
  <w:style w:type="character" w:styleId="Hyperlink">
    <w:name w:val="Hyperlink"/>
    <w:basedOn w:val="DefaultParagraphFont"/>
    <w:uiPriority w:val="99"/>
    <w:unhideWhenUsed/>
    <w:rsid w:val="00E243DD"/>
    <w:rPr>
      <w:color w:val="0563C1" w:themeColor="hyperlink"/>
      <w:u w:val="single"/>
    </w:rPr>
  </w:style>
  <w:style w:type="paragraph" w:styleId="Revision">
    <w:name w:val="Revision"/>
    <w:hidden/>
    <w:uiPriority w:val="99"/>
    <w:semiHidden/>
    <w:rsid w:val="00E243DD"/>
    <w:pPr>
      <w:spacing w:after="0" w:line="240" w:lineRule="auto"/>
    </w:pPr>
    <w:rPr>
      <w:lang w:val="en-US"/>
    </w:rPr>
  </w:style>
  <w:style w:type="character" w:customStyle="1" w:styleId="UnresolvedMention1">
    <w:name w:val="Unresolved Mention1"/>
    <w:basedOn w:val="DefaultParagraphFont"/>
    <w:uiPriority w:val="99"/>
    <w:semiHidden/>
    <w:unhideWhenUsed/>
    <w:rsid w:val="00E243DD"/>
    <w:rPr>
      <w:color w:val="605E5C"/>
      <w:shd w:val="clear" w:color="auto" w:fill="E1DFDD"/>
    </w:rPr>
  </w:style>
  <w:style w:type="table" w:styleId="TableGrid">
    <w:name w:val="Table Grid"/>
    <w:basedOn w:val="TableNormal"/>
    <w:uiPriority w:val="39"/>
    <w:rsid w:val="00E243DD"/>
    <w:pPr>
      <w:spacing w:after="0" w:line="240" w:lineRule="auto"/>
    </w:pPr>
    <w:rPr>
      <w:sz w:val="20"/>
      <w:lang w:val="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E243DD"/>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E243DD"/>
    <w:rPr>
      <w:rFonts w:ascii="Calibri" w:hAnsi="Calibri" w:cs="Calibri"/>
      <w:noProof/>
      <w:lang w:val="en-US"/>
    </w:rPr>
  </w:style>
  <w:style w:type="paragraph" w:customStyle="1" w:styleId="EndNoteBibliography">
    <w:name w:val="EndNote Bibliography"/>
    <w:basedOn w:val="Normal"/>
    <w:link w:val="EndNoteBibliographyChar"/>
    <w:rsid w:val="00E243DD"/>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E243DD"/>
    <w:rPr>
      <w:rFonts w:ascii="Calibri" w:hAnsi="Calibri" w:cs="Calibri"/>
      <w:noProof/>
      <w:sz w:val="20"/>
      <w:lang w:val="en-US"/>
    </w:rPr>
  </w:style>
  <w:style w:type="character" w:customStyle="1" w:styleId="UnresolvedMention2">
    <w:name w:val="Unresolved Mention2"/>
    <w:basedOn w:val="DefaultParagraphFont"/>
    <w:uiPriority w:val="99"/>
    <w:semiHidden/>
    <w:unhideWhenUsed/>
    <w:rsid w:val="00E243DD"/>
    <w:rPr>
      <w:color w:val="605E5C"/>
      <w:shd w:val="clear" w:color="auto" w:fill="E1DFDD"/>
    </w:rPr>
  </w:style>
  <w:style w:type="character" w:styleId="FollowedHyperlink">
    <w:name w:val="FollowedHyperlink"/>
    <w:basedOn w:val="DefaultParagraphFont"/>
    <w:uiPriority w:val="99"/>
    <w:semiHidden/>
    <w:unhideWhenUsed/>
    <w:rsid w:val="00E243DD"/>
    <w:rPr>
      <w:color w:val="954F72" w:themeColor="followedHyperlink"/>
      <w:u w:val="single"/>
    </w:rPr>
  </w:style>
  <w:style w:type="character" w:customStyle="1" w:styleId="Heading1Char">
    <w:name w:val="Heading 1 Char"/>
    <w:basedOn w:val="DefaultParagraphFont"/>
    <w:link w:val="Heading1"/>
    <w:uiPriority w:val="9"/>
    <w:rsid w:val="006B4FD3"/>
    <w:rPr>
      <w:rFonts w:asciiTheme="majorHAnsi" w:eastAsiaTheme="majorEastAsia" w:hAnsiTheme="majorHAnsi" w:cstheme="majorBidi"/>
      <w:color w:val="2F5496" w:themeColor="accent1" w:themeShade="BF"/>
      <w:sz w:val="32"/>
      <w:szCs w:val="32"/>
      <w:lang w:val="en-US"/>
    </w:rPr>
  </w:style>
  <w:style w:type="paragraph" w:styleId="NoSpacing">
    <w:name w:val="No Spacing"/>
    <w:uiPriority w:val="1"/>
    <w:qFormat/>
    <w:rsid w:val="00B728A9"/>
    <w:pPr>
      <w:spacing w:after="0" w:line="240" w:lineRule="auto"/>
    </w:pPr>
    <w:rPr>
      <w:rFonts w:ascii="Times" w:hAnsi="Times"/>
      <w:lang w:val="en-US"/>
    </w:rPr>
  </w:style>
  <w:style w:type="character" w:customStyle="1" w:styleId="Mention1">
    <w:name w:val="Mention1"/>
    <w:basedOn w:val="DefaultParagraphFont"/>
    <w:uiPriority w:val="99"/>
    <w:unhideWhenUsed/>
    <w:rsid w:val="00B97672"/>
    <w:rPr>
      <w:color w:val="2B579A"/>
      <w:shd w:val="clear" w:color="auto" w:fill="E1DFDD"/>
    </w:rPr>
  </w:style>
  <w:style w:type="paragraph" w:customStyle="1" w:styleId="TAMainText">
    <w:name w:val="TA_Main_Text"/>
    <w:basedOn w:val="Normal"/>
    <w:qFormat/>
    <w:rsid w:val="00E30F5E"/>
    <w:pPr>
      <w:spacing w:after="0" w:line="480" w:lineRule="auto"/>
      <w:ind w:firstLine="202"/>
    </w:pPr>
    <w:rPr>
      <w:rFonts w:eastAsia="Times New Roman" w:cs="Times New Roman"/>
      <w:sz w:val="24"/>
      <w:szCs w:val="20"/>
    </w:rPr>
  </w:style>
  <w:style w:type="character" w:customStyle="1" w:styleId="Mention2">
    <w:name w:val="Mention2"/>
    <w:basedOn w:val="DefaultParagraphFont"/>
    <w:uiPriority w:val="99"/>
    <w:unhideWhenUsed/>
    <w:rsid w:val="00E30F5E"/>
    <w:rPr>
      <w:color w:val="2B579A"/>
      <w:shd w:val="clear" w:color="auto" w:fill="E1DFDD"/>
    </w:rPr>
  </w:style>
  <w:style w:type="character" w:customStyle="1" w:styleId="Heading2Char">
    <w:name w:val="Heading 2 Char"/>
    <w:basedOn w:val="DefaultParagraphFont"/>
    <w:link w:val="Heading2"/>
    <w:uiPriority w:val="9"/>
    <w:semiHidden/>
    <w:rsid w:val="001F5798"/>
    <w:rPr>
      <w:rFonts w:asciiTheme="majorHAnsi" w:eastAsiaTheme="majorEastAsia" w:hAnsiTheme="majorHAnsi" w:cstheme="majorBidi"/>
      <w:color w:val="2F5496" w:themeColor="accent1" w:themeShade="BF"/>
      <w:sz w:val="26"/>
      <w:szCs w:val="26"/>
      <w:lang w:val="en-US"/>
    </w:rPr>
  </w:style>
  <w:style w:type="character" w:styleId="Strong">
    <w:name w:val="Strong"/>
    <w:basedOn w:val="DefaultParagraphFont"/>
    <w:uiPriority w:val="22"/>
    <w:qFormat/>
    <w:rsid w:val="00362EBC"/>
    <w:rPr>
      <w:b/>
      <w:bCs/>
    </w:rPr>
  </w:style>
  <w:style w:type="character" w:styleId="Emphasis">
    <w:name w:val="Emphasis"/>
    <w:basedOn w:val="DefaultParagraphFont"/>
    <w:uiPriority w:val="20"/>
    <w:qFormat/>
    <w:rsid w:val="00362EBC"/>
    <w:rPr>
      <w:i/>
      <w:iCs/>
    </w:rPr>
  </w:style>
  <w:style w:type="paragraph" w:styleId="NormalWeb">
    <w:name w:val="Normal (Web)"/>
    <w:basedOn w:val="Normal"/>
    <w:uiPriority w:val="99"/>
    <w:unhideWhenUsed/>
    <w:rsid w:val="00DB4F13"/>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ReviewerComment">
    <w:name w:val="Reviewer Comment"/>
    <w:basedOn w:val="Normal"/>
    <w:link w:val="ReviewerCommentChar"/>
    <w:qFormat/>
    <w:rsid w:val="00515773"/>
    <w:pPr>
      <w:spacing w:after="80"/>
    </w:pPr>
    <w:rPr>
      <w:rFonts w:ascii="Lato" w:hAnsi="Lato" w:cs="Arial"/>
      <w:color w:val="0000FF"/>
      <w:szCs w:val="20"/>
    </w:rPr>
  </w:style>
  <w:style w:type="character" w:customStyle="1" w:styleId="ReviewerCommentChar">
    <w:name w:val="Reviewer Comment Char"/>
    <w:basedOn w:val="DefaultParagraphFont"/>
    <w:link w:val="ReviewerComment"/>
    <w:rsid w:val="00515773"/>
    <w:rPr>
      <w:rFonts w:ascii="Lato" w:hAnsi="Lato" w:cs="Arial"/>
      <w:color w:val="0000FF"/>
      <w:sz w:val="20"/>
      <w:szCs w:val="20"/>
      <w:lang w:val="en-US"/>
    </w:rPr>
  </w:style>
  <w:style w:type="paragraph" w:customStyle="1" w:styleId="Reply">
    <w:name w:val="Reply"/>
    <w:basedOn w:val="Normal"/>
    <w:link w:val="ReplyChar"/>
    <w:qFormat/>
    <w:rsid w:val="00515773"/>
    <w:pPr>
      <w:spacing w:after="80"/>
    </w:pPr>
    <w:rPr>
      <w:rFonts w:ascii="Lato" w:eastAsia="DengXian" w:hAnsi="Lato" w:cs="Arial"/>
      <w:szCs w:val="20"/>
    </w:rPr>
  </w:style>
  <w:style w:type="character" w:customStyle="1" w:styleId="ReplyChar">
    <w:name w:val="Reply Char"/>
    <w:basedOn w:val="DefaultParagraphFont"/>
    <w:link w:val="Reply"/>
    <w:rsid w:val="00515773"/>
    <w:rPr>
      <w:rFonts w:ascii="Lato" w:eastAsia="DengXian" w:hAnsi="Lato" w:cs="Arial"/>
      <w:sz w:val="20"/>
      <w:szCs w:val="20"/>
      <w:lang w:val="en-US"/>
    </w:rPr>
  </w:style>
  <w:style w:type="paragraph" w:styleId="HTMLPreformatted">
    <w:name w:val="HTML Preformatted"/>
    <w:basedOn w:val="Normal"/>
    <w:link w:val="HTMLPreformattedChar"/>
    <w:uiPriority w:val="99"/>
    <w:semiHidden/>
    <w:unhideWhenUsed/>
    <w:rsid w:val="00553D3A"/>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553D3A"/>
    <w:rPr>
      <w:rFonts w:ascii="Consolas" w:hAnsi="Consolas"/>
      <w:sz w:val="20"/>
      <w:szCs w:val="20"/>
      <w:lang w:val="en-US"/>
    </w:rPr>
  </w:style>
  <w:style w:type="character" w:customStyle="1" w:styleId="UnresolvedMention3">
    <w:name w:val="Unresolved Mention3"/>
    <w:basedOn w:val="DefaultParagraphFont"/>
    <w:uiPriority w:val="99"/>
    <w:semiHidden/>
    <w:unhideWhenUsed/>
    <w:rsid w:val="0076137A"/>
    <w:rPr>
      <w:color w:val="605E5C"/>
      <w:shd w:val="clear" w:color="auto" w:fill="E1DFDD"/>
    </w:rPr>
  </w:style>
  <w:style w:type="table" w:customStyle="1" w:styleId="PlainTable22">
    <w:name w:val="Plain Table 22"/>
    <w:basedOn w:val="TableNormal"/>
    <w:next w:val="PlainTable2"/>
    <w:uiPriority w:val="42"/>
    <w:rsid w:val="00016301"/>
    <w:pPr>
      <w:spacing w:after="0" w:line="240" w:lineRule="auto"/>
    </w:pPr>
    <w:rPr>
      <w:rFonts w:eastAsia="DengXian"/>
      <w:lang w:val="de-CH" w:eastAsia="zh-C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2">
    <w:name w:val="Plain Table 2"/>
    <w:basedOn w:val="TableNormal"/>
    <w:uiPriority w:val="42"/>
    <w:rsid w:val="0001630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25761">
      <w:bodyDiv w:val="1"/>
      <w:marLeft w:val="0"/>
      <w:marRight w:val="0"/>
      <w:marTop w:val="0"/>
      <w:marBottom w:val="0"/>
      <w:divBdr>
        <w:top w:val="none" w:sz="0" w:space="0" w:color="auto"/>
        <w:left w:val="none" w:sz="0" w:space="0" w:color="auto"/>
        <w:bottom w:val="none" w:sz="0" w:space="0" w:color="auto"/>
        <w:right w:val="none" w:sz="0" w:space="0" w:color="auto"/>
      </w:divBdr>
      <w:divsChild>
        <w:div w:id="43263666">
          <w:marLeft w:val="0"/>
          <w:marRight w:val="0"/>
          <w:marTop w:val="0"/>
          <w:marBottom w:val="0"/>
          <w:divBdr>
            <w:top w:val="none" w:sz="0" w:space="0" w:color="auto"/>
            <w:left w:val="none" w:sz="0" w:space="0" w:color="auto"/>
            <w:bottom w:val="none" w:sz="0" w:space="0" w:color="auto"/>
            <w:right w:val="none" w:sz="0" w:space="0" w:color="auto"/>
          </w:divBdr>
          <w:divsChild>
            <w:div w:id="2047945864">
              <w:marLeft w:val="0"/>
              <w:marRight w:val="0"/>
              <w:marTop w:val="0"/>
              <w:marBottom w:val="0"/>
              <w:divBdr>
                <w:top w:val="none" w:sz="0" w:space="0" w:color="auto"/>
                <w:left w:val="none" w:sz="0" w:space="0" w:color="auto"/>
                <w:bottom w:val="none" w:sz="0" w:space="0" w:color="auto"/>
                <w:right w:val="none" w:sz="0" w:space="0" w:color="auto"/>
              </w:divBdr>
              <w:divsChild>
                <w:div w:id="872770674">
                  <w:marLeft w:val="0"/>
                  <w:marRight w:val="0"/>
                  <w:marTop w:val="0"/>
                  <w:marBottom w:val="0"/>
                  <w:divBdr>
                    <w:top w:val="none" w:sz="0" w:space="0" w:color="auto"/>
                    <w:left w:val="none" w:sz="0" w:space="0" w:color="auto"/>
                    <w:bottom w:val="none" w:sz="0" w:space="0" w:color="auto"/>
                    <w:right w:val="none" w:sz="0" w:space="0" w:color="auto"/>
                  </w:divBdr>
                  <w:divsChild>
                    <w:div w:id="66096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75666">
      <w:bodyDiv w:val="1"/>
      <w:marLeft w:val="0"/>
      <w:marRight w:val="0"/>
      <w:marTop w:val="0"/>
      <w:marBottom w:val="0"/>
      <w:divBdr>
        <w:top w:val="none" w:sz="0" w:space="0" w:color="auto"/>
        <w:left w:val="none" w:sz="0" w:space="0" w:color="auto"/>
        <w:bottom w:val="none" w:sz="0" w:space="0" w:color="auto"/>
        <w:right w:val="none" w:sz="0" w:space="0" w:color="auto"/>
      </w:divBdr>
      <w:divsChild>
        <w:div w:id="855457449">
          <w:marLeft w:val="0"/>
          <w:marRight w:val="0"/>
          <w:marTop w:val="0"/>
          <w:marBottom w:val="0"/>
          <w:divBdr>
            <w:top w:val="none" w:sz="0" w:space="0" w:color="auto"/>
            <w:left w:val="none" w:sz="0" w:space="0" w:color="auto"/>
            <w:bottom w:val="none" w:sz="0" w:space="0" w:color="auto"/>
            <w:right w:val="none" w:sz="0" w:space="0" w:color="auto"/>
          </w:divBdr>
          <w:divsChild>
            <w:div w:id="309335346">
              <w:marLeft w:val="0"/>
              <w:marRight w:val="0"/>
              <w:marTop w:val="0"/>
              <w:marBottom w:val="0"/>
              <w:divBdr>
                <w:top w:val="none" w:sz="0" w:space="0" w:color="auto"/>
                <w:left w:val="none" w:sz="0" w:space="0" w:color="auto"/>
                <w:bottom w:val="none" w:sz="0" w:space="0" w:color="auto"/>
                <w:right w:val="none" w:sz="0" w:space="0" w:color="auto"/>
              </w:divBdr>
              <w:divsChild>
                <w:div w:id="127142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54161">
      <w:bodyDiv w:val="1"/>
      <w:marLeft w:val="0"/>
      <w:marRight w:val="0"/>
      <w:marTop w:val="0"/>
      <w:marBottom w:val="0"/>
      <w:divBdr>
        <w:top w:val="none" w:sz="0" w:space="0" w:color="auto"/>
        <w:left w:val="none" w:sz="0" w:space="0" w:color="auto"/>
        <w:bottom w:val="none" w:sz="0" w:space="0" w:color="auto"/>
        <w:right w:val="none" w:sz="0" w:space="0" w:color="auto"/>
      </w:divBdr>
    </w:div>
    <w:div w:id="176775903">
      <w:bodyDiv w:val="1"/>
      <w:marLeft w:val="0"/>
      <w:marRight w:val="0"/>
      <w:marTop w:val="0"/>
      <w:marBottom w:val="0"/>
      <w:divBdr>
        <w:top w:val="none" w:sz="0" w:space="0" w:color="auto"/>
        <w:left w:val="none" w:sz="0" w:space="0" w:color="auto"/>
        <w:bottom w:val="none" w:sz="0" w:space="0" w:color="auto"/>
        <w:right w:val="none" w:sz="0" w:space="0" w:color="auto"/>
      </w:divBdr>
    </w:div>
    <w:div w:id="186600323">
      <w:bodyDiv w:val="1"/>
      <w:marLeft w:val="0"/>
      <w:marRight w:val="0"/>
      <w:marTop w:val="0"/>
      <w:marBottom w:val="0"/>
      <w:divBdr>
        <w:top w:val="none" w:sz="0" w:space="0" w:color="auto"/>
        <w:left w:val="none" w:sz="0" w:space="0" w:color="auto"/>
        <w:bottom w:val="none" w:sz="0" w:space="0" w:color="auto"/>
        <w:right w:val="none" w:sz="0" w:space="0" w:color="auto"/>
      </w:divBdr>
      <w:divsChild>
        <w:div w:id="1083531201">
          <w:marLeft w:val="0"/>
          <w:marRight w:val="0"/>
          <w:marTop w:val="0"/>
          <w:marBottom w:val="0"/>
          <w:divBdr>
            <w:top w:val="none" w:sz="0" w:space="0" w:color="auto"/>
            <w:left w:val="none" w:sz="0" w:space="0" w:color="auto"/>
            <w:bottom w:val="none" w:sz="0" w:space="0" w:color="auto"/>
            <w:right w:val="none" w:sz="0" w:space="0" w:color="auto"/>
          </w:divBdr>
          <w:divsChild>
            <w:div w:id="1953005118">
              <w:marLeft w:val="0"/>
              <w:marRight w:val="0"/>
              <w:marTop w:val="0"/>
              <w:marBottom w:val="0"/>
              <w:divBdr>
                <w:top w:val="none" w:sz="0" w:space="0" w:color="auto"/>
                <w:left w:val="none" w:sz="0" w:space="0" w:color="auto"/>
                <w:bottom w:val="none" w:sz="0" w:space="0" w:color="auto"/>
                <w:right w:val="none" w:sz="0" w:space="0" w:color="auto"/>
              </w:divBdr>
              <w:divsChild>
                <w:div w:id="192693883">
                  <w:marLeft w:val="0"/>
                  <w:marRight w:val="0"/>
                  <w:marTop w:val="0"/>
                  <w:marBottom w:val="0"/>
                  <w:divBdr>
                    <w:top w:val="none" w:sz="0" w:space="0" w:color="auto"/>
                    <w:left w:val="none" w:sz="0" w:space="0" w:color="auto"/>
                    <w:bottom w:val="none" w:sz="0" w:space="0" w:color="auto"/>
                    <w:right w:val="none" w:sz="0" w:space="0" w:color="auto"/>
                  </w:divBdr>
                  <w:divsChild>
                    <w:div w:id="195101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36566">
      <w:bodyDiv w:val="1"/>
      <w:marLeft w:val="0"/>
      <w:marRight w:val="0"/>
      <w:marTop w:val="0"/>
      <w:marBottom w:val="0"/>
      <w:divBdr>
        <w:top w:val="none" w:sz="0" w:space="0" w:color="auto"/>
        <w:left w:val="none" w:sz="0" w:space="0" w:color="auto"/>
        <w:bottom w:val="none" w:sz="0" w:space="0" w:color="auto"/>
        <w:right w:val="none" w:sz="0" w:space="0" w:color="auto"/>
      </w:divBdr>
      <w:divsChild>
        <w:div w:id="435371923">
          <w:marLeft w:val="0"/>
          <w:marRight w:val="0"/>
          <w:marTop w:val="0"/>
          <w:marBottom w:val="0"/>
          <w:divBdr>
            <w:top w:val="none" w:sz="0" w:space="0" w:color="auto"/>
            <w:left w:val="none" w:sz="0" w:space="0" w:color="auto"/>
            <w:bottom w:val="none" w:sz="0" w:space="0" w:color="auto"/>
            <w:right w:val="none" w:sz="0" w:space="0" w:color="auto"/>
          </w:divBdr>
          <w:divsChild>
            <w:div w:id="1432774130">
              <w:marLeft w:val="0"/>
              <w:marRight w:val="0"/>
              <w:marTop w:val="0"/>
              <w:marBottom w:val="0"/>
              <w:divBdr>
                <w:top w:val="none" w:sz="0" w:space="0" w:color="auto"/>
                <w:left w:val="none" w:sz="0" w:space="0" w:color="auto"/>
                <w:bottom w:val="none" w:sz="0" w:space="0" w:color="auto"/>
                <w:right w:val="none" w:sz="0" w:space="0" w:color="auto"/>
              </w:divBdr>
              <w:divsChild>
                <w:div w:id="24672720">
                  <w:marLeft w:val="0"/>
                  <w:marRight w:val="0"/>
                  <w:marTop w:val="0"/>
                  <w:marBottom w:val="0"/>
                  <w:divBdr>
                    <w:top w:val="none" w:sz="0" w:space="0" w:color="auto"/>
                    <w:left w:val="none" w:sz="0" w:space="0" w:color="auto"/>
                    <w:bottom w:val="none" w:sz="0" w:space="0" w:color="auto"/>
                    <w:right w:val="none" w:sz="0" w:space="0" w:color="auto"/>
                  </w:divBdr>
                  <w:divsChild>
                    <w:div w:id="38510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134638">
      <w:bodyDiv w:val="1"/>
      <w:marLeft w:val="0"/>
      <w:marRight w:val="0"/>
      <w:marTop w:val="0"/>
      <w:marBottom w:val="0"/>
      <w:divBdr>
        <w:top w:val="none" w:sz="0" w:space="0" w:color="auto"/>
        <w:left w:val="none" w:sz="0" w:space="0" w:color="auto"/>
        <w:bottom w:val="none" w:sz="0" w:space="0" w:color="auto"/>
        <w:right w:val="none" w:sz="0" w:space="0" w:color="auto"/>
      </w:divBdr>
      <w:divsChild>
        <w:div w:id="829096847">
          <w:marLeft w:val="0"/>
          <w:marRight w:val="0"/>
          <w:marTop w:val="0"/>
          <w:marBottom w:val="0"/>
          <w:divBdr>
            <w:top w:val="none" w:sz="0" w:space="0" w:color="auto"/>
            <w:left w:val="none" w:sz="0" w:space="0" w:color="auto"/>
            <w:bottom w:val="none" w:sz="0" w:space="0" w:color="auto"/>
            <w:right w:val="none" w:sz="0" w:space="0" w:color="auto"/>
          </w:divBdr>
          <w:divsChild>
            <w:div w:id="1338190749">
              <w:marLeft w:val="0"/>
              <w:marRight w:val="0"/>
              <w:marTop w:val="0"/>
              <w:marBottom w:val="0"/>
              <w:divBdr>
                <w:top w:val="none" w:sz="0" w:space="0" w:color="auto"/>
                <w:left w:val="none" w:sz="0" w:space="0" w:color="auto"/>
                <w:bottom w:val="none" w:sz="0" w:space="0" w:color="auto"/>
                <w:right w:val="none" w:sz="0" w:space="0" w:color="auto"/>
              </w:divBdr>
              <w:divsChild>
                <w:div w:id="1631862467">
                  <w:marLeft w:val="0"/>
                  <w:marRight w:val="0"/>
                  <w:marTop w:val="0"/>
                  <w:marBottom w:val="0"/>
                  <w:divBdr>
                    <w:top w:val="none" w:sz="0" w:space="0" w:color="auto"/>
                    <w:left w:val="none" w:sz="0" w:space="0" w:color="auto"/>
                    <w:bottom w:val="none" w:sz="0" w:space="0" w:color="auto"/>
                    <w:right w:val="none" w:sz="0" w:space="0" w:color="auto"/>
                  </w:divBdr>
                  <w:divsChild>
                    <w:div w:id="46134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815467">
      <w:bodyDiv w:val="1"/>
      <w:marLeft w:val="0"/>
      <w:marRight w:val="0"/>
      <w:marTop w:val="0"/>
      <w:marBottom w:val="0"/>
      <w:divBdr>
        <w:top w:val="none" w:sz="0" w:space="0" w:color="auto"/>
        <w:left w:val="none" w:sz="0" w:space="0" w:color="auto"/>
        <w:bottom w:val="none" w:sz="0" w:space="0" w:color="auto"/>
        <w:right w:val="none" w:sz="0" w:space="0" w:color="auto"/>
      </w:divBdr>
    </w:div>
    <w:div w:id="333188208">
      <w:bodyDiv w:val="1"/>
      <w:marLeft w:val="0"/>
      <w:marRight w:val="0"/>
      <w:marTop w:val="0"/>
      <w:marBottom w:val="0"/>
      <w:divBdr>
        <w:top w:val="none" w:sz="0" w:space="0" w:color="auto"/>
        <w:left w:val="none" w:sz="0" w:space="0" w:color="auto"/>
        <w:bottom w:val="none" w:sz="0" w:space="0" w:color="auto"/>
        <w:right w:val="none" w:sz="0" w:space="0" w:color="auto"/>
      </w:divBdr>
    </w:div>
    <w:div w:id="439419000">
      <w:bodyDiv w:val="1"/>
      <w:marLeft w:val="0"/>
      <w:marRight w:val="0"/>
      <w:marTop w:val="0"/>
      <w:marBottom w:val="0"/>
      <w:divBdr>
        <w:top w:val="none" w:sz="0" w:space="0" w:color="auto"/>
        <w:left w:val="none" w:sz="0" w:space="0" w:color="auto"/>
        <w:bottom w:val="none" w:sz="0" w:space="0" w:color="auto"/>
        <w:right w:val="none" w:sz="0" w:space="0" w:color="auto"/>
      </w:divBdr>
      <w:divsChild>
        <w:div w:id="667514345">
          <w:marLeft w:val="0"/>
          <w:marRight w:val="0"/>
          <w:marTop w:val="0"/>
          <w:marBottom w:val="0"/>
          <w:divBdr>
            <w:top w:val="none" w:sz="0" w:space="0" w:color="auto"/>
            <w:left w:val="none" w:sz="0" w:space="0" w:color="auto"/>
            <w:bottom w:val="none" w:sz="0" w:space="0" w:color="auto"/>
            <w:right w:val="none" w:sz="0" w:space="0" w:color="auto"/>
          </w:divBdr>
          <w:divsChild>
            <w:div w:id="1428886884">
              <w:marLeft w:val="0"/>
              <w:marRight w:val="0"/>
              <w:marTop w:val="0"/>
              <w:marBottom w:val="0"/>
              <w:divBdr>
                <w:top w:val="none" w:sz="0" w:space="0" w:color="auto"/>
                <w:left w:val="none" w:sz="0" w:space="0" w:color="auto"/>
                <w:bottom w:val="none" w:sz="0" w:space="0" w:color="auto"/>
                <w:right w:val="none" w:sz="0" w:space="0" w:color="auto"/>
              </w:divBdr>
              <w:divsChild>
                <w:div w:id="41794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025199">
      <w:bodyDiv w:val="1"/>
      <w:marLeft w:val="0"/>
      <w:marRight w:val="0"/>
      <w:marTop w:val="0"/>
      <w:marBottom w:val="0"/>
      <w:divBdr>
        <w:top w:val="none" w:sz="0" w:space="0" w:color="auto"/>
        <w:left w:val="none" w:sz="0" w:space="0" w:color="auto"/>
        <w:bottom w:val="none" w:sz="0" w:space="0" w:color="auto"/>
        <w:right w:val="none" w:sz="0" w:space="0" w:color="auto"/>
      </w:divBdr>
      <w:divsChild>
        <w:div w:id="1146972391">
          <w:marLeft w:val="0"/>
          <w:marRight w:val="0"/>
          <w:marTop w:val="0"/>
          <w:marBottom w:val="0"/>
          <w:divBdr>
            <w:top w:val="none" w:sz="0" w:space="0" w:color="auto"/>
            <w:left w:val="none" w:sz="0" w:space="0" w:color="auto"/>
            <w:bottom w:val="none" w:sz="0" w:space="0" w:color="auto"/>
            <w:right w:val="none" w:sz="0" w:space="0" w:color="auto"/>
          </w:divBdr>
          <w:divsChild>
            <w:div w:id="832522987">
              <w:marLeft w:val="0"/>
              <w:marRight w:val="0"/>
              <w:marTop w:val="0"/>
              <w:marBottom w:val="0"/>
              <w:divBdr>
                <w:top w:val="none" w:sz="0" w:space="0" w:color="auto"/>
                <w:left w:val="none" w:sz="0" w:space="0" w:color="auto"/>
                <w:bottom w:val="none" w:sz="0" w:space="0" w:color="auto"/>
                <w:right w:val="none" w:sz="0" w:space="0" w:color="auto"/>
              </w:divBdr>
              <w:divsChild>
                <w:div w:id="1155343133">
                  <w:marLeft w:val="0"/>
                  <w:marRight w:val="0"/>
                  <w:marTop w:val="0"/>
                  <w:marBottom w:val="0"/>
                  <w:divBdr>
                    <w:top w:val="none" w:sz="0" w:space="0" w:color="auto"/>
                    <w:left w:val="none" w:sz="0" w:space="0" w:color="auto"/>
                    <w:bottom w:val="none" w:sz="0" w:space="0" w:color="auto"/>
                    <w:right w:val="none" w:sz="0" w:space="0" w:color="auto"/>
                  </w:divBdr>
                  <w:divsChild>
                    <w:div w:id="181791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973394">
      <w:bodyDiv w:val="1"/>
      <w:marLeft w:val="0"/>
      <w:marRight w:val="0"/>
      <w:marTop w:val="0"/>
      <w:marBottom w:val="0"/>
      <w:divBdr>
        <w:top w:val="none" w:sz="0" w:space="0" w:color="auto"/>
        <w:left w:val="none" w:sz="0" w:space="0" w:color="auto"/>
        <w:bottom w:val="none" w:sz="0" w:space="0" w:color="auto"/>
        <w:right w:val="none" w:sz="0" w:space="0" w:color="auto"/>
      </w:divBdr>
    </w:div>
    <w:div w:id="533888661">
      <w:bodyDiv w:val="1"/>
      <w:marLeft w:val="0"/>
      <w:marRight w:val="0"/>
      <w:marTop w:val="0"/>
      <w:marBottom w:val="0"/>
      <w:divBdr>
        <w:top w:val="none" w:sz="0" w:space="0" w:color="auto"/>
        <w:left w:val="none" w:sz="0" w:space="0" w:color="auto"/>
        <w:bottom w:val="none" w:sz="0" w:space="0" w:color="auto"/>
        <w:right w:val="none" w:sz="0" w:space="0" w:color="auto"/>
      </w:divBdr>
      <w:divsChild>
        <w:div w:id="999968617">
          <w:marLeft w:val="0"/>
          <w:marRight w:val="0"/>
          <w:marTop w:val="0"/>
          <w:marBottom w:val="0"/>
          <w:divBdr>
            <w:top w:val="none" w:sz="0" w:space="0" w:color="auto"/>
            <w:left w:val="none" w:sz="0" w:space="0" w:color="auto"/>
            <w:bottom w:val="none" w:sz="0" w:space="0" w:color="auto"/>
            <w:right w:val="none" w:sz="0" w:space="0" w:color="auto"/>
          </w:divBdr>
          <w:divsChild>
            <w:div w:id="1665664042">
              <w:marLeft w:val="0"/>
              <w:marRight w:val="0"/>
              <w:marTop w:val="0"/>
              <w:marBottom w:val="0"/>
              <w:divBdr>
                <w:top w:val="none" w:sz="0" w:space="0" w:color="auto"/>
                <w:left w:val="none" w:sz="0" w:space="0" w:color="auto"/>
                <w:bottom w:val="none" w:sz="0" w:space="0" w:color="auto"/>
                <w:right w:val="none" w:sz="0" w:space="0" w:color="auto"/>
              </w:divBdr>
              <w:divsChild>
                <w:div w:id="1987932911">
                  <w:marLeft w:val="0"/>
                  <w:marRight w:val="0"/>
                  <w:marTop w:val="0"/>
                  <w:marBottom w:val="0"/>
                  <w:divBdr>
                    <w:top w:val="none" w:sz="0" w:space="0" w:color="auto"/>
                    <w:left w:val="none" w:sz="0" w:space="0" w:color="auto"/>
                    <w:bottom w:val="none" w:sz="0" w:space="0" w:color="auto"/>
                    <w:right w:val="none" w:sz="0" w:space="0" w:color="auto"/>
                  </w:divBdr>
                  <w:divsChild>
                    <w:div w:id="130319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040277">
      <w:bodyDiv w:val="1"/>
      <w:marLeft w:val="0"/>
      <w:marRight w:val="0"/>
      <w:marTop w:val="0"/>
      <w:marBottom w:val="0"/>
      <w:divBdr>
        <w:top w:val="none" w:sz="0" w:space="0" w:color="auto"/>
        <w:left w:val="none" w:sz="0" w:space="0" w:color="auto"/>
        <w:bottom w:val="none" w:sz="0" w:space="0" w:color="auto"/>
        <w:right w:val="none" w:sz="0" w:space="0" w:color="auto"/>
      </w:divBdr>
      <w:divsChild>
        <w:div w:id="1381438219">
          <w:marLeft w:val="0"/>
          <w:marRight w:val="0"/>
          <w:marTop w:val="0"/>
          <w:marBottom w:val="0"/>
          <w:divBdr>
            <w:top w:val="none" w:sz="0" w:space="0" w:color="auto"/>
            <w:left w:val="none" w:sz="0" w:space="0" w:color="auto"/>
            <w:bottom w:val="none" w:sz="0" w:space="0" w:color="auto"/>
            <w:right w:val="none" w:sz="0" w:space="0" w:color="auto"/>
          </w:divBdr>
          <w:divsChild>
            <w:div w:id="1963995318">
              <w:marLeft w:val="0"/>
              <w:marRight w:val="0"/>
              <w:marTop w:val="0"/>
              <w:marBottom w:val="0"/>
              <w:divBdr>
                <w:top w:val="none" w:sz="0" w:space="0" w:color="auto"/>
                <w:left w:val="none" w:sz="0" w:space="0" w:color="auto"/>
                <w:bottom w:val="none" w:sz="0" w:space="0" w:color="auto"/>
                <w:right w:val="none" w:sz="0" w:space="0" w:color="auto"/>
              </w:divBdr>
              <w:divsChild>
                <w:div w:id="101241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748299">
      <w:bodyDiv w:val="1"/>
      <w:marLeft w:val="0"/>
      <w:marRight w:val="0"/>
      <w:marTop w:val="0"/>
      <w:marBottom w:val="0"/>
      <w:divBdr>
        <w:top w:val="none" w:sz="0" w:space="0" w:color="auto"/>
        <w:left w:val="none" w:sz="0" w:space="0" w:color="auto"/>
        <w:bottom w:val="none" w:sz="0" w:space="0" w:color="auto"/>
        <w:right w:val="none" w:sz="0" w:space="0" w:color="auto"/>
      </w:divBdr>
      <w:divsChild>
        <w:div w:id="1659386058">
          <w:marLeft w:val="0"/>
          <w:marRight w:val="0"/>
          <w:marTop w:val="0"/>
          <w:marBottom w:val="0"/>
          <w:divBdr>
            <w:top w:val="none" w:sz="0" w:space="0" w:color="auto"/>
            <w:left w:val="none" w:sz="0" w:space="0" w:color="auto"/>
            <w:bottom w:val="none" w:sz="0" w:space="0" w:color="auto"/>
            <w:right w:val="none" w:sz="0" w:space="0" w:color="auto"/>
          </w:divBdr>
          <w:divsChild>
            <w:div w:id="1112242791">
              <w:marLeft w:val="0"/>
              <w:marRight w:val="0"/>
              <w:marTop w:val="0"/>
              <w:marBottom w:val="0"/>
              <w:divBdr>
                <w:top w:val="none" w:sz="0" w:space="0" w:color="auto"/>
                <w:left w:val="none" w:sz="0" w:space="0" w:color="auto"/>
                <w:bottom w:val="none" w:sz="0" w:space="0" w:color="auto"/>
                <w:right w:val="none" w:sz="0" w:space="0" w:color="auto"/>
              </w:divBdr>
              <w:divsChild>
                <w:div w:id="44449071">
                  <w:marLeft w:val="0"/>
                  <w:marRight w:val="0"/>
                  <w:marTop w:val="0"/>
                  <w:marBottom w:val="0"/>
                  <w:divBdr>
                    <w:top w:val="none" w:sz="0" w:space="0" w:color="auto"/>
                    <w:left w:val="none" w:sz="0" w:space="0" w:color="auto"/>
                    <w:bottom w:val="none" w:sz="0" w:space="0" w:color="auto"/>
                    <w:right w:val="none" w:sz="0" w:space="0" w:color="auto"/>
                  </w:divBdr>
                  <w:divsChild>
                    <w:div w:id="169673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349904">
      <w:bodyDiv w:val="1"/>
      <w:marLeft w:val="0"/>
      <w:marRight w:val="0"/>
      <w:marTop w:val="0"/>
      <w:marBottom w:val="0"/>
      <w:divBdr>
        <w:top w:val="none" w:sz="0" w:space="0" w:color="auto"/>
        <w:left w:val="none" w:sz="0" w:space="0" w:color="auto"/>
        <w:bottom w:val="none" w:sz="0" w:space="0" w:color="auto"/>
        <w:right w:val="none" w:sz="0" w:space="0" w:color="auto"/>
      </w:divBdr>
    </w:div>
    <w:div w:id="939223187">
      <w:bodyDiv w:val="1"/>
      <w:marLeft w:val="0"/>
      <w:marRight w:val="0"/>
      <w:marTop w:val="0"/>
      <w:marBottom w:val="0"/>
      <w:divBdr>
        <w:top w:val="none" w:sz="0" w:space="0" w:color="auto"/>
        <w:left w:val="none" w:sz="0" w:space="0" w:color="auto"/>
        <w:bottom w:val="none" w:sz="0" w:space="0" w:color="auto"/>
        <w:right w:val="none" w:sz="0" w:space="0" w:color="auto"/>
      </w:divBdr>
      <w:divsChild>
        <w:div w:id="1563295877">
          <w:marLeft w:val="0"/>
          <w:marRight w:val="0"/>
          <w:marTop w:val="0"/>
          <w:marBottom w:val="0"/>
          <w:divBdr>
            <w:top w:val="none" w:sz="0" w:space="0" w:color="auto"/>
            <w:left w:val="none" w:sz="0" w:space="0" w:color="auto"/>
            <w:bottom w:val="none" w:sz="0" w:space="0" w:color="auto"/>
            <w:right w:val="none" w:sz="0" w:space="0" w:color="auto"/>
          </w:divBdr>
          <w:divsChild>
            <w:div w:id="1647860204">
              <w:marLeft w:val="0"/>
              <w:marRight w:val="0"/>
              <w:marTop w:val="0"/>
              <w:marBottom w:val="0"/>
              <w:divBdr>
                <w:top w:val="none" w:sz="0" w:space="0" w:color="auto"/>
                <w:left w:val="none" w:sz="0" w:space="0" w:color="auto"/>
                <w:bottom w:val="none" w:sz="0" w:space="0" w:color="auto"/>
                <w:right w:val="none" w:sz="0" w:space="0" w:color="auto"/>
              </w:divBdr>
              <w:divsChild>
                <w:div w:id="162942794">
                  <w:marLeft w:val="0"/>
                  <w:marRight w:val="0"/>
                  <w:marTop w:val="0"/>
                  <w:marBottom w:val="0"/>
                  <w:divBdr>
                    <w:top w:val="none" w:sz="0" w:space="0" w:color="auto"/>
                    <w:left w:val="none" w:sz="0" w:space="0" w:color="auto"/>
                    <w:bottom w:val="none" w:sz="0" w:space="0" w:color="auto"/>
                    <w:right w:val="none" w:sz="0" w:space="0" w:color="auto"/>
                  </w:divBdr>
                  <w:divsChild>
                    <w:div w:id="144056699">
                      <w:marLeft w:val="0"/>
                      <w:marRight w:val="0"/>
                      <w:marTop w:val="0"/>
                      <w:marBottom w:val="0"/>
                      <w:divBdr>
                        <w:top w:val="none" w:sz="0" w:space="0" w:color="auto"/>
                        <w:left w:val="none" w:sz="0" w:space="0" w:color="auto"/>
                        <w:bottom w:val="none" w:sz="0" w:space="0" w:color="auto"/>
                        <w:right w:val="none" w:sz="0" w:space="0" w:color="auto"/>
                      </w:divBdr>
                      <w:divsChild>
                        <w:div w:id="505248446">
                          <w:marLeft w:val="0"/>
                          <w:marRight w:val="0"/>
                          <w:marTop w:val="0"/>
                          <w:marBottom w:val="0"/>
                          <w:divBdr>
                            <w:top w:val="none" w:sz="0" w:space="0" w:color="auto"/>
                            <w:left w:val="none" w:sz="0" w:space="0" w:color="auto"/>
                            <w:bottom w:val="none" w:sz="0" w:space="0" w:color="auto"/>
                            <w:right w:val="none" w:sz="0" w:space="0" w:color="auto"/>
                          </w:divBdr>
                          <w:divsChild>
                            <w:div w:id="218171353">
                              <w:marLeft w:val="0"/>
                              <w:marRight w:val="0"/>
                              <w:marTop w:val="0"/>
                              <w:marBottom w:val="0"/>
                              <w:divBdr>
                                <w:top w:val="none" w:sz="0" w:space="0" w:color="auto"/>
                                <w:left w:val="none" w:sz="0" w:space="0" w:color="auto"/>
                                <w:bottom w:val="none" w:sz="0" w:space="0" w:color="auto"/>
                                <w:right w:val="none" w:sz="0" w:space="0" w:color="auto"/>
                              </w:divBdr>
                              <w:divsChild>
                                <w:div w:id="1252007872">
                                  <w:marLeft w:val="0"/>
                                  <w:marRight w:val="0"/>
                                  <w:marTop w:val="0"/>
                                  <w:marBottom w:val="0"/>
                                  <w:divBdr>
                                    <w:top w:val="none" w:sz="0" w:space="0" w:color="auto"/>
                                    <w:left w:val="none" w:sz="0" w:space="0" w:color="auto"/>
                                    <w:bottom w:val="none" w:sz="0" w:space="0" w:color="auto"/>
                                    <w:right w:val="none" w:sz="0" w:space="0" w:color="auto"/>
                                  </w:divBdr>
                                  <w:divsChild>
                                    <w:div w:id="1856191706">
                                      <w:marLeft w:val="0"/>
                                      <w:marRight w:val="0"/>
                                      <w:marTop w:val="0"/>
                                      <w:marBottom w:val="0"/>
                                      <w:divBdr>
                                        <w:top w:val="none" w:sz="0" w:space="0" w:color="auto"/>
                                        <w:left w:val="none" w:sz="0" w:space="0" w:color="auto"/>
                                        <w:bottom w:val="none" w:sz="0" w:space="0" w:color="auto"/>
                                        <w:right w:val="none" w:sz="0" w:space="0" w:color="auto"/>
                                      </w:divBdr>
                                    </w:div>
                                    <w:div w:id="103157316">
                                      <w:marLeft w:val="0"/>
                                      <w:marRight w:val="0"/>
                                      <w:marTop w:val="0"/>
                                      <w:marBottom w:val="0"/>
                                      <w:divBdr>
                                        <w:top w:val="none" w:sz="0" w:space="0" w:color="auto"/>
                                        <w:left w:val="none" w:sz="0" w:space="0" w:color="auto"/>
                                        <w:bottom w:val="none" w:sz="0" w:space="0" w:color="auto"/>
                                        <w:right w:val="none" w:sz="0" w:space="0" w:color="auto"/>
                                      </w:divBdr>
                                      <w:divsChild>
                                        <w:div w:id="317460564">
                                          <w:marLeft w:val="0"/>
                                          <w:marRight w:val="165"/>
                                          <w:marTop w:val="150"/>
                                          <w:marBottom w:val="0"/>
                                          <w:divBdr>
                                            <w:top w:val="none" w:sz="0" w:space="0" w:color="auto"/>
                                            <w:left w:val="none" w:sz="0" w:space="0" w:color="auto"/>
                                            <w:bottom w:val="none" w:sz="0" w:space="0" w:color="auto"/>
                                            <w:right w:val="none" w:sz="0" w:space="0" w:color="auto"/>
                                          </w:divBdr>
                                          <w:divsChild>
                                            <w:div w:id="1433816273">
                                              <w:marLeft w:val="0"/>
                                              <w:marRight w:val="0"/>
                                              <w:marTop w:val="0"/>
                                              <w:marBottom w:val="0"/>
                                              <w:divBdr>
                                                <w:top w:val="none" w:sz="0" w:space="0" w:color="auto"/>
                                                <w:left w:val="none" w:sz="0" w:space="0" w:color="auto"/>
                                                <w:bottom w:val="none" w:sz="0" w:space="0" w:color="auto"/>
                                                <w:right w:val="none" w:sz="0" w:space="0" w:color="auto"/>
                                              </w:divBdr>
                                              <w:divsChild>
                                                <w:div w:id="41027203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4845584">
      <w:bodyDiv w:val="1"/>
      <w:marLeft w:val="0"/>
      <w:marRight w:val="0"/>
      <w:marTop w:val="0"/>
      <w:marBottom w:val="0"/>
      <w:divBdr>
        <w:top w:val="none" w:sz="0" w:space="0" w:color="auto"/>
        <w:left w:val="none" w:sz="0" w:space="0" w:color="auto"/>
        <w:bottom w:val="none" w:sz="0" w:space="0" w:color="auto"/>
        <w:right w:val="none" w:sz="0" w:space="0" w:color="auto"/>
      </w:divBdr>
    </w:div>
    <w:div w:id="1014189435">
      <w:bodyDiv w:val="1"/>
      <w:marLeft w:val="0"/>
      <w:marRight w:val="0"/>
      <w:marTop w:val="0"/>
      <w:marBottom w:val="0"/>
      <w:divBdr>
        <w:top w:val="none" w:sz="0" w:space="0" w:color="auto"/>
        <w:left w:val="none" w:sz="0" w:space="0" w:color="auto"/>
        <w:bottom w:val="none" w:sz="0" w:space="0" w:color="auto"/>
        <w:right w:val="none" w:sz="0" w:space="0" w:color="auto"/>
      </w:divBdr>
    </w:div>
    <w:div w:id="1087461629">
      <w:bodyDiv w:val="1"/>
      <w:marLeft w:val="0"/>
      <w:marRight w:val="0"/>
      <w:marTop w:val="0"/>
      <w:marBottom w:val="0"/>
      <w:divBdr>
        <w:top w:val="none" w:sz="0" w:space="0" w:color="auto"/>
        <w:left w:val="none" w:sz="0" w:space="0" w:color="auto"/>
        <w:bottom w:val="none" w:sz="0" w:space="0" w:color="auto"/>
        <w:right w:val="none" w:sz="0" w:space="0" w:color="auto"/>
      </w:divBdr>
    </w:div>
    <w:div w:id="1138956365">
      <w:bodyDiv w:val="1"/>
      <w:marLeft w:val="0"/>
      <w:marRight w:val="0"/>
      <w:marTop w:val="0"/>
      <w:marBottom w:val="0"/>
      <w:divBdr>
        <w:top w:val="none" w:sz="0" w:space="0" w:color="auto"/>
        <w:left w:val="none" w:sz="0" w:space="0" w:color="auto"/>
        <w:bottom w:val="none" w:sz="0" w:space="0" w:color="auto"/>
        <w:right w:val="none" w:sz="0" w:space="0" w:color="auto"/>
      </w:divBdr>
      <w:divsChild>
        <w:div w:id="742371">
          <w:marLeft w:val="0"/>
          <w:marRight w:val="0"/>
          <w:marTop w:val="0"/>
          <w:marBottom w:val="0"/>
          <w:divBdr>
            <w:top w:val="none" w:sz="0" w:space="0" w:color="auto"/>
            <w:left w:val="none" w:sz="0" w:space="0" w:color="auto"/>
            <w:bottom w:val="none" w:sz="0" w:space="0" w:color="auto"/>
            <w:right w:val="none" w:sz="0" w:space="0" w:color="auto"/>
          </w:divBdr>
          <w:divsChild>
            <w:div w:id="2123917059">
              <w:marLeft w:val="0"/>
              <w:marRight w:val="0"/>
              <w:marTop w:val="0"/>
              <w:marBottom w:val="0"/>
              <w:divBdr>
                <w:top w:val="none" w:sz="0" w:space="0" w:color="auto"/>
                <w:left w:val="none" w:sz="0" w:space="0" w:color="auto"/>
                <w:bottom w:val="none" w:sz="0" w:space="0" w:color="auto"/>
                <w:right w:val="none" w:sz="0" w:space="0" w:color="auto"/>
              </w:divBdr>
              <w:divsChild>
                <w:div w:id="28785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288021">
      <w:bodyDiv w:val="1"/>
      <w:marLeft w:val="0"/>
      <w:marRight w:val="0"/>
      <w:marTop w:val="0"/>
      <w:marBottom w:val="0"/>
      <w:divBdr>
        <w:top w:val="none" w:sz="0" w:space="0" w:color="auto"/>
        <w:left w:val="none" w:sz="0" w:space="0" w:color="auto"/>
        <w:bottom w:val="none" w:sz="0" w:space="0" w:color="auto"/>
        <w:right w:val="none" w:sz="0" w:space="0" w:color="auto"/>
      </w:divBdr>
      <w:divsChild>
        <w:div w:id="47266428">
          <w:marLeft w:val="0"/>
          <w:marRight w:val="0"/>
          <w:marTop w:val="0"/>
          <w:marBottom w:val="0"/>
          <w:divBdr>
            <w:top w:val="none" w:sz="0" w:space="0" w:color="auto"/>
            <w:left w:val="none" w:sz="0" w:space="0" w:color="auto"/>
            <w:bottom w:val="none" w:sz="0" w:space="0" w:color="auto"/>
            <w:right w:val="none" w:sz="0" w:space="0" w:color="auto"/>
          </w:divBdr>
          <w:divsChild>
            <w:div w:id="869609582">
              <w:marLeft w:val="0"/>
              <w:marRight w:val="0"/>
              <w:marTop w:val="0"/>
              <w:marBottom w:val="0"/>
              <w:divBdr>
                <w:top w:val="none" w:sz="0" w:space="0" w:color="auto"/>
                <w:left w:val="none" w:sz="0" w:space="0" w:color="auto"/>
                <w:bottom w:val="none" w:sz="0" w:space="0" w:color="auto"/>
                <w:right w:val="none" w:sz="0" w:space="0" w:color="auto"/>
              </w:divBdr>
              <w:divsChild>
                <w:div w:id="2068720231">
                  <w:marLeft w:val="0"/>
                  <w:marRight w:val="0"/>
                  <w:marTop w:val="0"/>
                  <w:marBottom w:val="0"/>
                  <w:divBdr>
                    <w:top w:val="none" w:sz="0" w:space="0" w:color="auto"/>
                    <w:left w:val="none" w:sz="0" w:space="0" w:color="auto"/>
                    <w:bottom w:val="none" w:sz="0" w:space="0" w:color="auto"/>
                    <w:right w:val="none" w:sz="0" w:space="0" w:color="auto"/>
                  </w:divBdr>
                  <w:divsChild>
                    <w:div w:id="108469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993572">
      <w:bodyDiv w:val="1"/>
      <w:marLeft w:val="0"/>
      <w:marRight w:val="0"/>
      <w:marTop w:val="0"/>
      <w:marBottom w:val="0"/>
      <w:divBdr>
        <w:top w:val="none" w:sz="0" w:space="0" w:color="auto"/>
        <w:left w:val="none" w:sz="0" w:space="0" w:color="auto"/>
        <w:bottom w:val="none" w:sz="0" w:space="0" w:color="auto"/>
        <w:right w:val="none" w:sz="0" w:space="0" w:color="auto"/>
      </w:divBdr>
    </w:div>
    <w:div w:id="1410034571">
      <w:bodyDiv w:val="1"/>
      <w:marLeft w:val="0"/>
      <w:marRight w:val="0"/>
      <w:marTop w:val="0"/>
      <w:marBottom w:val="0"/>
      <w:divBdr>
        <w:top w:val="none" w:sz="0" w:space="0" w:color="auto"/>
        <w:left w:val="none" w:sz="0" w:space="0" w:color="auto"/>
        <w:bottom w:val="none" w:sz="0" w:space="0" w:color="auto"/>
        <w:right w:val="none" w:sz="0" w:space="0" w:color="auto"/>
      </w:divBdr>
    </w:div>
    <w:div w:id="1421944429">
      <w:bodyDiv w:val="1"/>
      <w:marLeft w:val="0"/>
      <w:marRight w:val="0"/>
      <w:marTop w:val="0"/>
      <w:marBottom w:val="0"/>
      <w:divBdr>
        <w:top w:val="none" w:sz="0" w:space="0" w:color="auto"/>
        <w:left w:val="none" w:sz="0" w:space="0" w:color="auto"/>
        <w:bottom w:val="none" w:sz="0" w:space="0" w:color="auto"/>
        <w:right w:val="none" w:sz="0" w:space="0" w:color="auto"/>
      </w:divBdr>
    </w:div>
    <w:div w:id="1447964931">
      <w:bodyDiv w:val="1"/>
      <w:marLeft w:val="0"/>
      <w:marRight w:val="0"/>
      <w:marTop w:val="0"/>
      <w:marBottom w:val="0"/>
      <w:divBdr>
        <w:top w:val="none" w:sz="0" w:space="0" w:color="auto"/>
        <w:left w:val="none" w:sz="0" w:space="0" w:color="auto"/>
        <w:bottom w:val="none" w:sz="0" w:space="0" w:color="auto"/>
        <w:right w:val="none" w:sz="0" w:space="0" w:color="auto"/>
      </w:divBdr>
      <w:divsChild>
        <w:div w:id="773088309">
          <w:marLeft w:val="0"/>
          <w:marRight w:val="0"/>
          <w:marTop w:val="0"/>
          <w:marBottom w:val="0"/>
          <w:divBdr>
            <w:top w:val="none" w:sz="0" w:space="0" w:color="auto"/>
            <w:left w:val="none" w:sz="0" w:space="0" w:color="auto"/>
            <w:bottom w:val="none" w:sz="0" w:space="0" w:color="auto"/>
            <w:right w:val="none" w:sz="0" w:space="0" w:color="auto"/>
          </w:divBdr>
          <w:divsChild>
            <w:div w:id="1151602106">
              <w:marLeft w:val="0"/>
              <w:marRight w:val="0"/>
              <w:marTop w:val="0"/>
              <w:marBottom w:val="0"/>
              <w:divBdr>
                <w:top w:val="none" w:sz="0" w:space="0" w:color="auto"/>
                <w:left w:val="none" w:sz="0" w:space="0" w:color="auto"/>
                <w:bottom w:val="none" w:sz="0" w:space="0" w:color="auto"/>
                <w:right w:val="none" w:sz="0" w:space="0" w:color="auto"/>
              </w:divBdr>
              <w:divsChild>
                <w:div w:id="172691505">
                  <w:marLeft w:val="0"/>
                  <w:marRight w:val="0"/>
                  <w:marTop w:val="0"/>
                  <w:marBottom w:val="0"/>
                  <w:divBdr>
                    <w:top w:val="none" w:sz="0" w:space="0" w:color="auto"/>
                    <w:left w:val="none" w:sz="0" w:space="0" w:color="auto"/>
                    <w:bottom w:val="none" w:sz="0" w:space="0" w:color="auto"/>
                    <w:right w:val="none" w:sz="0" w:space="0" w:color="auto"/>
                  </w:divBdr>
                  <w:divsChild>
                    <w:div w:id="827785383">
                      <w:marLeft w:val="0"/>
                      <w:marRight w:val="0"/>
                      <w:marTop w:val="0"/>
                      <w:marBottom w:val="0"/>
                      <w:divBdr>
                        <w:top w:val="none" w:sz="0" w:space="0" w:color="auto"/>
                        <w:left w:val="none" w:sz="0" w:space="0" w:color="auto"/>
                        <w:bottom w:val="none" w:sz="0" w:space="0" w:color="auto"/>
                        <w:right w:val="none" w:sz="0" w:space="0" w:color="auto"/>
                      </w:divBdr>
                      <w:divsChild>
                        <w:div w:id="615870319">
                          <w:marLeft w:val="0"/>
                          <w:marRight w:val="0"/>
                          <w:marTop w:val="0"/>
                          <w:marBottom w:val="0"/>
                          <w:divBdr>
                            <w:top w:val="none" w:sz="0" w:space="0" w:color="auto"/>
                            <w:left w:val="none" w:sz="0" w:space="0" w:color="auto"/>
                            <w:bottom w:val="none" w:sz="0" w:space="0" w:color="auto"/>
                            <w:right w:val="none" w:sz="0" w:space="0" w:color="auto"/>
                          </w:divBdr>
                          <w:divsChild>
                            <w:div w:id="654844261">
                              <w:marLeft w:val="0"/>
                              <w:marRight w:val="0"/>
                              <w:marTop w:val="0"/>
                              <w:marBottom w:val="0"/>
                              <w:divBdr>
                                <w:top w:val="none" w:sz="0" w:space="0" w:color="auto"/>
                                <w:left w:val="none" w:sz="0" w:space="0" w:color="auto"/>
                                <w:bottom w:val="none" w:sz="0" w:space="0" w:color="auto"/>
                                <w:right w:val="none" w:sz="0" w:space="0" w:color="auto"/>
                              </w:divBdr>
                              <w:divsChild>
                                <w:div w:id="1943763841">
                                  <w:marLeft w:val="0"/>
                                  <w:marRight w:val="0"/>
                                  <w:marTop w:val="0"/>
                                  <w:marBottom w:val="0"/>
                                  <w:divBdr>
                                    <w:top w:val="none" w:sz="0" w:space="0" w:color="auto"/>
                                    <w:left w:val="none" w:sz="0" w:space="0" w:color="auto"/>
                                    <w:bottom w:val="none" w:sz="0" w:space="0" w:color="auto"/>
                                    <w:right w:val="none" w:sz="0" w:space="0" w:color="auto"/>
                                  </w:divBdr>
                                  <w:divsChild>
                                    <w:div w:id="26873549">
                                      <w:marLeft w:val="0"/>
                                      <w:marRight w:val="0"/>
                                      <w:marTop w:val="0"/>
                                      <w:marBottom w:val="0"/>
                                      <w:divBdr>
                                        <w:top w:val="none" w:sz="0" w:space="0" w:color="auto"/>
                                        <w:left w:val="none" w:sz="0" w:space="0" w:color="auto"/>
                                        <w:bottom w:val="none" w:sz="0" w:space="0" w:color="auto"/>
                                        <w:right w:val="none" w:sz="0" w:space="0" w:color="auto"/>
                                      </w:divBdr>
                                    </w:div>
                                    <w:div w:id="1534222996">
                                      <w:marLeft w:val="0"/>
                                      <w:marRight w:val="0"/>
                                      <w:marTop w:val="0"/>
                                      <w:marBottom w:val="0"/>
                                      <w:divBdr>
                                        <w:top w:val="none" w:sz="0" w:space="0" w:color="auto"/>
                                        <w:left w:val="none" w:sz="0" w:space="0" w:color="auto"/>
                                        <w:bottom w:val="none" w:sz="0" w:space="0" w:color="auto"/>
                                        <w:right w:val="none" w:sz="0" w:space="0" w:color="auto"/>
                                      </w:divBdr>
                                      <w:divsChild>
                                        <w:div w:id="1916501800">
                                          <w:marLeft w:val="0"/>
                                          <w:marRight w:val="165"/>
                                          <w:marTop w:val="150"/>
                                          <w:marBottom w:val="0"/>
                                          <w:divBdr>
                                            <w:top w:val="none" w:sz="0" w:space="0" w:color="auto"/>
                                            <w:left w:val="none" w:sz="0" w:space="0" w:color="auto"/>
                                            <w:bottom w:val="none" w:sz="0" w:space="0" w:color="auto"/>
                                            <w:right w:val="none" w:sz="0" w:space="0" w:color="auto"/>
                                          </w:divBdr>
                                          <w:divsChild>
                                            <w:div w:id="1833837703">
                                              <w:marLeft w:val="0"/>
                                              <w:marRight w:val="0"/>
                                              <w:marTop w:val="0"/>
                                              <w:marBottom w:val="0"/>
                                              <w:divBdr>
                                                <w:top w:val="none" w:sz="0" w:space="0" w:color="auto"/>
                                                <w:left w:val="none" w:sz="0" w:space="0" w:color="auto"/>
                                                <w:bottom w:val="none" w:sz="0" w:space="0" w:color="auto"/>
                                                <w:right w:val="none" w:sz="0" w:space="0" w:color="auto"/>
                                              </w:divBdr>
                                              <w:divsChild>
                                                <w:div w:id="171241730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4299131">
      <w:bodyDiv w:val="1"/>
      <w:marLeft w:val="0"/>
      <w:marRight w:val="0"/>
      <w:marTop w:val="0"/>
      <w:marBottom w:val="0"/>
      <w:divBdr>
        <w:top w:val="none" w:sz="0" w:space="0" w:color="auto"/>
        <w:left w:val="none" w:sz="0" w:space="0" w:color="auto"/>
        <w:bottom w:val="none" w:sz="0" w:space="0" w:color="auto"/>
        <w:right w:val="none" w:sz="0" w:space="0" w:color="auto"/>
      </w:divBdr>
    </w:div>
    <w:div w:id="1524900097">
      <w:bodyDiv w:val="1"/>
      <w:marLeft w:val="0"/>
      <w:marRight w:val="0"/>
      <w:marTop w:val="0"/>
      <w:marBottom w:val="0"/>
      <w:divBdr>
        <w:top w:val="none" w:sz="0" w:space="0" w:color="auto"/>
        <w:left w:val="none" w:sz="0" w:space="0" w:color="auto"/>
        <w:bottom w:val="none" w:sz="0" w:space="0" w:color="auto"/>
        <w:right w:val="none" w:sz="0" w:space="0" w:color="auto"/>
      </w:divBdr>
      <w:divsChild>
        <w:div w:id="428547077">
          <w:marLeft w:val="0"/>
          <w:marRight w:val="0"/>
          <w:marTop w:val="0"/>
          <w:marBottom w:val="0"/>
          <w:divBdr>
            <w:top w:val="none" w:sz="0" w:space="0" w:color="auto"/>
            <w:left w:val="none" w:sz="0" w:space="0" w:color="auto"/>
            <w:bottom w:val="none" w:sz="0" w:space="0" w:color="auto"/>
            <w:right w:val="none" w:sz="0" w:space="0" w:color="auto"/>
          </w:divBdr>
        </w:div>
      </w:divsChild>
    </w:div>
    <w:div w:id="1540048586">
      <w:bodyDiv w:val="1"/>
      <w:marLeft w:val="0"/>
      <w:marRight w:val="0"/>
      <w:marTop w:val="0"/>
      <w:marBottom w:val="0"/>
      <w:divBdr>
        <w:top w:val="none" w:sz="0" w:space="0" w:color="auto"/>
        <w:left w:val="none" w:sz="0" w:space="0" w:color="auto"/>
        <w:bottom w:val="none" w:sz="0" w:space="0" w:color="auto"/>
        <w:right w:val="none" w:sz="0" w:space="0" w:color="auto"/>
      </w:divBdr>
      <w:divsChild>
        <w:div w:id="1960792075">
          <w:marLeft w:val="0"/>
          <w:marRight w:val="0"/>
          <w:marTop w:val="0"/>
          <w:marBottom w:val="0"/>
          <w:divBdr>
            <w:top w:val="none" w:sz="0" w:space="0" w:color="auto"/>
            <w:left w:val="none" w:sz="0" w:space="0" w:color="auto"/>
            <w:bottom w:val="none" w:sz="0" w:space="0" w:color="auto"/>
            <w:right w:val="none" w:sz="0" w:space="0" w:color="auto"/>
          </w:divBdr>
          <w:divsChild>
            <w:div w:id="737093037">
              <w:marLeft w:val="0"/>
              <w:marRight w:val="0"/>
              <w:marTop w:val="0"/>
              <w:marBottom w:val="0"/>
              <w:divBdr>
                <w:top w:val="none" w:sz="0" w:space="0" w:color="auto"/>
                <w:left w:val="none" w:sz="0" w:space="0" w:color="auto"/>
                <w:bottom w:val="none" w:sz="0" w:space="0" w:color="auto"/>
                <w:right w:val="none" w:sz="0" w:space="0" w:color="auto"/>
              </w:divBdr>
              <w:divsChild>
                <w:div w:id="107493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96042">
      <w:bodyDiv w:val="1"/>
      <w:marLeft w:val="0"/>
      <w:marRight w:val="0"/>
      <w:marTop w:val="0"/>
      <w:marBottom w:val="0"/>
      <w:divBdr>
        <w:top w:val="none" w:sz="0" w:space="0" w:color="auto"/>
        <w:left w:val="none" w:sz="0" w:space="0" w:color="auto"/>
        <w:bottom w:val="none" w:sz="0" w:space="0" w:color="auto"/>
        <w:right w:val="none" w:sz="0" w:space="0" w:color="auto"/>
      </w:divBdr>
    </w:div>
    <w:div w:id="1549493215">
      <w:bodyDiv w:val="1"/>
      <w:marLeft w:val="0"/>
      <w:marRight w:val="0"/>
      <w:marTop w:val="0"/>
      <w:marBottom w:val="0"/>
      <w:divBdr>
        <w:top w:val="none" w:sz="0" w:space="0" w:color="auto"/>
        <w:left w:val="none" w:sz="0" w:space="0" w:color="auto"/>
        <w:bottom w:val="none" w:sz="0" w:space="0" w:color="auto"/>
        <w:right w:val="none" w:sz="0" w:space="0" w:color="auto"/>
      </w:divBdr>
      <w:divsChild>
        <w:div w:id="418210692">
          <w:marLeft w:val="0"/>
          <w:marRight w:val="0"/>
          <w:marTop w:val="0"/>
          <w:marBottom w:val="0"/>
          <w:divBdr>
            <w:top w:val="none" w:sz="0" w:space="0" w:color="auto"/>
            <w:left w:val="none" w:sz="0" w:space="0" w:color="auto"/>
            <w:bottom w:val="none" w:sz="0" w:space="0" w:color="auto"/>
            <w:right w:val="none" w:sz="0" w:space="0" w:color="auto"/>
          </w:divBdr>
          <w:divsChild>
            <w:div w:id="1387489888">
              <w:marLeft w:val="0"/>
              <w:marRight w:val="0"/>
              <w:marTop w:val="0"/>
              <w:marBottom w:val="0"/>
              <w:divBdr>
                <w:top w:val="none" w:sz="0" w:space="0" w:color="auto"/>
                <w:left w:val="none" w:sz="0" w:space="0" w:color="auto"/>
                <w:bottom w:val="none" w:sz="0" w:space="0" w:color="auto"/>
                <w:right w:val="none" w:sz="0" w:space="0" w:color="auto"/>
              </w:divBdr>
              <w:divsChild>
                <w:div w:id="52240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170291">
      <w:bodyDiv w:val="1"/>
      <w:marLeft w:val="0"/>
      <w:marRight w:val="0"/>
      <w:marTop w:val="0"/>
      <w:marBottom w:val="0"/>
      <w:divBdr>
        <w:top w:val="none" w:sz="0" w:space="0" w:color="auto"/>
        <w:left w:val="none" w:sz="0" w:space="0" w:color="auto"/>
        <w:bottom w:val="none" w:sz="0" w:space="0" w:color="auto"/>
        <w:right w:val="none" w:sz="0" w:space="0" w:color="auto"/>
      </w:divBdr>
    </w:div>
    <w:div w:id="1642731026">
      <w:bodyDiv w:val="1"/>
      <w:marLeft w:val="0"/>
      <w:marRight w:val="0"/>
      <w:marTop w:val="0"/>
      <w:marBottom w:val="0"/>
      <w:divBdr>
        <w:top w:val="none" w:sz="0" w:space="0" w:color="auto"/>
        <w:left w:val="none" w:sz="0" w:space="0" w:color="auto"/>
        <w:bottom w:val="none" w:sz="0" w:space="0" w:color="auto"/>
        <w:right w:val="none" w:sz="0" w:space="0" w:color="auto"/>
      </w:divBdr>
    </w:div>
    <w:div w:id="1682464292">
      <w:bodyDiv w:val="1"/>
      <w:marLeft w:val="0"/>
      <w:marRight w:val="0"/>
      <w:marTop w:val="0"/>
      <w:marBottom w:val="0"/>
      <w:divBdr>
        <w:top w:val="none" w:sz="0" w:space="0" w:color="auto"/>
        <w:left w:val="none" w:sz="0" w:space="0" w:color="auto"/>
        <w:bottom w:val="none" w:sz="0" w:space="0" w:color="auto"/>
        <w:right w:val="none" w:sz="0" w:space="0" w:color="auto"/>
      </w:divBdr>
    </w:div>
    <w:div w:id="1700668662">
      <w:bodyDiv w:val="1"/>
      <w:marLeft w:val="0"/>
      <w:marRight w:val="0"/>
      <w:marTop w:val="0"/>
      <w:marBottom w:val="0"/>
      <w:divBdr>
        <w:top w:val="none" w:sz="0" w:space="0" w:color="auto"/>
        <w:left w:val="none" w:sz="0" w:space="0" w:color="auto"/>
        <w:bottom w:val="none" w:sz="0" w:space="0" w:color="auto"/>
        <w:right w:val="none" w:sz="0" w:space="0" w:color="auto"/>
      </w:divBdr>
    </w:div>
    <w:div w:id="1787692614">
      <w:bodyDiv w:val="1"/>
      <w:marLeft w:val="0"/>
      <w:marRight w:val="0"/>
      <w:marTop w:val="0"/>
      <w:marBottom w:val="0"/>
      <w:divBdr>
        <w:top w:val="none" w:sz="0" w:space="0" w:color="auto"/>
        <w:left w:val="none" w:sz="0" w:space="0" w:color="auto"/>
        <w:bottom w:val="none" w:sz="0" w:space="0" w:color="auto"/>
        <w:right w:val="none" w:sz="0" w:space="0" w:color="auto"/>
      </w:divBdr>
    </w:div>
    <w:div w:id="1790319783">
      <w:bodyDiv w:val="1"/>
      <w:marLeft w:val="0"/>
      <w:marRight w:val="0"/>
      <w:marTop w:val="0"/>
      <w:marBottom w:val="0"/>
      <w:divBdr>
        <w:top w:val="none" w:sz="0" w:space="0" w:color="auto"/>
        <w:left w:val="none" w:sz="0" w:space="0" w:color="auto"/>
        <w:bottom w:val="none" w:sz="0" w:space="0" w:color="auto"/>
        <w:right w:val="none" w:sz="0" w:space="0" w:color="auto"/>
      </w:divBdr>
      <w:divsChild>
        <w:div w:id="466777486">
          <w:marLeft w:val="0"/>
          <w:marRight w:val="0"/>
          <w:marTop w:val="0"/>
          <w:marBottom w:val="0"/>
          <w:divBdr>
            <w:top w:val="none" w:sz="0" w:space="0" w:color="auto"/>
            <w:left w:val="none" w:sz="0" w:space="0" w:color="auto"/>
            <w:bottom w:val="none" w:sz="0" w:space="0" w:color="auto"/>
            <w:right w:val="none" w:sz="0" w:space="0" w:color="auto"/>
          </w:divBdr>
          <w:divsChild>
            <w:div w:id="1466125088">
              <w:marLeft w:val="0"/>
              <w:marRight w:val="0"/>
              <w:marTop w:val="0"/>
              <w:marBottom w:val="0"/>
              <w:divBdr>
                <w:top w:val="none" w:sz="0" w:space="0" w:color="auto"/>
                <w:left w:val="none" w:sz="0" w:space="0" w:color="auto"/>
                <w:bottom w:val="none" w:sz="0" w:space="0" w:color="auto"/>
                <w:right w:val="none" w:sz="0" w:space="0" w:color="auto"/>
              </w:divBdr>
              <w:divsChild>
                <w:div w:id="616253831">
                  <w:marLeft w:val="0"/>
                  <w:marRight w:val="0"/>
                  <w:marTop w:val="0"/>
                  <w:marBottom w:val="0"/>
                  <w:divBdr>
                    <w:top w:val="none" w:sz="0" w:space="0" w:color="auto"/>
                    <w:left w:val="none" w:sz="0" w:space="0" w:color="auto"/>
                    <w:bottom w:val="none" w:sz="0" w:space="0" w:color="auto"/>
                    <w:right w:val="none" w:sz="0" w:space="0" w:color="auto"/>
                  </w:divBdr>
                  <w:divsChild>
                    <w:div w:id="204675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51840">
      <w:bodyDiv w:val="1"/>
      <w:marLeft w:val="0"/>
      <w:marRight w:val="0"/>
      <w:marTop w:val="0"/>
      <w:marBottom w:val="0"/>
      <w:divBdr>
        <w:top w:val="none" w:sz="0" w:space="0" w:color="auto"/>
        <w:left w:val="none" w:sz="0" w:space="0" w:color="auto"/>
        <w:bottom w:val="none" w:sz="0" w:space="0" w:color="auto"/>
        <w:right w:val="none" w:sz="0" w:space="0" w:color="auto"/>
      </w:divBdr>
    </w:div>
    <w:div w:id="1840537720">
      <w:bodyDiv w:val="1"/>
      <w:marLeft w:val="0"/>
      <w:marRight w:val="0"/>
      <w:marTop w:val="0"/>
      <w:marBottom w:val="0"/>
      <w:divBdr>
        <w:top w:val="none" w:sz="0" w:space="0" w:color="auto"/>
        <w:left w:val="none" w:sz="0" w:space="0" w:color="auto"/>
        <w:bottom w:val="none" w:sz="0" w:space="0" w:color="auto"/>
        <w:right w:val="none" w:sz="0" w:space="0" w:color="auto"/>
      </w:divBdr>
      <w:divsChild>
        <w:div w:id="465007390">
          <w:marLeft w:val="0"/>
          <w:marRight w:val="0"/>
          <w:marTop w:val="0"/>
          <w:marBottom w:val="0"/>
          <w:divBdr>
            <w:top w:val="none" w:sz="0" w:space="0" w:color="auto"/>
            <w:left w:val="none" w:sz="0" w:space="0" w:color="auto"/>
            <w:bottom w:val="none" w:sz="0" w:space="0" w:color="auto"/>
            <w:right w:val="none" w:sz="0" w:space="0" w:color="auto"/>
          </w:divBdr>
          <w:divsChild>
            <w:div w:id="646395051">
              <w:marLeft w:val="0"/>
              <w:marRight w:val="0"/>
              <w:marTop w:val="0"/>
              <w:marBottom w:val="0"/>
              <w:divBdr>
                <w:top w:val="none" w:sz="0" w:space="0" w:color="auto"/>
                <w:left w:val="none" w:sz="0" w:space="0" w:color="auto"/>
                <w:bottom w:val="none" w:sz="0" w:space="0" w:color="auto"/>
                <w:right w:val="none" w:sz="0" w:space="0" w:color="auto"/>
              </w:divBdr>
              <w:divsChild>
                <w:div w:id="1721973321">
                  <w:marLeft w:val="0"/>
                  <w:marRight w:val="0"/>
                  <w:marTop w:val="0"/>
                  <w:marBottom w:val="0"/>
                  <w:divBdr>
                    <w:top w:val="none" w:sz="0" w:space="0" w:color="auto"/>
                    <w:left w:val="none" w:sz="0" w:space="0" w:color="auto"/>
                    <w:bottom w:val="none" w:sz="0" w:space="0" w:color="auto"/>
                    <w:right w:val="none" w:sz="0" w:space="0" w:color="auto"/>
                  </w:divBdr>
                  <w:divsChild>
                    <w:div w:id="125975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115145">
      <w:bodyDiv w:val="1"/>
      <w:marLeft w:val="0"/>
      <w:marRight w:val="0"/>
      <w:marTop w:val="0"/>
      <w:marBottom w:val="0"/>
      <w:divBdr>
        <w:top w:val="none" w:sz="0" w:space="0" w:color="auto"/>
        <w:left w:val="none" w:sz="0" w:space="0" w:color="auto"/>
        <w:bottom w:val="none" w:sz="0" w:space="0" w:color="auto"/>
        <w:right w:val="none" w:sz="0" w:space="0" w:color="auto"/>
      </w:divBdr>
    </w:div>
    <w:div w:id="1924097884">
      <w:bodyDiv w:val="1"/>
      <w:marLeft w:val="0"/>
      <w:marRight w:val="0"/>
      <w:marTop w:val="0"/>
      <w:marBottom w:val="0"/>
      <w:divBdr>
        <w:top w:val="none" w:sz="0" w:space="0" w:color="auto"/>
        <w:left w:val="none" w:sz="0" w:space="0" w:color="auto"/>
        <w:bottom w:val="none" w:sz="0" w:space="0" w:color="auto"/>
        <w:right w:val="none" w:sz="0" w:space="0" w:color="auto"/>
      </w:divBdr>
    </w:div>
    <w:div w:id="1965039481">
      <w:bodyDiv w:val="1"/>
      <w:marLeft w:val="0"/>
      <w:marRight w:val="0"/>
      <w:marTop w:val="0"/>
      <w:marBottom w:val="0"/>
      <w:divBdr>
        <w:top w:val="none" w:sz="0" w:space="0" w:color="auto"/>
        <w:left w:val="none" w:sz="0" w:space="0" w:color="auto"/>
        <w:bottom w:val="none" w:sz="0" w:space="0" w:color="auto"/>
        <w:right w:val="none" w:sz="0" w:space="0" w:color="auto"/>
      </w:divBdr>
    </w:div>
    <w:div w:id="2095514797">
      <w:bodyDiv w:val="1"/>
      <w:marLeft w:val="0"/>
      <w:marRight w:val="0"/>
      <w:marTop w:val="0"/>
      <w:marBottom w:val="0"/>
      <w:divBdr>
        <w:top w:val="none" w:sz="0" w:space="0" w:color="auto"/>
        <w:left w:val="none" w:sz="0" w:space="0" w:color="auto"/>
        <w:bottom w:val="none" w:sz="0" w:space="0" w:color="auto"/>
        <w:right w:val="none" w:sz="0" w:space="0" w:color="auto"/>
      </w:divBdr>
      <w:divsChild>
        <w:div w:id="1876624164">
          <w:marLeft w:val="0"/>
          <w:marRight w:val="0"/>
          <w:marTop w:val="0"/>
          <w:marBottom w:val="0"/>
          <w:divBdr>
            <w:top w:val="none" w:sz="0" w:space="0" w:color="auto"/>
            <w:left w:val="none" w:sz="0" w:space="0" w:color="auto"/>
            <w:bottom w:val="none" w:sz="0" w:space="0" w:color="auto"/>
            <w:right w:val="none" w:sz="0" w:space="0" w:color="auto"/>
          </w:divBdr>
          <w:divsChild>
            <w:div w:id="1093010732">
              <w:marLeft w:val="0"/>
              <w:marRight w:val="0"/>
              <w:marTop w:val="0"/>
              <w:marBottom w:val="0"/>
              <w:divBdr>
                <w:top w:val="none" w:sz="0" w:space="0" w:color="auto"/>
                <w:left w:val="none" w:sz="0" w:space="0" w:color="auto"/>
                <w:bottom w:val="none" w:sz="0" w:space="0" w:color="auto"/>
                <w:right w:val="none" w:sz="0" w:space="0" w:color="auto"/>
              </w:divBdr>
              <w:divsChild>
                <w:div w:id="2013531002">
                  <w:marLeft w:val="0"/>
                  <w:marRight w:val="0"/>
                  <w:marTop w:val="0"/>
                  <w:marBottom w:val="0"/>
                  <w:divBdr>
                    <w:top w:val="none" w:sz="0" w:space="0" w:color="auto"/>
                    <w:left w:val="none" w:sz="0" w:space="0" w:color="auto"/>
                    <w:bottom w:val="none" w:sz="0" w:space="0" w:color="auto"/>
                    <w:right w:val="none" w:sz="0" w:space="0" w:color="auto"/>
                  </w:divBdr>
                  <w:divsChild>
                    <w:div w:id="15642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4BFB3A-7BD8-46A3-B8BD-08D75DB9C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6078</Words>
  <Characters>34646</Characters>
  <Application>Microsoft Office Word</Application>
  <DocSecurity>0</DocSecurity>
  <Lines>288</Lines>
  <Paragraphs>81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40643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Zou  Tangsheng</dc:creator>
  <cp:keywords/>
  <dc:description/>
  <cp:lastModifiedBy>Nabera  Abhinandan</cp:lastModifiedBy>
  <cp:revision>1433</cp:revision>
  <cp:lastPrinted>2024-11-26T14:25:00Z</cp:lastPrinted>
  <dcterms:created xsi:type="dcterms:W3CDTF">2024-03-25T13:39:00Z</dcterms:created>
  <dcterms:modified xsi:type="dcterms:W3CDTF">2024-11-28T16:29:00Z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endeley Document_1">
    <vt:lpwstr>True</vt:lpwstr>
  </property>
  <property fmtid="{D5CDD505-2E9C-101B-9397-08002B2CF9AE}" pid="4" name="Mendeley Unique User Id_1">
    <vt:lpwstr>7e7f1e18-9fbf-377d-9c2f-b41e4badefa9</vt:lpwstr>
  </property>
  <property fmtid="{D5CDD505-2E9C-101B-9397-08002B2CF9AE}" pid="5" name="Mendeley Citation Style_1">
    <vt:lpwstr>http://www.zotero.org/styles/angewandte-chemie</vt:lpwstr>
  </property>
  <property fmtid="{D5CDD505-2E9C-101B-9397-08002B2CF9AE}" pid="6" name="Mendeley Recent Style Id 0_1">
    <vt:lpwstr>http://www.zotero.org/styles/acs-catalysis</vt:lpwstr>
  </property>
  <property fmtid="{D5CDD505-2E9C-101B-9397-08002B2CF9AE}" pid="7" name="Mendeley Recent Style Name 0_1">
    <vt:lpwstr>ACS Catalysis</vt:lpwstr>
  </property>
  <property fmtid="{D5CDD505-2E9C-101B-9397-08002B2CF9AE}" pid="8" name="Mendeley Recent Style Id 1_1">
    <vt:lpwstr>http://www.zotero.org/styles/advanced-materials</vt:lpwstr>
  </property>
  <property fmtid="{D5CDD505-2E9C-101B-9397-08002B2CF9AE}" pid="9" name="Mendeley Recent Style Name 1_1">
    <vt:lpwstr>Advanced Materials</vt:lpwstr>
  </property>
  <property fmtid="{D5CDD505-2E9C-101B-9397-08002B2CF9AE}" pid="10" name="Mendeley Recent Style Id 2_1">
    <vt:lpwstr>http://www.zotero.org/styles/american-political-science-association</vt:lpwstr>
  </property>
  <property fmtid="{D5CDD505-2E9C-101B-9397-08002B2CF9AE}" pid="11" name="Mendeley Recent Style Name 2_1">
    <vt:lpwstr>American Political Science Association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http://www.zotero.org/styles/angewandte-chemie</vt:lpwstr>
  </property>
  <property fmtid="{D5CDD505-2E9C-101B-9397-08002B2CF9AE}" pid="15" name="Mendeley Recent Style Name 4_1">
    <vt:lpwstr>Angewandte Chemie International Edition</vt:lpwstr>
  </property>
  <property fmtid="{D5CDD505-2E9C-101B-9397-08002B2CF9AE}" pid="16" name="Mendeley Recent Style Id 5_1">
    <vt:lpwstr>http://www.zotero.org/styles/chicago-author-date</vt:lpwstr>
  </property>
  <property fmtid="{D5CDD505-2E9C-101B-9397-08002B2CF9AE}" pid="17" name="Mendeley Recent Style Name 5_1">
    <vt:lpwstr>Chicago Manual of Style 17th edition (author-date)</vt:lpwstr>
  </property>
  <property fmtid="{D5CDD505-2E9C-101B-9397-08002B2CF9AE}" pid="18" name="Mendeley Recent Style Id 6_1">
    <vt:lpwstr>http://www.zotero.org/styles/harvard-cite-them-right</vt:lpwstr>
  </property>
  <property fmtid="{D5CDD505-2E9C-101B-9397-08002B2CF9AE}" pid="19" name="Mendeley Recent Style Name 6_1">
    <vt:lpwstr>Cite Them Right 10th edition - Harvard</vt:lpwstr>
  </property>
  <property fmtid="{D5CDD505-2E9C-101B-9397-08002B2CF9AE}" pid="20" name="Mendeley Recent Style Id 7_1">
    <vt:lpwstr>http://www.zotero.org/styles/energy-and-environmental-science</vt:lpwstr>
  </property>
  <property fmtid="{D5CDD505-2E9C-101B-9397-08002B2CF9AE}" pid="21" name="Mendeley Recent Style Name 7_1">
    <vt:lpwstr>Energy &amp; Environmental Science</vt:lpwstr>
  </property>
  <property fmtid="{D5CDD505-2E9C-101B-9397-08002B2CF9AE}" pid="22" name="Mendeley Recent Style Id 8_1">
    <vt:lpwstr>http://www.zotero.org/styles/journal-of-the-american-chemical-society</vt:lpwstr>
  </property>
  <property fmtid="{D5CDD505-2E9C-101B-9397-08002B2CF9AE}" pid="23" name="Mendeley Recent Style Name 8_1">
    <vt:lpwstr>Journal of the American Chemical Society</vt:lpwstr>
  </property>
  <property fmtid="{D5CDD505-2E9C-101B-9397-08002B2CF9AE}" pid="24" name="Mendeley Recent Style Id 9_1">
    <vt:lpwstr>http://www.zotero.org/styles/nature-chemistry</vt:lpwstr>
  </property>
  <property fmtid="{D5CDD505-2E9C-101B-9397-08002B2CF9AE}" pid="25" name="Mendeley Recent Style Name 9_1">
    <vt:lpwstr>Nature Chemistry</vt:lpwstr>
  </property>
</Properties>
</file>