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FD5AC" w14:textId="2C61F255" w:rsidR="00737294" w:rsidRPr="002F62D1" w:rsidRDefault="005E4007" w:rsidP="00B750B1">
      <w:pPr>
        <w:spacing w:before="60" w:after="60"/>
        <w:jc w:val="right"/>
        <w:rPr>
          <w:rFonts w:ascii="Roboto" w:hAnsi="Roboto" w:cs="Arial"/>
          <w:lang w:val="en-US"/>
        </w:rPr>
      </w:pPr>
      <w:r w:rsidRPr="002F62D1">
        <w:rPr>
          <w:rFonts w:ascii="Roboto" w:hAnsi="Roboto" w:cs="Arial"/>
          <w:lang w:val="en-US"/>
        </w:rPr>
        <w:t xml:space="preserve">Zurich, </w:t>
      </w:r>
      <w:r w:rsidR="004579D3" w:rsidRPr="002F62D1">
        <w:rPr>
          <w:rFonts w:ascii="Roboto" w:hAnsi="Roboto" w:cs="Arial"/>
          <w:lang w:val="en-US"/>
        </w:rPr>
        <w:fldChar w:fldCharType="begin"/>
      </w:r>
      <w:r w:rsidR="004579D3" w:rsidRPr="002F62D1">
        <w:rPr>
          <w:rFonts w:ascii="Roboto" w:hAnsi="Roboto" w:cs="Arial"/>
          <w:lang w:val="en-US"/>
        </w:rPr>
        <w:instrText xml:space="preserve"> TIME  \@ "dd.MM.yy" </w:instrText>
      </w:r>
      <w:r w:rsidR="004579D3" w:rsidRPr="002F62D1">
        <w:rPr>
          <w:rFonts w:ascii="Roboto" w:hAnsi="Roboto" w:cs="Arial"/>
          <w:lang w:val="en-US"/>
        </w:rPr>
        <w:fldChar w:fldCharType="separate"/>
      </w:r>
      <w:r w:rsidR="00B148F6">
        <w:rPr>
          <w:rFonts w:ascii="Roboto" w:hAnsi="Roboto" w:cs="Arial"/>
          <w:noProof/>
          <w:lang w:val="en-US"/>
        </w:rPr>
        <w:t>05.09.24</w:t>
      </w:r>
      <w:r w:rsidR="004579D3" w:rsidRPr="002F62D1">
        <w:rPr>
          <w:rFonts w:ascii="Roboto" w:hAnsi="Roboto" w:cs="Arial"/>
          <w:lang w:val="en-US"/>
        </w:rPr>
        <w:fldChar w:fldCharType="end"/>
      </w:r>
    </w:p>
    <w:p w14:paraId="5A9DD6B9" w14:textId="23B32A69" w:rsidR="003E476B" w:rsidRPr="002F62D1" w:rsidRDefault="00EB739E" w:rsidP="003E476B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bookmarkStart w:id="0" w:name="inhalt"/>
      <w:bookmarkEnd w:id="0"/>
      <w:r w:rsidRPr="002F62D1">
        <w:rPr>
          <w:rFonts w:ascii="Roboto" w:eastAsia="Times New Roman" w:hAnsi="Roboto" w:cs="Arial"/>
          <w:b/>
          <w:lang w:val="en-US"/>
        </w:rPr>
        <w:t>Dr.</w:t>
      </w:r>
      <w:r w:rsidR="001C4379" w:rsidRPr="002F62D1">
        <w:rPr>
          <w:rFonts w:ascii="Roboto" w:eastAsia="Times New Roman" w:hAnsi="Roboto" w:cs="Arial"/>
          <w:b/>
          <w:lang w:val="en-US"/>
        </w:rPr>
        <w:t> </w:t>
      </w:r>
      <w:r w:rsidR="006E2B97" w:rsidRPr="002F62D1">
        <w:rPr>
          <w:rFonts w:ascii="Roboto" w:eastAsia="Times New Roman" w:hAnsi="Roboto" w:cs="Arial"/>
          <w:b/>
          <w:lang w:val="en-US"/>
        </w:rPr>
        <w:t>Thomas Dursch</w:t>
      </w:r>
    </w:p>
    <w:p w14:paraId="59587DD4" w14:textId="017282AD" w:rsidR="00EB739E" w:rsidRPr="002F62D1" w:rsidRDefault="006E2B97" w:rsidP="009D2D44">
      <w:pPr>
        <w:suppressAutoHyphens/>
        <w:spacing w:line="288" w:lineRule="auto"/>
        <w:ind w:right="-86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iCs/>
          <w:lang w:val="en-US"/>
        </w:rPr>
        <w:t xml:space="preserve">Chief </w:t>
      </w:r>
      <w:r w:rsidR="003E476B" w:rsidRPr="002F62D1">
        <w:rPr>
          <w:rFonts w:ascii="Roboto" w:eastAsia="Times New Roman" w:hAnsi="Roboto" w:cs="Arial"/>
          <w:iCs/>
          <w:lang w:val="en-US"/>
        </w:rPr>
        <w:t>Editor</w:t>
      </w:r>
      <w:r w:rsidR="00EB739E" w:rsidRPr="002F62D1">
        <w:rPr>
          <w:rFonts w:ascii="Roboto" w:eastAsia="Times New Roman" w:hAnsi="Roboto" w:cs="Arial"/>
          <w:iCs/>
          <w:lang w:val="en-US"/>
        </w:rPr>
        <w:t>,</w:t>
      </w:r>
      <w:r w:rsidRPr="002F62D1">
        <w:rPr>
          <w:rFonts w:ascii="Roboto" w:eastAsia="Times New Roman" w:hAnsi="Roboto" w:cs="Arial"/>
          <w:iCs/>
          <w:lang w:val="en-US"/>
        </w:rPr>
        <w:t xml:space="preserve"> Nature Chemical Engineering</w:t>
      </w:r>
    </w:p>
    <w:p w14:paraId="5C00FB89" w14:textId="41FA894C" w:rsidR="00EB739E" w:rsidRPr="002F62D1" w:rsidRDefault="00EB739E" w:rsidP="009D2D44">
      <w:pPr>
        <w:suppressAutoHyphens/>
        <w:spacing w:before="240" w:line="288" w:lineRule="auto"/>
        <w:rPr>
          <w:rFonts w:ascii="Roboto" w:eastAsia="Times New Roman" w:hAnsi="Roboto" w:cs="Arial"/>
          <w:b/>
          <w:lang w:val="en-US"/>
        </w:rPr>
      </w:pPr>
      <w:r w:rsidRPr="002F62D1">
        <w:rPr>
          <w:rFonts w:ascii="Roboto" w:eastAsia="Times New Roman" w:hAnsi="Roboto" w:cs="Arial"/>
          <w:b/>
          <w:bCs/>
          <w:lang w:val="en-US"/>
        </w:rPr>
        <w:t>Subject:</w:t>
      </w:r>
      <w:r w:rsidRPr="002F62D1">
        <w:rPr>
          <w:rFonts w:ascii="Roboto" w:eastAsia="Times New Roman" w:hAnsi="Roboto" w:cs="Arial"/>
          <w:lang w:val="en-US"/>
        </w:rPr>
        <w:t xml:space="preserve"> </w:t>
      </w:r>
      <w:r w:rsidR="008B54EA" w:rsidRPr="002F62D1">
        <w:rPr>
          <w:rFonts w:ascii="Roboto" w:eastAsia="Times New Roman" w:hAnsi="Roboto" w:cs="Arial"/>
          <w:lang w:val="en-US"/>
        </w:rPr>
        <w:t xml:space="preserve">Invited Review NATCHEMENG-24061044 </w:t>
      </w:r>
    </w:p>
    <w:p w14:paraId="39DF6219" w14:textId="43720FA3" w:rsidR="004F24DD" w:rsidRPr="002F62D1" w:rsidRDefault="00EB739E" w:rsidP="009D2D44">
      <w:pPr>
        <w:spacing w:before="240" w:line="288" w:lineRule="auto"/>
        <w:jc w:val="both"/>
        <w:rPr>
          <w:rFonts w:ascii="Roboto" w:hAnsi="Roboto"/>
          <w:lang w:val="en-US"/>
        </w:rPr>
      </w:pPr>
      <w:r w:rsidRPr="002F62D1">
        <w:rPr>
          <w:rFonts w:ascii="Roboto" w:eastAsia="Times New Roman" w:hAnsi="Roboto" w:cs="Arial"/>
          <w:lang w:val="en-US"/>
        </w:rPr>
        <w:t xml:space="preserve">Dear </w:t>
      </w:r>
      <w:proofErr w:type="gramStart"/>
      <w:r w:rsidRPr="002F62D1">
        <w:rPr>
          <w:rFonts w:ascii="Roboto" w:eastAsia="Times New Roman" w:hAnsi="Roboto" w:cs="Arial"/>
          <w:lang w:val="en-US"/>
        </w:rPr>
        <w:t>Dr.</w:t>
      </w:r>
      <w:proofErr w:type="gramEnd"/>
      <w:r w:rsidR="001C4379" w:rsidRPr="002F62D1">
        <w:rPr>
          <w:rFonts w:ascii="Roboto" w:eastAsia="Times New Roman" w:hAnsi="Roboto" w:cs="Arial"/>
          <w:lang w:val="en-US"/>
        </w:rPr>
        <w:t> </w:t>
      </w:r>
      <w:r w:rsidR="00E74E32" w:rsidRPr="002F62D1">
        <w:rPr>
          <w:rFonts w:ascii="Roboto" w:eastAsia="Times New Roman" w:hAnsi="Roboto" w:cs="Arial"/>
          <w:lang w:val="en-US"/>
        </w:rPr>
        <w:t>Dursch</w:t>
      </w:r>
      <w:r w:rsidR="00FE05E0" w:rsidRPr="002F62D1">
        <w:rPr>
          <w:rFonts w:ascii="Roboto" w:eastAsia="Times New Roman" w:hAnsi="Roboto" w:cs="Arial"/>
          <w:lang w:val="en-US"/>
        </w:rPr>
        <w:t xml:space="preserve">, dear </w:t>
      </w:r>
      <w:r w:rsidR="008B54EA" w:rsidRPr="002F62D1">
        <w:rPr>
          <w:rFonts w:ascii="Roboto" w:eastAsia="Times New Roman" w:hAnsi="Roboto" w:cs="Arial"/>
          <w:lang w:val="en-US"/>
        </w:rPr>
        <w:t>Tom</w:t>
      </w:r>
      <w:r w:rsidR="00CF1B36" w:rsidRPr="002F62D1">
        <w:rPr>
          <w:rFonts w:ascii="Roboto" w:eastAsia="Times New Roman" w:hAnsi="Roboto" w:cs="Arial"/>
          <w:lang w:val="en-US"/>
        </w:rPr>
        <w:t>,</w:t>
      </w:r>
    </w:p>
    <w:p w14:paraId="4FC4991C" w14:textId="7346698C" w:rsidR="006228D0" w:rsidRPr="00554298" w:rsidRDefault="006228D0" w:rsidP="00C13A0B">
      <w:pPr>
        <w:spacing w:before="60" w:line="288" w:lineRule="auto"/>
        <w:jc w:val="both"/>
        <w:rPr>
          <w:rFonts w:ascii="Roboto" w:hAnsi="Roboto" w:cs="Arial"/>
          <w:b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GB"/>
        </w:rPr>
        <w:t xml:space="preserve">I </w:t>
      </w:r>
      <w:r w:rsidR="002A0066" w:rsidRPr="002F62D1">
        <w:rPr>
          <w:rFonts w:ascii="Roboto" w:hAnsi="Roboto" w:cs="Arial"/>
          <w:snapToGrid w:val="0"/>
          <w:color w:val="000000"/>
          <w:lang w:val="en-GB" w:eastAsia="zh-CN"/>
        </w:rPr>
        <w:t xml:space="preserve">am pleased to </w:t>
      </w:r>
      <w:r w:rsidR="0051669B">
        <w:rPr>
          <w:rFonts w:ascii="Roboto" w:hAnsi="Roboto" w:cs="Arial"/>
          <w:snapToGrid w:val="0"/>
          <w:color w:val="000000"/>
          <w:lang w:val="en-GB"/>
        </w:rPr>
        <w:t>submit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</w:t>
      </w:r>
      <w:r w:rsidRPr="002F62D1">
        <w:rPr>
          <w:rFonts w:ascii="Roboto" w:eastAsiaTheme="minorEastAsia" w:hAnsi="Roboto" w:cs="Arial"/>
          <w:iCs/>
          <w:lang w:val="en-US" w:eastAsia="zh-CN"/>
        </w:rPr>
        <w:t>the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</w:t>
      </w:r>
      <w:r w:rsidR="008B54EA" w:rsidRPr="002F62D1">
        <w:rPr>
          <w:rFonts w:ascii="Roboto" w:hAnsi="Roboto" w:cs="Arial"/>
          <w:snapToGrid w:val="0"/>
          <w:color w:val="000000"/>
          <w:lang w:val="en-GB"/>
        </w:rPr>
        <w:t>invited re</w:t>
      </w:r>
      <w:r w:rsidR="008B54EA" w:rsidRPr="002F62D1">
        <w:rPr>
          <w:rFonts w:ascii="Roboto" w:hAnsi="Roboto" w:cs="Arial"/>
          <w:snapToGrid w:val="0"/>
          <w:color w:val="000000"/>
          <w:lang w:val="en-US"/>
        </w:rPr>
        <w:t>view</w:t>
      </w:r>
      <w:r w:rsidR="0051669B">
        <w:rPr>
          <w:rFonts w:ascii="Roboto" w:hAnsi="Roboto" w:cs="Arial"/>
          <w:snapToGrid w:val="0"/>
          <w:color w:val="000000"/>
          <w:lang w:val="en-US"/>
        </w:rPr>
        <w:t>,</w:t>
      </w:r>
      <w:r w:rsidR="008B54EA" w:rsidRPr="002F62D1">
        <w:rPr>
          <w:rFonts w:ascii="Roboto" w:hAnsi="Roboto" w:cs="Arial"/>
          <w:snapToGrid w:val="0"/>
          <w:color w:val="000000"/>
          <w:lang w:val="en-US"/>
        </w:rPr>
        <w:t xml:space="preserve"> 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>‘</w:t>
      </w:r>
      <w:bookmarkStart w:id="1" w:name="OLE_LINK1"/>
      <w:bookmarkStart w:id="2" w:name="OLE_LINK2"/>
      <w:r w:rsidR="00D56752" w:rsidRPr="002F62D1">
        <w:rPr>
          <w:rFonts w:ascii="Roboto" w:hAnsi="Roboto" w:cs="Arial"/>
          <w:b/>
          <w:lang w:val="en-US"/>
        </w:rPr>
        <w:t xml:space="preserve">The Panorama of Acetylene </w:t>
      </w:r>
      <w:r w:rsidR="00D56752" w:rsidRPr="002F62D1">
        <w:rPr>
          <w:rFonts w:ascii="Roboto" w:eastAsiaTheme="minorEastAsia" w:hAnsi="Roboto" w:cs="Arial"/>
          <w:b/>
          <w:lang w:val="en-US" w:eastAsia="zh-CN"/>
        </w:rPr>
        <w:t>Production and Its Potential Renaissance as a Building Block</w:t>
      </w: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’ </w:t>
      </w:r>
      <w:bookmarkEnd w:id="1"/>
      <w:bookmarkEnd w:id="2"/>
      <w:r w:rsidRPr="002F62D1">
        <w:rPr>
          <w:rFonts w:ascii="Roboto" w:hAnsi="Roboto" w:cs="Arial"/>
          <w:snapToGrid w:val="0"/>
          <w:color w:val="000000"/>
          <w:lang w:val="en-GB"/>
        </w:rPr>
        <w:t>by Z.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Zhang, A.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snapToGrid w:val="0"/>
          <w:color w:val="000000"/>
          <w:lang w:val="en-GB"/>
        </w:rPr>
        <w:t>Nabera, G.</w:t>
      </w:r>
      <w:r w:rsidR="005C32F1" w:rsidRPr="002F62D1">
        <w:rPr>
          <w:rFonts w:ascii="Roboto" w:hAnsi="Roboto" w:cs="Arial"/>
          <w:snapToGrid w:val="0"/>
          <w:color w:val="000000"/>
          <w:lang w:val="en-GB"/>
        </w:rPr>
        <w:t> </w:t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Guillén</w:t>
      </w:r>
      <w:r w:rsidR="005C32F1"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noBreakHyphen/>
      </w:r>
      <w:r w:rsidRPr="002F62D1">
        <w:rPr>
          <w:rFonts w:ascii="Roboto" w:hAnsi="Roboto" w:cs="Arial"/>
          <w:bCs/>
          <w:iCs/>
          <w:snapToGrid w:val="0"/>
          <w:color w:val="000000"/>
          <w:lang w:val="en-US"/>
        </w:rPr>
        <w:t>Gosálbez</w:t>
      </w:r>
      <w:r w:rsidRPr="002F62D1">
        <w:rPr>
          <w:rFonts w:ascii="Roboto" w:hAnsi="Roboto" w:cs="Arial"/>
          <w:snapToGrid w:val="0"/>
          <w:color w:val="000000"/>
          <w:lang w:val="en-GB"/>
        </w:rPr>
        <w:t>, and J. Pérez</w:t>
      </w:r>
      <w:r w:rsidRPr="002F62D1">
        <w:rPr>
          <w:rFonts w:ascii="Roboto" w:hAnsi="Roboto" w:cs="Arial"/>
          <w:snapToGrid w:val="0"/>
          <w:color w:val="000000"/>
          <w:lang w:val="en-GB"/>
        </w:rPr>
        <w:noBreakHyphen/>
        <w:t>Ramírez</w:t>
      </w:r>
      <w:r w:rsidR="008C45B8">
        <w:rPr>
          <w:rFonts w:ascii="Roboto" w:hAnsi="Roboto" w:cs="Arial"/>
          <w:snapToGrid w:val="0"/>
          <w:color w:val="000000"/>
          <w:lang w:val="en-GB"/>
        </w:rPr>
        <w:t>,</w:t>
      </w:r>
      <w:r w:rsidRPr="002F62D1">
        <w:rPr>
          <w:rFonts w:ascii="Roboto" w:hAnsi="Roboto" w:cs="Arial"/>
          <w:snapToGrid w:val="0"/>
          <w:color w:val="000000"/>
          <w:lang w:val="en-GB"/>
        </w:rPr>
        <w:t xml:space="preserve"> for consideration in </w:t>
      </w:r>
      <w:r w:rsidRPr="002F62D1">
        <w:rPr>
          <w:rFonts w:ascii="Roboto" w:hAnsi="Roboto" w:cs="Arial"/>
          <w:snapToGrid w:val="0"/>
          <w:color w:val="000000"/>
          <w:lang w:val="en-US"/>
        </w:rPr>
        <w:t>Nature Chemical Engineering</w:t>
      </w:r>
      <w:r w:rsidRPr="002F62D1">
        <w:rPr>
          <w:rFonts w:ascii="Roboto" w:hAnsi="Roboto" w:cs="Arial"/>
          <w:snapToGrid w:val="0"/>
          <w:color w:val="000000"/>
          <w:lang w:val="en-GB"/>
        </w:rPr>
        <w:t>.</w:t>
      </w:r>
    </w:p>
    <w:p w14:paraId="230A3F12" w14:textId="503611DB" w:rsidR="00725C48" w:rsidRDefault="007C069B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>
        <w:rPr>
          <w:rFonts w:ascii="Roboto" w:eastAsiaTheme="minorEastAsia" w:hAnsi="Roboto" w:cs="Arial" w:hint="eastAsia"/>
          <w:iCs/>
          <w:lang w:val="en-US" w:eastAsia="zh-CN"/>
        </w:rPr>
        <w:t>A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>cetylene was a cornerstone of the chemical industry</w:t>
      </w:r>
      <w:r>
        <w:rPr>
          <w:rFonts w:ascii="Roboto" w:eastAsiaTheme="minorEastAsia" w:hAnsi="Roboto" w:cs="Arial" w:hint="eastAsia"/>
          <w:iCs/>
          <w:lang w:val="en-US" w:eastAsia="zh-CN"/>
        </w:rPr>
        <w:t xml:space="preserve"> b</w:t>
      </w:r>
      <w:r w:rsidRPr="002F62D1">
        <w:rPr>
          <w:rFonts w:ascii="Roboto" w:eastAsiaTheme="minorEastAsia" w:hAnsi="Roboto" w:cs="Arial"/>
          <w:iCs/>
          <w:lang w:val="en-US" w:eastAsia="zh-CN"/>
        </w:rPr>
        <w:t>efore the 1960s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.</w:t>
      </w:r>
      <w:r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H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owever, the </w:t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>long</w:t>
      </w:r>
      <w:r w:rsidR="00242F23">
        <w:rPr>
          <w:rFonts w:ascii="Roboto" w:eastAsiaTheme="minorEastAsia" w:hAnsi="Roboto" w:cs="Arial"/>
          <w:iCs/>
          <w:lang w:val="en-US" w:eastAsia="zh-CN"/>
        </w:rPr>
        <w:noBreakHyphen/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 xml:space="preserve">term </w:t>
      </w:r>
      <w:r w:rsidR="00242F23">
        <w:rPr>
          <w:rFonts w:ascii="Roboto" w:eastAsiaTheme="minorEastAsia" w:hAnsi="Roboto" w:cs="Arial"/>
          <w:iCs/>
          <w:lang w:val="en-US" w:eastAsia="zh-CN"/>
        </w:rPr>
        <w:t>availab</w:t>
      </w:r>
      <w:r w:rsidR="00242F23">
        <w:rPr>
          <w:rFonts w:ascii="Roboto" w:eastAsiaTheme="minorEastAsia" w:hAnsi="Roboto" w:cs="Arial" w:hint="eastAsia"/>
          <w:iCs/>
          <w:lang w:val="en-US" w:eastAsia="zh-CN"/>
        </w:rPr>
        <w:t>ility of inexpensive oil before 1973</w:t>
      </w:r>
      <w:r w:rsidR="00242F2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led to the dominance of ethylene, </w:t>
      </w:r>
      <w:ins w:id="3" w:author="Guillén Gosalbez  Gonzalo" w:date="2024-09-05T07:41:00Z" w16du:dateUtc="2024-09-05T05:41:00Z">
        <w:r w:rsidR="008166D1">
          <w:rPr>
            <w:rFonts w:ascii="Roboto" w:eastAsiaTheme="minorEastAsia" w:hAnsi="Roboto" w:cs="Arial"/>
            <w:iCs/>
            <w:lang w:val="en-US" w:eastAsia="zh-CN"/>
          </w:rPr>
          <w:t xml:space="preserve">mostly </w:t>
        </w:r>
      </w:ins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produced </w:t>
      </w:r>
      <w:r w:rsidR="003878AF" w:rsidRPr="002F62D1">
        <w:rPr>
          <w:rFonts w:ascii="Roboto" w:eastAsiaTheme="minorEastAsia" w:hAnsi="Roboto" w:cs="Arial"/>
          <w:i/>
          <w:iCs/>
          <w:lang w:val="en-US" w:eastAsia="zh-CN"/>
        </w:rPr>
        <w:t>via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 the steam cracking of naphtha. Today, </w:t>
      </w:r>
      <w:r w:rsidR="00447F38">
        <w:rPr>
          <w:rFonts w:ascii="Roboto" w:eastAsiaTheme="minorEastAsia" w:hAnsi="Roboto" w:cs="Arial" w:hint="eastAsia"/>
          <w:iCs/>
          <w:lang w:val="en-US" w:eastAsia="zh-CN"/>
        </w:rPr>
        <w:t xml:space="preserve">global 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>ethylene production stands at a staggering 225 Mt y</w:t>
      </w:r>
      <w:r w:rsidR="003878AF"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>while</w:t>
      </w:r>
      <w:r w:rsidR="003878AF" w:rsidRPr="002F62D1">
        <w:rPr>
          <w:rFonts w:ascii="Roboto" w:eastAsiaTheme="minorEastAsia" w:hAnsi="Roboto" w:cs="Arial"/>
          <w:iCs/>
          <w:lang w:val="en-US" w:eastAsia="zh-CN"/>
        </w:rPr>
        <w:t xml:space="preserve"> 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's 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 xml:space="preserve">output </w:t>
      </w:r>
      <w:r w:rsidR="006A5302">
        <w:rPr>
          <w:rFonts w:ascii="Roboto" w:eastAsiaTheme="minorEastAsia" w:hAnsi="Roboto" w:cs="Arial"/>
          <w:iCs/>
          <w:lang w:val="en-US" w:eastAsia="zh-CN"/>
        </w:rPr>
        <w:t>remains</w:t>
      </w:r>
      <w:r w:rsidR="006A5302">
        <w:rPr>
          <w:rFonts w:ascii="Roboto" w:eastAsiaTheme="minorEastAsia" w:hAnsi="Roboto" w:cs="Arial" w:hint="eastAsia"/>
          <w:iCs/>
          <w:lang w:val="en-US" w:eastAsia="zh-CN"/>
        </w:rPr>
        <w:t xml:space="preserve"> a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modest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11 Mt y</w:t>
      </w:r>
      <w:r w:rsidR="002B3A00" w:rsidRPr="002F62D1">
        <w:rPr>
          <w:rFonts w:ascii="Roboto" w:eastAsiaTheme="minorEastAsia" w:hAnsi="Roboto" w:cs="Arial"/>
          <w:iCs/>
          <w:vertAlign w:val="superscript"/>
          <w:lang w:val="en-US" w:eastAsia="zh-CN"/>
        </w:rPr>
        <w:t>–1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.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Nevertheless, 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fluctuating oil prices present an opportunity for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to regain prevalence in regions with</w:t>
      </w:r>
      <w:r w:rsidR="00FB4E53" w:rsidRPr="00FB4E5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 w:rsidRPr="002F62D1">
        <w:rPr>
          <w:rFonts w:ascii="Roboto" w:eastAsiaTheme="minorEastAsia" w:hAnsi="Roboto" w:cs="Arial"/>
          <w:iCs/>
          <w:lang w:val="en-US" w:eastAsia="zh-CN"/>
        </w:rPr>
        <w:t>abundant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and</w:t>
      </w:r>
      <w:r w:rsidR="00FB4E53" w:rsidRPr="00FB4E53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FB4E53" w:rsidRPr="002F62D1">
        <w:rPr>
          <w:rFonts w:ascii="Roboto" w:eastAsiaTheme="minorEastAsia" w:hAnsi="Roboto" w:cs="Arial"/>
          <w:iCs/>
          <w:lang w:val="en-US" w:eastAsia="zh-CN"/>
        </w:rPr>
        <w:t>cheap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coal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, such as</w:t>
      </w:r>
      <w:r w:rsidR="00AE04CC">
        <w:rPr>
          <w:rFonts w:ascii="Roboto" w:eastAsiaTheme="minorEastAsia" w:hAnsi="Roboto" w:cs="Arial" w:hint="eastAsia"/>
          <w:iCs/>
          <w:lang w:val="en-US" w:eastAsia="zh-CN"/>
        </w:rPr>
        <w:t xml:space="preserve"> China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. 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>Given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A7320E" w:rsidRPr="002F62D1">
        <w:rPr>
          <w:rFonts w:ascii="Roboto" w:eastAsiaTheme="minorEastAsia" w:hAnsi="Roboto" w:cs="Arial"/>
          <w:iCs/>
          <w:lang w:val="en-US" w:eastAsia="zh-CN"/>
        </w:rPr>
        <w:t xml:space="preserve">acetylene's </w:t>
      </w:r>
      <w:r w:rsidR="004C0D20" w:rsidRPr="002F62D1">
        <w:rPr>
          <w:rFonts w:ascii="Roboto" w:eastAsiaTheme="minorEastAsia" w:hAnsi="Roboto" w:cs="Arial"/>
          <w:iCs/>
          <w:lang w:val="en-US" w:eastAsia="zh-CN"/>
        </w:rPr>
        <w:t>higher carbon footprint</w:t>
      </w:r>
      <w:r w:rsidR="00FB4E53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68503F">
        <w:rPr>
          <w:rFonts w:ascii="Roboto" w:eastAsiaTheme="minorEastAsia" w:hAnsi="Roboto" w:cs="Arial"/>
          <w:iCs/>
          <w:lang w:val="en-US" w:eastAsia="zh-CN"/>
        </w:rPr>
        <w:t>develop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ing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17575A" w:rsidRPr="0017575A">
        <w:rPr>
          <w:rFonts w:ascii="Roboto" w:eastAsiaTheme="minorEastAsia" w:hAnsi="Roboto" w:cs="Arial"/>
          <w:iCs/>
          <w:lang w:val="en-US" w:eastAsia="zh-CN"/>
        </w:rPr>
        <w:t xml:space="preserve">‘green acetylene’ 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is </w:t>
      </w:r>
      <w:r w:rsidR="000013E8">
        <w:rPr>
          <w:rFonts w:ascii="Roboto" w:eastAsiaTheme="minorEastAsia" w:hAnsi="Roboto" w:cs="Arial"/>
          <w:iCs/>
          <w:lang w:val="en-US" w:eastAsia="zh-CN"/>
        </w:rPr>
        <w:t>imperative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 to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enab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le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 xml:space="preserve"> it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>s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0013E8">
        <w:rPr>
          <w:rFonts w:ascii="Roboto" w:eastAsiaTheme="minorEastAsia" w:hAnsi="Roboto" w:cs="Arial" w:hint="eastAsia"/>
          <w:iCs/>
          <w:lang w:val="en-US" w:eastAsia="zh-CN"/>
        </w:rPr>
        <w:t xml:space="preserve">widespread use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as</w:t>
      </w:r>
      <w:r w:rsidR="004C5274">
        <w:rPr>
          <w:rFonts w:ascii="Roboto" w:eastAsiaTheme="minorEastAsia" w:hAnsi="Roboto" w:cs="Arial" w:hint="eastAsia"/>
          <w:iCs/>
          <w:lang w:val="en-US" w:eastAsia="zh-CN"/>
        </w:rPr>
        <w:t xml:space="preserve"> a </w:t>
      </w:r>
      <w:r w:rsidR="004C5274">
        <w:rPr>
          <w:rFonts w:ascii="Roboto" w:eastAsiaTheme="minorEastAsia" w:hAnsi="Roboto" w:cs="Arial"/>
          <w:iCs/>
          <w:lang w:val="en-US" w:eastAsia="zh-CN"/>
        </w:rPr>
        <w:t>building</w:t>
      </w:r>
      <w:r w:rsidR="004C5274">
        <w:rPr>
          <w:rFonts w:ascii="Roboto" w:eastAsiaTheme="minorEastAsia" w:hAnsi="Roboto" w:cs="Arial" w:hint="eastAsia"/>
          <w:iCs/>
          <w:lang w:val="en-US" w:eastAsia="zh-CN"/>
        </w:rPr>
        <w:t xml:space="preserve"> block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, potentially </w:t>
      </w:r>
      <w:r w:rsidR="004C0D20">
        <w:rPr>
          <w:rFonts w:ascii="Roboto" w:eastAsiaTheme="minorEastAsia" w:hAnsi="Roboto" w:cs="Arial"/>
          <w:iCs/>
          <w:lang w:val="en-US" w:eastAsia="zh-CN"/>
        </w:rPr>
        <w:t>replacing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ethylene and </w:t>
      </w:r>
      <w:r w:rsidR="00A7320E">
        <w:rPr>
          <w:rFonts w:ascii="Roboto" w:eastAsiaTheme="minorEastAsia" w:hAnsi="Roboto" w:cs="Arial" w:hint="eastAsia"/>
          <w:iCs/>
          <w:lang w:val="en-US" w:eastAsia="zh-CN"/>
        </w:rPr>
        <w:t>marking</w:t>
      </w:r>
      <w:r w:rsidR="004C0D20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945722">
        <w:rPr>
          <w:rFonts w:ascii="Roboto" w:eastAsiaTheme="minorEastAsia" w:hAnsi="Roboto" w:cs="Arial" w:hint="eastAsia"/>
          <w:iCs/>
          <w:lang w:val="en-US" w:eastAsia="zh-CN"/>
        </w:rPr>
        <w:t xml:space="preserve">a rebirth </w:t>
      </w:r>
      <w:r w:rsidR="001A63B2">
        <w:rPr>
          <w:rFonts w:ascii="Roboto" w:eastAsiaTheme="minorEastAsia" w:hAnsi="Roboto" w:cs="Arial"/>
          <w:iCs/>
          <w:lang w:val="en-US" w:eastAsia="zh-CN"/>
        </w:rPr>
        <w:t>for</w:t>
      </w:r>
      <w:r w:rsidR="00945722">
        <w:rPr>
          <w:rFonts w:ascii="Roboto" w:eastAsiaTheme="minorEastAsia" w:hAnsi="Roboto" w:cs="Arial" w:hint="eastAsia"/>
          <w:iCs/>
          <w:lang w:val="en-US" w:eastAsia="zh-CN"/>
        </w:rPr>
        <w:t xml:space="preserve"> acetylene</w:t>
      </w:r>
      <w:r w:rsidR="002B3A00" w:rsidRPr="002F62D1">
        <w:rPr>
          <w:rFonts w:ascii="Roboto" w:eastAsiaTheme="minorEastAsia" w:hAnsi="Roboto" w:cs="Arial"/>
          <w:iCs/>
          <w:lang w:val="en-US" w:eastAsia="zh-CN"/>
        </w:rPr>
        <w:t>.</w:t>
      </w:r>
    </w:p>
    <w:p w14:paraId="36D2764A" w14:textId="6635BE3C" w:rsidR="00372D5C" w:rsidRPr="00500569" w:rsidRDefault="0052759C" w:rsidP="001C4379">
      <w:pPr>
        <w:spacing w:before="60" w:line="288" w:lineRule="auto"/>
        <w:jc w:val="both"/>
        <w:rPr>
          <w:rFonts w:ascii="Roboto" w:eastAsiaTheme="minorEastAsia" w:hAnsi="Roboto" w:cs="Arial"/>
          <w:iCs/>
          <w:lang w:val="en-US" w:eastAsia="zh-CN"/>
        </w:rPr>
      </w:pPr>
      <w:r>
        <w:rPr>
          <w:rFonts w:ascii="Roboto" w:eastAsiaTheme="minorEastAsia" w:hAnsi="Roboto" w:cs="Arial"/>
          <w:iCs/>
          <w:lang w:val="en-US" w:eastAsia="zh-CN"/>
        </w:rPr>
        <w:t xml:space="preserve">In this work, </w:t>
      </w:r>
      <w:r w:rsidR="00725C48">
        <w:rPr>
          <w:rFonts w:ascii="Roboto" w:eastAsiaTheme="minorEastAsia" w:hAnsi="Roboto" w:cs="Arial"/>
          <w:iCs/>
          <w:lang w:val="en-US" w:eastAsia="zh-CN"/>
        </w:rPr>
        <w:t>we</w:t>
      </w:r>
      <w:r w:rsidR="0068503F">
        <w:rPr>
          <w:rFonts w:ascii="Roboto" w:eastAsiaTheme="minorEastAsia" w:hAnsi="Roboto" w:cs="Arial"/>
          <w:iCs/>
          <w:lang w:val="en-US" w:eastAsia="zh-CN"/>
        </w:rPr>
        <w:t xml:space="preserve"> first 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provide an overview of </w:t>
      </w:r>
      <w:r w:rsidR="00D33114">
        <w:rPr>
          <w:rFonts w:ascii="Roboto" w:eastAsiaTheme="minorEastAsia" w:hAnsi="Roboto" w:cs="Arial" w:hint="eastAsia"/>
          <w:iCs/>
          <w:lang w:val="en-US" w:eastAsia="zh-CN"/>
        </w:rPr>
        <w:t>three</w:t>
      </w:r>
      <w:r w:rsidR="00D33114" w:rsidRPr="00D33114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30796D">
        <w:rPr>
          <w:rFonts w:ascii="Roboto" w:eastAsiaTheme="minorEastAsia" w:hAnsi="Roboto" w:cs="Arial" w:hint="eastAsia"/>
          <w:iCs/>
          <w:lang w:val="en-US" w:eastAsia="zh-CN"/>
        </w:rPr>
        <w:t>commercial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acetylene production technologies</w:t>
      </w:r>
      <w:r>
        <w:rPr>
          <w:rFonts w:ascii="Roboto" w:eastAsiaTheme="minorEastAsia" w:hAnsi="Roboto" w:cs="Arial"/>
          <w:iCs/>
          <w:lang w:val="en-US" w:eastAsia="zh-CN"/>
        </w:rPr>
        <w:t>,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>
        <w:rPr>
          <w:rFonts w:ascii="Roboto" w:eastAsiaTheme="minorEastAsia" w:hAnsi="Roboto" w:cs="Arial"/>
          <w:i/>
          <w:iCs/>
          <w:lang w:val="en-US" w:eastAsia="zh-CN"/>
        </w:rPr>
        <w:t>i.e.</w:t>
      </w:r>
      <w:r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the calcium carbide route, thermal plasma, and partial combustion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>highlight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>ing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the disadvantages of each.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W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>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also </w:t>
      </w:r>
      <w:r w:rsidR="00500569">
        <w:rPr>
          <w:rFonts w:ascii="Roboto" w:eastAsiaTheme="minorEastAsia" w:hAnsi="Roboto" w:cs="Arial"/>
          <w:iCs/>
          <w:lang w:val="en-US" w:eastAsia="zh-CN"/>
        </w:rPr>
        <w:t>summarize emerging technologies</w:t>
      </w:r>
      <w:r w:rsidR="00055E4B">
        <w:rPr>
          <w:rFonts w:ascii="Roboto" w:eastAsiaTheme="minorEastAsia" w:hAnsi="Roboto" w:cs="Arial"/>
          <w:iCs/>
          <w:lang w:val="en-US" w:eastAsia="zh-CN"/>
        </w:rPr>
        <w:t>, such as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non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thermal plasma and thermal pyrolysis,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emphasizing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their advantages and the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current </w:t>
      </w:r>
      <w:r w:rsidR="00055E4B">
        <w:rPr>
          <w:rFonts w:ascii="Roboto" w:eastAsiaTheme="minorEastAsia" w:hAnsi="Roboto" w:cs="Arial"/>
          <w:iCs/>
          <w:lang w:val="en-US" w:eastAsia="zh-CN"/>
        </w:rPr>
        <w:t>challenges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055E4B">
        <w:rPr>
          <w:rFonts w:ascii="Roboto" w:eastAsiaTheme="minorEastAsia" w:hAnsi="Roboto" w:cs="Arial"/>
          <w:iCs/>
          <w:lang w:val="en-US" w:eastAsia="zh-CN"/>
        </w:rPr>
        <w:t>to</w:t>
      </w:r>
      <w:r w:rsidR="007665DC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7665DC">
        <w:rPr>
          <w:rFonts w:ascii="Roboto" w:eastAsiaTheme="minorEastAsia" w:hAnsi="Roboto" w:cs="Arial"/>
          <w:iCs/>
          <w:lang w:val="en-US" w:eastAsia="zh-CN"/>
        </w:rPr>
        <w:t>commercialization</w:t>
      </w:r>
      <w:r w:rsidR="00B56017">
        <w:rPr>
          <w:rFonts w:ascii="Roboto" w:eastAsiaTheme="minorEastAsia" w:hAnsi="Roboto" w:cs="Arial"/>
          <w:iCs/>
          <w:lang w:val="en-US" w:eastAsia="zh-CN"/>
        </w:rPr>
        <w:t>. Further, we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explore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advancements in </w:t>
      </w:r>
      <w:r w:rsidR="00C436A8">
        <w:rPr>
          <w:rFonts w:ascii="Roboto" w:eastAsiaTheme="minorEastAsia" w:hAnsi="Roboto" w:cs="Arial"/>
          <w:iCs/>
          <w:lang w:val="en-US" w:eastAsia="zh-CN"/>
        </w:rPr>
        <w:t>catalyst development</w:t>
      </w:r>
      <w:r w:rsidR="00C436A8">
        <w:rPr>
          <w:rFonts w:ascii="Roboto" w:eastAsiaTheme="minorEastAsia" w:hAnsi="Roboto" w:cs="Arial" w:hint="eastAsia"/>
          <w:iCs/>
          <w:lang w:val="en-US" w:eastAsia="zh-CN"/>
        </w:rPr>
        <w:t>,</w:t>
      </w:r>
      <w:r w:rsidR="00C436A8">
        <w:rPr>
          <w:rFonts w:ascii="Roboto" w:eastAsiaTheme="minorEastAsia" w:hAnsi="Roboto" w:cs="Arial"/>
          <w:iCs/>
          <w:lang w:val="en-US" w:eastAsia="zh-CN"/>
        </w:rPr>
        <w:t xml:space="preserve"> </w:t>
      </w:r>
      <w:r w:rsidR="00055E4B">
        <w:rPr>
          <w:rFonts w:ascii="Roboto" w:eastAsiaTheme="minorEastAsia" w:hAnsi="Roboto" w:cs="Arial"/>
          <w:iCs/>
          <w:lang w:val="en-US" w:eastAsia="zh-CN"/>
        </w:rPr>
        <w:t xml:space="preserve">as well as </w:t>
      </w:r>
      <w:r w:rsidR="00500569">
        <w:rPr>
          <w:rFonts w:ascii="Roboto" w:eastAsiaTheme="minorEastAsia" w:hAnsi="Roboto" w:cs="Arial"/>
          <w:iCs/>
          <w:lang w:val="en-US" w:eastAsia="zh-CN"/>
        </w:rPr>
        <w:t>reactor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and process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design for these technologies. </w:t>
      </w:r>
      <w:r w:rsidR="00B56017">
        <w:rPr>
          <w:rFonts w:ascii="Roboto" w:eastAsiaTheme="minorEastAsia" w:hAnsi="Roboto" w:cs="Arial"/>
          <w:iCs/>
          <w:lang w:val="en-US" w:eastAsia="zh-CN"/>
        </w:rPr>
        <w:t>Considering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the primary application of acetylene </w:t>
      </w:r>
      <w:r w:rsidR="00B56017" w:rsidRPr="005C6A68">
        <w:rPr>
          <w:rFonts w:ascii="Roboto" w:eastAsiaTheme="minorEastAsia" w:hAnsi="Roboto" w:cs="Arial"/>
          <w:i/>
          <w:iCs/>
          <w:lang w:val="en-US" w:eastAsia="zh-CN"/>
        </w:rPr>
        <w:t>i.e.</w:t>
      </w:r>
      <w:r w:rsidR="00B56017">
        <w:rPr>
          <w:rFonts w:ascii="Roboto" w:eastAsiaTheme="minorEastAsia" w:hAnsi="Roboto" w:cs="Arial"/>
          <w:iCs/>
          <w:lang w:val="en-US" w:eastAsia="zh-CN"/>
        </w:rPr>
        <w:t xml:space="preserve">, </w:t>
      </w:r>
      <w:r w:rsidR="00500569">
        <w:rPr>
          <w:rFonts w:ascii="Roboto" w:eastAsiaTheme="minorEastAsia" w:hAnsi="Roboto" w:cs="Arial"/>
          <w:iCs/>
          <w:lang w:val="en-US" w:eastAsia="zh-CN"/>
        </w:rPr>
        <w:t>vinyl chloride monomer (VCM) production</w:t>
      </w:r>
      <w:r w:rsidR="00B56017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we find that the coal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based acetylene route </w:t>
      </w:r>
      <w:del w:id="4" w:author="Guillén Gosalbez  Gonzalo" w:date="2024-09-05T07:42:00Z" w16du:dateUtc="2024-09-05T05:42:00Z">
        <w:r w:rsidR="00500569" w:rsidDel="008166D1">
          <w:rPr>
            <w:rFonts w:ascii="Roboto" w:eastAsiaTheme="minorEastAsia" w:hAnsi="Roboto" w:cs="Arial"/>
            <w:iCs/>
            <w:lang w:val="en-US" w:eastAsia="zh-CN"/>
          </w:rPr>
          <w:delText xml:space="preserve">is </w:delText>
        </w:r>
      </w:del>
      <w:ins w:id="5" w:author="Guillén Gosalbez  Gonzalo" w:date="2024-09-05T07:42:00Z" w16du:dateUtc="2024-09-05T05:42:00Z">
        <w:r w:rsidR="008166D1">
          <w:rPr>
            <w:rFonts w:ascii="Roboto" w:eastAsiaTheme="minorEastAsia" w:hAnsi="Roboto" w:cs="Arial"/>
            <w:iCs/>
            <w:lang w:val="en-US" w:eastAsia="zh-CN"/>
          </w:rPr>
          <w:t xml:space="preserve">can be </w:t>
        </w:r>
      </w:ins>
      <w:r w:rsidR="00500569">
        <w:rPr>
          <w:rFonts w:ascii="Roboto" w:eastAsiaTheme="minorEastAsia" w:hAnsi="Roboto" w:cs="Arial"/>
          <w:iCs/>
          <w:lang w:val="en-US" w:eastAsia="zh-CN"/>
        </w:rPr>
        <w:t>more economical than</w:t>
      </w:r>
      <w:r w:rsidR="00DA22EE">
        <w:rPr>
          <w:rFonts w:ascii="Roboto" w:eastAsiaTheme="minorEastAsia" w:hAnsi="Roboto" w:cs="Arial"/>
          <w:iCs/>
          <w:lang w:val="en-US" w:eastAsia="zh-CN"/>
        </w:rPr>
        <w:t xml:space="preserve"> the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ethylene</w:t>
      </w:r>
      <w:r w:rsidR="00500569">
        <w:rPr>
          <w:rFonts w:ascii="Roboto" w:eastAsiaTheme="minorEastAsia" w:hAnsi="Roboto" w:cs="Arial"/>
          <w:iCs/>
          <w:lang w:val="en-US" w:eastAsia="zh-CN"/>
        </w:rPr>
        <w:noBreakHyphen/>
        <w:t xml:space="preserve">based </w:t>
      </w:r>
      <w:r w:rsidR="00DA22EE">
        <w:rPr>
          <w:rFonts w:ascii="Roboto" w:eastAsiaTheme="minorEastAsia" w:hAnsi="Roboto" w:cs="Arial"/>
          <w:iCs/>
          <w:lang w:val="en-US" w:eastAsia="zh-CN"/>
        </w:rPr>
        <w:t>route</w:t>
      </w:r>
      <w:r w:rsidR="00A37A37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but </w:t>
      </w:r>
      <w:del w:id="6" w:author="Guillén Gosalbez  Gonzalo" w:date="2024-09-05T07:42:00Z" w16du:dateUtc="2024-09-05T05:42:00Z">
        <w:r w:rsidR="00A74084" w:rsidDel="008166D1">
          <w:rPr>
            <w:rFonts w:ascii="Roboto" w:eastAsiaTheme="minorEastAsia" w:hAnsi="Roboto" w:cs="Arial"/>
            <w:iCs/>
            <w:lang w:val="en-US" w:eastAsia="zh-CN"/>
          </w:rPr>
          <w:delText xml:space="preserve">it </w:delText>
        </w:r>
        <w:r w:rsidR="00500569" w:rsidDel="008166D1">
          <w:rPr>
            <w:rFonts w:ascii="Roboto" w:eastAsiaTheme="minorEastAsia" w:hAnsi="Roboto" w:cs="Arial"/>
            <w:iCs/>
            <w:lang w:val="en-US" w:eastAsia="zh-CN"/>
          </w:rPr>
          <w:delText>has</w:delText>
        </w:r>
      </w:del>
      <w:ins w:id="7" w:author="Guillén Gosalbez  Gonzalo" w:date="2024-09-05T07:42:00Z" w16du:dateUtc="2024-09-05T05:42:00Z">
        <w:r w:rsidR="008166D1">
          <w:rPr>
            <w:rFonts w:ascii="Roboto" w:eastAsiaTheme="minorEastAsia" w:hAnsi="Roboto" w:cs="Arial"/>
            <w:iCs/>
            <w:lang w:val="en-US" w:eastAsia="zh-CN"/>
          </w:rPr>
          <w:t>leads to</w:t>
        </w:r>
      </w:ins>
      <w:r w:rsidR="00500569">
        <w:rPr>
          <w:rFonts w:ascii="Roboto" w:eastAsiaTheme="minorEastAsia" w:hAnsi="Roboto" w:cs="Arial"/>
          <w:iCs/>
          <w:lang w:val="en-US" w:eastAsia="zh-CN"/>
        </w:rPr>
        <w:t xml:space="preserve"> a 2.5 times higher carbon footprint. Therefore, we propose 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routes </w:t>
      </w:r>
      <w:del w:id="8" w:author="Guillén Gosalbez  Gonzalo" w:date="2024-09-05T07:44:00Z" w16du:dateUtc="2024-09-05T05:44:00Z">
        <w:r w:rsidR="00500569" w:rsidDel="008166D1">
          <w:rPr>
            <w:rFonts w:ascii="Roboto" w:eastAsiaTheme="minorEastAsia" w:hAnsi="Roboto" w:cs="Arial"/>
            <w:iCs/>
            <w:lang w:val="en-US" w:eastAsia="zh-CN"/>
          </w:rPr>
          <w:delText xml:space="preserve">using </w:delText>
        </w:r>
      </w:del>
      <w:ins w:id="9" w:author="Guillén Gosalbez  Gonzalo" w:date="2024-09-05T07:44:00Z" w16du:dateUtc="2024-09-05T05:44:00Z">
        <w:r w:rsidR="008166D1">
          <w:rPr>
            <w:rFonts w:ascii="Roboto" w:eastAsiaTheme="minorEastAsia" w:hAnsi="Roboto" w:cs="Arial"/>
            <w:iCs/>
            <w:lang w:val="en-US" w:eastAsia="zh-CN"/>
          </w:rPr>
          <w:t xml:space="preserve">based on </w:t>
        </w:r>
      </w:ins>
      <w:r w:rsidR="00500569">
        <w:rPr>
          <w:rFonts w:ascii="Roboto" w:eastAsiaTheme="minorEastAsia" w:hAnsi="Roboto" w:cs="Arial"/>
          <w:iCs/>
          <w:lang w:val="en-US" w:eastAsia="zh-CN"/>
        </w:rPr>
        <w:t>renewable carbon sources (</w:t>
      </w:r>
      <w:r w:rsidR="00500569">
        <w:rPr>
          <w:rFonts w:ascii="Roboto" w:eastAsiaTheme="minorEastAsia" w:hAnsi="Roboto" w:cs="Arial"/>
          <w:i/>
          <w:iCs/>
          <w:lang w:val="en-US" w:eastAsia="zh-CN"/>
        </w:rPr>
        <w:t>e.g.</w:t>
      </w:r>
      <w:r w:rsidR="00055E4B">
        <w:rPr>
          <w:rFonts w:ascii="Roboto" w:eastAsiaTheme="minorEastAsia" w:hAnsi="Roboto" w:cs="Arial"/>
          <w:iCs/>
          <w:lang w:val="en-US" w:eastAsia="zh-CN"/>
        </w:rPr>
        <w:t>,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biochar, biomethane) and decarbonized electricity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, </w:t>
      </w:r>
      <w:r w:rsidR="00DA22EE">
        <w:rPr>
          <w:rFonts w:ascii="Roboto" w:eastAsiaTheme="minorEastAsia" w:hAnsi="Roboto" w:cs="Arial"/>
          <w:iCs/>
          <w:lang w:val="en-US" w:eastAsia="zh-CN"/>
        </w:rPr>
        <w:t>and we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</w:t>
      </w:r>
      <w:r w:rsidR="00500569">
        <w:rPr>
          <w:rFonts w:ascii="Roboto" w:eastAsiaTheme="minorEastAsia" w:hAnsi="Roboto" w:cs="Arial"/>
          <w:iCs/>
          <w:lang w:val="en-US" w:eastAsia="zh-CN"/>
        </w:rPr>
        <w:t>assess the</w:t>
      </w:r>
      <w:r w:rsidR="00DA22EE">
        <w:rPr>
          <w:rFonts w:ascii="Roboto" w:eastAsiaTheme="minorEastAsia" w:hAnsi="Roboto" w:cs="Arial"/>
          <w:iCs/>
          <w:lang w:val="en-US" w:eastAsia="zh-CN"/>
        </w:rPr>
        <w:t>ir</w:t>
      </w:r>
      <w:r w:rsidR="00500569">
        <w:rPr>
          <w:rFonts w:ascii="Roboto" w:eastAsiaTheme="minorEastAsia" w:hAnsi="Roboto" w:cs="Arial"/>
          <w:iCs/>
          <w:lang w:val="en-US" w:eastAsia="zh-CN"/>
        </w:rPr>
        <w:t xml:space="preserve"> economic viability</w:t>
      </w:r>
      <w:r w:rsidR="00442339">
        <w:rPr>
          <w:rFonts w:ascii="Roboto" w:eastAsiaTheme="minorEastAsia" w:hAnsi="Roboto" w:cs="Arial" w:hint="eastAsia"/>
          <w:iCs/>
          <w:lang w:val="en-US" w:eastAsia="zh-CN"/>
        </w:rPr>
        <w:t xml:space="preserve"> and environmental impacts</w:t>
      </w:r>
      <w:del w:id="10" w:author="Guillén Gosalbez  Gonzalo" w:date="2024-09-05T07:44:00Z" w16du:dateUtc="2024-09-05T05:44:00Z">
        <w:r w:rsidR="002F1FF7" w:rsidDel="008166D1">
          <w:rPr>
            <w:rFonts w:ascii="Roboto" w:eastAsiaTheme="minorEastAsia" w:hAnsi="Roboto" w:cs="Arial" w:hint="eastAsia"/>
            <w:iCs/>
            <w:lang w:val="en-US" w:eastAsia="zh-CN"/>
          </w:rPr>
          <w:delText xml:space="preserve"> </w:delText>
        </w:r>
      </w:del>
      <w:ins w:id="11" w:author="Guillén Gosalbez  Gonzalo" w:date="2024-09-05T07:44:00Z" w16du:dateUtc="2024-09-05T05:44:00Z">
        <w:r w:rsidR="008166D1">
          <w:rPr>
            <w:rFonts w:ascii="Roboto" w:eastAsiaTheme="minorEastAsia" w:hAnsi="Roboto" w:cs="Arial"/>
            <w:iCs/>
            <w:lang w:val="en-US" w:eastAsia="zh-CN"/>
          </w:rPr>
          <w:t xml:space="preserve"> to</w:t>
        </w:r>
      </w:ins>
      <w:ins w:id="12" w:author="Guillén Gosalbez  Gonzalo" w:date="2024-09-05T07:45:00Z" w16du:dateUtc="2024-09-05T05:45:00Z">
        <w:r w:rsidR="008166D1">
          <w:rPr>
            <w:rFonts w:ascii="Roboto" w:eastAsiaTheme="minorEastAsia" w:hAnsi="Roboto" w:cs="Arial"/>
            <w:iCs/>
            <w:lang w:val="en-US" w:eastAsia="zh-CN"/>
          </w:rPr>
          <w:t xml:space="preserve"> critically </w:t>
        </w:r>
      </w:ins>
      <w:ins w:id="13" w:author="Guillén Gosalbez  Gonzalo" w:date="2024-09-05T08:06:00Z" w16du:dateUtc="2024-09-05T06:06:00Z">
        <w:r w:rsidR="00B148F6">
          <w:rPr>
            <w:rFonts w:ascii="Roboto" w:eastAsiaTheme="minorEastAsia" w:hAnsi="Roboto" w:cs="Arial"/>
            <w:iCs/>
            <w:lang w:val="en-US" w:eastAsia="zh-CN"/>
          </w:rPr>
          <w:t>study</w:t>
        </w:r>
      </w:ins>
      <w:ins w:id="14" w:author="Guillén Gosalbez  Gonzalo" w:date="2024-09-05T07:45:00Z" w16du:dateUtc="2024-09-05T05:45:00Z">
        <w:r w:rsidR="008166D1">
          <w:rPr>
            <w:rFonts w:ascii="Roboto" w:eastAsiaTheme="minorEastAsia" w:hAnsi="Roboto" w:cs="Arial"/>
            <w:iCs/>
            <w:lang w:val="en-US" w:eastAsia="zh-CN"/>
          </w:rPr>
          <w:t xml:space="preserve"> their potential</w:t>
        </w:r>
      </w:ins>
      <w:del w:id="15" w:author="Guillén Gosalbez  Gonzalo" w:date="2024-09-05T07:44:00Z" w16du:dateUtc="2024-09-05T05:44:00Z">
        <w:r w:rsidR="002F1FF7" w:rsidDel="008166D1">
          <w:rPr>
            <w:rFonts w:ascii="Roboto" w:eastAsiaTheme="minorEastAsia" w:hAnsi="Roboto" w:cs="Arial" w:hint="eastAsia"/>
            <w:iCs/>
            <w:lang w:val="en-US" w:eastAsia="zh-CN"/>
          </w:rPr>
          <w:delText xml:space="preserve">through </w:delText>
        </w:r>
        <w:r w:rsidR="00500569" w:rsidDel="008166D1">
          <w:rPr>
            <w:rFonts w:ascii="Roboto" w:eastAsiaTheme="minorEastAsia" w:hAnsi="Roboto" w:cs="Arial"/>
            <w:iCs/>
            <w:lang w:val="en-US" w:eastAsia="zh-CN"/>
          </w:rPr>
          <w:delText>techno</w:delText>
        </w:r>
        <w:r w:rsidR="00017ADC" w:rsidDel="008166D1">
          <w:rPr>
            <w:rFonts w:ascii="Roboto" w:eastAsiaTheme="minorEastAsia" w:hAnsi="Roboto" w:cs="Arial"/>
            <w:iCs/>
            <w:lang w:val="en-US" w:eastAsia="zh-CN"/>
          </w:rPr>
          <w:noBreakHyphen/>
        </w:r>
        <w:r w:rsidR="00500569" w:rsidDel="008166D1">
          <w:rPr>
            <w:rFonts w:ascii="Roboto" w:eastAsiaTheme="minorEastAsia" w:hAnsi="Roboto" w:cs="Arial"/>
            <w:iCs/>
            <w:lang w:val="en-US" w:eastAsia="zh-CN"/>
          </w:rPr>
          <w:delText>economic and life cycle assessments</w:delText>
        </w:r>
      </w:del>
      <w:r w:rsidR="00017ADC">
        <w:rPr>
          <w:rFonts w:ascii="Roboto" w:eastAsiaTheme="minorEastAsia" w:hAnsi="Roboto" w:cs="Arial"/>
          <w:iCs/>
          <w:lang w:val="en-US" w:eastAsia="zh-CN"/>
        </w:rPr>
        <w:t xml:space="preserve">. Finally, </w:t>
      </w:r>
      <w:ins w:id="16" w:author="Guillén Gosalbez  Gonzalo" w:date="2024-09-05T07:46:00Z" w16du:dateUtc="2024-09-05T05:46:00Z">
        <w:r w:rsidR="008166D1">
          <w:rPr>
            <w:rFonts w:ascii="Roboto" w:eastAsiaTheme="minorEastAsia" w:hAnsi="Roboto" w:cs="Arial"/>
            <w:iCs/>
            <w:lang w:val="en-US" w:eastAsia="zh-CN"/>
          </w:rPr>
          <w:t xml:space="preserve">underpinned by our quantitative analysis, </w:t>
        </w:r>
      </w:ins>
      <w:r w:rsidR="00017ADC">
        <w:rPr>
          <w:rFonts w:ascii="Roboto" w:eastAsiaTheme="minorEastAsia" w:hAnsi="Roboto" w:cs="Arial"/>
          <w:iCs/>
          <w:lang w:val="en-US" w:eastAsia="zh-CN"/>
        </w:rPr>
        <w:t>we discuss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 short</w:t>
      </w:r>
      <w:r w:rsidR="002F1FF7">
        <w:rPr>
          <w:rFonts w:ascii="Roboto" w:eastAsiaTheme="minorEastAsia" w:hAnsi="Roboto" w:cs="Arial"/>
          <w:iCs/>
          <w:lang w:val="en-US" w:eastAsia="zh-CN"/>
        </w:rPr>
        <w:noBreakHyphen/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term and long</w:t>
      </w:r>
      <w:r w:rsidR="002F1FF7">
        <w:rPr>
          <w:rFonts w:ascii="Roboto" w:eastAsiaTheme="minorEastAsia" w:hAnsi="Roboto" w:cs="Arial"/>
          <w:iCs/>
          <w:lang w:val="en-US" w:eastAsia="zh-CN"/>
        </w:rPr>
        <w:noBreakHyphen/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 xml:space="preserve">term 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strategies for </w:t>
      </w:r>
      <w:r w:rsidR="002F1FF7">
        <w:rPr>
          <w:rFonts w:ascii="Roboto" w:eastAsiaTheme="minorEastAsia" w:hAnsi="Roboto" w:cs="Arial" w:hint="eastAsia"/>
          <w:iCs/>
          <w:lang w:val="en-US" w:eastAsia="zh-CN"/>
        </w:rPr>
        <w:t>a</w:t>
      </w:r>
      <w:r w:rsidR="00017ADC">
        <w:rPr>
          <w:rFonts w:ascii="Roboto" w:eastAsiaTheme="minorEastAsia" w:hAnsi="Roboto" w:cs="Arial"/>
          <w:iCs/>
          <w:lang w:val="en-US" w:eastAsia="zh-CN"/>
        </w:rPr>
        <w:t xml:space="preserve"> grand transition toward acetylene</w:t>
      </w:r>
      <w:r w:rsidR="00017ADC">
        <w:rPr>
          <w:rFonts w:ascii="Roboto" w:eastAsiaTheme="minorEastAsia" w:hAnsi="Roboto" w:cs="Arial"/>
          <w:iCs/>
          <w:lang w:val="en-US" w:eastAsia="zh-CN"/>
        </w:rPr>
        <w:noBreakHyphen/>
        <w:t>based chemical production, potentially expanding its relevance as the industry strives for sustainability.</w:t>
      </w:r>
    </w:p>
    <w:p w14:paraId="06F08C7E" w14:textId="0F361EA2" w:rsidR="00836FF1" w:rsidRPr="002F62D1" w:rsidRDefault="00B56017" w:rsidP="00AE1633">
      <w:pPr>
        <w:spacing w:before="60" w:line="288" w:lineRule="auto"/>
        <w:jc w:val="both"/>
        <w:rPr>
          <w:rFonts w:ascii="Roboto" w:hAnsi="Roboto" w:cs="Arial"/>
          <w:lang w:val="en-US" w:eastAsia="zh-CN"/>
        </w:rPr>
      </w:pPr>
      <w:r>
        <w:rPr>
          <w:rFonts w:ascii="Roboto" w:hAnsi="Roboto" w:cs="Arial"/>
          <w:lang w:val="en-US" w:eastAsia="zh-CN"/>
        </w:rPr>
        <w:t>Overall, t</w:t>
      </w:r>
      <w:r w:rsidR="006969B1" w:rsidRPr="002F62D1">
        <w:rPr>
          <w:rFonts w:ascii="Roboto" w:hAnsi="Roboto" w:cs="Arial"/>
          <w:lang w:val="en-US" w:eastAsia="zh-CN"/>
        </w:rPr>
        <w:t xml:space="preserve">his review examines </w:t>
      </w:r>
      <w:r>
        <w:rPr>
          <w:rFonts w:ascii="Roboto" w:hAnsi="Roboto" w:cs="Arial"/>
          <w:lang w:val="en-US" w:eastAsia="zh-CN"/>
        </w:rPr>
        <w:t xml:space="preserve">acetylene </w:t>
      </w:r>
      <w:r w:rsidR="006969B1" w:rsidRPr="002F62D1">
        <w:rPr>
          <w:rFonts w:ascii="Roboto" w:hAnsi="Roboto" w:cs="Arial"/>
          <w:lang w:val="en-US" w:eastAsia="zh-CN"/>
        </w:rPr>
        <w:t>production technologies, proposes sustainable initiatives, and highlights future applications to reignite interest in this versatile molecule.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1D65A2" w:rsidRPr="001D65A2">
        <w:rPr>
          <w:rFonts w:ascii="Roboto" w:hAnsi="Roboto" w:cs="Arial"/>
          <w:lang w:val="en-US" w:eastAsia="zh-CN"/>
        </w:rPr>
        <w:t xml:space="preserve">We have strived to make this </w:t>
      </w:r>
      <w:r w:rsidR="0047254D">
        <w:rPr>
          <w:rFonts w:ascii="Roboto" w:hAnsi="Roboto" w:cs="Arial" w:hint="eastAsia"/>
          <w:lang w:val="en-US" w:eastAsia="zh-CN"/>
        </w:rPr>
        <w:t>review</w:t>
      </w:r>
      <w:r w:rsidR="001D65A2" w:rsidRPr="001D65A2">
        <w:rPr>
          <w:rFonts w:ascii="Roboto" w:hAnsi="Roboto" w:cs="Arial"/>
          <w:lang w:val="en-US" w:eastAsia="zh-CN"/>
        </w:rPr>
        <w:t xml:space="preserve"> overwhelmingly chemical engineering</w:t>
      </w:r>
      <w:r w:rsidR="001D65A2">
        <w:rPr>
          <w:rFonts w:ascii="Roboto" w:hAnsi="Roboto" w:cs="Arial" w:hint="eastAsia"/>
          <w:lang w:val="en-US" w:eastAsia="zh-CN"/>
        </w:rPr>
        <w:t>, as the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2F1FF7">
        <w:rPr>
          <w:rFonts w:ascii="Roboto" w:hAnsi="Roboto" w:cs="Arial"/>
          <w:lang w:val="en-US" w:eastAsia="zh-CN"/>
        </w:rPr>
        <w:t>trajectory</w:t>
      </w:r>
      <w:r w:rsidR="002F1FF7">
        <w:rPr>
          <w:rFonts w:ascii="Roboto" w:hAnsi="Roboto" w:cs="Arial" w:hint="eastAsia"/>
          <w:lang w:val="en-US" w:eastAsia="zh-CN"/>
        </w:rPr>
        <w:t xml:space="preserve"> towards </w:t>
      </w:r>
      <w:r w:rsidR="001D65A2" w:rsidRPr="0017575A">
        <w:rPr>
          <w:rFonts w:ascii="Roboto" w:eastAsiaTheme="minorEastAsia" w:hAnsi="Roboto" w:cs="Arial"/>
          <w:iCs/>
          <w:lang w:val="en-US" w:eastAsia="zh-CN"/>
        </w:rPr>
        <w:t xml:space="preserve">‘green acetylene’ </w:t>
      </w:r>
      <w:r w:rsidR="00BA5E80">
        <w:rPr>
          <w:rFonts w:ascii="Roboto" w:hAnsi="Roboto" w:cs="Arial"/>
          <w:lang w:val="en-US" w:eastAsia="zh-CN"/>
        </w:rPr>
        <w:t>closely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2F1FF7">
        <w:rPr>
          <w:rFonts w:ascii="Roboto" w:hAnsi="Roboto" w:cs="Arial"/>
          <w:lang w:val="en-US" w:eastAsia="zh-CN"/>
        </w:rPr>
        <w:t>alig</w:t>
      </w:r>
      <w:r w:rsidR="00BA5E80">
        <w:rPr>
          <w:rFonts w:ascii="Roboto" w:hAnsi="Roboto" w:cs="Arial"/>
          <w:lang w:val="en-US" w:eastAsia="zh-CN"/>
        </w:rPr>
        <w:t>ns</w:t>
      </w:r>
      <w:r w:rsidR="002F1FF7">
        <w:rPr>
          <w:rFonts w:ascii="Roboto" w:hAnsi="Roboto" w:cs="Arial" w:hint="eastAsia"/>
          <w:lang w:val="en-US" w:eastAsia="zh-CN"/>
        </w:rPr>
        <w:t xml:space="preserve"> </w:t>
      </w:r>
      <w:r w:rsidR="006969B1" w:rsidRPr="002F62D1">
        <w:rPr>
          <w:rFonts w:ascii="Roboto" w:hAnsi="Roboto" w:cs="Arial"/>
          <w:lang w:val="en-US" w:eastAsia="zh-CN"/>
        </w:rPr>
        <w:t xml:space="preserve">with the goals of </w:t>
      </w:r>
      <w:r w:rsidR="006969B1" w:rsidRPr="008166D1">
        <w:rPr>
          <w:rFonts w:ascii="Roboto" w:hAnsi="Roboto" w:cs="Arial"/>
          <w:i/>
          <w:iCs/>
          <w:lang w:val="en-US" w:eastAsia="zh-CN"/>
          <w:rPrChange w:id="17" w:author="Guillén Gosalbez  Gonzalo" w:date="2024-09-05T07:47:00Z" w16du:dateUtc="2024-09-05T05:47:00Z">
            <w:rPr>
              <w:rFonts w:ascii="Roboto" w:hAnsi="Roboto" w:cs="Arial"/>
              <w:lang w:val="en-US" w:eastAsia="zh-CN"/>
            </w:rPr>
          </w:rPrChange>
        </w:rPr>
        <w:t>Nature Chemical Engineering</w:t>
      </w:r>
      <w:r w:rsidR="00766ED2" w:rsidRPr="002F62D1">
        <w:rPr>
          <w:rFonts w:ascii="Roboto" w:hAnsi="Roboto" w:cs="Arial"/>
          <w:lang w:val="en-US" w:eastAsia="zh-CN"/>
        </w:rPr>
        <w:t>.</w:t>
      </w:r>
    </w:p>
    <w:p w14:paraId="3D289342" w14:textId="57D3817C" w:rsidR="004F24DD" w:rsidRPr="002F62D1" w:rsidRDefault="00DD5E6F" w:rsidP="004F24DD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Thank you for your consideration</w:t>
      </w:r>
      <w:r w:rsidR="005E6656" w:rsidRPr="002F62D1">
        <w:rPr>
          <w:rFonts w:ascii="Roboto" w:hAnsi="Roboto" w:cs="Arial"/>
          <w:lang w:val="en-GB"/>
        </w:rPr>
        <w:t>,</w:t>
      </w:r>
      <w:r w:rsidRPr="002F62D1">
        <w:rPr>
          <w:rFonts w:ascii="Roboto" w:hAnsi="Roboto" w:cs="Arial"/>
          <w:lang w:val="en-GB"/>
        </w:rPr>
        <w:t xml:space="preserve"> and </w:t>
      </w:r>
      <w:r w:rsidR="00753C85" w:rsidRPr="002F62D1">
        <w:rPr>
          <w:rFonts w:ascii="Roboto" w:hAnsi="Roboto" w:cs="Arial"/>
          <w:lang w:val="en-GB"/>
        </w:rPr>
        <w:t>we look forward to your response.</w:t>
      </w:r>
    </w:p>
    <w:p w14:paraId="77020D10" w14:textId="3626EDBF" w:rsidR="004F24DD" w:rsidRPr="002F62D1" w:rsidRDefault="004F24DD" w:rsidP="00EE16E1">
      <w:pPr>
        <w:spacing w:before="60" w:line="288" w:lineRule="auto"/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lang w:val="en-GB"/>
        </w:rPr>
        <w:t>Best wishes,</w:t>
      </w:r>
    </w:p>
    <w:p w14:paraId="24BC1820" w14:textId="0E7B9095" w:rsidR="004F24DD" w:rsidRPr="002F62D1" w:rsidRDefault="00D727D3" w:rsidP="004F24DD">
      <w:pPr>
        <w:jc w:val="both"/>
        <w:rPr>
          <w:rFonts w:ascii="Roboto" w:hAnsi="Roboto" w:cs="Arial"/>
          <w:lang w:val="en-GB"/>
        </w:rPr>
      </w:pPr>
      <w:r w:rsidRPr="002F62D1">
        <w:rPr>
          <w:rFonts w:ascii="Roboto" w:hAnsi="Roboto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70B9E87" wp14:editId="52B73218">
            <wp:simplePos x="0" y="0"/>
            <wp:positionH relativeFrom="margin">
              <wp:posOffset>-25383</wp:posOffset>
            </wp:positionH>
            <wp:positionV relativeFrom="paragraph">
              <wp:posOffset>91849</wp:posOffset>
            </wp:positionV>
            <wp:extent cx="1233298" cy="619125"/>
            <wp:effectExtent l="0" t="0" r="5080" b="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298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6399D" w14:textId="77777777" w:rsidR="00EE16E1" w:rsidRPr="002F62D1" w:rsidRDefault="004F24DD" w:rsidP="009313F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  <w:r w:rsidR="006343CF" w:rsidRPr="002F62D1">
        <w:rPr>
          <w:rFonts w:ascii="Roboto" w:hAnsi="Roboto" w:cs="Arial"/>
          <w:snapToGrid w:val="0"/>
          <w:color w:val="000000"/>
          <w:lang w:val="en-US"/>
        </w:rPr>
        <w:t xml:space="preserve">  </w:t>
      </w:r>
    </w:p>
    <w:p w14:paraId="01A88CCE" w14:textId="77777777" w:rsidR="00E95603" w:rsidRPr="002F62D1" w:rsidRDefault="00E9560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50968F33" w14:textId="77777777" w:rsidR="00D727D3" w:rsidRPr="002F62D1" w:rsidRDefault="00D727D3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p w14:paraId="4082667A" w14:textId="4841B6A4" w:rsidR="00F4627F" w:rsidRPr="002F62D1" w:rsidRDefault="004F24DD" w:rsidP="007E19BD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Javier Pérez-Ramírez</w:t>
      </w:r>
    </w:p>
    <w:p w14:paraId="0FDF715E" w14:textId="77777777" w:rsidR="008F77B3" w:rsidRDefault="008F77B3">
      <w:pPr>
        <w:rPr>
          <w:rFonts w:ascii="Roboto" w:hAnsi="Roboto" w:cs="Arial"/>
          <w:b/>
          <w:snapToGrid w:val="0"/>
          <w:color w:val="000000"/>
          <w:lang w:val="en-US"/>
        </w:rPr>
      </w:pPr>
      <w:r>
        <w:rPr>
          <w:rFonts w:ascii="Roboto" w:hAnsi="Roboto" w:cs="Arial"/>
          <w:b/>
          <w:snapToGrid w:val="0"/>
          <w:color w:val="000000"/>
          <w:lang w:val="en-US"/>
        </w:rPr>
        <w:br w:type="page"/>
      </w:r>
    </w:p>
    <w:p w14:paraId="2F69CA17" w14:textId="602BEAE6" w:rsidR="001276CA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/>
        </w:rPr>
      </w:pPr>
      <w:commentRangeStart w:id="18"/>
      <w:commentRangeStart w:id="19"/>
      <w:r w:rsidRPr="002F62D1">
        <w:rPr>
          <w:rFonts w:ascii="Roboto" w:hAnsi="Roboto" w:cs="Arial"/>
          <w:b/>
          <w:snapToGrid w:val="0"/>
          <w:color w:val="000000"/>
          <w:lang w:val="en-US"/>
        </w:rPr>
        <w:lastRenderedPageBreak/>
        <w:t>Suggested Reviewers</w:t>
      </w:r>
      <w:commentRangeEnd w:id="18"/>
      <w:r w:rsidR="007466D4" w:rsidRPr="002F62D1">
        <w:rPr>
          <w:rStyle w:val="CommentReference"/>
          <w:rFonts w:ascii="Roboto" w:hAnsi="Roboto"/>
          <w:lang w:eastAsia="x-none"/>
        </w:rPr>
        <w:commentReference w:id="18"/>
      </w:r>
      <w:commentRangeEnd w:id="19"/>
      <w:r w:rsidR="00E36EAB">
        <w:rPr>
          <w:rStyle w:val="CommentReference"/>
          <w:lang w:eastAsia="x-none"/>
        </w:rPr>
        <w:commentReference w:id="19"/>
      </w:r>
    </w:p>
    <w:p w14:paraId="75F1E078" w14:textId="1D9D1CE2" w:rsidR="003B2FF5" w:rsidRPr="00554298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it-IT" w:eastAsia="zh-CN"/>
        </w:rPr>
      </w:pPr>
      <w:r w:rsidRPr="00554298">
        <w:rPr>
          <w:rFonts w:ascii="Roboto" w:hAnsi="Roboto" w:cs="Arial"/>
          <w:b/>
          <w:snapToGrid w:val="0"/>
          <w:color w:val="000000"/>
          <w:lang w:val="it-IT"/>
        </w:rPr>
        <w:t xml:space="preserve">Prof. </w:t>
      </w:r>
      <w:proofErr w:type="spellStart"/>
      <w:r w:rsidR="00062CD1" w:rsidRPr="00554298">
        <w:rPr>
          <w:rFonts w:ascii="Roboto" w:hAnsi="Roboto" w:cs="Arial"/>
          <w:b/>
          <w:snapToGrid w:val="0"/>
          <w:color w:val="000000"/>
          <w:lang w:val="it-IT" w:eastAsia="zh-CN"/>
        </w:rPr>
        <w:t>Jianli</w:t>
      </w:r>
      <w:proofErr w:type="spellEnd"/>
      <w:r w:rsidR="00062CD1" w:rsidRPr="00554298">
        <w:rPr>
          <w:rFonts w:ascii="Roboto" w:hAnsi="Roboto" w:cs="Arial"/>
          <w:b/>
          <w:snapToGrid w:val="0"/>
          <w:color w:val="000000"/>
          <w:lang w:val="it-IT" w:eastAsia="zh-CN"/>
        </w:rPr>
        <w:t xml:space="preserve"> Hu</w:t>
      </w:r>
    </w:p>
    <w:p w14:paraId="5B3D4BFC" w14:textId="02DBCC2A" w:rsidR="003B2FF5" w:rsidRPr="00554298" w:rsidRDefault="00062CD1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 w:eastAsia="zh-CN"/>
        </w:rPr>
      </w:pPr>
      <w:r w:rsidRPr="00554298">
        <w:rPr>
          <w:rFonts w:ascii="Roboto" w:hAnsi="Roboto" w:cs="Arial"/>
          <w:snapToGrid w:val="0"/>
          <w:color w:val="000000"/>
          <w:lang w:val="it-IT"/>
        </w:rPr>
        <w:t>West Virginia University</w:t>
      </w:r>
      <w:r w:rsidR="003B2FF5" w:rsidRPr="00554298">
        <w:rPr>
          <w:rFonts w:ascii="Roboto" w:hAnsi="Roboto" w:cs="Arial"/>
          <w:snapToGrid w:val="0"/>
          <w:color w:val="000000"/>
          <w:lang w:val="it-IT"/>
        </w:rPr>
        <w:t xml:space="preserve">, </w:t>
      </w:r>
      <w:r w:rsidRPr="00554298">
        <w:rPr>
          <w:rFonts w:ascii="Roboto" w:hAnsi="Roboto" w:cs="Arial"/>
          <w:snapToGrid w:val="0"/>
          <w:color w:val="000000"/>
          <w:lang w:val="it-IT" w:eastAsia="zh-CN"/>
        </w:rPr>
        <w:t>USA</w:t>
      </w:r>
    </w:p>
    <w:p w14:paraId="5998EE11" w14:textId="435BC15E" w:rsidR="003B2FF5" w:rsidRPr="00554298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554298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062CD1" w:rsidRPr="00554298">
        <w:rPr>
          <w:rFonts w:ascii="Roboto" w:hAnsi="Roboto" w:cs="Arial"/>
          <w:snapToGrid w:val="0"/>
          <w:color w:val="000000"/>
          <w:lang w:val="it-IT"/>
        </w:rPr>
        <w:t>john.hu@mail.wvu.edu</w:t>
      </w:r>
    </w:p>
    <w:p w14:paraId="4C0241A7" w14:textId="28C8BCB2" w:rsidR="00124FE2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M</w:t>
      </w:r>
      <w:r w:rsidR="00062CD1" w:rsidRPr="002F62D1">
        <w:rPr>
          <w:rFonts w:ascii="Roboto" w:hAnsi="Roboto" w:cs="Arial"/>
          <w:snapToGrid w:val="0"/>
          <w:color w:val="000000"/>
          <w:lang w:val="en-US" w:eastAsia="zh-CN"/>
        </w:rPr>
        <w:t>ethane-to-acetylene conversion</w:t>
      </w:r>
      <w:r w:rsidR="00C230A0" w:rsidRPr="002F62D1">
        <w:rPr>
          <w:rFonts w:ascii="Roboto" w:hAnsi="Roboto" w:cs="Arial"/>
          <w:snapToGrid w:val="0"/>
          <w:color w:val="000000"/>
          <w:lang w:val="en-US" w:eastAsia="zh-CN"/>
        </w:rPr>
        <w:t>, acetylene application</w:t>
      </w:r>
    </w:p>
    <w:p w14:paraId="29D5628A" w14:textId="32305018" w:rsidR="00124FE2" w:rsidRPr="002F62D1" w:rsidRDefault="00124FE2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Georgios D. Stefanidis</w:t>
      </w:r>
    </w:p>
    <w:p w14:paraId="7A3208CB" w14:textId="794F252B" w:rsidR="00124FE2" w:rsidRPr="002F62D1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KU Leuven,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Belgium</w:t>
      </w:r>
    </w:p>
    <w:p w14:paraId="6C884A94" w14:textId="4CBAEE1A" w:rsidR="00124FE2" w:rsidRPr="00554298" w:rsidRDefault="00124FE2" w:rsidP="00124FE2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554298">
        <w:rPr>
          <w:rFonts w:ascii="Roboto" w:hAnsi="Roboto" w:cs="Arial"/>
          <w:snapToGrid w:val="0"/>
          <w:color w:val="000000"/>
          <w:lang w:val="en-US"/>
        </w:rPr>
        <w:t>E-mail: Georgios.Stefanidis@cit.kuleuven.be</w:t>
      </w:r>
    </w:p>
    <w:p w14:paraId="0F554BCE" w14:textId="3608C466" w:rsidR="003B2FF5" w:rsidRPr="002F62D1" w:rsidRDefault="00124FE2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Chemical engineering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plasma chemistry</w:t>
      </w:r>
    </w:p>
    <w:p w14:paraId="5649D163" w14:textId="175589C3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="00D64E1C" w:rsidRPr="002F62D1">
        <w:rPr>
          <w:rFonts w:ascii="Roboto" w:hAnsi="Roboto" w:cs="Arial"/>
          <w:b/>
          <w:snapToGrid w:val="0"/>
          <w:color w:val="000000"/>
          <w:lang w:val="en-US" w:eastAsia="zh-CN"/>
        </w:rPr>
        <w:t>Yi Cheng</w:t>
      </w:r>
    </w:p>
    <w:p w14:paraId="68F29B9A" w14:textId="76E1D761" w:rsidR="003B2FF5" w:rsidRPr="002F62D1" w:rsidRDefault="00D64E1C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>Tsinghua University</w:t>
      </w:r>
      <w:r w:rsidR="003B2FF5"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China</w:t>
      </w:r>
    </w:p>
    <w:p w14:paraId="3E485E94" w14:textId="6B1EB4FC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E-mail: </w:t>
      </w:r>
      <w:r w:rsidR="00D64E1C" w:rsidRPr="002F62D1">
        <w:rPr>
          <w:rFonts w:ascii="Roboto" w:hAnsi="Roboto" w:cs="Arial"/>
          <w:snapToGrid w:val="0"/>
          <w:color w:val="000000"/>
          <w:lang w:val="en-US"/>
        </w:rPr>
        <w:t>yicheng@tsinghua.edu.cn</w:t>
      </w:r>
    </w:p>
    <w:p w14:paraId="12BCD538" w14:textId="11A07ED7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highlight w:val="yellow"/>
          <w:lang w:val="en-US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D64E1C" w:rsidRPr="002F62D1">
        <w:rPr>
          <w:rFonts w:ascii="Roboto" w:hAnsi="Roboto" w:cs="Arial"/>
          <w:snapToGrid w:val="0"/>
          <w:color w:val="000000"/>
          <w:lang w:val="en-US"/>
        </w:rPr>
        <w:t>Multiphase reaction engineering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D64E1C" w:rsidRPr="002F62D1">
        <w:rPr>
          <w:rFonts w:ascii="Roboto" w:hAnsi="Roboto" w:cs="Arial"/>
          <w:snapToGrid w:val="0"/>
          <w:color w:val="000000"/>
          <w:lang w:val="en-US" w:eastAsia="zh-CN"/>
        </w:rPr>
        <w:t>coal-based acetylene production</w:t>
      </w:r>
    </w:p>
    <w:p w14:paraId="714C6DA7" w14:textId="3D84B4FD" w:rsidR="003B2FF5" w:rsidRPr="002F62D1" w:rsidRDefault="003B2FF5" w:rsidP="009D2D44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</w:rPr>
      </w:pPr>
      <w:r w:rsidRPr="002F62D1">
        <w:rPr>
          <w:rFonts w:ascii="Roboto" w:hAnsi="Roboto" w:cs="Arial"/>
          <w:b/>
          <w:snapToGrid w:val="0"/>
          <w:color w:val="000000"/>
        </w:rPr>
        <w:t xml:space="preserve">Prof. </w:t>
      </w:r>
      <w:r w:rsidR="001C4F45" w:rsidRPr="002F62D1">
        <w:rPr>
          <w:rFonts w:ascii="Roboto" w:hAnsi="Roboto" w:cs="Arial"/>
          <w:b/>
          <w:snapToGrid w:val="0"/>
          <w:color w:val="000000"/>
        </w:rPr>
        <w:t xml:space="preserve">Ferdi </w:t>
      </w:r>
      <w:proofErr w:type="spellStart"/>
      <w:r w:rsidR="001C4F45" w:rsidRPr="002F62D1">
        <w:rPr>
          <w:rFonts w:ascii="Roboto" w:hAnsi="Roboto" w:cs="Arial"/>
          <w:b/>
          <w:snapToGrid w:val="0"/>
          <w:color w:val="000000"/>
        </w:rPr>
        <w:t>Schüth</w:t>
      </w:r>
      <w:proofErr w:type="spellEnd"/>
    </w:p>
    <w:p w14:paraId="1C17953C" w14:textId="5D1AEBE3" w:rsidR="003B2FF5" w:rsidRPr="002F62D1" w:rsidRDefault="001C4F4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</w:rPr>
      </w:pPr>
      <w:r w:rsidRPr="002F62D1">
        <w:rPr>
          <w:rFonts w:ascii="Roboto" w:hAnsi="Roboto" w:cs="Arial"/>
          <w:snapToGrid w:val="0"/>
          <w:color w:val="000000"/>
        </w:rPr>
        <w:t>Max-Planck-Institut für Kohlenforschung</w:t>
      </w:r>
      <w:r w:rsidR="003B2FF5" w:rsidRPr="002F62D1">
        <w:rPr>
          <w:rFonts w:ascii="Roboto" w:hAnsi="Roboto" w:cs="Arial"/>
          <w:snapToGrid w:val="0"/>
          <w:color w:val="000000"/>
        </w:rPr>
        <w:t xml:space="preserve">, </w:t>
      </w:r>
      <w:r w:rsidRPr="002F62D1">
        <w:rPr>
          <w:rFonts w:ascii="Roboto" w:hAnsi="Roboto" w:cs="Arial"/>
          <w:snapToGrid w:val="0"/>
          <w:color w:val="000000"/>
        </w:rPr>
        <w:t>Germany</w:t>
      </w:r>
    </w:p>
    <w:p w14:paraId="4FC4D21F" w14:textId="16A8099B" w:rsidR="003B2FF5" w:rsidRPr="002F62D1" w:rsidRDefault="003B2FF5" w:rsidP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it-IT"/>
        </w:rPr>
      </w:pPr>
      <w:r w:rsidRPr="002F62D1">
        <w:rPr>
          <w:rFonts w:ascii="Roboto" w:hAnsi="Roboto" w:cs="Arial"/>
          <w:snapToGrid w:val="0"/>
          <w:color w:val="000000"/>
          <w:lang w:val="it-IT"/>
        </w:rPr>
        <w:t xml:space="preserve">E-mail: </w:t>
      </w:r>
      <w:r w:rsidR="001C4F45" w:rsidRPr="002F62D1">
        <w:rPr>
          <w:rFonts w:ascii="Roboto" w:hAnsi="Roboto" w:cs="Arial"/>
          <w:snapToGrid w:val="0"/>
          <w:color w:val="000000"/>
          <w:lang w:val="it-IT"/>
        </w:rPr>
        <w:t>schueth@kofo.mpg.de</w:t>
      </w:r>
    </w:p>
    <w:p w14:paraId="73B55555" w14:textId="1F222CBC" w:rsidR="00554298" w:rsidRDefault="003B2FF5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="005C32F1" w:rsidRPr="002F62D1">
        <w:rPr>
          <w:rFonts w:ascii="Roboto" w:hAnsi="Roboto" w:cs="Arial"/>
          <w:snapToGrid w:val="0"/>
          <w:color w:val="000000"/>
          <w:lang w:val="en-US" w:eastAsia="zh-CN"/>
        </w:rPr>
        <w:t>H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eterogeneous catalysis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 w:rsidR="001C4F45" w:rsidRPr="002F62D1">
        <w:rPr>
          <w:rFonts w:ascii="Roboto" w:hAnsi="Roboto" w:cs="Arial"/>
          <w:snapToGrid w:val="0"/>
          <w:color w:val="000000"/>
          <w:lang w:val="en-US" w:eastAsia="zh-CN"/>
        </w:rPr>
        <w:t>acetylene chemistry</w:t>
      </w:r>
    </w:p>
    <w:p w14:paraId="26D697C0" w14:textId="544EBEE4" w:rsidR="00554298" w:rsidRPr="00554298" w:rsidRDefault="00554298" w:rsidP="00554298">
      <w:pPr>
        <w:spacing w:before="240" w:line="288" w:lineRule="auto"/>
        <w:jc w:val="both"/>
        <w:rPr>
          <w:rFonts w:ascii="Roboto" w:hAnsi="Roboto" w:cs="Arial"/>
          <w:b/>
          <w:snapToGrid w:val="0"/>
          <w:color w:val="000000"/>
          <w:lang w:val="en-US" w:eastAsia="zh-CN"/>
        </w:rPr>
      </w:pPr>
      <w:r w:rsidRPr="00554298">
        <w:rPr>
          <w:rFonts w:ascii="Roboto" w:hAnsi="Roboto" w:cs="Arial"/>
          <w:b/>
          <w:snapToGrid w:val="0"/>
          <w:color w:val="000000"/>
          <w:lang w:val="en-US"/>
        </w:rPr>
        <w:t xml:space="preserve">Prof. </w:t>
      </w:r>
      <w:r w:rsidRPr="00554298">
        <w:rPr>
          <w:rFonts w:ascii="Roboto" w:hAnsi="Roboto" w:cs="Arial" w:hint="eastAsia"/>
          <w:b/>
          <w:snapToGrid w:val="0"/>
          <w:color w:val="000000"/>
          <w:lang w:val="en-US" w:eastAsia="zh-CN"/>
        </w:rPr>
        <w:t>Ding Ma</w:t>
      </w:r>
    </w:p>
    <w:p w14:paraId="1188647D" w14:textId="5543AAE3" w:rsidR="00554298" w:rsidRPr="00554298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554298">
        <w:rPr>
          <w:rFonts w:ascii="Roboto" w:hAnsi="Roboto" w:cs="Arial"/>
          <w:snapToGrid w:val="0"/>
          <w:color w:val="000000"/>
          <w:lang w:val="en-US"/>
        </w:rPr>
        <w:t>Peking University</w:t>
      </w:r>
    </w:p>
    <w:p w14:paraId="3883CAAE" w14:textId="5240CE2E" w:rsidR="00554298" w:rsidRPr="0023247E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  <w:r w:rsidRPr="0023247E">
        <w:rPr>
          <w:rFonts w:ascii="Roboto" w:hAnsi="Roboto" w:cs="Arial"/>
          <w:snapToGrid w:val="0"/>
          <w:color w:val="000000"/>
          <w:lang w:val="en-US"/>
        </w:rPr>
        <w:t>E-mail: dma@pku.edu.cn</w:t>
      </w:r>
    </w:p>
    <w:p w14:paraId="330342B0" w14:textId="660BAEFC" w:rsidR="00554298" w:rsidRDefault="00554298" w:rsidP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r w:rsidRPr="002F62D1">
        <w:rPr>
          <w:rFonts w:ascii="Roboto" w:hAnsi="Roboto" w:cs="Arial"/>
          <w:snapToGrid w:val="0"/>
          <w:color w:val="000000"/>
          <w:lang w:val="en-US"/>
        </w:rPr>
        <w:t xml:space="preserve">Expertise: </w:t>
      </w:r>
      <w:r w:rsidRPr="002F62D1">
        <w:rPr>
          <w:rFonts w:ascii="Roboto" w:hAnsi="Roboto" w:cs="Arial"/>
          <w:snapToGrid w:val="0"/>
          <w:color w:val="000000"/>
          <w:lang w:val="en-US" w:eastAsia="zh-CN"/>
        </w:rPr>
        <w:t>Heterogeneous catalysis</w:t>
      </w:r>
      <w:r w:rsidRPr="002F62D1">
        <w:rPr>
          <w:rFonts w:ascii="Roboto" w:hAnsi="Roboto" w:cs="Arial"/>
          <w:snapToGrid w:val="0"/>
          <w:color w:val="000000"/>
          <w:lang w:val="en-US"/>
        </w:rPr>
        <w:t xml:space="preserve">, </w:t>
      </w:r>
      <w:r>
        <w:rPr>
          <w:rFonts w:ascii="Roboto" w:hAnsi="Roboto" w:cs="Arial" w:hint="eastAsia"/>
          <w:snapToGrid w:val="0"/>
          <w:color w:val="000000"/>
          <w:lang w:val="en-US" w:eastAsia="zh-CN"/>
        </w:rPr>
        <w:t>methane activation</w:t>
      </w:r>
    </w:p>
    <w:p w14:paraId="65D84892" w14:textId="77777777" w:rsidR="00554298" w:rsidRPr="002F62D1" w:rsidRDefault="00554298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</w:p>
    <w:p w14:paraId="03640D11" w14:textId="0F390023" w:rsidR="008459D0" w:rsidRPr="00492950" w:rsidRDefault="00492950">
      <w:pPr>
        <w:spacing w:line="288" w:lineRule="auto"/>
        <w:jc w:val="both"/>
        <w:rPr>
          <w:ins w:id="20" w:author="Guillén Gosalbez  Gonzalo" w:date="2024-09-05T07:51:00Z" w16du:dateUtc="2024-09-05T05:51:00Z"/>
          <w:rFonts w:ascii="Roboto" w:hAnsi="Roboto" w:cs="Arial"/>
          <w:b/>
          <w:bCs/>
          <w:snapToGrid w:val="0"/>
          <w:color w:val="000000"/>
          <w:lang w:val="en-US" w:eastAsia="zh-CN"/>
          <w:rPrChange w:id="21" w:author="Guillén Gosalbez  Gonzalo" w:date="2024-09-05T07:53:00Z" w16du:dateUtc="2024-09-05T05:53:00Z">
            <w:rPr>
              <w:ins w:id="22" w:author="Guillén Gosalbez  Gonzalo" w:date="2024-09-05T07:51:00Z" w16du:dateUtc="2024-09-05T05:51:00Z"/>
              <w:rFonts w:ascii="Roboto" w:hAnsi="Roboto" w:cs="Arial"/>
              <w:snapToGrid w:val="0"/>
              <w:color w:val="000000"/>
              <w:lang w:val="en-US" w:eastAsia="zh-CN"/>
            </w:rPr>
          </w:rPrChange>
        </w:rPr>
      </w:pPr>
      <w:ins w:id="23" w:author="Guillén Gosalbez  Gonzalo" w:date="2024-09-05T07:51:00Z" w16du:dateUtc="2024-09-05T05:51:00Z">
        <w:r w:rsidRPr="00492950">
          <w:rPr>
            <w:rFonts w:ascii="Roboto" w:hAnsi="Roboto" w:cs="Arial"/>
            <w:b/>
            <w:bCs/>
            <w:snapToGrid w:val="0"/>
            <w:color w:val="000000"/>
            <w:lang w:val="en-US" w:eastAsia="zh-CN"/>
            <w:rPrChange w:id="24" w:author="Guillén Gosalbez  Gonzalo" w:date="2024-09-05T07:53:00Z" w16du:dateUtc="2024-09-05T05:53:00Z">
              <w:rPr>
                <w:rFonts w:ascii="Roboto" w:hAnsi="Roboto" w:cs="Arial"/>
                <w:snapToGrid w:val="0"/>
                <w:color w:val="000000"/>
                <w:lang w:val="en-US" w:eastAsia="zh-CN"/>
              </w:rPr>
            </w:rPrChange>
          </w:rPr>
          <w:t>Prof. Victor Zavala</w:t>
        </w:r>
      </w:ins>
    </w:p>
    <w:p w14:paraId="472405C3" w14:textId="3DC665F9" w:rsidR="00492950" w:rsidRDefault="00492950" w:rsidP="00492950">
      <w:pPr>
        <w:spacing w:line="288" w:lineRule="auto"/>
        <w:jc w:val="both"/>
        <w:rPr>
          <w:ins w:id="25" w:author="Guillén Gosalbez  Gonzalo" w:date="2024-09-05T07:51:00Z" w16du:dateUtc="2024-09-05T05:51:00Z"/>
          <w:rFonts w:ascii="Roboto" w:hAnsi="Roboto" w:cs="Arial"/>
          <w:snapToGrid w:val="0"/>
          <w:color w:val="000000"/>
          <w:lang w:val="en-US" w:eastAsia="zh-CN"/>
        </w:rPr>
      </w:pPr>
      <w:ins w:id="26" w:author="Guillén Gosalbez  Gonzalo" w:date="2024-09-05T07:51:00Z" w16du:dateUtc="2024-09-05T05:51:00Z">
        <w:r>
          <w:rPr>
            <w:rFonts w:ascii="Roboto" w:hAnsi="Roboto" w:cs="Arial"/>
            <w:snapToGrid w:val="0"/>
            <w:color w:val="000000"/>
            <w:lang w:val="en-US" w:eastAsia="zh-CN"/>
          </w:rPr>
          <w:t>University of Wisconsin Madison</w:t>
        </w:r>
      </w:ins>
    </w:p>
    <w:p w14:paraId="4A36AA8C" w14:textId="14F3EC4F" w:rsidR="00492950" w:rsidRPr="0023247E" w:rsidRDefault="00492950" w:rsidP="00492950">
      <w:pPr>
        <w:spacing w:line="288" w:lineRule="auto"/>
        <w:jc w:val="both"/>
        <w:rPr>
          <w:ins w:id="27" w:author="Guillén Gosalbez  Gonzalo" w:date="2024-09-05T07:51:00Z" w16du:dateUtc="2024-09-05T05:51:00Z"/>
          <w:rFonts w:ascii="Roboto" w:hAnsi="Roboto" w:cs="Arial"/>
          <w:snapToGrid w:val="0"/>
          <w:color w:val="000000"/>
          <w:lang w:val="en-US"/>
        </w:rPr>
      </w:pPr>
      <w:ins w:id="28" w:author="Guillén Gosalbez  Gonzalo" w:date="2024-09-05T07:51:00Z" w16du:dateUtc="2024-09-05T05:51:00Z">
        <w:r w:rsidRPr="0023247E">
          <w:rPr>
            <w:rFonts w:ascii="Roboto" w:hAnsi="Roboto" w:cs="Arial"/>
            <w:snapToGrid w:val="0"/>
            <w:color w:val="000000"/>
            <w:lang w:val="en-US"/>
          </w:rPr>
          <w:t xml:space="preserve">E-mail: </w:t>
        </w:r>
      </w:ins>
      <w:ins w:id="29" w:author="Guillén Gosalbez  Gonzalo" w:date="2024-09-05T07:52:00Z" w16du:dateUtc="2024-09-05T05:52:00Z">
        <w:r w:rsidRPr="00492950">
          <w:rPr>
            <w:rFonts w:ascii="Roboto" w:hAnsi="Roboto" w:cs="Arial"/>
            <w:snapToGrid w:val="0"/>
            <w:color w:val="000000"/>
            <w:lang w:val="en-US"/>
          </w:rPr>
          <w:t>victor.zavala@wisc.edu</w:t>
        </w:r>
      </w:ins>
    </w:p>
    <w:p w14:paraId="26327724" w14:textId="6FDE2D1C" w:rsidR="00492950" w:rsidRPr="002F62D1" w:rsidRDefault="00492950" w:rsidP="00492950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 w:eastAsia="zh-CN"/>
        </w:rPr>
      </w:pPr>
      <w:ins w:id="30" w:author="Guillén Gosalbez  Gonzalo" w:date="2024-09-05T07:51:00Z" w16du:dateUtc="2024-09-05T05:51:00Z">
        <w:r w:rsidRPr="002F62D1">
          <w:rPr>
            <w:rFonts w:ascii="Roboto" w:hAnsi="Roboto" w:cs="Arial"/>
            <w:snapToGrid w:val="0"/>
            <w:color w:val="000000"/>
            <w:lang w:val="en-US"/>
          </w:rPr>
          <w:t xml:space="preserve">Expertise: </w:t>
        </w:r>
      </w:ins>
      <w:ins w:id="31" w:author="Guillén Gosalbez  Gonzalo" w:date="2024-09-05T07:52:00Z" w16du:dateUtc="2024-09-05T05:52:00Z">
        <w:r>
          <w:rPr>
            <w:rFonts w:ascii="Roboto" w:hAnsi="Roboto" w:cs="Arial"/>
            <w:snapToGrid w:val="0"/>
            <w:color w:val="000000"/>
            <w:lang w:val="en-US" w:eastAsia="zh-CN"/>
          </w:rPr>
          <w:t xml:space="preserve">Techno-economic analysis and life cycle assessment </w:t>
        </w:r>
      </w:ins>
    </w:p>
    <w:p w14:paraId="152CE94B" w14:textId="00A710B3" w:rsidR="00A66328" w:rsidRPr="002F62D1" w:rsidDel="00492950" w:rsidRDefault="00A66328">
      <w:pPr>
        <w:spacing w:line="288" w:lineRule="auto"/>
        <w:jc w:val="both"/>
        <w:rPr>
          <w:del w:id="32" w:author="Guillén Gosalbez  Gonzalo" w:date="2024-09-05T07:51:00Z" w16du:dateUtc="2024-09-05T05:51:00Z"/>
          <w:rFonts w:ascii="Roboto" w:hAnsi="Roboto" w:cs="Arial"/>
          <w:snapToGrid w:val="0"/>
          <w:color w:val="000000"/>
          <w:lang w:val="en-US" w:eastAsia="zh-CN"/>
        </w:rPr>
      </w:pPr>
      <w:del w:id="33" w:author="Guillén Gosalbez  Gonzalo" w:date="2024-09-05T07:51:00Z" w16du:dateUtc="2024-09-05T05:51:00Z">
        <w:r w:rsidRPr="00554298" w:rsidDel="00492950">
          <w:rPr>
            <w:rFonts w:ascii="Roboto" w:hAnsi="Roboto" w:cs="Arial"/>
            <w:snapToGrid w:val="0"/>
            <w:color w:val="000000"/>
            <w:highlight w:val="cyan"/>
            <w:lang w:val="en-US" w:eastAsia="zh-CN"/>
          </w:rPr>
          <w:delText>Gonzalo, please propose some</w:delText>
        </w:r>
        <w:r w:rsidRPr="002F62D1" w:rsidDel="00492950">
          <w:rPr>
            <w:rFonts w:ascii="Roboto" w:hAnsi="Roboto" w:cs="Arial"/>
            <w:snapToGrid w:val="0"/>
            <w:color w:val="000000"/>
            <w:highlight w:val="cyan"/>
            <w:lang w:val="en-US" w:eastAsia="zh-CN"/>
          </w:rPr>
          <w:delText xml:space="preserve">one you trust </w:delText>
        </w:r>
        <w:r w:rsidRPr="00554298" w:rsidDel="00492950">
          <w:rPr>
            <w:rFonts w:ascii="Roboto" w:hAnsi="Roboto" w:cs="Arial"/>
            <w:snapToGrid w:val="0"/>
            <w:color w:val="000000"/>
            <w:highlight w:val="cyan"/>
            <w:lang w:val="en-US" w:eastAsia="zh-CN"/>
          </w:rPr>
          <w:delText>able to judge the TEA/LCA sides</w:delText>
        </w:r>
      </w:del>
    </w:p>
    <w:p w14:paraId="72C73DCC" w14:textId="7B73AAC0" w:rsidR="008B54EA" w:rsidRPr="002F62D1" w:rsidRDefault="008B54EA">
      <w:pPr>
        <w:spacing w:line="288" w:lineRule="auto"/>
        <w:jc w:val="both"/>
        <w:rPr>
          <w:rFonts w:ascii="Roboto" w:hAnsi="Roboto" w:cs="Arial"/>
          <w:snapToGrid w:val="0"/>
          <w:color w:val="000000"/>
          <w:lang w:val="en-US"/>
        </w:rPr>
      </w:pPr>
    </w:p>
    <w:sectPr w:rsidR="008B54EA" w:rsidRPr="002F62D1" w:rsidSect="00AC0F3E">
      <w:footerReference w:type="default" r:id="rId16"/>
      <w:headerReference w:type="first" r:id="rId17"/>
      <w:footerReference w:type="first" r:id="rId18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8" w:author="Pérez-Ramirez  Javier" w:date="2024-09-02T08:59:00Z" w:initials="JPR">
    <w:p w14:paraId="6A0B0E7C" w14:textId="50EC10A0" w:rsidR="007466D4" w:rsidRDefault="007466D4" w:rsidP="007466D4">
      <w:r>
        <w:rPr>
          <w:rStyle w:val="CommentReference"/>
        </w:rPr>
        <w:annotationRef/>
      </w:r>
      <w:r>
        <w:rPr>
          <w:color w:val="000000"/>
          <w:lang w:eastAsia="x-none"/>
        </w:rPr>
        <w:t>do you know any of the first three?</w:t>
      </w:r>
    </w:p>
    <w:p w14:paraId="453795F8" w14:textId="77777777" w:rsidR="007466D4" w:rsidRDefault="007466D4" w:rsidP="007466D4"/>
    <w:p w14:paraId="56147702" w14:textId="77777777" w:rsidR="007466D4" w:rsidRDefault="007466D4" w:rsidP="007466D4">
      <w:r>
        <w:rPr>
          <w:color w:val="000000"/>
          <w:lang w:eastAsia="x-none"/>
        </w:rPr>
        <w:t>I think Ding Ma could be a suitable reviewer</w:t>
      </w:r>
    </w:p>
  </w:comment>
  <w:comment w:id="19" w:author="Zhang  Zihao" w:date="2024-09-04T11:42:00Z" w:initials="ZZ">
    <w:p w14:paraId="5868C9C9" w14:textId="77777777" w:rsidR="00E36EAB" w:rsidRDefault="00E36EAB" w:rsidP="00E36EAB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 did not know them before entering the acetylene field. I proposed them as reviewers because we cited several key references from their work.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6147702" w15:done="0"/>
  <w15:commentEx w15:paraId="5868C9C9" w15:paraIdParent="561477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C841DAC" w16cex:dateUtc="2024-09-02T00:59:00Z"/>
  <w16cex:commentExtensible w16cex:durableId="140E98F3" w16cex:dateUtc="2024-09-04T0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6147702" w16cid:durableId="4C841DAC"/>
  <w16cid:commentId w16cid:paraId="5868C9C9" w16cid:durableId="140E98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2F7EE5" w14:textId="77777777" w:rsidR="006729D3" w:rsidRDefault="006729D3" w:rsidP="00BA174A">
      <w:r>
        <w:separator/>
      </w:r>
    </w:p>
  </w:endnote>
  <w:endnote w:type="continuationSeparator" w:id="0">
    <w:p w14:paraId="02F90E04" w14:textId="77777777" w:rsidR="006729D3" w:rsidRDefault="006729D3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623D8" w14:textId="5E9429A9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9D4FBD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9D4FBD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B30684" w14:textId="77777777" w:rsidR="006729D3" w:rsidRDefault="006729D3" w:rsidP="00BA174A">
      <w:r>
        <w:separator/>
      </w:r>
    </w:p>
  </w:footnote>
  <w:footnote w:type="continuationSeparator" w:id="0">
    <w:p w14:paraId="07D29CF7" w14:textId="77777777" w:rsidR="006729D3" w:rsidRDefault="006729D3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3C923" w14:textId="5C27616A" w:rsidR="00D300F1" w:rsidRDefault="00091AE5">
    <w:pPr>
      <w:pStyle w:val="ETHBriefKopf1"/>
    </w:pPr>
    <w:r>
      <w:rPr>
        <w:lang w:val="en-US"/>
      </w:rPr>
      <w:drawing>
        <wp:anchor distT="0" distB="0" distL="114300" distR="114300" simplePos="0" relativeHeight="251661312" behindDoc="0" locked="0" layoutInCell="1" allowOverlap="1" wp14:anchorId="72056AE4" wp14:editId="587A3BC2">
          <wp:simplePos x="0" y="0"/>
          <wp:positionH relativeFrom="column">
            <wp:posOffset>1645285</wp:posOffset>
          </wp:positionH>
          <wp:positionV relativeFrom="paragraph">
            <wp:posOffset>-309245</wp:posOffset>
          </wp:positionV>
          <wp:extent cx="1178560" cy="254000"/>
          <wp:effectExtent l="0" t="0" r="2540" b="0"/>
          <wp:wrapNone/>
          <wp:docPr id="2" name="Picture 2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shape&#10;&#10;Description automatically generated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8560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1E2F88" wp14:editId="7E47C293">
              <wp:simplePos x="0" y="0"/>
              <wp:positionH relativeFrom="column">
                <wp:posOffset>1501775</wp:posOffset>
              </wp:positionH>
              <wp:positionV relativeFrom="paragraph">
                <wp:posOffset>-222250</wp:posOffset>
              </wp:positionV>
              <wp:extent cx="0" cy="165735"/>
              <wp:effectExtent l="0" t="0" r="12700" b="120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573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4BF46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5pt,-17.5pt" to="118.2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" strokecolor="#5a5a5a [2109]" strokeweight="1pt">
              <v:stroke joinstyle="miter"/>
            </v:lin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0" locked="0" layoutInCell="1" allowOverlap="1" wp14:anchorId="2AD13EE6" wp14:editId="15F9B656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4" name="Picture 4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0898335D">
              <wp:simplePos x="0" y="0"/>
              <wp:positionH relativeFrom="column">
                <wp:posOffset>3801745</wp:posOffset>
              </wp:positionH>
              <wp:positionV relativeFrom="paragraph">
                <wp:posOffset>-337185</wp:posOffset>
              </wp:positionV>
              <wp:extent cx="2516707" cy="1562400"/>
              <wp:effectExtent l="0" t="0" r="10795" b="0"/>
              <wp:wrapTight wrapText="bothSides">
                <wp:wrapPolygon edited="0">
                  <wp:start x="0" y="0"/>
                  <wp:lineTo x="0" y="21424"/>
                  <wp:lineTo x="21584" y="21424"/>
                  <wp:lineTo x="21584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516707" cy="156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B8486" w14:textId="3C0EE269" w:rsidR="009342DA" w:rsidRDefault="009342DA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CA3C9A8" w14:textId="77777777" w:rsid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410EE85A" w14:textId="1E2CE2B3" w:rsidR="009342DA" w:rsidRPr="003D1194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38EC692C" w14:textId="77777777" w:rsidR="009342DA" w:rsidRDefault="009342DA" w:rsidP="00563D77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15FB21C0" w14:textId="42C2C5F4" w:rsidR="009342DA" w:rsidRP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>
                            <w:rPr>
                              <w:rFonts w:ascii="Lato" w:hAnsi="Lato" w:cs="Arial"/>
                            </w:rPr>
                            <w:t>Zurich</w:t>
                          </w:r>
                        </w:p>
                        <w:p w14:paraId="76233542" w14:textId="5E875242" w:rsidR="00D300F1" w:rsidRPr="009342DA" w:rsidRDefault="00D300F1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F72F088" w14:textId="77777777" w:rsidR="002F01F9" w:rsidRPr="009342DA" w:rsidRDefault="00D300F1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9342DA">
                            <w:rPr>
                              <w:rFonts w:ascii="Lato" w:hAnsi="Lato" w:cs="Arial"/>
                            </w:rPr>
                            <w:t>Vladimir-Prelog-Weg 1</w:t>
                          </w:r>
                          <w:r w:rsidR="002F01F9" w:rsidRPr="009342DA">
                            <w:rPr>
                              <w:rFonts w:ascii="Lato" w:hAnsi="Lato" w:cs="Arial"/>
                            </w:rPr>
                            <w:t>, HCI E125</w:t>
                          </w:r>
                        </w:p>
                        <w:p w14:paraId="17825465" w14:textId="77777777" w:rsidR="00D300F1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8093 </w:t>
                          </w:r>
                          <w:proofErr w:type="spellStart"/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Zurich</w:t>
                          </w:r>
                          <w:proofErr w:type="spellEnd"/>
                          <w:r w:rsidR="002F01F9"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, 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Switzerland</w:t>
                          </w:r>
                        </w:p>
                        <w:p w14:paraId="56E96E14" w14:textId="77777777" w:rsidR="00563D77" w:rsidRPr="003D1194" w:rsidRDefault="00563D77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09DAABBD" w14:textId="15CFDEA9" w:rsidR="00D300F1" w:rsidRPr="00563D77" w:rsidRDefault="00563D77" w:rsidP="00563D77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.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|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9.35pt;margin-top:-26.55pt;width:198.15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" filled="f" stroked="f">
              <o:lock v:ext="edit" aspectratio="t" verticies="t" text="t" shapetype="t"/>
              <v:textbox inset="0,0,0,0">
                <w:txbxContent>
                  <w:p w14:paraId="086B8486" w14:textId="3C0EE269" w:rsidR="009342DA" w:rsidRDefault="009342DA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CA3C9A8" w14:textId="77777777" w:rsid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410EE85A" w14:textId="1E2CE2B3" w:rsidR="009342DA" w:rsidRPr="003D1194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38EC692C" w14:textId="77777777" w:rsidR="009342DA" w:rsidRDefault="009342DA" w:rsidP="00563D77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15FB21C0" w14:textId="42C2C5F4" w:rsidR="009342DA" w:rsidRP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>
                      <w:rPr>
                        <w:rFonts w:ascii="Lato" w:hAnsi="Lato" w:cs="Arial"/>
                      </w:rPr>
                      <w:t>Zurich</w:t>
                    </w:r>
                  </w:p>
                  <w:p w14:paraId="76233542" w14:textId="5E875242" w:rsidR="00D300F1" w:rsidRPr="009342DA" w:rsidRDefault="00D300F1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F72F088" w14:textId="77777777" w:rsidR="002F01F9" w:rsidRPr="009342DA" w:rsidRDefault="00D300F1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9342DA">
                      <w:rPr>
                        <w:rFonts w:ascii="Lato" w:hAnsi="Lato" w:cs="Arial"/>
                      </w:rPr>
                      <w:t>Vladimir-Prelog-Weg 1</w:t>
                    </w:r>
                    <w:r w:rsidR="002F01F9" w:rsidRPr="009342DA">
                      <w:rPr>
                        <w:rFonts w:ascii="Lato" w:hAnsi="Lato" w:cs="Arial"/>
                      </w:rPr>
                      <w:t>, HCI E125</w:t>
                    </w:r>
                  </w:p>
                  <w:p w14:paraId="17825465" w14:textId="77777777" w:rsidR="00D300F1" w:rsidRDefault="00D300F1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 xml:space="preserve">8093 </w:t>
                    </w:r>
                    <w:proofErr w:type="spellStart"/>
                    <w:r w:rsidRPr="003D1194">
                      <w:rPr>
                        <w:rFonts w:ascii="Lato" w:hAnsi="Lato" w:cs="Arial"/>
                        <w:lang w:val="de-DE"/>
                      </w:rPr>
                      <w:t>Zurich</w:t>
                    </w:r>
                    <w:proofErr w:type="spellEnd"/>
                    <w:r w:rsidR="002F01F9" w:rsidRPr="003D1194">
                      <w:rPr>
                        <w:rFonts w:ascii="Lato" w:hAnsi="Lato" w:cs="Arial"/>
                        <w:lang w:val="de-DE"/>
                      </w:rPr>
                      <w:t xml:space="preserve">, 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Switzerland</w:t>
                    </w:r>
                  </w:p>
                  <w:p w14:paraId="56E96E14" w14:textId="77777777" w:rsidR="00563D77" w:rsidRPr="003D1194" w:rsidRDefault="00563D77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09DAABBD" w14:textId="15CFDEA9" w:rsidR="00D300F1" w:rsidRPr="00563D77" w:rsidRDefault="00563D77" w:rsidP="00563D77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.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|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2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E41A8C"/>
    <w:multiLevelType w:val="hybridMultilevel"/>
    <w:tmpl w:val="2570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1531D"/>
    <w:multiLevelType w:val="multilevel"/>
    <w:tmpl w:val="6C2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79178">
    <w:abstractNumId w:val="10"/>
  </w:num>
  <w:num w:numId="2" w16cid:durableId="1622880342">
    <w:abstractNumId w:val="8"/>
  </w:num>
  <w:num w:numId="3" w16cid:durableId="571618906">
    <w:abstractNumId w:val="7"/>
  </w:num>
  <w:num w:numId="4" w16cid:durableId="1029839641">
    <w:abstractNumId w:val="6"/>
  </w:num>
  <w:num w:numId="5" w16cid:durableId="836532315">
    <w:abstractNumId w:val="5"/>
  </w:num>
  <w:num w:numId="6" w16cid:durableId="473451741">
    <w:abstractNumId w:val="9"/>
  </w:num>
  <w:num w:numId="7" w16cid:durableId="1186485093">
    <w:abstractNumId w:val="4"/>
  </w:num>
  <w:num w:numId="8" w16cid:durableId="1583371060">
    <w:abstractNumId w:val="3"/>
  </w:num>
  <w:num w:numId="9" w16cid:durableId="1377048179">
    <w:abstractNumId w:val="2"/>
  </w:num>
  <w:num w:numId="10" w16cid:durableId="1762872450">
    <w:abstractNumId w:val="1"/>
  </w:num>
  <w:num w:numId="11" w16cid:durableId="46883051">
    <w:abstractNumId w:val="11"/>
  </w:num>
  <w:num w:numId="12" w16cid:durableId="636882415">
    <w:abstractNumId w:val="13"/>
  </w:num>
  <w:num w:numId="13" w16cid:durableId="1580670649">
    <w:abstractNumId w:val="0"/>
  </w:num>
  <w:num w:numId="14" w16cid:durableId="1983776225">
    <w:abstractNumId w:val="12"/>
  </w:num>
  <w:num w:numId="15" w16cid:durableId="854611139">
    <w:abstractNumId w:val="15"/>
  </w:num>
  <w:num w:numId="16" w16cid:durableId="3676975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uillén Gosalbez  Gonzalo">
    <w15:presenceInfo w15:providerId="AD" w15:userId="S::ggonzalo@ethz.ch::cd0d5c66-a7dc-4706-87cc-7da101826101"/>
  </w15:person>
  <w15:person w15:author="Pérez-Ramirez  Javier">
    <w15:presenceInfo w15:providerId="AD" w15:userId="S::jpr@ethz.ch::592cf504-c664-4b26-b115-e9ff9989dc69"/>
  </w15:person>
  <w15:person w15:author="Zhang  Zihao">
    <w15:presenceInfo w15:providerId="AD" w15:userId="S::zihaozhang@ethz.ch::80163565-efc3-4cf5-aa23-47c69c065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de-CH" w:vendorID="64" w:dllVersion="0" w:nlCheck="1" w:checkStyle="0"/>
  <w:activeWritingStyle w:appName="MSWord" w:lang="fr-CH" w:vendorID="64" w:dllVersion="6" w:nlCheck="1" w:checkStyle="0"/>
  <w:activeWritingStyle w:appName="MSWord" w:lang="fr-CH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proofState w:spelling="clean" w:grammar="clean"/>
  <w:attachedTemplate r:id="rId1"/>
  <w:trackRevisions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NrU0MTIzMzI1sDRW0lEKTi0uzszPAykwrwUAGO1hgSwAAAA="/>
  </w:docVars>
  <w:rsids>
    <w:rsidRoot w:val="00923135"/>
    <w:rsid w:val="000000AD"/>
    <w:rsid w:val="00000567"/>
    <w:rsid w:val="00000E97"/>
    <w:rsid w:val="000013E8"/>
    <w:rsid w:val="00001406"/>
    <w:rsid w:val="00001B14"/>
    <w:rsid w:val="00001D23"/>
    <w:rsid w:val="000026D8"/>
    <w:rsid w:val="00002800"/>
    <w:rsid w:val="000038CA"/>
    <w:rsid w:val="00003F5E"/>
    <w:rsid w:val="000049A5"/>
    <w:rsid w:val="00004DD5"/>
    <w:rsid w:val="000063B8"/>
    <w:rsid w:val="00006866"/>
    <w:rsid w:val="00006A1A"/>
    <w:rsid w:val="000070D0"/>
    <w:rsid w:val="000073F8"/>
    <w:rsid w:val="00010AAA"/>
    <w:rsid w:val="000112CE"/>
    <w:rsid w:val="00012BDA"/>
    <w:rsid w:val="0001315F"/>
    <w:rsid w:val="00013692"/>
    <w:rsid w:val="0001454C"/>
    <w:rsid w:val="0001454F"/>
    <w:rsid w:val="00017847"/>
    <w:rsid w:val="000179B6"/>
    <w:rsid w:val="00017ADC"/>
    <w:rsid w:val="0002039F"/>
    <w:rsid w:val="000212DD"/>
    <w:rsid w:val="0002166D"/>
    <w:rsid w:val="00021A6C"/>
    <w:rsid w:val="00021B1B"/>
    <w:rsid w:val="00021C9F"/>
    <w:rsid w:val="000222F9"/>
    <w:rsid w:val="0002256C"/>
    <w:rsid w:val="00022AB6"/>
    <w:rsid w:val="000237F7"/>
    <w:rsid w:val="00023A2F"/>
    <w:rsid w:val="0002528B"/>
    <w:rsid w:val="000259A2"/>
    <w:rsid w:val="00025E15"/>
    <w:rsid w:val="00026279"/>
    <w:rsid w:val="000264AD"/>
    <w:rsid w:val="00026DAD"/>
    <w:rsid w:val="00027973"/>
    <w:rsid w:val="00030D50"/>
    <w:rsid w:val="000322C3"/>
    <w:rsid w:val="00032319"/>
    <w:rsid w:val="00032B2F"/>
    <w:rsid w:val="000330D6"/>
    <w:rsid w:val="000337F2"/>
    <w:rsid w:val="00034133"/>
    <w:rsid w:val="00034CCC"/>
    <w:rsid w:val="00037715"/>
    <w:rsid w:val="0003783B"/>
    <w:rsid w:val="00037A78"/>
    <w:rsid w:val="00037CE4"/>
    <w:rsid w:val="0004019E"/>
    <w:rsid w:val="00040B4D"/>
    <w:rsid w:val="00041346"/>
    <w:rsid w:val="00043878"/>
    <w:rsid w:val="00043FCD"/>
    <w:rsid w:val="00045087"/>
    <w:rsid w:val="00045884"/>
    <w:rsid w:val="00046538"/>
    <w:rsid w:val="000475FD"/>
    <w:rsid w:val="0004768D"/>
    <w:rsid w:val="000479C8"/>
    <w:rsid w:val="00052E44"/>
    <w:rsid w:val="00054F05"/>
    <w:rsid w:val="00055858"/>
    <w:rsid w:val="00055AE5"/>
    <w:rsid w:val="00055E4B"/>
    <w:rsid w:val="00056A24"/>
    <w:rsid w:val="00057B8E"/>
    <w:rsid w:val="00057EB7"/>
    <w:rsid w:val="00060290"/>
    <w:rsid w:val="00061BFA"/>
    <w:rsid w:val="000624C8"/>
    <w:rsid w:val="00062C21"/>
    <w:rsid w:val="00062CD1"/>
    <w:rsid w:val="00062D1C"/>
    <w:rsid w:val="0006342F"/>
    <w:rsid w:val="00063DF6"/>
    <w:rsid w:val="000648C3"/>
    <w:rsid w:val="00064BAD"/>
    <w:rsid w:val="00065AF5"/>
    <w:rsid w:val="00065D23"/>
    <w:rsid w:val="00066650"/>
    <w:rsid w:val="000666B8"/>
    <w:rsid w:val="000670B0"/>
    <w:rsid w:val="000673B5"/>
    <w:rsid w:val="000676A8"/>
    <w:rsid w:val="000679B3"/>
    <w:rsid w:val="00067C93"/>
    <w:rsid w:val="00067E8B"/>
    <w:rsid w:val="00070210"/>
    <w:rsid w:val="00071646"/>
    <w:rsid w:val="00071A08"/>
    <w:rsid w:val="00072715"/>
    <w:rsid w:val="00072BFE"/>
    <w:rsid w:val="00072D6A"/>
    <w:rsid w:val="000735A2"/>
    <w:rsid w:val="00074072"/>
    <w:rsid w:val="00074CDB"/>
    <w:rsid w:val="000752AE"/>
    <w:rsid w:val="0007589D"/>
    <w:rsid w:val="00075B29"/>
    <w:rsid w:val="0007684D"/>
    <w:rsid w:val="00076DAA"/>
    <w:rsid w:val="000775A8"/>
    <w:rsid w:val="0007773B"/>
    <w:rsid w:val="000779F7"/>
    <w:rsid w:val="00077A10"/>
    <w:rsid w:val="00082125"/>
    <w:rsid w:val="00083401"/>
    <w:rsid w:val="00083492"/>
    <w:rsid w:val="000835BB"/>
    <w:rsid w:val="00083FC6"/>
    <w:rsid w:val="000841C3"/>
    <w:rsid w:val="000844D8"/>
    <w:rsid w:val="00084B5D"/>
    <w:rsid w:val="00085F6C"/>
    <w:rsid w:val="0008654E"/>
    <w:rsid w:val="00086785"/>
    <w:rsid w:val="00087C32"/>
    <w:rsid w:val="00087E3E"/>
    <w:rsid w:val="000900D8"/>
    <w:rsid w:val="00090C39"/>
    <w:rsid w:val="00091791"/>
    <w:rsid w:val="00091AE5"/>
    <w:rsid w:val="00092761"/>
    <w:rsid w:val="00093B2D"/>
    <w:rsid w:val="00093F4B"/>
    <w:rsid w:val="00095726"/>
    <w:rsid w:val="00095EDA"/>
    <w:rsid w:val="0009659E"/>
    <w:rsid w:val="000973F2"/>
    <w:rsid w:val="000977F7"/>
    <w:rsid w:val="000A0964"/>
    <w:rsid w:val="000A0B99"/>
    <w:rsid w:val="000A236F"/>
    <w:rsid w:val="000A3686"/>
    <w:rsid w:val="000A3E68"/>
    <w:rsid w:val="000A4A37"/>
    <w:rsid w:val="000A4E8E"/>
    <w:rsid w:val="000A6867"/>
    <w:rsid w:val="000A72AF"/>
    <w:rsid w:val="000A7435"/>
    <w:rsid w:val="000A7AB9"/>
    <w:rsid w:val="000B084A"/>
    <w:rsid w:val="000B15F2"/>
    <w:rsid w:val="000B2658"/>
    <w:rsid w:val="000B2B6C"/>
    <w:rsid w:val="000B3A29"/>
    <w:rsid w:val="000B4FA8"/>
    <w:rsid w:val="000B513D"/>
    <w:rsid w:val="000B5E3E"/>
    <w:rsid w:val="000B668B"/>
    <w:rsid w:val="000B6B14"/>
    <w:rsid w:val="000B6C01"/>
    <w:rsid w:val="000B75E2"/>
    <w:rsid w:val="000B7FAB"/>
    <w:rsid w:val="000C2369"/>
    <w:rsid w:val="000C248B"/>
    <w:rsid w:val="000C2E90"/>
    <w:rsid w:val="000C2FEE"/>
    <w:rsid w:val="000C4DD0"/>
    <w:rsid w:val="000D097B"/>
    <w:rsid w:val="000D1821"/>
    <w:rsid w:val="000D1A0F"/>
    <w:rsid w:val="000D1E8F"/>
    <w:rsid w:val="000D213B"/>
    <w:rsid w:val="000D26ED"/>
    <w:rsid w:val="000D2B02"/>
    <w:rsid w:val="000D3473"/>
    <w:rsid w:val="000D425F"/>
    <w:rsid w:val="000D4BDD"/>
    <w:rsid w:val="000D579F"/>
    <w:rsid w:val="000D6296"/>
    <w:rsid w:val="000D629E"/>
    <w:rsid w:val="000D6518"/>
    <w:rsid w:val="000D7A69"/>
    <w:rsid w:val="000E08F0"/>
    <w:rsid w:val="000E106F"/>
    <w:rsid w:val="000E17B1"/>
    <w:rsid w:val="000E19BE"/>
    <w:rsid w:val="000E2218"/>
    <w:rsid w:val="000E3029"/>
    <w:rsid w:val="000E353C"/>
    <w:rsid w:val="000E36FC"/>
    <w:rsid w:val="000E54BE"/>
    <w:rsid w:val="000E5942"/>
    <w:rsid w:val="000E76C4"/>
    <w:rsid w:val="000E77DF"/>
    <w:rsid w:val="000E7A83"/>
    <w:rsid w:val="000F0166"/>
    <w:rsid w:val="000F0C77"/>
    <w:rsid w:val="000F107A"/>
    <w:rsid w:val="000F167F"/>
    <w:rsid w:val="000F2ACC"/>
    <w:rsid w:val="000F4CD6"/>
    <w:rsid w:val="000F536B"/>
    <w:rsid w:val="000F6D3B"/>
    <w:rsid w:val="000F6F76"/>
    <w:rsid w:val="000F75AA"/>
    <w:rsid w:val="000F78EB"/>
    <w:rsid w:val="000F7B5C"/>
    <w:rsid w:val="001011D7"/>
    <w:rsid w:val="001015B4"/>
    <w:rsid w:val="0010419A"/>
    <w:rsid w:val="0010463D"/>
    <w:rsid w:val="00104FFE"/>
    <w:rsid w:val="00105B5A"/>
    <w:rsid w:val="00106346"/>
    <w:rsid w:val="0010702A"/>
    <w:rsid w:val="00107989"/>
    <w:rsid w:val="00107B1E"/>
    <w:rsid w:val="001103D3"/>
    <w:rsid w:val="00110508"/>
    <w:rsid w:val="00111108"/>
    <w:rsid w:val="00112046"/>
    <w:rsid w:val="001120B0"/>
    <w:rsid w:val="00112656"/>
    <w:rsid w:val="0011299F"/>
    <w:rsid w:val="00112E51"/>
    <w:rsid w:val="00113B1B"/>
    <w:rsid w:val="001150CA"/>
    <w:rsid w:val="001150D4"/>
    <w:rsid w:val="0011599F"/>
    <w:rsid w:val="00116179"/>
    <w:rsid w:val="00117130"/>
    <w:rsid w:val="001178F2"/>
    <w:rsid w:val="00120365"/>
    <w:rsid w:val="00120F4F"/>
    <w:rsid w:val="00120FC0"/>
    <w:rsid w:val="00121208"/>
    <w:rsid w:val="001215C2"/>
    <w:rsid w:val="00122D0C"/>
    <w:rsid w:val="001235CD"/>
    <w:rsid w:val="00124FE2"/>
    <w:rsid w:val="001259F1"/>
    <w:rsid w:val="00126A87"/>
    <w:rsid w:val="0012713C"/>
    <w:rsid w:val="001276CA"/>
    <w:rsid w:val="00132037"/>
    <w:rsid w:val="00132323"/>
    <w:rsid w:val="00133C48"/>
    <w:rsid w:val="00133EBA"/>
    <w:rsid w:val="00134068"/>
    <w:rsid w:val="001342A8"/>
    <w:rsid w:val="00134A29"/>
    <w:rsid w:val="00134B38"/>
    <w:rsid w:val="00134BD3"/>
    <w:rsid w:val="00134E48"/>
    <w:rsid w:val="00136564"/>
    <w:rsid w:val="001367C2"/>
    <w:rsid w:val="00136C0C"/>
    <w:rsid w:val="00136EE2"/>
    <w:rsid w:val="001372F3"/>
    <w:rsid w:val="00140B92"/>
    <w:rsid w:val="00141A68"/>
    <w:rsid w:val="001423E6"/>
    <w:rsid w:val="001434A7"/>
    <w:rsid w:val="0014442C"/>
    <w:rsid w:val="00144AB9"/>
    <w:rsid w:val="00144EA8"/>
    <w:rsid w:val="001454C3"/>
    <w:rsid w:val="0014611E"/>
    <w:rsid w:val="0014653D"/>
    <w:rsid w:val="001468C7"/>
    <w:rsid w:val="00147021"/>
    <w:rsid w:val="001504F6"/>
    <w:rsid w:val="00150972"/>
    <w:rsid w:val="00150DD7"/>
    <w:rsid w:val="001513D8"/>
    <w:rsid w:val="001517A4"/>
    <w:rsid w:val="00151A4E"/>
    <w:rsid w:val="00152BDD"/>
    <w:rsid w:val="001530A6"/>
    <w:rsid w:val="0015364E"/>
    <w:rsid w:val="00153940"/>
    <w:rsid w:val="001550BD"/>
    <w:rsid w:val="001560E6"/>
    <w:rsid w:val="00156A08"/>
    <w:rsid w:val="00157965"/>
    <w:rsid w:val="0016015C"/>
    <w:rsid w:val="00160FA7"/>
    <w:rsid w:val="0016150C"/>
    <w:rsid w:val="00161A26"/>
    <w:rsid w:val="0016449C"/>
    <w:rsid w:val="001648FF"/>
    <w:rsid w:val="00164ECD"/>
    <w:rsid w:val="00165645"/>
    <w:rsid w:val="00165B98"/>
    <w:rsid w:val="00166C0F"/>
    <w:rsid w:val="00167090"/>
    <w:rsid w:val="001708C0"/>
    <w:rsid w:val="00172198"/>
    <w:rsid w:val="00172328"/>
    <w:rsid w:val="0017233B"/>
    <w:rsid w:val="001731F0"/>
    <w:rsid w:val="001736E0"/>
    <w:rsid w:val="0017396F"/>
    <w:rsid w:val="00174236"/>
    <w:rsid w:val="00174432"/>
    <w:rsid w:val="00174AC1"/>
    <w:rsid w:val="0017575A"/>
    <w:rsid w:val="00175D60"/>
    <w:rsid w:val="001769D2"/>
    <w:rsid w:val="00176F1D"/>
    <w:rsid w:val="0017796D"/>
    <w:rsid w:val="001802A1"/>
    <w:rsid w:val="00180F81"/>
    <w:rsid w:val="001815E5"/>
    <w:rsid w:val="0018541C"/>
    <w:rsid w:val="00185634"/>
    <w:rsid w:val="00186196"/>
    <w:rsid w:val="00186408"/>
    <w:rsid w:val="001864E0"/>
    <w:rsid w:val="00186E83"/>
    <w:rsid w:val="00187121"/>
    <w:rsid w:val="001874E5"/>
    <w:rsid w:val="00187D8D"/>
    <w:rsid w:val="00190C69"/>
    <w:rsid w:val="00191DB9"/>
    <w:rsid w:val="0019212F"/>
    <w:rsid w:val="0019271E"/>
    <w:rsid w:val="00192F5A"/>
    <w:rsid w:val="00196222"/>
    <w:rsid w:val="0019632E"/>
    <w:rsid w:val="00196616"/>
    <w:rsid w:val="001967F6"/>
    <w:rsid w:val="00197613"/>
    <w:rsid w:val="001A02F5"/>
    <w:rsid w:val="001A1606"/>
    <w:rsid w:val="001A19E9"/>
    <w:rsid w:val="001A1DAC"/>
    <w:rsid w:val="001A233D"/>
    <w:rsid w:val="001A2832"/>
    <w:rsid w:val="001A3054"/>
    <w:rsid w:val="001A453C"/>
    <w:rsid w:val="001A4852"/>
    <w:rsid w:val="001A5D9F"/>
    <w:rsid w:val="001A63B2"/>
    <w:rsid w:val="001A69A8"/>
    <w:rsid w:val="001A71FF"/>
    <w:rsid w:val="001B04B1"/>
    <w:rsid w:val="001B05D5"/>
    <w:rsid w:val="001B282B"/>
    <w:rsid w:val="001B2D60"/>
    <w:rsid w:val="001B376D"/>
    <w:rsid w:val="001B3D52"/>
    <w:rsid w:val="001B4964"/>
    <w:rsid w:val="001B4DE1"/>
    <w:rsid w:val="001B5E4A"/>
    <w:rsid w:val="001B66AC"/>
    <w:rsid w:val="001B68AB"/>
    <w:rsid w:val="001B70F6"/>
    <w:rsid w:val="001B7826"/>
    <w:rsid w:val="001C0ACC"/>
    <w:rsid w:val="001C0AFF"/>
    <w:rsid w:val="001C1277"/>
    <w:rsid w:val="001C1C89"/>
    <w:rsid w:val="001C2193"/>
    <w:rsid w:val="001C2704"/>
    <w:rsid w:val="001C294F"/>
    <w:rsid w:val="001C428E"/>
    <w:rsid w:val="001C4379"/>
    <w:rsid w:val="001C4B44"/>
    <w:rsid w:val="001C4F45"/>
    <w:rsid w:val="001C5073"/>
    <w:rsid w:val="001C6887"/>
    <w:rsid w:val="001C69CC"/>
    <w:rsid w:val="001D061D"/>
    <w:rsid w:val="001D07F2"/>
    <w:rsid w:val="001D166D"/>
    <w:rsid w:val="001D1934"/>
    <w:rsid w:val="001D2088"/>
    <w:rsid w:val="001D29C5"/>
    <w:rsid w:val="001D32A5"/>
    <w:rsid w:val="001D65A2"/>
    <w:rsid w:val="001D6BAE"/>
    <w:rsid w:val="001D6CD2"/>
    <w:rsid w:val="001D6E8F"/>
    <w:rsid w:val="001D7C37"/>
    <w:rsid w:val="001E16A2"/>
    <w:rsid w:val="001E1E24"/>
    <w:rsid w:val="001E212E"/>
    <w:rsid w:val="001E2E12"/>
    <w:rsid w:val="001E3FC3"/>
    <w:rsid w:val="001E4300"/>
    <w:rsid w:val="001E4EB8"/>
    <w:rsid w:val="001E57AE"/>
    <w:rsid w:val="001E5F48"/>
    <w:rsid w:val="001E6FD5"/>
    <w:rsid w:val="001E7CD2"/>
    <w:rsid w:val="001F0091"/>
    <w:rsid w:val="001F11D9"/>
    <w:rsid w:val="001F1F32"/>
    <w:rsid w:val="001F274D"/>
    <w:rsid w:val="001F2ED9"/>
    <w:rsid w:val="001F2FB2"/>
    <w:rsid w:val="001F3C83"/>
    <w:rsid w:val="001F60FD"/>
    <w:rsid w:val="001F6804"/>
    <w:rsid w:val="001F6B1C"/>
    <w:rsid w:val="00200396"/>
    <w:rsid w:val="00200B3E"/>
    <w:rsid w:val="00201260"/>
    <w:rsid w:val="002019ED"/>
    <w:rsid w:val="00201F75"/>
    <w:rsid w:val="002026E1"/>
    <w:rsid w:val="002028A9"/>
    <w:rsid w:val="00203E91"/>
    <w:rsid w:val="0021105E"/>
    <w:rsid w:val="0021163F"/>
    <w:rsid w:val="00211CCD"/>
    <w:rsid w:val="00213159"/>
    <w:rsid w:val="002140BF"/>
    <w:rsid w:val="00214D26"/>
    <w:rsid w:val="00214F34"/>
    <w:rsid w:val="00216476"/>
    <w:rsid w:val="002165F8"/>
    <w:rsid w:val="002169B9"/>
    <w:rsid w:val="002172C6"/>
    <w:rsid w:val="0021746A"/>
    <w:rsid w:val="0022014D"/>
    <w:rsid w:val="00221851"/>
    <w:rsid w:val="00222D2C"/>
    <w:rsid w:val="0022311B"/>
    <w:rsid w:val="002232D3"/>
    <w:rsid w:val="0022449D"/>
    <w:rsid w:val="0022493D"/>
    <w:rsid w:val="00225D6B"/>
    <w:rsid w:val="002263FC"/>
    <w:rsid w:val="00226839"/>
    <w:rsid w:val="00226899"/>
    <w:rsid w:val="00226B08"/>
    <w:rsid w:val="00230C08"/>
    <w:rsid w:val="00231797"/>
    <w:rsid w:val="0023247E"/>
    <w:rsid w:val="002324AB"/>
    <w:rsid w:val="002327C3"/>
    <w:rsid w:val="00232B29"/>
    <w:rsid w:val="00232E61"/>
    <w:rsid w:val="002344EA"/>
    <w:rsid w:val="00234E19"/>
    <w:rsid w:val="0023576C"/>
    <w:rsid w:val="0023668E"/>
    <w:rsid w:val="00236BED"/>
    <w:rsid w:val="00236C63"/>
    <w:rsid w:val="00237A46"/>
    <w:rsid w:val="002409C6"/>
    <w:rsid w:val="00240A7A"/>
    <w:rsid w:val="002410C1"/>
    <w:rsid w:val="00241B2E"/>
    <w:rsid w:val="00242379"/>
    <w:rsid w:val="00242F23"/>
    <w:rsid w:val="002434B3"/>
    <w:rsid w:val="00244D87"/>
    <w:rsid w:val="0024538F"/>
    <w:rsid w:val="0024595C"/>
    <w:rsid w:val="00245D5E"/>
    <w:rsid w:val="002467DE"/>
    <w:rsid w:val="00247902"/>
    <w:rsid w:val="00247A94"/>
    <w:rsid w:val="00247DDE"/>
    <w:rsid w:val="00250CD4"/>
    <w:rsid w:val="0025104F"/>
    <w:rsid w:val="00251520"/>
    <w:rsid w:val="002516A7"/>
    <w:rsid w:val="00251759"/>
    <w:rsid w:val="0025244A"/>
    <w:rsid w:val="00254C5D"/>
    <w:rsid w:val="00255931"/>
    <w:rsid w:val="00256BA6"/>
    <w:rsid w:val="0025786D"/>
    <w:rsid w:val="00257940"/>
    <w:rsid w:val="00257D23"/>
    <w:rsid w:val="00260596"/>
    <w:rsid w:val="00260825"/>
    <w:rsid w:val="00261B11"/>
    <w:rsid w:val="0026263A"/>
    <w:rsid w:val="00262B31"/>
    <w:rsid w:val="00263DB2"/>
    <w:rsid w:val="00263DE3"/>
    <w:rsid w:val="00266C54"/>
    <w:rsid w:val="00266D20"/>
    <w:rsid w:val="00267057"/>
    <w:rsid w:val="00267BA2"/>
    <w:rsid w:val="0027118B"/>
    <w:rsid w:val="00271D30"/>
    <w:rsid w:val="00271D50"/>
    <w:rsid w:val="002734D6"/>
    <w:rsid w:val="002735EE"/>
    <w:rsid w:val="00273F72"/>
    <w:rsid w:val="0027470D"/>
    <w:rsid w:val="0027658B"/>
    <w:rsid w:val="00276A7C"/>
    <w:rsid w:val="00276C74"/>
    <w:rsid w:val="002775D9"/>
    <w:rsid w:val="0028134B"/>
    <w:rsid w:val="00281847"/>
    <w:rsid w:val="0028225A"/>
    <w:rsid w:val="0028243D"/>
    <w:rsid w:val="00282B49"/>
    <w:rsid w:val="00283C80"/>
    <w:rsid w:val="00283D31"/>
    <w:rsid w:val="00284A05"/>
    <w:rsid w:val="00285902"/>
    <w:rsid w:val="00286218"/>
    <w:rsid w:val="00286323"/>
    <w:rsid w:val="0028696C"/>
    <w:rsid w:val="00286BED"/>
    <w:rsid w:val="0028768B"/>
    <w:rsid w:val="002916D2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70C7"/>
    <w:rsid w:val="002979BC"/>
    <w:rsid w:val="00297F3C"/>
    <w:rsid w:val="002A0066"/>
    <w:rsid w:val="002A1088"/>
    <w:rsid w:val="002A3363"/>
    <w:rsid w:val="002A41CF"/>
    <w:rsid w:val="002A4583"/>
    <w:rsid w:val="002A6E55"/>
    <w:rsid w:val="002A70B0"/>
    <w:rsid w:val="002A7B40"/>
    <w:rsid w:val="002B04FC"/>
    <w:rsid w:val="002B06C1"/>
    <w:rsid w:val="002B1070"/>
    <w:rsid w:val="002B14FB"/>
    <w:rsid w:val="002B182D"/>
    <w:rsid w:val="002B2B58"/>
    <w:rsid w:val="002B3789"/>
    <w:rsid w:val="002B3A00"/>
    <w:rsid w:val="002B3F74"/>
    <w:rsid w:val="002B416F"/>
    <w:rsid w:val="002B439E"/>
    <w:rsid w:val="002B498A"/>
    <w:rsid w:val="002B4AD9"/>
    <w:rsid w:val="002B4CE8"/>
    <w:rsid w:val="002B5DD4"/>
    <w:rsid w:val="002B64E1"/>
    <w:rsid w:val="002B6921"/>
    <w:rsid w:val="002B6F5A"/>
    <w:rsid w:val="002B7226"/>
    <w:rsid w:val="002C11CB"/>
    <w:rsid w:val="002C4108"/>
    <w:rsid w:val="002D2B4F"/>
    <w:rsid w:val="002D38BF"/>
    <w:rsid w:val="002D4779"/>
    <w:rsid w:val="002D58EA"/>
    <w:rsid w:val="002D623C"/>
    <w:rsid w:val="002D6696"/>
    <w:rsid w:val="002D7685"/>
    <w:rsid w:val="002D7C59"/>
    <w:rsid w:val="002D7ECD"/>
    <w:rsid w:val="002E0197"/>
    <w:rsid w:val="002E1A78"/>
    <w:rsid w:val="002E1D65"/>
    <w:rsid w:val="002E1D8D"/>
    <w:rsid w:val="002E1F7B"/>
    <w:rsid w:val="002E255F"/>
    <w:rsid w:val="002E2A6B"/>
    <w:rsid w:val="002E3990"/>
    <w:rsid w:val="002E40B0"/>
    <w:rsid w:val="002E4E55"/>
    <w:rsid w:val="002E4ECC"/>
    <w:rsid w:val="002E5296"/>
    <w:rsid w:val="002E57C1"/>
    <w:rsid w:val="002E6012"/>
    <w:rsid w:val="002E64DB"/>
    <w:rsid w:val="002E660B"/>
    <w:rsid w:val="002F01F9"/>
    <w:rsid w:val="002F12C4"/>
    <w:rsid w:val="002F1FF7"/>
    <w:rsid w:val="002F25ED"/>
    <w:rsid w:val="002F30E2"/>
    <w:rsid w:val="002F4C06"/>
    <w:rsid w:val="002F4C54"/>
    <w:rsid w:val="002F6101"/>
    <w:rsid w:val="002F62D1"/>
    <w:rsid w:val="002F6A0F"/>
    <w:rsid w:val="002F6E88"/>
    <w:rsid w:val="003000B7"/>
    <w:rsid w:val="00300510"/>
    <w:rsid w:val="00300668"/>
    <w:rsid w:val="00300DD5"/>
    <w:rsid w:val="003016A3"/>
    <w:rsid w:val="003025E7"/>
    <w:rsid w:val="00303EBC"/>
    <w:rsid w:val="00304796"/>
    <w:rsid w:val="00304A78"/>
    <w:rsid w:val="0030555B"/>
    <w:rsid w:val="00306383"/>
    <w:rsid w:val="003065DE"/>
    <w:rsid w:val="003071C9"/>
    <w:rsid w:val="003074BF"/>
    <w:rsid w:val="003077DD"/>
    <w:rsid w:val="0030796D"/>
    <w:rsid w:val="00310313"/>
    <w:rsid w:val="00310E16"/>
    <w:rsid w:val="003120DF"/>
    <w:rsid w:val="003121D0"/>
    <w:rsid w:val="00312454"/>
    <w:rsid w:val="00313A0B"/>
    <w:rsid w:val="00313AB4"/>
    <w:rsid w:val="00313DD3"/>
    <w:rsid w:val="00316F8C"/>
    <w:rsid w:val="00320FE8"/>
    <w:rsid w:val="00321FA0"/>
    <w:rsid w:val="00322272"/>
    <w:rsid w:val="0032438B"/>
    <w:rsid w:val="0032468F"/>
    <w:rsid w:val="00324696"/>
    <w:rsid w:val="003248BC"/>
    <w:rsid w:val="00324912"/>
    <w:rsid w:val="00325700"/>
    <w:rsid w:val="00325D91"/>
    <w:rsid w:val="00326638"/>
    <w:rsid w:val="00327316"/>
    <w:rsid w:val="003277BD"/>
    <w:rsid w:val="00330C3A"/>
    <w:rsid w:val="00330F56"/>
    <w:rsid w:val="00331CAF"/>
    <w:rsid w:val="003322B9"/>
    <w:rsid w:val="00333414"/>
    <w:rsid w:val="00334753"/>
    <w:rsid w:val="003353A7"/>
    <w:rsid w:val="003366D5"/>
    <w:rsid w:val="0033680A"/>
    <w:rsid w:val="00336AE2"/>
    <w:rsid w:val="00336DD3"/>
    <w:rsid w:val="00340B48"/>
    <w:rsid w:val="003411A9"/>
    <w:rsid w:val="0034203E"/>
    <w:rsid w:val="0034364A"/>
    <w:rsid w:val="00343FD1"/>
    <w:rsid w:val="00345D66"/>
    <w:rsid w:val="00346B34"/>
    <w:rsid w:val="00346CA5"/>
    <w:rsid w:val="00346F8E"/>
    <w:rsid w:val="0034737C"/>
    <w:rsid w:val="00347BAC"/>
    <w:rsid w:val="00350D33"/>
    <w:rsid w:val="0035147C"/>
    <w:rsid w:val="0035165C"/>
    <w:rsid w:val="00351BB3"/>
    <w:rsid w:val="003524B8"/>
    <w:rsid w:val="00352A39"/>
    <w:rsid w:val="003544D4"/>
    <w:rsid w:val="00354F83"/>
    <w:rsid w:val="003562CF"/>
    <w:rsid w:val="003575A6"/>
    <w:rsid w:val="0035772E"/>
    <w:rsid w:val="003578FE"/>
    <w:rsid w:val="00360117"/>
    <w:rsid w:val="0036057D"/>
    <w:rsid w:val="00360622"/>
    <w:rsid w:val="0036080C"/>
    <w:rsid w:val="003632F6"/>
    <w:rsid w:val="0036347D"/>
    <w:rsid w:val="003636B0"/>
    <w:rsid w:val="00364040"/>
    <w:rsid w:val="00366186"/>
    <w:rsid w:val="00366CD8"/>
    <w:rsid w:val="00367242"/>
    <w:rsid w:val="003704A9"/>
    <w:rsid w:val="00370AC8"/>
    <w:rsid w:val="00371FF7"/>
    <w:rsid w:val="003722EA"/>
    <w:rsid w:val="00372D5C"/>
    <w:rsid w:val="00373BC9"/>
    <w:rsid w:val="003743F9"/>
    <w:rsid w:val="003745FF"/>
    <w:rsid w:val="0037510E"/>
    <w:rsid w:val="003752AA"/>
    <w:rsid w:val="00375B68"/>
    <w:rsid w:val="0037600A"/>
    <w:rsid w:val="0037625E"/>
    <w:rsid w:val="00377747"/>
    <w:rsid w:val="00380352"/>
    <w:rsid w:val="00380BD0"/>
    <w:rsid w:val="0038124C"/>
    <w:rsid w:val="00381348"/>
    <w:rsid w:val="003816D1"/>
    <w:rsid w:val="0038227A"/>
    <w:rsid w:val="00383718"/>
    <w:rsid w:val="00384BE3"/>
    <w:rsid w:val="0038538E"/>
    <w:rsid w:val="00387702"/>
    <w:rsid w:val="003878AF"/>
    <w:rsid w:val="00387D36"/>
    <w:rsid w:val="003905C8"/>
    <w:rsid w:val="00390C99"/>
    <w:rsid w:val="00390ED9"/>
    <w:rsid w:val="0039228D"/>
    <w:rsid w:val="003931AF"/>
    <w:rsid w:val="003941ED"/>
    <w:rsid w:val="00396428"/>
    <w:rsid w:val="00396742"/>
    <w:rsid w:val="0039743F"/>
    <w:rsid w:val="0039748E"/>
    <w:rsid w:val="00397A4A"/>
    <w:rsid w:val="003A02F4"/>
    <w:rsid w:val="003A0971"/>
    <w:rsid w:val="003A16A3"/>
    <w:rsid w:val="003A1ED4"/>
    <w:rsid w:val="003A2536"/>
    <w:rsid w:val="003A2928"/>
    <w:rsid w:val="003A2C7A"/>
    <w:rsid w:val="003A33E5"/>
    <w:rsid w:val="003A4412"/>
    <w:rsid w:val="003A4614"/>
    <w:rsid w:val="003A4AB6"/>
    <w:rsid w:val="003A4CCB"/>
    <w:rsid w:val="003A4E1C"/>
    <w:rsid w:val="003A6E47"/>
    <w:rsid w:val="003A7CCC"/>
    <w:rsid w:val="003B085C"/>
    <w:rsid w:val="003B2FF5"/>
    <w:rsid w:val="003B3403"/>
    <w:rsid w:val="003B3EC8"/>
    <w:rsid w:val="003B4509"/>
    <w:rsid w:val="003B49FF"/>
    <w:rsid w:val="003B4DD9"/>
    <w:rsid w:val="003B4FAC"/>
    <w:rsid w:val="003B5BB5"/>
    <w:rsid w:val="003B5EAB"/>
    <w:rsid w:val="003C00A3"/>
    <w:rsid w:val="003C083A"/>
    <w:rsid w:val="003C1190"/>
    <w:rsid w:val="003C16B6"/>
    <w:rsid w:val="003C16F1"/>
    <w:rsid w:val="003C17ED"/>
    <w:rsid w:val="003C21DF"/>
    <w:rsid w:val="003C2DD7"/>
    <w:rsid w:val="003C3566"/>
    <w:rsid w:val="003C6CDA"/>
    <w:rsid w:val="003C7DC3"/>
    <w:rsid w:val="003D10D6"/>
    <w:rsid w:val="003D1194"/>
    <w:rsid w:val="003D1D60"/>
    <w:rsid w:val="003D43F5"/>
    <w:rsid w:val="003D4F8A"/>
    <w:rsid w:val="003D51D3"/>
    <w:rsid w:val="003D5B04"/>
    <w:rsid w:val="003D64D2"/>
    <w:rsid w:val="003D7B07"/>
    <w:rsid w:val="003E0C14"/>
    <w:rsid w:val="003E0E8B"/>
    <w:rsid w:val="003E1671"/>
    <w:rsid w:val="003E1729"/>
    <w:rsid w:val="003E173A"/>
    <w:rsid w:val="003E18AC"/>
    <w:rsid w:val="003E2DA2"/>
    <w:rsid w:val="003E39E7"/>
    <w:rsid w:val="003E3A2C"/>
    <w:rsid w:val="003E3E81"/>
    <w:rsid w:val="003E462D"/>
    <w:rsid w:val="003E476B"/>
    <w:rsid w:val="003E4F5B"/>
    <w:rsid w:val="003E668F"/>
    <w:rsid w:val="003E6A06"/>
    <w:rsid w:val="003F06FF"/>
    <w:rsid w:val="003F0C7F"/>
    <w:rsid w:val="003F154D"/>
    <w:rsid w:val="003F1FFC"/>
    <w:rsid w:val="003F3212"/>
    <w:rsid w:val="003F57E8"/>
    <w:rsid w:val="003F57FB"/>
    <w:rsid w:val="003F6205"/>
    <w:rsid w:val="003F7D16"/>
    <w:rsid w:val="0040001B"/>
    <w:rsid w:val="00400C23"/>
    <w:rsid w:val="004019B5"/>
    <w:rsid w:val="00401E25"/>
    <w:rsid w:val="00401F21"/>
    <w:rsid w:val="0040445A"/>
    <w:rsid w:val="00405CD2"/>
    <w:rsid w:val="00405FB0"/>
    <w:rsid w:val="004067AD"/>
    <w:rsid w:val="004078C4"/>
    <w:rsid w:val="00407EB4"/>
    <w:rsid w:val="00410AA8"/>
    <w:rsid w:val="00412309"/>
    <w:rsid w:val="004135B7"/>
    <w:rsid w:val="00414574"/>
    <w:rsid w:val="00414773"/>
    <w:rsid w:val="00414B3C"/>
    <w:rsid w:val="00414C19"/>
    <w:rsid w:val="004156A3"/>
    <w:rsid w:val="00416B46"/>
    <w:rsid w:val="00416F5E"/>
    <w:rsid w:val="00417961"/>
    <w:rsid w:val="00417A59"/>
    <w:rsid w:val="004206BD"/>
    <w:rsid w:val="004206D8"/>
    <w:rsid w:val="0042073B"/>
    <w:rsid w:val="00420875"/>
    <w:rsid w:val="00421AA0"/>
    <w:rsid w:val="00421E24"/>
    <w:rsid w:val="00422997"/>
    <w:rsid w:val="004244EB"/>
    <w:rsid w:val="004273C1"/>
    <w:rsid w:val="004332D1"/>
    <w:rsid w:val="004334C3"/>
    <w:rsid w:val="00435156"/>
    <w:rsid w:val="0043676D"/>
    <w:rsid w:val="00436ED2"/>
    <w:rsid w:val="004370A0"/>
    <w:rsid w:val="00440009"/>
    <w:rsid w:val="004405F5"/>
    <w:rsid w:val="00442339"/>
    <w:rsid w:val="00444A76"/>
    <w:rsid w:val="00445909"/>
    <w:rsid w:val="00447F38"/>
    <w:rsid w:val="00450997"/>
    <w:rsid w:val="0045239B"/>
    <w:rsid w:val="004531C6"/>
    <w:rsid w:val="0045334D"/>
    <w:rsid w:val="004533E7"/>
    <w:rsid w:val="00454524"/>
    <w:rsid w:val="00454E53"/>
    <w:rsid w:val="00455BA6"/>
    <w:rsid w:val="00455EB3"/>
    <w:rsid w:val="004579D3"/>
    <w:rsid w:val="00457A9C"/>
    <w:rsid w:val="00457B75"/>
    <w:rsid w:val="00460410"/>
    <w:rsid w:val="00460B5D"/>
    <w:rsid w:val="0046222A"/>
    <w:rsid w:val="00462ED2"/>
    <w:rsid w:val="004635D4"/>
    <w:rsid w:val="0046394A"/>
    <w:rsid w:val="00464DCF"/>
    <w:rsid w:val="004651D4"/>
    <w:rsid w:val="00466A8A"/>
    <w:rsid w:val="00467788"/>
    <w:rsid w:val="004705DA"/>
    <w:rsid w:val="00471702"/>
    <w:rsid w:val="00471C31"/>
    <w:rsid w:val="0047254D"/>
    <w:rsid w:val="00472743"/>
    <w:rsid w:val="004728E8"/>
    <w:rsid w:val="00473CF3"/>
    <w:rsid w:val="0047428C"/>
    <w:rsid w:val="004749BC"/>
    <w:rsid w:val="00474A92"/>
    <w:rsid w:val="00476949"/>
    <w:rsid w:val="00477AE8"/>
    <w:rsid w:val="00480769"/>
    <w:rsid w:val="004808ED"/>
    <w:rsid w:val="004824A3"/>
    <w:rsid w:val="00482D57"/>
    <w:rsid w:val="004849E0"/>
    <w:rsid w:val="00484FAF"/>
    <w:rsid w:val="0048540C"/>
    <w:rsid w:val="004861A2"/>
    <w:rsid w:val="00486891"/>
    <w:rsid w:val="00486ADA"/>
    <w:rsid w:val="004870CD"/>
    <w:rsid w:val="004874FA"/>
    <w:rsid w:val="00487ADF"/>
    <w:rsid w:val="004918F6"/>
    <w:rsid w:val="00492047"/>
    <w:rsid w:val="00492058"/>
    <w:rsid w:val="00492950"/>
    <w:rsid w:val="00493079"/>
    <w:rsid w:val="00494964"/>
    <w:rsid w:val="00494D6A"/>
    <w:rsid w:val="00495F6F"/>
    <w:rsid w:val="00496C08"/>
    <w:rsid w:val="00496CBF"/>
    <w:rsid w:val="004A0C9C"/>
    <w:rsid w:val="004A1375"/>
    <w:rsid w:val="004A388B"/>
    <w:rsid w:val="004A4035"/>
    <w:rsid w:val="004A4812"/>
    <w:rsid w:val="004A4CE1"/>
    <w:rsid w:val="004A64B7"/>
    <w:rsid w:val="004A69C4"/>
    <w:rsid w:val="004A6EA1"/>
    <w:rsid w:val="004A735C"/>
    <w:rsid w:val="004A7658"/>
    <w:rsid w:val="004A7756"/>
    <w:rsid w:val="004B0EAF"/>
    <w:rsid w:val="004B14DE"/>
    <w:rsid w:val="004B1D73"/>
    <w:rsid w:val="004B248E"/>
    <w:rsid w:val="004B26C2"/>
    <w:rsid w:val="004B34A9"/>
    <w:rsid w:val="004B3E11"/>
    <w:rsid w:val="004B42F4"/>
    <w:rsid w:val="004B477B"/>
    <w:rsid w:val="004B4968"/>
    <w:rsid w:val="004B544C"/>
    <w:rsid w:val="004B5717"/>
    <w:rsid w:val="004B62D5"/>
    <w:rsid w:val="004B659A"/>
    <w:rsid w:val="004B6BF4"/>
    <w:rsid w:val="004B6FEC"/>
    <w:rsid w:val="004B74FF"/>
    <w:rsid w:val="004C084E"/>
    <w:rsid w:val="004C0D20"/>
    <w:rsid w:val="004C16A6"/>
    <w:rsid w:val="004C1913"/>
    <w:rsid w:val="004C243E"/>
    <w:rsid w:val="004C2DC3"/>
    <w:rsid w:val="004C2E4F"/>
    <w:rsid w:val="004C30FF"/>
    <w:rsid w:val="004C35D9"/>
    <w:rsid w:val="004C39FB"/>
    <w:rsid w:val="004C48E0"/>
    <w:rsid w:val="004C5274"/>
    <w:rsid w:val="004C579D"/>
    <w:rsid w:val="004C6088"/>
    <w:rsid w:val="004C621E"/>
    <w:rsid w:val="004C63D4"/>
    <w:rsid w:val="004C7DC3"/>
    <w:rsid w:val="004D0884"/>
    <w:rsid w:val="004D0BB2"/>
    <w:rsid w:val="004D1A69"/>
    <w:rsid w:val="004D25C3"/>
    <w:rsid w:val="004D28BB"/>
    <w:rsid w:val="004D290B"/>
    <w:rsid w:val="004D3F59"/>
    <w:rsid w:val="004D46A0"/>
    <w:rsid w:val="004D5290"/>
    <w:rsid w:val="004D5523"/>
    <w:rsid w:val="004D5A16"/>
    <w:rsid w:val="004D73D9"/>
    <w:rsid w:val="004D7C57"/>
    <w:rsid w:val="004E0118"/>
    <w:rsid w:val="004E0184"/>
    <w:rsid w:val="004E0944"/>
    <w:rsid w:val="004E115D"/>
    <w:rsid w:val="004E1359"/>
    <w:rsid w:val="004E1636"/>
    <w:rsid w:val="004E2FF8"/>
    <w:rsid w:val="004E3557"/>
    <w:rsid w:val="004E4A76"/>
    <w:rsid w:val="004E592A"/>
    <w:rsid w:val="004E5939"/>
    <w:rsid w:val="004E61DC"/>
    <w:rsid w:val="004E628E"/>
    <w:rsid w:val="004E6F0B"/>
    <w:rsid w:val="004E7277"/>
    <w:rsid w:val="004E7E2C"/>
    <w:rsid w:val="004F0104"/>
    <w:rsid w:val="004F02D0"/>
    <w:rsid w:val="004F07A5"/>
    <w:rsid w:val="004F118D"/>
    <w:rsid w:val="004F14C8"/>
    <w:rsid w:val="004F18AF"/>
    <w:rsid w:val="004F24DD"/>
    <w:rsid w:val="004F2F3B"/>
    <w:rsid w:val="004F368B"/>
    <w:rsid w:val="004F3DE2"/>
    <w:rsid w:val="004F444C"/>
    <w:rsid w:val="004F52D3"/>
    <w:rsid w:val="004F571A"/>
    <w:rsid w:val="004F6995"/>
    <w:rsid w:val="004F7160"/>
    <w:rsid w:val="004F72F5"/>
    <w:rsid w:val="00500569"/>
    <w:rsid w:val="00501233"/>
    <w:rsid w:val="00504E44"/>
    <w:rsid w:val="0050598A"/>
    <w:rsid w:val="00511DC3"/>
    <w:rsid w:val="00512297"/>
    <w:rsid w:val="00512692"/>
    <w:rsid w:val="00513B7A"/>
    <w:rsid w:val="00516272"/>
    <w:rsid w:val="0051669B"/>
    <w:rsid w:val="005166F1"/>
    <w:rsid w:val="005169D0"/>
    <w:rsid w:val="00516B2F"/>
    <w:rsid w:val="00517125"/>
    <w:rsid w:val="00520BA2"/>
    <w:rsid w:val="005268E2"/>
    <w:rsid w:val="0052759C"/>
    <w:rsid w:val="00527B82"/>
    <w:rsid w:val="00531318"/>
    <w:rsid w:val="00531976"/>
    <w:rsid w:val="005322B7"/>
    <w:rsid w:val="005323EF"/>
    <w:rsid w:val="00532A8F"/>
    <w:rsid w:val="00533D40"/>
    <w:rsid w:val="00536897"/>
    <w:rsid w:val="005368D0"/>
    <w:rsid w:val="005371A8"/>
    <w:rsid w:val="005376B4"/>
    <w:rsid w:val="005377F6"/>
    <w:rsid w:val="00537978"/>
    <w:rsid w:val="0054085F"/>
    <w:rsid w:val="00541389"/>
    <w:rsid w:val="0054207E"/>
    <w:rsid w:val="00542542"/>
    <w:rsid w:val="0054290F"/>
    <w:rsid w:val="00543077"/>
    <w:rsid w:val="0054328B"/>
    <w:rsid w:val="005435C4"/>
    <w:rsid w:val="005437A5"/>
    <w:rsid w:val="00544501"/>
    <w:rsid w:val="00544F1F"/>
    <w:rsid w:val="00545838"/>
    <w:rsid w:val="0054629E"/>
    <w:rsid w:val="00546ACE"/>
    <w:rsid w:val="00546EF8"/>
    <w:rsid w:val="0055159E"/>
    <w:rsid w:val="00552617"/>
    <w:rsid w:val="005529F7"/>
    <w:rsid w:val="00554298"/>
    <w:rsid w:val="00554FE7"/>
    <w:rsid w:val="00555394"/>
    <w:rsid w:val="00560FAB"/>
    <w:rsid w:val="00561CA3"/>
    <w:rsid w:val="00562045"/>
    <w:rsid w:val="00562D07"/>
    <w:rsid w:val="00563170"/>
    <w:rsid w:val="00563D77"/>
    <w:rsid w:val="0056478F"/>
    <w:rsid w:val="00564F79"/>
    <w:rsid w:val="00567634"/>
    <w:rsid w:val="00567B5C"/>
    <w:rsid w:val="00567BDE"/>
    <w:rsid w:val="005701C6"/>
    <w:rsid w:val="00570599"/>
    <w:rsid w:val="005713EF"/>
    <w:rsid w:val="00571A84"/>
    <w:rsid w:val="0057202E"/>
    <w:rsid w:val="00572961"/>
    <w:rsid w:val="00572BB4"/>
    <w:rsid w:val="00573235"/>
    <w:rsid w:val="00574557"/>
    <w:rsid w:val="00574E53"/>
    <w:rsid w:val="00576542"/>
    <w:rsid w:val="00576734"/>
    <w:rsid w:val="00576C73"/>
    <w:rsid w:val="00577A1A"/>
    <w:rsid w:val="00580591"/>
    <w:rsid w:val="00580C35"/>
    <w:rsid w:val="00581079"/>
    <w:rsid w:val="00583347"/>
    <w:rsid w:val="00583351"/>
    <w:rsid w:val="005838D4"/>
    <w:rsid w:val="00583A79"/>
    <w:rsid w:val="0058436F"/>
    <w:rsid w:val="0058534A"/>
    <w:rsid w:val="005857EF"/>
    <w:rsid w:val="00585E4E"/>
    <w:rsid w:val="0058697B"/>
    <w:rsid w:val="0058778E"/>
    <w:rsid w:val="00590CDC"/>
    <w:rsid w:val="005919EF"/>
    <w:rsid w:val="00591B6A"/>
    <w:rsid w:val="005934B7"/>
    <w:rsid w:val="00593559"/>
    <w:rsid w:val="0059476B"/>
    <w:rsid w:val="0059490F"/>
    <w:rsid w:val="00594F97"/>
    <w:rsid w:val="00595C0F"/>
    <w:rsid w:val="00596D17"/>
    <w:rsid w:val="0059708A"/>
    <w:rsid w:val="00597969"/>
    <w:rsid w:val="005A012D"/>
    <w:rsid w:val="005A0ABE"/>
    <w:rsid w:val="005A1219"/>
    <w:rsid w:val="005A39ED"/>
    <w:rsid w:val="005A402A"/>
    <w:rsid w:val="005A4E76"/>
    <w:rsid w:val="005A4FA0"/>
    <w:rsid w:val="005A5170"/>
    <w:rsid w:val="005A6B7D"/>
    <w:rsid w:val="005A738D"/>
    <w:rsid w:val="005B0471"/>
    <w:rsid w:val="005B1EC6"/>
    <w:rsid w:val="005B22E1"/>
    <w:rsid w:val="005B2F0B"/>
    <w:rsid w:val="005B3638"/>
    <w:rsid w:val="005B5442"/>
    <w:rsid w:val="005B591B"/>
    <w:rsid w:val="005B74C3"/>
    <w:rsid w:val="005B7733"/>
    <w:rsid w:val="005B7F23"/>
    <w:rsid w:val="005C01F8"/>
    <w:rsid w:val="005C12D4"/>
    <w:rsid w:val="005C17FB"/>
    <w:rsid w:val="005C19C8"/>
    <w:rsid w:val="005C1D15"/>
    <w:rsid w:val="005C32F1"/>
    <w:rsid w:val="005C3C6E"/>
    <w:rsid w:val="005C4969"/>
    <w:rsid w:val="005C5165"/>
    <w:rsid w:val="005C5455"/>
    <w:rsid w:val="005C5A33"/>
    <w:rsid w:val="005C6643"/>
    <w:rsid w:val="005C6A68"/>
    <w:rsid w:val="005C6D5F"/>
    <w:rsid w:val="005C6E57"/>
    <w:rsid w:val="005C79B6"/>
    <w:rsid w:val="005C7BC8"/>
    <w:rsid w:val="005C7EF2"/>
    <w:rsid w:val="005C7F13"/>
    <w:rsid w:val="005D0205"/>
    <w:rsid w:val="005D077A"/>
    <w:rsid w:val="005D093D"/>
    <w:rsid w:val="005D121F"/>
    <w:rsid w:val="005D153F"/>
    <w:rsid w:val="005D24D9"/>
    <w:rsid w:val="005D3335"/>
    <w:rsid w:val="005D35CE"/>
    <w:rsid w:val="005D3FD5"/>
    <w:rsid w:val="005D4C07"/>
    <w:rsid w:val="005D4D3B"/>
    <w:rsid w:val="005D4D4D"/>
    <w:rsid w:val="005D55C1"/>
    <w:rsid w:val="005D5949"/>
    <w:rsid w:val="005D5D0E"/>
    <w:rsid w:val="005D6584"/>
    <w:rsid w:val="005D6D3C"/>
    <w:rsid w:val="005E12AA"/>
    <w:rsid w:val="005E22CA"/>
    <w:rsid w:val="005E2864"/>
    <w:rsid w:val="005E2DF6"/>
    <w:rsid w:val="005E4007"/>
    <w:rsid w:val="005E4CF6"/>
    <w:rsid w:val="005E4DC5"/>
    <w:rsid w:val="005E4E79"/>
    <w:rsid w:val="005E532A"/>
    <w:rsid w:val="005E6656"/>
    <w:rsid w:val="005E692C"/>
    <w:rsid w:val="005E7801"/>
    <w:rsid w:val="005E7B68"/>
    <w:rsid w:val="005F1522"/>
    <w:rsid w:val="005F1B17"/>
    <w:rsid w:val="005F1B9C"/>
    <w:rsid w:val="005F2AE7"/>
    <w:rsid w:val="005F4219"/>
    <w:rsid w:val="005F47D9"/>
    <w:rsid w:val="005F4A6B"/>
    <w:rsid w:val="005F59A6"/>
    <w:rsid w:val="005F7340"/>
    <w:rsid w:val="00604CF7"/>
    <w:rsid w:val="0060796A"/>
    <w:rsid w:val="0061057D"/>
    <w:rsid w:val="00610853"/>
    <w:rsid w:val="00612F9D"/>
    <w:rsid w:val="0061302C"/>
    <w:rsid w:val="00613368"/>
    <w:rsid w:val="00613A29"/>
    <w:rsid w:val="006143A4"/>
    <w:rsid w:val="00615356"/>
    <w:rsid w:val="00615EC2"/>
    <w:rsid w:val="00617488"/>
    <w:rsid w:val="0062024D"/>
    <w:rsid w:val="006228D0"/>
    <w:rsid w:val="006232FA"/>
    <w:rsid w:val="0062340B"/>
    <w:rsid w:val="00624250"/>
    <w:rsid w:val="00624D39"/>
    <w:rsid w:val="00626EDE"/>
    <w:rsid w:val="00627D59"/>
    <w:rsid w:val="00627E7F"/>
    <w:rsid w:val="00631791"/>
    <w:rsid w:val="006343CF"/>
    <w:rsid w:val="0063510D"/>
    <w:rsid w:val="006355CA"/>
    <w:rsid w:val="00635A9B"/>
    <w:rsid w:val="00635ECF"/>
    <w:rsid w:val="006360B1"/>
    <w:rsid w:val="00636287"/>
    <w:rsid w:val="0063675D"/>
    <w:rsid w:val="0063686F"/>
    <w:rsid w:val="00636C6B"/>
    <w:rsid w:val="00641054"/>
    <w:rsid w:val="006410C0"/>
    <w:rsid w:val="0064252F"/>
    <w:rsid w:val="00642C15"/>
    <w:rsid w:val="0064307E"/>
    <w:rsid w:val="00643F57"/>
    <w:rsid w:val="00644257"/>
    <w:rsid w:val="00644CCA"/>
    <w:rsid w:val="006472DD"/>
    <w:rsid w:val="00651F42"/>
    <w:rsid w:val="00652118"/>
    <w:rsid w:val="00652A0F"/>
    <w:rsid w:val="00652C89"/>
    <w:rsid w:val="00653142"/>
    <w:rsid w:val="006543C1"/>
    <w:rsid w:val="00654847"/>
    <w:rsid w:val="00655314"/>
    <w:rsid w:val="00655643"/>
    <w:rsid w:val="006565FA"/>
    <w:rsid w:val="00656FA0"/>
    <w:rsid w:val="0066124E"/>
    <w:rsid w:val="00661A6F"/>
    <w:rsid w:val="006636D6"/>
    <w:rsid w:val="006639F9"/>
    <w:rsid w:val="00663DB3"/>
    <w:rsid w:val="00666222"/>
    <w:rsid w:val="00666CBB"/>
    <w:rsid w:val="00667C61"/>
    <w:rsid w:val="00671C3E"/>
    <w:rsid w:val="006729D3"/>
    <w:rsid w:val="00673D29"/>
    <w:rsid w:val="006744A0"/>
    <w:rsid w:val="00674A1F"/>
    <w:rsid w:val="00674ACC"/>
    <w:rsid w:val="00674E53"/>
    <w:rsid w:val="0067560F"/>
    <w:rsid w:val="00677EC0"/>
    <w:rsid w:val="00677FAE"/>
    <w:rsid w:val="0068001A"/>
    <w:rsid w:val="0068019E"/>
    <w:rsid w:val="00680844"/>
    <w:rsid w:val="00681707"/>
    <w:rsid w:val="00681A9F"/>
    <w:rsid w:val="00681BB2"/>
    <w:rsid w:val="0068225F"/>
    <w:rsid w:val="006826F8"/>
    <w:rsid w:val="00682D0D"/>
    <w:rsid w:val="006832E6"/>
    <w:rsid w:val="00683D3C"/>
    <w:rsid w:val="00684DC5"/>
    <w:rsid w:val="0068503F"/>
    <w:rsid w:val="0068591B"/>
    <w:rsid w:val="00686AC7"/>
    <w:rsid w:val="00686D53"/>
    <w:rsid w:val="006871D9"/>
    <w:rsid w:val="00687C79"/>
    <w:rsid w:val="00687EB5"/>
    <w:rsid w:val="00687ED2"/>
    <w:rsid w:val="00687FA3"/>
    <w:rsid w:val="00690702"/>
    <w:rsid w:val="006911DA"/>
    <w:rsid w:val="0069228B"/>
    <w:rsid w:val="00692654"/>
    <w:rsid w:val="006932B3"/>
    <w:rsid w:val="0069413A"/>
    <w:rsid w:val="00694C6A"/>
    <w:rsid w:val="0069534F"/>
    <w:rsid w:val="0069616C"/>
    <w:rsid w:val="006969B1"/>
    <w:rsid w:val="00697A2D"/>
    <w:rsid w:val="006A0BCA"/>
    <w:rsid w:val="006A0D8F"/>
    <w:rsid w:val="006A1910"/>
    <w:rsid w:val="006A1FE2"/>
    <w:rsid w:val="006A2C88"/>
    <w:rsid w:val="006A305B"/>
    <w:rsid w:val="006A34D3"/>
    <w:rsid w:val="006A5302"/>
    <w:rsid w:val="006A7763"/>
    <w:rsid w:val="006A789E"/>
    <w:rsid w:val="006A78BD"/>
    <w:rsid w:val="006B02F0"/>
    <w:rsid w:val="006B0463"/>
    <w:rsid w:val="006B08CC"/>
    <w:rsid w:val="006B0A1C"/>
    <w:rsid w:val="006B1D0A"/>
    <w:rsid w:val="006B27E2"/>
    <w:rsid w:val="006B34BD"/>
    <w:rsid w:val="006B4CEF"/>
    <w:rsid w:val="006B51E4"/>
    <w:rsid w:val="006B73C7"/>
    <w:rsid w:val="006C0022"/>
    <w:rsid w:val="006C1158"/>
    <w:rsid w:val="006C15A4"/>
    <w:rsid w:val="006C18EB"/>
    <w:rsid w:val="006C2020"/>
    <w:rsid w:val="006C2B85"/>
    <w:rsid w:val="006C2C8C"/>
    <w:rsid w:val="006C50F1"/>
    <w:rsid w:val="006C516E"/>
    <w:rsid w:val="006C54DD"/>
    <w:rsid w:val="006C5F46"/>
    <w:rsid w:val="006C6159"/>
    <w:rsid w:val="006C694C"/>
    <w:rsid w:val="006D085E"/>
    <w:rsid w:val="006D0A8C"/>
    <w:rsid w:val="006D161C"/>
    <w:rsid w:val="006D2113"/>
    <w:rsid w:val="006D23C2"/>
    <w:rsid w:val="006D287D"/>
    <w:rsid w:val="006D2A46"/>
    <w:rsid w:val="006D376D"/>
    <w:rsid w:val="006D409F"/>
    <w:rsid w:val="006D43BC"/>
    <w:rsid w:val="006D4E27"/>
    <w:rsid w:val="006D5994"/>
    <w:rsid w:val="006D613C"/>
    <w:rsid w:val="006D69BF"/>
    <w:rsid w:val="006D6EB7"/>
    <w:rsid w:val="006D7FE1"/>
    <w:rsid w:val="006E04AA"/>
    <w:rsid w:val="006E0867"/>
    <w:rsid w:val="006E092A"/>
    <w:rsid w:val="006E0AE2"/>
    <w:rsid w:val="006E1374"/>
    <w:rsid w:val="006E13F8"/>
    <w:rsid w:val="006E1440"/>
    <w:rsid w:val="006E211F"/>
    <w:rsid w:val="006E2B97"/>
    <w:rsid w:val="006E3618"/>
    <w:rsid w:val="006E40BE"/>
    <w:rsid w:val="006E5042"/>
    <w:rsid w:val="006E536A"/>
    <w:rsid w:val="006E5712"/>
    <w:rsid w:val="006E6547"/>
    <w:rsid w:val="006E6802"/>
    <w:rsid w:val="006E7424"/>
    <w:rsid w:val="006F1D70"/>
    <w:rsid w:val="006F1F7C"/>
    <w:rsid w:val="006F21C5"/>
    <w:rsid w:val="006F2B38"/>
    <w:rsid w:val="006F4271"/>
    <w:rsid w:val="006F4D50"/>
    <w:rsid w:val="006F50DD"/>
    <w:rsid w:val="006F6918"/>
    <w:rsid w:val="006F6CA8"/>
    <w:rsid w:val="00700FFA"/>
    <w:rsid w:val="0070101C"/>
    <w:rsid w:val="00701DD4"/>
    <w:rsid w:val="007028D4"/>
    <w:rsid w:val="00703008"/>
    <w:rsid w:val="0070304B"/>
    <w:rsid w:val="007048AD"/>
    <w:rsid w:val="00704B3A"/>
    <w:rsid w:val="00705BB3"/>
    <w:rsid w:val="007061B5"/>
    <w:rsid w:val="00706535"/>
    <w:rsid w:val="007067B4"/>
    <w:rsid w:val="00706E31"/>
    <w:rsid w:val="0070712D"/>
    <w:rsid w:val="00707333"/>
    <w:rsid w:val="007075A7"/>
    <w:rsid w:val="00707952"/>
    <w:rsid w:val="00710B23"/>
    <w:rsid w:val="00710B2E"/>
    <w:rsid w:val="00710BB4"/>
    <w:rsid w:val="007112CC"/>
    <w:rsid w:val="007120D2"/>
    <w:rsid w:val="00713989"/>
    <w:rsid w:val="00713D25"/>
    <w:rsid w:val="00714002"/>
    <w:rsid w:val="00714126"/>
    <w:rsid w:val="00714CA6"/>
    <w:rsid w:val="00714F71"/>
    <w:rsid w:val="0071514B"/>
    <w:rsid w:val="007152B0"/>
    <w:rsid w:val="0071578B"/>
    <w:rsid w:val="0072010C"/>
    <w:rsid w:val="00720EE7"/>
    <w:rsid w:val="007211BE"/>
    <w:rsid w:val="00722CB7"/>
    <w:rsid w:val="007231C5"/>
    <w:rsid w:val="00723938"/>
    <w:rsid w:val="007240F8"/>
    <w:rsid w:val="007250D4"/>
    <w:rsid w:val="0072572F"/>
    <w:rsid w:val="00725C48"/>
    <w:rsid w:val="00726DF6"/>
    <w:rsid w:val="007270F4"/>
    <w:rsid w:val="00727274"/>
    <w:rsid w:val="00727474"/>
    <w:rsid w:val="00730004"/>
    <w:rsid w:val="0073032E"/>
    <w:rsid w:val="00730FDA"/>
    <w:rsid w:val="00735013"/>
    <w:rsid w:val="007354D0"/>
    <w:rsid w:val="00735AC5"/>
    <w:rsid w:val="00735C7F"/>
    <w:rsid w:val="00736399"/>
    <w:rsid w:val="00737294"/>
    <w:rsid w:val="007406FA"/>
    <w:rsid w:val="00740A6F"/>
    <w:rsid w:val="00741020"/>
    <w:rsid w:val="007412F4"/>
    <w:rsid w:val="007414D0"/>
    <w:rsid w:val="00742BC6"/>
    <w:rsid w:val="0074308E"/>
    <w:rsid w:val="00744090"/>
    <w:rsid w:val="00744D19"/>
    <w:rsid w:val="00744F6D"/>
    <w:rsid w:val="0074535F"/>
    <w:rsid w:val="007455D9"/>
    <w:rsid w:val="007466D4"/>
    <w:rsid w:val="00746703"/>
    <w:rsid w:val="00746902"/>
    <w:rsid w:val="007479D9"/>
    <w:rsid w:val="00751A8B"/>
    <w:rsid w:val="007521A5"/>
    <w:rsid w:val="00753C85"/>
    <w:rsid w:val="00754820"/>
    <w:rsid w:val="00755252"/>
    <w:rsid w:val="00755F08"/>
    <w:rsid w:val="00756587"/>
    <w:rsid w:val="007570E6"/>
    <w:rsid w:val="007571BB"/>
    <w:rsid w:val="00760678"/>
    <w:rsid w:val="0076102D"/>
    <w:rsid w:val="00761DDE"/>
    <w:rsid w:val="00764303"/>
    <w:rsid w:val="00765C8C"/>
    <w:rsid w:val="00766409"/>
    <w:rsid w:val="007665DC"/>
    <w:rsid w:val="00766ED2"/>
    <w:rsid w:val="007673E6"/>
    <w:rsid w:val="00767933"/>
    <w:rsid w:val="00767BAE"/>
    <w:rsid w:val="00771165"/>
    <w:rsid w:val="00774C30"/>
    <w:rsid w:val="00775523"/>
    <w:rsid w:val="00776074"/>
    <w:rsid w:val="00776F24"/>
    <w:rsid w:val="0078049F"/>
    <w:rsid w:val="0078054E"/>
    <w:rsid w:val="007807AE"/>
    <w:rsid w:val="00780F81"/>
    <w:rsid w:val="00782AC2"/>
    <w:rsid w:val="00783399"/>
    <w:rsid w:val="00783D4B"/>
    <w:rsid w:val="00783E06"/>
    <w:rsid w:val="00784A0F"/>
    <w:rsid w:val="00785BFD"/>
    <w:rsid w:val="00786357"/>
    <w:rsid w:val="00786923"/>
    <w:rsid w:val="007869B6"/>
    <w:rsid w:val="00787A8D"/>
    <w:rsid w:val="00787AF0"/>
    <w:rsid w:val="00787E1D"/>
    <w:rsid w:val="007902BF"/>
    <w:rsid w:val="00790B97"/>
    <w:rsid w:val="00791EC8"/>
    <w:rsid w:val="00793259"/>
    <w:rsid w:val="007934BD"/>
    <w:rsid w:val="0079361F"/>
    <w:rsid w:val="007948DD"/>
    <w:rsid w:val="00795C12"/>
    <w:rsid w:val="007967A8"/>
    <w:rsid w:val="007972EC"/>
    <w:rsid w:val="00797A68"/>
    <w:rsid w:val="00797C45"/>
    <w:rsid w:val="007A0FB3"/>
    <w:rsid w:val="007A23DB"/>
    <w:rsid w:val="007A31EF"/>
    <w:rsid w:val="007A372A"/>
    <w:rsid w:val="007A478A"/>
    <w:rsid w:val="007A4B31"/>
    <w:rsid w:val="007A5773"/>
    <w:rsid w:val="007A623C"/>
    <w:rsid w:val="007A6AE5"/>
    <w:rsid w:val="007A76CF"/>
    <w:rsid w:val="007A77E6"/>
    <w:rsid w:val="007B067A"/>
    <w:rsid w:val="007B253C"/>
    <w:rsid w:val="007B269F"/>
    <w:rsid w:val="007B39BE"/>
    <w:rsid w:val="007B5B75"/>
    <w:rsid w:val="007B768D"/>
    <w:rsid w:val="007B7C19"/>
    <w:rsid w:val="007C069B"/>
    <w:rsid w:val="007C149E"/>
    <w:rsid w:val="007C23FC"/>
    <w:rsid w:val="007C2B69"/>
    <w:rsid w:val="007C2E9C"/>
    <w:rsid w:val="007C300C"/>
    <w:rsid w:val="007C3295"/>
    <w:rsid w:val="007C34FF"/>
    <w:rsid w:val="007C4CA5"/>
    <w:rsid w:val="007C53A5"/>
    <w:rsid w:val="007C6A0A"/>
    <w:rsid w:val="007C7B53"/>
    <w:rsid w:val="007D1D03"/>
    <w:rsid w:val="007D2D51"/>
    <w:rsid w:val="007D301C"/>
    <w:rsid w:val="007D41ED"/>
    <w:rsid w:val="007D4490"/>
    <w:rsid w:val="007D4A83"/>
    <w:rsid w:val="007D4CBA"/>
    <w:rsid w:val="007D50C1"/>
    <w:rsid w:val="007E03AB"/>
    <w:rsid w:val="007E04F3"/>
    <w:rsid w:val="007E0EB4"/>
    <w:rsid w:val="007E111F"/>
    <w:rsid w:val="007E12F7"/>
    <w:rsid w:val="007E19BD"/>
    <w:rsid w:val="007E3157"/>
    <w:rsid w:val="007E34C2"/>
    <w:rsid w:val="007E47EC"/>
    <w:rsid w:val="007E4BF0"/>
    <w:rsid w:val="007E4C74"/>
    <w:rsid w:val="007E5152"/>
    <w:rsid w:val="007E515A"/>
    <w:rsid w:val="007E563E"/>
    <w:rsid w:val="007E5DD8"/>
    <w:rsid w:val="007E6F4A"/>
    <w:rsid w:val="007E7652"/>
    <w:rsid w:val="007F0354"/>
    <w:rsid w:val="007F04FC"/>
    <w:rsid w:val="007F2002"/>
    <w:rsid w:val="007F3DEB"/>
    <w:rsid w:val="007F5480"/>
    <w:rsid w:val="007F61AD"/>
    <w:rsid w:val="007F6A70"/>
    <w:rsid w:val="007F776C"/>
    <w:rsid w:val="007F7C63"/>
    <w:rsid w:val="0080112A"/>
    <w:rsid w:val="008015F3"/>
    <w:rsid w:val="00801985"/>
    <w:rsid w:val="00802262"/>
    <w:rsid w:val="008030D7"/>
    <w:rsid w:val="008032D9"/>
    <w:rsid w:val="0080509E"/>
    <w:rsid w:val="00805D74"/>
    <w:rsid w:val="008063D2"/>
    <w:rsid w:val="0080686A"/>
    <w:rsid w:val="008071B3"/>
    <w:rsid w:val="00807C6C"/>
    <w:rsid w:val="00810037"/>
    <w:rsid w:val="00810AC2"/>
    <w:rsid w:val="00811038"/>
    <w:rsid w:val="00813E0C"/>
    <w:rsid w:val="00815789"/>
    <w:rsid w:val="00815A13"/>
    <w:rsid w:val="00815A5D"/>
    <w:rsid w:val="008166D1"/>
    <w:rsid w:val="00816957"/>
    <w:rsid w:val="00816BE3"/>
    <w:rsid w:val="00816FFC"/>
    <w:rsid w:val="008214CC"/>
    <w:rsid w:val="0082250F"/>
    <w:rsid w:val="00822AB9"/>
    <w:rsid w:val="008232D7"/>
    <w:rsid w:val="00823FFC"/>
    <w:rsid w:val="00825171"/>
    <w:rsid w:val="008257A9"/>
    <w:rsid w:val="00826284"/>
    <w:rsid w:val="00827FB8"/>
    <w:rsid w:val="00830BD7"/>
    <w:rsid w:val="008315AC"/>
    <w:rsid w:val="00832A6A"/>
    <w:rsid w:val="00833185"/>
    <w:rsid w:val="008339E1"/>
    <w:rsid w:val="00834294"/>
    <w:rsid w:val="00835579"/>
    <w:rsid w:val="008357A1"/>
    <w:rsid w:val="00836060"/>
    <w:rsid w:val="00836111"/>
    <w:rsid w:val="0083652A"/>
    <w:rsid w:val="008368D9"/>
    <w:rsid w:val="00836F7F"/>
    <w:rsid w:val="00836FF1"/>
    <w:rsid w:val="00837069"/>
    <w:rsid w:val="0083758A"/>
    <w:rsid w:val="00837EC5"/>
    <w:rsid w:val="00842469"/>
    <w:rsid w:val="008424BD"/>
    <w:rsid w:val="0084260F"/>
    <w:rsid w:val="0084295D"/>
    <w:rsid w:val="00842EAB"/>
    <w:rsid w:val="008436AD"/>
    <w:rsid w:val="00844195"/>
    <w:rsid w:val="0084587D"/>
    <w:rsid w:val="008459D0"/>
    <w:rsid w:val="00846884"/>
    <w:rsid w:val="00846E52"/>
    <w:rsid w:val="00847F8B"/>
    <w:rsid w:val="00850A0C"/>
    <w:rsid w:val="00853B39"/>
    <w:rsid w:val="008549B1"/>
    <w:rsid w:val="00854CDB"/>
    <w:rsid w:val="0085634D"/>
    <w:rsid w:val="00856924"/>
    <w:rsid w:val="00857C60"/>
    <w:rsid w:val="00860E29"/>
    <w:rsid w:val="008614C9"/>
    <w:rsid w:val="0086295B"/>
    <w:rsid w:val="00863786"/>
    <w:rsid w:val="00864DD5"/>
    <w:rsid w:val="00865013"/>
    <w:rsid w:val="00866656"/>
    <w:rsid w:val="00866682"/>
    <w:rsid w:val="0086698A"/>
    <w:rsid w:val="00866B25"/>
    <w:rsid w:val="008673D8"/>
    <w:rsid w:val="00871154"/>
    <w:rsid w:val="00871534"/>
    <w:rsid w:val="00871E4D"/>
    <w:rsid w:val="008725FF"/>
    <w:rsid w:val="00872775"/>
    <w:rsid w:val="008739CB"/>
    <w:rsid w:val="00873E3F"/>
    <w:rsid w:val="008741C7"/>
    <w:rsid w:val="008745D4"/>
    <w:rsid w:val="008770E5"/>
    <w:rsid w:val="0087716E"/>
    <w:rsid w:val="00877CEA"/>
    <w:rsid w:val="0088026F"/>
    <w:rsid w:val="00880443"/>
    <w:rsid w:val="00880B85"/>
    <w:rsid w:val="00880D91"/>
    <w:rsid w:val="00881202"/>
    <w:rsid w:val="008820AC"/>
    <w:rsid w:val="00883C28"/>
    <w:rsid w:val="00884F88"/>
    <w:rsid w:val="0088664B"/>
    <w:rsid w:val="00887059"/>
    <w:rsid w:val="008901A6"/>
    <w:rsid w:val="00890369"/>
    <w:rsid w:val="008909F1"/>
    <w:rsid w:val="00890F15"/>
    <w:rsid w:val="0089129C"/>
    <w:rsid w:val="00891FA1"/>
    <w:rsid w:val="00892C79"/>
    <w:rsid w:val="0089388B"/>
    <w:rsid w:val="0089412D"/>
    <w:rsid w:val="00894466"/>
    <w:rsid w:val="008944BD"/>
    <w:rsid w:val="008957EF"/>
    <w:rsid w:val="00895BA7"/>
    <w:rsid w:val="00896671"/>
    <w:rsid w:val="00896A96"/>
    <w:rsid w:val="00897897"/>
    <w:rsid w:val="00897CB9"/>
    <w:rsid w:val="008A0435"/>
    <w:rsid w:val="008A0CC3"/>
    <w:rsid w:val="008A10D0"/>
    <w:rsid w:val="008A28EE"/>
    <w:rsid w:val="008A356E"/>
    <w:rsid w:val="008A3D1C"/>
    <w:rsid w:val="008A4056"/>
    <w:rsid w:val="008A48EC"/>
    <w:rsid w:val="008A76CD"/>
    <w:rsid w:val="008B057F"/>
    <w:rsid w:val="008B1FD9"/>
    <w:rsid w:val="008B29A1"/>
    <w:rsid w:val="008B3DC4"/>
    <w:rsid w:val="008B4048"/>
    <w:rsid w:val="008B4687"/>
    <w:rsid w:val="008B4BA0"/>
    <w:rsid w:val="008B54EA"/>
    <w:rsid w:val="008B55BD"/>
    <w:rsid w:val="008B6B4B"/>
    <w:rsid w:val="008B7294"/>
    <w:rsid w:val="008B735E"/>
    <w:rsid w:val="008B77DE"/>
    <w:rsid w:val="008C05B1"/>
    <w:rsid w:val="008C1C5B"/>
    <w:rsid w:val="008C3328"/>
    <w:rsid w:val="008C35EF"/>
    <w:rsid w:val="008C418B"/>
    <w:rsid w:val="008C45B8"/>
    <w:rsid w:val="008C5147"/>
    <w:rsid w:val="008C6649"/>
    <w:rsid w:val="008C72F6"/>
    <w:rsid w:val="008C7790"/>
    <w:rsid w:val="008D05E6"/>
    <w:rsid w:val="008D1BD5"/>
    <w:rsid w:val="008D364F"/>
    <w:rsid w:val="008D38A5"/>
    <w:rsid w:val="008D4639"/>
    <w:rsid w:val="008D4813"/>
    <w:rsid w:val="008D497B"/>
    <w:rsid w:val="008D5A8C"/>
    <w:rsid w:val="008D6C87"/>
    <w:rsid w:val="008D7B99"/>
    <w:rsid w:val="008E06E5"/>
    <w:rsid w:val="008E0D3B"/>
    <w:rsid w:val="008E2388"/>
    <w:rsid w:val="008E2484"/>
    <w:rsid w:val="008E32ED"/>
    <w:rsid w:val="008E33EC"/>
    <w:rsid w:val="008E3603"/>
    <w:rsid w:val="008E4AFC"/>
    <w:rsid w:val="008E50E6"/>
    <w:rsid w:val="008E52A3"/>
    <w:rsid w:val="008E532C"/>
    <w:rsid w:val="008E5E5E"/>
    <w:rsid w:val="008E779B"/>
    <w:rsid w:val="008E7EF7"/>
    <w:rsid w:val="008F019D"/>
    <w:rsid w:val="008F0A54"/>
    <w:rsid w:val="008F10BE"/>
    <w:rsid w:val="008F2304"/>
    <w:rsid w:val="008F3C49"/>
    <w:rsid w:val="008F40AB"/>
    <w:rsid w:val="008F5117"/>
    <w:rsid w:val="008F51B5"/>
    <w:rsid w:val="008F6A75"/>
    <w:rsid w:val="008F6F0C"/>
    <w:rsid w:val="008F77B3"/>
    <w:rsid w:val="009004D0"/>
    <w:rsid w:val="00900862"/>
    <w:rsid w:val="00901613"/>
    <w:rsid w:val="009032EC"/>
    <w:rsid w:val="009042FA"/>
    <w:rsid w:val="00906571"/>
    <w:rsid w:val="00906CCE"/>
    <w:rsid w:val="00907D87"/>
    <w:rsid w:val="00910D78"/>
    <w:rsid w:val="0091177B"/>
    <w:rsid w:val="00911B65"/>
    <w:rsid w:val="0091203A"/>
    <w:rsid w:val="0091206B"/>
    <w:rsid w:val="00912CBC"/>
    <w:rsid w:val="00913956"/>
    <w:rsid w:val="0091477D"/>
    <w:rsid w:val="00914B38"/>
    <w:rsid w:val="00914B6A"/>
    <w:rsid w:val="00914C0B"/>
    <w:rsid w:val="00914F30"/>
    <w:rsid w:val="00915CE7"/>
    <w:rsid w:val="00916970"/>
    <w:rsid w:val="00916D31"/>
    <w:rsid w:val="0091716C"/>
    <w:rsid w:val="009175F5"/>
    <w:rsid w:val="009201C1"/>
    <w:rsid w:val="00920629"/>
    <w:rsid w:val="00920DB8"/>
    <w:rsid w:val="00922C58"/>
    <w:rsid w:val="00923135"/>
    <w:rsid w:val="00923EE0"/>
    <w:rsid w:val="00924088"/>
    <w:rsid w:val="009240DA"/>
    <w:rsid w:val="00925A41"/>
    <w:rsid w:val="00926B90"/>
    <w:rsid w:val="009270D5"/>
    <w:rsid w:val="00930A0C"/>
    <w:rsid w:val="00930B38"/>
    <w:rsid w:val="00930D34"/>
    <w:rsid w:val="009313F8"/>
    <w:rsid w:val="00931BB5"/>
    <w:rsid w:val="00932C4F"/>
    <w:rsid w:val="00932E37"/>
    <w:rsid w:val="009342DA"/>
    <w:rsid w:val="0093563E"/>
    <w:rsid w:val="00935D08"/>
    <w:rsid w:val="00935DC4"/>
    <w:rsid w:val="00936BD8"/>
    <w:rsid w:val="00936E4E"/>
    <w:rsid w:val="00937554"/>
    <w:rsid w:val="0094075D"/>
    <w:rsid w:val="0094133A"/>
    <w:rsid w:val="009418CF"/>
    <w:rsid w:val="009426DA"/>
    <w:rsid w:val="00942B6D"/>
    <w:rsid w:val="00943F67"/>
    <w:rsid w:val="00945722"/>
    <w:rsid w:val="00945856"/>
    <w:rsid w:val="00945FB8"/>
    <w:rsid w:val="00946BAD"/>
    <w:rsid w:val="00947A3A"/>
    <w:rsid w:val="00947C40"/>
    <w:rsid w:val="00947C80"/>
    <w:rsid w:val="00951B34"/>
    <w:rsid w:val="00952402"/>
    <w:rsid w:val="00952D68"/>
    <w:rsid w:val="00953F2D"/>
    <w:rsid w:val="009560D7"/>
    <w:rsid w:val="009568EE"/>
    <w:rsid w:val="00956BC7"/>
    <w:rsid w:val="009614DF"/>
    <w:rsid w:val="009616B6"/>
    <w:rsid w:val="00961C93"/>
    <w:rsid w:val="00962B51"/>
    <w:rsid w:val="00962C62"/>
    <w:rsid w:val="00962FD9"/>
    <w:rsid w:val="009642B5"/>
    <w:rsid w:val="00964ABB"/>
    <w:rsid w:val="00964E25"/>
    <w:rsid w:val="00965B55"/>
    <w:rsid w:val="00967716"/>
    <w:rsid w:val="00967C61"/>
    <w:rsid w:val="0097183D"/>
    <w:rsid w:val="00971EE0"/>
    <w:rsid w:val="00973313"/>
    <w:rsid w:val="009736F0"/>
    <w:rsid w:val="0097518F"/>
    <w:rsid w:val="0097520D"/>
    <w:rsid w:val="00975D43"/>
    <w:rsid w:val="00975F0A"/>
    <w:rsid w:val="009768E7"/>
    <w:rsid w:val="00976A8F"/>
    <w:rsid w:val="0098071E"/>
    <w:rsid w:val="00980A9C"/>
    <w:rsid w:val="00980CAB"/>
    <w:rsid w:val="00981712"/>
    <w:rsid w:val="00981A29"/>
    <w:rsid w:val="00983209"/>
    <w:rsid w:val="00983352"/>
    <w:rsid w:val="00983A02"/>
    <w:rsid w:val="00985A17"/>
    <w:rsid w:val="0099484F"/>
    <w:rsid w:val="00994D97"/>
    <w:rsid w:val="0099669E"/>
    <w:rsid w:val="00997481"/>
    <w:rsid w:val="009976F5"/>
    <w:rsid w:val="00997EE2"/>
    <w:rsid w:val="009A2164"/>
    <w:rsid w:val="009A2395"/>
    <w:rsid w:val="009A3C0D"/>
    <w:rsid w:val="009A3C90"/>
    <w:rsid w:val="009A3E7A"/>
    <w:rsid w:val="009A3FBC"/>
    <w:rsid w:val="009A4512"/>
    <w:rsid w:val="009A466F"/>
    <w:rsid w:val="009A5D35"/>
    <w:rsid w:val="009A5ECC"/>
    <w:rsid w:val="009A7111"/>
    <w:rsid w:val="009A794B"/>
    <w:rsid w:val="009B2216"/>
    <w:rsid w:val="009B2A84"/>
    <w:rsid w:val="009B334E"/>
    <w:rsid w:val="009B3384"/>
    <w:rsid w:val="009B3CC1"/>
    <w:rsid w:val="009B3F84"/>
    <w:rsid w:val="009B6EAE"/>
    <w:rsid w:val="009B7B90"/>
    <w:rsid w:val="009C090A"/>
    <w:rsid w:val="009C0FF7"/>
    <w:rsid w:val="009C102E"/>
    <w:rsid w:val="009C12D1"/>
    <w:rsid w:val="009C1690"/>
    <w:rsid w:val="009C1B0B"/>
    <w:rsid w:val="009C2188"/>
    <w:rsid w:val="009C29A1"/>
    <w:rsid w:val="009C2E44"/>
    <w:rsid w:val="009C4CE4"/>
    <w:rsid w:val="009C5FA1"/>
    <w:rsid w:val="009C5FD1"/>
    <w:rsid w:val="009C7303"/>
    <w:rsid w:val="009D2547"/>
    <w:rsid w:val="009D2D44"/>
    <w:rsid w:val="009D3299"/>
    <w:rsid w:val="009D3732"/>
    <w:rsid w:val="009D3962"/>
    <w:rsid w:val="009D3ED0"/>
    <w:rsid w:val="009D4A3A"/>
    <w:rsid w:val="009D4D69"/>
    <w:rsid w:val="009D4FBD"/>
    <w:rsid w:val="009D560E"/>
    <w:rsid w:val="009D65FD"/>
    <w:rsid w:val="009D6729"/>
    <w:rsid w:val="009E1338"/>
    <w:rsid w:val="009E16D2"/>
    <w:rsid w:val="009E2E86"/>
    <w:rsid w:val="009E3632"/>
    <w:rsid w:val="009E4EFE"/>
    <w:rsid w:val="009E5233"/>
    <w:rsid w:val="009E60AB"/>
    <w:rsid w:val="009E629D"/>
    <w:rsid w:val="009E6602"/>
    <w:rsid w:val="009E73BC"/>
    <w:rsid w:val="009F1229"/>
    <w:rsid w:val="009F1477"/>
    <w:rsid w:val="009F1DFF"/>
    <w:rsid w:val="009F21DD"/>
    <w:rsid w:val="009F28F2"/>
    <w:rsid w:val="009F51E9"/>
    <w:rsid w:val="009F7820"/>
    <w:rsid w:val="00A010B6"/>
    <w:rsid w:val="00A02A17"/>
    <w:rsid w:val="00A02AD5"/>
    <w:rsid w:val="00A033AF"/>
    <w:rsid w:val="00A03482"/>
    <w:rsid w:val="00A066EE"/>
    <w:rsid w:val="00A06A2F"/>
    <w:rsid w:val="00A07BE3"/>
    <w:rsid w:val="00A07EA4"/>
    <w:rsid w:val="00A101A6"/>
    <w:rsid w:val="00A106A6"/>
    <w:rsid w:val="00A10896"/>
    <w:rsid w:val="00A10A58"/>
    <w:rsid w:val="00A10BA6"/>
    <w:rsid w:val="00A11256"/>
    <w:rsid w:val="00A11924"/>
    <w:rsid w:val="00A14046"/>
    <w:rsid w:val="00A14136"/>
    <w:rsid w:val="00A1466C"/>
    <w:rsid w:val="00A14BE4"/>
    <w:rsid w:val="00A1533F"/>
    <w:rsid w:val="00A15702"/>
    <w:rsid w:val="00A159FA"/>
    <w:rsid w:val="00A16959"/>
    <w:rsid w:val="00A176F8"/>
    <w:rsid w:val="00A20327"/>
    <w:rsid w:val="00A2162F"/>
    <w:rsid w:val="00A21875"/>
    <w:rsid w:val="00A219E0"/>
    <w:rsid w:val="00A24A9C"/>
    <w:rsid w:val="00A25B97"/>
    <w:rsid w:val="00A25D32"/>
    <w:rsid w:val="00A27123"/>
    <w:rsid w:val="00A27647"/>
    <w:rsid w:val="00A301DF"/>
    <w:rsid w:val="00A30319"/>
    <w:rsid w:val="00A31E9E"/>
    <w:rsid w:val="00A33B87"/>
    <w:rsid w:val="00A36D06"/>
    <w:rsid w:val="00A374B5"/>
    <w:rsid w:val="00A37A37"/>
    <w:rsid w:val="00A37B77"/>
    <w:rsid w:val="00A40AA2"/>
    <w:rsid w:val="00A40D22"/>
    <w:rsid w:val="00A412C8"/>
    <w:rsid w:val="00A42A6D"/>
    <w:rsid w:val="00A43231"/>
    <w:rsid w:val="00A4333C"/>
    <w:rsid w:val="00A43F8A"/>
    <w:rsid w:val="00A4402F"/>
    <w:rsid w:val="00A44127"/>
    <w:rsid w:val="00A4472F"/>
    <w:rsid w:val="00A452D1"/>
    <w:rsid w:val="00A462D0"/>
    <w:rsid w:val="00A47626"/>
    <w:rsid w:val="00A476DE"/>
    <w:rsid w:val="00A50086"/>
    <w:rsid w:val="00A503FD"/>
    <w:rsid w:val="00A50798"/>
    <w:rsid w:val="00A51117"/>
    <w:rsid w:val="00A5114C"/>
    <w:rsid w:val="00A512E5"/>
    <w:rsid w:val="00A51C32"/>
    <w:rsid w:val="00A5310B"/>
    <w:rsid w:val="00A53DE7"/>
    <w:rsid w:val="00A5418D"/>
    <w:rsid w:val="00A54D43"/>
    <w:rsid w:val="00A564E6"/>
    <w:rsid w:val="00A56956"/>
    <w:rsid w:val="00A57693"/>
    <w:rsid w:val="00A60785"/>
    <w:rsid w:val="00A6385B"/>
    <w:rsid w:val="00A638DB"/>
    <w:rsid w:val="00A64233"/>
    <w:rsid w:val="00A65C3A"/>
    <w:rsid w:val="00A66328"/>
    <w:rsid w:val="00A66361"/>
    <w:rsid w:val="00A66A35"/>
    <w:rsid w:val="00A671FB"/>
    <w:rsid w:val="00A70CD2"/>
    <w:rsid w:val="00A71640"/>
    <w:rsid w:val="00A71DCC"/>
    <w:rsid w:val="00A72C33"/>
    <w:rsid w:val="00A7320E"/>
    <w:rsid w:val="00A7350A"/>
    <w:rsid w:val="00A73E36"/>
    <w:rsid w:val="00A74084"/>
    <w:rsid w:val="00A7627E"/>
    <w:rsid w:val="00A76B6B"/>
    <w:rsid w:val="00A817CC"/>
    <w:rsid w:val="00A81A26"/>
    <w:rsid w:val="00A82254"/>
    <w:rsid w:val="00A82409"/>
    <w:rsid w:val="00A82576"/>
    <w:rsid w:val="00A842BC"/>
    <w:rsid w:val="00A84F45"/>
    <w:rsid w:val="00A858FE"/>
    <w:rsid w:val="00A87FB5"/>
    <w:rsid w:val="00A91A73"/>
    <w:rsid w:val="00A91BD1"/>
    <w:rsid w:val="00A929FE"/>
    <w:rsid w:val="00A9331A"/>
    <w:rsid w:val="00A945A8"/>
    <w:rsid w:val="00A94C3E"/>
    <w:rsid w:val="00A95176"/>
    <w:rsid w:val="00A95496"/>
    <w:rsid w:val="00A95EBB"/>
    <w:rsid w:val="00A96384"/>
    <w:rsid w:val="00A96587"/>
    <w:rsid w:val="00A96A0B"/>
    <w:rsid w:val="00A96FF9"/>
    <w:rsid w:val="00AA0168"/>
    <w:rsid w:val="00AA0ADD"/>
    <w:rsid w:val="00AA2466"/>
    <w:rsid w:val="00AA29A7"/>
    <w:rsid w:val="00AA29FD"/>
    <w:rsid w:val="00AA2D1B"/>
    <w:rsid w:val="00AA4FCC"/>
    <w:rsid w:val="00AA56CC"/>
    <w:rsid w:val="00AA5729"/>
    <w:rsid w:val="00AA5DED"/>
    <w:rsid w:val="00AA6C3E"/>
    <w:rsid w:val="00AA6C88"/>
    <w:rsid w:val="00AA6E70"/>
    <w:rsid w:val="00AB0B59"/>
    <w:rsid w:val="00AB225F"/>
    <w:rsid w:val="00AB252F"/>
    <w:rsid w:val="00AB304C"/>
    <w:rsid w:val="00AB3704"/>
    <w:rsid w:val="00AB3D97"/>
    <w:rsid w:val="00AB40BC"/>
    <w:rsid w:val="00AB41DD"/>
    <w:rsid w:val="00AB4647"/>
    <w:rsid w:val="00AB46E4"/>
    <w:rsid w:val="00AB4A13"/>
    <w:rsid w:val="00AB52EC"/>
    <w:rsid w:val="00AB7AB7"/>
    <w:rsid w:val="00AC061D"/>
    <w:rsid w:val="00AC06CD"/>
    <w:rsid w:val="00AC0F3E"/>
    <w:rsid w:val="00AC2181"/>
    <w:rsid w:val="00AC3DE8"/>
    <w:rsid w:val="00AC5473"/>
    <w:rsid w:val="00AC5BC1"/>
    <w:rsid w:val="00AC5EBD"/>
    <w:rsid w:val="00AC6FFD"/>
    <w:rsid w:val="00AC7C3E"/>
    <w:rsid w:val="00AC7C71"/>
    <w:rsid w:val="00AD0135"/>
    <w:rsid w:val="00AD0AA3"/>
    <w:rsid w:val="00AD1476"/>
    <w:rsid w:val="00AD1A50"/>
    <w:rsid w:val="00AD2615"/>
    <w:rsid w:val="00AD415B"/>
    <w:rsid w:val="00AD4616"/>
    <w:rsid w:val="00AD4A70"/>
    <w:rsid w:val="00AD4CD8"/>
    <w:rsid w:val="00AD5A48"/>
    <w:rsid w:val="00AD65CE"/>
    <w:rsid w:val="00AD69C0"/>
    <w:rsid w:val="00AE034D"/>
    <w:rsid w:val="00AE04CC"/>
    <w:rsid w:val="00AE0629"/>
    <w:rsid w:val="00AE0D69"/>
    <w:rsid w:val="00AE0EB6"/>
    <w:rsid w:val="00AE1633"/>
    <w:rsid w:val="00AE17D2"/>
    <w:rsid w:val="00AE1F3B"/>
    <w:rsid w:val="00AE3119"/>
    <w:rsid w:val="00AE41C7"/>
    <w:rsid w:val="00AE48A9"/>
    <w:rsid w:val="00AE4E47"/>
    <w:rsid w:val="00AE5531"/>
    <w:rsid w:val="00AE6BA6"/>
    <w:rsid w:val="00AE6D8E"/>
    <w:rsid w:val="00AE75C8"/>
    <w:rsid w:val="00AF02E6"/>
    <w:rsid w:val="00AF1A71"/>
    <w:rsid w:val="00AF1BDC"/>
    <w:rsid w:val="00AF2481"/>
    <w:rsid w:val="00AF3294"/>
    <w:rsid w:val="00AF36FE"/>
    <w:rsid w:val="00AF53CC"/>
    <w:rsid w:val="00AF5BD3"/>
    <w:rsid w:val="00AF6081"/>
    <w:rsid w:val="00AF6E6B"/>
    <w:rsid w:val="00AF7325"/>
    <w:rsid w:val="00AF7947"/>
    <w:rsid w:val="00B00306"/>
    <w:rsid w:val="00B01A3F"/>
    <w:rsid w:val="00B01C0A"/>
    <w:rsid w:val="00B02284"/>
    <w:rsid w:val="00B02563"/>
    <w:rsid w:val="00B036ED"/>
    <w:rsid w:val="00B05BF2"/>
    <w:rsid w:val="00B06A7E"/>
    <w:rsid w:val="00B06EB2"/>
    <w:rsid w:val="00B07280"/>
    <w:rsid w:val="00B07A3A"/>
    <w:rsid w:val="00B10CC6"/>
    <w:rsid w:val="00B10DB3"/>
    <w:rsid w:val="00B11594"/>
    <w:rsid w:val="00B115DF"/>
    <w:rsid w:val="00B116EA"/>
    <w:rsid w:val="00B122C6"/>
    <w:rsid w:val="00B13313"/>
    <w:rsid w:val="00B140DE"/>
    <w:rsid w:val="00B14362"/>
    <w:rsid w:val="00B145B1"/>
    <w:rsid w:val="00B148F6"/>
    <w:rsid w:val="00B1530D"/>
    <w:rsid w:val="00B15671"/>
    <w:rsid w:val="00B15B7F"/>
    <w:rsid w:val="00B1603C"/>
    <w:rsid w:val="00B1662C"/>
    <w:rsid w:val="00B16DD7"/>
    <w:rsid w:val="00B17794"/>
    <w:rsid w:val="00B200BD"/>
    <w:rsid w:val="00B204A5"/>
    <w:rsid w:val="00B20B3F"/>
    <w:rsid w:val="00B21094"/>
    <w:rsid w:val="00B216D4"/>
    <w:rsid w:val="00B22A93"/>
    <w:rsid w:val="00B2321E"/>
    <w:rsid w:val="00B23C03"/>
    <w:rsid w:val="00B23FEC"/>
    <w:rsid w:val="00B24295"/>
    <w:rsid w:val="00B24435"/>
    <w:rsid w:val="00B244A7"/>
    <w:rsid w:val="00B24644"/>
    <w:rsid w:val="00B24BD5"/>
    <w:rsid w:val="00B24F31"/>
    <w:rsid w:val="00B2508D"/>
    <w:rsid w:val="00B26502"/>
    <w:rsid w:val="00B26D2B"/>
    <w:rsid w:val="00B303B1"/>
    <w:rsid w:val="00B30E5F"/>
    <w:rsid w:val="00B321E5"/>
    <w:rsid w:val="00B34035"/>
    <w:rsid w:val="00B34044"/>
    <w:rsid w:val="00B34263"/>
    <w:rsid w:val="00B343A5"/>
    <w:rsid w:val="00B34D2F"/>
    <w:rsid w:val="00B34DA9"/>
    <w:rsid w:val="00B35ADE"/>
    <w:rsid w:val="00B35B55"/>
    <w:rsid w:val="00B36FC8"/>
    <w:rsid w:val="00B415A7"/>
    <w:rsid w:val="00B421AA"/>
    <w:rsid w:val="00B42DB9"/>
    <w:rsid w:val="00B450B4"/>
    <w:rsid w:val="00B463D7"/>
    <w:rsid w:val="00B46645"/>
    <w:rsid w:val="00B46AB5"/>
    <w:rsid w:val="00B51206"/>
    <w:rsid w:val="00B517B8"/>
    <w:rsid w:val="00B517E4"/>
    <w:rsid w:val="00B5354F"/>
    <w:rsid w:val="00B54F16"/>
    <w:rsid w:val="00B55221"/>
    <w:rsid w:val="00B56017"/>
    <w:rsid w:val="00B5742B"/>
    <w:rsid w:val="00B60482"/>
    <w:rsid w:val="00B60E50"/>
    <w:rsid w:val="00B610F6"/>
    <w:rsid w:val="00B61EE6"/>
    <w:rsid w:val="00B6273A"/>
    <w:rsid w:val="00B63544"/>
    <w:rsid w:val="00B640A5"/>
    <w:rsid w:val="00B647AF"/>
    <w:rsid w:val="00B6496F"/>
    <w:rsid w:val="00B64E72"/>
    <w:rsid w:val="00B64F06"/>
    <w:rsid w:val="00B65FA1"/>
    <w:rsid w:val="00B6618E"/>
    <w:rsid w:val="00B67042"/>
    <w:rsid w:val="00B67557"/>
    <w:rsid w:val="00B67602"/>
    <w:rsid w:val="00B67939"/>
    <w:rsid w:val="00B67D09"/>
    <w:rsid w:val="00B67D62"/>
    <w:rsid w:val="00B701F8"/>
    <w:rsid w:val="00B71741"/>
    <w:rsid w:val="00B749CB"/>
    <w:rsid w:val="00B74F58"/>
    <w:rsid w:val="00B750B1"/>
    <w:rsid w:val="00B7651E"/>
    <w:rsid w:val="00B77C23"/>
    <w:rsid w:val="00B8122C"/>
    <w:rsid w:val="00B8157F"/>
    <w:rsid w:val="00B83111"/>
    <w:rsid w:val="00B839F4"/>
    <w:rsid w:val="00B84D95"/>
    <w:rsid w:val="00B84EE9"/>
    <w:rsid w:val="00B84F43"/>
    <w:rsid w:val="00B85222"/>
    <w:rsid w:val="00B8616A"/>
    <w:rsid w:val="00B8664F"/>
    <w:rsid w:val="00B906DA"/>
    <w:rsid w:val="00B910B3"/>
    <w:rsid w:val="00B912B0"/>
    <w:rsid w:val="00B9371C"/>
    <w:rsid w:val="00B93DFC"/>
    <w:rsid w:val="00B943B4"/>
    <w:rsid w:val="00B94F59"/>
    <w:rsid w:val="00B96AE8"/>
    <w:rsid w:val="00B96F94"/>
    <w:rsid w:val="00B96FBE"/>
    <w:rsid w:val="00B9740F"/>
    <w:rsid w:val="00B979D3"/>
    <w:rsid w:val="00BA174A"/>
    <w:rsid w:val="00BA278D"/>
    <w:rsid w:val="00BA3BF3"/>
    <w:rsid w:val="00BA5E80"/>
    <w:rsid w:val="00BB093E"/>
    <w:rsid w:val="00BB14CA"/>
    <w:rsid w:val="00BB2BA4"/>
    <w:rsid w:val="00BB2D22"/>
    <w:rsid w:val="00BB3118"/>
    <w:rsid w:val="00BB4BFC"/>
    <w:rsid w:val="00BB5C02"/>
    <w:rsid w:val="00BB79D2"/>
    <w:rsid w:val="00BB79F6"/>
    <w:rsid w:val="00BB7AF2"/>
    <w:rsid w:val="00BB7EE0"/>
    <w:rsid w:val="00BC0AF0"/>
    <w:rsid w:val="00BC11B7"/>
    <w:rsid w:val="00BC1751"/>
    <w:rsid w:val="00BC183D"/>
    <w:rsid w:val="00BC35F2"/>
    <w:rsid w:val="00BC40AB"/>
    <w:rsid w:val="00BC4CE6"/>
    <w:rsid w:val="00BC4D9F"/>
    <w:rsid w:val="00BC5324"/>
    <w:rsid w:val="00BC6858"/>
    <w:rsid w:val="00BC73EA"/>
    <w:rsid w:val="00BC7993"/>
    <w:rsid w:val="00BC7C4A"/>
    <w:rsid w:val="00BD027A"/>
    <w:rsid w:val="00BD135A"/>
    <w:rsid w:val="00BD1944"/>
    <w:rsid w:val="00BD30B3"/>
    <w:rsid w:val="00BD3AB2"/>
    <w:rsid w:val="00BD463E"/>
    <w:rsid w:val="00BD4866"/>
    <w:rsid w:val="00BD503E"/>
    <w:rsid w:val="00BD55FD"/>
    <w:rsid w:val="00BD6540"/>
    <w:rsid w:val="00BD6D0E"/>
    <w:rsid w:val="00BD6E98"/>
    <w:rsid w:val="00BD70DE"/>
    <w:rsid w:val="00BD77F0"/>
    <w:rsid w:val="00BD7FEB"/>
    <w:rsid w:val="00BE1781"/>
    <w:rsid w:val="00BE1E09"/>
    <w:rsid w:val="00BE2354"/>
    <w:rsid w:val="00BE2FC3"/>
    <w:rsid w:val="00BE4269"/>
    <w:rsid w:val="00BE5383"/>
    <w:rsid w:val="00BE61D1"/>
    <w:rsid w:val="00BF1AAC"/>
    <w:rsid w:val="00BF2419"/>
    <w:rsid w:val="00BF49AF"/>
    <w:rsid w:val="00BF540B"/>
    <w:rsid w:val="00BF5819"/>
    <w:rsid w:val="00BF5C51"/>
    <w:rsid w:val="00BF61D6"/>
    <w:rsid w:val="00BF69FB"/>
    <w:rsid w:val="00BF71BA"/>
    <w:rsid w:val="00BF78A0"/>
    <w:rsid w:val="00BF7F54"/>
    <w:rsid w:val="00C00285"/>
    <w:rsid w:val="00C01079"/>
    <w:rsid w:val="00C02B63"/>
    <w:rsid w:val="00C03229"/>
    <w:rsid w:val="00C0359D"/>
    <w:rsid w:val="00C04845"/>
    <w:rsid w:val="00C0730C"/>
    <w:rsid w:val="00C1077B"/>
    <w:rsid w:val="00C10BCA"/>
    <w:rsid w:val="00C10CFA"/>
    <w:rsid w:val="00C10FEC"/>
    <w:rsid w:val="00C110FC"/>
    <w:rsid w:val="00C11957"/>
    <w:rsid w:val="00C127AA"/>
    <w:rsid w:val="00C128BE"/>
    <w:rsid w:val="00C12DCE"/>
    <w:rsid w:val="00C13A0B"/>
    <w:rsid w:val="00C13AE1"/>
    <w:rsid w:val="00C1496B"/>
    <w:rsid w:val="00C15918"/>
    <w:rsid w:val="00C15B79"/>
    <w:rsid w:val="00C15B7C"/>
    <w:rsid w:val="00C15CF1"/>
    <w:rsid w:val="00C15EDA"/>
    <w:rsid w:val="00C1784C"/>
    <w:rsid w:val="00C17D22"/>
    <w:rsid w:val="00C20068"/>
    <w:rsid w:val="00C207E4"/>
    <w:rsid w:val="00C21E52"/>
    <w:rsid w:val="00C22FE6"/>
    <w:rsid w:val="00C230A0"/>
    <w:rsid w:val="00C231FE"/>
    <w:rsid w:val="00C235CE"/>
    <w:rsid w:val="00C25426"/>
    <w:rsid w:val="00C27328"/>
    <w:rsid w:val="00C31F53"/>
    <w:rsid w:val="00C32435"/>
    <w:rsid w:val="00C339A0"/>
    <w:rsid w:val="00C33AA0"/>
    <w:rsid w:val="00C34737"/>
    <w:rsid w:val="00C34843"/>
    <w:rsid w:val="00C355CC"/>
    <w:rsid w:val="00C35CC4"/>
    <w:rsid w:val="00C363AB"/>
    <w:rsid w:val="00C36E26"/>
    <w:rsid w:val="00C374C9"/>
    <w:rsid w:val="00C4040E"/>
    <w:rsid w:val="00C42403"/>
    <w:rsid w:val="00C427FD"/>
    <w:rsid w:val="00C42D33"/>
    <w:rsid w:val="00C4306F"/>
    <w:rsid w:val="00C436A8"/>
    <w:rsid w:val="00C437F8"/>
    <w:rsid w:val="00C43AFE"/>
    <w:rsid w:val="00C44D69"/>
    <w:rsid w:val="00C45421"/>
    <w:rsid w:val="00C45658"/>
    <w:rsid w:val="00C45F09"/>
    <w:rsid w:val="00C4670D"/>
    <w:rsid w:val="00C46AA2"/>
    <w:rsid w:val="00C47C08"/>
    <w:rsid w:val="00C47C1A"/>
    <w:rsid w:val="00C5117A"/>
    <w:rsid w:val="00C512BC"/>
    <w:rsid w:val="00C519CD"/>
    <w:rsid w:val="00C52016"/>
    <w:rsid w:val="00C5260F"/>
    <w:rsid w:val="00C5351B"/>
    <w:rsid w:val="00C54A94"/>
    <w:rsid w:val="00C54AB5"/>
    <w:rsid w:val="00C55000"/>
    <w:rsid w:val="00C558EF"/>
    <w:rsid w:val="00C55EB2"/>
    <w:rsid w:val="00C56A5A"/>
    <w:rsid w:val="00C56D8C"/>
    <w:rsid w:val="00C5704B"/>
    <w:rsid w:val="00C63186"/>
    <w:rsid w:val="00C63C5C"/>
    <w:rsid w:val="00C64307"/>
    <w:rsid w:val="00C646EF"/>
    <w:rsid w:val="00C64CAA"/>
    <w:rsid w:val="00C65F66"/>
    <w:rsid w:val="00C665C1"/>
    <w:rsid w:val="00C66AE0"/>
    <w:rsid w:val="00C66BC6"/>
    <w:rsid w:val="00C672C7"/>
    <w:rsid w:val="00C70168"/>
    <w:rsid w:val="00C70365"/>
    <w:rsid w:val="00C70753"/>
    <w:rsid w:val="00C71497"/>
    <w:rsid w:val="00C72C57"/>
    <w:rsid w:val="00C72F4C"/>
    <w:rsid w:val="00C72F99"/>
    <w:rsid w:val="00C72FDC"/>
    <w:rsid w:val="00C74B77"/>
    <w:rsid w:val="00C74FB1"/>
    <w:rsid w:val="00C75519"/>
    <w:rsid w:val="00C755C3"/>
    <w:rsid w:val="00C7576B"/>
    <w:rsid w:val="00C7614B"/>
    <w:rsid w:val="00C76CA5"/>
    <w:rsid w:val="00C80D74"/>
    <w:rsid w:val="00C80DD6"/>
    <w:rsid w:val="00C816E8"/>
    <w:rsid w:val="00C8214F"/>
    <w:rsid w:val="00C821A5"/>
    <w:rsid w:val="00C82A2C"/>
    <w:rsid w:val="00C82A9B"/>
    <w:rsid w:val="00C84E74"/>
    <w:rsid w:val="00C8511A"/>
    <w:rsid w:val="00C858F9"/>
    <w:rsid w:val="00C85F1F"/>
    <w:rsid w:val="00C876DF"/>
    <w:rsid w:val="00C902B5"/>
    <w:rsid w:val="00C92A8D"/>
    <w:rsid w:val="00C93D77"/>
    <w:rsid w:val="00C940ED"/>
    <w:rsid w:val="00C9424E"/>
    <w:rsid w:val="00C9440E"/>
    <w:rsid w:val="00C94D5E"/>
    <w:rsid w:val="00C95567"/>
    <w:rsid w:val="00C95A57"/>
    <w:rsid w:val="00C968CD"/>
    <w:rsid w:val="00CA1051"/>
    <w:rsid w:val="00CA1B63"/>
    <w:rsid w:val="00CA34D8"/>
    <w:rsid w:val="00CA373E"/>
    <w:rsid w:val="00CA440E"/>
    <w:rsid w:val="00CA49FF"/>
    <w:rsid w:val="00CA4ADB"/>
    <w:rsid w:val="00CA4F15"/>
    <w:rsid w:val="00CA5762"/>
    <w:rsid w:val="00CA610B"/>
    <w:rsid w:val="00CA7B23"/>
    <w:rsid w:val="00CB0031"/>
    <w:rsid w:val="00CB1A7F"/>
    <w:rsid w:val="00CB1C88"/>
    <w:rsid w:val="00CB1E2A"/>
    <w:rsid w:val="00CB22FF"/>
    <w:rsid w:val="00CB2FB2"/>
    <w:rsid w:val="00CB382C"/>
    <w:rsid w:val="00CB3C4E"/>
    <w:rsid w:val="00CB459A"/>
    <w:rsid w:val="00CB5065"/>
    <w:rsid w:val="00CB57B4"/>
    <w:rsid w:val="00CB5D8B"/>
    <w:rsid w:val="00CB798C"/>
    <w:rsid w:val="00CC07E6"/>
    <w:rsid w:val="00CC0D68"/>
    <w:rsid w:val="00CC1455"/>
    <w:rsid w:val="00CC18D6"/>
    <w:rsid w:val="00CC2262"/>
    <w:rsid w:val="00CC35DD"/>
    <w:rsid w:val="00CC3CEB"/>
    <w:rsid w:val="00CC4ACC"/>
    <w:rsid w:val="00CC77A1"/>
    <w:rsid w:val="00CD148E"/>
    <w:rsid w:val="00CD273C"/>
    <w:rsid w:val="00CD2969"/>
    <w:rsid w:val="00CD2E87"/>
    <w:rsid w:val="00CD3319"/>
    <w:rsid w:val="00CD42C1"/>
    <w:rsid w:val="00CD545B"/>
    <w:rsid w:val="00CD55F1"/>
    <w:rsid w:val="00CD64EA"/>
    <w:rsid w:val="00CD6C5D"/>
    <w:rsid w:val="00CD7E90"/>
    <w:rsid w:val="00CE0512"/>
    <w:rsid w:val="00CE102F"/>
    <w:rsid w:val="00CE1046"/>
    <w:rsid w:val="00CE1345"/>
    <w:rsid w:val="00CE15EE"/>
    <w:rsid w:val="00CE172A"/>
    <w:rsid w:val="00CE185D"/>
    <w:rsid w:val="00CE203B"/>
    <w:rsid w:val="00CE2113"/>
    <w:rsid w:val="00CE21E5"/>
    <w:rsid w:val="00CE2202"/>
    <w:rsid w:val="00CE2A30"/>
    <w:rsid w:val="00CE2A40"/>
    <w:rsid w:val="00CE2B11"/>
    <w:rsid w:val="00CE3335"/>
    <w:rsid w:val="00CE3BED"/>
    <w:rsid w:val="00CE3FE0"/>
    <w:rsid w:val="00CE47AC"/>
    <w:rsid w:val="00CE4BE7"/>
    <w:rsid w:val="00CE4FF9"/>
    <w:rsid w:val="00CE6600"/>
    <w:rsid w:val="00CF121B"/>
    <w:rsid w:val="00CF1768"/>
    <w:rsid w:val="00CF194F"/>
    <w:rsid w:val="00CF1B36"/>
    <w:rsid w:val="00CF1DC3"/>
    <w:rsid w:val="00CF2054"/>
    <w:rsid w:val="00CF231E"/>
    <w:rsid w:val="00CF300F"/>
    <w:rsid w:val="00CF3591"/>
    <w:rsid w:val="00CF39B2"/>
    <w:rsid w:val="00CF44D7"/>
    <w:rsid w:val="00CF48E7"/>
    <w:rsid w:val="00CF4FD5"/>
    <w:rsid w:val="00CF5183"/>
    <w:rsid w:val="00CF58DC"/>
    <w:rsid w:val="00CF5BE8"/>
    <w:rsid w:val="00CF60A8"/>
    <w:rsid w:val="00CF65AC"/>
    <w:rsid w:val="00CF715C"/>
    <w:rsid w:val="00CF7FA0"/>
    <w:rsid w:val="00D0048D"/>
    <w:rsid w:val="00D00AB8"/>
    <w:rsid w:val="00D012AC"/>
    <w:rsid w:val="00D0625D"/>
    <w:rsid w:val="00D06590"/>
    <w:rsid w:val="00D07086"/>
    <w:rsid w:val="00D12008"/>
    <w:rsid w:val="00D12431"/>
    <w:rsid w:val="00D12535"/>
    <w:rsid w:val="00D127C8"/>
    <w:rsid w:val="00D12DF8"/>
    <w:rsid w:val="00D12F9A"/>
    <w:rsid w:val="00D13C02"/>
    <w:rsid w:val="00D1459C"/>
    <w:rsid w:val="00D15691"/>
    <w:rsid w:val="00D15BF6"/>
    <w:rsid w:val="00D16130"/>
    <w:rsid w:val="00D17172"/>
    <w:rsid w:val="00D175EA"/>
    <w:rsid w:val="00D17E9A"/>
    <w:rsid w:val="00D20049"/>
    <w:rsid w:val="00D202A7"/>
    <w:rsid w:val="00D20F64"/>
    <w:rsid w:val="00D21773"/>
    <w:rsid w:val="00D21D12"/>
    <w:rsid w:val="00D23072"/>
    <w:rsid w:val="00D241D1"/>
    <w:rsid w:val="00D2512F"/>
    <w:rsid w:val="00D25749"/>
    <w:rsid w:val="00D25AC9"/>
    <w:rsid w:val="00D268C2"/>
    <w:rsid w:val="00D26C35"/>
    <w:rsid w:val="00D26DFC"/>
    <w:rsid w:val="00D2738A"/>
    <w:rsid w:val="00D27916"/>
    <w:rsid w:val="00D30035"/>
    <w:rsid w:val="00D300F1"/>
    <w:rsid w:val="00D31974"/>
    <w:rsid w:val="00D31AE8"/>
    <w:rsid w:val="00D32410"/>
    <w:rsid w:val="00D33114"/>
    <w:rsid w:val="00D338CA"/>
    <w:rsid w:val="00D33E77"/>
    <w:rsid w:val="00D3439E"/>
    <w:rsid w:val="00D34651"/>
    <w:rsid w:val="00D35A6F"/>
    <w:rsid w:val="00D366C6"/>
    <w:rsid w:val="00D36D01"/>
    <w:rsid w:val="00D36DC3"/>
    <w:rsid w:val="00D37DC5"/>
    <w:rsid w:val="00D407CE"/>
    <w:rsid w:val="00D40ADE"/>
    <w:rsid w:val="00D40D75"/>
    <w:rsid w:val="00D410F3"/>
    <w:rsid w:val="00D41A32"/>
    <w:rsid w:val="00D41DA3"/>
    <w:rsid w:val="00D425C0"/>
    <w:rsid w:val="00D438AE"/>
    <w:rsid w:val="00D44ABD"/>
    <w:rsid w:val="00D458EB"/>
    <w:rsid w:val="00D45F70"/>
    <w:rsid w:val="00D461EC"/>
    <w:rsid w:val="00D46586"/>
    <w:rsid w:val="00D46ED1"/>
    <w:rsid w:val="00D47C02"/>
    <w:rsid w:val="00D50576"/>
    <w:rsid w:val="00D507C3"/>
    <w:rsid w:val="00D519D4"/>
    <w:rsid w:val="00D538E9"/>
    <w:rsid w:val="00D54351"/>
    <w:rsid w:val="00D54436"/>
    <w:rsid w:val="00D54A9F"/>
    <w:rsid w:val="00D54B0A"/>
    <w:rsid w:val="00D54E25"/>
    <w:rsid w:val="00D56181"/>
    <w:rsid w:val="00D563B6"/>
    <w:rsid w:val="00D564F4"/>
    <w:rsid w:val="00D56752"/>
    <w:rsid w:val="00D57B99"/>
    <w:rsid w:val="00D613FF"/>
    <w:rsid w:val="00D615CD"/>
    <w:rsid w:val="00D62926"/>
    <w:rsid w:val="00D638A2"/>
    <w:rsid w:val="00D63BC1"/>
    <w:rsid w:val="00D648CB"/>
    <w:rsid w:val="00D64E1C"/>
    <w:rsid w:val="00D6523E"/>
    <w:rsid w:val="00D67C57"/>
    <w:rsid w:val="00D7099F"/>
    <w:rsid w:val="00D71E1D"/>
    <w:rsid w:val="00D71F49"/>
    <w:rsid w:val="00D723BE"/>
    <w:rsid w:val="00D727D3"/>
    <w:rsid w:val="00D72FA9"/>
    <w:rsid w:val="00D73958"/>
    <w:rsid w:val="00D73BF9"/>
    <w:rsid w:val="00D746B0"/>
    <w:rsid w:val="00D7481C"/>
    <w:rsid w:val="00D75797"/>
    <w:rsid w:val="00D75B4C"/>
    <w:rsid w:val="00D7612D"/>
    <w:rsid w:val="00D7791E"/>
    <w:rsid w:val="00D77F57"/>
    <w:rsid w:val="00D80184"/>
    <w:rsid w:val="00D803DE"/>
    <w:rsid w:val="00D80692"/>
    <w:rsid w:val="00D81BDB"/>
    <w:rsid w:val="00D83590"/>
    <w:rsid w:val="00D83DC6"/>
    <w:rsid w:val="00D8567E"/>
    <w:rsid w:val="00D85FEC"/>
    <w:rsid w:val="00D874E4"/>
    <w:rsid w:val="00D87E1E"/>
    <w:rsid w:val="00D9060C"/>
    <w:rsid w:val="00D90EB3"/>
    <w:rsid w:val="00D90FAC"/>
    <w:rsid w:val="00D92455"/>
    <w:rsid w:val="00D9296E"/>
    <w:rsid w:val="00D937FF"/>
    <w:rsid w:val="00D9402A"/>
    <w:rsid w:val="00D943F4"/>
    <w:rsid w:val="00DA04D7"/>
    <w:rsid w:val="00DA0EB8"/>
    <w:rsid w:val="00DA22EE"/>
    <w:rsid w:val="00DA2A97"/>
    <w:rsid w:val="00DA32ED"/>
    <w:rsid w:val="00DA33EB"/>
    <w:rsid w:val="00DA34DE"/>
    <w:rsid w:val="00DA3667"/>
    <w:rsid w:val="00DA3F6D"/>
    <w:rsid w:val="00DA47A3"/>
    <w:rsid w:val="00DA73BB"/>
    <w:rsid w:val="00DB017B"/>
    <w:rsid w:val="00DB031D"/>
    <w:rsid w:val="00DB0DD3"/>
    <w:rsid w:val="00DB174C"/>
    <w:rsid w:val="00DB1875"/>
    <w:rsid w:val="00DB28D3"/>
    <w:rsid w:val="00DB29CC"/>
    <w:rsid w:val="00DB3793"/>
    <w:rsid w:val="00DB4D44"/>
    <w:rsid w:val="00DB593D"/>
    <w:rsid w:val="00DB5966"/>
    <w:rsid w:val="00DB5B3E"/>
    <w:rsid w:val="00DC0375"/>
    <w:rsid w:val="00DC0AB8"/>
    <w:rsid w:val="00DC2347"/>
    <w:rsid w:val="00DC3855"/>
    <w:rsid w:val="00DC49B1"/>
    <w:rsid w:val="00DC5029"/>
    <w:rsid w:val="00DC7EE3"/>
    <w:rsid w:val="00DD0D49"/>
    <w:rsid w:val="00DD100D"/>
    <w:rsid w:val="00DD1B38"/>
    <w:rsid w:val="00DD2262"/>
    <w:rsid w:val="00DD29E5"/>
    <w:rsid w:val="00DD2AC7"/>
    <w:rsid w:val="00DD30EF"/>
    <w:rsid w:val="00DD31AF"/>
    <w:rsid w:val="00DD4225"/>
    <w:rsid w:val="00DD5167"/>
    <w:rsid w:val="00DD5E6F"/>
    <w:rsid w:val="00DD647C"/>
    <w:rsid w:val="00DD6A0A"/>
    <w:rsid w:val="00DD7B26"/>
    <w:rsid w:val="00DE0579"/>
    <w:rsid w:val="00DE1A4E"/>
    <w:rsid w:val="00DE35D6"/>
    <w:rsid w:val="00DE390A"/>
    <w:rsid w:val="00DE45A6"/>
    <w:rsid w:val="00DE573D"/>
    <w:rsid w:val="00DE5A17"/>
    <w:rsid w:val="00DE6F50"/>
    <w:rsid w:val="00DE6F6A"/>
    <w:rsid w:val="00DF041F"/>
    <w:rsid w:val="00DF1423"/>
    <w:rsid w:val="00DF2224"/>
    <w:rsid w:val="00DF35C2"/>
    <w:rsid w:val="00DF3B0D"/>
    <w:rsid w:val="00DF3BB5"/>
    <w:rsid w:val="00DF3D0A"/>
    <w:rsid w:val="00DF479E"/>
    <w:rsid w:val="00DF502B"/>
    <w:rsid w:val="00DF53B6"/>
    <w:rsid w:val="00DF6DBB"/>
    <w:rsid w:val="00DF76CB"/>
    <w:rsid w:val="00DF78FC"/>
    <w:rsid w:val="00E00412"/>
    <w:rsid w:val="00E00F26"/>
    <w:rsid w:val="00E0108F"/>
    <w:rsid w:val="00E03DA3"/>
    <w:rsid w:val="00E044B5"/>
    <w:rsid w:val="00E05FA2"/>
    <w:rsid w:val="00E070F6"/>
    <w:rsid w:val="00E1063C"/>
    <w:rsid w:val="00E10938"/>
    <w:rsid w:val="00E1147C"/>
    <w:rsid w:val="00E140D9"/>
    <w:rsid w:val="00E14255"/>
    <w:rsid w:val="00E15053"/>
    <w:rsid w:val="00E152A2"/>
    <w:rsid w:val="00E16686"/>
    <w:rsid w:val="00E16834"/>
    <w:rsid w:val="00E20D8F"/>
    <w:rsid w:val="00E21A54"/>
    <w:rsid w:val="00E21CC1"/>
    <w:rsid w:val="00E2208B"/>
    <w:rsid w:val="00E22466"/>
    <w:rsid w:val="00E22E8B"/>
    <w:rsid w:val="00E23028"/>
    <w:rsid w:val="00E23990"/>
    <w:rsid w:val="00E2407F"/>
    <w:rsid w:val="00E248D1"/>
    <w:rsid w:val="00E24AA2"/>
    <w:rsid w:val="00E26A08"/>
    <w:rsid w:val="00E27A8A"/>
    <w:rsid w:val="00E27BD9"/>
    <w:rsid w:val="00E300A6"/>
    <w:rsid w:val="00E30659"/>
    <w:rsid w:val="00E30B5B"/>
    <w:rsid w:val="00E30F8C"/>
    <w:rsid w:val="00E3210B"/>
    <w:rsid w:val="00E322CE"/>
    <w:rsid w:val="00E33B41"/>
    <w:rsid w:val="00E33FBF"/>
    <w:rsid w:val="00E34047"/>
    <w:rsid w:val="00E34541"/>
    <w:rsid w:val="00E35050"/>
    <w:rsid w:val="00E35311"/>
    <w:rsid w:val="00E36EAB"/>
    <w:rsid w:val="00E37EA5"/>
    <w:rsid w:val="00E40D66"/>
    <w:rsid w:val="00E40EC8"/>
    <w:rsid w:val="00E42744"/>
    <w:rsid w:val="00E430F3"/>
    <w:rsid w:val="00E44456"/>
    <w:rsid w:val="00E44931"/>
    <w:rsid w:val="00E44D56"/>
    <w:rsid w:val="00E44EA4"/>
    <w:rsid w:val="00E46C5C"/>
    <w:rsid w:val="00E4706B"/>
    <w:rsid w:val="00E47399"/>
    <w:rsid w:val="00E478E0"/>
    <w:rsid w:val="00E47EF0"/>
    <w:rsid w:val="00E51408"/>
    <w:rsid w:val="00E515DE"/>
    <w:rsid w:val="00E53A22"/>
    <w:rsid w:val="00E54D55"/>
    <w:rsid w:val="00E5587A"/>
    <w:rsid w:val="00E56957"/>
    <w:rsid w:val="00E57792"/>
    <w:rsid w:val="00E578F2"/>
    <w:rsid w:val="00E61395"/>
    <w:rsid w:val="00E61A7D"/>
    <w:rsid w:val="00E61DE5"/>
    <w:rsid w:val="00E62101"/>
    <w:rsid w:val="00E62F7B"/>
    <w:rsid w:val="00E62F90"/>
    <w:rsid w:val="00E634FE"/>
    <w:rsid w:val="00E63864"/>
    <w:rsid w:val="00E63E0C"/>
    <w:rsid w:val="00E64238"/>
    <w:rsid w:val="00E64591"/>
    <w:rsid w:val="00E64B6E"/>
    <w:rsid w:val="00E64D13"/>
    <w:rsid w:val="00E6662C"/>
    <w:rsid w:val="00E67808"/>
    <w:rsid w:val="00E67918"/>
    <w:rsid w:val="00E67FCB"/>
    <w:rsid w:val="00E70FB7"/>
    <w:rsid w:val="00E71BAD"/>
    <w:rsid w:val="00E72B7E"/>
    <w:rsid w:val="00E739A9"/>
    <w:rsid w:val="00E73A55"/>
    <w:rsid w:val="00E74E32"/>
    <w:rsid w:val="00E75306"/>
    <w:rsid w:val="00E75CBF"/>
    <w:rsid w:val="00E779F8"/>
    <w:rsid w:val="00E77B42"/>
    <w:rsid w:val="00E803E0"/>
    <w:rsid w:val="00E81043"/>
    <w:rsid w:val="00E831DA"/>
    <w:rsid w:val="00E8460C"/>
    <w:rsid w:val="00E84D1E"/>
    <w:rsid w:val="00E84E9F"/>
    <w:rsid w:val="00E85752"/>
    <w:rsid w:val="00E86768"/>
    <w:rsid w:val="00E877C1"/>
    <w:rsid w:val="00E9095F"/>
    <w:rsid w:val="00E92ACD"/>
    <w:rsid w:val="00E937E7"/>
    <w:rsid w:val="00E937FA"/>
    <w:rsid w:val="00E95406"/>
    <w:rsid w:val="00E95603"/>
    <w:rsid w:val="00E958E4"/>
    <w:rsid w:val="00E9593B"/>
    <w:rsid w:val="00E96963"/>
    <w:rsid w:val="00E96EEE"/>
    <w:rsid w:val="00E97567"/>
    <w:rsid w:val="00EA02BF"/>
    <w:rsid w:val="00EA1318"/>
    <w:rsid w:val="00EA141D"/>
    <w:rsid w:val="00EA1963"/>
    <w:rsid w:val="00EA1BF4"/>
    <w:rsid w:val="00EA23C5"/>
    <w:rsid w:val="00EA328F"/>
    <w:rsid w:val="00EA40A7"/>
    <w:rsid w:val="00EA46D5"/>
    <w:rsid w:val="00EA4C42"/>
    <w:rsid w:val="00EA4DE2"/>
    <w:rsid w:val="00EA508E"/>
    <w:rsid w:val="00EA6164"/>
    <w:rsid w:val="00EB158F"/>
    <w:rsid w:val="00EB311D"/>
    <w:rsid w:val="00EB37AD"/>
    <w:rsid w:val="00EB3B70"/>
    <w:rsid w:val="00EB4239"/>
    <w:rsid w:val="00EB4521"/>
    <w:rsid w:val="00EB5BB9"/>
    <w:rsid w:val="00EB6822"/>
    <w:rsid w:val="00EB739E"/>
    <w:rsid w:val="00EC0F21"/>
    <w:rsid w:val="00EC10FE"/>
    <w:rsid w:val="00EC15EF"/>
    <w:rsid w:val="00EC1A37"/>
    <w:rsid w:val="00EC2955"/>
    <w:rsid w:val="00EC42AC"/>
    <w:rsid w:val="00EC5CF4"/>
    <w:rsid w:val="00EC5D8C"/>
    <w:rsid w:val="00EC697C"/>
    <w:rsid w:val="00EC7B3A"/>
    <w:rsid w:val="00ED0093"/>
    <w:rsid w:val="00ED080F"/>
    <w:rsid w:val="00ED1EA3"/>
    <w:rsid w:val="00ED2967"/>
    <w:rsid w:val="00ED3D29"/>
    <w:rsid w:val="00ED3D4F"/>
    <w:rsid w:val="00ED4727"/>
    <w:rsid w:val="00ED4CAB"/>
    <w:rsid w:val="00ED4CFF"/>
    <w:rsid w:val="00ED5DB4"/>
    <w:rsid w:val="00ED5DC3"/>
    <w:rsid w:val="00ED71F3"/>
    <w:rsid w:val="00ED7571"/>
    <w:rsid w:val="00ED7803"/>
    <w:rsid w:val="00ED7EB8"/>
    <w:rsid w:val="00EE09B0"/>
    <w:rsid w:val="00EE1012"/>
    <w:rsid w:val="00EE1488"/>
    <w:rsid w:val="00EE16D7"/>
    <w:rsid w:val="00EE16E1"/>
    <w:rsid w:val="00EE1A37"/>
    <w:rsid w:val="00EE2334"/>
    <w:rsid w:val="00EE297A"/>
    <w:rsid w:val="00EE2CF7"/>
    <w:rsid w:val="00EE4B8F"/>
    <w:rsid w:val="00EE4C00"/>
    <w:rsid w:val="00EE4CE7"/>
    <w:rsid w:val="00EE505D"/>
    <w:rsid w:val="00EE57B0"/>
    <w:rsid w:val="00EE5D8B"/>
    <w:rsid w:val="00EE7CEC"/>
    <w:rsid w:val="00EF034B"/>
    <w:rsid w:val="00EF059D"/>
    <w:rsid w:val="00EF35FE"/>
    <w:rsid w:val="00EF5776"/>
    <w:rsid w:val="00EF69DD"/>
    <w:rsid w:val="00EF6EAE"/>
    <w:rsid w:val="00EF78E6"/>
    <w:rsid w:val="00F00D92"/>
    <w:rsid w:val="00F00EA4"/>
    <w:rsid w:val="00F01328"/>
    <w:rsid w:val="00F02180"/>
    <w:rsid w:val="00F03318"/>
    <w:rsid w:val="00F043BF"/>
    <w:rsid w:val="00F05A18"/>
    <w:rsid w:val="00F10D70"/>
    <w:rsid w:val="00F11239"/>
    <w:rsid w:val="00F118AD"/>
    <w:rsid w:val="00F12045"/>
    <w:rsid w:val="00F125FF"/>
    <w:rsid w:val="00F1319D"/>
    <w:rsid w:val="00F14A0D"/>
    <w:rsid w:val="00F15FB2"/>
    <w:rsid w:val="00F214FE"/>
    <w:rsid w:val="00F2326B"/>
    <w:rsid w:val="00F2359C"/>
    <w:rsid w:val="00F2375C"/>
    <w:rsid w:val="00F269F4"/>
    <w:rsid w:val="00F26B44"/>
    <w:rsid w:val="00F26D75"/>
    <w:rsid w:val="00F26FD6"/>
    <w:rsid w:val="00F275F4"/>
    <w:rsid w:val="00F3224E"/>
    <w:rsid w:val="00F3275E"/>
    <w:rsid w:val="00F33E98"/>
    <w:rsid w:val="00F35B22"/>
    <w:rsid w:val="00F3714B"/>
    <w:rsid w:val="00F37674"/>
    <w:rsid w:val="00F37759"/>
    <w:rsid w:val="00F404EC"/>
    <w:rsid w:val="00F421D3"/>
    <w:rsid w:val="00F42B99"/>
    <w:rsid w:val="00F44937"/>
    <w:rsid w:val="00F44B10"/>
    <w:rsid w:val="00F44B99"/>
    <w:rsid w:val="00F44EEF"/>
    <w:rsid w:val="00F456A2"/>
    <w:rsid w:val="00F4627F"/>
    <w:rsid w:val="00F462D6"/>
    <w:rsid w:val="00F50500"/>
    <w:rsid w:val="00F507EA"/>
    <w:rsid w:val="00F5086B"/>
    <w:rsid w:val="00F5176C"/>
    <w:rsid w:val="00F56D9C"/>
    <w:rsid w:val="00F57C7C"/>
    <w:rsid w:val="00F60EE0"/>
    <w:rsid w:val="00F62CA0"/>
    <w:rsid w:val="00F62E9F"/>
    <w:rsid w:val="00F63072"/>
    <w:rsid w:val="00F6511D"/>
    <w:rsid w:val="00F65F84"/>
    <w:rsid w:val="00F66184"/>
    <w:rsid w:val="00F666F6"/>
    <w:rsid w:val="00F671FB"/>
    <w:rsid w:val="00F6777D"/>
    <w:rsid w:val="00F705E2"/>
    <w:rsid w:val="00F70957"/>
    <w:rsid w:val="00F70A62"/>
    <w:rsid w:val="00F71130"/>
    <w:rsid w:val="00F71F4E"/>
    <w:rsid w:val="00F7231F"/>
    <w:rsid w:val="00F726D4"/>
    <w:rsid w:val="00F72D3F"/>
    <w:rsid w:val="00F73321"/>
    <w:rsid w:val="00F73FF4"/>
    <w:rsid w:val="00F75B7B"/>
    <w:rsid w:val="00F771E6"/>
    <w:rsid w:val="00F774AD"/>
    <w:rsid w:val="00F77E99"/>
    <w:rsid w:val="00F813DB"/>
    <w:rsid w:val="00F81452"/>
    <w:rsid w:val="00F83538"/>
    <w:rsid w:val="00F8377E"/>
    <w:rsid w:val="00F83AE0"/>
    <w:rsid w:val="00F83B3E"/>
    <w:rsid w:val="00F83B67"/>
    <w:rsid w:val="00F84054"/>
    <w:rsid w:val="00F84B0E"/>
    <w:rsid w:val="00F8687C"/>
    <w:rsid w:val="00F87B80"/>
    <w:rsid w:val="00F90129"/>
    <w:rsid w:val="00F9148D"/>
    <w:rsid w:val="00F9220E"/>
    <w:rsid w:val="00F92259"/>
    <w:rsid w:val="00F92719"/>
    <w:rsid w:val="00F944CB"/>
    <w:rsid w:val="00F945D7"/>
    <w:rsid w:val="00F951E8"/>
    <w:rsid w:val="00F967A9"/>
    <w:rsid w:val="00FA0716"/>
    <w:rsid w:val="00FA0D3D"/>
    <w:rsid w:val="00FA208A"/>
    <w:rsid w:val="00FA239E"/>
    <w:rsid w:val="00FA3297"/>
    <w:rsid w:val="00FA3821"/>
    <w:rsid w:val="00FA3A5D"/>
    <w:rsid w:val="00FA3ADA"/>
    <w:rsid w:val="00FA3E83"/>
    <w:rsid w:val="00FA5F01"/>
    <w:rsid w:val="00FA73D0"/>
    <w:rsid w:val="00FA7AA7"/>
    <w:rsid w:val="00FA7CD8"/>
    <w:rsid w:val="00FA7E81"/>
    <w:rsid w:val="00FB07FB"/>
    <w:rsid w:val="00FB23FD"/>
    <w:rsid w:val="00FB240B"/>
    <w:rsid w:val="00FB313C"/>
    <w:rsid w:val="00FB496F"/>
    <w:rsid w:val="00FB4C55"/>
    <w:rsid w:val="00FB4C82"/>
    <w:rsid w:val="00FB4E53"/>
    <w:rsid w:val="00FB669B"/>
    <w:rsid w:val="00FB66A8"/>
    <w:rsid w:val="00FB700C"/>
    <w:rsid w:val="00FB72DF"/>
    <w:rsid w:val="00FB7E9E"/>
    <w:rsid w:val="00FC032D"/>
    <w:rsid w:val="00FC060E"/>
    <w:rsid w:val="00FC3580"/>
    <w:rsid w:val="00FC3632"/>
    <w:rsid w:val="00FC4A14"/>
    <w:rsid w:val="00FC4CCF"/>
    <w:rsid w:val="00FC5E2C"/>
    <w:rsid w:val="00FC61EE"/>
    <w:rsid w:val="00FC6BB9"/>
    <w:rsid w:val="00FC7ABB"/>
    <w:rsid w:val="00FC7CA9"/>
    <w:rsid w:val="00FD0F07"/>
    <w:rsid w:val="00FD1EC8"/>
    <w:rsid w:val="00FD2135"/>
    <w:rsid w:val="00FD2A0C"/>
    <w:rsid w:val="00FD5082"/>
    <w:rsid w:val="00FD53E6"/>
    <w:rsid w:val="00FD577D"/>
    <w:rsid w:val="00FD59A0"/>
    <w:rsid w:val="00FD5FAC"/>
    <w:rsid w:val="00FD6D82"/>
    <w:rsid w:val="00FD7497"/>
    <w:rsid w:val="00FE0040"/>
    <w:rsid w:val="00FE0232"/>
    <w:rsid w:val="00FE05E0"/>
    <w:rsid w:val="00FE2898"/>
    <w:rsid w:val="00FE2948"/>
    <w:rsid w:val="00FE29E0"/>
    <w:rsid w:val="00FE2E1B"/>
    <w:rsid w:val="00FE3B0F"/>
    <w:rsid w:val="00FE4E57"/>
    <w:rsid w:val="00FE5100"/>
    <w:rsid w:val="00FE52B9"/>
    <w:rsid w:val="00FE543A"/>
    <w:rsid w:val="00FE5E7B"/>
    <w:rsid w:val="00FE644B"/>
    <w:rsid w:val="00FE669A"/>
    <w:rsid w:val="00FE6C3C"/>
    <w:rsid w:val="00FE72E2"/>
    <w:rsid w:val="00FE7C49"/>
    <w:rsid w:val="00FE7D15"/>
    <w:rsid w:val="00FE7E7F"/>
    <w:rsid w:val="00FE7FAA"/>
    <w:rsid w:val="00FF0FF1"/>
    <w:rsid w:val="00FF2C5A"/>
    <w:rsid w:val="00FF377D"/>
    <w:rsid w:val="00FF3E80"/>
    <w:rsid w:val="00FF4CC4"/>
    <w:rsid w:val="00FF53C6"/>
    <w:rsid w:val="00FF699F"/>
    <w:rsid w:val="00FF6A33"/>
    <w:rsid w:val="00FF6B50"/>
    <w:rsid w:val="00FF700B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39F6C058"/>
  <w15:chartTrackingRefBased/>
  <w15:docId w15:val="{DB12AF8A-6376-4599-BA46-7417F1CB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de-CH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val="en-GB"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  <w:lang w:val="en-GB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  <w:lang w:val="en-GB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val="en-GB"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B459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866682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60EE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85902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178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093B2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23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0A41BAEF6C16488D4B69FA47CDBDFB" ma:contentTypeVersion="9" ma:contentTypeDescription="Ein neues Dokument erstellen." ma:contentTypeScope="" ma:versionID="0c7b98aa775b04a0d081f7c21cd1dddc">
  <xsd:schema xmlns:xsd="http://www.w3.org/2001/XMLSchema" xmlns:xs="http://www.w3.org/2001/XMLSchema" xmlns:p="http://schemas.microsoft.com/office/2006/metadata/properties" xmlns:ns3="b72c67e1-c4ac-437f-866a-70525538014f" xmlns:ns4="5a274a94-8a50-4eba-ab70-cbb5ebbb0cbc" targetNamespace="http://schemas.microsoft.com/office/2006/metadata/properties" ma:root="true" ma:fieldsID="fb573e44cd50082084323b5a5f617ac9" ns3:_="" ns4:_="">
    <xsd:import namespace="b72c67e1-c4ac-437f-866a-70525538014f"/>
    <xsd:import namespace="5a274a94-8a50-4eba-ab70-cbb5ebbb0c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c67e1-c4ac-437f-866a-705255380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4a94-8a50-4eba-ab70-cbb5ebbb0c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2c67e1-c4ac-437f-866a-70525538014f" xsi:nil="true"/>
  </documentManagement>
</p:properties>
</file>

<file path=customXml/itemProps1.xml><?xml version="1.0" encoding="utf-8"?>
<ds:datastoreItem xmlns:ds="http://schemas.openxmlformats.org/officeDocument/2006/customXml" ds:itemID="{9DBC9F2A-C3F6-4918-96DE-0D43AAA95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c67e1-c4ac-437f-866a-70525538014f"/>
    <ds:schemaRef ds:uri="5a274a94-8a50-4eba-ab70-cbb5ebbb0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CF7A7E-BF23-40BA-B83E-6DCAFDBEB9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9AF6A5-EA46-4D31-8493-B27CDCC5E4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88A193-F2F9-4E36-92C1-1B319C4726FF}">
  <ds:schemaRefs>
    <ds:schemaRef ds:uri="http://schemas.microsoft.com/office/2006/metadata/properties"/>
    <ds:schemaRef ds:uri="http://schemas.microsoft.com/office/infopath/2007/PartnerControls"/>
    <ds:schemaRef ds:uri="b72c67e1-c4ac-437f-866a-705255380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</Template>
  <TotalTime>0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3811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Shibashish</dc:creator>
  <cp:keywords/>
  <cp:lastModifiedBy>Guillén Gosalbez  Gonzalo</cp:lastModifiedBy>
  <cp:revision>170</cp:revision>
  <cp:lastPrinted>2024-09-03T10:50:00Z</cp:lastPrinted>
  <dcterms:created xsi:type="dcterms:W3CDTF">2024-08-31T21:01:00Z</dcterms:created>
  <dcterms:modified xsi:type="dcterms:W3CDTF">2024-09-05T06:06:00Z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http://www.zotero.org/styles/acs-catalysis</vt:lpwstr>
  </property>
  <property fmtid="{D5CDD505-2E9C-101B-9397-08002B2CF9AE}" pid="3" name="Mendeley Recent Style Name 0_1">
    <vt:lpwstr>ACS Catalysis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http://www.zotero.org/styles/nature</vt:lpwstr>
  </property>
  <property fmtid="{D5CDD505-2E9C-101B-9397-08002B2CF9AE}" pid="15" name="Mendeley Recent Style Name 6_1">
    <vt:lpwstr>Nature</vt:lpwstr>
  </property>
  <property fmtid="{D5CDD505-2E9C-101B-9397-08002B2CF9AE}" pid="16" name="Mendeley Recent Style Id 7_1">
    <vt:lpwstr>https://csl.mendeley.com/styles/402087091/nature-catalysis</vt:lpwstr>
  </property>
  <property fmtid="{D5CDD505-2E9C-101B-9397-08002B2CF9AE}" pid="17" name="Mendeley Recent Style Name 7_1">
    <vt:lpwstr>Nature Catalysis- Antonio Martín</vt:lpwstr>
  </property>
  <property fmtid="{D5CDD505-2E9C-101B-9397-08002B2CF9AE}" pid="18" name="Mendeley Recent Style Id 8_1">
    <vt:lpwstr>http://csl.mendeley.com/styles/402087091/nature-catalysis-2</vt:lpwstr>
  </property>
  <property fmtid="{D5CDD505-2E9C-101B-9397-08002B2CF9AE}" pid="19" name="Mendeley Recent Style Name 8_1">
    <vt:lpwstr>Nature Catalysis_2- Antonio Martín</vt:lpwstr>
  </property>
  <property fmtid="{D5CDD505-2E9C-101B-9397-08002B2CF9AE}" pid="20" name="Mendeley Recent Style Id 9_1">
    <vt:lpwstr>https://csl.mendeley.com/styles/402087091/nature-catalysis-2</vt:lpwstr>
  </property>
  <property fmtid="{D5CDD505-2E9C-101B-9397-08002B2CF9AE}" pid="21" name="Mendeley Recent Style Name 9_1">
    <vt:lpwstr>Nature Catalysis_3- Antonio Martín</vt:lpwstr>
  </property>
  <property fmtid="{D5CDD505-2E9C-101B-9397-08002B2CF9AE}" pid="22" name="ContentTypeId">
    <vt:lpwstr>0x010100A50A41BAEF6C16488D4B69FA47CDBDFB</vt:lpwstr>
  </property>
</Properties>
</file>