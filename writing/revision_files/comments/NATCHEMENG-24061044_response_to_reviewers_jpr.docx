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0E11" w14:textId="7824B976" w:rsidR="00013347" w:rsidRPr="00987014"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987014">
        <w:rPr>
          <w:rFonts w:ascii="Lato" w:eastAsiaTheme="minorHAnsi" w:hAnsi="Lato" w:cs="Arial"/>
          <w:b/>
          <w:bCs/>
          <w:szCs w:val="20"/>
        </w:rPr>
        <w:t xml:space="preserve">Response to Reviewers for </w:t>
      </w:r>
      <w:del w:id="3" w:author="Pérez-Ramirez  Javier" w:date="2024-11-28T13:01:00Z" w16du:dateUtc="2024-11-28T12:01:00Z">
        <w:r w:rsidRPr="00987014" w:rsidDel="0003010C">
          <w:rPr>
            <w:rFonts w:ascii="Lato" w:eastAsiaTheme="minorHAnsi" w:hAnsi="Lato" w:cs="Arial"/>
            <w:b/>
            <w:bCs/>
            <w:szCs w:val="20"/>
          </w:rPr>
          <w:delText>Manuscript</w:delText>
        </w:r>
        <w:r w:rsidR="00167AF8" w:rsidDel="0003010C">
          <w:rPr>
            <w:rFonts w:ascii="Lato" w:eastAsia="DengXian" w:hAnsi="Lato" w:cs="Arial" w:hint="eastAsia"/>
            <w:b/>
            <w:bCs/>
            <w:szCs w:val="20"/>
            <w:lang w:eastAsia="zh-CN"/>
          </w:rPr>
          <w:delText xml:space="preserve"> </w:delText>
        </w:r>
      </w:del>
      <w:r w:rsidR="00DC1BB3" w:rsidRPr="00987014">
        <w:rPr>
          <w:rFonts w:ascii="Lato" w:eastAsiaTheme="minorHAnsi" w:hAnsi="Lato" w:cs="Arial"/>
          <w:b/>
          <w:bCs/>
          <w:szCs w:val="20"/>
        </w:rPr>
        <w:t>NATCHEMENG-24061044</w:t>
      </w:r>
    </w:p>
    <w:p w14:paraId="51DF8408" w14:textId="69D26856" w:rsidR="00013347" w:rsidRPr="00987014" w:rsidRDefault="00013347" w:rsidP="0003010C">
      <w:pPr>
        <w:tabs>
          <w:tab w:val="left" w:pos="720"/>
        </w:tabs>
        <w:spacing w:after="0"/>
        <w:rPr>
          <w:rFonts w:ascii="Lato" w:eastAsiaTheme="minorHAnsi" w:hAnsi="Lato" w:cs="Arial"/>
          <w:bCs/>
          <w:szCs w:val="20"/>
        </w:rPr>
      </w:pPr>
      <w:del w:id="4" w:author="Pérez-Ramirez  Javier" w:date="2024-11-28T13:02:00Z" w16du:dateUtc="2024-11-28T12:02:00Z">
        <w:r w:rsidRPr="00987014" w:rsidDel="0003010C">
          <w:rPr>
            <w:rFonts w:ascii="Lato" w:eastAsiaTheme="minorHAnsi" w:hAnsi="Lato" w:cs="Arial"/>
            <w:szCs w:val="20"/>
          </w:rPr>
          <w:delText>Code</w:delText>
        </w:r>
      </w:del>
      <w:ins w:id="5" w:author="Pérez-Ramirez  Javier" w:date="2024-11-28T13:02:00Z" w16du:dateUtc="2024-11-28T12:02:00Z">
        <w:r w:rsidR="0003010C">
          <w:rPr>
            <w:rFonts w:ascii="Lato" w:eastAsiaTheme="minorHAnsi" w:hAnsi="Lato" w:cs="Arial"/>
            <w:szCs w:val="20"/>
          </w:rPr>
          <w:t>Notes</w:t>
        </w:r>
      </w:ins>
      <w:r w:rsidRPr="00987014">
        <w:rPr>
          <w:rFonts w:ascii="Lato" w:eastAsiaTheme="minorHAnsi" w:hAnsi="Lato" w:cs="Arial"/>
          <w:szCs w:val="20"/>
        </w:rPr>
        <w:t>:</w:t>
      </w:r>
      <w:r w:rsidRPr="00987014">
        <w:rPr>
          <w:rFonts w:ascii="Lato" w:eastAsiaTheme="minorHAnsi" w:hAnsi="Lato" w:cs="Arial"/>
          <w:szCs w:val="20"/>
        </w:rPr>
        <w:tab/>
        <w:t xml:space="preserve">Comments in </w:t>
      </w:r>
      <w:r w:rsidRPr="00987014">
        <w:rPr>
          <w:rFonts w:ascii="Lato" w:eastAsiaTheme="minorHAnsi" w:hAnsi="Lato" w:cs="Arial"/>
          <w:iCs/>
          <w:color w:val="0000FF"/>
          <w:szCs w:val="20"/>
        </w:rPr>
        <w:t>blue</w:t>
      </w:r>
      <w:r w:rsidRPr="00987014">
        <w:rPr>
          <w:rFonts w:ascii="Lato" w:eastAsiaTheme="minorHAnsi" w:hAnsi="Lato" w:cs="Arial"/>
          <w:szCs w:val="20"/>
        </w:rPr>
        <w:t xml:space="preserve"> | Replies in black | Actions in </w:t>
      </w:r>
      <w:r w:rsidRPr="00987014">
        <w:rPr>
          <w:rFonts w:ascii="Lato" w:eastAsiaTheme="minorHAnsi" w:hAnsi="Lato" w:cs="Arial"/>
          <w:b/>
          <w:szCs w:val="20"/>
        </w:rPr>
        <w:t>bold</w:t>
      </w:r>
    </w:p>
    <w:p w14:paraId="06D90971" w14:textId="7737B999" w:rsidR="00013347" w:rsidRPr="00987014" w:rsidRDefault="00013347" w:rsidP="0003010C">
      <w:pPr>
        <w:tabs>
          <w:tab w:val="left" w:pos="720"/>
        </w:tabs>
        <w:spacing w:after="80"/>
        <w:ind w:left="720"/>
        <w:rPr>
          <w:rFonts w:ascii="Lato" w:eastAsiaTheme="minorHAnsi" w:hAnsi="Lato" w:cs="Arial"/>
          <w:szCs w:val="20"/>
        </w:rPr>
      </w:pPr>
      <w:del w:id="6" w:author="Pérez-Ramirez  Javier" w:date="2024-11-28T13:02:00Z" w16du:dateUtc="2024-11-28T12:02:00Z">
        <w:r w:rsidRPr="00987014" w:rsidDel="0003010C">
          <w:rPr>
            <w:rFonts w:ascii="Lato" w:eastAsiaTheme="minorHAnsi" w:hAnsi="Lato" w:cs="Arial"/>
            <w:szCs w:val="20"/>
          </w:rPr>
          <w:delText>Note:</w:delText>
        </w:r>
        <w:r w:rsidRPr="00987014" w:rsidDel="0003010C">
          <w:rPr>
            <w:rFonts w:ascii="Lato" w:eastAsiaTheme="minorHAnsi" w:hAnsi="Lato" w:cs="Arial"/>
            <w:szCs w:val="20"/>
          </w:rPr>
          <w:tab/>
        </w:r>
      </w:del>
      <w:r w:rsidRPr="00987014">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Default="0003010C" w:rsidP="00987014">
      <w:pPr>
        <w:rPr>
          <w:ins w:id="7" w:author="Pérez-Ramirez  Javier" w:date="2024-11-28T13:06:00Z" w16du:dateUtc="2024-11-28T12:06:00Z"/>
          <w:rFonts w:ascii="Lato" w:eastAsiaTheme="minorHAnsi" w:hAnsi="Lato" w:cs="Arial"/>
          <w:b/>
          <w:szCs w:val="20"/>
        </w:rPr>
      </w:pPr>
    </w:p>
    <w:p w14:paraId="2D2C2128" w14:textId="31FDCF8C" w:rsidR="00013347" w:rsidRPr="00987014" w:rsidRDefault="00013347" w:rsidP="0003010C">
      <w:pPr>
        <w:spacing w:after="80"/>
        <w:rPr>
          <w:rFonts w:ascii="Lato" w:eastAsiaTheme="minorHAnsi" w:hAnsi="Lato" w:cs="Arial"/>
          <w:b/>
          <w:szCs w:val="20"/>
        </w:rPr>
      </w:pPr>
      <w:del w:id="8" w:author="Pérez-Ramirez  Javier" w:date="2024-11-28T13:07:00Z" w16du:dateUtc="2024-11-28T12:07:00Z">
        <w:r w:rsidRPr="00987014" w:rsidDel="0003010C">
          <w:rPr>
            <w:rFonts w:ascii="Lato" w:eastAsiaTheme="minorHAnsi" w:hAnsi="Lato" w:cs="Arial"/>
            <w:b/>
            <w:szCs w:val="20"/>
          </w:rPr>
          <w:delText xml:space="preserve">Reviewer </w:delText>
        </w:r>
      </w:del>
      <w:ins w:id="9" w:author="Pérez-Ramirez  Javier" w:date="2024-11-28T13:07:00Z" w16du:dateUtc="2024-11-28T12:07:00Z">
        <w:r w:rsidR="0003010C" w:rsidRPr="00987014">
          <w:rPr>
            <w:rFonts w:ascii="Lato" w:eastAsiaTheme="minorHAnsi" w:hAnsi="Lato" w:cs="Arial"/>
            <w:b/>
            <w:szCs w:val="20"/>
          </w:rPr>
          <w:t>Reviewer</w:t>
        </w:r>
        <w:r w:rsidR="0003010C">
          <w:rPr>
            <w:rFonts w:ascii="Lato" w:eastAsiaTheme="minorHAnsi" w:hAnsi="Lato" w:cs="Arial"/>
            <w:b/>
            <w:szCs w:val="20"/>
          </w:rPr>
          <w:t> </w:t>
        </w:r>
      </w:ins>
      <w:r w:rsidRPr="00987014">
        <w:rPr>
          <w:rFonts w:ascii="Lato" w:eastAsiaTheme="minorHAnsi" w:hAnsi="Lato" w:cs="Arial"/>
          <w:b/>
          <w:szCs w:val="20"/>
        </w:rPr>
        <w:t>#1</w:t>
      </w:r>
    </w:p>
    <w:bookmarkEnd w:id="2"/>
    <w:p w14:paraId="3175D26D" w14:textId="77777777" w:rsidR="00E005D4" w:rsidRPr="00987014" w:rsidRDefault="00E005D4" w:rsidP="0003010C">
      <w:pPr>
        <w:spacing w:after="80"/>
        <w:rPr>
          <w:rFonts w:ascii="Lato" w:eastAsiaTheme="minorHAnsi" w:hAnsi="Lato" w:cs="Arial"/>
          <w:iCs/>
          <w:color w:val="0000FF"/>
          <w:szCs w:val="20"/>
        </w:rPr>
      </w:pPr>
      <w:r w:rsidRPr="00987014">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3C4936AA" w:rsidR="005F04E8" w:rsidRDefault="00917A00" w:rsidP="0003010C">
      <w:pPr>
        <w:spacing w:after="80"/>
        <w:rPr>
          <w:rFonts w:ascii="Lato" w:eastAsia="DengXian" w:hAnsi="Lato" w:cs="Arial"/>
          <w:szCs w:val="20"/>
        </w:rPr>
      </w:pPr>
      <w:r w:rsidRPr="00987014">
        <w:rPr>
          <w:rFonts w:ascii="Lato" w:eastAsia="DengXian" w:hAnsi="Lato" w:cs="Arial"/>
          <w:szCs w:val="20"/>
        </w:rPr>
        <w:t xml:space="preserve">Thank you for </w:t>
      </w:r>
      <w:del w:id="10" w:author="Pérez-Ramirez  Javier" w:date="2024-11-28T13:09:00Z" w16du:dateUtc="2024-11-28T12:09:00Z">
        <w:r w:rsidRPr="00987014" w:rsidDel="0003010C">
          <w:rPr>
            <w:rFonts w:ascii="Lato" w:eastAsia="DengXian" w:hAnsi="Lato" w:cs="Arial"/>
            <w:szCs w:val="20"/>
          </w:rPr>
          <w:delText xml:space="preserve">your </w:delText>
        </w:r>
      </w:del>
      <w:ins w:id="11" w:author="Pérez-Ramirez  Javier" w:date="2024-11-28T13:09:00Z" w16du:dateUtc="2024-11-28T12:09:00Z">
        <w:r w:rsidR="0003010C">
          <w:rPr>
            <w:rFonts w:ascii="Lato" w:eastAsia="DengXian" w:hAnsi="Lato" w:cs="Arial"/>
            <w:szCs w:val="20"/>
          </w:rPr>
          <w:t>the highly positive</w:t>
        </w:r>
        <w:r w:rsidR="0003010C" w:rsidRPr="00987014">
          <w:rPr>
            <w:rFonts w:ascii="Lato" w:eastAsia="DengXian" w:hAnsi="Lato" w:cs="Arial"/>
            <w:szCs w:val="20"/>
          </w:rPr>
          <w:t xml:space="preserve"> </w:t>
        </w:r>
      </w:ins>
      <w:del w:id="12" w:author="Pérez-Ramirez  Javier" w:date="2024-11-28T13:09:00Z" w16du:dateUtc="2024-11-28T12:09:00Z">
        <w:r w:rsidRPr="00987014" w:rsidDel="0003010C">
          <w:rPr>
            <w:rFonts w:ascii="Lato" w:eastAsia="DengXian" w:hAnsi="Lato" w:cs="Arial"/>
            <w:szCs w:val="20"/>
          </w:rPr>
          <w:delText xml:space="preserve">kind and encouraging </w:delText>
        </w:r>
      </w:del>
      <w:r w:rsidRPr="00987014">
        <w:rPr>
          <w:rFonts w:ascii="Lato" w:eastAsia="DengXian" w:hAnsi="Lato" w:cs="Arial"/>
          <w:szCs w:val="20"/>
        </w:rPr>
        <w:t xml:space="preserve">feedback. We are delighted that </w:t>
      </w:r>
      <w:del w:id="13" w:author="Pérez-Ramirez  Javier" w:date="2024-11-28T13:09:00Z" w16du:dateUtc="2024-11-28T12:09:00Z">
        <w:r w:rsidRPr="00987014" w:rsidDel="0003010C">
          <w:rPr>
            <w:rFonts w:ascii="Lato" w:eastAsia="DengXian" w:hAnsi="Lato" w:cs="Arial"/>
            <w:szCs w:val="20"/>
          </w:rPr>
          <w:delText xml:space="preserve">you </w:delText>
        </w:r>
      </w:del>
      <w:ins w:id="14" w:author="Pérez-Ramirez  Javier" w:date="2024-11-28T13:09:00Z" w16du:dateUtc="2024-11-28T12:09:00Z">
        <w:r w:rsidR="0003010C">
          <w:rPr>
            <w:rFonts w:ascii="Lato" w:eastAsia="DengXian" w:hAnsi="Lato" w:cs="Arial"/>
            <w:szCs w:val="20"/>
          </w:rPr>
          <w:t>the reviewer</w:t>
        </w:r>
        <w:r w:rsidR="0003010C" w:rsidRPr="00987014">
          <w:rPr>
            <w:rFonts w:ascii="Lato" w:eastAsia="DengXian" w:hAnsi="Lato" w:cs="Arial"/>
            <w:szCs w:val="20"/>
          </w:rPr>
          <w:t xml:space="preserve"> </w:t>
        </w:r>
      </w:ins>
      <w:r w:rsidRPr="00987014">
        <w:rPr>
          <w:rFonts w:ascii="Lato" w:eastAsia="DengXian" w:hAnsi="Lato" w:cs="Arial"/>
          <w:szCs w:val="20"/>
        </w:rPr>
        <w:t>found our</w:t>
      </w:r>
      <w:r w:rsidR="00591174">
        <w:rPr>
          <w:rFonts w:ascii="Lato" w:eastAsia="DengXian" w:hAnsi="Lato" w:cs="Arial" w:hint="eastAsia"/>
          <w:szCs w:val="20"/>
          <w:lang w:eastAsia="zh-CN"/>
        </w:rPr>
        <w:t xml:space="preserve"> work</w:t>
      </w:r>
      <w:r w:rsidRPr="00987014">
        <w:rPr>
          <w:rFonts w:ascii="Lato" w:eastAsia="DengXian" w:hAnsi="Lato" w:cs="Arial"/>
          <w:szCs w:val="20"/>
        </w:rPr>
        <w:t xml:space="preserve"> comprehensive</w:t>
      </w:r>
      <w:ins w:id="15" w:author="Pérez-Ramirez  Javier" w:date="2024-11-28T14:02:00Z" w16du:dateUtc="2024-11-28T13:02:00Z">
        <w:r w:rsidR="00C122B8">
          <w:rPr>
            <w:rFonts w:ascii="Lato" w:eastAsia="DengXian" w:hAnsi="Lato" w:cs="Arial"/>
            <w:szCs w:val="20"/>
          </w:rPr>
          <w:t xml:space="preserve">, </w:t>
        </w:r>
      </w:ins>
      <w:ins w:id="16" w:author="Pérez-Ramirez  Javier" w:date="2024-11-28T13:10:00Z" w16du:dateUtc="2024-11-28T12:10:00Z">
        <w:r w:rsidR="0003010C" w:rsidRPr="00987014">
          <w:rPr>
            <w:rFonts w:ascii="Lato" w:eastAsia="DengXian" w:hAnsi="Lato" w:cs="Arial"/>
            <w:szCs w:val="20"/>
          </w:rPr>
          <w:t>timely</w:t>
        </w:r>
      </w:ins>
      <w:r w:rsidRPr="00987014">
        <w:rPr>
          <w:rFonts w:ascii="Lato" w:eastAsia="DengXian" w:hAnsi="Lato" w:cs="Arial"/>
          <w:szCs w:val="20"/>
        </w:rPr>
        <w:t>,</w:t>
      </w:r>
      <w:ins w:id="17" w:author="Pérez-Ramirez  Javier" w:date="2024-11-28T13:10:00Z" w16du:dateUtc="2024-11-28T12:10:00Z">
        <w:r w:rsidR="0003010C">
          <w:rPr>
            <w:rFonts w:ascii="Lato" w:eastAsia="DengXian" w:hAnsi="Lato" w:cs="Arial"/>
            <w:szCs w:val="20"/>
          </w:rPr>
          <w:t xml:space="preserve"> </w:t>
        </w:r>
      </w:ins>
      <w:ins w:id="18" w:author="Pérez-Ramirez  Javier" w:date="2024-11-28T14:02:00Z" w16du:dateUtc="2024-11-28T13:02:00Z">
        <w:r w:rsidR="00C122B8">
          <w:rPr>
            <w:rFonts w:ascii="Lato" w:eastAsia="DengXian" w:hAnsi="Lato" w:cs="Arial"/>
            <w:szCs w:val="20"/>
          </w:rPr>
          <w:t xml:space="preserve">and </w:t>
        </w:r>
      </w:ins>
      <w:ins w:id="19" w:author="Pérez-Ramirez  Javier" w:date="2024-11-28T13:10:00Z" w16du:dateUtc="2024-11-28T12:10:00Z">
        <w:r w:rsidR="0003010C">
          <w:rPr>
            <w:rFonts w:ascii="Lato" w:eastAsia="DengXian" w:hAnsi="Lato" w:cs="Arial"/>
            <w:szCs w:val="20"/>
          </w:rPr>
          <w:t>offering a</w:t>
        </w:r>
      </w:ins>
      <w:r w:rsidRPr="00987014">
        <w:rPr>
          <w:rFonts w:ascii="Lato" w:eastAsia="DengXian" w:hAnsi="Lato" w:cs="Arial"/>
          <w:szCs w:val="20"/>
        </w:rPr>
        <w:t xml:space="preserve"> </w:t>
      </w:r>
      <w:r w:rsidR="00BD79E0">
        <w:rPr>
          <w:rFonts w:ascii="Lato" w:eastAsia="DengXian" w:hAnsi="Lato" w:cs="Arial"/>
          <w:szCs w:val="20"/>
        </w:rPr>
        <w:t>unique</w:t>
      </w:r>
      <w:del w:id="20" w:author="Pérez-Ramirez  Javier" w:date="2024-11-28T13:10:00Z" w16du:dateUtc="2024-11-28T12:10:00Z">
        <w:r w:rsidR="00BD79E0" w:rsidDel="0003010C">
          <w:rPr>
            <w:rFonts w:ascii="Lato" w:eastAsia="DengXian" w:hAnsi="Lato" w:cs="Arial"/>
            <w:szCs w:val="20"/>
          </w:rPr>
          <w:delText xml:space="preserve">, </w:delText>
        </w:r>
        <w:r w:rsidRPr="00987014" w:rsidDel="0003010C">
          <w:rPr>
            <w:rFonts w:ascii="Lato" w:eastAsia="DengXian" w:hAnsi="Lato" w:cs="Arial"/>
            <w:szCs w:val="20"/>
          </w:rPr>
          <w:delText>timely,</w:delText>
        </w:r>
      </w:del>
      <w:r w:rsidRPr="00987014">
        <w:rPr>
          <w:rFonts w:ascii="Lato" w:eastAsia="DengXian" w:hAnsi="Lato" w:cs="Arial"/>
          <w:szCs w:val="20"/>
        </w:rPr>
        <w:t xml:space="preserve"> </w:t>
      </w:r>
      <w:del w:id="21" w:author="Pérez-Ramirez  Javier" w:date="2024-11-28T13:10:00Z" w16du:dateUtc="2024-11-28T12:10:00Z">
        <w:r w:rsidRPr="00987014" w:rsidDel="0003010C">
          <w:rPr>
            <w:rFonts w:ascii="Lato" w:eastAsia="DengXian" w:hAnsi="Lato" w:cs="Arial"/>
            <w:szCs w:val="20"/>
          </w:rPr>
          <w:delText xml:space="preserve">and offering an interesting </w:delText>
        </w:r>
      </w:del>
      <w:r w:rsidR="00405802">
        <w:rPr>
          <w:rFonts w:ascii="Lato" w:eastAsia="DengXian" w:hAnsi="Lato" w:cs="Arial"/>
          <w:szCs w:val="20"/>
        </w:rPr>
        <w:t>angle</w:t>
      </w:r>
      <w:r w:rsidRPr="00987014">
        <w:rPr>
          <w:rFonts w:ascii="Lato" w:eastAsia="DengXian" w:hAnsi="Lato" w:cs="Arial"/>
          <w:szCs w:val="20"/>
        </w:rPr>
        <w:t xml:space="preserve"> on </w:t>
      </w:r>
      <w:del w:id="22" w:author="Pérez-Ramirez  Javier" w:date="2024-11-28T14:02:00Z" w16du:dateUtc="2024-11-28T13:02:00Z">
        <w:r w:rsidRPr="00987014" w:rsidDel="00C122B8">
          <w:rPr>
            <w:rFonts w:ascii="Lato" w:eastAsia="DengXian" w:hAnsi="Lato" w:cs="Arial"/>
            <w:szCs w:val="20"/>
          </w:rPr>
          <w:delText xml:space="preserve">a </w:delText>
        </w:r>
      </w:del>
      <w:ins w:id="23" w:author="Pérez-Ramirez  Javier" w:date="2024-11-28T14:02:00Z" w16du:dateUtc="2024-11-28T13:02:00Z">
        <w:r w:rsidR="00C122B8">
          <w:rPr>
            <w:rFonts w:ascii="Lato" w:eastAsia="DengXian" w:hAnsi="Lato" w:cs="Arial"/>
            <w:szCs w:val="20"/>
          </w:rPr>
          <w:t>the topic of acetylene production</w:t>
        </w:r>
      </w:ins>
      <w:del w:id="24" w:author="Pérez-Ramirez  Javier" w:date="2024-11-28T14:02:00Z" w16du:dateUtc="2024-11-28T13:02:00Z">
        <w:r w:rsidRPr="00987014" w:rsidDel="00C122B8">
          <w:rPr>
            <w:rFonts w:ascii="Lato" w:eastAsia="DengXian" w:hAnsi="Lato" w:cs="Arial"/>
            <w:szCs w:val="20"/>
          </w:rPr>
          <w:delText>neglected topic</w:delText>
        </w:r>
      </w:del>
      <w:r w:rsidRPr="00987014">
        <w:rPr>
          <w:rFonts w:ascii="Lato" w:eastAsia="DengXian" w:hAnsi="Lato" w:cs="Arial"/>
          <w:szCs w:val="20"/>
        </w:rPr>
        <w:t>.</w:t>
      </w:r>
      <w:ins w:id="25" w:author="Pérez-Ramirez  Javier" w:date="2024-11-28T14:05:00Z" w16du:dateUtc="2024-11-28T13:05:00Z">
        <w:r w:rsidR="00C122B8">
          <w:rPr>
            <w:rFonts w:ascii="Lato" w:eastAsia="DengXian" w:hAnsi="Lato" w:cs="Arial"/>
            <w:szCs w:val="20"/>
          </w:rPr>
          <w:t xml:space="preserve"> </w:t>
        </w:r>
        <w:r w:rsidR="00C122B8" w:rsidRPr="00C122B8">
          <w:rPr>
            <w:rFonts w:ascii="Lato" w:eastAsia="DengXian" w:hAnsi="Lato" w:cs="Arial"/>
            <w:szCs w:val="20"/>
          </w:rPr>
          <w:t xml:space="preserve">We fully agree this is particularly pertinent now as the chemical industry is facing a conversion process and revamping old chemical building blocks might bring a competitive edge. This was one of the motivations of our study, as better highlighted in the revised introduction. </w:t>
        </w:r>
      </w:ins>
      <w:del w:id="26" w:author="Pérez-Ramirez  Javier" w:date="2024-11-28T14:02:00Z" w16du:dateUtc="2024-11-28T13:02:00Z">
        <w:r w:rsidRPr="00987014" w:rsidDel="00C122B8">
          <w:rPr>
            <w:rFonts w:ascii="Lato" w:eastAsia="DengXian" w:hAnsi="Lato" w:cs="Arial"/>
            <w:szCs w:val="20"/>
          </w:rPr>
          <w:delText xml:space="preserve"> We appreciate your recommendation for acceptance.</w:delText>
        </w:r>
      </w:del>
    </w:p>
    <w:p w14:paraId="736F8127" w14:textId="6241B828" w:rsidR="00E005D4" w:rsidRPr="00987014" w:rsidRDefault="00E005D4" w:rsidP="00987014">
      <w:pPr>
        <w:rPr>
          <w:rFonts w:ascii="Lato" w:eastAsia="DengXian" w:hAnsi="Lato" w:cs="Arial"/>
          <w:szCs w:val="20"/>
        </w:rPr>
      </w:pPr>
      <w:r w:rsidRPr="00987014">
        <w:rPr>
          <w:rFonts w:ascii="Lato" w:eastAsia="Cambria" w:hAnsi="Lato" w:cs="Arial"/>
          <w:b/>
          <w:szCs w:val="20"/>
        </w:rPr>
        <w:br w:type="page"/>
      </w:r>
    </w:p>
    <w:p w14:paraId="50A82B5A" w14:textId="05824202" w:rsidR="00C20DCE" w:rsidRPr="00987014" w:rsidRDefault="00C20DCE" w:rsidP="00C20DCE">
      <w:pPr>
        <w:spacing w:after="80"/>
        <w:rPr>
          <w:ins w:id="27" w:author="Pérez-Ramirez  Javier" w:date="2024-11-28T14:07:00Z" w16du:dateUtc="2024-11-28T13:07:00Z"/>
          <w:rFonts w:ascii="Lato" w:eastAsiaTheme="minorHAnsi" w:hAnsi="Lato" w:cs="Arial"/>
          <w:b/>
          <w:szCs w:val="20"/>
        </w:rPr>
      </w:pPr>
      <w:ins w:id="28" w:author="Pérez-Ramirez  Javier" w:date="2024-11-28T14:07:00Z" w16du:dateUtc="2024-11-28T13:07:00Z">
        <w:r w:rsidRPr="00987014">
          <w:rPr>
            <w:rFonts w:ascii="Lato" w:eastAsiaTheme="minorHAnsi" w:hAnsi="Lato" w:cs="Arial"/>
            <w:b/>
            <w:szCs w:val="20"/>
          </w:rPr>
          <w:lastRenderedPageBreak/>
          <w:t>Reviewer</w:t>
        </w:r>
        <w:r>
          <w:rPr>
            <w:rFonts w:ascii="Lato" w:eastAsiaTheme="minorHAnsi" w:hAnsi="Lato" w:cs="Arial"/>
            <w:b/>
            <w:szCs w:val="20"/>
          </w:rPr>
          <w:t> </w:t>
        </w:r>
        <w:r w:rsidRPr="00987014">
          <w:rPr>
            <w:rFonts w:ascii="Lato" w:eastAsiaTheme="minorHAnsi" w:hAnsi="Lato" w:cs="Arial"/>
            <w:b/>
            <w:szCs w:val="20"/>
          </w:rPr>
          <w:t>#</w:t>
        </w:r>
        <w:r>
          <w:rPr>
            <w:rFonts w:ascii="Lato" w:eastAsiaTheme="minorHAnsi" w:hAnsi="Lato" w:cs="Arial"/>
            <w:b/>
            <w:szCs w:val="20"/>
          </w:rPr>
          <w:t>2</w:t>
        </w:r>
      </w:ins>
    </w:p>
    <w:p w14:paraId="4CBFC449" w14:textId="369015FC" w:rsidR="00013347" w:rsidRPr="00987014" w:rsidDel="00C20DCE" w:rsidRDefault="00013347" w:rsidP="00987014">
      <w:pPr>
        <w:rPr>
          <w:del w:id="29" w:author="Pérez-Ramirez  Javier" w:date="2024-11-28T14:07:00Z" w16du:dateUtc="2024-11-28T13:07:00Z"/>
          <w:rFonts w:ascii="Lato" w:eastAsia="Cambria" w:hAnsi="Lato" w:cs="Arial"/>
          <w:b/>
          <w:szCs w:val="20"/>
        </w:rPr>
      </w:pPr>
      <w:del w:id="30" w:author="Pérez-Ramirez  Javier" w:date="2024-11-28T14:07:00Z" w16du:dateUtc="2024-11-28T13:07:00Z">
        <w:r w:rsidRPr="00987014" w:rsidDel="00C20DCE">
          <w:rPr>
            <w:rFonts w:ascii="Lato" w:eastAsia="Cambria" w:hAnsi="Lato" w:cs="Arial"/>
            <w:b/>
            <w:szCs w:val="20"/>
          </w:rPr>
          <w:delText>Reviewer #2</w:delText>
        </w:r>
      </w:del>
    </w:p>
    <w:p w14:paraId="40B2697A" w14:textId="3F57A7A4" w:rsidR="001B43CB" w:rsidRPr="00987014" w:rsidRDefault="001B43CB" w:rsidP="00C01DBF">
      <w:pPr>
        <w:spacing w:after="80"/>
        <w:rPr>
          <w:rFonts w:ascii="Lato" w:eastAsia="Cambria" w:hAnsi="Lato" w:cs="Arial"/>
          <w:iCs/>
          <w:color w:val="0000FF"/>
          <w:szCs w:val="20"/>
        </w:rPr>
      </w:pPr>
      <w:r w:rsidRPr="00987014">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61DB37B3" w:rsidR="00054314" w:rsidRDefault="00BD5AB9" w:rsidP="004A3AD9">
      <w:pPr>
        <w:spacing w:after="0"/>
        <w:rPr>
          <w:ins w:id="31" w:author="Pérez-Ramirez  Javier" w:date="2024-11-28T14:59:00Z" w16du:dateUtc="2024-11-28T13:59:00Z"/>
          <w:rFonts w:ascii="Lato" w:eastAsia="DengXian" w:hAnsi="Lato" w:cs="Arial"/>
          <w:iCs/>
          <w:color w:val="000000" w:themeColor="text1"/>
          <w:szCs w:val="20"/>
          <w:lang w:eastAsia="zh-CN"/>
        </w:rPr>
      </w:pPr>
      <w:r w:rsidRPr="009A5D37">
        <w:rPr>
          <w:rFonts w:ascii="Lato" w:eastAsia="DengXian" w:hAnsi="Lato" w:cs="Arial"/>
          <w:iCs/>
          <w:color w:val="000000" w:themeColor="text1"/>
          <w:szCs w:val="20"/>
          <w:lang w:eastAsia="zh-CN"/>
        </w:rPr>
        <w:t xml:space="preserve">We appreciate the </w:t>
      </w:r>
      <w:ins w:id="32" w:author="Pérez-Ramirez  Javier" w:date="2024-11-28T14:58:00Z" w16du:dateUtc="2024-11-28T13:58:00Z">
        <w:r w:rsidR="004A3AD9">
          <w:rPr>
            <w:rFonts w:ascii="Lato" w:eastAsia="DengXian" w:hAnsi="Lato" w:cs="Arial"/>
            <w:iCs/>
            <w:color w:val="000000" w:themeColor="text1"/>
            <w:szCs w:val="20"/>
            <w:lang w:eastAsia="zh-CN"/>
          </w:rPr>
          <w:t>r</w:t>
        </w:r>
      </w:ins>
      <w:del w:id="33" w:author="Pérez-Ramirez  Javier" w:date="2024-11-28T14:58:00Z" w16du:dateUtc="2024-11-28T13:58:00Z">
        <w:r w:rsidR="00A00908" w:rsidRPr="009A5D37" w:rsidDel="004A3AD9">
          <w:rPr>
            <w:rFonts w:ascii="Lato" w:eastAsia="DengXian" w:hAnsi="Lato" w:cs="Arial"/>
            <w:iCs/>
            <w:color w:val="000000" w:themeColor="text1"/>
            <w:szCs w:val="20"/>
            <w:lang w:eastAsia="zh-CN"/>
          </w:rPr>
          <w:delText>R</w:delText>
        </w:r>
      </w:del>
      <w:r w:rsidRPr="009A5D37">
        <w:rPr>
          <w:rFonts w:ascii="Lato" w:eastAsia="DengXian" w:hAnsi="Lato" w:cs="Arial"/>
          <w:iCs/>
          <w:color w:val="000000" w:themeColor="text1"/>
          <w:szCs w:val="20"/>
          <w:lang w:eastAsia="zh-CN"/>
        </w:rPr>
        <w:t xml:space="preserve">eviewer’s comments and have made significant changes accordingly. </w:t>
      </w:r>
      <w:ins w:id="34" w:author="Pérez-Ramirez  Javier" w:date="2024-11-28T14:58:00Z" w16du:dateUtc="2024-11-28T13:58:00Z">
        <w:r w:rsidR="004A3AD9">
          <w:rPr>
            <w:rFonts w:ascii="Lato" w:eastAsia="DengXian" w:hAnsi="Lato" w:cs="Arial"/>
            <w:iCs/>
            <w:color w:val="000000" w:themeColor="text1"/>
            <w:szCs w:val="20"/>
            <w:lang w:eastAsia="zh-CN"/>
          </w:rPr>
          <w:t xml:space="preserve">(too early going to the point) </w:t>
        </w:r>
      </w:ins>
      <w:r w:rsidRPr="009A5D37">
        <w:rPr>
          <w:rFonts w:ascii="Lato" w:eastAsia="DengXian" w:hAnsi="Lato" w:cs="Arial"/>
          <w:iCs/>
          <w:color w:val="000000" w:themeColor="text1"/>
          <w:szCs w:val="20"/>
          <w:lang w:eastAsia="zh-CN"/>
        </w:rPr>
        <w:t xml:space="preserve">Specifically, </w:t>
      </w:r>
      <w:commentRangeStart w:id="35"/>
      <w:r w:rsidRPr="00551100">
        <w:rPr>
          <w:rFonts w:ascii="Lato" w:eastAsia="DengXian" w:hAnsi="Lato" w:cs="Arial"/>
          <w:b/>
          <w:bCs/>
          <w:iCs/>
          <w:color w:val="000000" w:themeColor="text1"/>
          <w:szCs w:val="20"/>
          <w:lang w:eastAsia="zh-CN"/>
        </w:rPr>
        <w:t xml:space="preserve">we have reformatted the manuscript from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Review</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to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Perspective</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with a new title,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Towards </w:t>
      </w:r>
      <w:r w:rsidR="00AB71CA">
        <w:rPr>
          <w:rFonts w:ascii="Lato" w:eastAsia="DengXian" w:hAnsi="Lato" w:cs="Arial" w:hint="eastAsia"/>
          <w:b/>
          <w:bCs/>
          <w:iCs/>
          <w:color w:val="000000" w:themeColor="text1"/>
          <w:szCs w:val="20"/>
          <w:lang w:eastAsia="zh-CN"/>
        </w:rPr>
        <w:t>gr</w:t>
      </w:r>
      <w:r w:rsidRPr="00551100">
        <w:rPr>
          <w:rFonts w:ascii="Lato" w:eastAsia="DengXian" w:hAnsi="Lato" w:cs="Arial"/>
          <w:b/>
          <w:bCs/>
          <w:iCs/>
          <w:color w:val="000000" w:themeColor="text1"/>
          <w:szCs w:val="20"/>
          <w:lang w:eastAsia="zh-CN"/>
        </w:rPr>
        <w:t xml:space="preserve">een </w:t>
      </w:r>
      <w:r w:rsidR="00AB71CA">
        <w:rPr>
          <w:rFonts w:ascii="Lato" w:eastAsia="DengXian" w:hAnsi="Lato" w:cs="Arial" w:hint="eastAsia"/>
          <w:b/>
          <w:bCs/>
          <w:iCs/>
          <w:color w:val="000000" w:themeColor="text1"/>
          <w:szCs w:val="20"/>
          <w:lang w:eastAsia="zh-CN"/>
        </w:rPr>
        <w:t>a</w:t>
      </w:r>
      <w:r w:rsidRPr="00551100">
        <w:rPr>
          <w:rFonts w:ascii="Lato" w:eastAsia="DengXian" w:hAnsi="Lato" w:cs="Arial"/>
          <w:b/>
          <w:bCs/>
          <w:iCs/>
          <w:color w:val="000000" w:themeColor="text1"/>
          <w:szCs w:val="20"/>
          <w:lang w:eastAsia="zh-CN"/>
        </w:rPr>
        <w:t xml:space="preserve">cetylene </w:t>
      </w:r>
      <w:r w:rsidR="00AB71CA">
        <w:rPr>
          <w:rFonts w:ascii="Lato" w:eastAsia="DengXian" w:hAnsi="Lato" w:cs="Arial" w:hint="eastAsia"/>
          <w:b/>
          <w:bCs/>
          <w:iCs/>
          <w:color w:val="000000" w:themeColor="text1"/>
          <w:szCs w:val="20"/>
          <w:lang w:eastAsia="zh-CN"/>
        </w:rPr>
        <w:t>s</w:t>
      </w:r>
      <w:r w:rsidRPr="00551100">
        <w:rPr>
          <w:rFonts w:ascii="Lato" w:eastAsia="DengXian" w:hAnsi="Lato" w:cs="Arial"/>
          <w:b/>
          <w:bCs/>
          <w:iCs/>
          <w:color w:val="000000" w:themeColor="text1"/>
          <w:szCs w:val="20"/>
          <w:lang w:eastAsia="zh-CN"/>
        </w:rPr>
        <w:t xml:space="preserve">ynthesis and </w:t>
      </w:r>
      <w:r w:rsidR="00AB71CA">
        <w:rPr>
          <w:rFonts w:ascii="Lato" w:eastAsia="DengXian" w:hAnsi="Lato" w:cs="Arial" w:hint="eastAsia"/>
          <w:b/>
          <w:bCs/>
          <w:iCs/>
          <w:color w:val="000000" w:themeColor="text1"/>
          <w:szCs w:val="20"/>
          <w:lang w:eastAsia="zh-CN"/>
        </w:rPr>
        <w:t>a</w:t>
      </w:r>
      <w:r w:rsidRPr="00551100">
        <w:rPr>
          <w:rFonts w:ascii="Lato" w:eastAsia="DengXian" w:hAnsi="Lato" w:cs="Arial"/>
          <w:b/>
          <w:bCs/>
          <w:iCs/>
          <w:color w:val="000000" w:themeColor="text1"/>
          <w:szCs w:val="20"/>
          <w:lang w:eastAsia="zh-CN"/>
        </w:rPr>
        <w:t>pplication</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w:t>
      </w:r>
      <w:r w:rsidRPr="009A5D37">
        <w:rPr>
          <w:rFonts w:ascii="Lato" w:eastAsia="DengXian" w:hAnsi="Lato" w:cs="Arial"/>
          <w:b/>
          <w:bCs/>
          <w:iCs/>
          <w:color w:val="000000" w:themeColor="text1"/>
          <w:szCs w:val="20"/>
          <w:lang w:eastAsia="zh-CN"/>
        </w:rPr>
        <w:t xml:space="preserve"> </w:t>
      </w:r>
      <w:r w:rsidR="00AB71CA">
        <w:rPr>
          <w:rFonts w:ascii="Lato" w:eastAsia="DengXian" w:hAnsi="Lato" w:cs="Arial" w:hint="eastAsia"/>
          <w:b/>
          <w:bCs/>
          <w:iCs/>
          <w:color w:val="000000" w:themeColor="text1"/>
          <w:szCs w:val="20"/>
          <w:lang w:eastAsia="zh-CN"/>
        </w:rPr>
        <w:t>W</w:t>
      </w:r>
      <w:r w:rsidRPr="009A5D37">
        <w:rPr>
          <w:rFonts w:ascii="Lato" w:eastAsia="DengXian" w:hAnsi="Lato" w:cs="Arial"/>
          <w:b/>
          <w:bCs/>
          <w:iCs/>
          <w:color w:val="000000" w:themeColor="text1"/>
          <w:szCs w:val="20"/>
          <w:lang w:eastAsia="zh-CN"/>
        </w:rPr>
        <w:t>e have</w:t>
      </w:r>
      <w:r w:rsidR="00B41740">
        <w:rPr>
          <w:rFonts w:ascii="Lato" w:eastAsia="DengXian" w:hAnsi="Lato" w:cs="Arial" w:hint="eastAsia"/>
          <w:b/>
          <w:bCs/>
          <w:iCs/>
          <w:color w:val="000000" w:themeColor="text1"/>
          <w:szCs w:val="20"/>
          <w:lang w:eastAsia="zh-CN"/>
        </w:rPr>
        <w:t xml:space="preserve"> also</w:t>
      </w:r>
      <w:r w:rsidRPr="009A5D37">
        <w:rPr>
          <w:rFonts w:ascii="Lato" w:eastAsia="DengXian" w:hAnsi="Lato" w:cs="Arial"/>
          <w:b/>
          <w:bCs/>
          <w:iCs/>
          <w:color w:val="000000" w:themeColor="text1"/>
          <w:szCs w:val="20"/>
          <w:lang w:eastAsia="zh-CN"/>
        </w:rPr>
        <w:t xml:space="preserve"> </w:t>
      </w:r>
      <w:r w:rsidR="009414F7">
        <w:rPr>
          <w:rFonts w:ascii="Lato" w:eastAsia="DengXian" w:hAnsi="Lato" w:cs="Arial" w:hint="eastAsia"/>
          <w:b/>
          <w:bCs/>
          <w:iCs/>
          <w:color w:val="000000" w:themeColor="text1"/>
          <w:szCs w:val="20"/>
          <w:lang w:eastAsia="zh-CN"/>
        </w:rPr>
        <w:t xml:space="preserve">modified the Introduction part, </w:t>
      </w:r>
      <w:r w:rsidRPr="009A5D37">
        <w:rPr>
          <w:rFonts w:ascii="Lato" w:eastAsia="DengXian" w:hAnsi="Lato" w:cs="Arial"/>
          <w:b/>
          <w:bCs/>
          <w:iCs/>
          <w:color w:val="000000" w:themeColor="text1"/>
          <w:szCs w:val="20"/>
          <w:lang w:eastAsia="zh-CN"/>
        </w:rPr>
        <w:t>significantly condensed the discussion on conventional acetylene</w:t>
      </w:r>
      <w:r w:rsidR="00D019C2" w:rsidRPr="009A5D37">
        <w:rPr>
          <w:rFonts w:ascii="Lato" w:eastAsia="DengXian" w:hAnsi="Lato" w:cs="Arial"/>
          <w:b/>
          <w:bCs/>
          <w:iCs/>
          <w:color w:val="000000" w:themeColor="text1"/>
          <w:szCs w:val="20"/>
          <w:lang w:eastAsia="zh-CN"/>
        </w:rPr>
        <w:t xml:space="preserve"> (C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w:t>
      </w:r>
      <w:r w:rsidRPr="009A5D37">
        <w:rPr>
          <w:rFonts w:ascii="Lato" w:eastAsia="DengXian" w:hAnsi="Lato" w:cs="Arial"/>
          <w:b/>
          <w:bCs/>
          <w:iCs/>
          <w:color w:val="000000" w:themeColor="text1"/>
          <w:szCs w:val="20"/>
          <w:lang w:eastAsia="zh-CN"/>
        </w:rPr>
        <w:t xml:space="preserve"> production technologies </w:t>
      </w:r>
      <w:r w:rsidR="00AB71CA">
        <w:rPr>
          <w:rFonts w:ascii="Lato" w:eastAsia="DengXian" w:hAnsi="Lato" w:cs="Arial" w:hint="eastAsia"/>
          <w:b/>
          <w:bCs/>
          <w:iCs/>
          <w:color w:val="000000" w:themeColor="text1"/>
          <w:szCs w:val="20"/>
          <w:lang w:eastAsia="zh-CN"/>
        </w:rPr>
        <w:t>in Section 2</w:t>
      </w:r>
      <w:r w:rsidR="009414F7">
        <w:rPr>
          <w:rFonts w:ascii="Lato" w:eastAsia="DengXian" w:hAnsi="Lato" w:cs="Arial" w:hint="eastAsia"/>
          <w:b/>
          <w:bCs/>
          <w:iCs/>
          <w:color w:val="000000" w:themeColor="text1"/>
          <w:szCs w:val="20"/>
          <w:lang w:eastAsia="zh-CN"/>
        </w:rPr>
        <w:t>,</w:t>
      </w:r>
      <w:r w:rsidR="00AB71CA">
        <w:rPr>
          <w:rFonts w:ascii="Lato" w:eastAsia="DengXian" w:hAnsi="Lato" w:cs="Arial" w:hint="eastAsia"/>
          <w:b/>
          <w:bCs/>
          <w:iCs/>
          <w:color w:val="000000" w:themeColor="text1"/>
          <w:szCs w:val="20"/>
          <w:lang w:eastAsia="zh-CN"/>
        </w:rPr>
        <w:t xml:space="preserve"> </w:t>
      </w:r>
      <w:r w:rsidRPr="009A5D37">
        <w:rPr>
          <w:rFonts w:ascii="Lato" w:eastAsia="DengXian" w:hAnsi="Lato" w:cs="Arial"/>
          <w:b/>
          <w:bCs/>
          <w:iCs/>
          <w:color w:val="000000" w:themeColor="text1"/>
          <w:szCs w:val="20"/>
          <w:lang w:eastAsia="zh-CN"/>
        </w:rPr>
        <w:t xml:space="preserve">and added </w:t>
      </w:r>
      <w:r w:rsidR="00C63104">
        <w:rPr>
          <w:rFonts w:ascii="Lato" w:eastAsia="DengXian" w:hAnsi="Lato" w:cs="Arial"/>
          <w:b/>
          <w:bCs/>
          <w:iCs/>
          <w:color w:val="000000" w:themeColor="text1"/>
          <w:szCs w:val="20"/>
          <w:lang w:eastAsia="zh-CN"/>
        </w:rPr>
        <w:t xml:space="preserve">new </w:t>
      </w:r>
      <w:r w:rsidRPr="009A5D37">
        <w:rPr>
          <w:rFonts w:ascii="Lato" w:eastAsia="DengXian" w:hAnsi="Lato" w:cs="Arial"/>
          <w:b/>
          <w:bCs/>
          <w:iCs/>
          <w:color w:val="000000" w:themeColor="text1"/>
          <w:szCs w:val="20"/>
          <w:lang w:eastAsia="zh-CN"/>
        </w:rPr>
        <w:t xml:space="preserve">emerging </w:t>
      </w:r>
      <w:r w:rsidR="00D019C2" w:rsidRPr="009A5D37">
        <w:rPr>
          <w:rFonts w:ascii="Lato" w:eastAsia="DengXian" w:hAnsi="Lato" w:cs="Arial"/>
          <w:b/>
          <w:bCs/>
          <w:iCs/>
          <w:color w:val="000000" w:themeColor="text1"/>
          <w:szCs w:val="20"/>
          <w:lang w:eastAsia="zh-CN"/>
        </w:rPr>
        <w:t>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Pr="009A5D37">
        <w:rPr>
          <w:rFonts w:ascii="Lato" w:eastAsia="DengXian" w:hAnsi="Lato" w:cs="Arial"/>
          <w:b/>
          <w:bCs/>
          <w:iCs/>
          <w:color w:val="000000" w:themeColor="text1"/>
          <w:szCs w:val="20"/>
          <w:lang w:eastAsia="zh-CN"/>
        </w:rPr>
        <w:t xml:space="preserve"> application technologies </w:t>
      </w:r>
      <w:r w:rsidR="00AB71CA">
        <w:rPr>
          <w:rFonts w:ascii="Lato" w:eastAsia="DengXian" w:hAnsi="Lato" w:cs="Arial" w:hint="eastAsia"/>
          <w:b/>
          <w:bCs/>
          <w:iCs/>
          <w:color w:val="000000" w:themeColor="text1"/>
          <w:szCs w:val="20"/>
          <w:lang w:eastAsia="zh-CN"/>
        </w:rPr>
        <w:t xml:space="preserve">in Section 3 </w:t>
      </w:r>
      <w:r w:rsidRPr="009A5D37">
        <w:rPr>
          <w:rFonts w:ascii="Lato" w:eastAsia="DengXian" w:hAnsi="Lato" w:cs="Arial"/>
          <w:b/>
          <w:bCs/>
          <w:iCs/>
          <w:color w:val="000000" w:themeColor="text1"/>
          <w:szCs w:val="20"/>
          <w:lang w:eastAsia="zh-CN"/>
        </w:rPr>
        <w:t>to</w:t>
      </w:r>
      <w:r w:rsidR="00C63104">
        <w:rPr>
          <w:rFonts w:ascii="Lato" w:eastAsia="DengXian" w:hAnsi="Lato" w:cs="Arial"/>
          <w:b/>
          <w:bCs/>
          <w:iCs/>
          <w:color w:val="000000" w:themeColor="text1"/>
          <w:szCs w:val="20"/>
          <w:lang w:eastAsia="zh-CN"/>
        </w:rPr>
        <w:t xml:space="preserve"> </w:t>
      </w:r>
      <w:r w:rsidRPr="009A5D37">
        <w:rPr>
          <w:rFonts w:ascii="Lato" w:eastAsia="DengXian" w:hAnsi="Lato" w:cs="Arial"/>
          <w:b/>
          <w:bCs/>
          <w:iCs/>
          <w:color w:val="000000" w:themeColor="text1"/>
          <w:szCs w:val="20"/>
          <w:lang w:eastAsia="zh-CN"/>
        </w:rPr>
        <w:t>highlight our forward</w:t>
      </w:r>
      <w:r w:rsidR="00A00908" w:rsidRPr="009A5D37">
        <w:rPr>
          <w:rFonts w:ascii="Lato" w:eastAsia="DengXian" w:hAnsi="Lato" w:cs="Arial"/>
          <w:b/>
          <w:bCs/>
          <w:iCs/>
          <w:color w:val="000000" w:themeColor="text1"/>
          <w:szCs w:val="20"/>
          <w:lang w:eastAsia="zh-CN"/>
        </w:rPr>
        <w:noBreakHyphen/>
      </w:r>
      <w:r w:rsidRPr="009A5D37">
        <w:rPr>
          <w:rFonts w:ascii="Lato" w:eastAsia="DengXian" w:hAnsi="Lato" w:cs="Arial"/>
          <w:b/>
          <w:bCs/>
          <w:iCs/>
          <w:color w:val="000000" w:themeColor="text1"/>
          <w:szCs w:val="20"/>
          <w:lang w:eastAsia="zh-CN"/>
        </w:rPr>
        <w:t xml:space="preserve">looking focus. Furthermore, we have incorporated data on the predicted availability of renewable feedstocks, including biochar and biogas, by 2050, to assess the feasibility of proposed green </w:t>
      </w:r>
      <w:r w:rsidR="00D019C2" w:rsidRPr="009A5D37">
        <w:rPr>
          <w:rFonts w:ascii="Lato" w:eastAsia="DengXian" w:hAnsi="Lato" w:cs="Arial"/>
          <w:b/>
          <w:bCs/>
          <w:iCs/>
          <w:color w:val="000000" w:themeColor="text1"/>
          <w:szCs w:val="20"/>
          <w:lang w:eastAsia="zh-CN"/>
        </w:rPr>
        <w:t>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Pr="009A5D37">
        <w:rPr>
          <w:rFonts w:ascii="Lato" w:eastAsia="DengXian" w:hAnsi="Lato" w:cs="Arial"/>
          <w:b/>
          <w:bCs/>
          <w:iCs/>
          <w:color w:val="000000" w:themeColor="text1"/>
          <w:szCs w:val="20"/>
          <w:lang w:eastAsia="zh-CN"/>
        </w:rPr>
        <w:t xml:space="preserve"> production technologies.</w:t>
      </w:r>
      <w:r w:rsidRPr="009A5D37">
        <w:rPr>
          <w:rFonts w:ascii="Lato" w:eastAsia="DengXian" w:hAnsi="Lato" w:cs="Arial"/>
          <w:iCs/>
          <w:color w:val="000000" w:themeColor="text1"/>
          <w:szCs w:val="20"/>
          <w:lang w:eastAsia="zh-CN"/>
        </w:rPr>
        <w:t xml:space="preserve"> </w:t>
      </w:r>
      <w:commentRangeEnd w:id="35"/>
      <w:r w:rsidR="004A3AD9">
        <w:rPr>
          <w:rStyle w:val="CommentReference"/>
        </w:rPr>
        <w:commentReference w:id="35"/>
      </w:r>
      <w:commentRangeStart w:id="36"/>
      <w:del w:id="37" w:author="Pérez-Ramirez  Javier" w:date="2024-11-28T14:59:00Z" w16du:dateUtc="2024-11-28T13:59:00Z">
        <w:r w:rsidR="00054314" w:rsidRPr="00054314" w:rsidDel="004A3AD9">
          <w:rPr>
            <w:rFonts w:ascii="Lato" w:eastAsia="DengXian" w:hAnsi="Lato" w:cs="Arial"/>
            <w:iCs/>
            <w:color w:val="000000" w:themeColor="text1"/>
            <w:szCs w:val="20"/>
            <w:lang w:eastAsia="zh-CN"/>
          </w:rPr>
          <w:delText>The</w:delText>
        </w:r>
        <w:r w:rsidR="00054314" w:rsidDel="004A3AD9">
          <w:rPr>
            <w:rFonts w:ascii="Lato" w:eastAsia="DengXian" w:hAnsi="Lato" w:cs="Arial"/>
            <w:iCs/>
            <w:color w:val="000000" w:themeColor="text1"/>
            <w:szCs w:val="20"/>
            <w:lang w:eastAsia="zh-CN"/>
          </w:rPr>
          <w:delText xml:space="preserve"> </w:delText>
        </w:r>
      </w:del>
      <w:ins w:id="38" w:author="Pérez-Ramirez  Javier" w:date="2024-11-28T14:59:00Z" w16du:dateUtc="2024-11-28T13:59:00Z">
        <w:r w:rsidR="004A3AD9">
          <w:rPr>
            <w:rFonts w:ascii="Lato" w:eastAsia="DengXian" w:hAnsi="Lato" w:cs="Arial"/>
            <w:iCs/>
            <w:color w:val="000000" w:themeColor="text1"/>
            <w:szCs w:val="20"/>
            <w:lang w:eastAsia="zh-CN"/>
          </w:rPr>
          <w:t>Our</w:t>
        </w:r>
        <w:r w:rsidR="004A3AD9">
          <w:rPr>
            <w:rFonts w:ascii="Lato" w:eastAsia="DengXian" w:hAnsi="Lato" w:cs="Arial"/>
            <w:iCs/>
            <w:color w:val="000000" w:themeColor="text1"/>
            <w:szCs w:val="20"/>
            <w:lang w:eastAsia="zh-CN"/>
          </w:rPr>
          <w:t xml:space="preserve"> </w:t>
        </w:r>
      </w:ins>
      <w:r w:rsidR="00054314" w:rsidRPr="00054314">
        <w:rPr>
          <w:rFonts w:ascii="Lato" w:eastAsia="DengXian" w:hAnsi="Lato" w:cs="Arial"/>
          <w:iCs/>
          <w:color w:val="000000" w:themeColor="text1"/>
          <w:szCs w:val="20"/>
          <w:lang w:eastAsia="zh-CN"/>
        </w:rPr>
        <w:t xml:space="preserve">contribution </w:t>
      </w:r>
      <w:del w:id="39" w:author="Pérez-Ramirez  Javier" w:date="2024-11-28T14:59:00Z" w16du:dateUtc="2024-11-28T13:59:00Z">
        <w:r w:rsidR="00054314" w:rsidRPr="00054314" w:rsidDel="004A3AD9">
          <w:rPr>
            <w:rFonts w:ascii="Lato" w:eastAsia="DengXian" w:hAnsi="Lato" w:cs="Arial"/>
            <w:iCs/>
            <w:color w:val="000000" w:themeColor="text1"/>
            <w:szCs w:val="20"/>
            <w:lang w:eastAsia="zh-CN"/>
          </w:rPr>
          <w:delText xml:space="preserve">of our work </w:delText>
        </w:r>
      </w:del>
      <w:r w:rsidR="00054314" w:rsidRPr="00054314">
        <w:rPr>
          <w:rFonts w:ascii="Lato" w:eastAsia="DengXian" w:hAnsi="Lato" w:cs="Arial"/>
          <w:iCs/>
          <w:color w:val="000000" w:themeColor="text1"/>
          <w:szCs w:val="20"/>
          <w:lang w:eastAsia="zh-CN"/>
        </w:rPr>
        <w:t>lies</w:t>
      </w:r>
      <w:commentRangeEnd w:id="36"/>
      <w:r w:rsidR="004A3AD9">
        <w:rPr>
          <w:rStyle w:val="CommentReference"/>
        </w:rPr>
        <w:commentReference w:id="36"/>
      </w:r>
      <w:r w:rsidR="00054314" w:rsidRPr="00054314">
        <w:rPr>
          <w:rFonts w:ascii="Lato" w:eastAsia="DengXian" w:hAnsi="Lato" w:cs="Arial"/>
          <w:iCs/>
          <w:color w:val="000000" w:themeColor="text1"/>
          <w:szCs w:val="20"/>
          <w:lang w:eastAsia="zh-CN"/>
        </w:rPr>
        <w:t xml:space="preserve"> not in </w:t>
      </w:r>
      <w:r w:rsidR="004D10B0">
        <w:rPr>
          <w:rFonts w:ascii="Lato" w:eastAsia="DengXian" w:hAnsi="Lato" w:cs="Arial"/>
          <w:iCs/>
          <w:color w:val="000000" w:themeColor="text1"/>
          <w:szCs w:val="20"/>
          <w:lang w:eastAsia="zh-CN"/>
        </w:rPr>
        <w:t xml:space="preserve">merely </w:t>
      </w:r>
      <w:r w:rsidR="00054314" w:rsidRPr="00054314">
        <w:rPr>
          <w:rFonts w:ascii="Lato" w:eastAsia="DengXian" w:hAnsi="Lato" w:cs="Arial"/>
          <w:iCs/>
          <w:color w:val="000000" w:themeColor="text1"/>
          <w:szCs w:val="20"/>
          <w:lang w:eastAsia="zh-CN"/>
        </w:rPr>
        <w:t xml:space="preserve">summarizing past technologies, </w:t>
      </w:r>
      <w:r w:rsidR="004D10B0">
        <w:rPr>
          <w:rFonts w:ascii="Lato" w:eastAsia="DengXian" w:hAnsi="Lato" w:cs="Arial"/>
          <w:iCs/>
          <w:color w:val="000000" w:themeColor="text1"/>
          <w:szCs w:val="20"/>
          <w:lang w:eastAsia="zh-CN"/>
        </w:rPr>
        <w:t xml:space="preserve">as done in </w:t>
      </w:r>
      <w:commentRangeStart w:id="40"/>
      <w:r w:rsidR="004D10B0">
        <w:rPr>
          <w:rFonts w:ascii="Lato" w:eastAsia="DengXian" w:hAnsi="Lato" w:cs="Arial"/>
          <w:iCs/>
          <w:color w:val="000000" w:themeColor="text1"/>
          <w:szCs w:val="20"/>
          <w:lang w:eastAsia="zh-CN"/>
        </w:rPr>
        <w:t xml:space="preserve">the </w:t>
      </w:r>
      <w:r w:rsidR="00054314" w:rsidRPr="00054314">
        <w:rPr>
          <w:rFonts w:ascii="Lato" w:eastAsia="DengXian" w:hAnsi="Lato" w:cs="Arial"/>
          <w:iCs/>
          <w:color w:val="000000" w:themeColor="text1"/>
          <w:szCs w:val="20"/>
          <w:lang w:eastAsia="zh-CN"/>
        </w:rPr>
        <w:t xml:space="preserve">recent review </w:t>
      </w:r>
      <w:commentRangeEnd w:id="40"/>
      <w:r w:rsidR="004A3AD9">
        <w:rPr>
          <w:rStyle w:val="CommentReference"/>
        </w:rPr>
        <w:commentReference w:id="40"/>
      </w:r>
      <w:r w:rsidR="00054314" w:rsidRPr="00054314">
        <w:rPr>
          <w:rFonts w:ascii="Lato" w:eastAsia="DengXian" w:hAnsi="Lato" w:cs="Arial"/>
          <w:iCs/>
          <w:color w:val="000000" w:themeColor="text1"/>
          <w:szCs w:val="20"/>
          <w:lang w:eastAsia="zh-CN"/>
        </w:rPr>
        <w:t>(</w:t>
      </w:r>
      <w:r w:rsidR="00054314" w:rsidRPr="004A3AD9">
        <w:rPr>
          <w:rFonts w:ascii="Lato" w:eastAsia="DengXian" w:hAnsi="Lato" w:cs="Arial"/>
          <w:iCs/>
          <w:color w:val="000000" w:themeColor="text1"/>
          <w:szCs w:val="20"/>
          <w:lang w:eastAsia="zh-CN"/>
        </w:rPr>
        <w:t>ChemPlusChem</w:t>
      </w:r>
      <w:r w:rsidR="00054314" w:rsidRPr="00054314">
        <w:rPr>
          <w:rFonts w:ascii="Lato" w:eastAsia="DengXian" w:hAnsi="Lato" w:cs="Arial"/>
          <w:iCs/>
          <w:color w:val="000000" w:themeColor="text1"/>
          <w:szCs w:val="20"/>
          <w:lang w:eastAsia="zh-CN"/>
        </w:rPr>
        <w:t xml:space="preserve"> 2024, e202400247), but in critically analyzing</w:t>
      </w:r>
      <w:r w:rsidR="002D7FF2">
        <w:rPr>
          <w:rFonts w:ascii="Lato" w:eastAsia="DengXian" w:hAnsi="Lato" w:cs="Arial" w:hint="eastAsia"/>
          <w:iCs/>
          <w:color w:val="000000" w:themeColor="text1"/>
          <w:szCs w:val="20"/>
          <w:lang w:eastAsia="zh-CN"/>
        </w:rPr>
        <w:t xml:space="preserve"> </w:t>
      </w:r>
      <w:r w:rsidR="00054314" w:rsidRPr="00054314">
        <w:rPr>
          <w:rFonts w:ascii="Lato" w:eastAsia="DengXian" w:hAnsi="Lato" w:cs="Arial"/>
          <w:iCs/>
          <w:color w:val="000000" w:themeColor="text1"/>
          <w:szCs w:val="20"/>
          <w:lang w:eastAsia="zh-CN"/>
        </w:rPr>
        <w:t>existing challenges and</w:t>
      </w:r>
      <w:r w:rsidR="004D10B0">
        <w:rPr>
          <w:rFonts w:ascii="Lato" w:eastAsia="DengXian" w:hAnsi="Lato" w:cs="Arial"/>
          <w:iCs/>
          <w:color w:val="000000" w:themeColor="text1"/>
          <w:szCs w:val="20"/>
          <w:lang w:eastAsia="zh-CN"/>
        </w:rPr>
        <w:t>,</w:t>
      </w:r>
      <w:r w:rsidR="00054314" w:rsidRPr="00054314">
        <w:rPr>
          <w:rFonts w:ascii="Lato" w:eastAsia="DengXian" w:hAnsi="Lato" w:cs="Arial"/>
          <w:iCs/>
          <w:color w:val="000000" w:themeColor="text1"/>
          <w:szCs w:val="20"/>
          <w:lang w:eastAsia="zh-CN"/>
        </w:rPr>
        <w:t xml:space="preserve"> more importantly, outlining a pathway</w:t>
      </w:r>
      <w:r w:rsidR="002D7FF2">
        <w:rPr>
          <w:rFonts w:ascii="Lato" w:eastAsia="DengXian" w:hAnsi="Lato" w:cs="Arial" w:hint="eastAsia"/>
          <w:iCs/>
          <w:color w:val="000000" w:themeColor="text1"/>
          <w:szCs w:val="20"/>
          <w:lang w:eastAsia="zh-CN"/>
        </w:rPr>
        <w:t xml:space="preserve"> to rekindle interest</w:t>
      </w:r>
      <w:r w:rsidR="00054314" w:rsidRPr="00054314">
        <w:rPr>
          <w:rFonts w:ascii="Lato" w:eastAsia="DengXian" w:hAnsi="Lato" w:cs="Arial"/>
          <w:iCs/>
          <w:color w:val="000000" w:themeColor="text1"/>
          <w:szCs w:val="20"/>
          <w:lang w:eastAsia="zh-CN"/>
        </w:rPr>
        <w:t xml:space="preserve"> </w:t>
      </w:r>
      <w:r w:rsidR="002D7FF2">
        <w:rPr>
          <w:rFonts w:ascii="Lato" w:eastAsia="DengXian" w:hAnsi="Lato" w:cs="Arial" w:hint="eastAsia"/>
          <w:iCs/>
          <w:color w:val="000000" w:themeColor="text1"/>
          <w:szCs w:val="20"/>
          <w:lang w:eastAsia="zh-CN"/>
        </w:rPr>
        <w:t>in</w:t>
      </w:r>
      <w:r w:rsidR="00054314" w:rsidRPr="00054314">
        <w:rPr>
          <w:rFonts w:ascii="Lato" w:eastAsia="DengXian" w:hAnsi="Lato" w:cs="Arial"/>
          <w:iCs/>
          <w:color w:val="000000" w:themeColor="text1"/>
          <w:szCs w:val="20"/>
          <w:lang w:eastAsia="zh-CN"/>
        </w:rPr>
        <w:t xml:space="preserve"> future green acetylene production</w:t>
      </w:r>
      <w:r w:rsidR="004D10B0">
        <w:rPr>
          <w:rFonts w:ascii="Lato" w:eastAsia="DengXian" w:hAnsi="Lato" w:cs="Arial"/>
          <w:iCs/>
          <w:color w:val="000000" w:themeColor="text1"/>
          <w:szCs w:val="20"/>
          <w:lang w:eastAsia="zh-CN"/>
        </w:rPr>
        <w:t xml:space="preserve">, as highlighted by </w:t>
      </w:r>
      <w:r w:rsidR="004D10B0" w:rsidRPr="00054314">
        <w:rPr>
          <w:rFonts w:ascii="Lato" w:eastAsia="DengXian" w:hAnsi="Lato" w:cs="Arial"/>
          <w:iCs/>
          <w:color w:val="000000" w:themeColor="text1"/>
          <w:szCs w:val="20"/>
          <w:lang w:eastAsia="zh-CN"/>
        </w:rPr>
        <w:t>Reviewer #1 and #3</w:t>
      </w:r>
      <w:r w:rsidR="004D10B0">
        <w:rPr>
          <w:rFonts w:ascii="Lato" w:eastAsia="DengXian" w:hAnsi="Lato" w:cs="Arial"/>
          <w:iCs/>
          <w:color w:val="000000" w:themeColor="text1"/>
          <w:szCs w:val="20"/>
          <w:lang w:eastAsia="zh-CN"/>
        </w:rPr>
        <w:t>.</w:t>
      </w:r>
      <w:r w:rsidR="00054314" w:rsidRPr="00054314">
        <w:rPr>
          <w:rFonts w:ascii="Lato" w:eastAsia="DengXian" w:hAnsi="Lato" w:cs="Arial"/>
          <w:iCs/>
          <w:color w:val="000000" w:themeColor="text1"/>
          <w:szCs w:val="20"/>
          <w:lang w:eastAsia="zh-CN"/>
        </w:rPr>
        <w:t xml:space="preserve"> We believe this </w:t>
      </w:r>
      <w:r w:rsidR="002D7FF2">
        <w:rPr>
          <w:rFonts w:ascii="Lato" w:eastAsia="DengXian" w:hAnsi="Lato" w:cs="Arial" w:hint="eastAsia"/>
          <w:iCs/>
          <w:color w:val="000000" w:themeColor="text1"/>
          <w:szCs w:val="20"/>
          <w:lang w:eastAsia="zh-CN"/>
        </w:rPr>
        <w:t>manuscript</w:t>
      </w:r>
      <w:r w:rsidR="00054314" w:rsidRPr="00054314">
        <w:rPr>
          <w:rFonts w:ascii="Lato" w:eastAsia="DengXian" w:hAnsi="Lato" w:cs="Arial"/>
          <w:iCs/>
          <w:color w:val="000000" w:themeColor="text1"/>
          <w:szCs w:val="20"/>
          <w:lang w:eastAsia="zh-CN"/>
        </w:rPr>
        <w:t xml:space="preserve"> </w:t>
      </w:r>
      <w:r w:rsidR="002D7FF2">
        <w:rPr>
          <w:rFonts w:ascii="Lato" w:eastAsia="DengXian" w:hAnsi="Lato" w:cs="Arial" w:hint="eastAsia"/>
          <w:iCs/>
          <w:color w:val="000000" w:themeColor="text1"/>
          <w:szCs w:val="20"/>
          <w:lang w:eastAsia="zh-CN"/>
        </w:rPr>
        <w:t>offer</w:t>
      </w:r>
      <w:r w:rsidR="00054314" w:rsidRPr="00054314">
        <w:rPr>
          <w:rFonts w:ascii="Lato" w:eastAsia="DengXian" w:hAnsi="Lato" w:cs="Arial"/>
          <w:iCs/>
          <w:color w:val="000000" w:themeColor="text1"/>
          <w:szCs w:val="20"/>
          <w:lang w:eastAsia="zh-CN"/>
        </w:rPr>
        <w:t>s valuable insights by envisioning a sustainable trajectory for C</w:t>
      </w:r>
      <w:r w:rsidR="00054314" w:rsidRPr="00054314">
        <w:rPr>
          <w:rFonts w:ascii="Lato" w:eastAsia="DengXian" w:hAnsi="Lato" w:cs="Arial"/>
          <w:iCs/>
          <w:color w:val="000000" w:themeColor="text1"/>
          <w:szCs w:val="20"/>
          <w:vertAlign w:val="subscript"/>
          <w:lang w:eastAsia="zh-CN"/>
        </w:rPr>
        <w:t>2</w:t>
      </w:r>
      <w:r w:rsidR="00054314" w:rsidRPr="00054314">
        <w:rPr>
          <w:rFonts w:ascii="Lato" w:eastAsia="DengXian" w:hAnsi="Lato" w:cs="Arial"/>
          <w:iCs/>
          <w:color w:val="000000" w:themeColor="text1"/>
          <w:szCs w:val="20"/>
          <w:lang w:eastAsia="zh-CN"/>
        </w:rPr>
        <w:t>H</w:t>
      </w:r>
      <w:r w:rsidR="00054314" w:rsidRPr="00054314">
        <w:rPr>
          <w:rFonts w:ascii="Lato" w:eastAsia="DengXian" w:hAnsi="Lato" w:cs="Arial"/>
          <w:iCs/>
          <w:color w:val="000000" w:themeColor="text1"/>
          <w:szCs w:val="20"/>
          <w:vertAlign w:val="subscript"/>
          <w:lang w:eastAsia="zh-CN"/>
        </w:rPr>
        <w:t>2</w:t>
      </w:r>
      <w:r w:rsidR="00054314" w:rsidRPr="00054314">
        <w:rPr>
          <w:rFonts w:ascii="Lato" w:eastAsia="DengXian" w:hAnsi="Lato" w:cs="Arial"/>
          <w:iCs/>
          <w:color w:val="000000" w:themeColor="text1"/>
          <w:szCs w:val="20"/>
          <w:lang w:eastAsia="zh-CN"/>
        </w:rPr>
        <w:t xml:space="preserve"> production while encouraging innovation in its </w:t>
      </w:r>
      <w:r w:rsidR="002D7FF2">
        <w:rPr>
          <w:rFonts w:ascii="Lato" w:eastAsia="DengXian" w:hAnsi="Lato" w:cs="Arial" w:hint="eastAsia"/>
          <w:iCs/>
          <w:color w:val="000000" w:themeColor="text1"/>
          <w:szCs w:val="20"/>
          <w:lang w:eastAsia="zh-CN"/>
        </w:rPr>
        <w:t xml:space="preserve">green </w:t>
      </w:r>
      <w:r w:rsidR="00054314" w:rsidRPr="00054314">
        <w:rPr>
          <w:rFonts w:ascii="Lato" w:eastAsia="DengXian" w:hAnsi="Lato" w:cs="Arial"/>
          <w:iCs/>
          <w:color w:val="000000" w:themeColor="text1"/>
          <w:szCs w:val="20"/>
          <w:lang w:eastAsia="zh-CN"/>
        </w:rPr>
        <w:t>production methods and downstream applications. Detailed responses to the reviewer’s comments are provided below.</w:t>
      </w:r>
    </w:p>
    <w:p w14:paraId="6D1373B7" w14:textId="77777777" w:rsidR="004A3AD9" w:rsidRPr="00054314" w:rsidRDefault="004A3AD9" w:rsidP="004A3AD9">
      <w:pPr>
        <w:spacing w:after="0" w:line="360" w:lineRule="auto"/>
        <w:rPr>
          <w:rFonts w:ascii="Lato" w:eastAsia="DengXian" w:hAnsi="Lato" w:cs="Arial"/>
          <w:iCs/>
          <w:color w:val="000000" w:themeColor="text1"/>
          <w:szCs w:val="20"/>
          <w:lang w:eastAsia="zh-CN"/>
        </w:rPr>
      </w:pPr>
    </w:p>
    <w:p w14:paraId="662339C5" w14:textId="2BF7987C" w:rsidR="00013347" w:rsidRPr="00987014" w:rsidRDefault="00013347" w:rsidP="00987014">
      <w:pPr>
        <w:rPr>
          <w:rFonts w:ascii="Lato" w:eastAsia="Cambria" w:hAnsi="Lato" w:cs="Arial"/>
          <w:iCs/>
          <w:color w:val="0000FF"/>
          <w:szCs w:val="20"/>
        </w:rPr>
      </w:pPr>
      <w:r w:rsidRPr="00987014">
        <w:rPr>
          <w:rFonts w:ascii="Lato" w:eastAsia="Cambria" w:hAnsi="Lato" w:cs="Arial"/>
          <w:iCs/>
          <w:color w:val="0000FF"/>
          <w:szCs w:val="20"/>
        </w:rPr>
        <w:t>2.1. </w:t>
      </w:r>
      <w:r w:rsidR="006B7AB5" w:rsidRPr="00987014">
        <w:rPr>
          <w:rFonts w:ascii="Lato" w:eastAsia="Cambria" w:hAnsi="Lato" w:cs="Arial"/>
          <w:iCs/>
          <w:color w:val="0000FF"/>
          <w:szCs w:val="20"/>
        </w:rPr>
        <w:t>As a review article, this manuscript spends the major part to discuss the conventional technologies to produce acetylene, such as CaC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The group of the authors are expertized in catalysis. I can’t clearly see the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-related research background of the authors, as well as the potential solutions to produce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xml:space="preserve"> via thermal catalysis route. Regarding the downstream organic synthesis of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47DAEE8C" w14:textId="422AEBBA" w:rsidR="00A47F7B" w:rsidRPr="00987014" w:rsidRDefault="00A47F7B" w:rsidP="00987014">
      <w:pPr>
        <w:rPr>
          <w:rFonts w:ascii="Lato" w:eastAsia="DengXian" w:hAnsi="Lato" w:cs="Arial"/>
          <w:iCs/>
          <w:color w:val="000000" w:themeColor="text1"/>
          <w:szCs w:val="20"/>
          <w:lang w:eastAsia="zh-CN"/>
        </w:rPr>
      </w:pPr>
      <w:r w:rsidRPr="00987014">
        <w:rPr>
          <w:rFonts w:ascii="Lato" w:eastAsiaTheme="minorHAnsi" w:hAnsi="Lato" w:cs="Arial"/>
          <w:b/>
          <w:bCs/>
          <w:iCs/>
          <w:color w:val="000000" w:themeColor="text1"/>
          <w:szCs w:val="20"/>
        </w:rPr>
        <w:t>We have significantly condensed Section</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2 by merging Fig</w:t>
      </w:r>
      <w:r w:rsidR="001C122B" w:rsidRPr="00987014">
        <w:rPr>
          <w:rFonts w:ascii="Lato" w:eastAsiaTheme="minorHAnsi" w:hAnsi="Lato" w:cs="Arial"/>
          <w:b/>
          <w:bCs/>
          <w:iCs/>
          <w:color w:val="000000" w:themeColor="text1"/>
          <w:szCs w:val="20"/>
        </w:rPr>
        <w:t>.</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2 and 3, removing Fig</w:t>
      </w:r>
      <w:r w:rsidR="001C122B" w:rsidRPr="00987014">
        <w:rPr>
          <w:rFonts w:ascii="Lato" w:eastAsiaTheme="minorHAnsi" w:hAnsi="Lato" w:cs="Arial"/>
          <w:b/>
          <w:bCs/>
          <w:iCs/>
          <w:color w:val="000000" w:themeColor="text1"/>
          <w:szCs w:val="20"/>
        </w:rPr>
        <w:t>.</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 xml:space="preserve">2a, 2b, 3b, and 3c, along with the associated discussions on conventional </w:t>
      </w:r>
      <w:r w:rsidR="00D019C2" w:rsidRPr="00D019C2">
        <w:rPr>
          <w:rFonts w:ascii="Lato" w:eastAsiaTheme="minorHAnsi" w:hAnsi="Lato" w:cs="Arial"/>
          <w:b/>
          <w:bCs/>
          <w:iCs/>
          <w:color w:val="000000" w:themeColor="text1"/>
          <w:szCs w:val="20"/>
        </w:rPr>
        <w:t>C</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H</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 xml:space="preserve">production technologies. </w:t>
      </w:r>
      <w:r w:rsidR="002D1AC2" w:rsidRPr="002D1AC2">
        <w:rPr>
          <w:rFonts w:ascii="Lato" w:eastAsia="DengXian" w:hAnsi="Lato" w:cs="Arial" w:hint="eastAsia"/>
          <w:iCs/>
          <w:color w:val="000000" w:themeColor="text1"/>
          <w:szCs w:val="20"/>
          <w:lang w:eastAsia="zh-CN"/>
        </w:rPr>
        <w:t>The remaining</w:t>
      </w:r>
      <w:r w:rsidR="002D1AC2" w:rsidRPr="00987014">
        <w:rPr>
          <w:rFonts w:ascii="Lato" w:eastAsia="DengXian" w:hAnsi="Lato" w:cs="Arial"/>
          <w:color w:val="000000" w:themeColor="text1"/>
          <w:szCs w:val="20"/>
          <w:lang w:eastAsia="zh-CN"/>
        </w:rPr>
        <w:t xml:space="preserve"> </w:t>
      </w:r>
      <w:r w:rsidR="002D1AC2">
        <w:rPr>
          <w:rFonts w:ascii="Lato" w:eastAsia="DengXian" w:hAnsi="Lato" w:cs="Arial" w:hint="eastAsia"/>
          <w:color w:val="000000" w:themeColor="text1"/>
          <w:szCs w:val="20"/>
          <w:lang w:eastAsia="zh-CN"/>
        </w:rPr>
        <w:t>streamlined</w:t>
      </w:r>
      <w:r w:rsidR="002D1AC2" w:rsidRPr="00987014">
        <w:rPr>
          <w:rFonts w:ascii="Lato" w:eastAsia="DengXian" w:hAnsi="Lato" w:cs="Arial"/>
          <w:color w:val="000000" w:themeColor="text1"/>
          <w:szCs w:val="20"/>
          <w:lang w:eastAsia="zh-CN"/>
        </w:rPr>
        <w:t xml:space="preserve"> </w:t>
      </w:r>
      <w:r w:rsidR="002D1AC2">
        <w:rPr>
          <w:rFonts w:ascii="Lato" w:eastAsia="DengXian" w:hAnsi="Lato" w:cs="Arial" w:hint="eastAsia"/>
          <w:color w:val="000000" w:themeColor="text1"/>
          <w:szCs w:val="20"/>
          <w:lang w:eastAsia="zh-CN"/>
        </w:rPr>
        <w:t>discussion in Section 2</w:t>
      </w:r>
      <w:r w:rsidR="002D1AC2" w:rsidRPr="00987014">
        <w:rPr>
          <w:rFonts w:ascii="Lato" w:eastAsia="DengXian" w:hAnsi="Lato" w:cs="Arial"/>
          <w:color w:val="000000" w:themeColor="text1"/>
          <w:szCs w:val="20"/>
          <w:lang w:eastAsia="zh-CN"/>
        </w:rPr>
        <w:t xml:space="preserve"> </w:t>
      </w:r>
      <w:r w:rsidR="002D1AC2">
        <w:rPr>
          <w:rFonts w:ascii="Lato" w:eastAsia="DengXian" w:hAnsi="Lato" w:cs="Arial" w:hint="eastAsia"/>
          <w:color w:val="000000" w:themeColor="text1"/>
          <w:szCs w:val="20"/>
          <w:lang w:eastAsia="zh-CN"/>
        </w:rPr>
        <w:t>provide a concise</w:t>
      </w:r>
      <w:r w:rsidR="002D1AC2" w:rsidRPr="00987014">
        <w:rPr>
          <w:rFonts w:ascii="Lato" w:eastAsia="DengXian" w:hAnsi="Lato" w:cs="Arial"/>
          <w:color w:val="000000" w:themeColor="text1"/>
          <w:szCs w:val="20"/>
          <w:lang w:eastAsia="zh-CN"/>
        </w:rPr>
        <w:t xml:space="preserve"> primer for readers, helping them familiarize themselves with the field and understand </w:t>
      </w:r>
      <w:r w:rsidR="002D1AC2">
        <w:rPr>
          <w:rFonts w:ascii="Lato" w:eastAsia="DengXian" w:hAnsi="Lato" w:cs="Arial" w:hint="eastAsia"/>
          <w:color w:val="000000" w:themeColor="text1"/>
          <w:szCs w:val="20"/>
          <w:lang w:eastAsia="zh-CN"/>
        </w:rPr>
        <w:t>our</w:t>
      </w:r>
      <w:r w:rsidR="002D1AC2" w:rsidRPr="00987014">
        <w:rPr>
          <w:rFonts w:ascii="Lato" w:eastAsia="DengXian" w:hAnsi="Lato" w:cs="Arial"/>
          <w:color w:val="000000" w:themeColor="text1"/>
          <w:szCs w:val="20"/>
          <w:lang w:eastAsia="zh-CN"/>
        </w:rPr>
        <w:t xml:space="preserve"> motivation </w:t>
      </w:r>
      <w:r w:rsidR="002D1AC2">
        <w:rPr>
          <w:rFonts w:ascii="Lato" w:eastAsia="DengXian" w:hAnsi="Lato" w:cs="Arial" w:hint="eastAsia"/>
          <w:color w:val="000000" w:themeColor="text1"/>
          <w:szCs w:val="20"/>
          <w:lang w:eastAsia="zh-CN"/>
        </w:rPr>
        <w:t xml:space="preserve">on </w:t>
      </w:r>
      <w:r w:rsidR="002D1AC2" w:rsidRPr="00987014">
        <w:rPr>
          <w:rFonts w:ascii="Lato" w:eastAsia="DengXian" w:hAnsi="Lato" w:cs="Arial"/>
          <w:color w:val="000000" w:themeColor="text1"/>
          <w:szCs w:val="20"/>
          <w:lang w:eastAsia="zh-CN"/>
        </w:rPr>
        <w:t xml:space="preserve">green </w:t>
      </w:r>
      <w:r w:rsidR="002D1AC2" w:rsidRPr="00A979EA">
        <w:rPr>
          <w:rFonts w:ascii="Lato" w:eastAsia="DengXian" w:hAnsi="Lato" w:cs="Arial"/>
          <w:iCs/>
          <w:color w:val="000000" w:themeColor="text1"/>
          <w:szCs w:val="20"/>
          <w:lang w:eastAsia="zh-CN"/>
        </w:rPr>
        <w:t>C</w:t>
      </w:r>
      <w:r w:rsidR="002D1AC2" w:rsidRPr="00A979EA">
        <w:rPr>
          <w:rFonts w:ascii="Lato" w:eastAsia="DengXian" w:hAnsi="Lato" w:cs="Arial"/>
          <w:iCs/>
          <w:color w:val="000000" w:themeColor="text1"/>
          <w:szCs w:val="20"/>
          <w:vertAlign w:val="subscript"/>
          <w:lang w:eastAsia="zh-CN"/>
        </w:rPr>
        <w:t>2</w:t>
      </w:r>
      <w:r w:rsidR="002D1AC2" w:rsidRPr="00A979EA">
        <w:rPr>
          <w:rFonts w:ascii="Lato" w:eastAsia="DengXian" w:hAnsi="Lato" w:cs="Arial"/>
          <w:iCs/>
          <w:color w:val="000000" w:themeColor="text1"/>
          <w:szCs w:val="20"/>
          <w:lang w:eastAsia="zh-CN"/>
        </w:rPr>
        <w:t>H</w:t>
      </w:r>
      <w:r w:rsidR="002D1AC2" w:rsidRPr="00A979EA">
        <w:rPr>
          <w:rFonts w:ascii="Lato" w:eastAsia="DengXian" w:hAnsi="Lato" w:cs="Arial"/>
          <w:iCs/>
          <w:color w:val="000000" w:themeColor="text1"/>
          <w:szCs w:val="20"/>
          <w:vertAlign w:val="subscript"/>
          <w:lang w:eastAsia="zh-CN"/>
        </w:rPr>
        <w:t>2</w:t>
      </w:r>
      <w:r w:rsidR="002D1AC2">
        <w:rPr>
          <w:rFonts w:ascii="Lato" w:eastAsia="DengXian" w:hAnsi="Lato" w:cs="Arial" w:hint="eastAsia"/>
          <w:color w:val="000000" w:themeColor="text1"/>
          <w:szCs w:val="20"/>
          <w:lang w:eastAsia="zh-CN"/>
        </w:rPr>
        <w:t xml:space="preserve"> production and application. </w:t>
      </w:r>
      <w:r w:rsidRPr="009440F6">
        <w:rPr>
          <w:rFonts w:ascii="Lato" w:eastAsiaTheme="minorHAnsi" w:hAnsi="Lato" w:cs="Arial"/>
          <w:iCs/>
          <w:color w:val="000000" w:themeColor="text1"/>
          <w:szCs w:val="20"/>
        </w:rPr>
        <w:t>Additionally, as suggested by Reviewer</w:t>
      </w:r>
      <w:r w:rsidR="009A1607" w:rsidRPr="009440F6">
        <w:rPr>
          <w:rFonts w:ascii="Lato" w:eastAsiaTheme="minorHAnsi" w:hAnsi="Lato" w:cs="Arial"/>
          <w:iCs/>
          <w:color w:val="000000" w:themeColor="text1"/>
          <w:szCs w:val="20"/>
        </w:rPr>
        <w:t xml:space="preserve"> </w:t>
      </w:r>
      <w:r w:rsidRPr="009440F6">
        <w:rPr>
          <w:rFonts w:ascii="Lato" w:eastAsiaTheme="minorHAnsi" w:hAnsi="Lato" w:cs="Arial"/>
          <w:iCs/>
          <w:color w:val="000000" w:themeColor="text1"/>
          <w:szCs w:val="20"/>
        </w:rPr>
        <w:t>#3,</w:t>
      </w:r>
      <w:r w:rsidRPr="00987014">
        <w:rPr>
          <w:rFonts w:ascii="Lato" w:eastAsiaTheme="minorHAnsi" w:hAnsi="Lato" w:cs="Arial"/>
          <w:b/>
          <w:bCs/>
          <w:iCs/>
          <w:color w:val="000000" w:themeColor="text1"/>
          <w:szCs w:val="20"/>
        </w:rPr>
        <w:t xml:space="preserve"> we have incorporated recent advancements in </w:t>
      </w:r>
      <w:r w:rsidR="00D019C2" w:rsidRPr="00D019C2">
        <w:rPr>
          <w:rFonts w:ascii="Lato" w:eastAsiaTheme="minorHAnsi" w:hAnsi="Lato" w:cs="Arial"/>
          <w:b/>
          <w:bCs/>
          <w:iCs/>
          <w:color w:val="000000" w:themeColor="text1"/>
          <w:szCs w:val="20"/>
        </w:rPr>
        <w:t>C</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H</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applications into Section</w:t>
      </w:r>
      <w:r w:rsidR="009A1607">
        <w:rPr>
          <w:rFonts w:ascii="Lato" w:eastAsiaTheme="minorHAnsi" w:hAnsi="Lato" w:cs="Arial"/>
          <w:b/>
          <w:bCs/>
          <w:iCs/>
          <w:color w:val="000000" w:themeColor="text1"/>
          <w:szCs w:val="20"/>
        </w:rPr>
        <w:t xml:space="preserve"> 3</w:t>
      </w:r>
      <w:r w:rsidR="00EC277C">
        <w:rPr>
          <w:rFonts w:ascii="Lato" w:eastAsiaTheme="minorHAnsi" w:hAnsi="Lato" w:cs="Arial"/>
          <w:b/>
          <w:bCs/>
          <w:iCs/>
          <w:color w:val="000000" w:themeColor="text1"/>
          <w:szCs w:val="20"/>
        </w:rPr>
        <w:t xml:space="preserve"> (page xx, line xx)</w:t>
      </w:r>
      <w:r w:rsidRPr="00987014">
        <w:rPr>
          <w:rFonts w:ascii="Lato" w:eastAsiaTheme="minorHAnsi" w:hAnsi="Lato" w:cs="Arial"/>
          <w:b/>
          <w:bCs/>
          <w:iCs/>
          <w:color w:val="000000" w:themeColor="text1"/>
          <w:szCs w:val="20"/>
        </w:rPr>
        <w:t>. These include:</w:t>
      </w:r>
      <w:r w:rsidRPr="00987014">
        <w:rPr>
          <w:rFonts w:ascii="Lato" w:eastAsia="DengXian" w:hAnsi="Lato" w:cs="Arial"/>
          <w:b/>
          <w:bCs/>
          <w:iCs/>
          <w:color w:val="000000" w:themeColor="text1"/>
          <w:szCs w:val="20"/>
          <w:lang w:eastAsia="zh-CN"/>
        </w:rPr>
        <w:t xml:space="preserve"> </w:t>
      </w:r>
      <w:r w:rsidRPr="00987014">
        <w:rPr>
          <w:rFonts w:ascii="Lato" w:eastAsia="Cambria" w:hAnsi="Lato" w:cs="Arial"/>
          <w:b/>
          <w:bCs/>
          <w:color w:val="000000" w:themeColor="text1"/>
          <w:szCs w:val="20"/>
          <w:lang w:eastAsia="x-none"/>
        </w:rPr>
        <w:t xml:space="preserve">(1) </w:t>
      </w:r>
      <w:r w:rsidR="001C122B" w:rsidRPr="00987014">
        <w:rPr>
          <w:rFonts w:ascii="Lato" w:eastAsia="Cambria" w:hAnsi="Lato" w:cs="Arial"/>
          <w:b/>
          <w:bCs/>
          <w:color w:val="000000" w:themeColor="text1"/>
          <w:szCs w:val="20"/>
          <w:lang w:eastAsia="x-none"/>
        </w:rPr>
        <w:t>t</w:t>
      </w:r>
      <w:r w:rsidRPr="00987014">
        <w:rPr>
          <w:rFonts w:ascii="Lato" w:eastAsia="Cambria" w:hAnsi="Lato" w:cs="Arial"/>
          <w:b/>
          <w:bCs/>
          <w:color w:val="000000" w:themeColor="text1"/>
          <w:szCs w:val="20"/>
          <w:lang w:eastAsia="x-none"/>
        </w:rPr>
        <w:t xml:space="preserve">he conversion of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to butadiene (</w:t>
      </w:r>
      <w:r w:rsidRPr="00987014">
        <w:rPr>
          <w:rFonts w:ascii="Lato" w:eastAsia="Cambria" w:hAnsi="Lato" w:cs="Arial"/>
          <w:b/>
          <w:bCs/>
          <w:i/>
          <w:iCs/>
          <w:color w:val="000000" w:themeColor="text1"/>
          <w:szCs w:val="20"/>
          <w:lang w:eastAsia="x-none"/>
        </w:rPr>
        <w:t>Nat. Catal</w:t>
      </w:r>
      <w:r w:rsidRPr="00987014">
        <w:rPr>
          <w:rFonts w:ascii="Lato" w:eastAsia="Cambria" w:hAnsi="Lato" w:cs="Arial"/>
          <w:b/>
          <w:bCs/>
          <w:color w:val="000000" w:themeColor="text1"/>
          <w:szCs w:val="20"/>
          <w:lang w:eastAsia="x-none"/>
        </w:rPr>
        <w:t>. 2024, doi.org/10.1038/s41929-024-01250-0) or ethylene</w:t>
      </w:r>
      <w:r w:rsidR="00A979EA">
        <w:rPr>
          <w:rFonts w:ascii="Lato" w:eastAsia="Cambria" w:hAnsi="Lato" w:cs="Arial"/>
          <w:b/>
          <w:bCs/>
          <w:color w:val="000000" w:themeColor="text1"/>
          <w:szCs w:val="20"/>
          <w:lang w:eastAsia="x-none"/>
        </w:rPr>
        <w:t xml:space="preserve"> (</w:t>
      </w:r>
      <w:bookmarkStart w:id="41" w:name="_Hlk183529690"/>
      <w:r w:rsidR="00A979EA">
        <w:rPr>
          <w:rFonts w:ascii="Lato" w:eastAsia="Cambria" w:hAnsi="Lato" w:cs="Arial"/>
          <w:b/>
          <w:bCs/>
          <w:color w:val="000000" w:themeColor="text1"/>
          <w:szCs w:val="20"/>
          <w:lang w:eastAsia="x-none"/>
        </w:rPr>
        <w:t>C</w:t>
      </w:r>
      <w:r w:rsidR="00A979EA" w:rsidRPr="00A979EA">
        <w:rPr>
          <w:rFonts w:ascii="Lato" w:eastAsia="Cambria" w:hAnsi="Lato" w:cs="Arial"/>
          <w:b/>
          <w:bCs/>
          <w:color w:val="000000" w:themeColor="text1"/>
          <w:szCs w:val="20"/>
          <w:vertAlign w:val="subscript"/>
          <w:lang w:eastAsia="x-none"/>
        </w:rPr>
        <w:t>2</w:t>
      </w:r>
      <w:r w:rsidR="00A979EA">
        <w:rPr>
          <w:rFonts w:ascii="Lato" w:eastAsia="Cambria" w:hAnsi="Lato" w:cs="Arial"/>
          <w:b/>
          <w:bCs/>
          <w:color w:val="000000" w:themeColor="text1"/>
          <w:szCs w:val="20"/>
          <w:lang w:eastAsia="x-none"/>
        </w:rPr>
        <w:t>H</w:t>
      </w:r>
      <w:r w:rsidR="00A979EA" w:rsidRPr="00A979EA">
        <w:rPr>
          <w:rFonts w:ascii="Lato" w:eastAsia="Cambria" w:hAnsi="Lato" w:cs="Arial"/>
          <w:b/>
          <w:bCs/>
          <w:color w:val="000000" w:themeColor="text1"/>
          <w:szCs w:val="20"/>
          <w:vertAlign w:val="subscript"/>
          <w:lang w:eastAsia="x-none"/>
        </w:rPr>
        <w:t>4</w:t>
      </w:r>
      <w:bookmarkEnd w:id="41"/>
      <w:r w:rsidR="00A979EA">
        <w:rPr>
          <w:rFonts w:ascii="Lato" w:eastAsia="Cambria" w:hAnsi="Lato" w:cs="Arial"/>
          <w:b/>
          <w:bCs/>
          <w:color w:val="000000" w:themeColor="text1"/>
          <w:szCs w:val="20"/>
          <w:lang w:eastAsia="x-none"/>
        </w:rPr>
        <w:t>)</w:t>
      </w:r>
      <w:r w:rsidRPr="00987014">
        <w:rPr>
          <w:rFonts w:ascii="Lato" w:eastAsia="Cambria" w:hAnsi="Lato" w:cs="Arial"/>
          <w:b/>
          <w:bCs/>
          <w:color w:val="000000" w:themeColor="text1"/>
          <w:szCs w:val="20"/>
          <w:lang w:eastAsia="x-none"/>
        </w:rPr>
        <w:t xml:space="preserve"> (</w:t>
      </w:r>
      <w:r w:rsidRPr="00987014">
        <w:rPr>
          <w:rFonts w:ascii="Lato" w:eastAsia="Cambria" w:hAnsi="Lato" w:cs="Arial"/>
          <w:b/>
          <w:bCs/>
          <w:i/>
          <w:iCs/>
          <w:color w:val="000000" w:themeColor="text1"/>
          <w:szCs w:val="20"/>
          <w:lang w:eastAsia="x-none"/>
        </w:rPr>
        <w:t>Nat. Sustain</w:t>
      </w:r>
      <w:r w:rsidRPr="00987014">
        <w:rPr>
          <w:rFonts w:ascii="Lato" w:eastAsia="Cambria" w:hAnsi="Lato" w:cs="Arial"/>
          <w:b/>
          <w:bCs/>
          <w:color w:val="000000" w:themeColor="text1"/>
          <w:szCs w:val="20"/>
          <w:lang w:eastAsia="x-none"/>
        </w:rPr>
        <w:t xml:space="preserve">. 2023, 6, 827; </w:t>
      </w:r>
      <w:r w:rsidRPr="00987014">
        <w:rPr>
          <w:rFonts w:ascii="Lato" w:eastAsia="Cambria" w:hAnsi="Lato" w:cs="Arial"/>
          <w:b/>
          <w:bCs/>
          <w:i/>
          <w:iCs/>
          <w:color w:val="000000" w:themeColor="text1"/>
          <w:szCs w:val="20"/>
          <w:lang w:eastAsia="x-none"/>
        </w:rPr>
        <w:t>Nat. Catal</w:t>
      </w:r>
      <w:r w:rsidRPr="00987014">
        <w:rPr>
          <w:rFonts w:ascii="Lato" w:eastAsia="Cambria" w:hAnsi="Lato" w:cs="Arial"/>
          <w:b/>
          <w:bCs/>
          <w:color w:val="000000" w:themeColor="text1"/>
          <w:szCs w:val="20"/>
          <w:lang w:eastAsia="x-none"/>
        </w:rPr>
        <w:t xml:space="preserve">. 2021, 4, 565) via electrocatalysis; (2)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hydrochlorination to VCM via photocatalysis (</w:t>
      </w:r>
      <w:r w:rsidRPr="00987014">
        <w:rPr>
          <w:rFonts w:ascii="Lato" w:eastAsia="Cambria" w:hAnsi="Lato" w:cs="Arial"/>
          <w:b/>
          <w:bCs/>
          <w:i/>
          <w:iCs/>
          <w:color w:val="000000" w:themeColor="text1"/>
          <w:szCs w:val="20"/>
          <w:lang w:eastAsia="x-none"/>
        </w:rPr>
        <w:t>J. Am. Chem. Soc.</w:t>
      </w:r>
      <w:r w:rsidRPr="00987014">
        <w:rPr>
          <w:rFonts w:ascii="Lato" w:eastAsia="Cambria" w:hAnsi="Lato" w:cs="Arial"/>
          <w:b/>
          <w:bCs/>
          <w:color w:val="000000" w:themeColor="text1"/>
          <w:szCs w:val="20"/>
          <w:lang w:eastAsia="x-none"/>
        </w:rPr>
        <w:t xml:space="preserve"> 2024, 146, 29441); </w:t>
      </w:r>
      <w:r w:rsidR="00B07D04" w:rsidRPr="00987014">
        <w:rPr>
          <w:rFonts w:ascii="Lato" w:eastAsia="Cambria" w:hAnsi="Lato" w:cs="Arial"/>
          <w:b/>
          <w:bCs/>
          <w:color w:val="000000" w:themeColor="text1"/>
          <w:szCs w:val="20"/>
          <w:lang w:eastAsia="x-none"/>
        </w:rPr>
        <w:t xml:space="preserve">and </w:t>
      </w:r>
      <w:r w:rsidRPr="00987014">
        <w:rPr>
          <w:rFonts w:ascii="Lato" w:eastAsia="Cambria" w:hAnsi="Lato" w:cs="Arial"/>
          <w:b/>
          <w:bCs/>
          <w:color w:val="000000" w:themeColor="text1"/>
          <w:szCs w:val="20"/>
          <w:lang w:eastAsia="x-none"/>
        </w:rPr>
        <w:t xml:space="preserve">(3) the coupling of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with CO into ester or acid products via thermocatalysis (</w:t>
      </w:r>
      <w:r w:rsidRPr="00987014">
        <w:rPr>
          <w:rFonts w:ascii="Lato" w:eastAsia="Cambria" w:hAnsi="Lato" w:cs="Arial"/>
          <w:b/>
          <w:bCs/>
          <w:i/>
          <w:iCs/>
          <w:color w:val="000000" w:themeColor="text1"/>
          <w:szCs w:val="20"/>
          <w:lang w:eastAsia="x-none"/>
        </w:rPr>
        <w:t>Molecules</w:t>
      </w:r>
      <w:r w:rsidRPr="00987014">
        <w:rPr>
          <w:rFonts w:ascii="Lato" w:eastAsia="Cambria" w:hAnsi="Lato" w:cs="Arial"/>
          <w:b/>
          <w:bCs/>
          <w:color w:val="000000" w:themeColor="text1"/>
          <w:szCs w:val="20"/>
          <w:lang w:eastAsia="x-none"/>
        </w:rPr>
        <w:t xml:space="preserve"> 2024, 29, 1987; </w:t>
      </w:r>
      <w:r w:rsidRPr="00987014">
        <w:rPr>
          <w:rFonts w:ascii="Lato" w:eastAsia="Cambria" w:hAnsi="Lato" w:cs="Arial"/>
          <w:b/>
          <w:bCs/>
          <w:i/>
          <w:iCs/>
          <w:color w:val="000000" w:themeColor="text1"/>
          <w:szCs w:val="20"/>
          <w:lang w:eastAsia="x-none"/>
        </w:rPr>
        <w:t>Angew. Chem. Int. Ed.</w:t>
      </w:r>
      <w:r w:rsidRPr="00987014">
        <w:rPr>
          <w:rFonts w:ascii="Lato" w:eastAsia="Cambria" w:hAnsi="Lato" w:cs="Arial"/>
          <w:b/>
          <w:bCs/>
          <w:color w:val="000000" w:themeColor="text1"/>
          <w:szCs w:val="20"/>
          <w:lang w:eastAsia="x-none"/>
        </w:rPr>
        <w:t xml:space="preserve"> 2023, 52, e202307570)</w:t>
      </w:r>
      <w:r w:rsidRPr="00987014">
        <w:rPr>
          <w:rFonts w:ascii="Lato" w:eastAsia="DengXian" w:hAnsi="Lato" w:cs="Arial"/>
          <w:iCs/>
          <w:color w:val="000000" w:themeColor="text1"/>
          <w:szCs w:val="20"/>
          <w:lang w:eastAsia="zh-CN"/>
        </w:rPr>
        <w:t xml:space="preserve">. These revisions sharpen the focus of this </w:t>
      </w:r>
      <w:r w:rsidR="00432668">
        <w:rPr>
          <w:rFonts w:ascii="Lato" w:eastAsia="DengXian" w:hAnsi="Lato" w:cs="Arial" w:hint="eastAsia"/>
          <w:iCs/>
          <w:color w:val="000000" w:themeColor="text1"/>
          <w:szCs w:val="20"/>
          <w:lang w:eastAsia="zh-CN"/>
        </w:rPr>
        <w:t>perspective</w:t>
      </w:r>
      <w:r w:rsidRPr="00987014">
        <w:rPr>
          <w:rFonts w:ascii="Lato" w:eastAsia="DengXian" w:hAnsi="Lato" w:cs="Arial"/>
          <w:iCs/>
          <w:color w:val="000000" w:themeColor="text1"/>
          <w:szCs w:val="20"/>
          <w:lang w:eastAsia="zh-CN"/>
        </w:rPr>
        <w:t xml:space="preserve"> on the future of sustainable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production and its potential applications using emerging technologies such as electrocatalysis and photocatalysis, as well as novel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chemistries.</w:t>
      </w:r>
    </w:p>
    <w:p w14:paraId="34FE587C" w14:textId="60921207" w:rsidR="00A47F7B" w:rsidRPr="00987014" w:rsidRDefault="00A47F7B"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While it is true that current commercial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synthesis efforts are ongoing, particularly through non-thermal </w:t>
      </w:r>
      <w:r w:rsidRPr="00987014">
        <w:rPr>
          <w:rFonts w:ascii="Lato" w:eastAsia="DengXian" w:hAnsi="Lato" w:cs="Arial"/>
          <w:iCs/>
          <w:color w:val="000000" w:themeColor="text1"/>
          <w:szCs w:val="20"/>
          <w:lang w:eastAsia="zh-CN"/>
        </w:rPr>
        <w:lastRenderedPageBreak/>
        <w:t>plasma and thermal pyrolysis approaches. As stated in the Perspective and Outlook section</w:t>
      </w:r>
      <w:r w:rsidR="0020043B">
        <w:rPr>
          <w:rFonts w:ascii="Lato" w:eastAsia="DengXian" w:hAnsi="Lato" w:cs="Arial"/>
          <w:iCs/>
          <w:color w:val="000000" w:themeColor="text1"/>
          <w:szCs w:val="20"/>
          <w:lang w:eastAsia="zh-CN"/>
        </w:rPr>
        <w:t xml:space="preserve"> (</w:t>
      </w:r>
      <w:r w:rsidR="0020043B" w:rsidRPr="009D575C">
        <w:rPr>
          <w:rFonts w:ascii="Lato" w:eastAsia="DengXian" w:hAnsi="Lato" w:cs="Arial"/>
          <w:b/>
          <w:bCs/>
          <w:iCs/>
          <w:color w:val="000000" w:themeColor="text1"/>
          <w:szCs w:val="20"/>
          <w:lang w:eastAsia="zh-CN"/>
        </w:rPr>
        <w:t>page xx, line xx</w:t>
      </w:r>
      <w:r w:rsidR="0020043B">
        <w:rPr>
          <w:rFonts w:ascii="Lato" w:eastAsia="DengXian" w:hAnsi="Lato" w:cs="Arial"/>
          <w:iCs/>
          <w:color w:val="000000" w:themeColor="text1"/>
          <w:szCs w:val="20"/>
          <w:lang w:eastAsia="zh-CN"/>
        </w:rPr>
        <w:t>)</w:t>
      </w:r>
      <w:r w:rsidRPr="00987014">
        <w:rPr>
          <w:rFonts w:ascii="Lato" w:eastAsia="DengXian" w:hAnsi="Lato" w:cs="Arial"/>
          <w:iCs/>
          <w:color w:val="000000" w:themeColor="text1"/>
          <w:szCs w:val="20"/>
          <w:lang w:eastAsia="zh-CN"/>
        </w:rPr>
        <w:t xml:space="preserve">, we propose that the near future of green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lies in the integration of green electricity and renewable carbon feedstocks</w:t>
      </w:r>
      <w:r w:rsidR="00B07D04" w:rsidRPr="00987014">
        <w:rPr>
          <w:rFonts w:ascii="Lato" w:eastAsia="DengXian" w:hAnsi="Lato" w:cs="Arial"/>
          <w:iCs/>
          <w:color w:val="000000" w:themeColor="text1"/>
          <w:szCs w:val="20"/>
          <w:lang w:eastAsia="zh-CN"/>
        </w:rPr>
        <w:t>,</w:t>
      </w:r>
      <w:r w:rsidRPr="00987014">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insufficient attention </w:t>
      </w:r>
      <w:r w:rsidR="00B07D04" w:rsidRPr="00987014">
        <w:rPr>
          <w:rFonts w:ascii="Lato" w:eastAsia="DengXian" w:hAnsi="Lato" w:cs="Arial"/>
          <w:iCs/>
          <w:color w:val="000000" w:themeColor="text1"/>
          <w:szCs w:val="20"/>
          <w:lang w:eastAsia="zh-CN"/>
        </w:rPr>
        <w:t xml:space="preserve">given to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B07D04" w:rsidRPr="00987014">
        <w:rPr>
          <w:rFonts w:ascii="Lato" w:eastAsia="DengXian" w:hAnsi="Lato" w:cs="Arial"/>
          <w:iCs/>
          <w:color w:val="000000" w:themeColor="text1"/>
          <w:szCs w:val="20"/>
          <w:lang w:eastAsia="zh-CN"/>
        </w:rPr>
        <w:t xml:space="preserve">research by </w:t>
      </w:r>
      <w:r w:rsidRPr="00987014">
        <w:rPr>
          <w:rFonts w:ascii="Lato" w:eastAsia="DengXian" w:hAnsi="Lato" w:cs="Arial"/>
          <w:iCs/>
          <w:color w:val="000000" w:themeColor="text1"/>
          <w:szCs w:val="20"/>
          <w:lang w:eastAsia="zh-CN"/>
        </w:rPr>
        <w:t>the catalysis community and inspire greater interest in this field.</w:t>
      </w:r>
    </w:p>
    <w:p w14:paraId="1C956EE8" w14:textId="4A176247" w:rsidR="00A47F7B" w:rsidRPr="00987014" w:rsidRDefault="00A47F7B"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Lastly, we disagree with the </w:t>
      </w:r>
      <w:r w:rsidR="003E53ED" w:rsidRPr="00987014">
        <w:rPr>
          <w:rFonts w:ascii="Lato" w:eastAsia="DengXian" w:hAnsi="Lato" w:cs="Arial"/>
          <w:iCs/>
          <w:color w:val="000000" w:themeColor="text1"/>
          <w:szCs w:val="20"/>
          <w:lang w:eastAsia="zh-CN"/>
        </w:rPr>
        <w:t>R</w:t>
      </w:r>
      <w:r w:rsidRPr="00987014">
        <w:rPr>
          <w:rFonts w:ascii="Lato" w:eastAsia="DengXian" w:hAnsi="Lato" w:cs="Arial"/>
          <w:iCs/>
          <w:color w:val="000000" w:themeColor="text1"/>
          <w:szCs w:val="20"/>
          <w:lang w:eastAsia="zh-CN"/>
        </w:rPr>
        <w:t xml:space="preserve">eviewer’s comments on our qualifications to write this </w:t>
      </w:r>
      <w:r w:rsidR="001C122B" w:rsidRPr="00987014">
        <w:rPr>
          <w:rFonts w:ascii="Lato" w:eastAsia="DengXian" w:hAnsi="Lato" w:cs="Arial"/>
          <w:iCs/>
          <w:color w:val="000000" w:themeColor="text1"/>
          <w:szCs w:val="20"/>
          <w:lang w:eastAsia="zh-CN"/>
        </w:rPr>
        <w:t>p</w:t>
      </w:r>
      <w:r w:rsidRPr="00987014">
        <w:rPr>
          <w:rFonts w:ascii="Lato" w:eastAsia="DengXian" w:hAnsi="Lato" w:cs="Arial"/>
          <w:iCs/>
          <w:color w:val="000000" w:themeColor="text1"/>
          <w:szCs w:val="20"/>
          <w:lang w:eastAsia="zh-CN"/>
        </w:rPr>
        <w:t xml:space="preserve">erspective. Our group has extensive research experience in the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field, as demonstrated by several recent publications (</w:t>
      </w:r>
      <w:r w:rsidRPr="00987014">
        <w:rPr>
          <w:rFonts w:ascii="Lato" w:eastAsia="DengXian" w:hAnsi="Lato" w:cs="Arial"/>
          <w:i/>
          <w:color w:val="000000" w:themeColor="text1"/>
          <w:szCs w:val="20"/>
          <w:lang w:eastAsia="zh-CN"/>
        </w:rPr>
        <w:t xml:space="preserve">ACS Catal. </w:t>
      </w:r>
      <w:r w:rsidRPr="00987014">
        <w:rPr>
          <w:rFonts w:ascii="Lato" w:eastAsia="DengXian" w:hAnsi="Lato" w:cs="Arial"/>
          <w:iCs/>
          <w:color w:val="000000" w:themeColor="text1"/>
          <w:szCs w:val="20"/>
          <w:lang w:eastAsia="zh-CN"/>
        </w:rPr>
        <w:t xml:space="preserve">2024, 14, 13652; </w:t>
      </w:r>
      <w:r w:rsidRPr="00987014">
        <w:rPr>
          <w:rFonts w:ascii="Lato" w:eastAsia="DengXian" w:hAnsi="Lato" w:cs="Arial"/>
          <w:i/>
          <w:color w:val="000000" w:themeColor="text1"/>
          <w:szCs w:val="20"/>
          <w:lang w:eastAsia="zh-CN"/>
        </w:rPr>
        <w:t>Nat. Commun.</w:t>
      </w:r>
      <w:r w:rsidRPr="00987014">
        <w:rPr>
          <w:rFonts w:ascii="Lato" w:eastAsia="DengXian" w:hAnsi="Lato" w:cs="Arial"/>
          <w:iCs/>
          <w:color w:val="000000" w:themeColor="text1"/>
          <w:szCs w:val="20"/>
          <w:lang w:eastAsia="zh-CN"/>
        </w:rPr>
        <w:t xml:space="preserve"> 2023, 14, 5557; </w:t>
      </w:r>
      <w:r w:rsidRPr="00987014">
        <w:rPr>
          <w:rFonts w:ascii="Lato" w:eastAsia="DengXian" w:hAnsi="Lato" w:cs="Arial"/>
          <w:i/>
          <w:color w:val="000000" w:themeColor="text1"/>
          <w:szCs w:val="20"/>
          <w:lang w:eastAsia="zh-CN"/>
        </w:rPr>
        <w:t>Nat. Nanotechnol.</w:t>
      </w:r>
      <w:r w:rsidRPr="00987014">
        <w:rPr>
          <w:rFonts w:ascii="Lato" w:eastAsia="DengXian" w:hAnsi="Lato" w:cs="Arial"/>
          <w:iCs/>
          <w:color w:val="000000" w:themeColor="text1"/>
          <w:szCs w:val="20"/>
          <w:lang w:eastAsia="zh-CN"/>
        </w:rPr>
        <w:t xml:space="preserve"> 2022, 17, 606; </w:t>
      </w:r>
      <w:r w:rsidRPr="00987014">
        <w:rPr>
          <w:rFonts w:ascii="Lato" w:eastAsia="DengXian" w:hAnsi="Lato" w:cs="Arial"/>
          <w:i/>
          <w:color w:val="000000" w:themeColor="text1"/>
          <w:szCs w:val="20"/>
          <w:lang w:eastAsia="zh-CN"/>
        </w:rPr>
        <w:t>Nat. Commun.</w:t>
      </w:r>
      <w:r w:rsidRPr="00987014">
        <w:rPr>
          <w:rFonts w:ascii="Lato" w:eastAsia="DengXian" w:hAnsi="Lato" w:cs="Arial"/>
          <w:iCs/>
          <w:color w:val="000000" w:themeColor="text1"/>
          <w:szCs w:val="20"/>
          <w:lang w:eastAsia="zh-CN"/>
        </w:rPr>
        <w:t xml:space="preserve"> 2021, 12:4016; </w:t>
      </w:r>
      <w:r w:rsidRPr="00987014">
        <w:rPr>
          <w:rFonts w:ascii="Lato" w:eastAsia="DengXian" w:hAnsi="Lato" w:cs="Arial"/>
          <w:i/>
          <w:color w:val="000000" w:themeColor="text1"/>
          <w:szCs w:val="20"/>
          <w:lang w:eastAsia="zh-CN"/>
        </w:rPr>
        <w:t>Angew. Chem.</w:t>
      </w:r>
      <w:r w:rsidRPr="00987014">
        <w:rPr>
          <w:rFonts w:ascii="Lato" w:eastAsia="DengXian" w:hAnsi="Lato" w:cs="Arial"/>
          <w:iCs/>
          <w:color w:val="000000" w:themeColor="text1"/>
          <w:szCs w:val="20"/>
          <w:lang w:eastAsia="zh-CN"/>
        </w:rPr>
        <w:t xml:space="preserve"> 2019, 131, 12425; </w:t>
      </w:r>
      <w:r w:rsidRPr="00987014">
        <w:rPr>
          <w:rFonts w:ascii="Lato" w:eastAsia="DengXian" w:hAnsi="Lato" w:cs="Arial"/>
          <w:i/>
          <w:color w:val="000000" w:themeColor="text1"/>
          <w:szCs w:val="20"/>
          <w:lang w:eastAsia="zh-CN"/>
        </w:rPr>
        <w:t>Chem. Sci.</w:t>
      </w:r>
      <w:r w:rsidRPr="00987014">
        <w:rPr>
          <w:rFonts w:ascii="Lato" w:eastAsia="DengXian" w:hAnsi="Lato" w:cs="Arial"/>
          <w:iCs/>
          <w:color w:val="000000" w:themeColor="text1"/>
          <w:szCs w:val="20"/>
          <w:lang w:eastAsia="zh-CN"/>
        </w:rPr>
        <w:t xml:space="preserve"> 2019, 10, 359; </w:t>
      </w:r>
      <w:r w:rsidRPr="00987014">
        <w:rPr>
          <w:rFonts w:ascii="Lato" w:eastAsia="DengXian" w:hAnsi="Lato" w:cs="Arial"/>
          <w:i/>
          <w:color w:val="000000" w:themeColor="text1"/>
          <w:szCs w:val="20"/>
          <w:lang w:eastAsia="zh-CN"/>
        </w:rPr>
        <w:t>ACS Catal.</w:t>
      </w:r>
      <w:r w:rsidRPr="00987014">
        <w:rPr>
          <w:rFonts w:ascii="Lato" w:eastAsia="DengXian" w:hAnsi="Lato" w:cs="Arial"/>
          <w:iCs/>
          <w:color w:val="000000" w:themeColor="text1"/>
          <w:szCs w:val="20"/>
          <w:lang w:eastAsia="zh-CN"/>
        </w:rPr>
        <w:t xml:space="preserve"> 2018, 8, 1114; </w:t>
      </w:r>
      <w:r w:rsidRPr="00987014">
        <w:rPr>
          <w:rFonts w:ascii="Lato" w:eastAsia="DengXian" w:hAnsi="Lato" w:cs="Arial"/>
          <w:i/>
          <w:color w:val="000000" w:themeColor="text1"/>
          <w:szCs w:val="20"/>
          <w:lang w:eastAsia="zh-CN"/>
        </w:rPr>
        <w:t>Chem. Rev.</w:t>
      </w:r>
      <w:r w:rsidRPr="00987014">
        <w:rPr>
          <w:rFonts w:ascii="Lato" w:eastAsia="DengXian" w:hAnsi="Lato" w:cs="Arial"/>
          <w:iCs/>
          <w:color w:val="000000" w:themeColor="text1"/>
          <w:szCs w:val="20"/>
          <w:lang w:eastAsia="zh-CN"/>
        </w:rPr>
        <w:t xml:space="preserve"> 2017, 117, 4185; </w:t>
      </w:r>
      <w:r w:rsidRPr="00987014">
        <w:rPr>
          <w:rFonts w:ascii="Lato" w:eastAsia="DengXian" w:hAnsi="Lato" w:cs="Arial"/>
          <w:i/>
          <w:color w:val="000000" w:themeColor="text1"/>
          <w:szCs w:val="20"/>
          <w:lang w:eastAsia="zh-CN"/>
        </w:rPr>
        <w:t>Angew. Chem.</w:t>
      </w:r>
      <w:r w:rsidR="001C122B" w:rsidRPr="00987014">
        <w:rPr>
          <w:rFonts w:ascii="Lato" w:eastAsia="DengXian" w:hAnsi="Lato" w:cs="Cambria"/>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2017, 129, 10895). We are confident that our expertise enables us to provide valuable insights and forward-looking perspectives </w:t>
      </w:r>
      <w:r w:rsidR="00B07D04" w:rsidRPr="00987014">
        <w:rPr>
          <w:rFonts w:ascii="Lato" w:eastAsia="DengXian" w:hAnsi="Lato" w:cs="Arial"/>
          <w:iCs/>
          <w:color w:val="000000" w:themeColor="text1"/>
          <w:szCs w:val="20"/>
          <w:lang w:eastAsia="zh-CN"/>
        </w:rPr>
        <w:t>in</w:t>
      </w:r>
      <w:r w:rsidRPr="00987014">
        <w:rPr>
          <w:rFonts w:ascii="Lato" w:eastAsia="DengXian" w:hAnsi="Lato" w:cs="Arial"/>
          <w:iCs/>
          <w:color w:val="000000" w:themeColor="text1"/>
          <w:szCs w:val="20"/>
          <w:lang w:eastAsia="zh-CN"/>
        </w:rPr>
        <w:t xml:space="preserve"> this </w:t>
      </w:r>
      <w:r w:rsidR="0020043B">
        <w:rPr>
          <w:rFonts w:ascii="Lato" w:eastAsia="DengXian" w:hAnsi="Lato" w:cs="Arial"/>
          <w:iCs/>
          <w:color w:val="000000" w:themeColor="text1"/>
          <w:szCs w:val="20"/>
          <w:lang w:eastAsia="zh-CN"/>
        </w:rPr>
        <w:t>field</w:t>
      </w:r>
      <w:r w:rsidRPr="00987014">
        <w:rPr>
          <w:rFonts w:ascii="Lato" w:eastAsia="DengXian" w:hAnsi="Lato" w:cs="Arial"/>
          <w:iCs/>
          <w:color w:val="000000" w:themeColor="text1"/>
          <w:szCs w:val="20"/>
          <w:lang w:eastAsia="zh-CN"/>
        </w:rPr>
        <w:t>.</w:t>
      </w:r>
    </w:p>
    <w:p w14:paraId="7B70D261" w14:textId="64E0EB88"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2.2. </w:t>
      </w:r>
      <w:r w:rsidR="006B7AB5" w:rsidRPr="00987014">
        <w:rPr>
          <w:rFonts w:ascii="Lato" w:eastAsiaTheme="minorHAnsi" w:hAnsi="Lato" w:cs="Arial"/>
          <w:iCs/>
          <w:color w:val="0000FF"/>
          <w:szCs w:val="20"/>
        </w:rPr>
        <w:t xml:space="preserve">Some review papers on acetylene are well written in comparison with the current review manuscript, for example, Production of Acetylene and Acetylene-based Chemicals from Coal. </w:t>
      </w:r>
      <w:r w:rsidR="006B7AB5" w:rsidRPr="00987014">
        <w:rPr>
          <w:rFonts w:ascii="Lato" w:eastAsiaTheme="minorHAnsi" w:hAnsi="Lato" w:cs="Arial"/>
          <w:i/>
          <w:iCs/>
          <w:color w:val="0000FF"/>
          <w:szCs w:val="20"/>
        </w:rPr>
        <w:t xml:space="preserve">Chem. Rev. </w:t>
      </w:r>
      <w:r w:rsidR="006B7AB5" w:rsidRPr="00987014">
        <w:rPr>
          <w:rFonts w:ascii="Lato" w:eastAsiaTheme="minorHAnsi" w:hAnsi="Lato" w:cs="Arial"/>
          <w:iCs/>
          <w:color w:val="0000FF"/>
          <w:szCs w:val="20"/>
        </w:rPr>
        <w:t xml:space="preserve">2014, 114, 3, 1743–1760; Catalytic Reactions of Acetylene: A Feedstock for the Chemical Industry Revisited. </w:t>
      </w:r>
      <w:r w:rsidR="006B7AB5" w:rsidRPr="00987014">
        <w:rPr>
          <w:rFonts w:ascii="Lato" w:eastAsiaTheme="minorHAnsi" w:hAnsi="Lato" w:cs="Arial"/>
          <w:i/>
          <w:iCs/>
          <w:color w:val="0000FF"/>
          <w:szCs w:val="20"/>
        </w:rPr>
        <w:t>Chem. Rev.</w:t>
      </w:r>
      <w:r w:rsidR="006B7AB5" w:rsidRPr="00987014">
        <w:rPr>
          <w:rFonts w:ascii="Lato" w:eastAsiaTheme="minorHAnsi" w:hAnsi="Lato" w:cs="Arial"/>
          <w:iCs/>
          <w:color w:val="0000FF"/>
          <w:szCs w:val="20"/>
        </w:rPr>
        <w:t xml:space="preserve"> 2014, 114, 3, 1761–1782; Production of Acetylene from Viable Feedstock: Promising Recent Approaches. </w:t>
      </w:r>
      <w:r w:rsidR="006B7AB5" w:rsidRPr="00987014">
        <w:rPr>
          <w:rFonts w:ascii="Lato" w:eastAsiaTheme="minorHAnsi" w:hAnsi="Lato" w:cs="Arial"/>
          <w:i/>
          <w:iCs/>
          <w:color w:val="0000FF"/>
          <w:szCs w:val="20"/>
        </w:rPr>
        <w:t xml:space="preserve">ChemPlusChem </w:t>
      </w:r>
      <w:r w:rsidR="006B7AB5" w:rsidRPr="00987014">
        <w:rPr>
          <w:rFonts w:ascii="Lato" w:eastAsiaTheme="minorHAnsi" w:hAnsi="Lato" w:cs="Arial"/>
          <w:iCs/>
          <w:color w:val="0000FF"/>
          <w:szCs w:val="20"/>
        </w:rPr>
        <w:t>2024, e202400247. https://doi.org/10.1002/cplu.202400247</w:t>
      </w:r>
      <w:r w:rsidR="00B8185A" w:rsidRPr="00987014">
        <w:rPr>
          <w:rFonts w:ascii="Lato" w:eastAsiaTheme="minorHAnsi" w:hAnsi="Lato" w:cs="Arial"/>
          <w:iCs/>
          <w:color w:val="0000FF"/>
          <w:szCs w:val="20"/>
        </w:rPr>
        <w:t>.</w:t>
      </w:r>
    </w:p>
    <w:p w14:paraId="127146ED" w14:textId="035EC792" w:rsidR="00F67834" w:rsidRPr="00987014" w:rsidRDefault="00F67834"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We agree with Reviewer</w:t>
      </w:r>
      <w:r w:rsidR="00FD4D7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#1 that our </w:t>
      </w:r>
      <w:r w:rsidR="00CD1B48">
        <w:rPr>
          <w:rFonts w:ascii="Lato" w:eastAsia="DengXian" w:hAnsi="Lato" w:cs="Arial" w:hint="eastAsia"/>
          <w:iCs/>
          <w:color w:val="000000" w:themeColor="text1"/>
          <w:szCs w:val="20"/>
          <w:lang w:eastAsia="zh-CN"/>
        </w:rPr>
        <w:t>work</w:t>
      </w:r>
      <w:r w:rsidRPr="00987014">
        <w:rPr>
          <w:rFonts w:ascii="Lato" w:eastAsia="DengXian" w:hAnsi="Lato" w:cs="Arial"/>
          <w:iCs/>
          <w:color w:val="000000" w:themeColor="text1"/>
          <w:szCs w:val="20"/>
          <w:lang w:eastAsia="zh-CN"/>
        </w:rPr>
        <w:t xml:space="preserve"> significantly differs from the decade-old work by Trotus </w:t>
      </w:r>
      <w:r w:rsidRPr="00987014">
        <w:rPr>
          <w:rFonts w:ascii="Lato" w:eastAsia="DengXian" w:hAnsi="Lato" w:cs="Arial"/>
          <w:i/>
          <w:iCs/>
          <w:color w:val="000000" w:themeColor="text1"/>
          <w:szCs w:val="20"/>
          <w:lang w:eastAsia="zh-CN"/>
        </w:rPr>
        <w:t>et</w:t>
      </w:r>
      <w:r w:rsidR="00824F1C">
        <w:rPr>
          <w:rFonts w:ascii="Lato" w:eastAsia="DengXian" w:hAnsi="Lato" w:cs="Arial"/>
          <w:i/>
          <w:iCs/>
          <w:color w:val="000000" w:themeColor="text1"/>
          <w:szCs w:val="20"/>
          <w:lang w:eastAsia="zh-CN"/>
        </w:rPr>
        <w:t> </w:t>
      </w:r>
      <w:r w:rsidRPr="00987014">
        <w:rPr>
          <w:rFonts w:ascii="Lato" w:eastAsia="DengXian" w:hAnsi="Lato" w:cs="Arial"/>
          <w:i/>
          <w:iCs/>
          <w:color w:val="000000" w:themeColor="text1"/>
          <w:szCs w:val="20"/>
          <w:lang w:eastAsia="zh-CN"/>
        </w:rPr>
        <w:t>al</w:t>
      </w:r>
      <w:r w:rsidRPr="00987014">
        <w:rPr>
          <w:rFonts w:ascii="Lato" w:eastAsia="DengXian" w:hAnsi="Lato" w:cs="Arial"/>
          <w:iCs/>
          <w:color w:val="000000" w:themeColor="text1"/>
          <w:szCs w:val="20"/>
          <w:lang w:eastAsia="zh-CN"/>
        </w:rPr>
        <w:t>. (</w:t>
      </w:r>
      <w:r w:rsidRPr="00987014">
        <w:rPr>
          <w:rFonts w:ascii="Lato" w:eastAsia="DengXian" w:hAnsi="Lato" w:cs="Arial"/>
          <w:i/>
          <w:iCs/>
          <w:color w:val="000000" w:themeColor="text1"/>
          <w:szCs w:val="20"/>
          <w:lang w:eastAsia="zh-CN"/>
        </w:rPr>
        <w:t>Chem. Rev.</w:t>
      </w:r>
      <w:r w:rsidRPr="00987014">
        <w:rPr>
          <w:rFonts w:ascii="Lato" w:eastAsia="DengXian" w:hAnsi="Lato" w:cs="Arial"/>
          <w:iCs/>
          <w:color w:val="000000" w:themeColor="text1"/>
          <w:szCs w:val="20"/>
          <w:lang w:eastAsia="zh-CN"/>
        </w:rPr>
        <w:t xml:space="preserve"> 2014, </w:t>
      </w:r>
      <w:r w:rsidRPr="00FD4D7A">
        <w:rPr>
          <w:rFonts w:ascii="Lato" w:eastAsia="DengXian" w:hAnsi="Lato" w:cs="Arial"/>
          <w:color w:val="000000" w:themeColor="text1"/>
          <w:szCs w:val="20"/>
          <w:lang w:eastAsia="zh-CN"/>
        </w:rPr>
        <w:t>114</w:t>
      </w:r>
      <w:r w:rsidRPr="00987014">
        <w:rPr>
          <w:rFonts w:ascii="Lato" w:eastAsia="DengXian" w:hAnsi="Lato" w:cs="Arial"/>
          <w:iCs/>
          <w:color w:val="000000" w:themeColor="text1"/>
          <w:szCs w:val="20"/>
          <w:lang w:eastAsia="zh-CN"/>
        </w:rPr>
        <w:t xml:space="preserve">, 1761) and addresses a gap left by the absence of recent comparable reviews. Regarding the review </w:t>
      </w:r>
      <w:r w:rsidR="00FD4D7A">
        <w:rPr>
          <w:rFonts w:ascii="Lato" w:eastAsia="DengXian" w:hAnsi="Lato" w:cs="Arial"/>
          <w:iCs/>
          <w:color w:val="000000" w:themeColor="text1"/>
          <w:szCs w:val="20"/>
          <w:lang w:eastAsia="zh-CN"/>
        </w:rPr>
        <w:t>(</w:t>
      </w:r>
      <w:r w:rsidRPr="00987014">
        <w:rPr>
          <w:rFonts w:ascii="Lato" w:eastAsia="DengXian" w:hAnsi="Lato" w:cs="Arial"/>
          <w:i/>
          <w:iCs/>
          <w:color w:val="000000" w:themeColor="text1"/>
          <w:szCs w:val="20"/>
          <w:lang w:eastAsia="zh-CN"/>
        </w:rPr>
        <w:t>Chem. Rev.</w:t>
      </w:r>
      <w:r w:rsidRPr="00987014">
        <w:rPr>
          <w:rFonts w:ascii="Lato" w:eastAsia="DengXian" w:hAnsi="Lato" w:cs="Arial"/>
          <w:iCs/>
          <w:color w:val="000000" w:themeColor="text1"/>
          <w:szCs w:val="20"/>
          <w:lang w:eastAsia="zh-CN"/>
        </w:rPr>
        <w:t xml:space="preserve"> 2014, 114, 1743), it is clear that its focus is restricted to coal</w:t>
      </w:r>
      <w:r w:rsidRPr="00987014">
        <w:rPr>
          <w:rFonts w:ascii="Lato" w:eastAsia="DengXian" w:hAnsi="Lato" w:cs="Arial"/>
          <w:iCs/>
          <w:color w:val="000000" w:themeColor="text1"/>
          <w:szCs w:val="20"/>
          <w:lang w:eastAsia="zh-CN"/>
        </w:rPr>
        <w:noBreakHyphen/>
        <w:t xml:space="preserve">based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which is not the primary subject of our work.</w:t>
      </w:r>
    </w:p>
    <w:p w14:paraId="1EBAA37A" w14:textId="5701A46F" w:rsidR="00F67834" w:rsidRPr="00987014" w:rsidRDefault="00F67834"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As for the recent review (</w:t>
      </w:r>
      <w:r w:rsidRPr="00987014">
        <w:rPr>
          <w:rFonts w:ascii="Lato" w:eastAsia="DengXian" w:hAnsi="Lato" w:cs="Arial"/>
          <w:i/>
          <w:iCs/>
          <w:color w:val="000000" w:themeColor="text1"/>
          <w:szCs w:val="20"/>
          <w:lang w:eastAsia="zh-CN"/>
        </w:rPr>
        <w:t>ChemPlusChem</w:t>
      </w:r>
      <w:r w:rsidRPr="00987014">
        <w:rPr>
          <w:rFonts w:ascii="Lato" w:eastAsia="DengXian" w:hAnsi="Lato" w:cs="Arial"/>
          <w:iCs/>
          <w:color w:val="000000" w:themeColor="text1"/>
          <w:szCs w:val="20"/>
          <w:lang w:eastAsia="zh-CN"/>
        </w:rPr>
        <w:t xml:space="preserve"> 2024, </w:t>
      </w:r>
      <w:r w:rsidRPr="00CD1B48">
        <w:rPr>
          <w:rFonts w:ascii="Lato" w:eastAsia="DengXian" w:hAnsi="Lato" w:cs="Arial"/>
          <w:color w:val="000000" w:themeColor="text1"/>
          <w:szCs w:val="20"/>
          <w:lang w:eastAsia="zh-CN"/>
        </w:rPr>
        <w:t>e202400247</w:t>
      </w:r>
      <w:r w:rsidRPr="00987014">
        <w:rPr>
          <w:rFonts w:ascii="Lato" w:eastAsia="DengXian" w:hAnsi="Lato" w:cs="Arial"/>
          <w:iCs/>
          <w:color w:val="000000" w:themeColor="text1"/>
          <w:szCs w:val="20"/>
          <w:lang w:eastAsia="zh-CN"/>
        </w:rPr>
        <w:t>), we acknowledge some overlap with Section</w:t>
      </w:r>
      <w:r w:rsidR="00FD4D7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 of our </w:t>
      </w:r>
      <w:r w:rsidR="00D23615">
        <w:rPr>
          <w:rFonts w:ascii="Lato" w:eastAsia="DengXian" w:hAnsi="Lato" w:cs="Arial"/>
          <w:iCs/>
          <w:color w:val="000000" w:themeColor="text1"/>
          <w:szCs w:val="20"/>
          <w:lang w:eastAsia="zh-CN"/>
        </w:rPr>
        <w:t>work</w:t>
      </w:r>
      <w:r w:rsidRPr="00987014">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 xml:space="preserve">However, that review lacks the </w:t>
      </w:r>
      <w:r w:rsidR="00D23615" w:rsidRPr="00551100">
        <w:rPr>
          <w:rFonts w:ascii="Lato" w:eastAsia="DengXian" w:hAnsi="Lato" w:cs="Arial"/>
          <w:iCs/>
          <w:color w:val="000000" w:themeColor="text1"/>
          <w:szCs w:val="20"/>
          <w:lang w:eastAsia="zh-CN"/>
        </w:rPr>
        <w:t>extensive</w:t>
      </w:r>
      <w:r w:rsidRPr="00551100">
        <w:rPr>
          <w:rFonts w:ascii="Lato" w:eastAsia="DengXian" w:hAnsi="Lato" w:cs="Arial"/>
          <w:iCs/>
          <w:color w:val="000000" w:themeColor="text1"/>
          <w:szCs w:val="20"/>
          <w:lang w:eastAsia="zh-CN"/>
        </w:rPr>
        <w:t xml:space="preserve"> analysis of </w:t>
      </w:r>
      <w:r w:rsidR="00D019C2" w:rsidRPr="00551100">
        <w:rPr>
          <w:rFonts w:ascii="Lato" w:eastAsia="DengXian" w:hAnsi="Lato" w:cs="Arial"/>
          <w:iCs/>
          <w:color w:val="000000" w:themeColor="text1"/>
          <w:szCs w:val="20"/>
          <w:lang w:eastAsia="zh-CN"/>
        </w:rPr>
        <w:t>C</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H</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production technologies</w:t>
      </w:r>
      <w:r w:rsidR="00FD4D7A" w:rsidRPr="00551100">
        <w:rPr>
          <w:rFonts w:ascii="Lato" w:eastAsia="DengXian" w:hAnsi="Lato" w:cs="Arial"/>
          <w:iCs/>
          <w:color w:val="000000" w:themeColor="text1"/>
          <w:szCs w:val="20"/>
          <w:lang w:eastAsia="zh-CN"/>
        </w:rPr>
        <w:t>, as stated by Reviewer #3</w:t>
      </w:r>
      <w:r w:rsidRPr="00551100">
        <w:rPr>
          <w:rFonts w:ascii="Lato" w:eastAsia="DengXian" w:hAnsi="Lato" w:cs="Arial"/>
          <w:iCs/>
          <w:color w:val="000000" w:themeColor="text1"/>
          <w:szCs w:val="20"/>
          <w:lang w:eastAsia="zh-CN"/>
        </w:rPr>
        <w:t xml:space="preserve">. More importantly, our primary goal is to rekindle interest in future green </w:t>
      </w:r>
      <w:r w:rsidR="00D019C2" w:rsidRPr="00551100">
        <w:rPr>
          <w:rFonts w:ascii="Lato" w:eastAsia="DengXian" w:hAnsi="Lato" w:cs="Arial"/>
          <w:iCs/>
          <w:color w:val="000000" w:themeColor="text1"/>
          <w:szCs w:val="20"/>
          <w:lang w:eastAsia="zh-CN"/>
        </w:rPr>
        <w:t>C</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H</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 xml:space="preserve">production. </w:t>
      </w:r>
      <w:r w:rsidRPr="00551100">
        <w:rPr>
          <w:rFonts w:ascii="Lato" w:eastAsia="DengXian" w:hAnsi="Lato" w:cs="Arial"/>
          <w:b/>
          <w:iCs/>
          <w:color w:val="000000" w:themeColor="text1"/>
          <w:szCs w:val="20"/>
          <w:lang w:eastAsia="zh-CN"/>
        </w:rPr>
        <w:t xml:space="preserve">To reflect this, </w:t>
      </w:r>
      <w:r w:rsidRPr="00551100">
        <w:rPr>
          <w:rFonts w:ascii="Lato" w:eastAsia="DengXian" w:hAnsi="Lato" w:cs="Arial"/>
          <w:b/>
          <w:bCs/>
          <w:iCs/>
          <w:color w:val="000000" w:themeColor="text1"/>
          <w:szCs w:val="20"/>
          <w:lang w:eastAsia="zh-CN"/>
        </w:rPr>
        <w:t xml:space="preserve">we have revised the manuscript from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Review</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to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Perspective</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and updated the title to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Towards </w:t>
      </w:r>
      <w:r w:rsidR="00292135">
        <w:rPr>
          <w:rFonts w:ascii="Lato" w:eastAsia="DengXian" w:hAnsi="Lato" w:cs="Arial" w:hint="eastAsia"/>
          <w:b/>
          <w:bCs/>
          <w:iCs/>
          <w:color w:val="000000" w:themeColor="text1"/>
          <w:szCs w:val="20"/>
          <w:lang w:eastAsia="zh-CN"/>
        </w:rPr>
        <w:t>g</w:t>
      </w:r>
      <w:r w:rsidRPr="00551100">
        <w:rPr>
          <w:rFonts w:ascii="Lato" w:eastAsia="DengXian" w:hAnsi="Lato" w:cs="Arial"/>
          <w:b/>
          <w:bCs/>
          <w:iCs/>
          <w:color w:val="000000" w:themeColor="text1"/>
          <w:szCs w:val="20"/>
          <w:lang w:eastAsia="zh-CN"/>
        </w:rPr>
        <w:t xml:space="preserve">reen </w:t>
      </w:r>
      <w:r w:rsidR="00292135">
        <w:rPr>
          <w:rFonts w:ascii="Lato" w:eastAsia="DengXian" w:hAnsi="Lato" w:cs="Arial" w:hint="eastAsia"/>
          <w:b/>
          <w:bCs/>
          <w:iCs/>
          <w:color w:val="000000" w:themeColor="text1"/>
          <w:szCs w:val="20"/>
          <w:lang w:eastAsia="zh-CN"/>
        </w:rPr>
        <w:t>a</w:t>
      </w:r>
      <w:r w:rsidRPr="00551100">
        <w:rPr>
          <w:rFonts w:ascii="Lato" w:eastAsia="DengXian" w:hAnsi="Lato" w:cs="Arial"/>
          <w:b/>
          <w:bCs/>
          <w:iCs/>
          <w:color w:val="000000" w:themeColor="text1"/>
          <w:szCs w:val="20"/>
          <w:lang w:eastAsia="zh-CN"/>
        </w:rPr>
        <w:t xml:space="preserve">cetylene </w:t>
      </w:r>
      <w:r w:rsidR="00292135">
        <w:rPr>
          <w:rFonts w:ascii="Lato" w:eastAsia="DengXian" w:hAnsi="Lato" w:cs="Arial" w:hint="eastAsia"/>
          <w:b/>
          <w:bCs/>
          <w:iCs/>
          <w:color w:val="000000" w:themeColor="text1"/>
          <w:szCs w:val="20"/>
          <w:lang w:eastAsia="zh-CN"/>
        </w:rPr>
        <w:t>s</w:t>
      </w:r>
      <w:r w:rsidRPr="00551100">
        <w:rPr>
          <w:rFonts w:ascii="Lato" w:eastAsia="DengXian" w:hAnsi="Lato" w:cs="Arial"/>
          <w:b/>
          <w:bCs/>
          <w:iCs/>
          <w:color w:val="000000" w:themeColor="text1"/>
          <w:szCs w:val="20"/>
          <w:lang w:eastAsia="zh-CN"/>
        </w:rPr>
        <w:t xml:space="preserve">ynthesis and </w:t>
      </w:r>
      <w:r w:rsidR="00292135">
        <w:rPr>
          <w:rFonts w:ascii="Lato" w:eastAsia="DengXian" w:hAnsi="Lato" w:cs="Arial" w:hint="eastAsia"/>
          <w:b/>
          <w:bCs/>
          <w:iCs/>
          <w:color w:val="000000" w:themeColor="text1"/>
          <w:szCs w:val="20"/>
          <w:lang w:eastAsia="zh-CN"/>
        </w:rPr>
        <w:t>a</w:t>
      </w:r>
      <w:r w:rsidRPr="00551100">
        <w:rPr>
          <w:rFonts w:ascii="Lato" w:eastAsia="DengXian" w:hAnsi="Lato" w:cs="Arial"/>
          <w:b/>
          <w:bCs/>
          <w:iCs/>
          <w:color w:val="000000" w:themeColor="text1"/>
          <w:szCs w:val="20"/>
          <w:lang w:eastAsia="zh-CN"/>
        </w:rPr>
        <w:t>pplication</w:t>
      </w:r>
      <w:r w:rsidR="00551100">
        <w:rPr>
          <w:rFonts w:ascii="Lato" w:eastAsia="DengXian" w:hAnsi="Lato" w:cs="Arial"/>
          <w:b/>
          <w:bCs/>
          <w:iCs/>
          <w:color w:val="000000" w:themeColor="text1"/>
          <w:szCs w:val="20"/>
          <w:lang w:eastAsia="zh-CN"/>
        </w:rPr>
        <w:t>’</w:t>
      </w:r>
      <w:r w:rsidR="00994BD0">
        <w:rPr>
          <w:rFonts w:ascii="Lato" w:eastAsia="DengXian" w:hAnsi="Lato" w:cs="Arial" w:hint="eastAsia"/>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Additionally, we have significantly shortened Section</w:t>
      </w:r>
      <w:r w:rsidR="00D23615" w:rsidRPr="00551100">
        <w:rPr>
          <w:rFonts w:ascii="Lato" w:eastAsia="DengXian" w:hAnsi="Lato" w:cs="Arial"/>
          <w:b/>
          <w:bCs/>
          <w:iCs/>
          <w:color w:val="000000" w:themeColor="text1"/>
          <w:szCs w:val="20"/>
          <w:lang w:eastAsia="zh-CN"/>
        </w:rPr>
        <w:t xml:space="preserve"> </w:t>
      </w:r>
      <w:r w:rsidRPr="00551100">
        <w:rPr>
          <w:rFonts w:ascii="Lato" w:eastAsia="DengXian" w:hAnsi="Lato" w:cs="Arial"/>
          <w:b/>
          <w:bCs/>
          <w:iCs/>
          <w:color w:val="000000" w:themeColor="text1"/>
          <w:szCs w:val="20"/>
          <w:lang w:eastAsia="zh-CN"/>
        </w:rPr>
        <w:t>2 to reduce redundancy with the ChemPlusChem review.</w:t>
      </w:r>
      <w:r w:rsidRPr="00551100">
        <w:rPr>
          <w:rFonts w:ascii="Lato" w:eastAsia="DengXian" w:hAnsi="Lato" w:cs="Arial"/>
          <w:iCs/>
          <w:color w:val="000000" w:themeColor="text1"/>
          <w:szCs w:val="20"/>
          <w:lang w:eastAsia="zh-CN"/>
        </w:rPr>
        <w:t xml:space="preserve"> These</w:t>
      </w:r>
      <w:r w:rsidRPr="00987014">
        <w:rPr>
          <w:rFonts w:ascii="Lato" w:eastAsia="DengXian" w:hAnsi="Lato" w:cs="Arial"/>
          <w:iCs/>
          <w:color w:val="000000" w:themeColor="text1"/>
          <w:szCs w:val="20"/>
          <w:lang w:eastAsia="zh-CN"/>
        </w:rPr>
        <w:t xml:space="preserve"> revisions sharpen the focus </w:t>
      </w:r>
      <w:r w:rsidR="00D23615">
        <w:rPr>
          <w:rFonts w:ascii="Lato" w:eastAsia="DengXian" w:hAnsi="Lato" w:cs="Arial"/>
          <w:iCs/>
          <w:color w:val="000000" w:themeColor="text1"/>
          <w:szCs w:val="20"/>
          <w:lang w:eastAsia="zh-CN"/>
        </w:rPr>
        <w:t xml:space="preserve">of our work </w:t>
      </w:r>
      <w:r w:rsidRPr="00987014">
        <w:rPr>
          <w:rFonts w:ascii="Lato" w:eastAsia="DengXian" w:hAnsi="Lato" w:cs="Arial"/>
          <w:iCs/>
          <w:color w:val="000000" w:themeColor="text1"/>
          <w:szCs w:val="20"/>
          <w:lang w:eastAsia="zh-CN"/>
        </w:rPr>
        <w:t xml:space="preserve">on the </w:t>
      </w:r>
      <w:r w:rsidR="00D23615">
        <w:rPr>
          <w:rFonts w:ascii="Lato" w:eastAsia="DengXian" w:hAnsi="Lato" w:cs="Arial"/>
          <w:iCs/>
          <w:color w:val="000000" w:themeColor="text1"/>
          <w:szCs w:val="20"/>
          <w:lang w:eastAsia="zh-CN"/>
        </w:rPr>
        <w:t>future</w:t>
      </w:r>
      <w:r w:rsidR="004634AE">
        <w:rPr>
          <w:rFonts w:ascii="Lato" w:eastAsia="DengXian" w:hAnsi="Lato" w:cs="Arial" w:hint="eastAsia"/>
          <w:iCs/>
          <w:color w:val="000000" w:themeColor="text1"/>
          <w:szCs w:val="20"/>
          <w:lang w:eastAsia="zh-CN"/>
        </w:rPr>
        <w:t xml:space="preserve"> green acetylene production</w:t>
      </w:r>
      <w:r w:rsidRPr="00987014">
        <w:rPr>
          <w:rFonts w:ascii="Lato" w:eastAsia="DengXian" w:hAnsi="Lato" w:cs="Arial"/>
          <w:iCs/>
          <w:color w:val="000000" w:themeColor="text1"/>
          <w:szCs w:val="20"/>
          <w:lang w:eastAsia="zh-CN"/>
        </w:rPr>
        <w:t xml:space="preserve">, ensuring that it stands out </w:t>
      </w:r>
      <w:r w:rsidR="00FC37A2">
        <w:rPr>
          <w:rFonts w:ascii="Lato" w:eastAsia="DengXian" w:hAnsi="Lato" w:cs="Arial"/>
          <w:iCs/>
          <w:color w:val="000000" w:themeColor="text1"/>
          <w:szCs w:val="20"/>
          <w:lang w:eastAsia="zh-CN"/>
        </w:rPr>
        <w:t>distinctly</w:t>
      </w:r>
      <w:r w:rsidRPr="00987014">
        <w:rPr>
          <w:rFonts w:ascii="Lato" w:eastAsia="DengXian" w:hAnsi="Lato" w:cs="Arial"/>
          <w:iCs/>
          <w:color w:val="000000" w:themeColor="text1"/>
          <w:szCs w:val="20"/>
          <w:lang w:eastAsia="zh-CN"/>
        </w:rPr>
        <w:t xml:space="preserve"> from </w:t>
      </w:r>
      <w:r w:rsidR="00FC37A2">
        <w:rPr>
          <w:rFonts w:ascii="Lato" w:eastAsia="DengXian" w:hAnsi="Lato" w:cs="Arial"/>
          <w:iCs/>
          <w:color w:val="000000" w:themeColor="text1"/>
          <w:szCs w:val="20"/>
          <w:lang w:eastAsia="zh-CN"/>
        </w:rPr>
        <w:t>previous</w:t>
      </w:r>
      <w:r w:rsidRPr="00987014">
        <w:rPr>
          <w:rFonts w:ascii="Lato" w:eastAsia="DengXian" w:hAnsi="Lato" w:cs="Arial"/>
          <w:iCs/>
          <w:color w:val="000000" w:themeColor="text1"/>
          <w:szCs w:val="20"/>
          <w:lang w:eastAsia="zh-CN"/>
        </w:rPr>
        <w:t xml:space="preserve"> literatur</w:t>
      </w:r>
      <w:r w:rsidR="00D23615">
        <w:rPr>
          <w:rFonts w:ascii="Lato" w:eastAsia="DengXian" w:hAnsi="Lato" w:cs="Arial"/>
          <w:iCs/>
          <w:color w:val="000000" w:themeColor="text1"/>
          <w:szCs w:val="20"/>
          <w:lang w:eastAsia="zh-CN"/>
        </w:rPr>
        <w:t>es</w:t>
      </w:r>
      <w:r w:rsidRPr="00987014">
        <w:rPr>
          <w:rFonts w:ascii="Lato" w:eastAsia="DengXian" w:hAnsi="Lato" w:cs="Arial"/>
          <w:iCs/>
          <w:color w:val="000000" w:themeColor="text1"/>
          <w:szCs w:val="20"/>
          <w:lang w:eastAsia="zh-CN"/>
        </w:rPr>
        <w:t>.</w:t>
      </w:r>
    </w:p>
    <w:p w14:paraId="2126034A" w14:textId="4F8B1E3C"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2.3</w:t>
      </w:r>
      <w:r w:rsidR="00D23615">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route or plasma pyrolysis of hydrocarbons.</w:t>
      </w:r>
    </w:p>
    <w:p w14:paraId="416CDBD4" w14:textId="39A8EA57" w:rsidR="0014572C" w:rsidRPr="00987014" w:rsidRDefault="000E1557" w:rsidP="00987014">
      <w:pPr>
        <w:rPr>
          <w:rFonts w:ascii="Lato" w:eastAsiaTheme="minorHAnsi" w:hAnsi="Lato" w:cs="Arial"/>
          <w:iCs/>
          <w:color w:val="000000" w:themeColor="text1"/>
          <w:szCs w:val="20"/>
        </w:rPr>
      </w:pPr>
      <w:r w:rsidRPr="00987014">
        <w:rPr>
          <w:rFonts w:ascii="Lato" w:eastAsiaTheme="minorHAnsi" w:hAnsi="Lato" w:cs="Arial"/>
          <w:iCs/>
          <w:color w:val="000000" w:themeColor="text1"/>
          <w:szCs w:val="20"/>
        </w:rPr>
        <w:t xml:space="preserve">Countries other than China have largely transitioned from </w:t>
      </w:r>
      <w:r w:rsidR="00D019C2" w:rsidRPr="00D019C2">
        <w:rPr>
          <w:rFonts w:ascii="Lato" w:eastAsiaTheme="minorHAnsi" w:hAnsi="Lato" w:cs="Arial"/>
          <w:iCs/>
          <w:color w:val="000000" w:themeColor="text1"/>
          <w:szCs w:val="20"/>
        </w:rPr>
        <w:t>C</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H</w:t>
      </w:r>
      <w:r w:rsidR="00D019C2" w:rsidRPr="00D019C2">
        <w:rPr>
          <w:rFonts w:ascii="Lato" w:eastAsiaTheme="minorHAnsi" w:hAnsi="Lato" w:cs="Arial"/>
          <w:iCs/>
          <w:color w:val="000000" w:themeColor="text1"/>
          <w:szCs w:val="20"/>
          <w:vertAlign w:val="subscript"/>
        </w:rPr>
        <w:t>2</w:t>
      </w:r>
      <w:r w:rsidRPr="00987014">
        <w:rPr>
          <w:rFonts w:ascii="Lato" w:eastAsiaTheme="minorHAnsi" w:hAnsi="Lato" w:cs="Arial"/>
          <w:iCs/>
          <w:color w:val="000000" w:themeColor="text1"/>
          <w:szCs w:val="20"/>
        </w:rPr>
        <w:noBreakHyphen/>
        <w:t xml:space="preserve">based downstream production to </w:t>
      </w:r>
      <w:bookmarkStart w:id="42" w:name="_Hlk183529708"/>
      <w:r w:rsidR="00A979EA" w:rsidRPr="00A979EA">
        <w:rPr>
          <w:rFonts w:ascii="Lato" w:eastAsiaTheme="minorHAnsi" w:hAnsi="Lato" w:cs="Arial"/>
          <w:bCs/>
          <w:iCs/>
          <w:color w:val="000000" w:themeColor="text1"/>
          <w:szCs w:val="20"/>
        </w:rPr>
        <w:t>C</w:t>
      </w:r>
      <w:r w:rsidR="00A979EA" w:rsidRPr="00A979EA">
        <w:rPr>
          <w:rFonts w:ascii="Lato" w:eastAsiaTheme="minorHAnsi" w:hAnsi="Lato" w:cs="Arial"/>
          <w:bCs/>
          <w:iCs/>
          <w:color w:val="000000" w:themeColor="text1"/>
          <w:szCs w:val="20"/>
          <w:vertAlign w:val="subscript"/>
        </w:rPr>
        <w:t>2</w:t>
      </w:r>
      <w:r w:rsidR="00A979EA" w:rsidRPr="00A979EA">
        <w:rPr>
          <w:rFonts w:ascii="Lato" w:eastAsiaTheme="minorHAnsi" w:hAnsi="Lato" w:cs="Arial"/>
          <w:bCs/>
          <w:iCs/>
          <w:color w:val="000000" w:themeColor="text1"/>
          <w:szCs w:val="20"/>
        </w:rPr>
        <w:t>H</w:t>
      </w:r>
      <w:r w:rsidR="00A979EA" w:rsidRPr="00A979EA">
        <w:rPr>
          <w:rFonts w:ascii="Lato" w:eastAsiaTheme="minorHAnsi" w:hAnsi="Lato" w:cs="Arial"/>
          <w:bCs/>
          <w:iCs/>
          <w:color w:val="000000" w:themeColor="text1"/>
          <w:szCs w:val="20"/>
          <w:vertAlign w:val="subscript"/>
        </w:rPr>
        <w:t>4</w:t>
      </w:r>
      <w:bookmarkEnd w:id="42"/>
      <w:r w:rsidRPr="00987014">
        <w:rPr>
          <w:rFonts w:ascii="Lato" w:eastAsiaTheme="minorHAnsi" w:hAnsi="Lato" w:cs="Arial"/>
          <w:iCs/>
          <w:color w:val="000000" w:themeColor="text1"/>
          <w:szCs w:val="20"/>
        </w:rPr>
        <w:noBreakHyphen/>
        <w:t xml:space="preserve">based production, primarily due to the higher environmental impact of conventional calcium carbide </w:t>
      </w:r>
      <w:r w:rsidR="00A979EA">
        <w:rPr>
          <w:rFonts w:ascii="Lato" w:eastAsiaTheme="minorHAnsi" w:hAnsi="Lato" w:cs="Arial"/>
          <w:iCs/>
          <w:color w:val="000000" w:themeColor="text1"/>
          <w:szCs w:val="20"/>
        </w:rPr>
        <w:t>(CaC</w:t>
      </w:r>
      <w:r w:rsidR="00A979EA" w:rsidRPr="00A979EA">
        <w:rPr>
          <w:rFonts w:ascii="Lato" w:eastAsiaTheme="minorHAnsi" w:hAnsi="Lato" w:cs="Arial"/>
          <w:iCs/>
          <w:color w:val="000000" w:themeColor="text1"/>
          <w:szCs w:val="20"/>
          <w:vertAlign w:val="subscript"/>
        </w:rPr>
        <w:t>2</w:t>
      </w:r>
      <w:r w:rsidR="00A979EA">
        <w:rPr>
          <w:rFonts w:ascii="Lato" w:eastAsiaTheme="minorHAnsi" w:hAnsi="Lato" w:cs="Arial"/>
          <w:iCs/>
          <w:color w:val="000000" w:themeColor="text1"/>
          <w:szCs w:val="20"/>
        </w:rPr>
        <w:t xml:space="preserve">) </w:t>
      </w:r>
      <w:r w:rsidR="00E67779">
        <w:rPr>
          <w:rFonts w:ascii="Lato" w:eastAsiaTheme="minorHAnsi" w:hAnsi="Lato" w:cs="Arial"/>
          <w:iCs/>
          <w:color w:val="000000" w:themeColor="text1"/>
          <w:szCs w:val="20"/>
        </w:rPr>
        <w:t>route.</w:t>
      </w:r>
      <w:r w:rsidRPr="00987014">
        <w:rPr>
          <w:rFonts w:ascii="Lato" w:eastAsiaTheme="minorHAnsi" w:hAnsi="Lato" w:cs="Arial"/>
          <w:iCs/>
          <w:color w:val="000000" w:themeColor="text1"/>
          <w:szCs w:val="20"/>
        </w:rPr>
        <w:t xml:space="preserve"> This perspective aims to promote the production of </w:t>
      </w:r>
      <w:r w:rsidR="00D019C2" w:rsidRPr="00D019C2">
        <w:rPr>
          <w:rFonts w:ascii="Lato" w:eastAsiaTheme="minorHAnsi" w:hAnsi="Lato" w:cs="Arial"/>
          <w:iCs/>
          <w:color w:val="000000" w:themeColor="text1"/>
          <w:szCs w:val="20"/>
        </w:rPr>
        <w:t>C</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H</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 xml:space="preserve"> </w:t>
      </w:r>
      <w:r w:rsidRPr="00987014">
        <w:rPr>
          <w:rFonts w:ascii="Lato" w:eastAsiaTheme="minorHAnsi" w:hAnsi="Lato" w:cs="Arial"/>
          <w:iCs/>
          <w:color w:val="000000" w:themeColor="text1"/>
          <w:szCs w:val="20"/>
        </w:rPr>
        <w:t xml:space="preserve">in countries outside China by showcasing how it can be produced in an </w:t>
      </w:r>
      <w:r w:rsidR="00F82E66" w:rsidRPr="00987014">
        <w:rPr>
          <w:rFonts w:ascii="Lato" w:eastAsiaTheme="minorHAnsi" w:hAnsi="Lato" w:cs="Arial"/>
          <w:iCs/>
          <w:color w:val="000000" w:themeColor="text1"/>
          <w:szCs w:val="20"/>
        </w:rPr>
        <w:t xml:space="preserve">economically and </w:t>
      </w:r>
      <w:r w:rsidRPr="00987014">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485AF9BC" w:rsidR="00BB0755" w:rsidRPr="00987014" w:rsidRDefault="000E1557" w:rsidP="00987014">
      <w:pPr>
        <w:rPr>
          <w:rFonts w:ascii="Lato" w:eastAsia="DengXian" w:hAnsi="Lato" w:cs="Arial"/>
          <w:b/>
          <w:iCs/>
          <w:color w:val="000000" w:themeColor="text1"/>
          <w:szCs w:val="20"/>
          <w:lang w:eastAsia="zh-CN"/>
        </w:rPr>
      </w:pPr>
      <w:r w:rsidRPr="00987014">
        <w:rPr>
          <w:rFonts w:ascii="Lato" w:eastAsia="DengXian" w:hAnsi="Lato" w:cs="Arial"/>
          <w:iCs/>
          <w:color w:val="000000" w:themeColor="text1"/>
          <w:szCs w:val="20"/>
          <w:lang w:eastAsia="zh-CN"/>
        </w:rPr>
        <w:t xml:space="preserve">We acknowledge the Reviewer’s concern regarding the availability of biochar and biomethane. </w:t>
      </w:r>
      <w:r w:rsidR="00E67779">
        <w:rPr>
          <w:rFonts w:ascii="Lato" w:eastAsia="DengXian" w:hAnsi="Lato" w:cs="Arial"/>
          <w:iCs/>
          <w:color w:val="000000" w:themeColor="text1"/>
          <w:szCs w:val="20"/>
          <w:lang w:eastAsia="zh-CN"/>
        </w:rPr>
        <w:t>T</w:t>
      </w:r>
      <w:r w:rsidR="00E67779" w:rsidRPr="00987014">
        <w:rPr>
          <w:rFonts w:ascii="Lato" w:eastAsia="DengXian" w:hAnsi="Lato" w:cs="Arial"/>
          <w:iCs/>
          <w:color w:val="000000" w:themeColor="text1"/>
          <w:szCs w:val="20"/>
          <w:lang w:eastAsia="zh-CN"/>
        </w:rPr>
        <w:t>he current availability of biochar (0.4</w:t>
      </w:r>
      <w:r w:rsidR="00E67779">
        <w:rPr>
          <w:rFonts w:ascii="Lato" w:eastAsia="DengXian" w:hAnsi="Lato" w:cs="Arial"/>
          <w:iCs/>
          <w:color w:val="000000" w:themeColor="text1"/>
          <w:szCs w:val="20"/>
          <w:lang w:eastAsia="zh-CN"/>
        </w:rPr>
        <w:t xml:space="preserve"> </w:t>
      </w:r>
      <w:r w:rsidR="00E67779" w:rsidRPr="00987014">
        <w:rPr>
          <w:rFonts w:ascii="Lato" w:eastAsia="DengXian" w:hAnsi="Lato" w:cs="Arial"/>
          <w:iCs/>
          <w:color w:val="000000" w:themeColor="text1"/>
          <w:szCs w:val="20"/>
          <w:lang w:eastAsia="zh-CN"/>
        </w:rPr>
        <w:t>Mt per year) and biomethane (0.03</w:t>
      </w:r>
      <w:r w:rsidR="00E67779">
        <w:rPr>
          <w:rFonts w:ascii="Lato" w:eastAsia="DengXian" w:hAnsi="Lato" w:cs="Arial"/>
          <w:iCs/>
          <w:color w:val="000000" w:themeColor="text1"/>
          <w:szCs w:val="20"/>
          <w:lang w:eastAsia="zh-CN"/>
        </w:rPr>
        <w:t xml:space="preserve"> </w:t>
      </w:r>
      <w:r w:rsidR="00E67779" w:rsidRPr="00987014">
        <w:rPr>
          <w:rFonts w:ascii="Lato" w:eastAsia="DengXian" w:hAnsi="Lato" w:cs="Arial"/>
          <w:iCs/>
          <w:color w:val="000000" w:themeColor="text1"/>
          <w:szCs w:val="20"/>
          <w:lang w:eastAsia="zh-CN"/>
        </w:rPr>
        <w:t xml:space="preserve">Gt per year) is insufficient to meet the global demand for </w:t>
      </w:r>
      <w:r w:rsidR="00E67779" w:rsidRPr="00D019C2">
        <w:rPr>
          <w:rFonts w:ascii="Lato" w:eastAsia="DengXian" w:hAnsi="Lato" w:cs="Arial"/>
          <w:iCs/>
          <w:color w:val="000000" w:themeColor="text1"/>
          <w:szCs w:val="20"/>
          <w:lang w:eastAsia="zh-CN"/>
        </w:rPr>
        <w:t>C</w:t>
      </w:r>
      <w:r w:rsidR="00E67779" w:rsidRPr="00D019C2">
        <w:rPr>
          <w:rFonts w:ascii="Lato" w:eastAsia="DengXian" w:hAnsi="Lato" w:cs="Arial"/>
          <w:iCs/>
          <w:color w:val="000000" w:themeColor="text1"/>
          <w:szCs w:val="20"/>
          <w:vertAlign w:val="subscript"/>
          <w:lang w:eastAsia="zh-CN"/>
        </w:rPr>
        <w:t>2</w:t>
      </w:r>
      <w:r w:rsidR="00E67779" w:rsidRPr="00D019C2">
        <w:rPr>
          <w:rFonts w:ascii="Lato" w:eastAsia="DengXian" w:hAnsi="Lato" w:cs="Arial"/>
          <w:iCs/>
          <w:color w:val="000000" w:themeColor="text1"/>
          <w:szCs w:val="20"/>
          <w:lang w:eastAsia="zh-CN"/>
        </w:rPr>
        <w:t>H</w:t>
      </w:r>
      <w:r w:rsidR="00E67779" w:rsidRPr="00D019C2">
        <w:rPr>
          <w:rFonts w:ascii="Lato" w:eastAsia="DengXian" w:hAnsi="Lato" w:cs="Arial"/>
          <w:iCs/>
          <w:color w:val="000000" w:themeColor="text1"/>
          <w:szCs w:val="20"/>
          <w:vertAlign w:val="subscript"/>
          <w:lang w:eastAsia="zh-CN"/>
        </w:rPr>
        <w:t>2</w:t>
      </w:r>
      <w:r w:rsidR="00E67779" w:rsidRPr="00987014">
        <w:rPr>
          <w:rFonts w:ascii="Lato" w:eastAsia="DengXian" w:hAnsi="Lato" w:cs="Arial"/>
          <w:iCs/>
          <w:color w:val="000000" w:themeColor="text1"/>
          <w:szCs w:val="20"/>
          <w:lang w:eastAsia="zh-CN"/>
        </w:rPr>
        <w:t xml:space="preserve">. </w:t>
      </w:r>
      <w:r w:rsidR="00BC143C" w:rsidRPr="00987014">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w:t>
      </w:r>
      <w:r w:rsidR="00BC143C">
        <w:rPr>
          <w:rFonts w:ascii="Lato" w:eastAsia="DengXian" w:hAnsi="Lato" w:cs="Arial"/>
          <w:iCs/>
          <w:color w:val="000000" w:themeColor="text1"/>
          <w:szCs w:val="20"/>
          <w:lang w:eastAsia="zh-CN"/>
        </w:rPr>
        <w:t xml:space="preserve">. </w:t>
      </w:r>
      <w:r w:rsidR="00BC143C">
        <w:rPr>
          <w:rFonts w:ascii="Lato" w:eastAsia="DengXian" w:hAnsi="Lato" w:cs="Arial"/>
          <w:iCs/>
          <w:color w:val="000000" w:themeColor="text1"/>
          <w:szCs w:val="20"/>
          <w:lang w:eastAsia="zh-CN"/>
        </w:rPr>
        <w:lastRenderedPageBreak/>
        <w:t>Specifically</w:t>
      </w:r>
      <w:r w:rsidRPr="00987014">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Gt </w:t>
      </w:r>
      <w:r w:rsidR="004457CA" w:rsidRPr="00987014">
        <w:rPr>
          <w:rFonts w:ascii="Lato" w:eastAsia="DengXian" w:hAnsi="Lato" w:cs="Arial"/>
          <w:iCs/>
          <w:color w:val="000000" w:themeColor="text1"/>
          <w:szCs w:val="20"/>
          <w:lang w:eastAsia="zh-CN"/>
        </w:rPr>
        <w:t>(</w:t>
      </w:r>
      <w:r w:rsidR="004457CA" w:rsidRPr="00987014">
        <w:rPr>
          <w:rFonts w:ascii="Lato" w:eastAsia="DengXian" w:hAnsi="Lato" w:cs="Arial"/>
          <w:i/>
          <w:iCs/>
          <w:szCs w:val="20"/>
        </w:rPr>
        <w:t>Environ. Chem. Lett.</w:t>
      </w:r>
      <w:r w:rsidR="004457CA" w:rsidRPr="00987014">
        <w:rPr>
          <w:rFonts w:ascii="Lato" w:eastAsia="DengXian" w:hAnsi="Lato" w:cs="Arial"/>
          <w:szCs w:val="20"/>
        </w:rPr>
        <w:t xml:space="preserve"> </w:t>
      </w:r>
      <w:r w:rsidR="009E46DF" w:rsidRPr="00987014">
        <w:rPr>
          <w:rFonts w:ascii="Lato" w:eastAsia="DengXian" w:hAnsi="Lato" w:cs="Arial"/>
          <w:szCs w:val="20"/>
        </w:rPr>
        <w:t>2021</w:t>
      </w:r>
      <w:r w:rsidR="009E46DF" w:rsidRPr="00987014">
        <w:rPr>
          <w:rFonts w:ascii="Lato" w:eastAsia="DengXian" w:hAnsi="Lato" w:cs="Arial"/>
          <w:bCs/>
          <w:szCs w:val="20"/>
        </w:rPr>
        <w:t xml:space="preserve">, </w:t>
      </w:r>
      <w:r w:rsidR="004457CA" w:rsidRPr="00987014">
        <w:rPr>
          <w:rFonts w:ascii="Lato" w:eastAsia="DengXian" w:hAnsi="Lato" w:cs="Arial"/>
          <w:bCs/>
          <w:szCs w:val="20"/>
        </w:rPr>
        <w:t>19</w:t>
      </w:r>
      <w:r w:rsidR="004457CA" w:rsidRPr="00987014">
        <w:rPr>
          <w:rFonts w:ascii="Lato" w:eastAsia="DengXian" w:hAnsi="Lato" w:cs="Arial"/>
          <w:szCs w:val="20"/>
        </w:rPr>
        <w:t>, 3023</w:t>
      </w:r>
      <w:r w:rsidR="004457CA" w:rsidRPr="00987014">
        <w:rPr>
          <w:rFonts w:ascii="Lato" w:eastAsia="DengXian" w:hAnsi="Lato" w:cs="Arial"/>
          <w:iCs/>
          <w:color w:val="000000" w:themeColor="text1"/>
          <w:szCs w:val="20"/>
          <w:lang w:eastAsia="zh-CN"/>
        </w:rPr>
        <w:t>)</w:t>
      </w:r>
      <w:r w:rsidRPr="00987014">
        <w:rPr>
          <w:rFonts w:ascii="Lato" w:eastAsia="DengXian" w:hAnsi="Lato" w:cs="Arial"/>
          <w:iCs/>
          <w:color w:val="000000" w:themeColor="text1"/>
          <w:szCs w:val="20"/>
          <w:lang w:eastAsia="zh-CN"/>
        </w:rPr>
        <w:t xml:space="preserve">. Considering that the </w:t>
      </w:r>
      <w:r w:rsidR="00A979EA" w:rsidRPr="00A979EA">
        <w:rPr>
          <w:rFonts w:ascii="Lato" w:eastAsia="DengXian" w:hAnsi="Lato" w:cs="Arial"/>
          <w:iCs/>
          <w:color w:val="000000" w:themeColor="text1"/>
          <w:szCs w:val="20"/>
          <w:lang w:eastAsia="zh-CN"/>
        </w:rPr>
        <w:t>CaC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process requires 2</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kg of biochar per kg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demand, estimated at about 11</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Mt </w:t>
      </w:r>
      <w:r w:rsidR="004634AE">
        <w:rPr>
          <w:rFonts w:ascii="Lato" w:eastAsia="DengXian" w:hAnsi="Lato" w:cs="Arial" w:hint="eastAsia"/>
          <w:iCs/>
          <w:color w:val="000000" w:themeColor="text1"/>
          <w:szCs w:val="20"/>
          <w:lang w:eastAsia="zh-CN"/>
        </w:rPr>
        <w:t xml:space="preserve">of production </w:t>
      </w:r>
      <w:r w:rsidRPr="00987014">
        <w:rPr>
          <w:rFonts w:ascii="Lato" w:eastAsia="DengXian" w:hAnsi="Lato" w:cs="Arial"/>
          <w:iCs/>
          <w:color w:val="000000" w:themeColor="text1"/>
          <w:szCs w:val="20"/>
          <w:lang w:eastAsia="zh-CN"/>
        </w:rPr>
        <w:t>per year.</w:t>
      </w:r>
      <w:r w:rsidR="00BB0755" w:rsidRPr="00987014">
        <w:rPr>
          <w:rFonts w:ascii="Lato" w:eastAsia="DengXian" w:hAnsi="Lato" w:cs="Arial"/>
          <w:iCs/>
          <w:color w:val="000000" w:themeColor="text1"/>
          <w:szCs w:val="20"/>
          <w:lang w:eastAsia="zh-CN"/>
        </w:rPr>
        <w:t xml:space="preserve"> Similarly, for biomethane</w:t>
      </w:r>
      <w:r w:rsidR="00BB0755" w:rsidRPr="00987014">
        <w:rPr>
          <w:rFonts w:ascii="Lato" w:eastAsia="DengXian" w:hAnsi="Lato" w:cs="Arial"/>
          <w:iCs/>
          <w:color w:val="000000" w:themeColor="text1"/>
          <w:szCs w:val="20"/>
          <w:lang w:eastAsia="zh-CN"/>
        </w:rPr>
        <w:noBreakHyphen/>
        <w:t xml:space="preserve">based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 xml:space="preserve">production pathways, specifically the partial </w:t>
      </w:r>
      <w:r w:rsidR="001E1B52">
        <w:rPr>
          <w:rFonts w:ascii="Lato" w:eastAsia="DengXian" w:hAnsi="Lato" w:cs="Arial" w:hint="eastAsia"/>
          <w:iCs/>
          <w:color w:val="000000" w:themeColor="text1"/>
          <w:szCs w:val="20"/>
          <w:lang w:eastAsia="zh-CN"/>
        </w:rPr>
        <w:t>combustion</w:t>
      </w:r>
      <w:r w:rsidR="00BB0755" w:rsidRPr="00987014">
        <w:rPr>
          <w:rFonts w:ascii="Lato" w:eastAsia="DengXian" w:hAnsi="Lato" w:cs="Arial"/>
          <w:iCs/>
          <w:color w:val="000000" w:themeColor="text1"/>
          <w:szCs w:val="20"/>
          <w:lang w:eastAsia="zh-CN"/>
        </w:rPr>
        <w:t xml:space="preserve"> route, approximately 2.8</w:t>
      </w:r>
      <w:r w:rsidR="00E67779">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kg of biomethane is required to produce 1</w:t>
      </w:r>
      <w:r w:rsidR="00E67779">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 xml:space="preserve">kg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BB0755" w:rsidRPr="00987014">
        <w:rPr>
          <w:rFonts w:ascii="Lato" w:eastAsia="DengXian" w:hAnsi="Lato" w:cs="Arial"/>
          <w:iCs/>
          <w:color w:val="000000" w:themeColor="text1"/>
          <w:szCs w:val="20"/>
          <w:lang w:eastAsia="zh-CN"/>
        </w:rPr>
        <w:t xml:space="preserve">. </w:t>
      </w:r>
      <w:r w:rsidR="00721191" w:rsidRPr="00987014">
        <w:rPr>
          <w:rFonts w:ascii="Lato" w:eastAsia="DengXian" w:hAnsi="Lato" w:cs="Arial"/>
          <w:iCs/>
          <w:color w:val="000000" w:themeColor="text1"/>
          <w:szCs w:val="20"/>
          <w:lang w:eastAsia="zh-CN"/>
        </w:rPr>
        <w:t>It</w:t>
      </w:r>
      <w:r w:rsidR="00BB0755" w:rsidRPr="00987014">
        <w:rPr>
          <w:rFonts w:ascii="Lato" w:eastAsia="DengXian" w:hAnsi="Lato" w:cs="Arial"/>
          <w:iCs/>
          <w:color w:val="000000" w:themeColor="text1"/>
          <w:szCs w:val="20"/>
          <w:lang w:eastAsia="zh-CN"/>
        </w:rPr>
        <w:t xml:space="preserve"> is projected that the biomethane potential </w:t>
      </w:r>
      <w:r w:rsidR="000E5C6F" w:rsidRPr="00987014">
        <w:rPr>
          <w:rFonts w:ascii="Lato" w:eastAsia="DengXian" w:hAnsi="Lato" w:cs="Arial"/>
          <w:iCs/>
          <w:color w:val="000000" w:themeColor="text1"/>
          <w:szCs w:val="20"/>
          <w:lang w:eastAsia="zh-CN"/>
        </w:rPr>
        <w:t>within the European Union (EU) will reach around 0.1</w:t>
      </w:r>
      <w:r w:rsidR="00E67779">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Gt by 2050 </w:t>
      </w:r>
      <w:r w:rsidR="0023567D" w:rsidRPr="00987014">
        <w:rPr>
          <w:rFonts w:ascii="Lato" w:eastAsia="DengXian" w:hAnsi="Lato" w:cs="Arial"/>
          <w:iCs/>
          <w:color w:val="000000" w:themeColor="text1"/>
          <w:szCs w:val="20"/>
          <w:lang w:eastAsia="zh-CN"/>
        </w:rPr>
        <w:t xml:space="preserve">(Biomethane production potentials in the EU, </w:t>
      </w:r>
      <w:r w:rsidR="0023567D" w:rsidRPr="00987014">
        <w:rPr>
          <w:rFonts w:ascii="Lato" w:eastAsia="DengXian" w:hAnsi="Lato" w:cs="Arial"/>
          <w:i/>
          <w:iCs/>
          <w:color w:val="000000" w:themeColor="text1"/>
          <w:szCs w:val="20"/>
          <w:lang w:eastAsia="zh-CN"/>
        </w:rPr>
        <w:t>European Biogas Association</w:t>
      </w:r>
      <w:r w:rsidR="0023567D" w:rsidRPr="00987014">
        <w:rPr>
          <w:rFonts w:ascii="Lato" w:eastAsia="DengXian" w:hAnsi="Lato" w:cs="Arial"/>
          <w:iCs/>
          <w:color w:val="000000" w:themeColor="text1"/>
          <w:szCs w:val="20"/>
          <w:lang w:eastAsia="zh-CN"/>
        </w:rPr>
        <w:t xml:space="preserve"> 2022)</w:t>
      </w:r>
      <w:r w:rsidR="000E5C6F" w:rsidRPr="00987014">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demand </w:t>
      </w:r>
      <w:r w:rsidR="007B51C1" w:rsidRPr="00987014">
        <w:rPr>
          <w:rFonts w:ascii="Lato" w:eastAsia="DengXian" w:hAnsi="Lato" w:cs="Arial"/>
          <w:iCs/>
          <w:color w:val="000000" w:themeColor="text1"/>
          <w:szCs w:val="20"/>
          <w:lang w:eastAsia="zh-CN"/>
        </w:rPr>
        <w:t>of</w:t>
      </w:r>
      <w:r w:rsidR="000E5C6F" w:rsidRPr="00987014">
        <w:rPr>
          <w:rFonts w:ascii="Lato" w:eastAsia="DengXian" w:hAnsi="Lato" w:cs="Arial"/>
          <w:iCs/>
          <w:color w:val="000000" w:themeColor="text1"/>
          <w:szCs w:val="20"/>
          <w:lang w:eastAsia="zh-CN"/>
        </w:rPr>
        <w:t xml:space="preserve"> 11</w:t>
      </w:r>
      <w:r w:rsidR="00E67779">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Mt.</w:t>
      </w:r>
      <w:r w:rsidR="001E1B52">
        <w:rPr>
          <w:rFonts w:ascii="Lato" w:eastAsia="DengXian" w:hAnsi="Lato" w:cs="Arial" w:hint="eastAsia"/>
          <w:iCs/>
          <w:color w:val="000000" w:themeColor="text1"/>
          <w:szCs w:val="20"/>
          <w:lang w:eastAsia="zh-CN"/>
        </w:rPr>
        <w:t xml:space="preserve"> This figure could be further reduced with the adoption of plasma technologies.</w:t>
      </w:r>
      <w:r w:rsidR="00BC143C">
        <w:rPr>
          <w:rFonts w:ascii="Lato" w:eastAsia="DengXian" w:hAnsi="Lato" w:cs="Arial"/>
          <w:iCs/>
          <w:color w:val="000000" w:themeColor="text1"/>
          <w:szCs w:val="20"/>
          <w:lang w:eastAsia="zh-CN"/>
        </w:rPr>
        <w:t xml:space="preserve"> </w:t>
      </w:r>
      <w:r w:rsidR="00721191" w:rsidRPr="00987014">
        <w:rPr>
          <w:rFonts w:ascii="Lato" w:eastAsia="DengXian" w:hAnsi="Lato" w:cs="Arial"/>
          <w:b/>
          <w:iCs/>
          <w:color w:val="000000" w:themeColor="text1"/>
          <w:szCs w:val="20"/>
          <w:lang w:eastAsia="zh-CN"/>
        </w:rPr>
        <w:t>We</w:t>
      </w:r>
      <w:r w:rsidR="000E5C6F" w:rsidRPr="00987014">
        <w:rPr>
          <w:rFonts w:ascii="Lato" w:eastAsia="DengXian" w:hAnsi="Lato" w:cs="Arial"/>
          <w:b/>
          <w:iCs/>
          <w:color w:val="000000" w:themeColor="text1"/>
          <w:szCs w:val="20"/>
          <w:lang w:eastAsia="zh-CN"/>
        </w:rPr>
        <w:t xml:space="preserve"> have </w:t>
      </w:r>
      <w:r w:rsidR="00721191" w:rsidRPr="00987014">
        <w:rPr>
          <w:rFonts w:ascii="Lato" w:eastAsia="DengXian" w:hAnsi="Lato" w:cs="Arial"/>
          <w:b/>
          <w:iCs/>
          <w:color w:val="000000" w:themeColor="text1"/>
          <w:szCs w:val="20"/>
          <w:lang w:eastAsia="zh-CN"/>
        </w:rPr>
        <w:t>emphasized th</w:t>
      </w:r>
      <w:r w:rsidR="00BC143C">
        <w:rPr>
          <w:rFonts w:ascii="Lato" w:eastAsia="DengXian" w:hAnsi="Lato" w:cs="Arial"/>
          <w:b/>
          <w:iCs/>
          <w:color w:val="000000" w:themeColor="text1"/>
          <w:szCs w:val="20"/>
          <w:lang w:eastAsia="zh-CN"/>
        </w:rPr>
        <w:t>ese</w:t>
      </w:r>
      <w:r w:rsidR="000E5C6F" w:rsidRPr="00987014">
        <w:rPr>
          <w:rFonts w:ascii="Lato" w:eastAsia="DengXian" w:hAnsi="Lato" w:cs="Arial"/>
          <w:b/>
          <w:iCs/>
          <w:color w:val="000000" w:themeColor="text1"/>
          <w:szCs w:val="20"/>
          <w:lang w:eastAsia="zh-CN"/>
        </w:rPr>
        <w:t xml:space="preserve"> </w:t>
      </w:r>
      <w:r w:rsidR="00721191" w:rsidRPr="00987014">
        <w:rPr>
          <w:rFonts w:ascii="Lato" w:eastAsia="DengXian" w:hAnsi="Lato" w:cs="Arial"/>
          <w:b/>
          <w:iCs/>
          <w:color w:val="000000" w:themeColor="text1"/>
          <w:szCs w:val="20"/>
          <w:lang w:eastAsia="zh-CN"/>
        </w:rPr>
        <w:t>aspect</w:t>
      </w:r>
      <w:r w:rsidR="00BC143C">
        <w:rPr>
          <w:rFonts w:ascii="Lato" w:eastAsia="DengXian" w:hAnsi="Lato" w:cs="Arial"/>
          <w:b/>
          <w:iCs/>
          <w:color w:val="000000" w:themeColor="text1"/>
          <w:szCs w:val="20"/>
          <w:lang w:eastAsia="zh-CN"/>
        </w:rPr>
        <w:t>s</w:t>
      </w:r>
      <w:r w:rsidR="00721191" w:rsidRPr="00987014">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in the main manuscript (page</w:t>
      </w:r>
      <w:r w:rsidR="00E67779">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xx, line</w:t>
      </w:r>
      <w:r w:rsidR="00E67779">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xx).</w:t>
      </w:r>
    </w:p>
    <w:p w14:paraId="4DDE9192" w14:textId="53EB75C7" w:rsidR="000E5C6F" w:rsidRPr="00987014" w:rsidRDefault="00910E2E"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As highlighted by the </w:t>
      </w:r>
      <w:r w:rsidR="00A00908" w:rsidRPr="00987014">
        <w:rPr>
          <w:rFonts w:ascii="Lato" w:eastAsia="DengXian" w:hAnsi="Lato" w:cs="Arial"/>
          <w:iCs/>
          <w:color w:val="000000" w:themeColor="text1"/>
          <w:szCs w:val="20"/>
          <w:lang w:eastAsia="zh-CN"/>
        </w:rPr>
        <w:t>R</w:t>
      </w:r>
      <w:r w:rsidRPr="00987014">
        <w:rPr>
          <w:rFonts w:ascii="Lato" w:eastAsia="DengXian" w:hAnsi="Lato" w:cs="Arial"/>
          <w:iCs/>
          <w:color w:val="000000" w:themeColor="text1"/>
          <w:szCs w:val="20"/>
          <w:lang w:eastAsia="zh-CN"/>
        </w:rPr>
        <w:t>eviewer</w:t>
      </w:r>
      <w:r w:rsidR="00BE3BF0" w:rsidRPr="00987014">
        <w:rPr>
          <w:rFonts w:ascii="Lato" w:eastAsia="DengXian" w:hAnsi="Lato" w:cs="Arial"/>
          <w:iCs/>
          <w:color w:val="000000" w:themeColor="text1"/>
          <w:szCs w:val="20"/>
          <w:lang w:eastAsia="zh-CN"/>
        </w:rPr>
        <w:t>, t</w:t>
      </w:r>
      <w:r w:rsidR="000E5C6F" w:rsidRPr="00987014">
        <w:rPr>
          <w:rFonts w:ascii="Lato" w:eastAsia="DengXian" w:hAnsi="Lato" w:cs="Arial"/>
          <w:iCs/>
          <w:color w:val="000000" w:themeColor="text1"/>
          <w:szCs w:val="20"/>
          <w:lang w:eastAsia="zh-CN"/>
        </w:rPr>
        <w:t>he prospects of using green or decarbonized electricity represent</w:t>
      </w:r>
      <w:r w:rsidR="00BE3BF0" w:rsidRPr="00987014">
        <w:rPr>
          <w:rFonts w:ascii="Lato" w:eastAsia="DengXian" w:hAnsi="Lato" w:cs="Arial"/>
          <w:iCs/>
          <w:color w:val="000000" w:themeColor="text1"/>
          <w:szCs w:val="20"/>
          <w:lang w:eastAsia="zh-CN"/>
        </w:rPr>
        <w:t>s</w:t>
      </w:r>
      <w:r w:rsidR="000E5C6F" w:rsidRPr="00987014">
        <w:rPr>
          <w:rFonts w:ascii="Lato" w:eastAsia="DengXian" w:hAnsi="Lato" w:cs="Arial"/>
          <w:iCs/>
          <w:color w:val="000000" w:themeColor="text1"/>
          <w:szCs w:val="20"/>
          <w:lang w:eastAsia="zh-CN"/>
        </w:rPr>
        <w:t xml:space="preserve"> one of the most promising technologies for enhancing the environmental sustainability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production under a decarbonized electricity grid in </w:t>
      </w:r>
      <w:r w:rsidR="000E5C6F" w:rsidRPr="00987014">
        <w:rPr>
          <w:rFonts w:ascii="Lato" w:eastAsia="DengXian" w:hAnsi="Lato" w:cs="Arial"/>
          <w:b/>
          <w:iCs/>
          <w:color w:val="000000" w:themeColor="text1"/>
          <w:szCs w:val="20"/>
          <w:lang w:eastAsia="zh-CN"/>
        </w:rPr>
        <w:t>Fig.</w:t>
      </w:r>
      <w:r w:rsidR="00E67779">
        <w:rPr>
          <w:rFonts w:ascii="Lato" w:eastAsia="DengXian" w:hAnsi="Lato" w:cs="Arial"/>
          <w:b/>
          <w:iCs/>
          <w:color w:val="000000" w:themeColor="text1"/>
          <w:szCs w:val="20"/>
          <w:lang w:eastAsia="zh-CN"/>
        </w:rPr>
        <w:t xml:space="preserve"> </w:t>
      </w:r>
      <w:r w:rsidR="00473C2B">
        <w:rPr>
          <w:rFonts w:ascii="Lato" w:eastAsia="DengXian" w:hAnsi="Lato" w:cs="Arial" w:hint="eastAsia"/>
          <w:b/>
          <w:iCs/>
          <w:color w:val="000000" w:themeColor="text1"/>
          <w:szCs w:val="20"/>
          <w:lang w:eastAsia="zh-CN"/>
        </w:rPr>
        <w:t>6</w:t>
      </w:r>
      <w:r w:rsidR="000E5C6F" w:rsidRPr="00987014">
        <w:rPr>
          <w:rFonts w:ascii="Lato" w:eastAsia="DengXian" w:hAnsi="Lato" w:cs="Arial"/>
          <w:iCs/>
          <w:color w:val="000000" w:themeColor="text1"/>
          <w:szCs w:val="20"/>
          <w:lang w:eastAsia="zh-CN"/>
        </w:rPr>
        <w:t xml:space="preserve"> of the main manuscript</w:t>
      </w:r>
      <w:r w:rsidR="00AB4D1B" w:rsidRPr="00987014">
        <w:rPr>
          <w:rFonts w:ascii="Lato" w:eastAsia="DengXian" w:hAnsi="Lato" w:cs="Arial"/>
          <w:iCs/>
          <w:color w:val="000000" w:themeColor="text1"/>
          <w:szCs w:val="20"/>
          <w:lang w:eastAsia="zh-CN"/>
        </w:rPr>
        <w:t xml:space="preserve"> (purple scatter)</w:t>
      </w:r>
      <w:r w:rsidR="000E5C6F" w:rsidRPr="00987014">
        <w:rPr>
          <w:rFonts w:ascii="Lato" w:eastAsia="DengXian" w:hAnsi="Lato" w:cs="Arial"/>
          <w:iCs/>
          <w:color w:val="000000" w:themeColor="text1"/>
          <w:szCs w:val="20"/>
          <w:lang w:eastAsia="zh-CN"/>
        </w:rPr>
        <w:t>.</w:t>
      </w:r>
      <w:r w:rsidR="0083188E" w:rsidRPr="00987014">
        <w:rPr>
          <w:rFonts w:ascii="Lato" w:eastAsia="DengXian" w:hAnsi="Lato" w:cs="Arial"/>
          <w:iCs/>
          <w:color w:val="000000" w:themeColor="text1"/>
          <w:szCs w:val="20"/>
          <w:lang w:eastAsia="zh-CN"/>
        </w:rPr>
        <w:t xml:space="preserve"> </w:t>
      </w:r>
      <w:r w:rsidR="00AB4D1B" w:rsidRPr="00987014">
        <w:rPr>
          <w:rFonts w:ascii="Lato" w:eastAsia="DengXian" w:hAnsi="Lato" w:cs="Arial"/>
          <w:iCs/>
          <w:color w:val="000000" w:themeColor="text1"/>
          <w:szCs w:val="20"/>
          <w:lang w:eastAsia="zh-CN"/>
        </w:rPr>
        <w:t>It is important to note that these results reflect an optimistic scenario, assuming that the 1.5</w:t>
      </w:r>
      <w:r w:rsidR="004634AE">
        <w:rPr>
          <w:rFonts w:ascii="Lato" w:eastAsia="DengXian" w:hAnsi="Lato" w:cs="Arial" w:hint="eastAsia"/>
          <w:iCs/>
          <w:color w:val="000000" w:themeColor="text1"/>
          <w:szCs w:val="20"/>
          <w:lang w:eastAsia="zh-CN"/>
        </w:rPr>
        <w:t xml:space="preserve"> </w:t>
      </w:r>
      <w:r w:rsidR="00AB4D1B" w:rsidRPr="00987014">
        <w:rPr>
          <w:rFonts w:ascii="Lato" w:eastAsiaTheme="minorEastAsia" w:hAnsi="Lato" w:cs="Arial"/>
          <w:szCs w:val="20"/>
          <w:lang w:eastAsia="zh-CN"/>
        </w:rPr>
        <w:t>°</w:t>
      </w:r>
      <w:r w:rsidR="00AB4D1B" w:rsidRPr="00987014">
        <w:rPr>
          <w:rFonts w:ascii="Lato" w:eastAsia="DengXian" w:hAnsi="Lato" w:cs="Arial"/>
          <w:iCs/>
          <w:color w:val="000000" w:themeColor="text1"/>
          <w:szCs w:val="20"/>
          <w:lang w:eastAsia="zh-CN"/>
        </w:rPr>
        <w:t>C temperature target is achieved by 2050. However, these results are based on a global average to provide a general overview; regional electricity grids will vary significantly depending on the specific scenario and location.</w:t>
      </w:r>
    </w:p>
    <w:p w14:paraId="3E6B998E" w14:textId="207F1E95" w:rsidR="00BD5D2F"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2.4.</w:t>
      </w:r>
      <w:r w:rsidR="001A06D7">
        <w:rPr>
          <w:rFonts w:ascii="Lato" w:eastAsia="DengXian" w:hAnsi="Lato" w:cs="Arial" w:hint="eastAsia"/>
          <w:iCs/>
          <w:color w:val="0000FF"/>
          <w:szCs w:val="20"/>
          <w:lang w:eastAsia="zh-CN"/>
        </w:rPr>
        <w:t xml:space="preserve"> </w:t>
      </w:r>
      <w:r w:rsidR="002D6B9F" w:rsidRPr="00987014">
        <w:rPr>
          <w:rFonts w:ascii="Lato" w:eastAsiaTheme="minorHAnsi" w:hAnsi="Lato" w:cs="Arial"/>
          <w:iCs/>
          <w:color w:val="0000FF"/>
          <w:szCs w:val="20"/>
        </w:rPr>
        <w:t>The authors mentioned the major applications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to synthesize VCM or 1, 4-butanediol. First,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-VCM-PVC is indeed an important value chain, for instance, in China. However, this product chain can be totally substituted by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4</w:t>
      </w:r>
      <w:r w:rsidR="002D6B9F" w:rsidRPr="00987014">
        <w:rPr>
          <w:rFonts w:ascii="Lato" w:eastAsiaTheme="minorHAnsi" w:hAnsi="Lato" w:cs="Arial"/>
          <w:iCs/>
          <w:color w:val="0000FF"/>
          <w:szCs w:val="20"/>
        </w:rPr>
        <w:t>-PVC route. One of the reasons for China to have to produce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4</w:t>
      </w:r>
      <w:r w:rsidR="002D6B9F" w:rsidRPr="00987014">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65747C0F" w:rsidR="00281CBC" w:rsidRPr="00987014" w:rsidRDefault="00281CBC"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We agree that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noBreakHyphen/>
        <w:t>VCM</w:t>
      </w:r>
      <w:r w:rsidRPr="00987014">
        <w:rPr>
          <w:rFonts w:ascii="Lato" w:eastAsia="DengXian" w:hAnsi="Lato" w:cs="Arial"/>
          <w:color w:val="000000" w:themeColor="text1"/>
          <w:szCs w:val="20"/>
          <w:lang w:eastAsia="zh-CN"/>
        </w:rPr>
        <w:noBreakHyphen/>
        <w:t xml:space="preserve">PVC route has largely been replaced by the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noBreakHyphen/>
        <w:t>VCM</w:t>
      </w:r>
      <w:r w:rsidRPr="00987014">
        <w:rPr>
          <w:rFonts w:ascii="Lato" w:eastAsia="DengXian" w:hAnsi="Lato" w:cs="Arial"/>
          <w:color w:val="000000" w:themeColor="text1"/>
          <w:szCs w:val="20"/>
          <w:lang w:eastAsia="zh-CN"/>
        </w:rPr>
        <w:noBreakHyphen/>
        <w:t xml:space="preserve">PVC route outside of China, such as in Europe and the United States. However, it is important to recognize that this shift was primarily driven by the long-term availability of inexpensive petroleum, which facilitates the production of low-cost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t xml:space="preserve">. As the </w:t>
      </w:r>
      <w:r w:rsidR="003E53ED" w:rsidRPr="00987014">
        <w:rPr>
          <w:rFonts w:ascii="Lato" w:eastAsia="DengXian" w:hAnsi="Lato" w:cs="Arial"/>
          <w:color w:val="000000" w:themeColor="text1"/>
          <w:szCs w:val="20"/>
          <w:lang w:eastAsia="zh-CN"/>
        </w:rPr>
        <w:t>R</w:t>
      </w:r>
      <w:r w:rsidRPr="00987014">
        <w:rPr>
          <w:rFonts w:ascii="Lato" w:eastAsia="DengXian" w:hAnsi="Lato" w:cs="Arial"/>
          <w:color w:val="000000" w:themeColor="text1"/>
          <w:szCs w:val="20"/>
          <w:lang w:eastAsia="zh-CN"/>
        </w:rPr>
        <w:t xml:space="preserve">eviewer noted, in regions with limited </w:t>
      </w:r>
      <w:r w:rsidR="006410FA">
        <w:rPr>
          <w:rFonts w:ascii="Lato" w:eastAsia="DengXian" w:hAnsi="Lato" w:cs="Arial" w:hint="eastAsia"/>
          <w:color w:val="000000" w:themeColor="text1"/>
          <w:szCs w:val="20"/>
          <w:lang w:eastAsia="zh-CN"/>
        </w:rPr>
        <w:t xml:space="preserve">or expensive </w:t>
      </w:r>
      <w:r w:rsidRPr="00987014">
        <w:rPr>
          <w:rFonts w:ascii="Lato" w:eastAsia="DengXian" w:hAnsi="Lato" w:cs="Arial"/>
          <w:color w:val="000000" w:themeColor="text1"/>
          <w:szCs w:val="20"/>
          <w:lang w:eastAsia="zh-CN"/>
        </w:rPr>
        <w:t xml:space="preserve">petroleum resources, such as China,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route remains economically more viable, regardless of environmental considerations. Although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route has been largely phased out outside of China,</w:t>
      </w:r>
      <w:r w:rsidR="00B10D6C">
        <w:rPr>
          <w:rFonts w:ascii="Lato" w:eastAsia="DengXian" w:hAnsi="Lato" w:cs="Arial" w:hint="eastAsia"/>
          <w:color w:val="000000" w:themeColor="text1"/>
          <w:szCs w:val="20"/>
          <w:lang w:eastAsia="zh-CN"/>
        </w:rPr>
        <w:t xml:space="preserve"> we believe that</w:t>
      </w:r>
      <w:r w:rsidRPr="00987014">
        <w:rPr>
          <w:rFonts w:ascii="Lato" w:eastAsia="DengXian" w:hAnsi="Lato" w:cs="Arial"/>
          <w:color w:val="000000" w:themeColor="text1"/>
          <w:szCs w:val="20"/>
          <w:lang w:eastAsia="zh-CN"/>
        </w:rPr>
        <w:t xml:space="preserve"> it cannot be ruled out as a potential option in the future, particularly with the advent of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production technologies.</w:t>
      </w:r>
    </w:p>
    <w:p w14:paraId="0BCB3529" w14:textId="20FAA179" w:rsidR="00281CBC" w:rsidRPr="00987014" w:rsidRDefault="00281CBC"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1,4</w:t>
      </w:r>
      <w:r w:rsidRPr="00987014">
        <w:rPr>
          <w:rFonts w:ascii="Lato" w:eastAsia="DengXian" w:hAnsi="Lato" w:cs="Arial"/>
          <w:color w:val="000000" w:themeColor="text1"/>
          <w:szCs w:val="20"/>
          <w:lang w:eastAsia="zh-CN"/>
        </w:rPr>
        <w:noBreakHyphen/>
        <w:t xml:space="preserve">Butanediol (BDO) was initially commercialized using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as the feedstock through classical Reppe chemistry. Over time, several complex, multi</w:t>
      </w:r>
      <w:r w:rsidRPr="00987014">
        <w:rPr>
          <w:rFonts w:ascii="Lato" w:eastAsia="DengXian" w:hAnsi="Lato" w:cs="Arial"/>
          <w:color w:val="000000" w:themeColor="text1"/>
          <w:szCs w:val="20"/>
          <w:lang w:eastAsia="zh-CN"/>
        </w:rPr>
        <w:noBreakHyphen/>
        <w:t xml:space="preserve">step alternative routes emerged, partially replacing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 xml:space="preserve">-based process in regions with limited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availability. These alternatives use intermediates such as maleic anhydride or 1,4</w:t>
      </w:r>
      <w:r w:rsidRPr="00987014">
        <w:rPr>
          <w:rFonts w:ascii="Lato" w:eastAsia="DengXian" w:hAnsi="Lato" w:cs="Arial"/>
          <w:color w:val="000000" w:themeColor="text1"/>
          <w:szCs w:val="20"/>
          <w:lang w:eastAsia="zh-CN"/>
        </w:rPr>
        <w:noBreakHyphen/>
        <w:t>diacetoxy</w:t>
      </w:r>
      <w:r w:rsidRPr="00987014">
        <w:rPr>
          <w:rFonts w:ascii="Lato" w:eastAsia="DengXian" w:hAnsi="Lato" w:cs="Arial"/>
          <w:color w:val="000000" w:themeColor="text1"/>
          <w:szCs w:val="20"/>
          <w:lang w:eastAsia="zh-CN"/>
        </w:rPr>
        <w:noBreakHyphen/>
        <w:t>2</w:t>
      </w:r>
      <w:r w:rsidRPr="00987014">
        <w:rPr>
          <w:rFonts w:ascii="Lato" w:eastAsia="DengXian" w:hAnsi="Lato" w:cs="Arial"/>
          <w:color w:val="000000" w:themeColor="text1"/>
          <w:szCs w:val="20"/>
          <w:lang w:eastAsia="zh-CN"/>
        </w:rPr>
        <w:noBreakHyphen/>
        <w:t>butene.</w:t>
      </w:r>
      <w:r w:rsidRPr="00987014">
        <w:rPr>
          <w:rFonts w:ascii="Lato" w:eastAsia="Times New Roman" w:hAnsi="Lato" w:cs="Times New Roman"/>
          <w:szCs w:val="20"/>
          <w:lang w:eastAsia="zh-CN"/>
        </w:rPr>
        <w:t xml:space="preserve"> </w:t>
      </w:r>
      <w:r w:rsidRPr="00987014">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987014">
        <w:rPr>
          <w:rFonts w:ascii="Lato" w:eastAsia="DengXian" w:hAnsi="Lato" w:cs="Arial"/>
          <w:i/>
          <w:iCs/>
          <w:color w:val="000000" w:themeColor="text1"/>
          <w:szCs w:val="20"/>
          <w:lang w:eastAsia="zh-CN"/>
        </w:rPr>
        <w:t>ChemCatChem</w:t>
      </w:r>
      <w:r w:rsidRPr="00987014">
        <w:rPr>
          <w:rFonts w:ascii="Lato" w:eastAsia="DengXian" w:hAnsi="Lato" w:cs="Arial"/>
          <w:color w:val="000000" w:themeColor="text1"/>
          <w:szCs w:val="20"/>
          <w:lang w:eastAsia="zh-CN"/>
        </w:rPr>
        <w:t xml:space="preserve"> 2020, 12, 2859; </w:t>
      </w:r>
      <w:r w:rsidRPr="00987014">
        <w:rPr>
          <w:rFonts w:ascii="Lato" w:hAnsi="Lato" w:cs="Arial"/>
          <w:i/>
          <w:iCs/>
          <w:szCs w:val="20"/>
        </w:rPr>
        <w:t>J. Adv. Manuf. Process.</w:t>
      </w:r>
      <w:r w:rsidRPr="00987014">
        <w:rPr>
          <w:rFonts w:ascii="Lato" w:hAnsi="Lato" w:cs="Arial"/>
          <w:szCs w:val="20"/>
        </w:rPr>
        <w:t xml:space="preserve"> </w:t>
      </w:r>
      <w:r w:rsidRPr="00987014">
        <w:rPr>
          <w:rFonts w:ascii="Lato" w:eastAsia="DengXian" w:hAnsi="Lato" w:cs="Arial"/>
          <w:color w:val="000000" w:themeColor="text1"/>
          <w:szCs w:val="20"/>
          <w:lang w:eastAsia="zh-CN"/>
        </w:rPr>
        <w:t>2020, 2,</w:t>
      </w:r>
      <w:r w:rsidRPr="00987014">
        <w:rPr>
          <w:rFonts w:ascii="Lato" w:hAnsi="Lato" w:cs="Arial"/>
          <w:szCs w:val="20"/>
          <w:lang w:eastAsia="zh-CN"/>
        </w:rPr>
        <w:t xml:space="preserve"> </w:t>
      </w:r>
      <w:r w:rsidRPr="00987014">
        <w:rPr>
          <w:rFonts w:ascii="Lato" w:hAnsi="Lato" w:cs="Arial"/>
          <w:szCs w:val="20"/>
        </w:rPr>
        <w:t>e10054</w:t>
      </w:r>
      <w:r w:rsidRPr="00987014">
        <w:rPr>
          <w:rFonts w:ascii="Lato" w:eastAsia="DengXian" w:hAnsi="Lato" w:cs="Arial"/>
          <w:color w:val="000000" w:themeColor="text1"/>
          <w:szCs w:val="20"/>
          <w:lang w:eastAsia="zh-CN"/>
        </w:rPr>
        <w:t>).</w:t>
      </w:r>
      <w:r w:rsidRPr="00987014">
        <w:rPr>
          <w:rFonts w:ascii="Lato" w:eastAsia="Times New Roman" w:hAnsi="Lato" w:cs="Times New Roman"/>
          <w:szCs w:val="20"/>
          <w:lang w:eastAsia="zh-CN"/>
        </w:rPr>
        <w:t xml:space="preserve"> </w:t>
      </w:r>
      <w:r w:rsidRPr="00987014">
        <w:rPr>
          <w:rFonts w:ascii="Lato" w:eastAsia="DengXian" w:hAnsi="Lato" w:cs="Arial"/>
          <w:color w:val="000000" w:themeColor="text1"/>
          <w:szCs w:val="20"/>
          <w:lang w:eastAsia="zh-CN"/>
        </w:rPr>
        <w:t xml:space="preserve">The success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 xml:space="preserve">-based BDO production in China, though contributing to overcapacity, </w:t>
      </w:r>
      <w:r w:rsidR="00A83FB1">
        <w:rPr>
          <w:rFonts w:ascii="Lato" w:eastAsia="DengXian" w:hAnsi="Lato" w:cs="Arial"/>
          <w:color w:val="000000" w:themeColor="text1"/>
          <w:szCs w:val="20"/>
          <w:lang w:eastAsia="zh-CN"/>
        </w:rPr>
        <w:t xml:space="preserve">indeed </w:t>
      </w:r>
      <w:r w:rsidRPr="00987014">
        <w:rPr>
          <w:rFonts w:ascii="Lato" w:eastAsia="DengXian" w:hAnsi="Lato" w:cs="Arial"/>
          <w:color w:val="000000" w:themeColor="text1"/>
          <w:szCs w:val="20"/>
          <w:lang w:eastAsia="zh-CN"/>
        </w:rPr>
        <w:t xml:space="preserve">underscores the unique role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and its irreplaceability in certain chemical processes. </w:t>
      </w:r>
      <w:r w:rsidRPr="00987014">
        <w:rPr>
          <w:rFonts w:ascii="Lato" w:eastAsia="DengXian" w:hAnsi="Lato" w:cs="Arial"/>
          <w:b/>
          <w:bCs/>
          <w:color w:val="000000" w:themeColor="text1"/>
          <w:szCs w:val="20"/>
          <w:lang w:eastAsia="zh-CN"/>
        </w:rPr>
        <w:t xml:space="preserve">We have </w:t>
      </w:r>
      <w:r w:rsidR="00510193">
        <w:rPr>
          <w:rFonts w:ascii="Lato" w:eastAsia="DengXian" w:hAnsi="Lato" w:cs="Arial" w:hint="eastAsia"/>
          <w:b/>
          <w:bCs/>
          <w:color w:val="000000" w:themeColor="text1"/>
          <w:szCs w:val="20"/>
          <w:lang w:eastAsia="zh-CN"/>
        </w:rPr>
        <w:t>included</w:t>
      </w:r>
      <w:r w:rsidRPr="00987014">
        <w:rPr>
          <w:rFonts w:ascii="Lato" w:eastAsia="DengXian" w:hAnsi="Lato" w:cs="Arial"/>
          <w:b/>
          <w:bCs/>
          <w:color w:val="000000" w:themeColor="text1"/>
          <w:szCs w:val="20"/>
          <w:lang w:eastAsia="zh-CN"/>
        </w:rPr>
        <w:t xml:space="preserve"> </w:t>
      </w:r>
      <w:r w:rsidR="007314DC" w:rsidRPr="00987014">
        <w:rPr>
          <w:rFonts w:ascii="Lato" w:eastAsia="DengXian" w:hAnsi="Lato" w:cs="Arial"/>
          <w:b/>
          <w:bCs/>
          <w:color w:val="000000" w:themeColor="text1"/>
          <w:szCs w:val="20"/>
          <w:lang w:eastAsia="zh-CN"/>
        </w:rPr>
        <w:t xml:space="preserve">the </w:t>
      </w:r>
      <w:r w:rsidRPr="00987014">
        <w:rPr>
          <w:rFonts w:ascii="Lato" w:eastAsia="DengXian" w:hAnsi="Lato" w:cs="Arial"/>
          <w:b/>
          <w:bCs/>
          <w:color w:val="000000" w:themeColor="text1"/>
          <w:szCs w:val="20"/>
          <w:lang w:eastAsia="zh-CN"/>
        </w:rPr>
        <w:t>reasons behind BDO overcapacity in Section</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 xml:space="preserve">2.1 to highlight the significance of </w:t>
      </w:r>
      <w:r w:rsidR="00A979EA" w:rsidRPr="00A979EA">
        <w:rPr>
          <w:rFonts w:ascii="Lato" w:eastAsia="DengXian" w:hAnsi="Lato" w:cs="Arial"/>
          <w:b/>
          <w:bCs/>
          <w:iCs/>
          <w:color w:val="000000" w:themeColor="text1"/>
          <w:szCs w:val="20"/>
          <w:lang w:eastAsia="zh-CN"/>
        </w:rPr>
        <w:t>C</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H</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 xml:space="preserve"> </w:t>
      </w:r>
      <w:r w:rsidRPr="00987014">
        <w:rPr>
          <w:rFonts w:ascii="Lato" w:eastAsia="DengXian" w:hAnsi="Lato" w:cs="Arial"/>
          <w:b/>
          <w:bCs/>
          <w:color w:val="000000" w:themeColor="text1"/>
          <w:szCs w:val="20"/>
          <w:lang w:eastAsia="zh-CN"/>
        </w:rPr>
        <w:t>(page</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xx, line</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xx).</w:t>
      </w:r>
    </w:p>
    <w:p w14:paraId="0AA40323" w14:textId="18741CE4"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lastRenderedPageBreak/>
        <w:t>2.5.</w:t>
      </w:r>
      <w:r w:rsidR="00510193">
        <w:rPr>
          <w:rFonts w:ascii="Lato" w:eastAsia="DengXian" w:hAnsi="Lato" w:cs="Arial" w:hint="eastAsia"/>
          <w:iCs/>
          <w:color w:val="0000FF"/>
          <w:szCs w:val="20"/>
          <w:lang w:eastAsia="zh-CN"/>
        </w:rPr>
        <w:t xml:space="preserve"> </w:t>
      </w:r>
      <w:r w:rsidR="002D6B9F" w:rsidRPr="00987014">
        <w:rPr>
          <w:rFonts w:ascii="Lato" w:eastAsiaTheme="minorHAnsi" w:hAnsi="Lato" w:cs="Arial"/>
          <w:iCs/>
          <w:color w:val="0000FF"/>
          <w:szCs w:val="20"/>
        </w:rPr>
        <w:t>Regarding the environmental and economic assessment of acetylene synthesis routes, fossil</w:t>
      </w:r>
      <w:r w:rsidR="00E7724F" w:rsidRPr="00987014">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57F4AB10" w:rsidR="00CF68D3" w:rsidRPr="00987014" w:rsidRDefault="004B275C"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We acknowledge the concern regarding the availability of biochar and biomethane. As noted in </w:t>
      </w:r>
      <w:r w:rsidR="00524A9A">
        <w:rPr>
          <w:rFonts w:ascii="Lato" w:eastAsia="DengXian" w:hAnsi="Lato" w:cs="Arial" w:hint="eastAsia"/>
          <w:iCs/>
          <w:color w:val="000000" w:themeColor="text1"/>
          <w:szCs w:val="20"/>
          <w:lang w:eastAsia="zh-CN"/>
        </w:rPr>
        <w:t xml:space="preserve">the response to </w:t>
      </w:r>
      <w:r w:rsidRPr="00987014">
        <w:rPr>
          <w:rFonts w:ascii="Lato" w:eastAsia="DengXian" w:hAnsi="Lato" w:cs="Arial"/>
          <w:iCs/>
          <w:color w:val="000000" w:themeColor="text1"/>
          <w:szCs w:val="20"/>
          <w:lang w:eastAsia="zh-CN"/>
        </w:rPr>
        <w:t>comment</w:t>
      </w:r>
      <w:r w:rsidR="00A83FB1">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2.3, by 2050, their projected availability–4% and 26% </w:t>
      </w:r>
      <w:r w:rsidR="00473C2B">
        <w:rPr>
          <w:rFonts w:ascii="Lato" w:eastAsia="DengXian" w:hAnsi="Lato" w:cs="Arial" w:hint="eastAsia"/>
          <w:iCs/>
          <w:color w:val="000000" w:themeColor="text1"/>
          <w:szCs w:val="20"/>
          <w:lang w:eastAsia="zh-CN"/>
        </w:rPr>
        <w:t xml:space="preserve">(or less) </w:t>
      </w:r>
      <w:r w:rsidRPr="00987014">
        <w:rPr>
          <w:rFonts w:ascii="Lato" w:eastAsia="DengXian" w:hAnsi="Lato" w:cs="Arial"/>
          <w:iCs/>
          <w:color w:val="000000" w:themeColor="text1"/>
          <w:szCs w:val="20"/>
          <w:lang w:eastAsia="zh-CN"/>
        </w:rPr>
        <w:t>of their potential, respectively</w:t>
      </w:r>
      <w:r w:rsidR="00DD2E7E" w:rsidRPr="00987014">
        <w:rPr>
          <w:rFonts w:ascii="Lato" w:eastAsia="DengXian" w:hAnsi="Lato" w:cs="Arial"/>
          <w:iCs/>
          <w:color w:val="000000" w:themeColor="text1"/>
          <w:szCs w:val="20"/>
          <w:lang w:eastAsia="zh-CN"/>
        </w:rPr>
        <w:t xml:space="preserve">–will be sufficient to meet current global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DD2E7E" w:rsidRPr="00987014">
        <w:rPr>
          <w:rFonts w:ascii="Lato" w:eastAsia="DengXian" w:hAnsi="Lato" w:cs="Arial"/>
          <w:iCs/>
          <w:color w:val="000000" w:themeColor="text1"/>
          <w:szCs w:val="20"/>
          <w:lang w:eastAsia="zh-CN"/>
        </w:rPr>
        <w:t xml:space="preserve">demands, despite present limitations. </w:t>
      </w:r>
      <w:r w:rsidR="00DD2E7E" w:rsidRPr="00987014">
        <w:rPr>
          <w:rFonts w:ascii="Lato" w:eastAsia="DengXian" w:hAnsi="Lato" w:cs="Arial"/>
          <w:b/>
          <w:iCs/>
          <w:color w:val="000000" w:themeColor="text1"/>
          <w:szCs w:val="20"/>
          <w:lang w:eastAsia="zh-CN"/>
        </w:rPr>
        <w:t>The discussion in the main manuscript has been expanded to highlight this point (page</w:t>
      </w:r>
      <w:r w:rsidR="00A83FB1">
        <w:rPr>
          <w:rFonts w:ascii="Lato" w:eastAsia="DengXian" w:hAnsi="Lato" w:cs="Arial"/>
          <w:b/>
          <w:iCs/>
          <w:color w:val="000000" w:themeColor="text1"/>
          <w:szCs w:val="20"/>
          <w:lang w:eastAsia="zh-CN"/>
        </w:rPr>
        <w:t xml:space="preserve"> </w:t>
      </w:r>
      <w:r w:rsidR="00DD2E7E" w:rsidRPr="00987014">
        <w:rPr>
          <w:rFonts w:ascii="Lato" w:eastAsia="DengXian" w:hAnsi="Lato" w:cs="Arial"/>
          <w:b/>
          <w:iCs/>
          <w:color w:val="000000" w:themeColor="text1"/>
          <w:szCs w:val="20"/>
          <w:lang w:eastAsia="zh-CN"/>
        </w:rPr>
        <w:t>xx, line</w:t>
      </w:r>
      <w:r w:rsidR="00A83FB1">
        <w:rPr>
          <w:rFonts w:ascii="Lato" w:eastAsia="DengXian" w:hAnsi="Lato" w:cs="Arial"/>
          <w:b/>
          <w:iCs/>
          <w:color w:val="000000" w:themeColor="text1"/>
          <w:szCs w:val="20"/>
          <w:lang w:eastAsia="zh-CN"/>
        </w:rPr>
        <w:t xml:space="preserve"> </w:t>
      </w:r>
      <w:r w:rsidR="00DD2E7E" w:rsidRPr="00987014">
        <w:rPr>
          <w:rFonts w:ascii="Lato" w:eastAsia="DengXian" w:hAnsi="Lato" w:cs="Arial"/>
          <w:b/>
          <w:iCs/>
          <w:color w:val="000000" w:themeColor="text1"/>
          <w:szCs w:val="20"/>
          <w:lang w:eastAsia="zh-CN"/>
        </w:rPr>
        <w:t>xx).</w:t>
      </w:r>
    </w:p>
    <w:p w14:paraId="7C33FA74" w14:textId="418F69D6" w:rsidR="00A065DB" w:rsidRPr="00A065DB" w:rsidRDefault="00A065DB" w:rsidP="00A065DB">
      <w:pPr>
        <w:rPr>
          <w:rFonts w:ascii="Lato" w:eastAsia="DengXian" w:hAnsi="Lato" w:cs="Arial"/>
          <w:iCs/>
          <w:color w:val="000000" w:themeColor="text1"/>
          <w:szCs w:val="20"/>
          <w:lang w:val="en-GB" w:eastAsia="zh-CN"/>
        </w:rPr>
      </w:pPr>
      <w:r w:rsidRPr="00A065DB">
        <w:rPr>
          <w:rFonts w:ascii="Lato" w:eastAsia="DengXian" w:hAnsi="Lato" w:cs="Arial"/>
          <w:iCs/>
          <w:color w:val="000000" w:themeColor="text1"/>
          <w:szCs w:val="20"/>
          <w:lang w:val="en-GB" w:eastAsia="zh-CN"/>
        </w:rPr>
        <w:t>We would like to emphasize that the system boundary for this analysis has been defined exclusively as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production process. It is assumed that the CaC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production facilities are integrated with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plant; therefore, CaC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is treated as an input to the economic and environmental assessment, with its associated climate change impacts and costs accounted for accordingly. The downstream utilization of acetylene is not considered in this study. However, a representative case for VCM production is presented, where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and HCl are assumed to be inputs to a VCM production plant integrated with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and HCl production facilities. </w:t>
      </w:r>
      <w:r w:rsidRPr="009C0959">
        <w:rPr>
          <w:rFonts w:ascii="Lato" w:eastAsia="DengXian" w:hAnsi="Lato" w:cs="Arial"/>
          <w:b/>
          <w:iCs/>
          <w:color w:val="000000" w:themeColor="text1"/>
          <w:szCs w:val="20"/>
          <w:lang w:val="en-GB" w:eastAsia="zh-CN"/>
        </w:rPr>
        <w:t>Section</w:t>
      </w:r>
      <w:r w:rsidR="00A83FB1">
        <w:rPr>
          <w:rFonts w:ascii="Lato" w:eastAsia="DengXian" w:hAnsi="Lato" w:cs="Arial"/>
          <w:b/>
          <w:iCs/>
          <w:color w:val="000000" w:themeColor="text1"/>
          <w:szCs w:val="20"/>
          <w:lang w:val="en-GB" w:eastAsia="zh-CN"/>
        </w:rPr>
        <w:t xml:space="preserve"> </w:t>
      </w:r>
      <w:r w:rsidRPr="009C0959">
        <w:rPr>
          <w:rFonts w:ascii="Lato" w:eastAsia="DengXian" w:hAnsi="Lato" w:cs="Arial"/>
          <w:b/>
          <w:iCs/>
          <w:color w:val="000000" w:themeColor="text1"/>
          <w:szCs w:val="20"/>
          <w:lang w:val="en-GB" w:eastAsia="zh-CN"/>
        </w:rPr>
        <w:t>Sxx of the Supplementary Information has been updated to reflect these details.</w:t>
      </w:r>
    </w:p>
    <w:p w14:paraId="39AE5ABD" w14:textId="1932E354" w:rsidR="00EE064B" w:rsidRPr="00987014" w:rsidRDefault="009167E9"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In the context of using renewable electricity for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as highlighted in</w:t>
      </w:r>
      <w:r w:rsidR="00524A9A">
        <w:rPr>
          <w:rFonts w:ascii="Lato" w:eastAsia="DengXian" w:hAnsi="Lato" w:cs="Arial" w:hint="eastAsia"/>
          <w:iCs/>
          <w:color w:val="000000" w:themeColor="text1"/>
          <w:szCs w:val="20"/>
          <w:lang w:eastAsia="zh-CN"/>
        </w:rPr>
        <w:t xml:space="preserve"> the response to</w:t>
      </w:r>
      <w:r w:rsidRPr="00987014">
        <w:rPr>
          <w:rFonts w:ascii="Lato" w:eastAsia="DengXian" w:hAnsi="Lato" w:cs="Arial"/>
          <w:iCs/>
          <w:color w:val="000000" w:themeColor="text1"/>
          <w:szCs w:val="20"/>
          <w:lang w:eastAsia="zh-CN"/>
        </w:rPr>
        <w:t xml:space="preserve"> comment</w:t>
      </w:r>
      <w:r w:rsidR="00A83FB1">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2.3, our analysis includes a climate change impact assessment based on the assumption of a decarbonized (green) electricity mix in 2050, as shown in </w:t>
      </w:r>
      <w:r w:rsidRPr="00987014">
        <w:rPr>
          <w:rFonts w:ascii="Lato" w:eastAsia="DengXian" w:hAnsi="Lato" w:cs="Arial"/>
          <w:b/>
          <w:iCs/>
          <w:color w:val="000000" w:themeColor="text1"/>
          <w:szCs w:val="20"/>
          <w:lang w:eastAsia="zh-CN"/>
        </w:rPr>
        <w:t>Fig.</w:t>
      </w:r>
      <w:r w:rsidR="00A83FB1">
        <w:rPr>
          <w:rFonts w:ascii="Lato" w:eastAsia="DengXian" w:hAnsi="Lato" w:cs="Arial"/>
          <w:b/>
          <w:iCs/>
          <w:color w:val="000000" w:themeColor="text1"/>
          <w:szCs w:val="20"/>
          <w:lang w:eastAsia="zh-CN"/>
        </w:rPr>
        <w:t xml:space="preserve"> </w:t>
      </w:r>
      <w:r w:rsidR="00473C2B">
        <w:rPr>
          <w:rFonts w:ascii="Lato" w:eastAsia="DengXian" w:hAnsi="Lato" w:cs="Arial" w:hint="eastAsia"/>
          <w:b/>
          <w:iCs/>
          <w:color w:val="000000" w:themeColor="text1"/>
          <w:szCs w:val="20"/>
          <w:lang w:eastAsia="zh-CN"/>
        </w:rPr>
        <w:t>6</w:t>
      </w:r>
      <w:r w:rsidRPr="00987014">
        <w:rPr>
          <w:rFonts w:ascii="Lato" w:eastAsia="DengXian" w:hAnsi="Lato" w:cs="Arial"/>
          <w:iCs/>
          <w:color w:val="000000" w:themeColor="text1"/>
          <w:szCs w:val="20"/>
          <w:lang w:eastAsia="zh-CN"/>
        </w:rPr>
        <w:t xml:space="preserve">. However, recognizing that no single solution fits all scenarios, we broaden our focus beyond green electricity for sustainable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to consider renewable feedstocks.</w:t>
      </w:r>
    </w:p>
    <w:p w14:paraId="666250C1" w14:textId="1FFB26EA"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2.6.</w:t>
      </w:r>
      <w:r w:rsidR="00E76898">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58E64BD8" w:rsidR="00013347" w:rsidRPr="00987014" w:rsidRDefault="00594C37" w:rsidP="00987014">
      <w:pPr>
        <w:rPr>
          <w:rFonts w:ascii="Lato" w:eastAsia="Cambria" w:hAnsi="Lato" w:cs="Arial"/>
          <w:iCs/>
          <w:color w:val="000000" w:themeColor="text1"/>
          <w:szCs w:val="20"/>
        </w:rPr>
      </w:pPr>
      <w:r w:rsidRPr="00987014">
        <w:rPr>
          <w:rFonts w:ascii="Lato" w:eastAsia="Cambria" w:hAnsi="Lato" w:cs="Arial"/>
          <w:b/>
          <w:bCs/>
          <w:color w:val="000000" w:themeColor="text1"/>
          <w:szCs w:val="20"/>
        </w:rPr>
        <w:t>We have standardized the key technical terms into four categories: partial combustion, thermal plasma, non</w:t>
      </w:r>
      <w:r w:rsidRPr="00987014">
        <w:rPr>
          <w:rFonts w:ascii="Lato" w:eastAsia="Cambria" w:hAnsi="Lato" w:cs="Arial"/>
          <w:b/>
          <w:bCs/>
          <w:color w:val="000000" w:themeColor="text1"/>
          <w:szCs w:val="20"/>
        </w:rPr>
        <w:noBreakHyphen/>
        <w:t>thermal plasma (including cold and warm plasma), and thermal pyrolysis.</w:t>
      </w:r>
    </w:p>
    <w:p w14:paraId="655E6D70" w14:textId="0750069D"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2.7.</w:t>
      </w:r>
      <w:r w:rsidR="0006063C">
        <w:rPr>
          <w:rFonts w:ascii="Lato" w:eastAsiaTheme="minorHAnsi" w:hAnsi="Lato" w:cs="Arial"/>
          <w:iCs/>
          <w:color w:val="0000FF"/>
          <w:szCs w:val="20"/>
        </w:rPr>
        <w:t xml:space="preserve"> </w:t>
      </w:r>
      <w:r w:rsidR="003D22DA" w:rsidRPr="00987014">
        <w:rPr>
          <w:rFonts w:ascii="Lato" w:eastAsiaTheme="minorHAnsi" w:hAnsi="Lato" w:cs="Arial"/>
          <w:iCs/>
          <w:color w:val="0000FF"/>
          <w:szCs w:val="20"/>
        </w:rPr>
        <w:t>Figure 1 gives some historical information. However, why does not anticipate the near future, e.g., extend the timeline to 2050?</w:t>
      </w:r>
    </w:p>
    <w:p w14:paraId="4585F57A" w14:textId="78FFF0DD" w:rsidR="00D46AA4" w:rsidRPr="00987014" w:rsidRDefault="00D46AA4"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Predicting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 2050 is challenging due to numerous variables, including advancements in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technologies, the development of competing renewable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t xml:space="preserve"> production pathways, the availability of renewable carbon feedstocks, and differing environmental policies across countries. Additionally, the Introduction and </w:t>
      </w:r>
      <w:r w:rsidRPr="00987014">
        <w:rPr>
          <w:rFonts w:ascii="Lato" w:eastAsia="DengXian" w:hAnsi="Lato" w:cs="Arial"/>
          <w:b/>
          <w:color w:val="000000" w:themeColor="text1"/>
          <w:szCs w:val="20"/>
          <w:lang w:eastAsia="zh-CN"/>
        </w:rPr>
        <w:t>Fig</w:t>
      </w:r>
      <w:r w:rsidR="00A166FD" w:rsidRPr="00987014">
        <w:rPr>
          <w:rFonts w:ascii="Lato" w:eastAsia="DengXian" w:hAnsi="Lato" w:cs="Arial"/>
          <w:b/>
          <w:color w:val="000000" w:themeColor="text1"/>
          <w:szCs w:val="20"/>
          <w:lang w:eastAsia="zh-CN"/>
        </w:rPr>
        <w:t>.</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1</w:t>
      </w:r>
      <w:r w:rsidRPr="00987014">
        <w:rPr>
          <w:rFonts w:ascii="Lato" w:eastAsia="DengXian" w:hAnsi="Lato" w:cs="Arial"/>
          <w:color w:val="000000" w:themeColor="text1"/>
          <w:szCs w:val="20"/>
          <w:lang w:eastAsia="zh-CN"/>
        </w:rPr>
        <w:t xml:space="preserve"> primarily focus on historical </w:t>
      </w:r>
      <w:r w:rsidR="00A166FD" w:rsidRPr="00987014">
        <w:rPr>
          <w:rFonts w:ascii="Lato" w:eastAsia="DengXian" w:hAnsi="Lato" w:cs="Arial"/>
          <w:color w:val="000000" w:themeColor="text1"/>
          <w:szCs w:val="20"/>
          <w:lang w:eastAsia="zh-CN"/>
        </w:rPr>
        <w:t>data</w:t>
      </w:r>
      <w:r w:rsidRPr="00987014">
        <w:rPr>
          <w:rFonts w:ascii="Lato" w:eastAsia="DengXian" w:hAnsi="Lato" w:cs="Arial"/>
          <w:color w:val="000000" w:themeColor="text1"/>
          <w:szCs w:val="20"/>
          <w:lang w:eastAsia="zh-CN"/>
        </w:rPr>
        <w:t xml:space="preserve"> and outline the potential direction for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w:t>
      </w:r>
      <w:r w:rsidR="00A455C9" w:rsidRPr="00987014">
        <w:rPr>
          <w:rFonts w:ascii="Lato" w:eastAsia="DengXian" w:hAnsi="Lato" w:cs="Arial"/>
          <w:color w:val="000000" w:themeColor="text1"/>
          <w:szCs w:val="20"/>
          <w:lang w:eastAsia="zh-CN"/>
        </w:rPr>
        <w:t xml:space="preserve">Therefore, it would be </w:t>
      </w:r>
      <w:r w:rsidR="00A455C9">
        <w:rPr>
          <w:rFonts w:ascii="Lato" w:eastAsia="DengXian" w:hAnsi="Lato" w:cs="Arial" w:hint="eastAsia"/>
          <w:color w:val="000000" w:themeColor="text1"/>
          <w:szCs w:val="20"/>
          <w:lang w:eastAsia="zh-CN"/>
        </w:rPr>
        <w:t>in</w:t>
      </w:r>
      <w:r w:rsidR="00A455C9" w:rsidRPr="00987014">
        <w:rPr>
          <w:rFonts w:ascii="Lato" w:eastAsia="DengXian" w:hAnsi="Lato" w:cs="Arial"/>
          <w:color w:val="000000" w:themeColor="text1"/>
          <w:szCs w:val="20"/>
          <w:lang w:eastAsia="zh-CN"/>
        </w:rPr>
        <w:t xml:space="preserve">appropriate to include a prediction for </w:t>
      </w:r>
      <w:r w:rsidR="00A455C9" w:rsidRPr="00A979EA">
        <w:rPr>
          <w:rFonts w:ascii="Lato" w:eastAsia="DengXian" w:hAnsi="Lato" w:cs="Arial"/>
          <w:iCs/>
          <w:color w:val="000000" w:themeColor="text1"/>
          <w:szCs w:val="20"/>
          <w:lang w:eastAsia="zh-CN"/>
        </w:rPr>
        <w:t>C</w:t>
      </w:r>
      <w:r w:rsidR="00A455C9" w:rsidRPr="00A979EA">
        <w:rPr>
          <w:rFonts w:ascii="Lato" w:eastAsia="DengXian" w:hAnsi="Lato" w:cs="Arial"/>
          <w:iCs/>
          <w:color w:val="000000" w:themeColor="text1"/>
          <w:szCs w:val="20"/>
          <w:vertAlign w:val="subscript"/>
          <w:lang w:eastAsia="zh-CN"/>
        </w:rPr>
        <w:t>2</w:t>
      </w:r>
      <w:r w:rsidR="00A455C9" w:rsidRPr="00A979EA">
        <w:rPr>
          <w:rFonts w:ascii="Lato" w:eastAsia="DengXian" w:hAnsi="Lato" w:cs="Arial"/>
          <w:iCs/>
          <w:color w:val="000000" w:themeColor="text1"/>
          <w:szCs w:val="20"/>
          <w:lang w:eastAsia="zh-CN"/>
        </w:rPr>
        <w:t>H</w:t>
      </w:r>
      <w:r w:rsidR="00A455C9" w:rsidRPr="00A979EA">
        <w:rPr>
          <w:rFonts w:ascii="Lato" w:eastAsia="DengXian" w:hAnsi="Lato" w:cs="Arial"/>
          <w:iCs/>
          <w:color w:val="000000" w:themeColor="text1"/>
          <w:szCs w:val="20"/>
          <w:vertAlign w:val="subscript"/>
          <w:lang w:eastAsia="zh-CN"/>
        </w:rPr>
        <w:t>2</w:t>
      </w:r>
      <w:r w:rsidR="00A455C9" w:rsidRPr="00A979EA">
        <w:rPr>
          <w:rFonts w:ascii="Lato" w:eastAsia="DengXian" w:hAnsi="Lato" w:cs="Arial"/>
          <w:iCs/>
          <w:color w:val="000000" w:themeColor="text1"/>
          <w:szCs w:val="20"/>
          <w:lang w:eastAsia="zh-CN"/>
        </w:rPr>
        <w:t xml:space="preserve"> </w:t>
      </w:r>
      <w:r w:rsidR="00A455C9" w:rsidRPr="00987014">
        <w:rPr>
          <w:rFonts w:ascii="Lato" w:eastAsia="DengXian" w:hAnsi="Lato" w:cs="Arial"/>
          <w:color w:val="000000" w:themeColor="text1"/>
          <w:szCs w:val="20"/>
          <w:lang w:eastAsia="zh-CN"/>
        </w:rPr>
        <w:t xml:space="preserve">production in 2050 in </w:t>
      </w:r>
      <w:r w:rsidR="00A455C9" w:rsidRPr="00987014">
        <w:rPr>
          <w:rFonts w:ascii="Lato" w:eastAsia="DengXian" w:hAnsi="Lato" w:cs="Arial"/>
          <w:b/>
          <w:color w:val="000000" w:themeColor="text1"/>
          <w:szCs w:val="20"/>
          <w:lang w:eastAsia="zh-CN"/>
        </w:rPr>
        <w:t>Fig.</w:t>
      </w:r>
      <w:r w:rsidR="00A455C9">
        <w:rPr>
          <w:rFonts w:ascii="Lato" w:eastAsia="DengXian" w:hAnsi="Lato" w:cs="Arial"/>
          <w:b/>
          <w:color w:val="000000" w:themeColor="text1"/>
          <w:szCs w:val="20"/>
          <w:lang w:eastAsia="zh-CN"/>
        </w:rPr>
        <w:t xml:space="preserve"> </w:t>
      </w:r>
      <w:r w:rsidR="00A455C9" w:rsidRPr="00987014">
        <w:rPr>
          <w:rFonts w:ascii="Lato" w:eastAsia="DengXian" w:hAnsi="Lato" w:cs="Arial"/>
          <w:b/>
          <w:color w:val="000000" w:themeColor="text1"/>
          <w:szCs w:val="20"/>
          <w:lang w:eastAsia="zh-CN"/>
        </w:rPr>
        <w:t>1</w:t>
      </w:r>
      <w:r w:rsidR="00A455C9" w:rsidRPr="00987014">
        <w:rPr>
          <w:rFonts w:ascii="Lato" w:eastAsia="DengXian" w:hAnsi="Lato" w:cs="Arial"/>
          <w:color w:val="000000" w:themeColor="text1"/>
          <w:szCs w:val="20"/>
          <w:lang w:eastAsia="zh-CN"/>
        </w:rPr>
        <w:t xml:space="preserve">. </w:t>
      </w:r>
      <w:r w:rsidRPr="00987014">
        <w:rPr>
          <w:rFonts w:ascii="Lato" w:eastAsia="DengXian" w:hAnsi="Lato" w:cs="Arial"/>
          <w:color w:val="000000" w:themeColor="text1"/>
          <w:szCs w:val="20"/>
          <w:lang w:eastAsia="zh-CN"/>
        </w:rPr>
        <w:t xml:space="preserve">Instead, </w:t>
      </w:r>
      <w:r w:rsidRPr="00987014">
        <w:rPr>
          <w:rFonts w:ascii="Lato" w:eastAsia="DengXian" w:hAnsi="Lato" w:cs="Arial"/>
          <w:b/>
          <w:bCs/>
          <w:color w:val="000000" w:themeColor="text1"/>
          <w:szCs w:val="20"/>
          <w:lang w:eastAsia="zh-CN"/>
        </w:rPr>
        <w:t xml:space="preserve">we have incorporated </w:t>
      </w:r>
      <w:r w:rsidR="00A166FD" w:rsidRPr="00987014">
        <w:rPr>
          <w:rFonts w:ascii="Lato" w:eastAsia="DengXian" w:hAnsi="Lato" w:cs="Arial"/>
          <w:b/>
          <w:bCs/>
          <w:color w:val="000000" w:themeColor="text1"/>
          <w:szCs w:val="20"/>
          <w:lang w:eastAsia="zh-CN"/>
        </w:rPr>
        <w:t xml:space="preserve">a discussion on </w:t>
      </w:r>
      <w:r w:rsidRPr="00987014">
        <w:rPr>
          <w:rFonts w:ascii="Lato" w:eastAsia="DengXian" w:hAnsi="Lato" w:cs="Arial"/>
          <w:b/>
          <w:bCs/>
          <w:color w:val="000000" w:themeColor="text1"/>
          <w:szCs w:val="20"/>
          <w:lang w:eastAsia="zh-CN"/>
        </w:rPr>
        <w:t xml:space="preserve">the anticipated availability of renewable carbon feedstocks for green </w:t>
      </w:r>
      <w:r w:rsidR="00A979EA" w:rsidRPr="00A979EA">
        <w:rPr>
          <w:rFonts w:ascii="Lato" w:eastAsia="DengXian" w:hAnsi="Lato" w:cs="Arial"/>
          <w:b/>
          <w:bCs/>
          <w:iCs/>
          <w:color w:val="000000" w:themeColor="text1"/>
          <w:szCs w:val="20"/>
          <w:lang w:eastAsia="zh-CN"/>
        </w:rPr>
        <w:t>C</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H</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 xml:space="preserve"> </w:t>
      </w:r>
      <w:r w:rsidRPr="00987014">
        <w:rPr>
          <w:rFonts w:ascii="Lato" w:eastAsia="DengXian" w:hAnsi="Lato" w:cs="Arial"/>
          <w:b/>
          <w:bCs/>
          <w:color w:val="000000" w:themeColor="text1"/>
          <w:szCs w:val="20"/>
          <w:lang w:eastAsia="zh-CN"/>
        </w:rPr>
        <w:t>production by 2050, such as biochar and biomethane, in Section</w:t>
      </w:r>
      <w:r w:rsidR="0006063C">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4</w:t>
      </w:r>
      <w:r w:rsidR="00A166FD" w:rsidRPr="00987014">
        <w:rPr>
          <w:rFonts w:ascii="Lato" w:eastAsia="DengXian" w:hAnsi="Lato" w:cs="Arial"/>
          <w:b/>
          <w:b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(page</w:t>
      </w:r>
      <w:r w:rsidR="0006063C">
        <w:rPr>
          <w:rFonts w:ascii="Lato" w:eastAsia="DengXian" w:hAnsi="Lato" w:cs="Arial"/>
          <w:b/>
          <w:i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xx, line</w:t>
      </w:r>
      <w:r w:rsidR="0006063C">
        <w:rPr>
          <w:rFonts w:ascii="Lato" w:eastAsia="DengXian" w:hAnsi="Lato" w:cs="Arial"/>
          <w:b/>
          <w:i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xx)</w:t>
      </w:r>
      <w:r w:rsidRPr="00987014">
        <w:rPr>
          <w:rFonts w:ascii="Lato" w:eastAsia="DengXian" w:hAnsi="Lato" w:cs="Arial"/>
          <w:b/>
          <w:bCs/>
          <w:color w:val="000000" w:themeColor="text1"/>
          <w:szCs w:val="20"/>
          <w:lang w:eastAsia="zh-CN"/>
        </w:rPr>
        <w:t>.</w:t>
      </w:r>
    </w:p>
    <w:p w14:paraId="524C2716" w14:textId="13DC4FA5"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2.8.</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2 provides the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chemistry for near future?</w:t>
      </w:r>
    </w:p>
    <w:p w14:paraId="38AF545A" w14:textId="2DEEC449" w:rsidR="00306AC8" w:rsidRPr="00987014" w:rsidRDefault="00306AC8"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lastRenderedPageBreak/>
        <w:t xml:space="preserve">The abandoned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development. Retaining these routes in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while emphasizing current technologies </w:t>
      </w:r>
      <w:r w:rsidR="003F5D85" w:rsidRPr="00987014">
        <w:rPr>
          <w:rFonts w:ascii="Lato" w:eastAsia="DengXian" w:hAnsi="Lato" w:cs="Arial"/>
          <w:color w:val="000000" w:themeColor="text1"/>
          <w:szCs w:val="20"/>
          <w:lang w:eastAsia="zh-CN"/>
        </w:rPr>
        <w:t xml:space="preserve">is therefore beneficial. In response to the </w:t>
      </w:r>
      <w:r w:rsidR="003E53ED" w:rsidRPr="00987014">
        <w:rPr>
          <w:rFonts w:ascii="Lato" w:eastAsia="DengXian" w:hAnsi="Lato" w:cs="Arial"/>
          <w:color w:val="000000" w:themeColor="text1"/>
          <w:szCs w:val="20"/>
          <w:lang w:eastAsia="zh-CN"/>
        </w:rPr>
        <w:t>R</w:t>
      </w:r>
      <w:r w:rsidR="003F5D85" w:rsidRPr="00987014">
        <w:rPr>
          <w:rFonts w:ascii="Lato" w:eastAsia="DengXian" w:hAnsi="Lato" w:cs="Arial"/>
          <w:color w:val="000000" w:themeColor="text1"/>
          <w:szCs w:val="20"/>
          <w:lang w:eastAsia="zh-CN"/>
        </w:rPr>
        <w:t xml:space="preserve">eviewer’s concern, </w:t>
      </w:r>
      <w:r w:rsidRPr="00987014">
        <w:rPr>
          <w:rFonts w:ascii="Lato" w:eastAsia="DengXian" w:hAnsi="Lato" w:cs="Arial"/>
          <w:b/>
          <w:bCs/>
          <w:color w:val="000000" w:themeColor="text1"/>
          <w:szCs w:val="20"/>
          <w:lang w:eastAsia="zh-CN"/>
        </w:rPr>
        <w:t>we have shortened the discussion of these historical and discontinued routes in Section</w:t>
      </w:r>
      <w:r w:rsidR="0006063C">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2.1</w:t>
      </w:r>
      <w:r w:rsidRPr="00987014">
        <w:rPr>
          <w:rFonts w:ascii="Lato" w:eastAsia="DengXian" w:hAnsi="Lato" w:cs="Arial"/>
          <w:color w:val="000000" w:themeColor="text1"/>
          <w:szCs w:val="20"/>
          <w:lang w:eastAsia="zh-CN"/>
        </w:rPr>
        <w:t xml:space="preserve">.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w:t>
      </w:r>
      <w:r w:rsidR="003F5D85" w:rsidRPr="00987014">
        <w:rPr>
          <w:rFonts w:ascii="Lato" w:eastAsia="DengXian" w:hAnsi="Lato" w:cs="Arial"/>
          <w:color w:val="000000" w:themeColor="text1"/>
          <w:szCs w:val="20"/>
          <w:lang w:eastAsia="zh-CN"/>
        </w:rPr>
        <w:t xml:space="preserve">now </w:t>
      </w:r>
      <w:r w:rsidRPr="00987014">
        <w:rPr>
          <w:rFonts w:ascii="Lato" w:eastAsia="DengXian" w:hAnsi="Lato" w:cs="Arial"/>
          <w:color w:val="000000" w:themeColor="text1"/>
          <w:szCs w:val="20"/>
          <w:lang w:eastAsia="zh-CN"/>
        </w:rPr>
        <w:t xml:space="preserve">serves as a comprehensive </w:t>
      </w:r>
      <w:r w:rsidR="0006063C">
        <w:rPr>
          <w:rFonts w:ascii="Lato" w:eastAsia="DengXian" w:hAnsi="Lato" w:cs="Arial"/>
          <w:color w:val="000000" w:themeColor="text1"/>
          <w:szCs w:val="20"/>
          <w:lang w:eastAsia="zh-CN"/>
        </w:rPr>
        <w:t>analysis</w:t>
      </w:r>
      <w:r w:rsidRPr="00987014">
        <w:rPr>
          <w:rFonts w:ascii="Lato" w:eastAsia="DengXian" w:hAnsi="Lato" w:cs="Arial"/>
          <w:color w:val="000000" w:themeColor="text1"/>
          <w:szCs w:val="20"/>
          <w:lang w:eastAsia="zh-CN"/>
        </w:rPr>
        <w:t xml:space="preserve"> of both past and present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applications, with the associated </w:t>
      </w:r>
      <w:r w:rsidR="003F5D85" w:rsidRPr="00987014">
        <w:rPr>
          <w:rFonts w:ascii="Lato" w:eastAsia="DengXian" w:hAnsi="Lato" w:cs="Arial"/>
          <w:color w:val="000000" w:themeColor="text1"/>
          <w:szCs w:val="20"/>
          <w:lang w:eastAsia="zh-CN"/>
        </w:rPr>
        <w:t>challenges</w:t>
      </w:r>
      <w:r w:rsidRPr="00987014">
        <w:rPr>
          <w:rFonts w:ascii="Lato" w:eastAsia="DengXian" w:hAnsi="Lato" w:cs="Arial"/>
          <w:color w:val="000000" w:themeColor="text1"/>
          <w:szCs w:val="20"/>
          <w:lang w:eastAsia="zh-CN"/>
        </w:rPr>
        <w:t xml:space="preserve"> for each technology discussed in </w:t>
      </w:r>
      <w:r w:rsidRPr="00987014">
        <w:rPr>
          <w:rFonts w:ascii="Lato" w:eastAsia="DengXian" w:hAnsi="Lato" w:cs="Arial"/>
          <w:b/>
          <w:color w:val="000000" w:themeColor="text1"/>
          <w:szCs w:val="20"/>
          <w:lang w:eastAsia="zh-CN"/>
        </w:rPr>
        <w:t>Section</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These challenges </w:t>
      </w:r>
      <w:r w:rsidR="003F5D85" w:rsidRPr="00987014">
        <w:rPr>
          <w:rFonts w:ascii="Lato" w:eastAsia="DengXian" w:hAnsi="Lato" w:cs="Arial"/>
          <w:color w:val="000000" w:themeColor="text1"/>
          <w:szCs w:val="20"/>
          <w:lang w:eastAsia="zh-CN"/>
        </w:rPr>
        <w:t>highlight</w:t>
      </w:r>
      <w:r w:rsidRPr="00987014">
        <w:rPr>
          <w:rFonts w:ascii="Lato" w:eastAsia="DengXian" w:hAnsi="Lato" w:cs="Arial"/>
          <w:color w:val="000000" w:themeColor="text1"/>
          <w:szCs w:val="20"/>
          <w:lang w:eastAsia="zh-CN"/>
        </w:rPr>
        <w:t xml:space="preserve"> the need for exploring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 the future, such as using biomethane or biochar as feedstocks, which we </w:t>
      </w:r>
      <w:r w:rsidR="003F5D85" w:rsidRPr="00987014">
        <w:rPr>
          <w:rFonts w:ascii="Lato" w:eastAsia="DengXian" w:hAnsi="Lato" w:cs="Arial"/>
          <w:color w:val="000000" w:themeColor="text1"/>
          <w:szCs w:val="20"/>
          <w:lang w:eastAsia="zh-CN"/>
        </w:rPr>
        <w:t>address</w:t>
      </w:r>
      <w:r w:rsidRPr="00987014">
        <w:rPr>
          <w:rFonts w:ascii="Lato" w:eastAsia="DengXian" w:hAnsi="Lato" w:cs="Arial"/>
          <w:color w:val="000000" w:themeColor="text1"/>
          <w:szCs w:val="20"/>
          <w:lang w:eastAsia="zh-CN"/>
        </w:rPr>
        <w:t xml:space="preserve"> thoroughly in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5</w:t>
      </w:r>
      <w:r w:rsidRPr="00987014">
        <w:rPr>
          <w:rFonts w:ascii="Lato" w:eastAsia="DengXian" w:hAnsi="Lato" w:cs="Arial"/>
          <w:color w:val="000000" w:themeColor="text1"/>
          <w:szCs w:val="20"/>
          <w:lang w:eastAsia="zh-CN"/>
        </w:rPr>
        <w:t xml:space="preserve"> and </w:t>
      </w:r>
      <w:r w:rsidR="003F5D85" w:rsidRPr="00987014">
        <w:rPr>
          <w:rFonts w:ascii="Lato" w:eastAsia="DengXian" w:hAnsi="Lato" w:cs="Arial"/>
          <w:color w:val="000000" w:themeColor="text1"/>
          <w:szCs w:val="20"/>
          <w:lang w:eastAsia="zh-CN"/>
        </w:rPr>
        <w:t xml:space="preserve">the </w:t>
      </w:r>
      <w:r w:rsidRPr="00987014">
        <w:rPr>
          <w:rFonts w:ascii="Lato" w:eastAsia="DengXian" w:hAnsi="Lato" w:cs="Arial"/>
          <w:color w:val="000000" w:themeColor="text1"/>
          <w:szCs w:val="20"/>
          <w:lang w:eastAsia="zh-CN"/>
        </w:rPr>
        <w:t>corresponding discussions.</w:t>
      </w:r>
    </w:p>
    <w:p w14:paraId="3943D4FE" w14:textId="5A88EECA" w:rsidR="00306AC8" w:rsidRPr="00987014" w:rsidRDefault="00306AC8"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As </w:t>
      </w:r>
      <w:r w:rsidR="003F5D85" w:rsidRPr="00987014">
        <w:rPr>
          <w:rFonts w:ascii="Lato" w:eastAsia="DengXian" w:hAnsi="Lato" w:cs="Arial"/>
          <w:color w:val="000000" w:themeColor="text1"/>
          <w:szCs w:val="20"/>
          <w:lang w:eastAsia="zh-CN"/>
        </w:rPr>
        <w:t>mentioned</w:t>
      </w:r>
      <w:r w:rsidRPr="00987014">
        <w:rPr>
          <w:rFonts w:ascii="Lato" w:eastAsia="DengXian" w:hAnsi="Lato" w:cs="Arial"/>
          <w:color w:val="000000" w:themeColor="text1"/>
          <w:szCs w:val="20"/>
          <w:lang w:eastAsia="zh-CN"/>
        </w:rPr>
        <w:t xml:space="preserve"> in our response to comment</w:t>
      </w:r>
      <w:r w:rsidR="0006063C">
        <w:rPr>
          <w:rFonts w:ascii="Lato" w:eastAsia="DengXian" w:hAnsi="Lato" w:cs="Arial"/>
          <w:color w:val="000000" w:themeColor="text1"/>
          <w:szCs w:val="20"/>
          <w:lang w:eastAsia="zh-CN"/>
        </w:rPr>
        <w:t xml:space="preserve"> </w:t>
      </w:r>
      <w:r w:rsidRPr="00987014">
        <w:rPr>
          <w:rFonts w:ascii="Lato" w:eastAsia="DengXian" w:hAnsi="Lato" w:cs="Arial"/>
          <w:color w:val="000000" w:themeColor="text1"/>
          <w:szCs w:val="20"/>
          <w:lang w:eastAsia="zh-CN"/>
        </w:rPr>
        <w:t xml:space="preserve">2.7, predicting the future scale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its market potential in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chemistry remains highly uncertain due to various influencing factors. As an alternative, </w:t>
      </w:r>
      <w:r w:rsidRPr="00987014">
        <w:rPr>
          <w:rFonts w:ascii="Lato" w:eastAsia="Cambria" w:hAnsi="Lato" w:cs="Arial"/>
          <w:b/>
          <w:bCs/>
          <w:color w:val="000000" w:themeColor="text1"/>
          <w:szCs w:val="20"/>
          <w:lang w:eastAsia="x-none"/>
        </w:rPr>
        <w:t xml:space="preserve">we have </w:t>
      </w:r>
      <w:r w:rsidR="003F5D85" w:rsidRPr="00987014">
        <w:rPr>
          <w:rFonts w:ascii="Lato" w:eastAsia="Cambria" w:hAnsi="Lato" w:cs="Arial"/>
          <w:b/>
          <w:bCs/>
          <w:color w:val="000000" w:themeColor="text1"/>
          <w:szCs w:val="20"/>
          <w:lang w:eastAsia="x-none"/>
        </w:rPr>
        <w:t>included</w:t>
      </w:r>
      <w:r w:rsidRPr="00987014">
        <w:rPr>
          <w:rFonts w:ascii="Lato" w:eastAsia="Cambria" w:hAnsi="Lato" w:cs="Arial"/>
          <w:b/>
          <w:bCs/>
          <w:color w:val="000000" w:themeColor="text1"/>
          <w:szCs w:val="20"/>
          <w:lang w:eastAsia="x-none"/>
        </w:rPr>
        <w:t xml:space="preserve"> discussions on recent studies </w:t>
      </w:r>
      <w:r w:rsidR="003F5D85" w:rsidRPr="00987014">
        <w:rPr>
          <w:rFonts w:ascii="Lato" w:eastAsia="Cambria" w:hAnsi="Lato" w:cs="Arial"/>
          <w:b/>
          <w:bCs/>
          <w:color w:val="000000" w:themeColor="text1"/>
          <w:szCs w:val="20"/>
          <w:lang w:eastAsia="x-none"/>
        </w:rPr>
        <w:t>in</w:t>
      </w:r>
      <w:r w:rsidRPr="00987014">
        <w:rPr>
          <w:rFonts w:ascii="Lato" w:eastAsia="Cambria" w:hAnsi="Lato" w:cs="Arial"/>
          <w:b/>
          <w:bCs/>
          <w:color w:val="000000" w:themeColor="text1"/>
          <w:szCs w:val="20"/>
          <w:lang w:eastAsia="x-none"/>
        </w:rPr>
        <w:t xml:space="preserve"> Section</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 xml:space="preserve">3, </w:t>
      </w:r>
      <w:r w:rsidR="003F5D85" w:rsidRPr="00987014">
        <w:rPr>
          <w:rFonts w:ascii="Lato" w:eastAsia="Cambria" w:hAnsi="Lato" w:cs="Arial"/>
          <w:b/>
          <w:bCs/>
          <w:color w:val="000000" w:themeColor="text1"/>
          <w:szCs w:val="20"/>
          <w:lang w:eastAsia="x-none"/>
        </w:rPr>
        <w:t>focusing on</w:t>
      </w:r>
      <w:r w:rsidRPr="00987014">
        <w:rPr>
          <w:rFonts w:ascii="Lato" w:eastAsia="Cambria" w:hAnsi="Lato" w:cs="Arial"/>
          <w:b/>
          <w:bCs/>
          <w:color w:val="000000" w:themeColor="text1"/>
          <w:szCs w:val="20"/>
          <w:lang w:eastAsia="x-none"/>
        </w:rPr>
        <w:t xml:space="preserve"> emerging </w:t>
      </w:r>
      <w:r w:rsidR="00A979EA" w:rsidRPr="00A979EA">
        <w:rPr>
          <w:rFonts w:ascii="Lato" w:eastAsia="Cambria" w:hAnsi="Lato" w:cs="Arial"/>
          <w:b/>
          <w:bCs/>
          <w:iCs/>
          <w:color w:val="000000" w:themeColor="text1"/>
          <w:szCs w:val="20"/>
          <w:lang w:eastAsia="x-none"/>
        </w:rPr>
        <w:t>C</w:t>
      </w:r>
      <w:r w:rsidR="00A979EA" w:rsidRPr="00A979EA">
        <w:rPr>
          <w:rFonts w:ascii="Lato" w:eastAsia="Cambria" w:hAnsi="Lato" w:cs="Arial"/>
          <w:b/>
          <w:bCs/>
          <w:iCs/>
          <w:color w:val="000000" w:themeColor="text1"/>
          <w:szCs w:val="20"/>
          <w:vertAlign w:val="subscript"/>
          <w:lang w:eastAsia="x-none"/>
        </w:rPr>
        <w:t>2</w:t>
      </w:r>
      <w:r w:rsidR="00A979EA" w:rsidRPr="00A979EA">
        <w:rPr>
          <w:rFonts w:ascii="Lato" w:eastAsia="Cambria" w:hAnsi="Lato" w:cs="Arial"/>
          <w:b/>
          <w:bCs/>
          <w:iCs/>
          <w:color w:val="000000" w:themeColor="text1"/>
          <w:szCs w:val="20"/>
          <w:lang w:eastAsia="x-none"/>
        </w:rPr>
        <w:t>H</w:t>
      </w:r>
      <w:r w:rsidR="00A979EA" w:rsidRPr="00A979EA">
        <w:rPr>
          <w:rFonts w:ascii="Lato" w:eastAsia="Cambria" w:hAnsi="Lato" w:cs="Arial"/>
          <w:b/>
          <w:bCs/>
          <w:iCs/>
          <w:color w:val="000000" w:themeColor="text1"/>
          <w:szCs w:val="20"/>
          <w:vertAlign w:val="subscript"/>
          <w:lang w:eastAsia="x-none"/>
        </w:rPr>
        <w:t>2</w:t>
      </w:r>
      <w:r w:rsidR="00A979EA" w:rsidRPr="00A979EA">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applications (page</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xx, line</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xx).</w:t>
      </w:r>
      <w:r w:rsidRPr="00987014">
        <w:rPr>
          <w:rFonts w:ascii="Lato" w:eastAsia="Cambria" w:hAnsi="Lato" w:cs="Arial"/>
          <w:color w:val="000000" w:themeColor="text1"/>
          <w:szCs w:val="20"/>
          <w:lang w:eastAsia="x-none"/>
        </w:rPr>
        <w:t xml:space="preserve"> </w:t>
      </w:r>
      <w:r w:rsidR="003F5D85" w:rsidRPr="00987014">
        <w:rPr>
          <w:rFonts w:ascii="Lato" w:eastAsia="Cambria" w:hAnsi="Lato" w:cs="Arial"/>
          <w:color w:val="000000" w:themeColor="text1"/>
          <w:szCs w:val="20"/>
          <w:lang w:eastAsia="x-none"/>
        </w:rPr>
        <w:t>Further details</w:t>
      </w:r>
      <w:r w:rsidRPr="00987014">
        <w:rPr>
          <w:rFonts w:ascii="Lato" w:eastAsia="Cambria" w:hAnsi="Lato" w:cs="Arial"/>
          <w:color w:val="000000" w:themeColor="text1"/>
          <w:szCs w:val="20"/>
          <w:lang w:eastAsia="x-none"/>
        </w:rPr>
        <w:t xml:space="preserve"> can be </w:t>
      </w:r>
      <w:r w:rsidR="003F5D85" w:rsidRPr="00987014">
        <w:rPr>
          <w:rFonts w:ascii="Lato" w:eastAsia="Cambria" w:hAnsi="Lato" w:cs="Arial"/>
          <w:color w:val="000000" w:themeColor="text1"/>
          <w:szCs w:val="20"/>
          <w:lang w:eastAsia="x-none"/>
        </w:rPr>
        <w:t>found</w:t>
      </w:r>
      <w:r w:rsidRPr="00987014">
        <w:rPr>
          <w:rFonts w:ascii="Lato" w:eastAsia="Cambria" w:hAnsi="Lato" w:cs="Arial"/>
          <w:color w:val="000000" w:themeColor="text1"/>
          <w:szCs w:val="20"/>
          <w:lang w:eastAsia="x-none"/>
        </w:rPr>
        <w:t xml:space="preserve"> in the response to comment</w:t>
      </w:r>
      <w:r w:rsidR="0006063C">
        <w:rPr>
          <w:rFonts w:ascii="Lato" w:eastAsia="Cambria" w:hAnsi="Lato" w:cs="Arial"/>
          <w:color w:val="000000" w:themeColor="text1"/>
          <w:szCs w:val="20"/>
          <w:lang w:eastAsia="x-none"/>
        </w:rPr>
        <w:t xml:space="preserve"> </w:t>
      </w:r>
      <w:r w:rsidRPr="00987014">
        <w:rPr>
          <w:rFonts w:ascii="Lato" w:eastAsia="Cambria" w:hAnsi="Lato" w:cs="Arial"/>
          <w:color w:val="000000" w:themeColor="text1"/>
          <w:szCs w:val="20"/>
          <w:lang w:eastAsia="x-none"/>
        </w:rPr>
        <w:t>2.1.</w:t>
      </w:r>
    </w:p>
    <w:p w14:paraId="44601596" w14:textId="22BFF8C8"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2.9.</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3: in 3(a), some technical words are not appropriate, such as dryer, carbon,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furnace(?), CO</w:t>
      </w:r>
      <w:r w:rsidR="00F82E66" w:rsidRPr="00987014">
        <w:rPr>
          <w:rFonts w:ascii="Lato" w:eastAsiaTheme="minorHAnsi" w:hAnsi="Lato" w:cs="Times New Roman"/>
          <w:iCs/>
          <w:color w:val="0000FF"/>
          <w:szCs w:val="20"/>
        </w:rPr>
        <w:t>→</w:t>
      </w:r>
      <w:r w:rsidRPr="00987014">
        <w:rPr>
          <w:rFonts w:ascii="Lato" w:eastAsiaTheme="minorHAnsi" w:hAnsi="Lato" w:cs="Arial"/>
          <w:iCs/>
          <w:color w:val="0000FF"/>
          <w:szCs w:val="20"/>
        </w:rPr>
        <w:t>CO</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etc., 3(b) is not informative at all; in 3(c) the numbers are not representative, which should be specified with the corresponding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plant.</w:t>
      </w:r>
    </w:p>
    <w:p w14:paraId="4F780502" w14:textId="28BEED4C" w:rsidR="00C11941" w:rsidRPr="00987014" w:rsidRDefault="00C11941" w:rsidP="00987014">
      <w:pPr>
        <w:rPr>
          <w:rFonts w:ascii="Lato" w:eastAsiaTheme="minorHAnsi" w:hAnsi="Lato" w:cs="Arial"/>
          <w:iCs/>
          <w:color w:val="0000FF"/>
          <w:szCs w:val="20"/>
        </w:rPr>
      </w:pPr>
      <w:r w:rsidRPr="00987014">
        <w:rPr>
          <w:rFonts w:ascii="Lato" w:eastAsiaTheme="minorHAnsi" w:hAnsi="Lato" w:cs="Arial"/>
          <w:iCs/>
          <w:color w:val="0000FF"/>
          <w:szCs w:val="20"/>
        </w:rPr>
        <w:t>2.10.</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4: 4(a) has been in many existing references; 4(b) is a bit redundant with 4(a); 4(c) is not very informative at all.</w:t>
      </w:r>
    </w:p>
    <w:p w14:paraId="30072F2D" w14:textId="38E5BA4B" w:rsidR="00F30FCE" w:rsidRPr="00987014" w:rsidRDefault="00C11941" w:rsidP="00987014">
      <w:pPr>
        <w:rPr>
          <w:rFonts w:ascii="Lato" w:hAnsi="Lato" w:cs="Arial"/>
          <w:szCs w:val="20"/>
          <w:lang w:eastAsia="zh-CN"/>
        </w:rPr>
      </w:pPr>
      <w:r w:rsidRPr="00987014">
        <w:rPr>
          <w:rFonts w:ascii="Lato" w:eastAsia="DengXian" w:hAnsi="Lato" w:cs="Arial"/>
          <w:b/>
          <w:bCs/>
          <w:iCs/>
          <w:color w:val="000000" w:themeColor="text1"/>
          <w:szCs w:val="20"/>
          <w:lang w:eastAsia="zh-CN"/>
        </w:rPr>
        <w:t>Regarding comment 2.9 and 2.10, w</w:t>
      </w:r>
      <w:r w:rsidR="00F30FCE" w:rsidRPr="00987014">
        <w:rPr>
          <w:rFonts w:ascii="Lato" w:eastAsia="DengXian" w:hAnsi="Lato" w:cs="Arial"/>
          <w:b/>
          <w:bCs/>
          <w:iCs/>
          <w:color w:val="000000" w:themeColor="text1"/>
          <w:szCs w:val="20"/>
          <w:lang w:eastAsia="zh-CN"/>
        </w:rPr>
        <w:t>e have significantly shortened Sections</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2.1–2.3 and consolidated Fig.</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3c, 4a, and 4d into a new figure, removing all other components from the original Fig.</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 xml:space="preserve">3 and 4. </w:t>
      </w:r>
      <w:r w:rsidR="00F30FCE" w:rsidRPr="00987014">
        <w:rPr>
          <w:rFonts w:ascii="Lato" w:eastAsia="DengXian" w:hAnsi="Lato" w:cs="Arial"/>
          <w:iCs/>
          <w:color w:val="000000" w:themeColor="text1"/>
          <w:szCs w:val="20"/>
          <w:lang w:eastAsia="zh-CN"/>
        </w:rPr>
        <w:t xml:space="preserve">This adjustment reduces redundancy with existing literature. The data in </w:t>
      </w:r>
      <w:r w:rsidR="00F30FCE" w:rsidRPr="00987014">
        <w:rPr>
          <w:rFonts w:ascii="Lato" w:eastAsia="DengXian" w:hAnsi="Lato" w:cs="Arial"/>
          <w:b/>
          <w:iCs/>
          <w:color w:val="000000" w:themeColor="text1"/>
          <w:szCs w:val="20"/>
          <w:lang w:eastAsia="zh-CN"/>
        </w:rPr>
        <w:t>Fig.</w:t>
      </w:r>
      <w:r w:rsidR="0006063C">
        <w:rPr>
          <w:rFonts w:ascii="Lato" w:eastAsia="DengXian" w:hAnsi="Lato" w:cs="Arial"/>
          <w:b/>
          <w:iCs/>
          <w:color w:val="000000" w:themeColor="text1"/>
          <w:szCs w:val="20"/>
          <w:lang w:eastAsia="zh-CN"/>
        </w:rPr>
        <w:t xml:space="preserve"> </w:t>
      </w:r>
      <w:r w:rsidR="00F30FCE" w:rsidRPr="00987014">
        <w:rPr>
          <w:rFonts w:ascii="Lato" w:eastAsia="DengXian" w:hAnsi="Lato" w:cs="Arial"/>
          <w:b/>
          <w:iCs/>
          <w:color w:val="000000" w:themeColor="text1"/>
          <w:szCs w:val="20"/>
          <w:lang w:eastAsia="zh-CN"/>
        </w:rPr>
        <w:t>3c</w:t>
      </w:r>
      <w:r w:rsidR="00F30FCE" w:rsidRPr="00987014">
        <w:rPr>
          <w:rFonts w:ascii="Lato" w:eastAsia="DengXian" w:hAnsi="Lato" w:cs="Arial"/>
          <w:iCs/>
          <w:color w:val="000000" w:themeColor="text1"/>
          <w:szCs w:val="20"/>
          <w:lang w:eastAsia="zh-CN"/>
        </w:rPr>
        <w:t xml:space="preserve"> are directly associated with an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F30FCE" w:rsidRPr="00987014">
        <w:rPr>
          <w:rFonts w:ascii="Lato" w:eastAsia="DengXian" w:hAnsi="Lato" w:cs="Arial"/>
          <w:iCs/>
          <w:color w:val="000000" w:themeColor="text1"/>
          <w:szCs w:val="20"/>
          <w:lang w:eastAsia="zh-CN"/>
        </w:rPr>
        <w:t>plant in China (</w:t>
      </w:r>
      <w:r w:rsidR="00F30FCE" w:rsidRPr="00987014">
        <w:rPr>
          <w:rFonts w:ascii="Lato" w:hAnsi="Lato" w:cs="Arial"/>
          <w:i/>
          <w:iCs/>
          <w:szCs w:val="20"/>
        </w:rPr>
        <w:t>J. Clean. Prod.</w:t>
      </w:r>
      <w:r w:rsidR="00F30FCE" w:rsidRPr="00987014">
        <w:rPr>
          <w:rFonts w:ascii="Lato" w:hAnsi="Lato" w:cs="Arial"/>
          <w:szCs w:val="20"/>
        </w:rPr>
        <w:t xml:space="preserve"> </w:t>
      </w:r>
      <w:r w:rsidR="00F30FCE" w:rsidRPr="00987014">
        <w:rPr>
          <w:rFonts w:ascii="Lato" w:hAnsi="Lato" w:cs="Arial"/>
          <w:szCs w:val="20"/>
          <w:lang w:eastAsia="zh-CN"/>
        </w:rPr>
        <w:t xml:space="preserve">2021, </w:t>
      </w:r>
      <w:r w:rsidR="00F30FCE" w:rsidRPr="00987014">
        <w:rPr>
          <w:rFonts w:ascii="Lato" w:hAnsi="Lato" w:cs="Arial"/>
          <w:bCs/>
          <w:szCs w:val="20"/>
        </w:rPr>
        <w:t>322</w:t>
      </w:r>
      <w:r w:rsidR="00F30FCE" w:rsidRPr="00987014">
        <w:rPr>
          <w:rFonts w:ascii="Lato" w:hAnsi="Lato" w:cs="Arial"/>
          <w:szCs w:val="20"/>
        </w:rPr>
        <w:t>, 129055)</w:t>
      </w:r>
      <w:r w:rsidR="00F30FCE" w:rsidRPr="00987014">
        <w:rPr>
          <w:rFonts w:ascii="Lato" w:hAnsi="Lato" w:cs="Arial"/>
          <w:szCs w:val="20"/>
          <w:lang w:eastAsia="zh-CN"/>
        </w:rPr>
        <w:t xml:space="preserve">. We chose to retain </w:t>
      </w:r>
      <w:r w:rsidR="00F30FCE" w:rsidRPr="00987014">
        <w:rPr>
          <w:rFonts w:ascii="Lato" w:hAnsi="Lato" w:cs="Arial"/>
          <w:b/>
          <w:szCs w:val="20"/>
          <w:lang w:eastAsia="zh-CN"/>
        </w:rPr>
        <w:t>Fig.</w:t>
      </w:r>
      <w:r w:rsidR="0006063C">
        <w:rPr>
          <w:rFonts w:ascii="Lato" w:hAnsi="Lato" w:cs="Arial"/>
          <w:b/>
          <w:szCs w:val="20"/>
          <w:lang w:eastAsia="zh-CN"/>
        </w:rPr>
        <w:t xml:space="preserve"> </w:t>
      </w:r>
      <w:r w:rsidR="00F30FCE" w:rsidRPr="00987014">
        <w:rPr>
          <w:rFonts w:ascii="Lato" w:hAnsi="Lato" w:cs="Arial"/>
          <w:b/>
          <w:szCs w:val="20"/>
          <w:lang w:eastAsia="zh-CN"/>
        </w:rPr>
        <w:t>4a</w:t>
      </w:r>
      <w:r w:rsidR="00F30FCE" w:rsidRPr="00987014">
        <w:rPr>
          <w:rFonts w:ascii="Lato" w:hAnsi="Lato" w:cs="Arial"/>
          <w:szCs w:val="20"/>
          <w:lang w:eastAsia="zh-CN"/>
        </w:rPr>
        <w:t>, despite its presence in other references, because the thermodynamic curve it presents is essential for helping readers</w:t>
      </w:r>
      <w:r w:rsidR="002725AC">
        <w:rPr>
          <w:rFonts w:ascii="Lato" w:hAnsi="Lato" w:cs="Arial" w:hint="eastAsia"/>
          <w:szCs w:val="20"/>
          <w:lang w:eastAsia="zh-CN"/>
        </w:rPr>
        <w:t>, particularly</w:t>
      </w:r>
      <w:r w:rsidR="00F30FCE" w:rsidRPr="00987014">
        <w:rPr>
          <w:rFonts w:ascii="Lato" w:hAnsi="Lato" w:cs="Arial"/>
          <w:szCs w:val="20"/>
          <w:lang w:eastAsia="zh-CN"/>
        </w:rPr>
        <w:t xml:space="preserve"> outside the field</w:t>
      </w:r>
      <w:r w:rsidR="002725AC">
        <w:rPr>
          <w:rFonts w:ascii="Lato" w:hAnsi="Lato" w:cs="Arial" w:hint="eastAsia"/>
          <w:szCs w:val="20"/>
          <w:lang w:eastAsia="zh-CN"/>
        </w:rPr>
        <w:t>,</w:t>
      </w:r>
      <w:r w:rsidR="00F30FCE" w:rsidRPr="00987014">
        <w:rPr>
          <w:rFonts w:ascii="Lato" w:hAnsi="Lato" w:cs="Arial"/>
          <w:szCs w:val="20"/>
          <w:lang w:eastAsia="zh-CN"/>
        </w:rPr>
        <w:t xml:space="preserve"> quickly grasp why </w:t>
      </w:r>
      <w:r w:rsidR="00A979EA" w:rsidRPr="00A979EA">
        <w:rPr>
          <w:rFonts w:ascii="Lato" w:hAnsi="Lato" w:cs="Arial"/>
          <w:iCs/>
          <w:szCs w:val="20"/>
          <w:lang w:eastAsia="zh-CN"/>
        </w:rPr>
        <w:t>C</w:t>
      </w:r>
      <w:r w:rsidR="00A979EA" w:rsidRPr="00A979EA">
        <w:rPr>
          <w:rFonts w:ascii="Lato" w:hAnsi="Lato" w:cs="Arial"/>
          <w:iCs/>
          <w:szCs w:val="20"/>
          <w:vertAlign w:val="subscript"/>
          <w:lang w:eastAsia="zh-CN"/>
        </w:rPr>
        <w:t>2</w:t>
      </w:r>
      <w:r w:rsidR="00A979EA" w:rsidRPr="00A979EA">
        <w:rPr>
          <w:rFonts w:ascii="Lato" w:hAnsi="Lato" w:cs="Arial"/>
          <w:iCs/>
          <w:szCs w:val="20"/>
          <w:lang w:eastAsia="zh-CN"/>
        </w:rPr>
        <w:t>H</w:t>
      </w:r>
      <w:r w:rsidR="00A979EA" w:rsidRPr="00A979EA">
        <w:rPr>
          <w:rFonts w:ascii="Lato" w:hAnsi="Lato" w:cs="Arial"/>
          <w:iCs/>
          <w:szCs w:val="20"/>
          <w:vertAlign w:val="subscript"/>
          <w:lang w:eastAsia="zh-CN"/>
        </w:rPr>
        <w:t>2</w:t>
      </w:r>
      <w:r w:rsidR="00A979EA" w:rsidRPr="00A979EA">
        <w:rPr>
          <w:rFonts w:ascii="Lato" w:hAnsi="Lato" w:cs="Arial"/>
          <w:iCs/>
          <w:szCs w:val="20"/>
          <w:lang w:eastAsia="zh-CN"/>
        </w:rPr>
        <w:t xml:space="preserve"> </w:t>
      </w:r>
      <w:r w:rsidR="00F30FCE" w:rsidRPr="00987014">
        <w:rPr>
          <w:rFonts w:ascii="Lato" w:hAnsi="Lato" w:cs="Arial"/>
          <w:szCs w:val="20"/>
          <w:lang w:eastAsia="zh-CN"/>
        </w:rPr>
        <w:t>production from hydrocarbons at low temperatures is challenging.</w:t>
      </w:r>
    </w:p>
    <w:p w14:paraId="2816CFC0" w14:textId="6BAA859F"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2.11.</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 via partial oxidation or thermal pyrolysis; 5(d) is not an appropriate evaluation for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w:t>
      </w:r>
    </w:p>
    <w:p w14:paraId="79BD5023" w14:textId="79447EAF" w:rsidR="001679D7" w:rsidRPr="00987014" w:rsidRDefault="001679D7" w:rsidP="004675B9">
      <w:pPr>
        <w:rPr>
          <w:rFonts w:ascii="Lato" w:eastAsia="Cambria" w:hAnsi="Lato" w:cs="Arial"/>
          <w:color w:val="000000" w:themeColor="text1"/>
          <w:szCs w:val="20"/>
        </w:rPr>
      </w:pPr>
      <w:r w:rsidRPr="00987014">
        <w:rPr>
          <w:rFonts w:ascii="Lato" w:eastAsia="Cambria" w:hAnsi="Lato" w:cs="Arial"/>
          <w:color w:val="000000" w:themeColor="text1"/>
          <w:szCs w:val="20"/>
        </w:rPr>
        <w:t xml:space="preserve">We respectfully disagree with the </w:t>
      </w:r>
      <w:r w:rsidR="003E53ED" w:rsidRPr="00987014">
        <w:rPr>
          <w:rFonts w:ascii="Lato" w:eastAsia="Cambria" w:hAnsi="Lato" w:cs="Arial"/>
          <w:color w:val="000000" w:themeColor="text1"/>
          <w:szCs w:val="20"/>
        </w:rPr>
        <w:t>R</w:t>
      </w:r>
      <w:r w:rsidRPr="00987014">
        <w:rPr>
          <w:rFonts w:ascii="Lato" w:eastAsia="Cambria" w:hAnsi="Lato" w:cs="Arial"/>
          <w:color w:val="000000" w:themeColor="text1"/>
          <w:szCs w:val="20"/>
        </w:rPr>
        <w:t xml:space="preserve">eviewer’s assessment of </w:t>
      </w:r>
      <w:r w:rsidRPr="00987014">
        <w:rPr>
          <w:rFonts w:ascii="Lato" w:eastAsia="Cambria" w:hAnsi="Lato" w:cs="Arial"/>
          <w:b/>
          <w:color w:val="000000" w:themeColor="text1"/>
          <w:szCs w:val="20"/>
        </w:rPr>
        <w:t>Fig.</w:t>
      </w:r>
      <w:r w:rsidR="00F2689E">
        <w:rPr>
          <w:rFonts w:ascii="Lato" w:eastAsia="Cambria" w:hAnsi="Lato" w:cs="Arial"/>
          <w:b/>
          <w:color w:val="000000" w:themeColor="text1"/>
          <w:szCs w:val="20"/>
        </w:rPr>
        <w:t xml:space="preserve"> </w:t>
      </w:r>
      <w:r w:rsidRPr="00987014">
        <w:rPr>
          <w:rFonts w:ascii="Lato" w:eastAsia="Cambria" w:hAnsi="Lato" w:cs="Arial"/>
          <w:b/>
          <w:color w:val="000000" w:themeColor="text1"/>
          <w:szCs w:val="20"/>
        </w:rPr>
        <w:t>5</w:t>
      </w:r>
      <w:r w:rsidRPr="00987014">
        <w:rPr>
          <w:rFonts w:ascii="Lato" w:eastAsia="Cambria" w:hAnsi="Lato" w:cs="Arial"/>
          <w:color w:val="000000" w:themeColor="text1"/>
          <w:szCs w:val="20"/>
        </w:rPr>
        <w:t>. Each panel addresses critical aspects of the technologies discussed:</w:t>
      </w:r>
    </w:p>
    <w:p w14:paraId="6EB836F0" w14:textId="65E4426B"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5a</w:t>
      </w:r>
      <w:r w:rsidRPr="00987014">
        <w:rPr>
          <w:rFonts w:ascii="Lato" w:eastAsia="Cambria" w:hAnsi="Lato" w:cs="Arial"/>
          <w:color w:val="000000" w:themeColor="text1"/>
          <w:szCs w:val="20"/>
        </w:rPr>
        <w:t xml:space="preserve"> </w:t>
      </w:r>
      <w:r w:rsidR="00F2689E">
        <w:rPr>
          <w:rFonts w:ascii="Lato" w:eastAsia="Cambria" w:hAnsi="Lato" w:cs="Arial"/>
          <w:color w:val="000000" w:themeColor="text1"/>
          <w:szCs w:val="20"/>
        </w:rPr>
        <w:t>showcases</w:t>
      </w:r>
      <w:r w:rsidRPr="00987014">
        <w:rPr>
          <w:rFonts w:ascii="Lato" w:eastAsia="Cambria" w:hAnsi="Lato" w:cs="Arial"/>
          <w:color w:val="000000" w:themeColor="text1"/>
          <w:szCs w:val="20"/>
        </w:rPr>
        <w:t xml:space="preserve"> the reactor configurations of various non</w:t>
      </w:r>
      <w:r w:rsidRPr="00987014">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Pr>
          <w:rFonts w:ascii="Lato" w:eastAsia="Cambria" w:hAnsi="Lato" w:cs="Arial"/>
          <w:color w:val="000000" w:themeColor="text1"/>
          <w:szCs w:val="20"/>
        </w:rPr>
        <w:t xml:space="preserve">these </w:t>
      </w:r>
      <w:r w:rsidRPr="00987014">
        <w:rPr>
          <w:rFonts w:ascii="Lato" w:eastAsia="Cambria" w:hAnsi="Lato" w:cs="Arial"/>
          <w:color w:val="000000" w:themeColor="text1"/>
          <w:szCs w:val="20"/>
        </w:rPr>
        <w:t>systems.</w:t>
      </w:r>
    </w:p>
    <w:p w14:paraId="2C208881" w14:textId="46B60569"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5b</w:t>
      </w:r>
      <w:r w:rsidRPr="00987014">
        <w:rPr>
          <w:rFonts w:ascii="Lato" w:eastAsia="Cambria" w:hAnsi="Lato" w:cs="Arial"/>
          <w:color w:val="000000" w:themeColor="text1"/>
          <w:szCs w:val="20"/>
        </w:rPr>
        <w:t xml:space="preserve"> illustrates a representative membrane reactor used in thermal pyrolysis to shift the methane </w:t>
      </w:r>
      <w:r w:rsidR="00A979EA">
        <w:rPr>
          <w:rFonts w:ascii="Lato" w:eastAsia="Cambria" w:hAnsi="Lato" w:cs="Arial"/>
          <w:color w:val="000000" w:themeColor="text1"/>
          <w:szCs w:val="20"/>
        </w:rPr>
        <w:t>(CH</w:t>
      </w:r>
      <w:r w:rsidR="00A979EA" w:rsidRPr="00A979EA">
        <w:rPr>
          <w:rFonts w:ascii="Lato" w:eastAsia="Cambria" w:hAnsi="Lato" w:cs="Arial"/>
          <w:color w:val="000000" w:themeColor="text1"/>
          <w:szCs w:val="20"/>
          <w:vertAlign w:val="subscript"/>
        </w:rPr>
        <w:t>4</w:t>
      </w:r>
      <w:r w:rsidR="00A979EA">
        <w:rPr>
          <w:rFonts w:ascii="Lato" w:eastAsia="Cambria" w:hAnsi="Lato" w:cs="Arial"/>
          <w:color w:val="000000" w:themeColor="text1"/>
          <w:szCs w:val="20"/>
        </w:rPr>
        <w:t xml:space="preserve">) </w:t>
      </w:r>
      <w:r w:rsidRPr="00987014">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Pr>
          <w:rFonts w:ascii="Lato" w:eastAsia="DengXian" w:hAnsi="Lato" w:cs="Arial" w:hint="eastAsia"/>
          <w:color w:val="000000" w:themeColor="text1"/>
          <w:szCs w:val="20"/>
          <w:lang w:eastAsia="zh-CN"/>
        </w:rPr>
        <w:t xml:space="preserve"> in the future</w:t>
      </w:r>
      <w:r w:rsidRPr="00987014">
        <w:rPr>
          <w:rFonts w:ascii="Lato" w:eastAsia="Cambria" w:hAnsi="Lato" w:cs="Arial"/>
          <w:color w:val="000000" w:themeColor="text1"/>
          <w:szCs w:val="20"/>
        </w:rPr>
        <w:t>.</w:t>
      </w:r>
    </w:p>
    <w:p w14:paraId="77218551" w14:textId="3697549D"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5c</w:t>
      </w:r>
      <w:r w:rsidRPr="00987014">
        <w:rPr>
          <w:rFonts w:ascii="Lato" w:eastAsia="Cambria" w:hAnsi="Lato" w:cs="Arial"/>
          <w:color w:val="000000" w:themeColor="text1"/>
          <w:szCs w:val="20"/>
        </w:rPr>
        <w:t xml:space="preserve"> is intended to compare thermal plasma, non</w:t>
      </w:r>
      <w:r w:rsidRPr="00987014">
        <w:rPr>
          <w:rFonts w:ascii="Lato" w:eastAsia="Cambria" w:hAnsi="Lato" w:cs="Arial"/>
          <w:color w:val="000000" w:themeColor="text1"/>
          <w:szCs w:val="20"/>
        </w:rPr>
        <w:noBreakHyphen/>
        <w:t xml:space="preserve">thermal plasma, and thermal cracking processes, rather than </w:t>
      </w:r>
      <w:r w:rsidR="005D23C8">
        <w:rPr>
          <w:rFonts w:ascii="Lato" w:eastAsia="DengXian" w:hAnsi="Lato" w:cs="Arial"/>
          <w:color w:val="000000" w:themeColor="text1"/>
          <w:szCs w:val="20"/>
          <w:lang w:eastAsia="zh-CN"/>
        </w:rPr>
        <w:t>commercial</w:t>
      </w:r>
      <w:r w:rsidR="005D23C8">
        <w:rPr>
          <w:rFonts w:ascii="Lato" w:eastAsia="DengXian" w:hAnsi="Lato" w:cs="Arial" w:hint="eastAsia"/>
          <w:color w:val="000000" w:themeColor="text1"/>
          <w:szCs w:val="20"/>
          <w:lang w:eastAsia="zh-CN"/>
        </w:rPr>
        <w:t xml:space="preserve"> </w:t>
      </w:r>
      <w:r w:rsidRPr="00987014">
        <w:rPr>
          <w:rFonts w:ascii="Lato" w:eastAsia="Cambria" w:hAnsi="Lato" w:cs="Arial"/>
          <w:color w:val="000000" w:themeColor="text1"/>
          <w:szCs w:val="20"/>
        </w:rPr>
        <w:t>partial combustion technologies, which are addressed in the previous section</w:t>
      </w:r>
      <w:r w:rsidR="002725AC">
        <w:rPr>
          <w:rFonts w:ascii="Lato" w:eastAsia="DengXian" w:hAnsi="Lato" w:cs="Arial" w:hint="eastAsia"/>
          <w:color w:val="000000" w:themeColor="text1"/>
          <w:szCs w:val="20"/>
          <w:lang w:eastAsia="zh-CN"/>
        </w:rPr>
        <w:t xml:space="preserve"> 2</w:t>
      </w:r>
      <w:r w:rsidRPr="00987014">
        <w:rPr>
          <w:rFonts w:ascii="Lato" w:eastAsia="Cambria" w:hAnsi="Lato" w:cs="Arial"/>
          <w:color w:val="000000" w:themeColor="text1"/>
          <w:szCs w:val="20"/>
        </w:rPr>
        <w:t>.</w:t>
      </w:r>
    </w:p>
    <w:p w14:paraId="5C046711" w14:textId="2938AED3" w:rsidR="001679D7" w:rsidRPr="00987014" w:rsidRDefault="001679D7" w:rsidP="00F2689E">
      <w:pPr>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5d</w:t>
      </w:r>
      <w:r w:rsidRPr="00987014">
        <w:rPr>
          <w:rFonts w:ascii="Lato" w:eastAsia="Cambria" w:hAnsi="Lato" w:cs="Arial"/>
          <w:color w:val="000000" w:themeColor="text1"/>
          <w:szCs w:val="20"/>
        </w:rPr>
        <w:t xml:space="preserve"> uniquely presents </w:t>
      </w:r>
      <w:bookmarkStart w:id="43" w:name="_Hlk183529658"/>
      <w:r w:rsidR="00A979EA" w:rsidRPr="00A979EA">
        <w:rPr>
          <w:rFonts w:ascii="Lato" w:eastAsia="Cambria" w:hAnsi="Lato" w:cs="Arial"/>
          <w:color w:val="000000" w:themeColor="text1"/>
          <w:szCs w:val="20"/>
        </w:rPr>
        <w:t>CH</w:t>
      </w:r>
      <w:r w:rsidR="00A979EA" w:rsidRPr="00A979EA">
        <w:rPr>
          <w:rFonts w:ascii="Lato" w:eastAsia="Cambria" w:hAnsi="Lato" w:cs="Arial"/>
          <w:color w:val="000000" w:themeColor="text1"/>
          <w:szCs w:val="20"/>
          <w:vertAlign w:val="subscript"/>
        </w:rPr>
        <w:t>4</w:t>
      </w:r>
      <w:r w:rsidR="00A979EA" w:rsidRPr="00A979EA">
        <w:rPr>
          <w:rFonts w:ascii="Lato" w:eastAsia="Cambria" w:hAnsi="Lato" w:cs="Arial"/>
          <w:color w:val="000000" w:themeColor="text1"/>
          <w:szCs w:val="20"/>
        </w:rPr>
        <w:t xml:space="preserve"> </w:t>
      </w:r>
      <w:bookmarkEnd w:id="43"/>
      <w:r w:rsidRPr="00987014">
        <w:rPr>
          <w:rFonts w:ascii="Lato" w:eastAsia="Cambria" w:hAnsi="Lato" w:cs="Arial"/>
          <w:color w:val="000000" w:themeColor="text1"/>
          <w:szCs w:val="20"/>
        </w:rPr>
        <w:t xml:space="preserve">conversion, </w:t>
      </w:r>
      <w:r w:rsidR="00A979EA" w:rsidRPr="00A979EA">
        <w:rPr>
          <w:rFonts w:ascii="Lato" w:eastAsia="Cambria" w:hAnsi="Lato" w:cs="Arial"/>
          <w:iCs/>
          <w:color w:val="000000" w:themeColor="text1"/>
          <w:szCs w:val="20"/>
        </w:rPr>
        <w:t>C</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H</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 xml:space="preserve"> </w:t>
      </w:r>
      <w:r w:rsidRPr="00987014">
        <w:rPr>
          <w:rFonts w:ascii="Lato" w:eastAsia="Cambria" w:hAnsi="Lato" w:cs="Arial"/>
          <w:color w:val="000000" w:themeColor="text1"/>
          <w:szCs w:val="20"/>
        </w:rPr>
        <w:t>selectivity, and energy consumption in a single plot, underscoring that energy requirements</w:t>
      </w:r>
      <w:r w:rsidRPr="00987014">
        <w:rPr>
          <w:rFonts w:ascii="Lato" w:eastAsia="Cambria" w:hAnsi="Lato" w:cs="Lato"/>
          <w:color w:val="000000" w:themeColor="text1"/>
          <w:szCs w:val="20"/>
        </w:rPr>
        <w:t>—</w:t>
      </w:r>
      <w:r w:rsidRPr="00987014">
        <w:rPr>
          <w:rFonts w:ascii="Lato" w:eastAsia="Cambria" w:hAnsi="Lato" w:cs="Arial"/>
          <w:color w:val="000000" w:themeColor="text1"/>
          <w:szCs w:val="20"/>
        </w:rPr>
        <w:t>often overlooked in non</w:t>
      </w:r>
      <w:r w:rsidRPr="00987014">
        <w:rPr>
          <w:rFonts w:ascii="Lato" w:eastAsia="Cambria" w:hAnsi="Lato" w:cs="Arial"/>
          <w:color w:val="000000" w:themeColor="text1"/>
          <w:szCs w:val="20"/>
        </w:rPr>
        <w:noBreakHyphen/>
        <w:t>thermal plasma studies</w:t>
      </w:r>
      <w:r w:rsidRPr="00987014">
        <w:rPr>
          <w:rFonts w:ascii="Lato" w:eastAsia="Cambria" w:hAnsi="Lato" w:cs="Lato"/>
          <w:color w:val="000000" w:themeColor="text1"/>
          <w:szCs w:val="20"/>
        </w:rPr>
        <w:t>—</w:t>
      </w:r>
      <w:r w:rsidRPr="00987014">
        <w:rPr>
          <w:rFonts w:ascii="Lato" w:eastAsia="Cambria" w:hAnsi="Lato" w:cs="Arial"/>
          <w:color w:val="000000" w:themeColor="text1"/>
          <w:szCs w:val="20"/>
        </w:rPr>
        <w:t>are as critical as conversion and selectivity for industrial viability.</w:t>
      </w:r>
    </w:p>
    <w:p w14:paraId="2FF2CDB8" w14:textId="198B53E2" w:rsidR="001679D7" w:rsidRPr="00987014" w:rsidRDefault="001679D7" w:rsidP="00987014">
      <w:pPr>
        <w:rPr>
          <w:rFonts w:ascii="Lato" w:eastAsia="Cambria" w:hAnsi="Lato" w:cs="Arial"/>
          <w:color w:val="000000" w:themeColor="text1"/>
          <w:szCs w:val="20"/>
        </w:rPr>
      </w:pPr>
      <w:r w:rsidRPr="00987014">
        <w:rPr>
          <w:rFonts w:ascii="Lato" w:eastAsia="Cambria" w:hAnsi="Lato" w:cs="Arial"/>
          <w:color w:val="000000" w:themeColor="text1"/>
          <w:szCs w:val="20"/>
        </w:rPr>
        <w:t xml:space="preserve">We believe these figures collectively provide essential insights into the challenges and opportunities of </w:t>
      </w:r>
      <w:r w:rsidR="00F2689E">
        <w:rPr>
          <w:rFonts w:ascii="Lato" w:eastAsia="Cambria" w:hAnsi="Lato" w:cs="Arial"/>
          <w:color w:val="000000" w:themeColor="text1"/>
          <w:szCs w:val="20"/>
        </w:rPr>
        <w:t xml:space="preserve">emerging </w:t>
      </w:r>
      <w:r w:rsidR="00A979EA" w:rsidRPr="00A979EA">
        <w:rPr>
          <w:rFonts w:ascii="Lato" w:eastAsia="Cambria" w:hAnsi="Lato" w:cs="Arial"/>
          <w:iCs/>
          <w:color w:val="000000" w:themeColor="text1"/>
          <w:szCs w:val="20"/>
        </w:rPr>
        <w:t>C</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H</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 xml:space="preserve"> </w:t>
      </w:r>
      <w:r w:rsidRPr="00987014">
        <w:rPr>
          <w:rFonts w:ascii="Lato" w:eastAsia="Cambria" w:hAnsi="Lato" w:cs="Arial"/>
          <w:color w:val="000000" w:themeColor="text1"/>
          <w:szCs w:val="20"/>
        </w:rPr>
        <w:t>production technologies and are crucial to the overall narrative.</w:t>
      </w:r>
    </w:p>
    <w:p w14:paraId="545EBB2D" w14:textId="378ABF72" w:rsidR="000A14ED" w:rsidRPr="00987014" w:rsidRDefault="000A14ED" w:rsidP="00987014">
      <w:pPr>
        <w:rPr>
          <w:rFonts w:ascii="Lato" w:eastAsiaTheme="minorHAnsi" w:hAnsi="Lato" w:cs="Arial"/>
          <w:b/>
          <w:bCs/>
          <w:iCs/>
          <w:color w:val="0000FF"/>
          <w:szCs w:val="20"/>
        </w:rPr>
      </w:pPr>
      <w:r w:rsidRPr="00987014">
        <w:rPr>
          <w:rFonts w:ascii="Lato" w:eastAsiaTheme="minorHAnsi" w:hAnsi="Lato" w:cs="Arial"/>
          <w:iCs/>
          <w:color w:val="0000FF"/>
          <w:szCs w:val="20"/>
        </w:rPr>
        <w:lastRenderedPageBreak/>
        <w:t>2.12.</w:t>
      </w:r>
      <w:r w:rsidR="002725AC">
        <w:rPr>
          <w:rFonts w:ascii="Lato" w:eastAsia="DengXian" w:hAnsi="Lato" w:cs="Arial" w:hint="eastAsia"/>
          <w:iCs/>
          <w:color w:val="0000FF"/>
          <w:szCs w:val="20"/>
          <w:lang w:eastAsia="zh-CN"/>
        </w:rPr>
        <w:t xml:space="preserve"> </w:t>
      </w:r>
      <w:r w:rsidR="00171038" w:rsidRPr="00987014">
        <w:rPr>
          <w:rFonts w:ascii="Lato" w:eastAsiaTheme="minorHAnsi" w:hAnsi="Lato" w:cs="Arial"/>
          <w:iCs/>
          <w:color w:val="0000FF"/>
          <w:szCs w:val="20"/>
        </w:rPr>
        <w:t>Figure 6: most chemical engineers would not have interest in those “</w:t>
      </w:r>
      <w:r w:rsidR="00171038" w:rsidRPr="00987014">
        <w:rPr>
          <w:rFonts w:ascii="Lato" w:eastAsiaTheme="minorHAnsi" w:hAnsi="Lato" w:cs="Arial"/>
          <w:bCs/>
          <w:iCs/>
          <w:color w:val="0000FF"/>
          <w:szCs w:val="20"/>
        </w:rPr>
        <w:t>Potential green C</w:t>
      </w:r>
      <w:r w:rsidR="00171038" w:rsidRPr="00987014">
        <w:rPr>
          <w:rFonts w:ascii="Lato" w:eastAsiaTheme="minorHAnsi" w:hAnsi="Lato" w:cs="Arial"/>
          <w:bCs/>
          <w:iCs/>
          <w:color w:val="0000FF"/>
          <w:szCs w:val="20"/>
          <w:vertAlign w:val="subscript"/>
        </w:rPr>
        <w:t>2</w:t>
      </w:r>
      <w:r w:rsidR="00171038" w:rsidRPr="00987014">
        <w:rPr>
          <w:rFonts w:ascii="Lato" w:eastAsiaTheme="minorHAnsi" w:hAnsi="Lato" w:cs="Arial"/>
          <w:bCs/>
          <w:iCs/>
          <w:color w:val="0000FF"/>
          <w:szCs w:val="20"/>
        </w:rPr>
        <w:t>H</w:t>
      </w:r>
      <w:r w:rsidR="00171038" w:rsidRPr="00987014">
        <w:rPr>
          <w:rFonts w:ascii="Lato" w:eastAsiaTheme="minorHAnsi" w:hAnsi="Lato" w:cs="Arial"/>
          <w:bCs/>
          <w:iCs/>
          <w:color w:val="0000FF"/>
          <w:szCs w:val="20"/>
          <w:vertAlign w:val="subscript"/>
        </w:rPr>
        <w:t>2</w:t>
      </w:r>
      <w:r w:rsidR="00171038" w:rsidRPr="00987014">
        <w:rPr>
          <w:rFonts w:ascii="Lato" w:eastAsiaTheme="minorHAnsi" w:hAnsi="Lato" w:cs="Arial"/>
          <w:bCs/>
          <w:iCs/>
          <w:color w:val="0000FF"/>
          <w:szCs w:val="20"/>
        </w:rPr>
        <w:t xml:space="preserve"> synthesis routes.</w:t>
      </w:r>
      <w:r w:rsidR="00171038" w:rsidRPr="00987014">
        <w:rPr>
          <w:rFonts w:ascii="Lato" w:eastAsiaTheme="minorHAnsi" w:hAnsi="Lato" w:cs="Arial"/>
          <w:iCs/>
          <w:color w:val="0000FF"/>
          <w:szCs w:val="20"/>
        </w:rPr>
        <w:t>”</w:t>
      </w:r>
    </w:p>
    <w:p w14:paraId="03F7603E" w14:textId="2AF322E2" w:rsidR="00B85F44" w:rsidRPr="00B85F44" w:rsidRDefault="00760FFD" w:rsidP="00B85F44">
      <w:pPr>
        <w:rPr>
          <w:rFonts w:ascii="Lato" w:eastAsia="DengXian" w:hAnsi="Lato" w:cs="Arial"/>
          <w:bCs/>
          <w:iCs/>
          <w:szCs w:val="20"/>
          <w:lang w:eastAsia="zh-CN"/>
        </w:rPr>
      </w:pPr>
      <w:r w:rsidRPr="00987014">
        <w:rPr>
          <w:rFonts w:ascii="Lato" w:eastAsiaTheme="minorHAnsi" w:hAnsi="Lato" w:cs="Arial"/>
          <w:bCs/>
          <w:iCs/>
          <w:szCs w:val="20"/>
        </w:rPr>
        <w:t>In the context of the ambitious targets set by global frameworks such as the Paris Climate Agreement and the United Nations Sustainable Development Goals (SDGs), sustainability is a critical issue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Pr>
          <w:rFonts w:ascii="Lato" w:eastAsiaTheme="minorHAnsi" w:hAnsi="Lato" w:cs="Arial"/>
          <w:bCs/>
          <w:iCs/>
          <w:szCs w:val="20"/>
        </w:rPr>
        <w:t xml:space="preserve"> </w:t>
      </w:r>
      <w:r w:rsidRPr="00987014">
        <w:rPr>
          <w:rFonts w:ascii="Lato" w:eastAsiaTheme="minorHAnsi" w:hAnsi="Lato" w:cs="Arial"/>
          <w:bCs/>
          <w:iCs/>
          <w:szCs w:val="20"/>
        </w:rPr>
        <w:t>Gt</w:t>
      </w:r>
      <w:r w:rsidR="00F2689E">
        <w:rPr>
          <w:rFonts w:ascii="Lato" w:eastAsiaTheme="minorHAnsi" w:hAnsi="Lato" w:cs="Arial"/>
          <w:bCs/>
          <w:iCs/>
          <w:szCs w:val="20"/>
        </w:rPr>
        <w:t xml:space="preserve"> </w:t>
      </w:r>
      <w:r w:rsidRPr="00987014">
        <w:rPr>
          <w:rFonts w:ascii="Lato" w:eastAsiaTheme="minorHAnsi" w:hAnsi="Lato" w:cs="Arial"/>
          <w:bCs/>
          <w:iCs/>
          <w:szCs w:val="20"/>
        </w:rPr>
        <w:t>CO</w:t>
      </w:r>
      <w:r w:rsidRPr="00987014">
        <w:rPr>
          <w:rFonts w:ascii="Lato" w:eastAsiaTheme="minorHAnsi" w:hAnsi="Lato" w:cs="Arial"/>
          <w:bCs/>
          <w:iCs/>
          <w:szCs w:val="20"/>
          <w:vertAlign w:val="subscript"/>
        </w:rPr>
        <w:t>2</w:t>
      </w:r>
      <w:r w:rsidRPr="00987014">
        <w:rPr>
          <w:rFonts w:ascii="Lato" w:eastAsiaTheme="minorHAnsi" w:hAnsi="Lato" w:cs="Arial"/>
          <w:bCs/>
          <w:iCs/>
          <w:szCs w:val="20"/>
        </w:rPr>
        <w:t>e, or 10% of global emissions (</w:t>
      </w:r>
      <w:r w:rsidRPr="00987014">
        <w:rPr>
          <w:rFonts w:ascii="Lato" w:eastAsiaTheme="minorHAnsi" w:hAnsi="Lato" w:cs="Arial"/>
          <w:bCs/>
          <w:i/>
          <w:iCs/>
          <w:szCs w:val="20"/>
        </w:rPr>
        <w:t>Curr. Opin. Chem. Eng.</w:t>
      </w:r>
      <w:r w:rsidR="00AB1C3F" w:rsidRPr="00987014">
        <w:rPr>
          <w:rFonts w:ascii="Lato" w:eastAsiaTheme="minorHAnsi" w:hAnsi="Lato" w:cs="Arial"/>
          <w:bCs/>
          <w:iCs/>
          <w:szCs w:val="20"/>
        </w:rPr>
        <w:t xml:space="preserve"> 2023</w:t>
      </w:r>
      <w:r w:rsidRPr="00987014">
        <w:rPr>
          <w:rFonts w:ascii="Lato" w:eastAsiaTheme="minorHAnsi" w:hAnsi="Lato" w:cs="Arial"/>
          <w:bCs/>
          <w:iCs/>
          <w:szCs w:val="20"/>
        </w:rPr>
        <w:t xml:space="preserve">, </w:t>
      </w:r>
      <w:r w:rsidR="00AB1C3F" w:rsidRPr="00987014">
        <w:rPr>
          <w:rFonts w:ascii="Lato" w:eastAsiaTheme="minorHAnsi" w:hAnsi="Lato" w:cs="Arial"/>
          <w:bCs/>
          <w:iCs/>
          <w:szCs w:val="20"/>
        </w:rPr>
        <w:t xml:space="preserve">39, </w:t>
      </w:r>
      <w:r w:rsidRPr="00987014">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Pr>
          <w:rFonts w:ascii="Lato" w:eastAsia="DengXian" w:hAnsi="Lato" w:cs="Arial" w:hint="eastAsia"/>
          <w:bCs/>
          <w:iCs/>
          <w:szCs w:val="20"/>
          <w:lang w:eastAsia="zh-CN"/>
        </w:rPr>
        <w:t xml:space="preserve">renewable </w:t>
      </w:r>
      <w:r w:rsidRPr="00987014">
        <w:rPr>
          <w:rFonts w:ascii="Lato" w:eastAsiaTheme="minorHAnsi" w:hAnsi="Lato" w:cs="Arial"/>
          <w:bCs/>
          <w:iCs/>
          <w:szCs w:val="20"/>
        </w:rPr>
        <w:t xml:space="preserve">energy. </w:t>
      </w:r>
      <w:r w:rsidR="00362361">
        <w:rPr>
          <w:rFonts w:ascii="Lato" w:eastAsia="DengXian" w:hAnsi="Lato" w:cs="Arial" w:hint="eastAsia"/>
          <w:bCs/>
          <w:iCs/>
          <w:szCs w:val="20"/>
          <w:lang w:eastAsia="zh-CN"/>
        </w:rPr>
        <w:t>T</w:t>
      </w:r>
      <w:r w:rsidRPr="00987014">
        <w:rPr>
          <w:rFonts w:ascii="Lato" w:eastAsiaTheme="minorHAnsi" w:hAnsi="Lato" w:cs="Arial"/>
          <w:bCs/>
          <w:iCs/>
          <w:szCs w:val="20"/>
        </w:rPr>
        <w:t xml:space="preserve">hese potential green </w:t>
      </w:r>
      <w:r w:rsidR="00A979EA" w:rsidRPr="00A979EA">
        <w:rPr>
          <w:rFonts w:ascii="Lato" w:eastAsiaTheme="minorHAnsi" w:hAnsi="Lato" w:cs="Arial"/>
          <w:bCs/>
          <w:iCs/>
          <w:szCs w:val="20"/>
        </w:rPr>
        <w:t>C</w:t>
      </w:r>
      <w:r w:rsidR="00A979EA" w:rsidRPr="00A979EA">
        <w:rPr>
          <w:rFonts w:ascii="Lato" w:eastAsiaTheme="minorHAnsi" w:hAnsi="Lato" w:cs="Arial"/>
          <w:bCs/>
          <w:iCs/>
          <w:szCs w:val="20"/>
          <w:vertAlign w:val="subscript"/>
        </w:rPr>
        <w:t>2</w:t>
      </w:r>
      <w:r w:rsidR="00A979EA" w:rsidRPr="00A979EA">
        <w:rPr>
          <w:rFonts w:ascii="Lato" w:eastAsiaTheme="minorHAnsi" w:hAnsi="Lato" w:cs="Arial"/>
          <w:bCs/>
          <w:iCs/>
          <w:szCs w:val="20"/>
        </w:rPr>
        <w:t>H</w:t>
      </w:r>
      <w:r w:rsidR="00A979EA" w:rsidRPr="00A979EA">
        <w:rPr>
          <w:rFonts w:ascii="Lato" w:eastAsiaTheme="minorHAnsi" w:hAnsi="Lato" w:cs="Arial"/>
          <w:bCs/>
          <w:iCs/>
          <w:szCs w:val="20"/>
          <w:vertAlign w:val="subscript"/>
        </w:rPr>
        <w:t>2</w:t>
      </w:r>
      <w:r w:rsidR="00A979EA" w:rsidRPr="00A979EA">
        <w:rPr>
          <w:rFonts w:ascii="Lato" w:eastAsiaTheme="minorHAnsi" w:hAnsi="Lato" w:cs="Arial"/>
          <w:bCs/>
          <w:iCs/>
          <w:szCs w:val="20"/>
        </w:rPr>
        <w:t xml:space="preserve"> </w:t>
      </w:r>
      <w:r w:rsidRPr="00987014">
        <w:rPr>
          <w:rFonts w:ascii="Lato" w:eastAsiaTheme="minorHAnsi" w:hAnsi="Lato" w:cs="Arial"/>
          <w:bCs/>
          <w:iCs/>
          <w:szCs w:val="20"/>
        </w:rPr>
        <w:t>synthesis routes align with the broader global imperatives mentioned above.</w:t>
      </w:r>
      <w:r w:rsidR="00B85F44">
        <w:rPr>
          <w:rFonts w:ascii="Lato" w:eastAsia="DengXian" w:hAnsi="Lato" w:cs="Arial" w:hint="eastAsia"/>
          <w:bCs/>
          <w:iCs/>
          <w:szCs w:val="20"/>
          <w:lang w:eastAsia="zh-CN"/>
        </w:rPr>
        <w:t xml:space="preserve"> </w:t>
      </w:r>
      <w:r w:rsidR="00B85F44" w:rsidRPr="00B85F44">
        <w:rPr>
          <w:rFonts w:ascii="Lato" w:eastAsia="DengXian" w:hAnsi="Lato" w:cs="Arial"/>
          <w:bCs/>
          <w:iCs/>
          <w:szCs w:val="20"/>
          <w:lang w:eastAsia="zh-CN"/>
        </w:rPr>
        <w:t xml:space="preserve">We acknowledge that this transition is necessary </w:t>
      </w:r>
      <w:r w:rsidR="00C22A4C">
        <w:rPr>
          <w:rFonts w:ascii="Lato" w:eastAsia="DengXian" w:hAnsi="Lato" w:cs="Arial" w:hint="eastAsia"/>
          <w:bCs/>
          <w:iCs/>
          <w:szCs w:val="20"/>
          <w:lang w:eastAsia="zh-CN"/>
        </w:rPr>
        <w:t>yet</w:t>
      </w:r>
      <w:r w:rsidR="00B85F44" w:rsidRPr="00B85F44">
        <w:rPr>
          <w:rFonts w:ascii="Lato" w:eastAsia="DengXian" w:hAnsi="Lato" w:cs="Arial"/>
          <w:bCs/>
          <w:iCs/>
          <w:szCs w:val="20"/>
          <w:lang w:eastAsia="zh-CN"/>
        </w:rPr>
        <w:t xml:space="preserve"> challenging, requiring collaboration across various disciplines, </w:t>
      </w:r>
      <w:r w:rsidR="00C22A4C">
        <w:rPr>
          <w:rFonts w:ascii="Lato" w:eastAsia="DengXian" w:hAnsi="Lato" w:cs="Arial"/>
          <w:bCs/>
          <w:iCs/>
          <w:szCs w:val="20"/>
          <w:lang w:eastAsia="zh-CN"/>
        </w:rPr>
        <w:t>particularly</w:t>
      </w:r>
      <w:r w:rsidR="00B85F44" w:rsidRPr="00B85F44">
        <w:rPr>
          <w:rFonts w:ascii="Lato" w:eastAsia="DengXian" w:hAnsi="Lato" w:cs="Arial"/>
          <w:bCs/>
          <w:iCs/>
          <w:szCs w:val="20"/>
          <w:lang w:eastAsia="zh-CN"/>
        </w:rPr>
        <w:t xml:space="preserve"> chemical engineers. It is, </w:t>
      </w:r>
      <w:r w:rsidR="00C22A4C">
        <w:rPr>
          <w:rFonts w:ascii="Lato" w:eastAsia="DengXian" w:hAnsi="Lato" w:cs="Arial" w:hint="eastAsia"/>
          <w:bCs/>
          <w:iCs/>
          <w:szCs w:val="20"/>
          <w:lang w:eastAsia="zh-CN"/>
        </w:rPr>
        <w:t>therefore</w:t>
      </w:r>
      <w:r w:rsidR="00B85F44" w:rsidRPr="00B85F44">
        <w:rPr>
          <w:rFonts w:ascii="Lato" w:eastAsia="DengXian" w:hAnsi="Lato" w:cs="Arial"/>
          <w:bCs/>
          <w:iCs/>
          <w:szCs w:val="20"/>
          <w:lang w:eastAsia="zh-CN"/>
        </w:rPr>
        <w:t xml:space="preserve">, arbitrary and subjective to claim that chemical engineers do not </w:t>
      </w:r>
      <w:r w:rsidR="00B85F44">
        <w:rPr>
          <w:rFonts w:ascii="Lato" w:eastAsia="DengXian" w:hAnsi="Lato" w:cs="Arial" w:hint="eastAsia"/>
          <w:bCs/>
          <w:iCs/>
          <w:szCs w:val="20"/>
          <w:lang w:eastAsia="zh-CN"/>
        </w:rPr>
        <w:t xml:space="preserve">have interest in those </w:t>
      </w:r>
      <w:r w:rsidR="00B85F44" w:rsidRPr="00B85F44">
        <w:rPr>
          <w:rFonts w:ascii="Lato" w:eastAsia="DengXian" w:hAnsi="Lato" w:cs="Arial"/>
          <w:bCs/>
          <w:iCs/>
          <w:szCs w:val="20"/>
          <w:lang w:eastAsia="zh-CN"/>
        </w:rPr>
        <w:t>sustainable development.</w:t>
      </w:r>
    </w:p>
    <w:p w14:paraId="7CE66C31" w14:textId="4433D95B" w:rsidR="00013347" w:rsidRPr="00987014" w:rsidRDefault="002036B9" w:rsidP="00987014">
      <w:pPr>
        <w:rPr>
          <w:rFonts w:ascii="Lato" w:eastAsiaTheme="minorHAnsi" w:hAnsi="Lato" w:cs="Arial"/>
          <w:iCs/>
          <w:color w:val="0000FF"/>
          <w:szCs w:val="20"/>
        </w:rPr>
      </w:pPr>
      <w:r w:rsidRPr="00987014">
        <w:rPr>
          <w:rFonts w:ascii="Lato" w:eastAsiaTheme="minorHAnsi" w:hAnsi="Lato" w:cs="Arial"/>
          <w:iCs/>
          <w:color w:val="0000FF"/>
          <w:szCs w:val="20"/>
        </w:rPr>
        <w:t>Other</w:t>
      </w:r>
      <w:r w:rsidR="00013347" w:rsidRPr="00987014">
        <w:rPr>
          <w:rFonts w:ascii="Lato" w:eastAsiaTheme="minorHAnsi" w:hAnsi="Lato" w:cs="Arial"/>
          <w:iCs/>
          <w:color w:val="0000FF"/>
          <w:szCs w:val="20"/>
        </w:rPr>
        <w:t xml:space="preserve"> comments:</w:t>
      </w:r>
    </w:p>
    <w:p w14:paraId="2ED197E7" w14:textId="18DCD4CA"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.1</w:t>
      </w:r>
      <w:r w:rsidR="00F2689E">
        <w:rPr>
          <w:rFonts w:ascii="Lato" w:eastAsiaTheme="minorHAnsi" w:hAnsi="Lato" w:cs="Arial"/>
          <w:iCs/>
          <w:color w:val="0000FF"/>
          <w:szCs w:val="20"/>
        </w:rPr>
        <w:t xml:space="preserve"> </w:t>
      </w:r>
      <w:r w:rsidR="00C766AD" w:rsidRPr="00987014">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987014">
        <w:rPr>
          <w:rFonts w:ascii="Lato" w:eastAsiaTheme="minorHAnsi" w:hAnsi="Lato" w:cs="Arial"/>
          <w:iCs/>
          <w:color w:val="0000FF"/>
          <w:szCs w:val="20"/>
        </w:rPr>
        <w:t xml:space="preserve"> Schobert H. Production of acetylene and acetylene-based chemicals from coal[J]. Chemical Reviews, 2013, 114(3):1743-1760.</w:t>
      </w:r>
      <w:r w:rsidR="00C766AD" w:rsidRPr="00987014">
        <w:rPr>
          <w:rFonts w:ascii="Lato" w:eastAsiaTheme="minorHAnsi" w:hAnsi="Lato" w:cs="Arial"/>
          <w:iCs/>
          <w:color w:val="0000FF"/>
          <w:szCs w:val="20"/>
        </w:rPr>
        <w:t>,</w:t>
      </w:r>
      <w:r w:rsidR="002036B9" w:rsidRPr="00987014">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987014">
        <w:rPr>
          <w:rFonts w:ascii="Lato" w:eastAsiaTheme="minorHAnsi" w:hAnsi="Lato" w:cs="Arial"/>
          <w:iCs/>
          <w:color w:val="0000FF"/>
          <w:szCs w:val="20"/>
        </w:rPr>
        <w:t>a decade ago?</w:t>
      </w:r>
    </w:p>
    <w:p w14:paraId="5FDDCDBA" w14:textId="5D57C5D4" w:rsidR="005B672E" w:rsidRPr="00987014" w:rsidRDefault="005B672E"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The conventional commercial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production technologies discussed in Sections</w:t>
      </w:r>
      <w:r w:rsidR="00F2689E">
        <w:rPr>
          <w:rFonts w:ascii="Lato" w:eastAsia="DengXian" w:hAnsi="Lato" w:cs="Arial"/>
          <w:color w:val="000000" w:themeColor="text1"/>
          <w:szCs w:val="20"/>
          <w:lang w:eastAsia="zh-CN"/>
        </w:rPr>
        <w:t xml:space="preserve"> </w:t>
      </w:r>
      <w:r w:rsidRPr="00987014">
        <w:rPr>
          <w:rFonts w:ascii="Lato" w:eastAsia="DengXian" w:hAnsi="Lato" w:cs="Arial"/>
          <w:color w:val="000000" w:themeColor="text1"/>
          <w:szCs w:val="20"/>
          <w:lang w:eastAsia="zh-CN"/>
        </w:rPr>
        <w:t xml:space="preserve">2.2 and 2.3 </w:t>
      </w:r>
      <w:r w:rsidR="00C22A4C">
        <w:rPr>
          <w:rFonts w:ascii="Lato" w:eastAsia="DengXian" w:hAnsi="Lato" w:cs="Arial" w:hint="eastAsia"/>
          <w:color w:val="000000" w:themeColor="text1"/>
          <w:szCs w:val="20"/>
          <w:lang w:eastAsia="zh-CN"/>
        </w:rPr>
        <w:t xml:space="preserve">(now Section 2) </w:t>
      </w:r>
      <w:r w:rsidRPr="00987014">
        <w:rPr>
          <w:rFonts w:ascii="Lato" w:eastAsia="DengXian" w:hAnsi="Lato" w:cs="Arial"/>
          <w:color w:val="000000" w:themeColor="text1"/>
          <w:szCs w:val="20"/>
          <w:lang w:eastAsia="zh-CN"/>
        </w:rPr>
        <w:t xml:space="preserve">have seen little to no development over the past decade. </w:t>
      </w:r>
      <w:r w:rsidRPr="00987014">
        <w:rPr>
          <w:rFonts w:ascii="Lato" w:eastAsia="DengXian" w:hAnsi="Lato" w:cs="Arial"/>
          <w:b/>
          <w:bCs/>
          <w:color w:val="000000" w:themeColor="text1"/>
          <w:szCs w:val="20"/>
          <w:lang w:eastAsia="zh-CN"/>
        </w:rPr>
        <w:t>We have consolidated these into a new Section</w:t>
      </w:r>
      <w:r w:rsidR="00F2689E">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 xml:space="preserve">2.2 in a concise manner, </w:t>
      </w:r>
      <w:r w:rsidR="00FD2551" w:rsidRPr="00987014">
        <w:rPr>
          <w:rFonts w:ascii="Lato" w:eastAsia="DengXian" w:hAnsi="Lato" w:cs="Arial"/>
          <w:b/>
          <w:bCs/>
          <w:color w:val="000000" w:themeColor="text1"/>
          <w:szCs w:val="20"/>
          <w:lang w:eastAsia="zh-CN"/>
        </w:rPr>
        <w:t>providing</w:t>
      </w:r>
      <w:r w:rsidR="002D1AC2">
        <w:rPr>
          <w:rFonts w:ascii="Lato" w:eastAsia="DengXian" w:hAnsi="Lato" w:cs="Arial" w:hint="eastAsia"/>
          <w:b/>
          <w:bCs/>
          <w:color w:val="000000" w:themeColor="text1"/>
          <w:szCs w:val="20"/>
          <w:lang w:eastAsia="zh-CN"/>
        </w:rPr>
        <w:t xml:space="preserve"> only</w:t>
      </w:r>
      <w:r w:rsidRPr="00987014">
        <w:rPr>
          <w:rFonts w:ascii="Lato" w:eastAsia="DengXian" w:hAnsi="Lato" w:cs="Arial"/>
          <w:b/>
          <w:bCs/>
          <w:color w:val="000000" w:themeColor="text1"/>
          <w:szCs w:val="20"/>
          <w:lang w:eastAsia="zh-CN"/>
        </w:rPr>
        <w:t xml:space="preserve"> a brief introduction </w:t>
      </w:r>
      <w:r w:rsidR="00FD2551" w:rsidRPr="00987014">
        <w:rPr>
          <w:rFonts w:ascii="Lato" w:eastAsia="DengXian" w:hAnsi="Lato" w:cs="Arial"/>
          <w:b/>
          <w:bCs/>
          <w:color w:val="000000" w:themeColor="text1"/>
          <w:szCs w:val="20"/>
          <w:lang w:eastAsia="zh-CN"/>
        </w:rPr>
        <w:t>to</w:t>
      </w:r>
      <w:r w:rsidRPr="00987014">
        <w:rPr>
          <w:rFonts w:ascii="Lato" w:eastAsia="DengXian" w:hAnsi="Lato" w:cs="Arial"/>
          <w:b/>
          <w:bCs/>
          <w:color w:val="000000" w:themeColor="text1"/>
          <w:szCs w:val="20"/>
          <w:lang w:eastAsia="zh-CN"/>
        </w:rPr>
        <w:t xml:space="preserve"> these technologies</w:t>
      </w:r>
      <w:r w:rsidRPr="00987014">
        <w:rPr>
          <w:rFonts w:ascii="Lato" w:eastAsia="DengXian" w:hAnsi="Lato" w:cs="Arial"/>
          <w:color w:val="000000" w:themeColor="text1"/>
          <w:szCs w:val="20"/>
          <w:lang w:eastAsia="zh-CN"/>
        </w:rPr>
        <w:t xml:space="preserve">. Our focus is on the future rather than the past, and </w:t>
      </w:r>
      <w:bookmarkStart w:id="44" w:name="_Hlk183626325"/>
      <w:r w:rsidR="00FD2551" w:rsidRPr="00987014">
        <w:rPr>
          <w:rFonts w:ascii="Lato" w:eastAsia="DengXian" w:hAnsi="Lato" w:cs="Arial"/>
          <w:color w:val="000000" w:themeColor="text1"/>
          <w:szCs w:val="20"/>
          <w:lang w:eastAsia="zh-CN"/>
        </w:rPr>
        <w:t>this</w:t>
      </w:r>
      <w:r w:rsidRPr="00987014">
        <w:rPr>
          <w:rFonts w:ascii="Lato" w:eastAsia="DengXian" w:hAnsi="Lato" w:cs="Arial"/>
          <w:color w:val="000000" w:themeColor="text1"/>
          <w:szCs w:val="20"/>
          <w:lang w:eastAsia="zh-CN"/>
        </w:rPr>
        <w:t xml:space="preserve"> concise </w:t>
      </w:r>
      <w:r w:rsidR="00D72094">
        <w:rPr>
          <w:rFonts w:ascii="Lato" w:eastAsia="DengXian" w:hAnsi="Lato" w:cs="Arial" w:hint="eastAsia"/>
          <w:color w:val="000000" w:themeColor="text1"/>
          <w:szCs w:val="20"/>
          <w:lang w:eastAsia="zh-CN"/>
        </w:rPr>
        <w:t>description</w:t>
      </w:r>
      <w:r w:rsidRPr="00987014">
        <w:rPr>
          <w:rFonts w:ascii="Lato" w:eastAsia="DengXian" w:hAnsi="Lato" w:cs="Arial"/>
          <w:color w:val="000000" w:themeColor="text1"/>
          <w:szCs w:val="20"/>
          <w:lang w:eastAsia="zh-CN"/>
        </w:rPr>
        <w:t xml:space="preserve"> serves as an important primer for readers, helping them familiarize themselves with the field and understand our motivation for pursuing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in the future.</w:t>
      </w:r>
      <w:r w:rsidR="00E6212D">
        <w:rPr>
          <w:rFonts w:ascii="Lato" w:eastAsia="DengXian" w:hAnsi="Lato" w:cs="Arial"/>
          <w:color w:val="000000" w:themeColor="text1"/>
          <w:szCs w:val="20"/>
          <w:lang w:eastAsia="zh-CN"/>
        </w:rPr>
        <w:t xml:space="preserve"> </w:t>
      </w:r>
      <w:bookmarkEnd w:id="44"/>
      <w:r w:rsidR="00E6212D">
        <w:rPr>
          <w:rFonts w:ascii="Lato" w:eastAsia="Cambria" w:hAnsi="Lato" w:cs="Arial"/>
          <w:color w:val="000000" w:themeColor="text1"/>
          <w:szCs w:val="20"/>
          <w:lang w:eastAsia="x-none"/>
        </w:rPr>
        <w:t>Other</w:t>
      </w:r>
      <w:r w:rsidR="00E6212D" w:rsidRPr="00987014">
        <w:rPr>
          <w:rFonts w:ascii="Lato" w:eastAsia="Cambria" w:hAnsi="Lato" w:cs="Arial"/>
          <w:color w:val="000000" w:themeColor="text1"/>
          <w:szCs w:val="20"/>
          <w:lang w:eastAsia="x-none"/>
        </w:rPr>
        <w:t xml:space="preserve"> details can be found in the response to comment</w:t>
      </w:r>
      <w:r w:rsidR="00E6212D">
        <w:rPr>
          <w:rFonts w:ascii="Lato" w:eastAsia="Cambria" w:hAnsi="Lato" w:cs="Arial"/>
          <w:color w:val="000000" w:themeColor="text1"/>
          <w:szCs w:val="20"/>
          <w:lang w:eastAsia="x-none"/>
        </w:rPr>
        <w:t xml:space="preserve"> </w:t>
      </w:r>
      <w:r w:rsidR="00E6212D" w:rsidRPr="00987014">
        <w:rPr>
          <w:rFonts w:ascii="Lato" w:eastAsia="Cambria" w:hAnsi="Lato" w:cs="Arial"/>
          <w:color w:val="000000" w:themeColor="text1"/>
          <w:szCs w:val="20"/>
          <w:lang w:eastAsia="x-none"/>
        </w:rPr>
        <w:t>2.1.</w:t>
      </w:r>
    </w:p>
    <w:p w14:paraId="2AB5E0D9" w14:textId="3B06B129"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.2.</w:t>
      </w:r>
      <w:r w:rsidR="00C42B63">
        <w:rPr>
          <w:rFonts w:ascii="Lato" w:eastAsia="DengXian" w:hAnsi="Lato" w:cs="Arial" w:hint="eastAsia"/>
          <w:iCs/>
          <w:color w:val="0000FF"/>
          <w:szCs w:val="20"/>
          <w:lang w:eastAsia="zh-CN"/>
        </w:rPr>
        <w:t xml:space="preserve"> </w:t>
      </w:r>
      <w:r w:rsidR="002036B9" w:rsidRPr="00987014">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emphasize the word </w:t>
      </w:r>
      <w:r w:rsidR="002036B9" w:rsidRPr="00987014">
        <w:rPr>
          <w:rFonts w:ascii="Lato" w:eastAsiaTheme="minorHAnsi" w:hAnsi="Lato" w:cs="Arial"/>
          <w:i/>
          <w:iCs/>
          <w:color w:val="0000FF"/>
          <w:szCs w:val="20"/>
        </w:rPr>
        <w:t>commercial</w:t>
      </w:r>
      <w:r w:rsidR="002036B9" w:rsidRPr="00987014">
        <w:rPr>
          <w:rFonts w:ascii="Lato" w:eastAsiaTheme="minorHAnsi" w:hAnsi="Lato" w:cs="Arial"/>
          <w:iCs/>
          <w:color w:val="0000FF"/>
          <w:szCs w:val="20"/>
        </w:rPr>
        <w:t>. Therefore, this title may mislead readers unfamiliar with the relevant field into thinking that the calcium carbide method is not a commercial acetylene preparation method.</w:t>
      </w:r>
    </w:p>
    <w:p w14:paraId="238CFE7C" w14:textId="4E492CFE" w:rsidR="00EB60E0" w:rsidRPr="00987014" w:rsidRDefault="00EB60E0" w:rsidP="00987014">
      <w:pPr>
        <w:rPr>
          <w:rFonts w:ascii="Lato" w:eastAsia="DengXian" w:hAnsi="Lato" w:cs="Arial"/>
          <w:b/>
          <w:bCs/>
          <w:iCs/>
          <w:color w:val="000000" w:themeColor="text1"/>
          <w:szCs w:val="20"/>
          <w:lang w:eastAsia="zh-CN"/>
        </w:rPr>
      </w:pPr>
      <w:r w:rsidRPr="00987014">
        <w:rPr>
          <w:rFonts w:ascii="Lato" w:eastAsia="DengXian" w:hAnsi="Lato" w:cs="Arial"/>
          <w:b/>
          <w:bCs/>
          <w:iCs/>
          <w:color w:val="000000" w:themeColor="text1"/>
          <w:szCs w:val="20"/>
          <w:lang w:eastAsia="zh-CN"/>
        </w:rPr>
        <w:t>We have significantly shortened Sections</w:t>
      </w:r>
      <w:r w:rsidR="007D1144">
        <w:rPr>
          <w:rFonts w:ascii="Lato" w:eastAsia="DengXian" w:hAnsi="Lato" w:cs="Arial"/>
          <w:b/>
          <w:bCs/>
          <w:iCs/>
          <w:color w:val="000000" w:themeColor="text1"/>
          <w:szCs w:val="20"/>
          <w:lang w:eastAsia="zh-CN"/>
        </w:rPr>
        <w:t xml:space="preserve"> </w:t>
      </w:r>
      <w:r w:rsidRPr="00987014">
        <w:rPr>
          <w:rFonts w:ascii="Lato" w:eastAsia="DengXian" w:hAnsi="Lato" w:cs="Arial"/>
          <w:b/>
          <w:bCs/>
          <w:iCs/>
          <w:color w:val="000000" w:themeColor="text1"/>
          <w:szCs w:val="20"/>
          <w:lang w:eastAsia="zh-CN"/>
        </w:rPr>
        <w:t>2.1</w:t>
      </w:r>
      <w:r w:rsidR="00703A33">
        <w:rPr>
          <w:rFonts w:ascii="Lato" w:eastAsia="DengXian" w:hAnsi="Lato" w:cs="Arial" w:hint="eastAsia"/>
          <w:b/>
          <w:bCs/>
          <w:iCs/>
          <w:color w:val="000000" w:themeColor="text1"/>
          <w:szCs w:val="20"/>
          <w:lang w:eastAsia="zh-CN"/>
        </w:rPr>
        <w:t>-</w:t>
      </w:r>
      <w:r w:rsidRPr="00987014">
        <w:rPr>
          <w:rFonts w:ascii="Lato" w:eastAsia="DengXian" w:hAnsi="Lato" w:cs="Arial"/>
          <w:b/>
          <w:bCs/>
          <w:iCs/>
          <w:color w:val="000000" w:themeColor="text1"/>
          <w:szCs w:val="20"/>
          <w:lang w:eastAsia="zh-CN"/>
        </w:rPr>
        <w:t>2.3, and combined Sections</w:t>
      </w:r>
      <w:r w:rsidR="007D1144">
        <w:rPr>
          <w:rFonts w:ascii="Lato" w:eastAsia="DengXian" w:hAnsi="Lato" w:cs="Arial"/>
          <w:b/>
          <w:bCs/>
          <w:iCs/>
          <w:color w:val="000000" w:themeColor="text1"/>
          <w:szCs w:val="20"/>
          <w:lang w:eastAsia="zh-CN"/>
        </w:rPr>
        <w:t xml:space="preserve"> </w:t>
      </w:r>
      <w:r w:rsidRPr="00987014">
        <w:rPr>
          <w:rFonts w:ascii="Lato" w:eastAsia="DengXian" w:hAnsi="Lato" w:cs="Arial"/>
          <w:b/>
          <w:bCs/>
          <w:iCs/>
          <w:color w:val="000000" w:themeColor="text1"/>
          <w:szCs w:val="20"/>
          <w:lang w:eastAsia="zh-CN"/>
        </w:rPr>
        <w:t xml:space="preserve">2.2 and 2.3 into a new section titled </w:t>
      </w:r>
      <w:r w:rsidR="00551100">
        <w:rPr>
          <w:rFonts w:ascii="Lato" w:eastAsia="DengXian" w:hAnsi="Lato" w:cs="Arial"/>
          <w:b/>
          <w:bCs/>
          <w:iCs/>
          <w:color w:val="000000" w:themeColor="text1"/>
          <w:szCs w:val="20"/>
          <w:lang w:eastAsia="zh-CN"/>
        </w:rPr>
        <w:t>‘</w:t>
      </w:r>
      <w:r w:rsidRPr="00987014">
        <w:rPr>
          <w:rFonts w:ascii="Lato" w:eastAsia="DengXian" w:hAnsi="Lato" w:cs="Arial"/>
          <w:b/>
          <w:bCs/>
          <w:iCs/>
          <w:color w:val="000000" w:themeColor="text1"/>
          <w:szCs w:val="20"/>
          <w:lang w:eastAsia="zh-CN"/>
        </w:rPr>
        <w:t xml:space="preserve">Commercial </w:t>
      </w:r>
      <w:r w:rsidR="006B5EFF">
        <w:rPr>
          <w:rFonts w:ascii="Lato" w:eastAsia="DengXian" w:hAnsi="Lato" w:cs="Arial" w:hint="eastAsia"/>
          <w:b/>
          <w:bCs/>
          <w:iCs/>
          <w:color w:val="000000" w:themeColor="text1"/>
          <w:szCs w:val="20"/>
          <w:lang w:eastAsia="zh-CN"/>
        </w:rPr>
        <w:t>acetylene</w:t>
      </w:r>
      <w:r w:rsidR="00A979EA" w:rsidRPr="00A979EA">
        <w:rPr>
          <w:rFonts w:ascii="Lato" w:eastAsia="DengXian" w:hAnsi="Lato" w:cs="Arial"/>
          <w:b/>
          <w:bCs/>
          <w:iCs/>
          <w:color w:val="000000" w:themeColor="text1"/>
          <w:szCs w:val="20"/>
          <w:lang w:eastAsia="zh-CN"/>
        </w:rPr>
        <w:t xml:space="preserve"> </w:t>
      </w:r>
      <w:r w:rsidR="00163FCD" w:rsidRPr="00987014">
        <w:rPr>
          <w:rFonts w:ascii="Lato" w:eastAsia="DengXian" w:hAnsi="Lato" w:cs="Arial"/>
          <w:b/>
          <w:bCs/>
          <w:iCs/>
          <w:color w:val="000000" w:themeColor="text1"/>
          <w:szCs w:val="20"/>
          <w:lang w:eastAsia="zh-CN"/>
        </w:rPr>
        <w:t>p</w:t>
      </w:r>
      <w:r w:rsidRPr="00987014">
        <w:rPr>
          <w:rFonts w:ascii="Lato" w:eastAsia="DengXian" w:hAnsi="Lato" w:cs="Arial"/>
          <w:b/>
          <w:bCs/>
          <w:iCs/>
          <w:color w:val="000000" w:themeColor="text1"/>
          <w:szCs w:val="20"/>
          <w:lang w:eastAsia="zh-CN"/>
        </w:rPr>
        <w:t xml:space="preserve">roduction </w:t>
      </w:r>
      <w:r w:rsidR="00163FCD" w:rsidRPr="00987014">
        <w:rPr>
          <w:rFonts w:ascii="Lato" w:eastAsia="DengXian" w:hAnsi="Lato" w:cs="Arial"/>
          <w:b/>
          <w:bCs/>
          <w:iCs/>
          <w:color w:val="000000" w:themeColor="text1"/>
          <w:szCs w:val="20"/>
          <w:lang w:eastAsia="zh-CN"/>
        </w:rPr>
        <w:t>r</w:t>
      </w:r>
      <w:r w:rsidRPr="00987014">
        <w:rPr>
          <w:rFonts w:ascii="Lato" w:eastAsia="DengXian" w:hAnsi="Lato" w:cs="Arial"/>
          <w:b/>
          <w:bCs/>
          <w:iCs/>
          <w:color w:val="000000" w:themeColor="text1"/>
          <w:szCs w:val="20"/>
          <w:lang w:eastAsia="zh-CN"/>
        </w:rPr>
        <w:t>oute</w:t>
      </w:r>
      <w:r w:rsidR="00F12154">
        <w:rPr>
          <w:rFonts w:ascii="Lato" w:eastAsia="DengXian" w:hAnsi="Lato" w:cs="Arial" w:hint="eastAsia"/>
          <w:b/>
          <w:bCs/>
          <w:iCs/>
          <w:color w:val="000000" w:themeColor="text1"/>
          <w:szCs w:val="20"/>
          <w:lang w:eastAsia="zh-CN"/>
        </w:rPr>
        <w:t>s</w:t>
      </w:r>
      <w:r w:rsidR="00551100">
        <w:rPr>
          <w:rFonts w:ascii="Lato" w:eastAsia="DengXian" w:hAnsi="Lato" w:cs="Arial"/>
          <w:b/>
          <w:bCs/>
          <w:iCs/>
          <w:color w:val="000000" w:themeColor="text1"/>
          <w:szCs w:val="20"/>
          <w:lang w:eastAsia="zh-CN"/>
        </w:rPr>
        <w:t>’</w:t>
      </w:r>
      <w:r w:rsidR="007D1144">
        <w:rPr>
          <w:rFonts w:ascii="Lato" w:eastAsia="DengXian" w:hAnsi="Lato" w:cs="Arial"/>
          <w:b/>
          <w:bCs/>
          <w:iCs/>
          <w:color w:val="000000" w:themeColor="text1"/>
          <w:szCs w:val="20"/>
          <w:lang w:eastAsia="zh-CN"/>
        </w:rPr>
        <w:t>.</w:t>
      </w:r>
    </w:p>
    <w:p w14:paraId="3327246F" w14:textId="21BAE425" w:rsidR="00013347" w:rsidRPr="00987014" w:rsidRDefault="00013347" w:rsidP="00987014">
      <w:pPr>
        <w:rPr>
          <w:rFonts w:ascii="Lato" w:eastAsia="DengXian" w:hAnsi="Lato" w:cs="Arial"/>
          <w:iCs/>
          <w:color w:val="0000FF"/>
          <w:szCs w:val="20"/>
          <w:lang w:eastAsia="zh-CN"/>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.3.</w:t>
      </w:r>
      <w:r w:rsidR="00C42B63">
        <w:rPr>
          <w:rFonts w:ascii="Lato" w:eastAsia="DengXian" w:hAnsi="Lato" w:cs="Arial" w:hint="eastAsia"/>
          <w:iCs/>
          <w:color w:val="0000FF"/>
          <w:szCs w:val="20"/>
          <w:lang w:eastAsia="zh-CN"/>
        </w:rPr>
        <w:t xml:space="preserve"> </w:t>
      </w:r>
      <w:r w:rsidR="002036B9" w:rsidRPr="00987014">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987014">
        <w:rPr>
          <w:rFonts w:ascii="Lato" w:eastAsiaTheme="minorHAnsi" w:hAnsi="Lato" w:cs="Arial"/>
          <w:iCs/>
          <w:color w:val="0000FF"/>
          <w:szCs w:val="20"/>
          <w:vertAlign w:val="subscript"/>
        </w:rPr>
        <w:t>4</w:t>
      </w:r>
      <w:r w:rsidR="002036B9" w:rsidRPr="00987014">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987014">
        <w:rPr>
          <w:rFonts w:ascii="Lato" w:eastAsiaTheme="minorHAnsi" w:hAnsi="Lato" w:cs="Arial"/>
          <w:iCs/>
          <w:color w:val="0000FF"/>
          <w:szCs w:val="20"/>
          <w:vertAlign w:val="subscript"/>
        </w:rPr>
        <w:t>4</w:t>
      </w:r>
      <w:r w:rsidR="002036B9" w:rsidRPr="00987014">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1894CFA7" w:rsidR="005B1B12" w:rsidRPr="00987014" w:rsidRDefault="005B1B12" w:rsidP="00987014">
      <w:pPr>
        <w:rPr>
          <w:rFonts w:ascii="Lato" w:eastAsia="DengXian" w:hAnsi="Lato" w:cs="Arial"/>
          <w:szCs w:val="20"/>
          <w:lang w:eastAsia="zh-CN"/>
        </w:rPr>
      </w:pPr>
      <w:r w:rsidRPr="00987014">
        <w:rPr>
          <w:rFonts w:ascii="Lato" w:eastAsia="DengXian" w:hAnsi="Lato" w:cs="Arial"/>
          <w:szCs w:val="20"/>
          <w:lang w:eastAsia="zh-CN"/>
        </w:rPr>
        <w:lastRenderedPageBreak/>
        <w:t xml:space="preserve">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w:t>
      </w:r>
      <w:r w:rsidRPr="00987014">
        <w:rPr>
          <w:rFonts w:ascii="Lato" w:eastAsia="DengXian" w:hAnsi="Lato" w:cs="Arial"/>
          <w:b/>
          <w:szCs w:val="20"/>
          <w:lang w:eastAsia="zh-CN"/>
        </w:rPr>
        <w:t>Fig.</w:t>
      </w:r>
      <w:r w:rsidR="007D1144">
        <w:rPr>
          <w:rFonts w:ascii="Lato" w:eastAsia="DengXian" w:hAnsi="Lato" w:cs="Arial"/>
          <w:b/>
          <w:szCs w:val="20"/>
          <w:lang w:eastAsia="zh-CN"/>
        </w:rPr>
        <w:t xml:space="preserve"> </w:t>
      </w:r>
      <w:r w:rsidRPr="00987014">
        <w:rPr>
          <w:rFonts w:ascii="Lato" w:eastAsia="DengXian" w:hAnsi="Lato" w:cs="Arial"/>
          <w:b/>
          <w:szCs w:val="20"/>
          <w:lang w:eastAsia="zh-CN"/>
        </w:rPr>
        <w:t>5d</w:t>
      </w:r>
      <w:r w:rsidRPr="00987014">
        <w:rPr>
          <w:rFonts w:ascii="Lato" w:eastAsia="DengXian" w:hAnsi="Lato" w:cs="Arial"/>
          <w:szCs w:val="20"/>
          <w:lang w:eastAsia="zh-CN"/>
        </w:rPr>
        <w:t xml:space="preserve">, non-thermal plasma requires a similar or even higher energy input compared to thermal plasma. However, </w:t>
      </w:r>
      <w:r w:rsidR="00A979EA" w:rsidRPr="00A979EA">
        <w:rPr>
          <w:rFonts w:ascii="Lato" w:eastAsia="DengXian" w:hAnsi="Lato" w:cs="Arial"/>
          <w:szCs w:val="20"/>
          <w:lang w:eastAsia="zh-CN"/>
        </w:rPr>
        <w:t>CH</w:t>
      </w:r>
      <w:r w:rsidR="00A979EA" w:rsidRPr="00A979EA">
        <w:rPr>
          <w:rFonts w:ascii="Lato" w:eastAsia="DengXian" w:hAnsi="Lato" w:cs="Arial"/>
          <w:szCs w:val="20"/>
          <w:vertAlign w:val="subscript"/>
          <w:lang w:eastAsia="zh-CN"/>
        </w:rPr>
        <w:t>4</w:t>
      </w:r>
      <w:r w:rsidRPr="00987014">
        <w:rPr>
          <w:rFonts w:ascii="Lato" w:eastAsia="DengXian" w:hAnsi="Lato" w:cs="Arial"/>
          <w:szCs w:val="20"/>
          <w:lang w:eastAsia="zh-CN"/>
        </w:rPr>
        <w:t xml:space="preserve"> conversion and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selectivity are comparable to those of thermal plasma process. As an emerging technology capable of enabling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production at low temperatures, we believe its promise should not be dismissed solely due to its</w:t>
      </w:r>
      <w:r w:rsidR="007D1144">
        <w:rPr>
          <w:rFonts w:ascii="Lato" w:eastAsia="DengXian" w:hAnsi="Lato" w:cs="Arial"/>
          <w:szCs w:val="20"/>
          <w:lang w:eastAsia="zh-CN"/>
        </w:rPr>
        <w:t xml:space="preserve"> slightly</w:t>
      </w:r>
      <w:r w:rsidRPr="00987014">
        <w:rPr>
          <w:rFonts w:ascii="Lato" w:eastAsia="DengXian" w:hAnsi="Lato" w:cs="Arial"/>
          <w:szCs w:val="20"/>
          <w:lang w:eastAsia="zh-CN"/>
        </w:rPr>
        <w:t xml:space="preserve"> high</w:t>
      </w:r>
      <w:r w:rsidR="007D1144">
        <w:rPr>
          <w:rFonts w:ascii="Lato" w:eastAsia="DengXian" w:hAnsi="Lato" w:cs="Arial"/>
          <w:szCs w:val="20"/>
          <w:lang w:eastAsia="zh-CN"/>
        </w:rPr>
        <w:t>er</w:t>
      </w:r>
      <w:r w:rsidRPr="00987014">
        <w:rPr>
          <w:rFonts w:ascii="Lato" w:eastAsia="DengXian" w:hAnsi="Lato" w:cs="Arial"/>
          <w:szCs w:val="20"/>
          <w:lang w:eastAsia="zh-CN"/>
        </w:rPr>
        <w:t xml:space="preserve"> energy input compared to the commercial thermal plasma process</w:t>
      </w:r>
      <w:r w:rsidR="002D1AC2">
        <w:rPr>
          <w:rFonts w:ascii="Lato" w:eastAsia="DengXian" w:hAnsi="Lato" w:cs="Arial" w:hint="eastAsia"/>
          <w:szCs w:val="20"/>
          <w:lang w:eastAsia="zh-CN"/>
        </w:rPr>
        <w:t xml:space="preserve"> at this moment</w:t>
      </w:r>
      <w:r w:rsidRPr="00987014">
        <w:rPr>
          <w:rFonts w:ascii="Lato" w:eastAsia="DengXian" w:hAnsi="Lato" w:cs="Arial"/>
          <w:szCs w:val="20"/>
          <w:lang w:eastAsia="zh-CN"/>
        </w:rPr>
        <w:t>.</w:t>
      </w:r>
    </w:p>
    <w:p w14:paraId="20DF09E2" w14:textId="0C905598" w:rsidR="005B1B12" w:rsidRPr="00987014" w:rsidRDefault="005B1B12" w:rsidP="00987014">
      <w:pPr>
        <w:rPr>
          <w:rFonts w:ascii="Lato" w:eastAsia="DengXian" w:hAnsi="Lato" w:cs="Arial"/>
          <w:iCs/>
          <w:color w:val="0000FF"/>
          <w:szCs w:val="20"/>
          <w:lang w:eastAsia="zh-CN"/>
        </w:rPr>
      </w:pPr>
      <w:r w:rsidRPr="00551100">
        <w:rPr>
          <w:rFonts w:ascii="Lato" w:eastAsia="DengXian" w:hAnsi="Lato" w:cs="Arial"/>
          <w:b/>
          <w:szCs w:val="20"/>
          <w:lang w:eastAsia="zh-CN"/>
        </w:rPr>
        <w:t xml:space="preserve">We elaborated on our perspectives on non-thermal plasma in the </w:t>
      </w:r>
      <w:r w:rsidR="00551100" w:rsidRPr="00551100">
        <w:rPr>
          <w:rFonts w:ascii="Lato" w:eastAsia="DengXian" w:hAnsi="Lato" w:cs="Arial"/>
          <w:b/>
          <w:szCs w:val="20"/>
          <w:lang w:eastAsia="zh-CN"/>
        </w:rPr>
        <w:t>‘</w:t>
      </w:r>
      <w:r w:rsidRPr="00551100">
        <w:rPr>
          <w:rFonts w:ascii="Lato" w:eastAsia="DengXian" w:hAnsi="Lato" w:cs="Arial"/>
          <w:b/>
          <w:iCs/>
          <w:szCs w:val="20"/>
          <w:lang w:eastAsia="zh-CN"/>
        </w:rPr>
        <w:t>Perspective and Outlook</w:t>
      </w:r>
      <w:r w:rsidR="00551100" w:rsidRPr="00551100">
        <w:rPr>
          <w:rFonts w:ascii="Lato" w:eastAsia="DengXian" w:hAnsi="Lato" w:cs="Arial"/>
          <w:b/>
          <w:iCs/>
          <w:szCs w:val="20"/>
          <w:lang w:eastAsia="zh-CN"/>
        </w:rPr>
        <w:t xml:space="preserve">’ </w:t>
      </w:r>
      <w:r w:rsidRPr="00551100">
        <w:rPr>
          <w:rFonts w:ascii="Lato" w:eastAsia="DengXian" w:hAnsi="Lato" w:cs="Arial"/>
          <w:b/>
          <w:szCs w:val="20"/>
          <w:lang w:eastAsia="zh-CN"/>
        </w:rPr>
        <w:t>section</w:t>
      </w:r>
      <w:r w:rsidR="002D1AC2">
        <w:rPr>
          <w:rFonts w:ascii="Lato" w:eastAsia="DengXian" w:hAnsi="Lato" w:cs="Arial" w:hint="eastAsia"/>
          <w:b/>
          <w:szCs w:val="20"/>
          <w:lang w:eastAsia="zh-CN"/>
        </w:rPr>
        <w:t xml:space="preserve"> (page xx, line xx)</w:t>
      </w:r>
      <w:r w:rsidRPr="00551100">
        <w:rPr>
          <w:rFonts w:ascii="Lato" w:eastAsia="DengXian" w:hAnsi="Lato" w:cs="Arial"/>
          <w:szCs w:val="20"/>
          <w:lang w:eastAsia="zh-CN"/>
        </w:rPr>
        <w:t>: Emerging technologies, such as non</w:t>
      </w:r>
      <w:r w:rsidRPr="00551100">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551100">
        <w:rPr>
          <w:rFonts w:ascii="Lato" w:eastAsia="DengXian" w:hAnsi="Lato" w:cs="Arial"/>
          <w:szCs w:val="20"/>
          <w:lang w:eastAsia="zh-CN"/>
        </w:rPr>
        <w:noBreakHyphen/>
        <w:t>thermal plasma technologies show performance close to that of commercial</w:t>
      </w:r>
      <w:r w:rsidRPr="00987014">
        <w:rPr>
          <w:rFonts w:ascii="Lato" w:eastAsia="DengXian" w:hAnsi="Lato" w:cs="Arial"/>
          <w:szCs w:val="20"/>
          <w:lang w:eastAsia="zh-CN"/>
        </w:rPr>
        <w:t xml:space="preserve"> thermal plasma but typically require higher energy input and more complex equipment. While catalysts can favor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production, the catalytic and plasma</w:t>
      </w:r>
      <w:r w:rsidRPr="00987014">
        <w:rPr>
          <w:rFonts w:ascii="Lato" w:eastAsia="DengXian" w:hAnsi="Lato" w:cs="Arial"/>
          <w:szCs w:val="20"/>
          <w:lang w:eastAsia="zh-CN"/>
        </w:rPr>
        <w:noBreakHyphen/>
        <w:t xml:space="preserve">assisted mechanisms are still not well understood. Future research should aim to improve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yield, energy efficiency, and equipment lifespan, with the goal of reducing energy requirements to the theoretical limit of 4.0</w:t>
      </w:r>
      <w:r w:rsidR="007D1144">
        <w:rPr>
          <w:rFonts w:ascii="Lato" w:eastAsia="DengXian" w:hAnsi="Lato" w:cs="Cambria"/>
          <w:szCs w:val="20"/>
          <w:lang w:eastAsia="zh-CN"/>
        </w:rPr>
        <w:t xml:space="preserve"> </w:t>
      </w:r>
      <w:r w:rsidRPr="00987014">
        <w:rPr>
          <w:rFonts w:ascii="Lato" w:eastAsia="DengXian" w:hAnsi="Lato" w:cs="Arial"/>
          <w:szCs w:val="20"/>
          <w:lang w:eastAsia="zh-CN"/>
        </w:rPr>
        <w:t>kWh</w:t>
      </w:r>
      <w:r w:rsidR="007D1144">
        <w:rPr>
          <w:rFonts w:ascii="Lato" w:eastAsia="DengXian" w:hAnsi="Lato" w:cs="Cambria"/>
          <w:szCs w:val="20"/>
          <w:lang w:eastAsia="zh-CN"/>
        </w:rPr>
        <w:t xml:space="preserve"> </w:t>
      </w:r>
      <w:r w:rsidRPr="00987014">
        <w:rPr>
          <w:rFonts w:ascii="Lato" w:eastAsia="DengXian" w:hAnsi="Lato" w:cs="Arial"/>
          <w:szCs w:val="20"/>
          <w:lang w:eastAsia="zh-CN"/>
        </w:rPr>
        <w:t>kg</w:t>
      </w:r>
      <w:r w:rsidRPr="00987014">
        <w:rPr>
          <w:rFonts w:ascii="Lato" w:eastAsia="DengXian" w:hAnsi="Lato" w:cs="Arial"/>
          <w:szCs w:val="20"/>
          <w:vertAlign w:val="superscript"/>
          <w:lang w:eastAsia="zh-CN"/>
        </w:rPr>
        <w:t>–1</w:t>
      </w:r>
      <w:r w:rsidR="007D1144">
        <w:rPr>
          <w:rFonts w:ascii="Lato" w:eastAsia="DengXian" w:hAnsi="Lato" w:cs="Cambria"/>
          <w:szCs w:val="20"/>
          <w:lang w:eastAsia="zh-CN"/>
        </w:rPr>
        <w:t xml:space="preserve">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Pr="00987014">
        <w:rPr>
          <w:rFonts w:ascii="Lato" w:eastAsia="DengXian" w:hAnsi="Lato" w:cs="Arial"/>
          <w:szCs w:val="20"/>
          <w:lang w:eastAsia="zh-CN"/>
        </w:rPr>
        <w:t xml:space="preserve">. Cold plasma offers advantages by preventing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decomposition and eliminating costly cooling processes, while warm plasma usually achieves higher </w:t>
      </w:r>
      <w:r w:rsidR="00A979EA" w:rsidRPr="00A979EA">
        <w:rPr>
          <w:rFonts w:ascii="Lato" w:eastAsia="DengXian" w:hAnsi="Lato" w:cs="Arial"/>
          <w:szCs w:val="20"/>
          <w:lang w:eastAsia="zh-CN"/>
        </w:rPr>
        <w:t>CH</w:t>
      </w:r>
      <w:r w:rsidR="00A979EA" w:rsidRPr="00A979EA">
        <w:rPr>
          <w:rFonts w:ascii="Lato" w:eastAsia="DengXian" w:hAnsi="Lato" w:cs="Arial"/>
          <w:szCs w:val="20"/>
          <w:vertAlign w:val="subscript"/>
          <w:lang w:eastAsia="zh-CN"/>
        </w:rPr>
        <w:t>4</w:t>
      </w:r>
      <w:r w:rsidRPr="00987014">
        <w:rPr>
          <w:rFonts w:ascii="Lato" w:eastAsia="DengXian" w:hAnsi="Lato" w:cs="Arial"/>
          <w:szCs w:val="20"/>
          <w:lang w:eastAsia="zh-CN"/>
        </w:rPr>
        <w:t xml:space="preserve"> conversion. The future dominance of either plasma type remains uncertain.</w:t>
      </w:r>
    </w:p>
    <w:p w14:paraId="0EB46848" w14:textId="2D32BA7A" w:rsidR="00013347" w:rsidRPr="00987014" w:rsidRDefault="00013347" w:rsidP="00987014">
      <w:pPr>
        <w:rPr>
          <w:rFonts w:ascii="Lato" w:eastAsiaTheme="minorHAnsi" w:hAnsi="Lato" w:cs="Arial"/>
          <w:iCs/>
          <w:color w:val="0000FF"/>
          <w:szCs w:val="20"/>
          <w:lang w:val="en-GB"/>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w:t>
      </w:r>
      <w:r w:rsidR="00E55CB4" w:rsidRPr="00987014">
        <w:rPr>
          <w:rFonts w:ascii="Lato" w:eastAsiaTheme="minorHAnsi" w:hAnsi="Lato" w:cs="Arial"/>
          <w:iCs/>
          <w:color w:val="0000FF"/>
          <w:szCs w:val="20"/>
        </w:rPr>
        <w:t>4</w:t>
      </w:r>
      <w:r w:rsidRPr="00987014">
        <w:rPr>
          <w:rFonts w:ascii="Lato" w:eastAsiaTheme="minorHAnsi" w:hAnsi="Lato" w:cs="Arial"/>
          <w:iCs/>
          <w:color w:val="0000FF"/>
          <w:szCs w:val="20"/>
        </w:rPr>
        <w:t>.</w:t>
      </w:r>
      <w:r w:rsidR="007D1144">
        <w:rPr>
          <w:rFonts w:ascii="Lato" w:eastAsiaTheme="minorHAnsi" w:hAnsi="Lato" w:cs="Arial"/>
          <w:iCs/>
          <w:color w:val="0000FF"/>
          <w:szCs w:val="20"/>
        </w:rPr>
        <w:t xml:space="preserve"> </w:t>
      </w:r>
      <w:r w:rsidR="002036B9" w:rsidRPr="00987014">
        <w:rPr>
          <w:rFonts w:ascii="Lato" w:eastAsiaTheme="minorHAnsi" w:hAnsi="Lato" w:cs="Arial"/>
          <w:iCs/>
          <w:color w:val="0000FF"/>
          <w:szCs w:val="20"/>
          <w:lang w:val="en-GB"/>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7C89F148" w14:textId="01A47F24" w:rsidR="005B1B12" w:rsidRPr="00987014" w:rsidRDefault="005B1B12" w:rsidP="00987014">
      <w:pPr>
        <w:rPr>
          <w:rFonts w:ascii="Lato" w:eastAsia="DengXian" w:hAnsi="Lato" w:cs="Arial"/>
          <w:b/>
          <w:bCs/>
          <w:szCs w:val="20"/>
          <w:lang w:eastAsia="zh-CN"/>
        </w:rPr>
      </w:pPr>
      <w:r w:rsidRPr="00987014">
        <w:rPr>
          <w:rFonts w:ascii="Lato" w:eastAsia="DengXian" w:hAnsi="Lato" w:cs="Arial"/>
          <w:szCs w:val="20"/>
          <w:lang w:eastAsia="zh-CN"/>
        </w:rPr>
        <w:t xml:space="preserve">In </w:t>
      </w:r>
      <w:r w:rsidRPr="00987014">
        <w:rPr>
          <w:rFonts w:ascii="Lato" w:eastAsia="DengXian" w:hAnsi="Lato" w:cs="Arial"/>
          <w:b/>
          <w:szCs w:val="20"/>
          <w:lang w:eastAsia="zh-CN"/>
        </w:rPr>
        <w:t>Section</w:t>
      </w:r>
      <w:r w:rsidR="007D1144">
        <w:rPr>
          <w:rFonts w:ascii="Lato" w:eastAsia="DengXian" w:hAnsi="Lato" w:cs="Arial"/>
          <w:b/>
          <w:szCs w:val="20"/>
          <w:lang w:eastAsia="zh-CN"/>
        </w:rPr>
        <w:t xml:space="preserve"> </w:t>
      </w:r>
      <w:r w:rsidRPr="00987014">
        <w:rPr>
          <w:rFonts w:ascii="Lato" w:eastAsia="DengXian" w:hAnsi="Lato" w:cs="Arial"/>
          <w:b/>
          <w:szCs w:val="20"/>
          <w:lang w:eastAsia="zh-CN"/>
        </w:rPr>
        <w:t>2.1</w:t>
      </w:r>
      <w:r w:rsidRPr="00987014">
        <w:rPr>
          <w:rFonts w:ascii="Lato" w:eastAsia="DengXian" w:hAnsi="Lato" w:cs="Arial"/>
          <w:szCs w:val="20"/>
          <w:lang w:eastAsia="zh-CN"/>
        </w:rPr>
        <w:t>, we briefly mentioned that plasma technologies for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production </w:t>
      </w:r>
      <w:r w:rsidR="007545E8" w:rsidRPr="00987014">
        <w:rPr>
          <w:rFonts w:ascii="Lato" w:eastAsia="DengXian" w:hAnsi="Lato" w:cs="Arial"/>
          <w:szCs w:val="20"/>
          <w:lang w:eastAsia="zh-CN"/>
        </w:rPr>
        <w:t>are still being</w:t>
      </w:r>
      <w:r w:rsidRPr="00987014">
        <w:rPr>
          <w:rFonts w:ascii="Lato" w:eastAsia="DengXian" w:hAnsi="Lato" w:cs="Arial"/>
          <w:szCs w:val="20"/>
          <w:lang w:eastAsia="zh-CN"/>
        </w:rPr>
        <w:t xml:space="preserve"> explored at the pilot scale in China. To better highlight the emerging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processes utilizing plasma technology, </w:t>
      </w:r>
      <w:r w:rsidRPr="00987014">
        <w:rPr>
          <w:rFonts w:ascii="Lato" w:eastAsia="DengXian" w:hAnsi="Lato" w:cs="Arial"/>
          <w:b/>
          <w:bCs/>
          <w:szCs w:val="20"/>
          <w:lang w:eastAsia="zh-CN"/>
        </w:rPr>
        <w:t xml:space="preserve">we have removed </w:t>
      </w:r>
      <w:r w:rsidR="007D1144">
        <w:rPr>
          <w:rFonts w:ascii="Lato" w:eastAsia="DengXian" w:hAnsi="Lato" w:cs="Arial"/>
          <w:b/>
          <w:bCs/>
          <w:szCs w:val="20"/>
          <w:lang w:eastAsia="zh-CN"/>
        </w:rPr>
        <w:t xml:space="preserve">the relevant discussions </w:t>
      </w:r>
      <w:r w:rsidRPr="00987014">
        <w:rPr>
          <w:rFonts w:ascii="Lato" w:eastAsia="DengXian" w:hAnsi="Lato" w:cs="Arial"/>
          <w:b/>
          <w:bCs/>
          <w:szCs w:val="20"/>
          <w:lang w:eastAsia="zh-CN"/>
        </w:rPr>
        <w:t>from Section</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2.1 and </w:t>
      </w:r>
      <w:r w:rsidR="007D1144">
        <w:rPr>
          <w:rFonts w:ascii="Lato" w:eastAsia="DengXian" w:hAnsi="Lato" w:cs="Arial"/>
          <w:b/>
          <w:bCs/>
          <w:szCs w:val="20"/>
          <w:lang w:eastAsia="zh-CN"/>
        </w:rPr>
        <w:t>included</w:t>
      </w:r>
      <w:r w:rsidRPr="00987014">
        <w:rPr>
          <w:rFonts w:ascii="Lato" w:eastAsia="DengXian" w:hAnsi="Lato" w:cs="Arial"/>
          <w:b/>
          <w:bCs/>
          <w:szCs w:val="20"/>
          <w:lang w:eastAsia="zh-CN"/>
        </w:rPr>
        <w:t xml:space="preserve"> the following description in the new Section</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2.3</w:t>
      </w:r>
      <w:r w:rsidR="007D1144">
        <w:rPr>
          <w:rFonts w:ascii="Lato" w:eastAsia="DengXian" w:hAnsi="Lato" w:cs="Arial"/>
          <w:b/>
          <w:bCs/>
          <w:szCs w:val="20"/>
          <w:lang w:eastAsia="zh-CN"/>
        </w:rPr>
        <w:t xml:space="preserve"> (page xx, line xx)</w:t>
      </w:r>
      <w:r w:rsidRPr="00987014">
        <w:rPr>
          <w:rFonts w:ascii="Lato" w:eastAsia="DengXian" w:hAnsi="Lato" w:cs="Arial"/>
          <w:b/>
          <w:bCs/>
          <w:szCs w:val="20"/>
          <w:lang w:eastAsia="zh-CN"/>
        </w:rPr>
        <w:t>: Coal-to-</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 xml:space="preserve">production via plasma technologies has seen significant development in China </w:t>
      </w:r>
      <w:r w:rsidR="007545E8" w:rsidRPr="00987014">
        <w:rPr>
          <w:rFonts w:ascii="Lato" w:eastAsia="DengXian" w:hAnsi="Lato" w:cs="Arial"/>
          <w:b/>
          <w:bCs/>
          <w:szCs w:val="20"/>
          <w:lang w:eastAsia="zh-CN"/>
        </w:rPr>
        <w:t>during</w:t>
      </w:r>
      <w:r w:rsidRPr="00987014">
        <w:rPr>
          <w:rFonts w:ascii="Lato" w:eastAsia="DengXian" w:hAnsi="Lato" w:cs="Arial"/>
          <w:b/>
          <w:bCs/>
          <w:szCs w:val="20"/>
          <w:lang w:eastAsia="zh-CN"/>
        </w:rPr>
        <w:t xml:space="preserve"> the 21</w:t>
      </w:r>
      <w:r w:rsidRPr="00987014">
        <w:rPr>
          <w:rFonts w:ascii="Lato" w:eastAsia="DengXian" w:hAnsi="Lato" w:cs="Arial"/>
          <w:b/>
          <w:bCs/>
          <w:szCs w:val="20"/>
          <w:vertAlign w:val="superscript"/>
          <w:lang w:eastAsia="zh-CN"/>
        </w:rPr>
        <w:t>st</w:t>
      </w:r>
      <w:r w:rsidRPr="00987014">
        <w:rPr>
          <w:rFonts w:ascii="Lato" w:eastAsia="DengXian" w:hAnsi="Lato" w:cs="Arial"/>
          <w:b/>
          <w:bCs/>
          <w:szCs w:val="20"/>
          <w:lang w:eastAsia="zh-CN"/>
        </w:rPr>
        <w:t xml:space="preserve"> century. Between 2002 </w:t>
      </w:r>
      <w:r w:rsidR="007545E8" w:rsidRPr="00987014">
        <w:rPr>
          <w:rFonts w:ascii="Lato" w:eastAsia="DengXian" w:hAnsi="Lato" w:cs="Arial"/>
          <w:b/>
          <w:bCs/>
          <w:szCs w:val="20"/>
          <w:lang w:eastAsia="zh-CN"/>
        </w:rPr>
        <w:t>and</w:t>
      </w:r>
      <w:r w:rsidRPr="00987014">
        <w:rPr>
          <w:rFonts w:ascii="Lato" w:eastAsia="DengXian" w:hAnsi="Lato" w:cs="Arial"/>
          <w:b/>
          <w:bCs/>
          <w:szCs w:val="20"/>
          <w:lang w:eastAsia="zh-CN"/>
        </w:rPr>
        <w:t xml:space="preserve"> 2016, Xinjiang Tianye Group Co. Ltd. developed 2</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MW and </w:t>
      </w:r>
      <w:r w:rsidR="007D1144">
        <w:rPr>
          <w:rFonts w:ascii="Lato" w:eastAsia="DengXian" w:hAnsi="Lato" w:cs="Arial"/>
          <w:b/>
          <w:bCs/>
          <w:szCs w:val="20"/>
          <w:lang w:eastAsia="zh-CN"/>
        </w:rPr>
        <w:t xml:space="preserve">5 </w:t>
      </w:r>
      <w:r w:rsidRPr="00987014">
        <w:rPr>
          <w:rFonts w:ascii="Lato" w:eastAsia="DengXian" w:hAnsi="Lato" w:cs="Arial"/>
          <w:b/>
          <w:bCs/>
          <w:szCs w:val="20"/>
          <w:lang w:eastAsia="zh-CN"/>
        </w:rPr>
        <w:t>MW hydrogen plasma coal-to-</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pilot plants.</w:t>
      </w:r>
      <w:r w:rsidRPr="00987014">
        <w:rPr>
          <w:rFonts w:ascii="Lato" w:eastAsia="DengXian" w:hAnsi="Lato" w:cs="Arial"/>
          <w:b/>
          <w:bCs/>
          <w:szCs w:val="20"/>
          <w:vertAlign w:val="superscript"/>
          <w:lang w:eastAsia="zh-CN"/>
        </w:rPr>
        <w:t>[xx]</w:t>
      </w:r>
      <w:r w:rsidRPr="00987014">
        <w:rPr>
          <w:rFonts w:ascii="Lato" w:eastAsia="DengXian" w:hAnsi="Lato" w:cs="Arial"/>
          <w:b/>
          <w:bCs/>
          <w:szCs w:val="20"/>
          <w:lang w:eastAsia="zh-CN"/>
        </w:rPr>
        <w:t xml:space="preserve"> Since 2014, Zhejiang University and Xinjiang Yuehetai Chemical Technology Co. Ltd. have collaboratively advanced 2</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MW and 10</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MW hydrogen plasma systems.</w:t>
      </w:r>
      <w:r w:rsidRPr="00987014">
        <w:rPr>
          <w:rFonts w:ascii="Lato" w:eastAsia="DengXian" w:hAnsi="Lato" w:cs="Arial"/>
          <w:b/>
          <w:bCs/>
          <w:szCs w:val="20"/>
          <w:vertAlign w:val="superscript"/>
          <w:lang w:eastAsia="zh-CN"/>
        </w:rPr>
        <w:t>[xx]</w:t>
      </w:r>
      <w:r w:rsidRPr="00987014">
        <w:rPr>
          <w:rFonts w:ascii="Lato" w:eastAsia="DengXian" w:hAnsi="Lato" w:cs="Arial"/>
          <w:b/>
          <w:bCs/>
          <w:szCs w:val="20"/>
          <w:lang w:eastAsia="zh-CN"/>
        </w:rPr>
        <w:t xml:space="preserve"> These efforts </w:t>
      </w:r>
      <w:r w:rsidR="007545E8" w:rsidRPr="00987014">
        <w:rPr>
          <w:rFonts w:ascii="Lato" w:eastAsia="DengXian" w:hAnsi="Lato" w:cs="Arial"/>
          <w:b/>
          <w:bCs/>
          <w:szCs w:val="20"/>
          <w:lang w:eastAsia="zh-CN"/>
        </w:rPr>
        <w:t xml:space="preserve">have </w:t>
      </w:r>
      <w:r w:rsidRPr="00987014">
        <w:rPr>
          <w:rFonts w:ascii="Lato" w:eastAsia="DengXian" w:hAnsi="Lato" w:cs="Arial"/>
          <w:b/>
          <w:bCs/>
          <w:szCs w:val="20"/>
          <w:lang w:eastAsia="zh-CN"/>
        </w:rPr>
        <w:t>achieved an annual production capacity of 5</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kt, with reported costs over 20% lower than conventional </w:t>
      </w:r>
      <w:r w:rsidR="00A979EA" w:rsidRPr="00A979EA">
        <w:rPr>
          <w:rFonts w:ascii="Lato" w:eastAsia="DengXian" w:hAnsi="Lato" w:cs="Arial"/>
          <w:b/>
          <w:bCs/>
          <w:iCs/>
          <w:szCs w:val="20"/>
          <w:lang w:eastAsia="zh-CN"/>
        </w:rPr>
        <w:t>CaC</w:t>
      </w:r>
      <w:r w:rsidR="00A979EA" w:rsidRPr="00A979EA">
        <w:rPr>
          <w:rFonts w:ascii="Lato" w:eastAsia="DengXian" w:hAnsi="Lato" w:cs="Arial"/>
          <w:b/>
          <w:bCs/>
          <w:iCs/>
          <w:szCs w:val="20"/>
          <w:vertAlign w:val="subscript"/>
          <w:lang w:eastAsia="zh-CN"/>
        </w:rPr>
        <w:t>2</w:t>
      </w:r>
      <w:r w:rsidRPr="00987014">
        <w:rPr>
          <w:rFonts w:ascii="Lato" w:eastAsia="DengXian" w:hAnsi="Lato" w:cs="Arial"/>
          <w:b/>
          <w:bCs/>
          <w:szCs w:val="20"/>
          <w:lang w:eastAsia="zh-CN"/>
        </w:rPr>
        <w:t xml:space="preserve"> routes and a significantly reduced carbon footprint.</w:t>
      </w:r>
    </w:p>
    <w:p w14:paraId="6A3827AF" w14:textId="4197516D" w:rsidR="005B1B12" w:rsidRPr="00987014" w:rsidRDefault="005B1B12" w:rsidP="00987014">
      <w:pPr>
        <w:rPr>
          <w:rFonts w:ascii="Lato" w:eastAsia="DengXian" w:hAnsi="Lato" w:cs="Arial"/>
          <w:szCs w:val="20"/>
          <w:lang w:eastAsia="zh-CN"/>
        </w:rPr>
      </w:pPr>
      <w:r w:rsidRPr="00987014">
        <w:rPr>
          <w:rFonts w:ascii="Lato" w:eastAsia="DengXian" w:hAnsi="Lato" w:cs="Arial"/>
          <w:szCs w:val="20"/>
          <w:lang w:eastAsia="zh-CN"/>
        </w:rPr>
        <w:t xml:space="preserve">[xx] Xia, W., Shi, K., Wang, C., Wang, H., Chen, X. The plasma energy route to industrial carbon neutrality in China. </w:t>
      </w:r>
      <w:r w:rsidRPr="00987014">
        <w:rPr>
          <w:rFonts w:ascii="Lato" w:eastAsia="DengXian" w:hAnsi="Lato" w:cs="Arial"/>
          <w:i/>
          <w:iCs/>
          <w:szCs w:val="20"/>
          <w:lang w:eastAsia="zh-CN"/>
        </w:rPr>
        <w:t>Chin. J. Theor. Appl. Mech.</w:t>
      </w:r>
      <w:r w:rsidRPr="00987014">
        <w:rPr>
          <w:rFonts w:ascii="Lato" w:eastAsia="DengXian" w:hAnsi="Lato" w:cs="Arial"/>
          <w:szCs w:val="20"/>
          <w:lang w:eastAsia="zh-CN"/>
        </w:rPr>
        <w:t xml:space="preserve"> 55, 2779–2795 (2023).</w:t>
      </w:r>
      <w:r w:rsidR="00B01AD2">
        <w:rPr>
          <w:rFonts w:ascii="Lato" w:eastAsia="DengXian" w:hAnsi="Lato" w:cs="Arial" w:hint="eastAsia"/>
          <w:szCs w:val="20"/>
          <w:lang w:eastAsia="zh-CN"/>
        </w:rPr>
        <w:t xml:space="preserve"> </w:t>
      </w:r>
      <w:r w:rsidRPr="00987014">
        <w:rPr>
          <w:rFonts w:ascii="Lato" w:eastAsia="DengXian" w:hAnsi="Lato" w:cs="Arial"/>
          <w:szCs w:val="20"/>
          <w:lang w:eastAsia="zh-CN"/>
        </w:rPr>
        <w:t xml:space="preserve">[xx] Guo, X. </w:t>
      </w:r>
      <w:r w:rsidRPr="00987014">
        <w:rPr>
          <w:rFonts w:ascii="Lato" w:eastAsia="DengXian" w:hAnsi="Lato" w:cs="Arial"/>
          <w:i/>
          <w:iCs/>
          <w:szCs w:val="20"/>
          <w:lang w:eastAsia="zh-CN"/>
        </w:rPr>
        <w:t>et al</w:t>
      </w:r>
      <w:r w:rsidRPr="00987014">
        <w:rPr>
          <w:rFonts w:ascii="Lato" w:eastAsia="DengXian" w:hAnsi="Lato" w:cs="Arial"/>
          <w:szCs w:val="20"/>
          <w:lang w:eastAsia="zh-CN"/>
        </w:rPr>
        <w:t>. Analysis and prospect on plasma pyrolysis technology for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production. </w:t>
      </w:r>
      <w:r w:rsidRPr="00987014">
        <w:rPr>
          <w:rFonts w:ascii="Lato" w:eastAsia="DengXian" w:hAnsi="Lato" w:cs="Arial"/>
          <w:i/>
          <w:iCs/>
          <w:szCs w:val="20"/>
          <w:lang w:eastAsia="zh-CN"/>
        </w:rPr>
        <w:t>Environ. Prot. Chem. Ind.</w:t>
      </w:r>
      <w:r w:rsidRPr="00987014">
        <w:rPr>
          <w:rFonts w:ascii="Lato" w:eastAsia="DengXian" w:hAnsi="Lato" w:cs="Arial"/>
          <w:szCs w:val="20"/>
          <w:lang w:eastAsia="zh-CN"/>
        </w:rPr>
        <w:t xml:space="preserve"> 41, 229–234 (2021).</w:t>
      </w:r>
    </w:p>
    <w:p w14:paraId="694A35FD" w14:textId="57695DCE" w:rsidR="00013347" w:rsidRPr="00987014" w:rsidRDefault="00013347" w:rsidP="00987014">
      <w:pPr>
        <w:rPr>
          <w:rFonts w:ascii="Lato" w:eastAsia="DengXian" w:hAnsi="Lato" w:cs="Arial"/>
          <w:iCs/>
          <w:color w:val="0000FF"/>
          <w:szCs w:val="20"/>
          <w:lang w:val="en-GB" w:eastAsia="zh-CN"/>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w:t>
      </w:r>
      <w:r w:rsidR="00E55CB4" w:rsidRPr="00987014">
        <w:rPr>
          <w:rFonts w:ascii="Lato" w:eastAsiaTheme="minorHAnsi" w:hAnsi="Lato" w:cs="Arial"/>
          <w:iCs/>
          <w:color w:val="0000FF"/>
          <w:szCs w:val="20"/>
        </w:rPr>
        <w:t>5</w:t>
      </w:r>
      <w:r w:rsidRPr="00987014">
        <w:rPr>
          <w:rFonts w:ascii="Lato" w:eastAsiaTheme="minorHAnsi" w:hAnsi="Lato" w:cs="Arial"/>
          <w:iCs/>
          <w:color w:val="0000FF"/>
          <w:szCs w:val="20"/>
        </w:rPr>
        <w:t>.</w:t>
      </w:r>
      <w:r w:rsidR="00774F1D">
        <w:rPr>
          <w:rFonts w:ascii="Lato" w:eastAsiaTheme="minorHAnsi" w:hAnsi="Lato" w:cs="Arial"/>
          <w:iCs/>
          <w:color w:val="0000FF"/>
          <w:szCs w:val="20"/>
        </w:rPr>
        <w:t xml:space="preserve"> </w:t>
      </w:r>
      <w:r w:rsidR="002036B9" w:rsidRPr="00987014">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w:t>
      </w:r>
      <w:r w:rsidR="002036B9" w:rsidRPr="00987014">
        <w:rPr>
          <w:rFonts w:ascii="Lato" w:eastAsiaTheme="minorHAnsi" w:hAnsi="Lato" w:cs="Arial"/>
          <w:iCs/>
          <w:color w:val="0000FF"/>
          <w:szCs w:val="20"/>
          <w:lang w:val="en-GB"/>
        </w:rPr>
        <w:lastRenderedPageBreak/>
        <w:t xml:space="preserve">about the </w:t>
      </w:r>
      <w:r w:rsidR="002036B9" w:rsidRPr="00987014">
        <w:rPr>
          <w:rFonts w:ascii="Lato" w:eastAsiaTheme="minorHAnsi" w:hAnsi="Lato" w:cs="Arial"/>
          <w:bCs/>
          <w:iCs/>
          <w:color w:val="0000FF"/>
          <w:szCs w:val="20"/>
          <w:lang w:val="en-GB"/>
        </w:rPr>
        <w:t>revival</w:t>
      </w:r>
      <w:r w:rsidR="002036B9" w:rsidRPr="00987014">
        <w:rPr>
          <w:rFonts w:ascii="Lato" w:eastAsiaTheme="minorHAnsi" w:hAnsi="Lato" w:cs="Arial"/>
          <w:b/>
          <w:bCs/>
          <w:iCs/>
          <w:color w:val="0000FF"/>
          <w:szCs w:val="20"/>
          <w:lang w:val="en-GB"/>
        </w:rPr>
        <w:t xml:space="preserve"> </w:t>
      </w:r>
      <w:r w:rsidR="002036B9" w:rsidRPr="00987014">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3B7F901F" w:rsidR="000E2960" w:rsidRPr="00987014" w:rsidRDefault="003E53ED" w:rsidP="00987014">
      <w:pPr>
        <w:rPr>
          <w:rFonts w:ascii="Lato" w:eastAsia="DengXian" w:hAnsi="Lato" w:cs="Arial"/>
          <w:bCs/>
          <w:szCs w:val="20"/>
          <w:lang w:eastAsia="zh-CN"/>
        </w:rPr>
      </w:pPr>
      <w:r w:rsidRPr="00987014">
        <w:rPr>
          <w:rFonts w:ascii="Lato" w:eastAsia="DengXian" w:hAnsi="Lato" w:cs="Arial"/>
          <w:bCs/>
          <w:szCs w:val="20"/>
          <w:lang w:eastAsia="zh-CN"/>
        </w:rPr>
        <w:t>As the Reviewer noted, China holds 45% of the global PVC market, where the ATV pathway dominates. The primary challenge associated with the ATV route is its</w:t>
      </w:r>
      <w:r w:rsidR="00CE360D">
        <w:rPr>
          <w:rFonts w:ascii="Lato" w:eastAsia="DengXian" w:hAnsi="Lato" w:cs="Arial" w:hint="eastAsia"/>
          <w:bCs/>
          <w:szCs w:val="20"/>
          <w:lang w:eastAsia="zh-CN"/>
        </w:rPr>
        <w:t xml:space="preserve"> </w:t>
      </w:r>
      <w:r w:rsidRPr="00987014">
        <w:rPr>
          <w:rFonts w:ascii="Lato" w:eastAsia="DengXian" w:hAnsi="Lato" w:cs="Arial"/>
          <w:bCs/>
          <w:szCs w:val="20"/>
          <w:lang w:eastAsia="zh-CN"/>
        </w:rPr>
        <w:t xml:space="preserve">high carbon footprint. Currently, nearly 20% of PVC in China is produced via the EBP route. If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production technologies shift from fossil</w:t>
      </w:r>
      <w:r w:rsidRPr="00987014">
        <w:rPr>
          <w:rFonts w:ascii="Lato" w:eastAsia="DengXian" w:hAnsi="Lato" w:cs="Arial"/>
          <w:bCs/>
          <w:szCs w:val="20"/>
          <w:lang w:eastAsia="zh-CN"/>
        </w:rPr>
        <w:noBreakHyphen/>
        <w:t>based to green alternatives, the EBP route may be partially replaced by the more cost</w:t>
      </w:r>
      <w:r w:rsidRPr="00987014">
        <w:rPr>
          <w:rFonts w:ascii="Lato" w:eastAsia="DengXian" w:hAnsi="Lato" w:cs="Arial"/>
          <w:bCs/>
          <w:szCs w:val="20"/>
          <w:lang w:eastAsia="zh-CN"/>
        </w:rPr>
        <w:noBreakHyphen/>
        <w:t>effective ATV route. More importantly, the ATV route could see a resurgence outside of China.</w:t>
      </w:r>
    </w:p>
    <w:p w14:paraId="4A070A44" w14:textId="0F6E6052" w:rsidR="003E53ED" w:rsidRPr="00987014" w:rsidRDefault="003E53ED" w:rsidP="00987014">
      <w:pPr>
        <w:rPr>
          <w:rFonts w:ascii="Lato" w:eastAsia="DengXian" w:hAnsi="Lato" w:cs="Arial"/>
          <w:bCs/>
          <w:szCs w:val="20"/>
          <w:lang w:eastAsia="zh-CN"/>
        </w:rPr>
      </w:pPr>
      <w:r w:rsidRPr="00987014">
        <w:rPr>
          <w:rFonts w:ascii="Lato" w:eastAsia="DengXian" w:hAnsi="Lato" w:cs="Arial"/>
          <w:bCs/>
          <w:szCs w:val="20"/>
          <w:lang w:eastAsia="zh-CN"/>
        </w:rPr>
        <w:t xml:space="preserve">Additionally, </w:t>
      </w:r>
      <w:r w:rsidRPr="00987014">
        <w:rPr>
          <w:rFonts w:ascii="Lato" w:eastAsia="DengXian" w:hAnsi="Lato" w:cs="Arial"/>
          <w:b/>
          <w:bCs/>
          <w:szCs w:val="20"/>
          <w:lang w:eastAsia="zh-CN"/>
        </w:rPr>
        <w:t>we have incorporated discussion of recent studies into Section</w:t>
      </w:r>
      <w:r w:rsidR="00774F1D">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3, </w:t>
      </w:r>
      <w:r w:rsidR="002D1AC2">
        <w:rPr>
          <w:rFonts w:ascii="Lato" w:eastAsia="DengXian" w:hAnsi="Lato" w:cs="Arial" w:hint="eastAsia"/>
          <w:b/>
          <w:bCs/>
          <w:szCs w:val="20"/>
          <w:lang w:eastAsia="zh-CN"/>
        </w:rPr>
        <w:t xml:space="preserve">as suggested by Reviewer #3, </w:t>
      </w:r>
      <w:r w:rsidRPr="00987014">
        <w:rPr>
          <w:rFonts w:ascii="Lato" w:eastAsia="DengXian" w:hAnsi="Lato" w:cs="Arial"/>
          <w:b/>
          <w:bCs/>
          <w:szCs w:val="20"/>
          <w:lang w:eastAsia="zh-CN"/>
        </w:rPr>
        <w:t xml:space="preserve">highlighting emerging </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 xml:space="preserve">applications (see details in </w:t>
      </w:r>
      <w:r w:rsidR="00774F1D">
        <w:rPr>
          <w:rFonts w:ascii="Lato" w:eastAsia="DengXian" w:hAnsi="Lato" w:cs="Arial"/>
          <w:b/>
          <w:bCs/>
          <w:szCs w:val="20"/>
          <w:lang w:eastAsia="zh-CN"/>
        </w:rPr>
        <w:t xml:space="preserve">the response to the </w:t>
      </w:r>
      <w:r w:rsidRPr="00987014">
        <w:rPr>
          <w:rFonts w:ascii="Lato" w:eastAsia="DengXian" w:hAnsi="Lato" w:cs="Arial"/>
          <w:b/>
          <w:bCs/>
          <w:szCs w:val="20"/>
          <w:lang w:eastAsia="zh-CN"/>
        </w:rPr>
        <w:t>comment</w:t>
      </w:r>
      <w:r w:rsidR="00774F1D">
        <w:rPr>
          <w:rFonts w:ascii="Lato" w:eastAsia="DengXian" w:hAnsi="Lato" w:cs="Arial"/>
          <w:b/>
          <w:bCs/>
          <w:szCs w:val="20"/>
          <w:lang w:eastAsia="zh-CN"/>
        </w:rPr>
        <w:t xml:space="preserve"> </w:t>
      </w:r>
      <w:r w:rsidRPr="00987014">
        <w:rPr>
          <w:rFonts w:ascii="Lato" w:eastAsia="DengXian" w:hAnsi="Lato" w:cs="Arial"/>
          <w:b/>
          <w:bCs/>
          <w:szCs w:val="20"/>
          <w:lang w:eastAsia="zh-CN"/>
        </w:rPr>
        <w:t>2.</w:t>
      </w:r>
      <w:r w:rsidR="00774F1D">
        <w:rPr>
          <w:rFonts w:ascii="Lato" w:eastAsia="DengXian" w:hAnsi="Lato" w:cs="Arial"/>
          <w:b/>
          <w:bCs/>
          <w:szCs w:val="20"/>
          <w:lang w:eastAsia="zh-CN"/>
        </w:rPr>
        <w:t>1</w:t>
      </w:r>
      <w:r w:rsidRPr="00987014">
        <w:rPr>
          <w:rFonts w:ascii="Lato" w:eastAsia="DengXian" w:hAnsi="Lato" w:cs="Arial"/>
          <w:b/>
          <w:bCs/>
          <w:szCs w:val="20"/>
          <w:lang w:eastAsia="zh-CN"/>
        </w:rPr>
        <w:t>).</w:t>
      </w:r>
      <w:r w:rsidRPr="00987014">
        <w:rPr>
          <w:rFonts w:ascii="Lato" w:eastAsia="DengXian" w:hAnsi="Lato" w:cs="Arial"/>
          <w:bCs/>
          <w:szCs w:val="20"/>
          <w:lang w:eastAsia="zh-CN"/>
        </w:rPr>
        <w:t xml:space="preserve"> These advancements further reinforce the potential for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to return as a key chemical building block.</w:t>
      </w:r>
    </w:p>
    <w:p w14:paraId="023A4E03" w14:textId="2527EBF8" w:rsidR="003E53ED" w:rsidRPr="00987014" w:rsidRDefault="003E53ED" w:rsidP="00987014">
      <w:pPr>
        <w:rPr>
          <w:rFonts w:ascii="Lato" w:eastAsia="DengXian" w:hAnsi="Lato" w:cs="Arial"/>
          <w:bCs/>
          <w:szCs w:val="20"/>
          <w:lang w:eastAsia="zh-CN"/>
        </w:rPr>
      </w:pPr>
      <w:r w:rsidRPr="00987014">
        <w:rPr>
          <w:rFonts w:ascii="Lato" w:eastAsia="DengXian" w:hAnsi="Lato" w:cs="Arial"/>
          <w:b/>
          <w:bCs/>
          <w:szCs w:val="20"/>
          <w:lang w:eastAsia="zh-CN"/>
        </w:rPr>
        <w:t>Fig.</w:t>
      </w:r>
      <w:r w:rsidR="00703A33">
        <w:rPr>
          <w:rFonts w:ascii="Lato" w:eastAsia="DengXian" w:hAnsi="Lato" w:cs="Arial" w:hint="eastAsia"/>
          <w:b/>
          <w:bCs/>
          <w:szCs w:val="20"/>
          <w:lang w:eastAsia="zh-CN"/>
        </w:rPr>
        <w:t xml:space="preserve"> 5</w:t>
      </w:r>
      <w:r w:rsidRPr="00987014">
        <w:rPr>
          <w:rFonts w:ascii="Lato" w:eastAsia="DengXian" w:hAnsi="Lato" w:cs="Arial"/>
          <w:b/>
          <w:bCs/>
          <w:szCs w:val="20"/>
          <w:lang w:eastAsia="zh-CN"/>
        </w:rPr>
        <w:t>a</w:t>
      </w:r>
      <w:r w:rsidRPr="00987014">
        <w:rPr>
          <w:rFonts w:ascii="Lato" w:eastAsia="DengXian" w:hAnsi="Lato" w:cs="Arial"/>
          <w:bCs/>
          <w:szCs w:val="20"/>
          <w:lang w:eastAsia="zh-CN"/>
        </w:rPr>
        <w:t xml:space="preserve"> and </w:t>
      </w:r>
      <w:r w:rsidR="00703A33">
        <w:rPr>
          <w:rFonts w:ascii="Lato" w:eastAsia="DengXian" w:hAnsi="Lato" w:cs="Arial" w:hint="eastAsia"/>
          <w:b/>
          <w:bCs/>
          <w:szCs w:val="20"/>
          <w:lang w:eastAsia="zh-CN"/>
        </w:rPr>
        <w:t>5</w:t>
      </w:r>
      <w:r w:rsidRPr="00987014">
        <w:rPr>
          <w:rFonts w:ascii="Lato" w:eastAsia="DengXian" w:hAnsi="Lato" w:cs="Arial"/>
          <w:b/>
          <w:bCs/>
          <w:szCs w:val="20"/>
          <w:lang w:eastAsia="zh-CN"/>
        </w:rPr>
        <w:t>b</w:t>
      </w:r>
      <w:r w:rsidRPr="00987014">
        <w:rPr>
          <w:rFonts w:ascii="Lato" w:eastAsia="DengXian" w:hAnsi="Lato" w:cs="Arial"/>
          <w:bCs/>
          <w:szCs w:val="20"/>
          <w:lang w:eastAsia="zh-CN"/>
        </w:rPr>
        <w:t xml:space="preserve"> present the production costs and climate change impacts of the four methods, respectively. By separating the production cost data and the climate change impact data into two distinct figures, we ensure clarity and make the information easier to follow. Therefore, we believe combining them into a single figure is unnecessary.</w:t>
      </w:r>
    </w:p>
    <w:p w14:paraId="44506342" w14:textId="5F53595F" w:rsidR="004639EE" w:rsidRPr="00987014" w:rsidRDefault="004639EE" w:rsidP="00987014">
      <w:pPr>
        <w:rPr>
          <w:rFonts w:ascii="Lato" w:eastAsia="DengXian" w:hAnsi="Lato" w:cs="Arial"/>
          <w:color w:val="0000FF"/>
          <w:szCs w:val="20"/>
          <w:lang w:eastAsia="zh-CN"/>
        </w:rPr>
      </w:pPr>
      <w:r w:rsidRPr="00987014">
        <w:rPr>
          <w:rFonts w:ascii="Lato" w:eastAsiaTheme="minorHAnsi" w:hAnsi="Lato" w:cs="Arial"/>
          <w:iCs/>
          <w:color w:val="0000FF"/>
          <w:szCs w:val="20"/>
        </w:rPr>
        <w:t>2.1</w:t>
      </w:r>
      <w:r w:rsidRPr="00987014">
        <w:rPr>
          <w:rFonts w:ascii="Lato" w:eastAsia="DengXian" w:hAnsi="Lato" w:cs="Arial"/>
          <w:iCs/>
          <w:color w:val="0000FF"/>
          <w:szCs w:val="20"/>
          <w:lang w:eastAsia="zh-CN"/>
        </w:rPr>
        <w:t>4</w:t>
      </w:r>
      <w:r w:rsidRPr="00987014">
        <w:rPr>
          <w:rFonts w:ascii="Lato" w:eastAsiaTheme="minorHAnsi" w:hAnsi="Lato" w:cs="Arial"/>
          <w:iCs/>
          <w:color w:val="0000FF"/>
          <w:szCs w:val="20"/>
        </w:rPr>
        <w:t>.</w:t>
      </w:r>
      <w:r w:rsidRPr="00987014">
        <w:rPr>
          <w:rFonts w:ascii="Lato" w:eastAsia="DengXian" w:hAnsi="Lato" w:cs="Arial"/>
          <w:color w:val="0000FF"/>
          <w:szCs w:val="20"/>
          <w:lang w:eastAsia="zh-CN"/>
        </w:rPr>
        <w:t>1.</w:t>
      </w:r>
      <w:r w:rsidR="00774F1D">
        <w:rPr>
          <w:rFonts w:ascii="Lato" w:eastAsia="DengXian" w:hAnsi="Lato" w:cs="Arial"/>
          <w:color w:val="0000FF"/>
          <w:szCs w:val="20"/>
          <w:lang w:eastAsia="zh-CN"/>
        </w:rPr>
        <w:t xml:space="preserve"> </w:t>
      </w:r>
      <w:r w:rsidRPr="00987014">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EFB985A" w:rsidR="001D43E7" w:rsidRPr="00987014" w:rsidRDefault="001D43E7" w:rsidP="00987014">
      <w:pPr>
        <w:rPr>
          <w:rFonts w:ascii="Lato" w:eastAsia="DengXian" w:hAnsi="Lato" w:cs="Arial"/>
          <w:b/>
          <w:szCs w:val="20"/>
          <w:lang w:eastAsia="zh-CN"/>
        </w:rPr>
      </w:pPr>
      <w:r w:rsidRPr="00987014">
        <w:rPr>
          <w:rFonts w:ascii="Lato" w:eastAsia="DengXian" w:hAnsi="Lato" w:cs="Arial"/>
          <w:b/>
          <w:szCs w:val="20"/>
          <w:lang w:eastAsia="zh-CN"/>
        </w:rPr>
        <w:t>We have shortened Sections</w:t>
      </w:r>
      <w:r w:rsidR="00083A04">
        <w:rPr>
          <w:rFonts w:ascii="Lato" w:eastAsia="DengXian" w:hAnsi="Lato" w:cs="Arial"/>
          <w:b/>
          <w:szCs w:val="20"/>
          <w:lang w:eastAsia="zh-CN"/>
        </w:rPr>
        <w:t xml:space="preserve"> </w:t>
      </w:r>
      <w:r w:rsidRPr="00987014">
        <w:rPr>
          <w:rFonts w:ascii="Lato" w:eastAsia="DengXian" w:hAnsi="Lato" w:cs="Arial"/>
          <w:b/>
          <w:szCs w:val="20"/>
          <w:lang w:eastAsia="zh-CN"/>
        </w:rPr>
        <w:t>2.1</w:t>
      </w:r>
      <w:r w:rsidR="00BC4942" w:rsidRPr="00987014">
        <w:rPr>
          <w:rFonts w:ascii="Lato" w:eastAsia="DengXian" w:hAnsi="Lato" w:cs="Arial"/>
          <w:b/>
          <w:szCs w:val="20"/>
          <w:lang w:eastAsia="zh-CN"/>
        </w:rPr>
        <w:t>–</w:t>
      </w:r>
      <w:r w:rsidRPr="00987014">
        <w:rPr>
          <w:rFonts w:ascii="Lato" w:eastAsia="DengXian" w:hAnsi="Lato" w:cs="Arial"/>
          <w:b/>
          <w:szCs w:val="20"/>
          <w:lang w:eastAsia="zh-CN"/>
        </w:rPr>
        <w:t xml:space="preserve">2.3 and reduced the discussion on the substitution of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 xml:space="preserve"> </w:t>
      </w:r>
      <w:r w:rsidRPr="00987014">
        <w:rPr>
          <w:rFonts w:ascii="Lato" w:eastAsia="DengXian" w:hAnsi="Lato" w:cs="Arial"/>
          <w:b/>
          <w:szCs w:val="20"/>
          <w:lang w:eastAsia="zh-CN"/>
        </w:rPr>
        <w:t>applications</w:t>
      </w:r>
      <w:r w:rsidR="00F12154">
        <w:rPr>
          <w:rFonts w:ascii="Lato" w:eastAsia="DengXian" w:hAnsi="Lato" w:cs="Arial" w:hint="eastAsia"/>
          <w:b/>
          <w:szCs w:val="20"/>
          <w:lang w:eastAsia="zh-CN"/>
        </w:rPr>
        <w:t>,</w:t>
      </w:r>
      <w:r w:rsidRPr="00987014">
        <w:rPr>
          <w:rFonts w:ascii="Lato" w:eastAsia="DengXian" w:hAnsi="Lato" w:cs="Arial"/>
          <w:b/>
          <w:szCs w:val="20"/>
          <w:lang w:eastAsia="zh-CN"/>
        </w:rPr>
        <w:t xml:space="preserve"> as suggested. </w:t>
      </w:r>
      <w:r w:rsidRPr="00987014">
        <w:rPr>
          <w:rFonts w:ascii="Lato" w:eastAsia="DengXian" w:hAnsi="Lato" w:cs="Arial"/>
          <w:bCs/>
          <w:szCs w:val="20"/>
          <w:lang w:eastAsia="zh-CN"/>
        </w:rPr>
        <w:t xml:space="preserve">In </w:t>
      </w:r>
      <w:r w:rsidRPr="00987014">
        <w:rPr>
          <w:rFonts w:ascii="Lato" w:eastAsia="DengXian" w:hAnsi="Lato" w:cs="Arial"/>
          <w:b/>
          <w:bCs/>
          <w:szCs w:val="20"/>
          <w:lang w:eastAsia="zh-CN"/>
        </w:rPr>
        <w:t>Section</w:t>
      </w:r>
      <w:r w:rsidR="00083A04">
        <w:rPr>
          <w:rFonts w:ascii="Lato" w:eastAsia="DengXian" w:hAnsi="Lato" w:cs="Arial"/>
          <w:b/>
          <w:bCs/>
          <w:szCs w:val="20"/>
          <w:lang w:eastAsia="zh-CN"/>
        </w:rPr>
        <w:t xml:space="preserve"> 2</w:t>
      </w:r>
      <w:r w:rsidRPr="00987014">
        <w:rPr>
          <w:rFonts w:ascii="Lato" w:eastAsia="DengXian" w:hAnsi="Lato" w:cs="Arial"/>
          <w:b/>
          <w:bCs/>
          <w:szCs w:val="20"/>
          <w:lang w:eastAsia="zh-CN"/>
        </w:rPr>
        <w:t>.1</w:t>
      </w:r>
      <w:r w:rsidRPr="00987014">
        <w:rPr>
          <w:rFonts w:ascii="Lato" w:eastAsia="DengXian" w:hAnsi="Lato" w:cs="Arial"/>
          <w:bCs/>
          <w:szCs w:val="20"/>
          <w:lang w:eastAsia="zh-CN"/>
        </w:rPr>
        <w:t>, our primary goal is to provide a</w:t>
      </w:r>
      <w:r w:rsidR="00083A04">
        <w:rPr>
          <w:rFonts w:ascii="Lato" w:eastAsia="DengXian" w:hAnsi="Lato" w:cs="Arial"/>
          <w:bCs/>
          <w:szCs w:val="20"/>
          <w:lang w:eastAsia="zh-CN"/>
        </w:rPr>
        <w:t>n extensive</w:t>
      </w:r>
      <w:r w:rsidRPr="00987014">
        <w:rPr>
          <w:rFonts w:ascii="Lato" w:eastAsia="DengXian" w:hAnsi="Lato" w:cs="Arial"/>
          <w:bCs/>
          <w:szCs w:val="20"/>
          <w:lang w:eastAsia="zh-CN"/>
        </w:rPr>
        <w:t xml:space="preserve"> analysis of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 xml:space="preserve">production and applications, both past and present. By comparing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Pr="00987014">
        <w:rPr>
          <w:rFonts w:ascii="Lato" w:eastAsia="DengXian" w:hAnsi="Lato" w:cs="Arial"/>
          <w:bCs/>
          <w:szCs w:val="20"/>
          <w:lang w:eastAsia="zh-CN"/>
        </w:rPr>
        <w:t xml:space="preserve">’s historical and current uses, we identify which applications have been replaced over time. This analysis also highlights why certain applications, such as the production of VCM, butanediol, acetylene black, and vinyl acetylene, remain irreplaceable, emphasizing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CF34B2" w:rsidRPr="00987014">
        <w:rPr>
          <w:rFonts w:ascii="Lato" w:eastAsia="DengXian" w:hAnsi="Lato" w:cs="Arial"/>
          <w:bCs/>
          <w:szCs w:val="20"/>
          <w:lang w:eastAsia="zh-CN"/>
        </w:rPr>
        <w:t xml:space="preserve">’s </w:t>
      </w:r>
      <w:r w:rsidRPr="00987014">
        <w:rPr>
          <w:rFonts w:ascii="Lato" w:eastAsia="DengXian" w:hAnsi="Lato" w:cs="Arial"/>
          <w:bCs/>
          <w:szCs w:val="20"/>
          <w:lang w:eastAsia="zh-CN"/>
        </w:rPr>
        <w:t>uniq</w:t>
      </w:r>
      <w:r w:rsidR="00083A04">
        <w:rPr>
          <w:rFonts w:ascii="Lato" w:eastAsia="DengXian" w:hAnsi="Lato" w:cs="Arial"/>
          <w:bCs/>
          <w:szCs w:val="20"/>
          <w:lang w:eastAsia="zh-CN"/>
        </w:rPr>
        <w:t>ueness</w:t>
      </w:r>
      <w:r w:rsidRPr="00987014">
        <w:rPr>
          <w:rFonts w:ascii="Lato" w:eastAsia="DengXian" w:hAnsi="Lato" w:cs="Arial"/>
          <w:bCs/>
          <w:szCs w:val="20"/>
          <w:lang w:eastAsia="zh-CN"/>
        </w:rPr>
        <w:t xml:space="preserve">. </w:t>
      </w:r>
      <w:r w:rsidRPr="00987014">
        <w:rPr>
          <w:rFonts w:ascii="Lato" w:eastAsia="DengXian" w:hAnsi="Lato" w:cs="Arial"/>
          <w:b/>
          <w:szCs w:val="20"/>
          <w:lang w:eastAsia="zh-CN"/>
        </w:rPr>
        <w:t xml:space="preserve">Following the discussion </w:t>
      </w:r>
      <w:r w:rsidR="00C304E1" w:rsidRPr="00987014">
        <w:rPr>
          <w:rFonts w:ascii="Lato" w:eastAsia="DengXian" w:hAnsi="Lato" w:cs="Arial"/>
          <w:b/>
          <w:szCs w:val="20"/>
          <w:lang w:eastAsia="zh-CN"/>
        </w:rPr>
        <w:t>of</w:t>
      </w:r>
      <w:r w:rsidRPr="00987014">
        <w:rPr>
          <w:rFonts w:ascii="Lato" w:eastAsia="DengXian" w:hAnsi="Lato" w:cs="Arial"/>
          <w:b/>
          <w:szCs w:val="20"/>
          <w:lang w:eastAsia="zh-CN"/>
        </w:rPr>
        <w:t xml:space="preserve"> substitution in Section</w:t>
      </w:r>
      <w:r w:rsidR="00083A04">
        <w:rPr>
          <w:rFonts w:ascii="Lato" w:eastAsia="DengXian" w:hAnsi="Lato" w:cs="Arial"/>
          <w:b/>
          <w:szCs w:val="20"/>
          <w:lang w:eastAsia="zh-CN"/>
        </w:rPr>
        <w:t xml:space="preserve"> </w:t>
      </w:r>
      <w:r w:rsidRPr="00987014">
        <w:rPr>
          <w:rFonts w:ascii="Lato" w:eastAsia="DengXian" w:hAnsi="Lato" w:cs="Arial"/>
          <w:b/>
          <w:szCs w:val="20"/>
          <w:lang w:eastAsia="zh-CN"/>
        </w:rPr>
        <w:t xml:space="preserve">2.1, we have included the main advantages of using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 xml:space="preserve"> </w:t>
      </w:r>
      <w:r w:rsidRPr="00987014">
        <w:rPr>
          <w:rFonts w:ascii="Lato" w:eastAsia="DengXian" w:hAnsi="Lato" w:cs="Arial"/>
          <w:b/>
          <w:szCs w:val="20"/>
          <w:lang w:eastAsia="zh-CN"/>
        </w:rPr>
        <w:t>as a building block</w:t>
      </w:r>
      <w:r w:rsidR="00700D15" w:rsidRPr="00987014">
        <w:rPr>
          <w:rFonts w:ascii="Lato" w:eastAsia="DengXian" w:hAnsi="Lato" w:cs="Arial"/>
          <w:b/>
          <w:szCs w:val="20"/>
          <w:lang w:eastAsia="zh-CN"/>
        </w:rPr>
        <w:t xml:space="preserve"> (page</w:t>
      </w:r>
      <w:r w:rsidR="00083A04">
        <w:rPr>
          <w:rFonts w:ascii="Lato" w:eastAsia="DengXian" w:hAnsi="Lato" w:cs="Arial"/>
          <w:b/>
          <w:szCs w:val="20"/>
          <w:lang w:eastAsia="zh-CN"/>
        </w:rPr>
        <w:t xml:space="preserve"> </w:t>
      </w:r>
      <w:r w:rsidR="00700D15" w:rsidRPr="00987014">
        <w:rPr>
          <w:rFonts w:ascii="Lato" w:eastAsia="DengXian" w:hAnsi="Lato" w:cs="Arial"/>
          <w:b/>
          <w:szCs w:val="20"/>
          <w:lang w:eastAsia="zh-CN"/>
        </w:rPr>
        <w:t>xx, line</w:t>
      </w:r>
      <w:r w:rsidR="00083A04">
        <w:rPr>
          <w:rFonts w:ascii="Lato" w:eastAsia="DengXian" w:hAnsi="Lato" w:cs="Arial"/>
          <w:b/>
          <w:szCs w:val="20"/>
          <w:lang w:eastAsia="zh-CN"/>
        </w:rPr>
        <w:t xml:space="preserve"> </w:t>
      </w:r>
      <w:r w:rsidR="00700D15" w:rsidRPr="00987014">
        <w:rPr>
          <w:rFonts w:ascii="Lato" w:eastAsia="DengXian" w:hAnsi="Lato" w:cs="Arial"/>
          <w:b/>
          <w:szCs w:val="20"/>
          <w:lang w:eastAsia="zh-CN"/>
        </w:rPr>
        <w:t>xx)</w:t>
      </w:r>
      <w:r w:rsidRPr="00987014">
        <w:rPr>
          <w:rFonts w:ascii="Lato" w:eastAsia="DengXian" w:hAnsi="Lato" w:cs="Arial"/>
          <w:b/>
          <w:szCs w:val="20"/>
          <w:lang w:eastAsia="zh-CN"/>
        </w:rPr>
        <w:t>. These advantages stem from its unique C≡C triple bond, which typically enables more streamlined downstream synthesis.</w:t>
      </w:r>
      <w:r w:rsidRPr="00987014">
        <w:rPr>
          <w:rFonts w:ascii="Lato" w:eastAsia="DengXian" w:hAnsi="Lato" w:cs="Arial"/>
          <w:bCs/>
          <w:szCs w:val="20"/>
          <w:lang w:eastAsia="zh-CN"/>
        </w:rPr>
        <w:t xml:space="preserve"> The primary challenge associated with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516882" w:rsidRPr="00987014">
        <w:rPr>
          <w:rFonts w:ascii="Lato" w:eastAsia="DengXian" w:hAnsi="Lato" w:cs="Arial"/>
          <w:bCs/>
          <w:szCs w:val="20"/>
          <w:lang w:eastAsia="zh-CN"/>
        </w:rPr>
        <w:noBreakHyphen/>
      </w:r>
      <w:r w:rsidRPr="00987014">
        <w:rPr>
          <w:rFonts w:ascii="Lato" w:eastAsia="DengXian" w:hAnsi="Lato" w:cs="Arial"/>
          <w:bCs/>
          <w:szCs w:val="20"/>
          <w:lang w:eastAsia="zh-CN"/>
        </w:rPr>
        <w:t>based routes is their high carbon footprint, a concern mentioned throughout the</w:t>
      </w:r>
      <w:r w:rsidR="00F12154">
        <w:rPr>
          <w:rFonts w:ascii="Lato" w:eastAsia="DengXian" w:hAnsi="Lato" w:cs="Arial" w:hint="eastAsia"/>
          <w:bCs/>
          <w:szCs w:val="20"/>
          <w:lang w:eastAsia="zh-CN"/>
        </w:rPr>
        <w:t xml:space="preserve"> whole</w:t>
      </w:r>
      <w:r w:rsidRPr="00987014">
        <w:rPr>
          <w:rFonts w:ascii="Lato" w:eastAsia="DengXian" w:hAnsi="Lato" w:cs="Arial"/>
          <w:bCs/>
          <w:szCs w:val="20"/>
          <w:lang w:eastAsia="zh-CN"/>
        </w:rPr>
        <w:t xml:space="preserve"> </w:t>
      </w:r>
      <w:r w:rsidR="00BC4942" w:rsidRPr="00987014">
        <w:rPr>
          <w:rFonts w:ascii="Lato" w:eastAsia="DengXian" w:hAnsi="Lato" w:cs="Arial"/>
          <w:bCs/>
          <w:szCs w:val="20"/>
          <w:lang w:eastAsia="zh-CN"/>
        </w:rPr>
        <w:t>perspective</w:t>
      </w:r>
      <w:r w:rsidRPr="00987014">
        <w:rPr>
          <w:rFonts w:ascii="Lato" w:eastAsia="DengXian" w:hAnsi="Lato" w:cs="Arial"/>
          <w:bCs/>
          <w:szCs w:val="20"/>
          <w:lang w:eastAsia="zh-CN"/>
        </w:rPr>
        <w:t>.</w:t>
      </w:r>
    </w:p>
    <w:p w14:paraId="456A4AD1" w14:textId="203D4C11" w:rsidR="001D43E7" w:rsidRPr="00987014" w:rsidRDefault="004639EE" w:rsidP="00987014">
      <w:pPr>
        <w:rPr>
          <w:rFonts w:ascii="Lato" w:eastAsia="DengXian" w:hAnsi="Lato" w:cs="Arial"/>
          <w:b/>
          <w:szCs w:val="20"/>
          <w:lang w:eastAsia="zh-CN"/>
        </w:rPr>
      </w:pPr>
      <w:r w:rsidRPr="00987014">
        <w:rPr>
          <w:rFonts w:ascii="Lato" w:eastAsiaTheme="minorHAnsi" w:hAnsi="Lato" w:cs="Arial"/>
          <w:iCs/>
          <w:color w:val="0000FF"/>
          <w:szCs w:val="20"/>
        </w:rPr>
        <w:t>2.1</w:t>
      </w:r>
      <w:r w:rsidRPr="00987014">
        <w:rPr>
          <w:rFonts w:ascii="Lato" w:eastAsia="DengXian" w:hAnsi="Lato" w:cs="Arial"/>
          <w:iCs/>
          <w:color w:val="0000FF"/>
          <w:szCs w:val="20"/>
          <w:lang w:eastAsia="zh-CN"/>
        </w:rPr>
        <w:t>4</w:t>
      </w:r>
      <w:r w:rsidRPr="00987014">
        <w:rPr>
          <w:rFonts w:ascii="Lato" w:eastAsiaTheme="minorHAnsi" w:hAnsi="Lato" w:cs="Arial"/>
          <w:iCs/>
          <w:color w:val="0000FF"/>
          <w:szCs w:val="20"/>
        </w:rPr>
        <w:t>.</w:t>
      </w:r>
      <w:r w:rsidRPr="00987014">
        <w:rPr>
          <w:rFonts w:ascii="Lato" w:eastAsia="DengXian" w:hAnsi="Lato" w:cs="Arial"/>
          <w:iCs/>
          <w:color w:val="0000FF"/>
          <w:szCs w:val="20"/>
          <w:lang w:eastAsia="zh-CN"/>
        </w:rPr>
        <w:t>2</w:t>
      </w:r>
      <w:r w:rsidRPr="00987014">
        <w:rPr>
          <w:rFonts w:ascii="Lato" w:eastAsiaTheme="minorHAnsi" w:hAnsi="Lato" w:cs="Arial"/>
          <w:iCs/>
          <w:color w:val="0000FF"/>
          <w:szCs w:val="20"/>
        </w:rPr>
        <w:t>.</w:t>
      </w:r>
      <w:r w:rsidR="00083A04">
        <w:rPr>
          <w:rFonts w:ascii="Lato" w:eastAsiaTheme="minorHAnsi" w:hAnsi="Lato" w:cs="Arial"/>
          <w:iCs/>
          <w:color w:val="0000FF"/>
          <w:szCs w:val="20"/>
        </w:rPr>
        <w:t xml:space="preserve"> </w:t>
      </w:r>
      <w:r w:rsidRPr="00987014">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987014">
        <w:rPr>
          <w:rFonts w:ascii="Lato" w:eastAsia="DengXian" w:hAnsi="Lato" w:cs="Arial"/>
          <w:color w:val="0000FF"/>
          <w:szCs w:val="20"/>
          <w:vertAlign w:val="subscript"/>
          <w:lang w:eastAsia="zh-CN"/>
        </w:rPr>
        <w:t>4</w:t>
      </w:r>
      <w:r w:rsidRPr="00987014">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79C1D644" w:rsidR="001D43E7" w:rsidRPr="00987014" w:rsidRDefault="003D22A6" w:rsidP="00987014">
      <w:pPr>
        <w:rPr>
          <w:rFonts w:ascii="Lato" w:eastAsia="DengXian" w:hAnsi="Lato" w:cs="Arial"/>
          <w:b/>
          <w:szCs w:val="20"/>
          <w:lang w:eastAsia="zh-CN"/>
        </w:rPr>
      </w:pPr>
      <w:r w:rsidRPr="00987014">
        <w:rPr>
          <w:rFonts w:ascii="Lato" w:eastAsia="DengXian" w:hAnsi="Lato" w:cs="Arial"/>
          <w:b/>
          <w:szCs w:val="20"/>
          <w:lang w:eastAsia="zh-CN"/>
        </w:rPr>
        <w:t>We have divided Section</w:t>
      </w:r>
      <w:r w:rsidR="00083A04">
        <w:rPr>
          <w:rFonts w:ascii="Lato" w:eastAsia="DengXian" w:hAnsi="Lato" w:cs="Arial"/>
          <w:b/>
          <w:szCs w:val="20"/>
          <w:lang w:eastAsia="zh-CN"/>
        </w:rPr>
        <w:t xml:space="preserve"> </w:t>
      </w:r>
      <w:r w:rsidRPr="00987014">
        <w:rPr>
          <w:rFonts w:ascii="Lato" w:eastAsia="DengXian" w:hAnsi="Lato" w:cs="Arial"/>
          <w:b/>
          <w:szCs w:val="20"/>
          <w:lang w:eastAsia="zh-CN"/>
        </w:rPr>
        <w:t xml:space="preserve">2.4 into two subsections: (1) Emerging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Pr="00987014">
        <w:rPr>
          <w:rFonts w:ascii="Lato" w:eastAsia="DengXian" w:hAnsi="Lato" w:cs="Arial"/>
          <w:b/>
          <w:szCs w:val="20"/>
          <w:lang w:eastAsia="zh-CN"/>
        </w:rPr>
        <w:t xml:space="preserve"> synthesis routes </w:t>
      </w:r>
      <w:r w:rsidR="00531A87" w:rsidRPr="00987014">
        <w:rPr>
          <w:rFonts w:ascii="Lato" w:eastAsia="DengXian" w:hAnsi="Lato" w:cs="Arial"/>
          <w:b/>
          <w:szCs w:val="20"/>
          <w:lang w:eastAsia="zh-CN"/>
        </w:rPr>
        <w:t>via</w:t>
      </w:r>
      <w:r w:rsidRPr="00987014">
        <w:rPr>
          <w:rFonts w:ascii="Lato" w:eastAsia="DengXian" w:hAnsi="Lato" w:cs="Arial"/>
          <w:b/>
          <w:szCs w:val="20"/>
          <w:lang w:eastAsia="zh-CN"/>
        </w:rPr>
        <w:t xml:space="preserve"> the plasma process, and (2) </w:t>
      </w:r>
      <w:r w:rsidR="00531A87" w:rsidRPr="00987014">
        <w:rPr>
          <w:rFonts w:ascii="Lato" w:eastAsia="DengXian" w:hAnsi="Lato" w:cs="Arial"/>
          <w:b/>
          <w:szCs w:val="20"/>
          <w:lang w:eastAsia="zh-CN"/>
        </w:rPr>
        <w:t>A</w:t>
      </w:r>
      <w:r w:rsidRPr="00987014">
        <w:rPr>
          <w:rFonts w:ascii="Lato" w:eastAsia="DengXian" w:hAnsi="Lato" w:cs="Arial"/>
          <w:b/>
          <w:szCs w:val="20"/>
          <w:lang w:eastAsia="zh-CN"/>
        </w:rPr>
        <w:t>dvancements in catalyst design for the thermal pyrolysis process.</w:t>
      </w:r>
    </w:p>
    <w:p w14:paraId="2DEDF65E" w14:textId="77777777" w:rsidR="001D43E7" w:rsidRPr="00987014" w:rsidRDefault="004639EE" w:rsidP="00987014">
      <w:pPr>
        <w:rPr>
          <w:rFonts w:ascii="Lato" w:eastAsia="DengXian" w:hAnsi="Lato" w:cs="Arial"/>
          <w:b/>
          <w:szCs w:val="20"/>
          <w:lang w:eastAsia="zh-CN"/>
        </w:rPr>
      </w:pPr>
      <w:r w:rsidRPr="00987014">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0113737A" w14:textId="3A60A1F8" w:rsidR="005F04E8" w:rsidRDefault="00B40808" w:rsidP="00987014">
      <w:pPr>
        <w:rPr>
          <w:rFonts w:ascii="Lato" w:eastAsia="DengXian" w:hAnsi="Lato" w:cs="Arial"/>
          <w:b/>
          <w:iCs/>
          <w:szCs w:val="20"/>
          <w:lang w:eastAsia="zh-CN"/>
        </w:rPr>
      </w:pPr>
      <w:r w:rsidRPr="00987014">
        <w:rPr>
          <w:rFonts w:ascii="Lato" w:eastAsia="DengXian" w:hAnsi="Lato" w:cs="Arial"/>
          <w:iCs/>
          <w:szCs w:val="20"/>
          <w:lang w:eastAsia="zh-CN"/>
        </w:rPr>
        <w:lastRenderedPageBreak/>
        <w:t xml:space="preserve">We agree that safety is a critical consideration in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iCs/>
          <w:szCs w:val="20"/>
          <w:lang w:eastAsia="zh-CN"/>
        </w:rPr>
        <w:t>synthesis due to its high flammability, explosive nature, and susceptibility to decomposition under specific conditions.</w:t>
      </w:r>
      <w:r w:rsidR="00C5281B" w:rsidRPr="00987014">
        <w:rPr>
          <w:rFonts w:ascii="Lato" w:eastAsia="DengXian" w:hAnsi="Lato" w:cs="Arial"/>
          <w:iCs/>
          <w:szCs w:val="20"/>
          <w:lang w:eastAsia="zh-CN"/>
        </w:rPr>
        <w:t xml:space="preserve"> Each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00C5281B" w:rsidRPr="00987014">
        <w:rPr>
          <w:rFonts w:ascii="Lato" w:eastAsia="DengXian" w:hAnsi="Lato" w:cs="Arial"/>
          <w:iCs/>
          <w:szCs w:val="20"/>
          <w:lang w:eastAsia="zh-CN"/>
        </w:rPr>
        <w:t xml:space="preserve">production process has unique safety challenges. </w:t>
      </w:r>
      <w:r w:rsidRPr="00987014">
        <w:rPr>
          <w:rFonts w:ascii="Lato" w:eastAsia="DengXian" w:hAnsi="Lato" w:cs="Arial"/>
          <w:iCs/>
          <w:szCs w:val="20"/>
          <w:lang w:eastAsia="zh-CN"/>
        </w:rPr>
        <w:t xml:space="preserve">For instance, in the </w:t>
      </w:r>
      <w:r w:rsidR="00A979EA" w:rsidRPr="00A979EA">
        <w:rPr>
          <w:rFonts w:ascii="Lato" w:eastAsia="DengXian" w:hAnsi="Lato" w:cs="Arial"/>
          <w:iCs/>
          <w:szCs w:val="20"/>
          <w:lang w:eastAsia="zh-CN"/>
        </w:rPr>
        <w:t>CaC</w:t>
      </w:r>
      <w:r w:rsidR="00A979EA" w:rsidRPr="00A979EA">
        <w:rPr>
          <w:rFonts w:ascii="Lato" w:eastAsia="DengXian" w:hAnsi="Lato" w:cs="Arial"/>
          <w:iCs/>
          <w:szCs w:val="20"/>
          <w:vertAlign w:val="subscript"/>
          <w:lang w:eastAsia="zh-CN"/>
        </w:rPr>
        <w:t>2</w:t>
      </w:r>
      <w:r w:rsidRPr="00987014">
        <w:rPr>
          <w:rFonts w:ascii="Lato" w:eastAsia="DengXian" w:hAnsi="Lato" w:cs="Arial"/>
          <w:iCs/>
          <w:szCs w:val="20"/>
          <w:lang w:eastAsia="zh-CN"/>
        </w:rPr>
        <w:t xml:space="preserve"> process, </w:t>
      </w:r>
      <w:r w:rsidR="00A979EA" w:rsidRPr="00A979EA">
        <w:rPr>
          <w:rFonts w:ascii="Lato" w:eastAsia="DengXian" w:hAnsi="Lato" w:cs="Arial"/>
          <w:iCs/>
          <w:szCs w:val="20"/>
          <w:lang w:eastAsia="zh-CN"/>
        </w:rPr>
        <w:t>CaC</w:t>
      </w:r>
      <w:r w:rsidR="00A979EA" w:rsidRPr="00A979EA">
        <w:rPr>
          <w:rFonts w:ascii="Lato" w:eastAsia="DengXian" w:hAnsi="Lato" w:cs="Arial"/>
          <w:iCs/>
          <w:szCs w:val="20"/>
          <w:vertAlign w:val="subscript"/>
          <w:lang w:eastAsia="zh-CN"/>
        </w:rPr>
        <w:t>2</w:t>
      </w:r>
      <w:r w:rsidRPr="00987014">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temperature is not carefully monitored and controlled. Finally, plasma</w:t>
      </w:r>
      <w:r w:rsidRPr="00987014">
        <w:rPr>
          <w:rFonts w:ascii="Lato" w:eastAsia="DengXian" w:hAnsi="Lato" w:cs="Arial"/>
          <w:iCs/>
          <w:szCs w:val="20"/>
          <w:lang w:eastAsia="zh-CN"/>
        </w:rPr>
        <w:noBreakHyphen/>
        <w:t xml:space="preserve">based processes for producing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iCs/>
          <w:szCs w:val="20"/>
          <w:lang w:eastAsia="zh-CN"/>
        </w:rPr>
        <w:t>require high</w:t>
      </w:r>
      <w:r w:rsidRPr="00987014">
        <w:rPr>
          <w:rFonts w:ascii="Lato" w:eastAsia="DengXian" w:hAnsi="Lato" w:cs="Arial"/>
          <w:iCs/>
          <w:szCs w:val="20"/>
          <w:lang w:eastAsia="zh-CN"/>
        </w:rPr>
        <w:noBreakHyphen/>
        <w:t xml:space="preserve">voltage electrical systems, which pose risks such as shock and electrical arcing. </w:t>
      </w:r>
      <w:r w:rsidRPr="00987014">
        <w:rPr>
          <w:rFonts w:ascii="Lato" w:eastAsia="DengXian" w:hAnsi="Lato" w:cs="Arial"/>
          <w:b/>
          <w:iCs/>
          <w:szCs w:val="20"/>
          <w:lang w:eastAsia="zh-CN"/>
        </w:rPr>
        <w:t>Accordingly, a summary of the risks and challenges associated with each process is provided in Section</w:t>
      </w:r>
      <w:r w:rsidR="000B46CF">
        <w:rPr>
          <w:rFonts w:ascii="Lato" w:eastAsia="DengXian" w:hAnsi="Lato" w:cs="Arial"/>
          <w:b/>
          <w:iCs/>
          <w:szCs w:val="20"/>
          <w:lang w:eastAsia="zh-CN"/>
        </w:rPr>
        <w:t xml:space="preserve"> </w:t>
      </w:r>
      <w:r w:rsidRPr="00987014">
        <w:rPr>
          <w:rFonts w:ascii="Lato" w:eastAsia="DengXian" w:hAnsi="Lato" w:cs="Arial"/>
          <w:b/>
          <w:iCs/>
          <w:szCs w:val="20"/>
          <w:lang w:eastAsia="zh-CN"/>
        </w:rPr>
        <w:t>Sxx of the Supplementary Information.</w:t>
      </w:r>
    </w:p>
    <w:p w14:paraId="5A1D2CA5" w14:textId="2BCB9210" w:rsidR="000B46CF" w:rsidRPr="000B46CF" w:rsidRDefault="000B46CF" w:rsidP="000B46CF">
      <w:pPr>
        <w:rPr>
          <w:rFonts w:ascii="Lato" w:eastAsia="DengXian" w:hAnsi="Lato" w:cs="Arial"/>
          <w:bCs/>
          <w:iCs/>
          <w:szCs w:val="20"/>
          <w:lang w:eastAsia="zh-CN"/>
        </w:rPr>
      </w:pPr>
      <w:r w:rsidRPr="000B46CF">
        <w:rPr>
          <w:rFonts w:ascii="Lato" w:eastAsia="DengXian" w:hAnsi="Lato" w:cs="Arial"/>
          <w:bCs/>
          <w:iCs/>
          <w:szCs w:val="20"/>
          <w:lang w:eastAsia="zh-CN"/>
        </w:rPr>
        <w:t xml:space="preserve">It is worth noting that the global annual </w:t>
      </w:r>
      <w:r w:rsidR="00F12154" w:rsidRPr="00A979EA">
        <w:rPr>
          <w:rFonts w:ascii="Lato" w:eastAsia="DengXian" w:hAnsi="Lato" w:cs="Arial"/>
          <w:iCs/>
          <w:szCs w:val="20"/>
          <w:lang w:eastAsia="zh-CN"/>
        </w:rPr>
        <w:t>C</w:t>
      </w:r>
      <w:r w:rsidR="00F12154" w:rsidRPr="00A979EA">
        <w:rPr>
          <w:rFonts w:ascii="Lato" w:eastAsia="DengXian" w:hAnsi="Lato" w:cs="Arial"/>
          <w:iCs/>
          <w:szCs w:val="20"/>
          <w:vertAlign w:val="subscript"/>
          <w:lang w:eastAsia="zh-CN"/>
        </w:rPr>
        <w:t>2</w:t>
      </w:r>
      <w:r w:rsidR="00F12154" w:rsidRPr="00A979EA">
        <w:rPr>
          <w:rFonts w:ascii="Lato" w:eastAsia="DengXian" w:hAnsi="Lato" w:cs="Arial"/>
          <w:iCs/>
          <w:szCs w:val="20"/>
          <w:lang w:eastAsia="zh-CN"/>
        </w:rPr>
        <w:t>H</w:t>
      </w:r>
      <w:r w:rsidR="00F12154" w:rsidRPr="00A979EA">
        <w:rPr>
          <w:rFonts w:ascii="Lato" w:eastAsia="DengXian" w:hAnsi="Lato" w:cs="Arial"/>
          <w:iCs/>
          <w:szCs w:val="20"/>
          <w:vertAlign w:val="subscript"/>
          <w:lang w:eastAsia="zh-CN"/>
        </w:rPr>
        <w:t>2</w:t>
      </w:r>
      <w:r w:rsidR="00F12154" w:rsidRPr="00A979EA">
        <w:rPr>
          <w:rFonts w:ascii="Lato" w:eastAsia="DengXian" w:hAnsi="Lato" w:cs="Arial"/>
          <w:iCs/>
          <w:szCs w:val="20"/>
          <w:lang w:eastAsia="zh-CN"/>
        </w:rPr>
        <w:t xml:space="preserve"> </w:t>
      </w:r>
      <w:r w:rsidRPr="000B46CF">
        <w:rPr>
          <w:rFonts w:ascii="Lato" w:eastAsia="DengXian" w:hAnsi="Lato" w:cs="Arial"/>
          <w:bCs/>
          <w:iCs/>
          <w:szCs w:val="20"/>
          <w:lang w:eastAsia="zh-CN"/>
        </w:rPr>
        <w:t>production, which reaches nearly 11 Mt, underscores the feasibility of large-scale industrial operations when proper safety measures are in place. Furthermore, integrating acetylene production and application within a single facility</w:t>
      </w:r>
      <w:r w:rsidR="00F12154">
        <w:rPr>
          <w:rFonts w:ascii="Lato" w:eastAsia="DengXian" w:hAnsi="Lato" w:cs="Arial" w:hint="eastAsia"/>
          <w:bCs/>
          <w:iCs/>
          <w:szCs w:val="20"/>
          <w:lang w:eastAsia="zh-CN"/>
        </w:rPr>
        <w:t>/plant</w:t>
      </w:r>
      <w:r w:rsidRPr="000B46CF">
        <w:rPr>
          <w:rFonts w:ascii="Lato" w:eastAsia="DengXian" w:hAnsi="Lato" w:cs="Arial"/>
          <w:bCs/>
          <w:iCs/>
          <w:szCs w:val="20"/>
          <w:lang w:eastAsia="zh-CN"/>
        </w:rPr>
        <w:t xml:space="preserve"> effectively minimizes risks associated with its storage and transportation.</w:t>
      </w:r>
    </w:p>
    <w:p w14:paraId="21909ABD" w14:textId="5BEBD33B" w:rsidR="00E005D4" w:rsidRPr="00987014" w:rsidRDefault="00B40808" w:rsidP="00987014">
      <w:pPr>
        <w:rPr>
          <w:rFonts w:ascii="Lato" w:eastAsia="DengXian" w:hAnsi="Lato" w:cs="Arial"/>
          <w:b/>
          <w:szCs w:val="20"/>
          <w:lang w:eastAsia="zh-CN"/>
        </w:rPr>
      </w:pPr>
      <w:r w:rsidRPr="00987014">
        <w:rPr>
          <w:rFonts w:ascii="Lato" w:eastAsia="DengXian" w:hAnsi="Lato" w:cs="Arial"/>
          <w:iCs/>
          <w:szCs w:val="20"/>
          <w:lang w:eastAsia="zh-CN"/>
        </w:rPr>
        <w:br w:type="page"/>
      </w:r>
    </w:p>
    <w:p w14:paraId="13E23B10" w14:textId="31D15972" w:rsidR="00C20DCE" w:rsidRPr="00987014" w:rsidRDefault="00C20DCE" w:rsidP="00C20DCE">
      <w:pPr>
        <w:spacing w:after="80"/>
        <w:rPr>
          <w:ins w:id="45" w:author="Pérez-Ramirez  Javier" w:date="2024-11-28T14:07:00Z" w16du:dateUtc="2024-11-28T13:07:00Z"/>
          <w:rFonts w:ascii="Lato" w:eastAsiaTheme="minorHAnsi" w:hAnsi="Lato" w:cs="Arial"/>
          <w:b/>
          <w:szCs w:val="20"/>
        </w:rPr>
      </w:pPr>
      <w:ins w:id="46" w:author="Pérez-Ramirez  Javier" w:date="2024-11-28T14:07:00Z" w16du:dateUtc="2024-11-28T13:07:00Z">
        <w:r w:rsidRPr="00987014">
          <w:rPr>
            <w:rFonts w:ascii="Lato" w:eastAsiaTheme="minorHAnsi" w:hAnsi="Lato" w:cs="Arial"/>
            <w:b/>
            <w:szCs w:val="20"/>
          </w:rPr>
          <w:lastRenderedPageBreak/>
          <w:t>Reviewer</w:t>
        </w:r>
        <w:r>
          <w:rPr>
            <w:rFonts w:ascii="Lato" w:eastAsiaTheme="minorHAnsi" w:hAnsi="Lato" w:cs="Arial"/>
            <w:b/>
            <w:szCs w:val="20"/>
          </w:rPr>
          <w:t> </w:t>
        </w:r>
        <w:r w:rsidRPr="00987014">
          <w:rPr>
            <w:rFonts w:ascii="Lato" w:eastAsiaTheme="minorHAnsi" w:hAnsi="Lato" w:cs="Arial"/>
            <w:b/>
            <w:szCs w:val="20"/>
          </w:rPr>
          <w:t>#</w:t>
        </w:r>
        <w:r>
          <w:rPr>
            <w:rFonts w:ascii="Lato" w:eastAsiaTheme="minorHAnsi" w:hAnsi="Lato" w:cs="Arial"/>
            <w:b/>
            <w:szCs w:val="20"/>
          </w:rPr>
          <w:t>3</w:t>
        </w:r>
      </w:ins>
    </w:p>
    <w:p w14:paraId="029AAE1F" w14:textId="2CC16F94" w:rsidR="00013347" w:rsidRPr="00987014" w:rsidDel="00C20DCE" w:rsidRDefault="00013347" w:rsidP="00987014">
      <w:pPr>
        <w:rPr>
          <w:del w:id="47" w:author="Pérez-Ramirez  Javier" w:date="2024-11-28T14:07:00Z" w16du:dateUtc="2024-11-28T13:07:00Z"/>
          <w:rFonts w:ascii="Lato" w:eastAsia="Cambria" w:hAnsi="Lato" w:cs="Arial"/>
          <w:b/>
          <w:szCs w:val="20"/>
        </w:rPr>
      </w:pPr>
      <w:del w:id="48" w:author="Pérez-Ramirez  Javier" w:date="2024-11-28T14:07:00Z" w16du:dateUtc="2024-11-28T13:07:00Z">
        <w:r w:rsidRPr="00987014" w:rsidDel="00C20DCE">
          <w:rPr>
            <w:rFonts w:ascii="Lato" w:eastAsia="Cambria" w:hAnsi="Lato" w:cs="Arial"/>
            <w:b/>
            <w:szCs w:val="20"/>
          </w:rPr>
          <w:delText>Reviewer #3</w:delText>
        </w:r>
      </w:del>
    </w:p>
    <w:p w14:paraId="41B3C605" w14:textId="28C08D34" w:rsidR="00E005D4" w:rsidRPr="00987014" w:rsidRDefault="00E005D4" w:rsidP="00C20DCE">
      <w:pPr>
        <w:spacing w:after="80"/>
        <w:rPr>
          <w:rFonts w:ascii="Lato" w:eastAsia="Cambria" w:hAnsi="Lato" w:cs="Arial"/>
          <w:iCs/>
          <w:color w:val="0000FF"/>
          <w:szCs w:val="20"/>
        </w:rPr>
      </w:pPr>
      <w:r w:rsidRPr="00987014">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7A3E31B9" w:rsidR="00AC498E" w:rsidRPr="00987014" w:rsidRDefault="00C20DCE" w:rsidP="00C20DCE">
      <w:pPr>
        <w:spacing w:after="0"/>
        <w:rPr>
          <w:rFonts w:ascii="Lato" w:eastAsia="DengXian" w:hAnsi="Lato" w:cs="Arial"/>
          <w:szCs w:val="20"/>
        </w:rPr>
      </w:pPr>
      <w:ins w:id="49" w:author="Pérez-Ramirez  Javier" w:date="2024-11-28T14:12:00Z" w16du:dateUtc="2024-11-28T13:12:00Z">
        <w:r>
          <w:rPr>
            <w:rFonts w:ascii="Lato" w:eastAsia="Times New Roman" w:hAnsi="Lato" w:cs="Arial"/>
            <w:color w:val="000000" w:themeColor="text1"/>
            <w:szCs w:val="20"/>
          </w:rPr>
          <w:t xml:space="preserve">We thank the reviewer for the </w:t>
        </w:r>
      </w:ins>
      <w:del w:id="50" w:author="Pérez-Ramirez  Javier" w:date="2024-11-28T14:12:00Z" w16du:dateUtc="2024-11-28T13:12:00Z">
        <w:r w:rsidR="00A96464" w:rsidRPr="00987014" w:rsidDel="00C20DCE">
          <w:rPr>
            <w:rFonts w:ascii="Lato" w:eastAsia="Times New Roman" w:hAnsi="Lato" w:cs="Arial"/>
            <w:color w:val="000000" w:themeColor="text1"/>
            <w:szCs w:val="20"/>
          </w:rPr>
          <w:delText xml:space="preserve">Thank you for your </w:delText>
        </w:r>
      </w:del>
      <w:del w:id="51" w:author="Pérez-Ramirez  Javier" w:date="2024-11-28T14:27:00Z" w16du:dateUtc="2024-11-28T13:27:00Z">
        <w:r w:rsidR="00A96464" w:rsidRPr="00987014" w:rsidDel="001E10B1">
          <w:rPr>
            <w:rFonts w:ascii="Lato" w:eastAsia="Times New Roman" w:hAnsi="Lato" w:cs="Arial"/>
            <w:color w:val="000000" w:themeColor="text1"/>
            <w:szCs w:val="20"/>
          </w:rPr>
          <w:delText>positive</w:delText>
        </w:r>
      </w:del>
      <w:ins w:id="52" w:author="Pérez-Ramirez  Javier" w:date="2024-11-28T14:27:00Z" w16du:dateUtc="2024-11-28T13:27:00Z">
        <w:r w:rsidR="001E10B1">
          <w:rPr>
            <w:rFonts w:ascii="Lato" w:eastAsia="Times New Roman" w:hAnsi="Lato" w:cs="Arial"/>
            <w:color w:val="000000" w:themeColor="text1"/>
            <w:szCs w:val="20"/>
          </w:rPr>
          <w:t>strong</w:t>
        </w:r>
      </w:ins>
      <w:r w:rsidR="00A96464" w:rsidRPr="00987014">
        <w:rPr>
          <w:rFonts w:ascii="Lato" w:eastAsia="Times New Roman" w:hAnsi="Lato" w:cs="Arial"/>
          <w:color w:val="000000" w:themeColor="text1"/>
          <w:szCs w:val="20"/>
        </w:rPr>
        <w:t xml:space="preserve"> </w:t>
      </w:r>
      <w:del w:id="53" w:author="Pérez-Ramirez  Javier" w:date="2024-11-28T14:15:00Z" w16du:dateUtc="2024-11-28T13:15:00Z">
        <w:r w:rsidR="00A96464" w:rsidRPr="00987014" w:rsidDel="00C20DCE">
          <w:rPr>
            <w:rFonts w:ascii="Lato" w:eastAsia="Times New Roman" w:hAnsi="Lato" w:cs="Arial"/>
            <w:color w:val="000000" w:themeColor="text1"/>
            <w:szCs w:val="20"/>
          </w:rPr>
          <w:delText xml:space="preserve">and </w:delText>
        </w:r>
      </w:del>
      <w:ins w:id="54" w:author="Pérez-Ramirez  Javier" w:date="2024-11-28T14:15:00Z" w16du:dateUtc="2024-11-28T13:15:00Z">
        <w:r>
          <w:rPr>
            <w:rFonts w:ascii="Lato" w:eastAsia="Times New Roman" w:hAnsi="Lato" w:cs="Arial"/>
            <w:color w:val="000000" w:themeColor="text1"/>
            <w:szCs w:val="20"/>
          </w:rPr>
          <w:t>endorsement of our study</w:t>
        </w:r>
      </w:ins>
      <w:del w:id="55" w:author="Pérez-Ramirez  Javier" w:date="2024-11-28T14:15:00Z" w16du:dateUtc="2024-11-28T13:15:00Z">
        <w:r w:rsidR="00A96464" w:rsidRPr="00987014" w:rsidDel="00C20DCE">
          <w:rPr>
            <w:rFonts w:ascii="Lato" w:eastAsia="Times New Roman" w:hAnsi="Lato" w:cs="Arial"/>
            <w:color w:val="000000" w:themeColor="text1"/>
            <w:szCs w:val="20"/>
          </w:rPr>
          <w:delText>thoughtful feedback</w:delText>
        </w:r>
      </w:del>
      <w:r w:rsidR="00A96464" w:rsidRPr="00987014">
        <w:rPr>
          <w:rFonts w:ascii="Lato" w:eastAsia="Times New Roman" w:hAnsi="Lato" w:cs="Arial"/>
          <w:color w:val="000000" w:themeColor="text1"/>
          <w:szCs w:val="20"/>
        </w:rPr>
        <w:t xml:space="preserve">. We appreciate </w:t>
      </w:r>
      <w:del w:id="56" w:author="Pérez-Ramirez  Javier" w:date="2024-11-28T14:12:00Z" w16du:dateUtc="2024-11-28T13:12:00Z">
        <w:r w:rsidR="00A96464" w:rsidRPr="00987014" w:rsidDel="00C20DCE">
          <w:rPr>
            <w:rFonts w:ascii="Lato" w:eastAsia="Times New Roman" w:hAnsi="Lato" w:cs="Arial"/>
            <w:color w:val="000000" w:themeColor="text1"/>
            <w:szCs w:val="20"/>
          </w:rPr>
          <w:delText xml:space="preserve">your </w:delText>
        </w:r>
      </w:del>
      <w:ins w:id="57" w:author="Pérez-Ramirez  Javier" w:date="2024-11-28T14:12:00Z" w16du:dateUtc="2024-11-28T13:12:00Z">
        <w:r>
          <w:rPr>
            <w:rFonts w:ascii="Lato" w:eastAsia="Times New Roman" w:hAnsi="Lato" w:cs="Arial"/>
            <w:color w:val="000000" w:themeColor="text1"/>
            <w:szCs w:val="20"/>
          </w:rPr>
          <w:t>their</w:t>
        </w:r>
        <w:r w:rsidRPr="00987014">
          <w:rPr>
            <w:rFonts w:ascii="Lato" w:eastAsia="Times New Roman" w:hAnsi="Lato" w:cs="Arial"/>
            <w:color w:val="000000" w:themeColor="text1"/>
            <w:szCs w:val="20"/>
          </w:rPr>
          <w:t xml:space="preserve"> </w:t>
        </w:r>
      </w:ins>
      <w:r w:rsidR="00A96464" w:rsidRPr="00987014">
        <w:rPr>
          <w:rFonts w:ascii="Lato" w:eastAsia="Times New Roman" w:hAnsi="Lato" w:cs="Arial"/>
          <w:color w:val="000000" w:themeColor="text1"/>
          <w:szCs w:val="20"/>
        </w:rPr>
        <w:t xml:space="preserve">recognition of our extensive analysis </w:t>
      </w:r>
      <w:r w:rsidR="000578CB">
        <w:rPr>
          <w:rFonts w:ascii="Lato" w:eastAsia="DengXian" w:hAnsi="Lato" w:cs="Arial" w:hint="eastAsia"/>
          <w:color w:val="000000" w:themeColor="text1"/>
          <w:szCs w:val="20"/>
          <w:lang w:eastAsia="zh-CN"/>
        </w:rPr>
        <w:t>towards</w:t>
      </w:r>
      <w:r w:rsidR="00A96464" w:rsidRPr="00987014">
        <w:rPr>
          <w:rFonts w:ascii="Lato" w:eastAsia="Times New Roman" w:hAnsi="Lato" w:cs="Arial"/>
          <w:color w:val="000000" w:themeColor="text1"/>
          <w:szCs w:val="20"/>
        </w:rPr>
        <w:t xml:space="preserve"> </w:t>
      </w:r>
      <w:r w:rsidR="000578CB">
        <w:rPr>
          <w:rFonts w:ascii="Lato" w:eastAsia="DengXian" w:hAnsi="Lato" w:cs="Arial" w:hint="eastAsia"/>
          <w:color w:val="000000" w:themeColor="text1"/>
          <w:szCs w:val="20"/>
          <w:lang w:eastAsia="zh-CN"/>
        </w:rPr>
        <w:t xml:space="preserve">sustainable </w:t>
      </w:r>
      <w:r w:rsidR="00A96464" w:rsidRPr="00987014">
        <w:rPr>
          <w:rFonts w:ascii="Lato" w:eastAsia="Times New Roman" w:hAnsi="Lato" w:cs="Arial"/>
          <w:color w:val="000000" w:themeColor="text1"/>
          <w:szCs w:val="20"/>
        </w:rPr>
        <w:t xml:space="preserve">acetylene </w:t>
      </w:r>
      <w:del w:id="58" w:author="Pérez-Ramirez  Javier" w:date="2024-11-28T14:13:00Z" w16du:dateUtc="2024-11-28T13:13:00Z">
        <w:r w:rsidR="00A979EA" w:rsidDel="00C20DCE">
          <w:rPr>
            <w:rFonts w:ascii="Lato" w:eastAsia="Times New Roman" w:hAnsi="Lato" w:cs="Arial"/>
            <w:color w:val="000000" w:themeColor="text1"/>
            <w:szCs w:val="20"/>
          </w:rPr>
          <w:delText>(</w:delText>
        </w:r>
        <w:r w:rsidR="00A979EA" w:rsidDel="00C20DCE">
          <w:rPr>
            <w:rFonts w:ascii="Lato" w:eastAsia="DengXian" w:hAnsi="Lato" w:cs="Arial"/>
            <w:iCs/>
            <w:color w:val="000000" w:themeColor="text1"/>
            <w:szCs w:val="20"/>
            <w:lang w:eastAsia="zh-CN"/>
          </w:rPr>
          <w:delText>C</w:delText>
        </w:r>
        <w:r w:rsidR="00A979EA" w:rsidRPr="00D019C2" w:rsidDel="00C20DCE">
          <w:rPr>
            <w:rFonts w:ascii="Lato" w:eastAsia="DengXian" w:hAnsi="Lato" w:cs="Arial"/>
            <w:iCs/>
            <w:color w:val="000000" w:themeColor="text1"/>
            <w:szCs w:val="20"/>
            <w:vertAlign w:val="subscript"/>
            <w:lang w:eastAsia="zh-CN"/>
          </w:rPr>
          <w:delText>2</w:delText>
        </w:r>
        <w:r w:rsidR="00A979EA" w:rsidDel="00C20DCE">
          <w:rPr>
            <w:rFonts w:ascii="Lato" w:eastAsia="DengXian" w:hAnsi="Lato" w:cs="Arial"/>
            <w:iCs/>
            <w:color w:val="000000" w:themeColor="text1"/>
            <w:szCs w:val="20"/>
            <w:lang w:eastAsia="zh-CN"/>
          </w:rPr>
          <w:delText>H</w:delText>
        </w:r>
        <w:r w:rsidR="00A979EA" w:rsidRPr="00D019C2" w:rsidDel="00C20DCE">
          <w:rPr>
            <w:rFonts w:ascii="Lato" w:eastAsia="DengXian" w:hAnsi="Lato" w:cs="Arial"/>
            <w:iCs/>
            <w:color w:val="000000" w:themeColor="text1"/>
            <w:szCs w:val="20"/>
            <w:vertAlign w:val="subscript"/>
            <w:lang w:eastAsia="zh-CN"/>
          </w:rPr>
          <w:delText>2</w:delText>
        </w:r>
        <w:r w:rsidR="00A979EA" w:rsidDel="00C20DCE">
          <w:rPr>
            <w:rFonts w:ascii="Lato" w:eastAsia="DengXian" w:hAnsi="Lato" w:cs="Arial"/>
            <w:iCs/>
            <w:color w:val="000000" w:themeColor="text1"/>
            <w:szCs w:val="20"/>
            <w:lang w:eastAsia="zh-CN"/>
          </w:rPr>
          <w:delText xml:space="preserve">) </w:delText>
        </w:r>
      </w:del>
      <w:r w:rsidR="00A96464" w:rsidRPr="00987014">
        <w:rPr>
          <w:rFonts w:ascii="Lato" w:eastAsia="Times New Roman" w:hAnsi="Lato" w:cs="Arial"/>
          <w:color w:val="000000" w:themeColor="text1"/>
          <w:szCs w:val="20"/>
        </w:rPr>
        <w:t xml:space="preserve">production </w:t>
      </w:r>
      <w:r w:rsidR="000578CB">
        <w:rPr>
          <w:rFonts w:ascii="Lato" w:eastAsia="DengXian" w:hAnsi="Lato" w:cs="Arial" w:hint="eastAsia"/>
          <w:color w:val="000000" w:themeColor="text1"/>
          <w:szCs w:val="20"/>
          <w:lang w:eastAsia="zh-CN"/>
        </w:rPr>
        <w:t>pathways</w:t>
      </w:r>
      <w:r w:rsidR="00A96464" w:rsidRPr="00987014">
        <w:rPr>
          <w:rFonts w:ascii="Lato" w:eastAsia="Times New Roman" w:hAnsi="Lato" w:cs="Arial"/>
          <w:color w:val="000000" w:themeColor="text1"/>
          <w:szCs w:val="20"/>
        </w:rPr>
        <w:t xml:space="preserve">, which effectively highlights </w:t>
      </w:r>
      <w:del w:id="59" w:author="Pérez-Ramirez  Javier" w:date="2024-11-28T14:13:00Z" w16du:dateUtc="2024-11-28T13:13:00Z">
        <w:r w:rsidR="00A96464" w:rsidRPr="00987014" w:rsidDel="00C20DCE">
          <w:rPr>
            <w:rFonts w:ascii="Lato" w:eastAsia="Times New Roman" w:hAnsi="Lato" w:cs="Arial"/>
            <w:color w:val="000000" w:themeColor="text1"/>
            <w:szCs w:val="20"/>
          </w:rPr>
          <w:delText xml:space="preserve">the </w:delText>
        </w:r>
      </w:del>
      <w:ins w:id="60" w:author="Pérez-Ramirez  Javier" w:date="2024-11-28T14:13:00Z" w16du:dateUtc="2024-11-28T13:13:00Z">
        <w:r>
          <w:rPr>
            <w:rFonts w:ascii="Lato" w:eastAsia="Times New Roman" w:hAnsi="Lato" w:cs="Arial"/>
            <w:color w:val="000000" w:themeColor="text1"/>
            <w:szCs w:val="20"/>
          </w:rPr>
          <w:t>its</w:t>
        </w:r>
        <w:r w:rsidRPr="00987014">
          <w:rPr>
            <w:rFonts w:ascii="Lato" w:eastAsia="Times New Roman" w:hAnsi="Lato" w:cs="Arial"/>
            <w:color w:val="000000" w:themeColor="text1"/>
            <w:szCs w:val="20"/>
          </w:rPr>
          <w:t xml:space="preserve"> </w:t>
        </w:r>
      </w:ins>
      <w:r w:rsidR="00A96464" w:rsidRPr="00987014">
        <w:rPr>
          <w:rFonts w:ascii="Lato" w:eastAsia="Times New Roman" w:hAnsi="Lato" w:cs="Arial"/>
          <w:color w:val="000000" w:themeColor="text1"/>
          <w:szCs w:val="20"/>
        </w:rPr>
        <w:t>untapped potential</w:t>
      </w:r>
      <w:del w:id="61" w:author="Pérez-Ramirez  Javier" w:date="2024-11-28T14:13:00Z" w16du:dateUtc="2024-11-28T13:13:00Z">
        <w:r w:rsidR="00A96464" w:rsidRPr="00987014" w:rsidDel="00C20DCE">
          <w:rPr>
            <w:rFonts w:ascii="Lato" w:eastAsia="Times New Roman" w:hAnsi="Lato" w:cs="Arial"/>
            <w:color w:val="000000" w:themeColor="text1"/>
            <w:szCs w:val="20"/>
          </w:rPr>
          <w:delText xml:space="preserve"> of </w:delText>
        </w:r>
        <w:r w:rsidR="00A979EA" w:rsidRPr="00A979EA" w:rsidDel="00C20DCE">
          <w:rPr>
            <w:rFonts w:ascii="Lato" w:eastAsia="Times New Roman" w:hAnsi="Lato" w:cs="Arial"/>
            <w:iCs/>
            <w:color w:val="000000" w:themeColor="text1"/>
            <w:szCs w:val="20"/>
          </w:rPr>
          <w:delText>C</w:delText>
        </w:r>
        <w:r w:rsidR="00A979EA" w:rsidRPr="00A979EA" w:rsidDel="00C20DCE">
          <w:rPr>
            <w:rFonts w:ascii="Lato" w:eastAsia="Times New Roman" w:hAnsi="Lato" w:cs="Arial"/>
            <w:iCs/>
            <w:color w:val="000000" w:themeColor="text1"/>
            <w:szCs w:val="20"/>
            <w:vertAlign w:val="subscript"/>
          </w:rPr>
          <w:delText>2</w:delText>
        </w:r>
        <w:r w:rsidR="00A979EA" w:rsidRPr="00A979EA" w:rsidDel="00C20DCE">
          <w:rPr>
            <w:rFonts w:ascii="Lato" w:eastAsia="Times New Roman" w:hAnsi="Lato" w:cs="Arial"/>
            <w:iCs/>
            <w:color w:val="000000" w:themeColor="text1"/>
            <w:szCs w:val="20"/>
          </w:rPr>
          <w:delText>H</w:delText>
        </w:r>
        <w:r w:rsidR="00A979EA" w:rsidRPr="00A979EA" w:rsidDel="00C20DCE">
          <w:rPr>
            <w:rFonts w:ascii="Lato" w:eastAsia="Times New Roman" w:hAnsi="Lato" w:cs="Arial"/>
            <w:iCs/>
            <w:color w:val="000000" w:themeColor="text1"/>
            <w:szCs w:val="20"/>
            <w:vertAlign w:val="subscript"/>
          </w:rPr>
          <w:delText>2</w:delText>
        </w:r>
      </w:del>
      <w:r w:rsidR="00A96464" w:rsidRPr="00987014">
        <w:rPr>
          <w:rFonts w:ascii="Lato" w:eastAsia="Times New Roman" w:hAnsi="Lato" w:cs="Arial"/>
          <w:color w:val="000000" w:themeColor="text1"/>
          <w:szCs w:val="20"/>
        </w:rPr>
        <w:t>. We are also pleased that th</w:t>
      </w:r>
      <w:r w:rsidR="000578CB">
        <w:rPr>
          <w:rFonts w:ascii="Lato" w:eastAsia="DengXian" w:hAnsi="Lato" w:cs="Arial" w:hint="eastAsia"/>
          <w:color w:val="000000" w:themeColor="text1"/>
          <w:szCs w:val="20"/>
          <w:lang w:eastAsia="zh-CN"/>
        </w:rPr>
        <w:t xml:space="preserve">is work </w:t>
      </w:r>
      <w:r w:rsidR="00A96464" w:rsidRPr="00987014">
        <w:rPr>
          <w:rFonts w:ascii="Lato" w:eastAsia="Times New Roman" w:hAnsi="Lato" w:cs="Arial"/>
          <w:color w:val="000000" w:themeColor="text1"/>
          <w:szCs w:val="20"/>
        </w:rPr>
        <w:t xml:space="preserve">is considered valuable in clarifying </w:t>
      </w:r>
      <w:del w:id="62" w:author="Pérez-Ramirez  Javier" w:date="2024-11-28T14:13:00Z" w16du:dateUtc="2024-11-28T13:13:00Z">
        <w:r w:rsidR="00A979EA" w:rsidRPr="00A979EA" w:rsidDel="00C20DCE">
          <w:rPr>
            <w:rFonts w:ascii="Lato" w:eastAsia="Times New Roman" w:hAnsi="Lato" w:cs="Arial"/>
            <w:iCs/>
            <w:color w:val="000000" w:themeColor="text1"/>
            <w:szCs w:val="20"/>
          </w:rPr>
          <w:delText>C</w:delText>
        </w:r>
        <w:r w:rsidR="00A979EA" w:rsidRPr="00A979EA" w:rsidDel="00C20DCE">
          <w:rPr>
            <w:rFonts w:ascii="Lato" w:eastAsia="Times New Roman" w:hAnsi="Lato" w:cs="Arial"/>
            <w:iCs/>
            <w:color w:val="000000" w:themeColor="text1"/>
            <w:szCs w:val="20"/>
            <w:vertAlign w:val="subscript"/>
          </w:rPr>
          <w:delText>2</w:delText>
        </w:r>
        <w:r w:rsidR="00A979EA" w:rsidRPr="00A979EA" w:rsidDel="00C20DCE">
          <w:rPr>
            <w:rFonts w:ascii="Lato" w:eastAsia="Times New Roman" w:hAnsi="Lato" w:cs="Arial"/>
            <w:iCs/>
            <w:color w:val="000000" w:themeColor="text1"/>
            <w:szCs w:val="20"/>
          </w:rPr>
          <w:delText>H</w:delText>
        </w:r>
        <w:r w:rsidR="00A979EA" w:rsidRPr="00A979EA" w:rsidDel="00C20DCE">
          <w:rPr>
            <w:rFonts w:ascii="Lato" w:eastAsia="Times New Roman" w:hAnsi="Lato" w:cs="Arial"/>
            <w:iCs/>
            <w:color w:val="000000" w:themeColor="text1"/>
            <w:szCs w:val="20"/>
            <w:vertAlign w:val="subscript"/>
          </w:rPr>
          <w:delText>2</w:delText>
        </w:r>
        <w:r w:rsidR="00A96464" w:rsidRPr="00987014" w:rsidDel="00C20DCE">
          <w:rPr>
            <w:rFonts w:ascii="Lato" w:eastAsia="Times New Roman" w:hAnsi="Lato" w:cs="Arial"/>
            <w:color w:val="000000" w:themeColor="text1"/>
            <w:szCs w:val="20"/>
          </w:rPr>
          <w:delText xml:space="preserve">’s </w:delText>
        </w:r>
      </w:del>
      <w:ins w:id="63" w:author="Pérez-Ramirez  Javier" w:date="2024-11-28T14:13:00Z" w16du:dateUtc="2024-11-28T13:13:00Z">
        <w:r>
          <w:rPr>
            <w:rFonts w:ascii="Lato" w:eastAsia="Times New Roman" w:hAnsi="Lato" w:cs="Arial"/>
            <w:iCs/>
            <w:color w:val="000000" w:themeColor="text1"/>
            <w:szCs w:val="20"/>
          </w:rPr>
          <w:t>acetylene</w:t>
        </w:r>
        <w:r w:rsidRPr="00987014">
          <w:rPr>
            <w:rFonts w:ascii="Lato" w:eastAsia="Times New Roman" w:hAnsi="Lato" w:cs="Arial"/>
            <w:color w:val="000000" w:themeColor="text1"/>
            <w:szCs w:val="20"/>
          </w:rPr>
          <w:t xml:space="preserve">’s </w:t>
        </w:r>
      </w:ins>
      <w:r w:rsidR="00A96464" w:rsidRPr="00987014">
        <w:rPr>
          <w:rFonts w:ascii="Lato" w:eastAsia="Times New Roman" w:hAnsi="Lato" w:cs="Arial"/>
          <w:color w:val="000000" w:themeColor="text1"/>
          <w:szCs w:val="20"/>
        </w:rPr>
        <w:t>evolving trends and advancing related research.</w:t>
      </w:r>
    </w:p>
    <w:p w14:paraId="359C0CA9" w14:textId="77777777" w:rsidR="00C20DCE" w:rsidRDefault="00C20DCE" w:rsidP="00C20DCE">
      <w:pPr>
        <w:spacing w:after="0"/>
        <w:rPr>
          <w:ins w:id="64" w:author="Pérez-Ramirez  Javier" w:date="2024-11-28T14:14:00Z" w16du:dateUtc="2024-11-28T13:14:00Z"/>
          <w:rFonts w:ascii="Lato" w:eastAsia="Cambria" w:hAnsi="Lato" w:cs="Arial"/>
          <w:iCs/>
          <w:color w:val="0000FF"/>
          <w:szCs w:val="20"/>
        </w:rPr>
      </w:pPr>
    </w:p>
    <w:p w14:paraId="73090246" w14:textId="0FA48557" w:rsidR="00013347" w:rsidRPr="00987014" w:rsidRDefault="00013347" w:rsidP="00C20DCE">
      <w:pPr>
        <w:spacing w:after="80"/>
        <w:rPr>
          <w:rFonts w:ascii="Lato" w:eastAsia="Cambria" w:hAnsi="Lato" w:cs="Arial"/>
          <w:iCs/>
          <w:color w:val="0000FF"/>
          <w:szCs w:val="20"/>
        </w:rPr>
      </w:pPr>
      <w:r w:rsidRPr="00987014">
        <w:rPr>
          <w:rFonts w:ascii="Lato" w:eastAsia="Cambria" w:hAnsi="Lato" w:cs="Arial"/>
          <w:iCs/>
          <w:color w:val="0000FF"/>
          <w:szCs w:val="20"/>
        </w:rPr>
        <w:t>3.1. </w:t>
      </w:r>
      <w:r w:rsidR="00E005D4" w:rsidRPr="00987014">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987014">
        <w:rPr>
          <w:rFonts w:ascii="Lato" w:eastAsia="Cambria" w:hAnsi="Lato" w:cs="Arial"/>
          <w:iCs/>
          <w:color w:val="0000FF"/>
          <w:szCs w:val="20"/>
        </w:rPr>
        <w:t>.</w:t>
      </w:r>
    </w:p>
    <w:p w14:paraId="3BA92D11" w14:textId="3BF2CAD1" w:rsidR="00013347" w:rsidRPr="00987014" w:rsidRDefault="00A96464" w:rsidP="00C20DCE">
      <w:pPr>
        <w:spacing w:after="80"/>
        <w:rPr>
          <w:rFonts w:ascii="Lato" w:eastAsia="Cambria" w:hAnsi="Lato" w:cs="Arial"/>
          <w:color w:val="000000" w:themeColor="text1"/>
          <w:szCs w:val="20"/>
          <w:lang w:eastAsia="x-none"/>
        </w:rPr>
      </w:pPr>
      <w:r w:rsidRPr="00987014">
        <w:rPr>
          <w:rFonts w:ascii="Lato" w:eastAsia="Cambria" w:hAnsi="Lato" w:cs="Arial"/>
          <w:color w:val="000000" w:themeColor="text1"/>
          <w:szCs w:val="20"/>
          <w:lang w:eastAsia="x-none"/>
        </w:rPr>
        <w:t xml:space="preserve">We thank the </w:t>
      </w:r>
      <w:r w:rsidR="00A00908" w:rsidRPr="00987014">
        <w:rPr>
          <w:rFonts w:ascii="Lato" w:eastAsia="Cambria" w:hAnsi="Lato" w:cs="Arial"/>
          <w:color w:val="000000" w:themeColor="text1"/>
          <w:szCs w:val="20"/>
          <w:lang w:eastAsia="x-none"/>
        </w:rPr>
        <w:t>R</w:t>
      </w:r>
      <w:r w:rsidRPr="00987014">
        <w:rPr>
          <w:rFonts w:ascii="Lato" w:eastAsia="Cambria" w:hAnsi="Lato" w:cs="Arial"/>
          <w:color w:val="000000" w:themeColor="text1"/>
          <w:szCs w:val="20"/>
          <w:lang w:eastAsia="x-none"/>
        </w:rPr>
        <w:t xml:space="preserve">eviewer for the </w:t>
      </w:r>
      <w:del w:id="65" w:author="Pérez-Ramirez  Javier" w:date="2024-11-28T14:27:00Z" w16du:dateUtc="2024-11-28T13:27:00Z">
        <w:r w:rsidRPr="00987014" w:rsidDel="001E10B1">
          <w:rPr>
            <w:rFonts w:ascii="Lato" w:eastAsia="Cambria" w:hAnsi="Lato" w:cs="Arial"/>
            <w:color w:val="000000" w:themeColor="text1"/>
            <w:szCs w:val="20"/>
            <w:lang w:eastAsia="x-none"/>
          </w:rPr>
          <w:delText xml:space="preserve">thoughtful </w:delText>
        </w:r>
      </w:del>
      <w:r w:rsidRPr="00987014">
        <w:rPr>
          <w:rFonts w:ascii="Lato" w:eastAsia="Cambria" w:hAnsi="Lato" w:cs="Arial"/>
          <w:color w:val="000000" w:themeColor="text1"/>
          <w:szCs w:val="20"/>
          <w:lang w:eastAsia="x-none"/>
        </w:rPr>
        <w:t xml:space="preserve">suggestion. </w:t>
      </w:r>
      <w:del w:id="66" w:author="Pérez-Ramirez  Javier" w:date="2024-11-28T14:15:00Z" w16du:dateUtc="2024-11-28T13:15:00Z">
        <w:r w:rsidRPr="00987014" w:rsidDel="00C20DCE">
          <w:rPr>
            <w:rFonts w:ascii="Lato" w:eastAsia="Cambria" w:hAnsi="Lato" w:cs="Arial"/>
            <w:color w:val="000000" w:themeColor="text1"/>
            <w:szCs w:val="20"/>
            <w:lang w:eastAsia="x-none"/>
          </w:rPr>
          <w:delText xml:space="preserve">In </w:delText>
        </w:r>
      </w:del>
      <w:ins w:id="67" w:author="Pérez-Ramirez  Javier" w:date="2024-11-28T14:22:00Z" w16du:dateUtc="2024-11-28T13:22:00Z">
        <w:r w:rsidR="008A192F">
          <w:rPr>
            <w:rFonts w:ascii="Lato" w:eastAsia="Cambria" w:hAnsi="Lato" w:cs="Arial"/>
            <w:color w:val="000000" w:themeColor="text1"/>
            <w:szCs w:val="20"/>
            <w:lang w:eastAsia="x-none"/>
          </w:rPr>
          <w:t>E</w:t>
        </w:r>
      </w:ins>
      <w:del w:id="68" w:author="Pérez-Ramirez  Javier" w:date="2024-11-28T14:16:00Z" w16du:dateUtc="2024-11-28T13:16:00Z">
        <w:r w:rsidRPr="00987014" w:rsidDel="00C20DCE">
          <w:rPr>
            <w:rFonts w:ascii="Lato" w:eastAsia="Cambria" w:hAnsi="Lato" w:cs="Arial"/>
            <w:color w:val="000000" w:themeColor="text1"/>
            <w:szCs w:val="20"/>
            <w:lang w:eastAsia="x-none"/>
          </w:rPr>
          <w:delText>Section</w:delText>
        </w:r>
        <w:r w:rsidR="001208AD" w:rsidDel="00C20DCE">
          <w:rPr>
            <w:rFonts w:ascii="Lato" w:eastAsia="Cambria" w:hAnsi="Lato" w:cs="Arial"/>
            <w:color w:val="000000" w:themeColor="text1"/>
            <w:szCs w:val="20"/>
            <w:lang w:eastAsia="x-none"/>
          </w:rPr>
          <w:delText xml:space="preserve"> </w:delText>
        </w:r>
        <w:r w:rsidRPr="00987014" w:rsidDel="00C20DCE">
          <w:rPr>
            <w:rFonts w:ascii="Lato" w:eastAsia="Cambria" w:hAnsi="Lato" w:cs="Arial"/>
            <w:color w:val="000000" w:themeColor="text1"/>
            <w:szCs w:val="20"/>
            <w:lang w:eastAsia="x-none"/>
          </w:rPr>
          <w:delText>3,</w:delText>
        </w:r>
      </w:del>
      <w:del w:id="69" w:author="Pérez-Ramirez  Javier" w:date="2024-11-28T14:22:00Z" w16du:dateUtc="2024-11-28T13:22:00Z">
        <w:r w:rsidRPr="00987014" w:rsidDel="008A192F">
          <w:rPr>
            <w:rFonts w:ascii="Lato" w:eastAsia="Cambria" w:hAnsi="Lato" w:cs="Arial"/>
            <w:color w:val="000000" w:themeColor="text1"/>
            <w:szCs w:val="20"/>
            <w:lang w:eastAsia="x-none"/>
          </w:rPr>
          <w:delText xml:space="preserve"> </w:delText>
        </w:r>
      </w:del>
      <w:del w:id="70" w:author="Pérez-Ramirez  Javier" w:date="2024-11-28T14:16:00Z" w16du:dateUtc="2024-11-28T13:16:00Z">
        <w:r w:rsidRPr="00987014" w:rsidDel="00C20DCE">
          <w:rPr>
            <w:rFonts w:ascii="Lato" w:eastAsia="Cambria" w:hAnsi="Lato" w:cs="Arial"/>
            <w:color w:val="000000" w:themeColor="text1"/>
            <w:szCs w:val="20"/>
            <w:lang w:eastAsia="x-none"/>
          </w:rPr>
          <w:delText xml:space="preserve">our </w:delText>
        </w:r>
      </w:del>
      <w:del w:id="71" w:author="Pérez-Ramirez  Javier" w:date="2024-11-28T14:22:00Z" w16du:dateUtc="2024-11-28T13:22:00Z">
        <w:r w:rsidRPr="00987014" w:rsidDel="008A192F">
          <w:rPr>
            <w:rFonts w:ascii="Lato" w:eastAsia="Cambria" w:hAnsi="Lato" w:cs="Arial"/>
            <w:color w:val="000000" w:themeColor="text1"/>
            <w:szCs w:val="20"/>
            <w:lang w:eastAsia="x-none"/>
          </w:rPr>
          <w:delText>e</w:delText>
        </w:r>
      </w:del>
      <w:r w:rsidRPr="00987014">
        <w:rPr>
          <w:rFonts w:ascii="Lato" w:eastAsia="Cambria" w:hAnsi="Lato" w:cs="Arial"/>
          <w:color w:val="000000" w:themeColor="text1"/>
          <w:szCs w:val="20"/>
          <w:lang w:eastAsia="x-none"/>
        </w:rPr>
        <w:t>nvironmental and economic analys</w:t>
      </w:r>
      <w:ins w:id="72" w:author="Pérez-Ramirez  Javier" w:date="2024-11-28T14:15:00Z" w16du:dateUtc="2024-11-28T13:15:00Z">
        <w:r w:rsidR="00C20DCE">
          <w:rPr>
            <w:rFonts w:ascii="Lato" w:eastAsia="Cambria" w:hAnsi="Lato" w:cs="Arial"/>
            <w:color w:val="000000" w:themeColor="text1"/>
            <w:szCs w:val="20"/>
            <w:lang w:eastAsia="x-none"/>
          </w:rPr>
          <w:t>e</w:t>
        </w:r>
      </w:ins>
      <w:del w:id="73" w:author="Pérez-Ramirez  Javier" w:date="2024-11-28T14:15:00Z" w16du:dateUtc="2024-11-28T13:15:00Z">
        <w:r w:rsidRPr="00987014" w:rsidDel="00C20DCE">
          <w:rPr>
            <w:rFonts w:ascii="Lato" w:eastAsia="Cambria" w:hAnsi="Lato" w:cs="Arial"/>
            <w:color w:val="000000" w:themeColor="text1"/>
            <w:szCs w:val="20"/>
            <w:lang w:eastAsia="x-none"/>
          </w:rPr>
          <w:delText>i</w:delText>
        </w:r>
      </w:del>
      <w:r w:rsidRPr="00987014">
        <w:rPr>
          <w:rFonts w:ascii="Lato" w:eastAsia="Cambria" w:hAnsi="Lato" w:cs="Arial"/>
          <w:color w:val="000000" w:themeColor="text1"/>
          <w:szCs w:val="20"/>
          <w:lang w:eastAsia="x-none"/>
        </w:rPr>
        <w:t>s</w:t>
      </w:r>
      <w:ins w:id="74" w:author="Pérez-Ramirez  Javier" w:date="2024-11-28T14:16:00Z" w16du:dateUtc="2024-11-28T13:16:00Z">
        <w:r w:rsidR="00C20DCE">
          <w:rPr>
            <w:rFonts w:ascii="Lato" w:eastAsia="Cambria" w:hAnsi="Lato" w:cs="Arial"/>
            <w:color w:val="000000" w:themeColor="text1"/>
            <w:szCs w:val="20"/>
            <w:lang w:eastAsia="x-none"/>
          </w:rPr>
          <w:t xml:space="preserve"> in </w:t>
        </w:r>
      </w:ins>
      <w:del w:id="75" w:author="Pérez-Ramirez  Javier" w:date="2024-11-28T14:16:00Z" w16du:dateUtc="2024-11-28T13:16:00Z">
        <w:r w:rsidRPr="00987014" w:rsidDel="00C20DCE">
          <w:rPr>
            <w:rFonts w:ascii="Lato" w:eastAsia="Cambria" w:hAnsi="Lato" w:cs="Arial"/>
            <w:color w:val="000000" w:themeColor="text1"/>
            <w:szCs w:val="20"/>
            <w:lang w:eastAsia="x-none"/>
          </w:rPr>
          <w:delText xml:space="preserve"> </w:delText>
        </w:r>
      </w:del>
      <w:ins w:id="76" w:author="Pérez-Ramirez  Javier" w:date="2024-11-28T14:16:00Z" w16du:dateUtc="2024-11-28T13:16:00Z">
        <w:r w:rsidR="00C20DCE" w:rsidRPr="00987014">
          <w:rPr>
            <w:rFonts w:ascii="Lato" w:eastAsia="Cambria" w:hAnsi="Lato" w:cs="Arial"/>
            <w:color w:val="000000" w:themeColor="text1"/>
            <w:szCs w:val="20"/>
            <w:lang w:eastAsia="x-none"/>
          </w:rPr>
          <w:t>Section</w:t>
        </w:r>
        <w:r w:rsidR="00C20DCE">
          <w:rPr>
            <w:rFonts w:ascii="Lato" w:eastAsia="Cambria" w:hAnsi="Lato" w:cs="Arial"/>
            <w:color w:val="000000" w:themeColor="text1"/>
            <w:szCs w:val="20"/>
            <w:lang w:eastAsia="x-none"/>
          </w:rPr>
          <w:t xml:space="preserve"> </w:t>
        </w:r>
        <w:r w:rsidR="00C20DCE" w:rsidRPr="00987014">
          <w:rPr>
            <w:rFonts w:ascii="Lato" w:eastAsia="Cambria" w:hAnsi="Lato" w:cs="Arial"/>
            <w:color w:val="000000" w:themeColor="text1"/>
            <w:szCs w:val="20"/>
            <w:lang w:eastAsia="x-none"/>
          </w:rPr>
          <w:t>3</w:t>
        </w:r>
        <w:r w:rsidR="00C20DCE">
          <w:rPr>
            <w:rFonts w:ascii="Lato" w:eastAsia="Cambria" w:hAnsi="Lato" w:cs="Arial"/>
            <w:color w:val="000000" w:themeColor="text1"/>
            <w:szCs w:val="20"/>
            <w:lang w:eastAsia="x-none"/>
          </w:rPr>
          <w:t xml:space="preserve"> </w:t>
        </w:r>
      </w:ins>
      <w:r w:rsidRPr="00987014">
        <w:rPr>
          <w:rFonts w:ascii="Lato" w:eastAsia="Cambria" w:hAnsi="Lato" w:cs="Arial"/>
          <w:color w:val="000000" w:themeColor="text1"/>
          <w:szCs w:val="20"/>
          <w:lang w:eastAsia="x-none"/>
        </w:rPr>
        <w:t>demonstrate</w:t>
      </w:r>
      <w:del w:id="77" w:author="Pérez-Ramirez  Javier" w:date="2024-11-28T14:16:00Z" w16du:dateUtc="2024-11-28T13:16:00Z">
        <w:r w:rsidRPr="00987014" w:rsidDel="00C20DCE">
          <w:rPr>
            <w:rFonts w:ascii="Lato" w:eastAsia="Cambria" w:hAnsi="Lato" w:cs="Arial"/>
            <w:color w:val="000000" w:themeColor="text1"/>
            <w:szCs w:val="20"/>
            <w:lang w:eastAsia="x-none"/>
          </w:rPr>
          <w:delText>s</w:delText>
        </w:r>
      </w:del>
      <w:r w:rsidRPr="00987014">
        <w:rPr>
          <w:rFonts w:ascii="Lato" w:eastAsia="Cambria" w:hAnsi="Lato" w:cs="Arial"/>
          <w:color w:val="000000" w:themeColor="text1"/>
          <w:szCs w:val="20"/>
          <w:lang w:eastAsia="x-none"/>
        </w:rPr>
        <w:t xml:space="preserve"> that </w:t>
      </w:r>
      <w:ins w:id="78" w:author="Pérez-Ramirez  Javier" w:date="2024-11-28T14:17:00Z" w16du:dateUtc="2024-11-28T13:17:00Z">
        <w:r w:rsidR="008A192F" w:rsidRPr="00987014">
          <w:rPr>
            <w:rFonts w:ascii="Lato" w:eastAsia="Cambria" w:hAnsi="Lato" w:cs="Arial"/>
            <w:color w:val="000000" w:themeColor="text1"/>
            <w:szCs w:val="20"/>
            <w:lang w:eastAsia="x-none"/>
          </w:rPr>
          <w:t xml:space="preserve">vinyl chloride </w:t>
        </w:r>
      </w:ins>
      <w:r w:rsidRPr="00987014">
        <w:rPr>
          <w:rFonts w:ascii="Lato" w:eastAsia="Cambria" w:hAnsi="Lato" w:cs="Arial"/>
          <w:color w:val="000000" w:themeColor="text1"/>
          <w:szCs w:val="20"/>
          <w:lang w:eastAsia="x-none"/>
        </w:rPr>
        <w:t xml:space="preserve">production </w:t>
      </w:r>
      <w:del w:id="79" w:author="Pérez-Ramirez  Javier" w:date="2024-11-28T14:17:00Z" w16du:dateUtc="2024-11-28T13:17:00Z">
        <w:r w:rsidRPr="00987014" w:rsidDel="008A192F">
          <w:rPr>
            <w:rFonts w:ascii="Lato" w:eastAsia="Cambria" w:hAnsi="Lato" w:cs="Arial"/>
            <w:color w:val="000000" w:themeColor="text1"/>
            <w:szCs w:val="20"/>
            <w:lang w:eastAsia="x-none"/>
          </w:rPr>
          <w:delText xml:space="preserve">of vinyl chloride monomer </w:delText>
        </w:r>
      </w:del>
      <w:del w:id="80" w:author="Pérez-Ramirez  Javier" w:date="2024-11-28T14:16:00Z" w16du:dateUtc="2024-11-28T13:16:00Z">
        <w:r w:rsidRPr="00987014" w:rsidDel="00C20DCE">
          <w:rPr>
            <w:rFonts w:ascii="Lato" w:eastAsia="Cambria" w:hAnsi="Lato" w:cs="Arial"/>
            <w:color w:val="000000" w:themeColor="text1"/>
            <w:szCs w:val="20"/>
            <w:lang w:eastAsia="x-none"/>
          </w:rPr>
          <w:delText xml:space="preserve">(VCM) </w:delText>
        </w:r>
      </w:del>
      <w:r w:rsidRPr="00987014">
        <w:rPr>
          <w:rFonts w:ascii="Lato" w:eastAsia="Cambria" w:hAnsi="Lato" w:cs="Arial"/>
          <w:color w:val="000000" w:themeColor="text1"/>
          <w:szCs w:val="20"/>
          <w:lang w:eastAsia="x-none"/>
        </w:rPr>
        <w:t xml:space="preserve">could </w:t>
      </w:r>
      <w:ins w:id="81" w:author="Pérez-Ramirez  Javier" w:date="2024-11-28T14:23:00Z" w16du:dateUtc="2024-11-28T13:23:00Z">
        <w:r w:rsidR="008A192F">
          <w:rPr>
            <w:rFonts w:ascii="Lato" w:eastAsia="Cambria" w:hAnsi="Lato" w:cs="Arial"/>
            <w:color w:val="000000" w:themeColor="text1"/>
            <w:szCs w:val="20"/>
            <w:lang w:eastAsia="x-none"/>
          </w:rPr>
          <w:t xml:space="preserve">advantageously </w:t>
        </w:r>
      </w:ins>
      <w:del w:id="82" w:author="Pérez-Ramirez  Javier" w:date="2024-11-28T14:23:00Z" w16du:dateUtc="2024-11-28T13:23:00Z">
        <w:r w:rsidRPr="00987014" w:rsidDel="008A192F">
          <w:rPr>
            <w:rFonts w:ascii="Lato" w:eastAsia="Cambria" w:hAnsi="Lato" w:cs="Arial"/>
            <w:color w:val="000000" w:themeColor="text1"/>
            <w:szCs w:val="20"/>
            <w:lang w:eastAsia="x-none"/>
          </w:rPr>
          <w:delText xml:space="preserve">shift </w:delText>
        </w:r>
      </w:del>
      <w:ins w:id="83" w:author="Pérez-Ramirez  Javier" w:date="2024-11-28T14:23:00Z" w16du:dateUtc="2024-11-28T13:23:00Z">
        <w:r w:rsidR="008A192F">
          <w:rPr>
            <w:rFonts w:ascii="Lato" w:eastAsia="Cambria" w:hAnsi="Lato" w:cs="Arial"/>
            <w:color w:val="000000" w:themeColor="text1"/>
            <w:szCs w:val="20"/>
            <w:lang w:eastAsia="x-none"/>
          </w:rPr>
          <w:t>swit</w:t>
        </w:r>
      </w:ins>
      <w:ins w:id="84" w:author="Pérez-Ramirez  Javier" w:date="2024-11-28T14:24:00Z" w16du:dateUtc="2024-11-28T13:24:00Z">
        <w:r w:rsidR="008A192F">
          <w:rPr>
            <w:rFonts w:ascii="Lato" w:eastAsia="Cambria" w:hAnsi="Lato" w:cs="Arial"/>
            <w:color w:val="000000" w:themeColor="text1"/>
            <w:szCs w:val="20"/>
            <w:lang w:eastAsia="x-none"/>
          </w:rPr>
          <w:t>ch</w:t>
        </w:r>
      </w:ins>
      <w:ins w:id="85" w:author="Pérez-Ramirez  Javier" w:date="2024-11-28T14:23:00Z" w16du:dateUtc="2024-11-28T13:23:00Z">
        <w:r w:rsidR="008A192F" w:rsidRPr="00987014">
          <w:rPr>
            <w:rFonts w:ascii="Lato" w:eastAsia="Cambria" w:hAnsi="Lato" w:cs="Arial"/>
            <w:color w:val="000000" w:themeColor="text1"/>
            <w:szCs w:val="20"/>
            <w:lang w:eastAsia="x-none"/>
          </w:rPr>
          <w:t xml:space="preserve"> </w:t>
        </w:r>
      </w:ins>
      <w:r w:rsidRPr="00987014">
        <w:rPr>
          <w:rFonts w:ascii="Lato" w:eastAsia="Cambria" w:hAnsi="Lato" w:cs="Arial"/>
          <w:color w:val="000000" w:themeColor="text1"/>
          <w:szCs w:val="20"/>
          <w:lang w:eastAsia="x-none"/>
        </w:rPr>
        <w:t xml:space="preserve">from </w:t>
      </w:r>
      <w:ins w:id="86" w:author="Pérez-Ramirez  Javier" w:date="2024-11-28T14:17:00Z" w16du:dateUtc="2024-11-28T13:17:00Z">
        <w:r w:rsidR="008A192F">
          <w:rPr>
            <w:rFonts w:ascii="Lato" w:eastAsia="Cambria" w:hAnsi="Lato" w:cs="Arial"/>
            <w:color w:val="000000" w:themeColor="text1"/>
            <w:szCs w:val="20"/>
            <w:lang w:eastAsia="x-none"/>
          </w:rPr>
          <w:t xml:space="preserve">the </w:t>
        </w:r>
      </w:ins>
      <w:r w:rsidRPr="00987014">
        <w:rPr>
          <w:rFonts w:ascii="Lato" w:eastAsia="Cambria" w:hAnsi="Lato" w:cs="Arial"/>
          <w:color w:val="000000" w:themeColor="text1"/>
          <w:szCs w:val="20"/>
          <w:lang w:eastAsia="x-none"/>
        </w:rPr>
        <w:t>ethylene</w:t>
      </w:r>
      <w:r w:rsidR="00A979EA">
        <w:rPr>
          <w:rFonts w:ascii="Lato" w:eastAsia="Cambria" w:hAnsi="Lato" w:cs="Arial"/>
          <w:color w:val="000000" w:themeColor="text1"/>
          <w:szCs w:val="20"/>
          <w:lang w:eastAsia="x-none"/>
        </w:rPr>
        <w:t xml:space="preserve"> </w:t>
      </w:r>
      <w:ins w:id="87" w:author="Pérez-Ramirez  Javier" w:date="2024-11-28T14:16:00Z" w16du:dateUtc="2024-11-28T13:16:00Z">
        <w:r w:rsidR="008A192F">
          <w:rPr>
            <w:rFonts w:ascii="Lato" w:eastAsia="Cambria" w:hAnsi="Lato" w:cs="Arial"/>
            <w:color w:val="000000" w:themeColor="text1"/>
            <w:szCs w:val="20"/>
            <w:lang w:eastAsia="x-none"/>
          </w:rPr>
          <w:t xml:space="preserve">to </w:t>
        </w:r>
      </w:ins>
      <w:ins w:id="88" w:author="Pérez-Ramirez  Javier" w:date="2024-11-28T14:17:00Z" w16du:dateUtc="2024-11-28T13:17:00Z">
        <w:r w:rsidR="008A192F">
          <w:rPr>
            <w:rFonts w:ascii="Lato" w:eastAsia="Cambria" w:hAnsi="Lato" w:cs="Arial"/>
            <w:color w:val="000000" w:themeColor="text1"/>
            <w:szCs w:val="20"/>
            <w:lang w:eastAsia="x-none"/>
          </w:rPr>
          <w:t xml:space="preserve">the </w:t>
        </w:r>
      </w:ins>
      <w:ins w:id="89" w:author="Pérez-Ramirez  Javier" w:date="2024-11-28T14:16:00Z" w16du:dateUtc="2024-11-28T13:16:00Z">
        <w:r w:rsidR="008A192F">
          <w:rPr>
            <w:rFonts w:ascii="Lato" w:eastAsia="Cambria" w:hAnsi="Lato" w:cs="Arial"/>
            <w:color w:val="000000" w:themeColor="text1"/>
            <w:szCs w:val="20"/>
            <w:lang w:eastAsia="x-none"/>
          </w:rPr>
          <w:t xml:space="preserve">acetylene </w:t>
        </w:r>
      </w:ins>
      <w:del w:id="90" w:author="Pérez-Ramirez  Javier" w:date="2024-11-28T14:16:00Z" w16du:dateUtc="2024-11-28T13:16:00Z">
        <w:r w:rsidR="00A979EA" w:rsidDel="00C20DCE">
          <w:rPr>
            <w:rFonts w:ascii="Lato" w:eastAsia="Cambria" w:hAnsi="Lato" w:cs="Arial"/>
            <w:color w:val="000000" w:themeColor="text1"/>
            <w:szCs w:val="20"/>
            <w:lang w:eastAsia="x-none"/>
          </w:rPr>
          <w:delText>(</w:delText>
        </w:r>
        <w:bookmarkStart w:id="91" w:name="_Hlk183529743"/>
        <w:r w:rsidR="00A979EA" w:rsidRPr="00A979EA" w:rsidDel="00C20DCE">
          <w:rPr>
            <w:rFonts w:ascii="Lato" w:eastAsiaTheme="minorHAnsi" w:hAnsi="Lato" w:cs="Arial"/>
            <w:bCs/>
            <w:iCs/>
            <w:color w:val="000000" w:themeColor="text1"/>
            <w:szCs w:val="20"/>
          </w:rPr>
          <w:delText>C</w:delText>
        </w:r>
        <w:r w:rsidR="00A979EA" w:rsidRPr="00A979EA" w:rsidDel="00C20DCE">
          <w:rPr>
            <w:rFonts w:ascii="Lato" w:eastAsiaTheme="minorHAnsi" w:hAnsi="Lato" w:cs="Arial"/>
            <w:bCs/>
            <w:iCs/>
            <w:color w:val="000000" w:themeColor="text1"/>
            <w:szCs w:val="20"/>
            <w:vertAlign w:val="subscript"/>
          </w:rPr>
          <w:delText>2</w:delText>
        </w:r>
        <w:r w:rsidR="00A979EA" w:rsidRPr="00A979EA" w:rsidDel="00C20DCE">
          <w:rPr>
            <w:rFonts w:ascii="Lato" w:eastAsiaTheme="minorHAnsi" w:hAnsi="Lato" w:cs="Arial"/>
            <w:bCs/>
            <w:iCs/>
            <w:color w:val="000000" w:themeColor="text1"/>
            <w:szCs w:val="20"/>
          </w:rPr>
          <w:delText>H</w:delText>
        </w:r>
        <w:r w:rsidR="00A979EA" w:rsidRPr="00A979EA" w:rsidDel="00C20DCE">
          <w:rPr>
            <w:rFonts w:ascii="Lato" w:eastAsiaTheme="minorHAnsi" w:hAnsi="Lato" w:cs="Arial"/>
            <w:bCs/>
            <w:iCs/>
            <w:color w:val="000000" w:themeColor="text1"/>
            <w:szCs w:val="20"/>
            <w:vertAlign w:val="subscript"/>
          </w:rPr>
          <w:delText>4</w:delText>
        </w:r>
        <w:bookmarkEnd w:id="91"/>
        <w:r w:rsidR="00A979EA" w:rsidRPr="00A979EA" w:rsidDel="00C20DCE">
          <w:rPr>
            <w:rFonts w:ascii="Lato" w:eastAsiaTheme="minorHAnsi" w:hAnsi="Lato" w:cs="Arial"/>
            <w:bCs/>
            <w:iCs/>
            <w:color w:val="000000" w:themeColor="text1"/>
            <w:szCs w:val="20"/>
          </w:rPr>
          <w:delText>)</w:delText>
        </w:r>
        <w:r w:rsidRPr="00987014" w:rsidDel="00C20DCE">
          <w:rPr>
            <w:rFonts w:ascii="Lato" w:eastAsia="Cambria" w:hAnsi="Lato" w:cs="Arial"/>
            <w:color w:val="000000" w:themeColor="text1"/>
            <w:szCs w:val="20"/>
            <w:lang w:eastAsia="x-none"/>
          </w:rPr>
          <w:delText xml:space="preserve"> </w:delText>
        </w:r>
      </w:del>
      <w:r w:rsidRPr="00987014">
        <w:rPr>
          <w:rFonts w:ascii="Lato" w:eastAsia="Cambria" w:hAnsi="Lato" w:cs="Arial"/>
          <w:color w:val="000000" w:themeColor="text1"/>
          <w:szCs w:val="20"/>
          <w:lang w:eastAsia="x-none"/>
        </w:rPr>
        <w:t>route</w:t>
      </w:r>
      <w:ins w:id="92" w:author="Pérez-Ramirez  Javier" w:date="2024-11-28T14:18:00Z" w16du:dateUtc="2024-11-28T13:18:00Z">
        <w:r w:rsidR="008A192F">
          <w:rPr>
            <w:rFonts w:ascii="Lato" w:eastAsia="Cambria" w:hAnsi="Lato" w:cs="Arial"/>
            <w:color w:val="000000" w:themeColor="text1"/>
            <w:szCs w:val="20"/>
            <w:lang w:eastAsia="x-none"/>
          </w:rPr>
          <w:t xml:space="preserve"> </w:t>
        </w:r>
      </w:ins>
      <w:del w:id="93" w:author="Pérez-Ramirez  Javier" w:date="2024-11-28T14:17:00Z" w16du:dateUtc="2024-11-28T13:17:00Z">
        <w:r w:rsidRPr="00987014" w:rsidDel="008A192F">
          <w:rPr>
            <w:rFonts w:ascii="Lato" w:eastAsia="Cambria" w:hAnsi="Lato" w:cs="Arial"/>
            <w:color w:val="000000" w:themeColor="text1"/>
            <w:szCs w:val="20"/>
            <w:lang w:eastAsia="x-none"/>
          </w:rPr>
          <w:delText xml:space="preserve"> to the </w:delText>
        </w:r>
        <w:r w:rsidR="00A979EA" w:rsidRPr="00A979EA" w:rsidDel="008A192F">
          <w:rPr>
            <w:rFonts w:ascii="Lato" w:eastAsia="Cambria" w:hAnsi="Lato" w:cs="Arial"/>
            <w:iCs/>
            <w:color w:val="000000" w:themeColor="text1"/>
            <w:szCs w:val="20"/>
            <w:lang w:eastAsia="x-none"/>
          </w:rPr>
          <w:delText>C</w:delText>
        </w:r>
        <w:r w:rsidR="00A979EA" w:rsidRPr="00A979EA" w:rsidDel="008A192F">
          <w:rPr>
            <w:rFonts w:ascii="Lato" w:eastAsia="Cambria" w:hAnsi="Lato" w:cs="Arial"/>
            <w:iCs/>
            <w:color w:val="000000" w:themeColor="text1"/>
            <w:szCs w:val="20"/>
            <w:vertAlign w:val="subscript"/>
            <w:lang w:eastAsia="x-none"/>
          </w:rPr>
          <w:delText>2</w:delText>
        </w:r>
        <w:r w:rsidR="00A979EA" w:rsidRPr="00A979EA" w:rsidDel="008A192F">
          <w:rPr>
            <w:rFonts w:ascii="Lato" w:eastAsia="Cambria" w:hAnsi="Lato" w:cs="Arial"/>
            <w:iCs/>
            <w:color w:val="000000" w:themeColor="text1"/>
            <w:szCs w:val="20"/>
            <w:lang w:eastAsia="x-none"/>
          </w:rPr>
          <w:delText>H</w:delText>
        </w:r>
        <w:r w:rsidR="00A979EA" w:rsidRPr="00A979EA" w:rsidDel="008A192F">
          <w:rPr>
            <w:rFonts w:ascii="Lato" w:eastAsia="Cambria" w:hAnsi="Lato" w:cs="Arial"/>
            <w:iCs/>
            <w:color w:val="000000" w:themeColor="text1"/>
            <w:szCs w:val="20"/>
            <w:vertAlign w:val="subscript"/>
            <w:lang w:eastAsia="x-none"/>
          </w:rPr>
          <w:delText>2</w:delText>
        </w:r>
        <w:r w:rsidR="00A979EA" w:rsidRPr="00A979EA" w:rsidDel="008A192F">
          <w:rPr>
            <w:rFonts w:ascii="Lato" w:eastAsia="Cambria" w:hAnsi="Lato" w:cs="Arial"/>
            <w:iCs/>
            <w:color w:val="000000" w:themeColor="text1"/>
            <w:szCs w:val="20"/>
            <w:lang w:eastAsia="x-none"/>
          </w:rPr>
          <w:delText xml:space="preserve"> </w:delText>
        </w:r>
        <w:r w:rsidRPr="00987014" w:rsidDel="008A192F">
          <w:rPr>
            <w:rFonts w:ascii="Lato" w:eastAsia="Cambria" w:hAnsi="Lato" w:cs="Arial"/>
            <w:color w:val="000000" w:themeColor="text1"/>
            <w:szCs w:val="20"/>
            <w:lang w:eastAsia="x-none"/>
          </w:rPr>
          <w:delText xml:space="preserve">route </w:delText>
        </w:r>
      </w:del>
      <w:r w:rsidRPr="00987014">
        <w:rPr>
          <w:rFonts w:ascii="Lato" w:eastAsia="Cambria" w:hAnsi="Lato" w:cs="Arial"/>
          <w:color w:val="000000" w:themeColor="text1"/>
          <w:szCs w:val="20"/>
          <w:lang w:eastAsia="x-none"/>
        </w:rPr>
        <w:t>if the biochar</w:t>
      </w:r>
      <w:r w:rsidRPr="00987014">
        <w:rPr>
          <w:rFonts w:ascii="Lato" w:eastAsia="Cambria" w:hAnsi="Lato" w:cs="Arial"/>
          <w:color w:val="000000" w:themeColor="text1"/>
          <w:szCs w:val="20"/>
          <w:lang w:eastAsia="x-none"/>
        </w:rPr>
        <w:noBreakHyphen/>
        <w:t xml:space="preserve">based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process is industrialized. This </w:t>
      </w:r>
      <w:ins w:id="94" w:author="Pérez-Ramirez  Javier" w:date="2024-11-28T14:22:00Z" w16du:dateUtc="2024-11-28T13:22:00Z">
        <w:r w:rsidR="008A192F">
          <w:rPr>
            <w:rFonts w:ascii="Lato" w:eastAsia="Cambria" w:hAnsi="Lato" w:cs="Arial"/>
            <w:color w:val="000000" w:themeColor="text1"/>
            <w:szCs w:val="20"/>
            <w:lang w:eastAsia="x-none"/>
          </w:rPr>
          <w:t>para</w:t>
        </w:r>
      </w:ins>
      <w:ins w:id="95" w:author="Pérez-Ramirez  Javier" w:date="2024-11-28T14:23:00Z" w16du:dateUtc="2024-11-28T13:23:00Z">
        <w:r w:rsidR="008A192F">
          <w:rPr>
            <w:rFonts w:ascii="Lato" w:eastAsia="Cambria" w:hAnsi="Lato" w:cs="Arial"/>
            <w:color w:val="000000" w:themeColor="text1"/>
            <w:szCs w:val="20"/>
            <w:lang w:eastAsia="x-none"/>
          </w:rPr>
          <w:t xml:space="preserve">digm </w:t>
        </w:r>
      </w:ins>
      <w:r w:rsidRPr="00987014">
        <w:rPr>
          <w:rFonts w:ascii="Lato" w:eastAsia="Cambria" w:hAnsi="Lato" w:cs="Arial"/>
          <w:color w:val="000000" w:themeColor="text1"/>
          <w:szCs w:val="20"/>
          <w:lang w:eastAsia="x-none"/>
        </w:rPr>
        <w:t xml:space="preserve">shift would increase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utilization in VCM production, underscoring its expanding role in the chemical industry. As suggested, emphasizing emerging technologies for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applications </w:t>
      </w:r>
      <w:del w:id="96" w:author="Pérez-Ramirez  Javier" w:date="2024-11-28T14:28:00Z" w16du:dateUtc="2024-11-28T13:28:00Z">
        <w:r w:rsidRPr="00987014" w:rsidDel="001E10B1">
          <w:rPr>
            <w:rFonts w:ascii="Lato" w:eastAsia="Cambria" w:hAnsi="Lato" w:cs="Arial"/>
            <w:color w:val="000000" w:themeColor="text1"/>
            <w:szCs w:val="20"/>
            <w:lang w:eastAsia="x-none"/>
          </w:rPr>
          <w:delText xml:space="preserve">through </w:delText>
        </w:r>
      </w:del>
      <w:ins w:id="97" w:author="Pérez-Ramirez  Javier" w:date="2024-11-28T14:28:00Z" w16du:dateUtc="2024-11-28T13:28:00Z">
        <w:r w:rsidR="001E10B1">
          <w:rPr>
            <w:rFonts w:ascii="Lato" w:eastAsia="Cambria" w:hAnsi="Lato" w:cs="Arial"/>
            <w:color w:val="000000" w:themeColor="text1"/>
            <w:szCs w:val="20"/>
            <w:lang w:eastAsia="x-none"/>
          </w:rPr>
          <w:t>in</w:t>
        </w:r>
        <w:r w:rsidR="001E10B1" w:rsidRPr="00987014">
          <w:rPr>
            <w:rFonts w:ascii="Lato" w:eastAsia="Cambria" w:hAnsi="Lato" w:cs="Arial"/>
            <w:color w:val="000000" w:themeColor="text1"/>
            <w:szCs w:val="20"/>
            <w:lang w:eastAsia="x-none"/>
          </w:rPr>
          <w:t xml:space="preserve"> </w:t>
        </w:r>
      </w:ins>
      <w:r w:rsidRPr="00987014">
        <w:rPr>
          <w:rFonts w:ascii="Lato" w:eastAsia="Cambria" w:hAnsi="Lato" w:cs="Arial"/>
          <w:color w:val="000000" w:themeColor="text1"/>
          <w:szCs w:val="20"/>
          <w:lang w:eastAsia="x-none"/>
        </w:rPr>
        <w:t xml:space="preserve">electrocatalysis and photocatalysis further highlights </w:t>
      </w:r>
      <w:del w:id="98" w:author="Pérez-Ramirez  Javier" w:date="2024-11-28T14:20:00Z" w16du:dateUtc="2024-11-28T13:20:00Z">
        <w:r w:rsidR="00A979EA" w:rsidRPr="00A979EA" w:rsidDel="008A192F">
          <w:rPr>
            <w:rFonts w:ascii="Lato" w:eastAsia="Cambria" w:hAnsi="Lato" w:cs="Arial"/>
            <w:iCs/>
            <w:color w:val="000000" w:themeColor="text1"/>
            <w:szCs w:val="20"/>
            <w:lang w:eastAsia="x-none"/>
          </w:rPr>
          <w:delText>C</w:delText>
        </w:r>
        <w:r w:rsidR="00A979EA" w:rsidRPr="00A979EA" w:rsidDel="008A192F">
          <w:rPr>
            <w:rFonts w:ascii="Lato" w:eastAsia="Cambria" w:hAnsi="Lato" w:cs="Arial"/>
            <w:iCs/>
            <w:color w:val="000000" w:themeColor="text1"/>
            <w:szCs w:val="20"/>
            <w:vertAlign w:val="subscript"/>
            <w:lang w:eastAsia="x-none"/>
          </w:rPr>
          <w:delText>2</w:delText>
        </w:r>
        <w:r w:rsidR="00A979EA" w:rsidRPr="00A979EA" w:rsidDel="008A192F">
          <w:rPr>
            <w:rFonts w:ascii="Lato" w:eastAsia="Cambria" w:hAnsi="Lato" w:cs="Arial"/>
            <w:iCs/>
            <w:color w:val="000000" w:themeColor="text1"/>
            <w:szCs w:val="20"/>
            <w:lang w:eastAsia="x-none"/>
          </w:rPr>
          <w:delText>H</w:delText>
        </w:r>
        <w:r w:rsidR="00A979EA" w:rsidRPr="00A979EA" w:rsidDel="008A192F">
          <w:rPr>
            <w:rFonts w:ascii="Lato" w:eastAsia="Cambria" w:hAnsi="Lato" w:cs="Arial"/>
            <w:iCs/>
            <w:color w:val="000000" w:themeColor="text1"/>
            <w:szCs w:val="20"/>
            <w:vertAlign w:val="subscript"/>
            <w:lang w:eastAsia="x-none"/>
          </w:rPr>
          <w:delText>2</w:delText>
        </w:r>
        <w:r w:rsidRPr="00987014" w:rsidDel="008A192F">
          <w:rPr>
            <w:rFonts w:ascii="Lato" w:eastAsia="Cambria" w:hAnsi="Lato" w:cs="Arial"/>
            <w:color w:val="000000" w:themeColor="text1"/>
            <w:szCs w:val="20"/>
            <w:lang w:eastAsia="x-none"/>
          </w:rPr>
          <w:delText xml:space="preserve">’s </w:delText>
        </w:r>
      </w:del>
      <w:ins w:id="99" w:author="Pérez-Ramirez  Javier" w:date="2024-11-28T14:20:00Z" w16du:dateUtc="2024-11-28T13:20:00Z">
        <w:r w:rsidR="008A192F">
          <w:rPr>
            <w:rFonts w:ascii="Lato" w:eastAsia="Cambria" w:hAnsi="Lato" w:cs="Arial"/>
            <w:iCs/>
            <w:color w:val="000000" w:themeColor="text1"/>
            <w:szCs w:val="20"/>
            <w:lang w:eastAsia="x-none"/>
          </w:rPr>
          <w:t>the potential of acetylene</w:t>
        </w:r>
        <w:r w:rsidR="008A192F" w:rsidRPr="00987014">
          <w:rPr>
            <w:rFonts w:ascii="Lato" w:eastAsia="Cambria" w:hAnsi="Lato" w:cs="Arial"/>
            <w:color w:val="000000" w:themeColor="text1"/>
            <w:szCs w:val="20"/>
            <w:lang w:eastAsia="x-none"/>
          </w:rPr>
          <w:t xml:space="preserve"> </w:t>
        </w:r>
      </w:ins>
      <w:del w:id="100" w:author="Pérez-Ramirez  Javier" w:date="2024-11-28T14:20:00Z" w16du:dateUtc="2024-11-28T13:20:00Z">
        <w:r w:rsidRPr="00987014" w:rsidDel="008A192F">
          <w:rPr>
            <w:rFonts w:ascii="Lato" w:eastAsia="Cambria" w:hAnsi="Lato" w:cs="Arial"/>
            <w:color w:val="000000" w:themeColor="text1"/>
            <w:szCs w:val="20"/>
            <w:lang w:eastAsia="x-none"/>
          </w:rPr>
          <w:delText xml:space="preserve">potential </w:delText>
        </w:r>
      </w:del>
      <w:r w:rsidRPr="00987014">
        <w:rPr>
          <w:rFonts w:ascii="Lato" w:eastAsia="Cambria" w:hAnsi="Lato" w:cs="Arial"/>
          <w:color w:val="000000" w:themeColor="text1"/>
          <w:szCs w:val="20"/>
          <w:lang w:eastAsia="x-none"/>
        </w:rPr>
        <w:t>as a key building block for the future chemical industry.</w:t>
      </w:r>
    </w:p>
    <w:p w14:paraId="4ECECC71" w14:textId="7616FF4B" w:rsidR="00A96464" w:rsidRPr="00987014" w:rsidRDefault="004918EB" w:rsidP="004918EB">
      <w:pPr>
        <w:spacing w:after="0"/>
        <w:rPr>
          <w:rFonts w:ascii="Lato" w:eastAsia="Cambria" w:hAnsi="Lato" w:cs="Arial"/>
          <w:b/>
          <w:color w:val="000000" w:themeColor="text1"/>
          <w:szCs w:val="20"/>
          <w:lang w:eastAsia="x-none"/>
        </w:rPr>
      </w:pPr>
      <w:commentRangeStart w:id="101"/>
      <w:ins w:id="102" w:author="Pérez-Ramirez  Javier" w:date="2024-11-28T14:43:00Z" w16du:dateUtc="2024-11-28T13:43:00Z">
        <w:r>
          <w:rPr>
            <w:rFonts w:ascii="Lato" w:eastAsia="Cambria" w:hAnsi="Lato" w:cs="Arial"/>
            <w:b/>
            <w:color w:val="000000" w:themeColor="text1"/>
            <w:szCs w:val="20"/>
            <w:lang w:eastAsia="x-none"/>
          </w:rPr>
          <w:t xml:space="preserve">Action: </w:t>
        </w:r>
      </w:ins>
      <w:commentRangeEnd w:id="101"/>
      <w:ins w:id="103" w:author="Pérez-Ramirez  Javier" w:date="2024-11-28T14:52:00Z" w16du:dateUtc="2024-11-28T13:52:00Z">
        <w:r w:rsidR="003F741C">
          <w:rPr>
            <w:rStyle w:val="CommentReference"/>
          </w:rPr>
          <w:commentReference w:id="101"/>
        </w:r>
      </w:ins>
      <w:r w:rsidR="00A96464" w:rsidRPr="004918EB">
        <w:rPr>
          <w:rFonts w:ascii="Lato" w:eastAsia="Cambria" w:hAnsi="Lato" w:cs="Arial"/>
          <w:bCs/>
          <w:color w:val="000000" w:themeColor="text1"/>
          <w:szCs w:val="20"/>
          <w:lang w:eastAsia="x-none"/>
        </w:rPr>
        <w:t>To address this, we have incorporated discussions in Section</w:t>
      </w:r>
      <w:r w:rsidR="001208AD" w:rsidRPr="004918EB">
        <w:rPr>
          <w:rFonts w:ascii="Lato" w:eastAsia="Cambria" w:hAnsi="Lato" w:cs="Arial"/>
          <w:bCs/>
          <w:color w:val="000000" w:themeColor="text1"/>
          <w:szCs w:val="20"/>
          <w:lang w:eastAsia="x-none"/>
        </w:rPr>
        <w:t xml:space="preserve"> </w:t>
      </w:r>
      <w:r w:rsidR="00A96464" w:rsidRPr="004918EB">
        <w:rPr>
          <w:rFonts w:ascii="Lato" w:eastAsia="Cambria" w:hAnsi="Lato" w:cs="Arial"/>
          <w:bCs/>
          <w:color w:val="000000" w:themeColor="text1"/>
          <w:szCs w:val="20"/>
          <w:lang w:eastAsia="x-none"/>
        </w:rPr>
        <w:t xml:space="preserve">3 </w:t>
      </w:r>
      <w:r w:rsidR="00594C37" w:rsidRPr="004918EB">
        <w:rPr>
          <w:rFonts w:ascii="Lato" w:eastAsia="DengXian" w:hAnsi="Lato" w:cs="Arial"/>
          <w:bCs/>
          <w:iCs/>
          <w:color w:val="000000" w:themeColor="text1"/>
          <w:szCs w:val="20"/>
          <w:lang w:eastAsia="zh-CN"/>
        </w:rPr>
        <w:t>(page</w:t>
      </w:r>
      <w:r w:rsidR="001208AD" w:rsidRPr="004918EB">
        <w:rPr>
          <w:rFonts w:ascii="Lato" w:eastAsia="DengXian" w:hAnsi="Lato" w:cs="Arial"/>
          <w:bCs/>
          <w:iCs/>
          <w:color w:val="000000" w:themeColor="text1"/>
          <w:szCs w:val="20"/>
          <w:lang w:eastAsia="zh-CN"/>
        </w:rPr>
        <w:t xml:space="preserve"> </w:t>
      </w:r>
      <w:r w:rsidR="00594C37" w:rsidRPr="004918EB">
        <w:rPr>
          <w:rFonts w:ascii="Lato" w:eastAsia="DengXian" w:hAnsi="Lato" w:cs="Arial"/>
          <w:bCs/>
          <w:iCs/>
          <w:color w:val="000000" w:themeColor="text1"/>
          <w:szCs w:val="20"/>
          <w:lang w:eastAsia="zh-CN"/>
        </w:rPr>
        <w:t>xx, line</w:t>
      </w:r>
      <w:r w:rsidR="001208AD" w:rsidRPr="004918EB">
        <w:rPr>
          <w:rFonts w:ascii="Lato" w:eastAsia="DengXian" w:hAnsi="Lato" w:cs="Arial"/>
          <w:bCs/>
          <w:iCs/>
          <w:color w:val="000000" w:themeColor="text1"/>
          <w:szCs w:val="20"/>
          <w:lang w:eastAsia="zh-CN"/>
        </w:rPr>
        <w:t xml:space="preserve"> </w:t>
      </w:r>
      <w:r w:rsidR="00594C37" w:rsidRPr="004918EB">
        <w:rPr>
          <w:rFonts w:ascii="Lato" w:eastAsia="DengXian" w:hAnsi="Lato" w:cs="Arial"/>
          <w:bCs/>
          <w:iCs/>
          <w:color w:val="000000" w:themeColor="text1"/>
          <w:szCs w:val="20"/>
          <w:lang w:eastAsia="zh-CN"/>
        </w:rPr>
        <w:t xml:space="preserve">xx) </w:t>
      </w:r>
      <w:r w:rsidR="00A96464" w:rsidRPr="004918EB">
        <w:rPr>
          <w:rFonts w:ascii="Lato" w:eastAsia="Cambria" w:hAnsi="Lato" w:cs="Arial"/>
          <w:bCs/>
          <w:color w:val="000000" w:themeColor="text1"/>
          <w:szCs w:val="20"/>
          <w:lang w:eastAsia="x-none"/>
        </w:rPr>
        <w:t xml:space="preserve">on recent studies that highlight emerging </w:t>
      </w:r>
      <w:del w:id="104" w:author="Pérez-Ramirez  Javier" w:date="2024-11-28T14:35:00Z" w16du:dateUtc="2024-11-28T13:35:00Z">
        <w:r w:rsidR="00A979EA" w:rsidRPr="004918EB" w:rsidDel="001E10B1">
          <w:rPr>
            <w:rFonts w:ascii="Lato" w:eastAsia="Cambria" w:hAnsi="Lato" w:cs="Arial"/>
            <w:bCs/>
            <w:iCs/>
            <w:color w:val="000000" w:themeColor="text1"/>
            <w:szCs w:val="20"/>
            <w:lang w:eastAsia="x-none"/>
          </w:rPr>
          <w:delText>C</w:delText>
        </w:r>
        <w:r w:rsidR="00A979EA" w:rsidRPr="004918EB" w:rsidDel="001E10B1">
          <w:rPr>
            <w:rFonts w:ascii="Lato" w:eastAsia="Cambria" w:hAnsi="Lato" w:cs="Arial"/>
            <w:bCs/>
            <w:iCs/>
            <w:color w:val="000000" w:themeColor="text1"/>
            <w:szCs w:val="20"/>
            <w:vertAlign w:val="subscript"/>
            <w:lang w:eastAsia="x-none"/>
          </w:rPr>
          <w:delText>2</w:delText>
        </w:r>
        <w:r w:rsidR="00A979EA" w:rsidRPr="004918EB" w:rsidDel="001E10B1">
          <w:rPr>
            <w:rFonts w:ascii="Lato" w:eastAsia="Cambria" w:hAnsi="Lato" w:cs="Arial"/>
            <w:bCs/>
            <w:iCs/>
            <w:color w:val="000000" w:themeColor="text1"/>
            <w:szCs w:val="20"/>
            <w:lang w:eastAsia="x-none"/>
          </w:rPr>
          <w:delText>H</w:delText>
        </w:r>
        <w:r w:rsidR="00A979EA" w:rsidRPr="004918EB" w:rsidDel="001E10B1">
          <w:rPr>
            <w:rFonts w:ascii="Lato" w:eastAsia="Cambria" w:hAnsi="Lato" w:cs="Arial"/>
            <w:bCs/>
            <w:iCs/>
            <w:color w:val="000000" w:themeColor="text1"/>
            <w:szCs w:val="20"/>
            <w:vertAlign w:val="subscript"/>
            <w:lang w:eastAsia="x-none"/>
          </w:rPr>
          <w:delText>2</w:delText>
        </w:r>
        <w:r w:rsidR="00A979EA" w:rsidRPr="004918EB" w:rsidDel="001E10B1">
          <w:rPr>
            <w:rFonts w:ascii="Lato" w:eastAsia="Cambria" w:hAnsi="Lato" w:cs="Arial"/>
            <w:bCs/>
            <w:iCs/>
            <w:color w:val="000000" w:themeColor="text1"/>
            <w:szCs w:val="20"/>
            <w:lang w:eastAsia="x-none"/>
          </w:rPr>
          <w:delText xml:space="preserve"> </w:delText>
        </w:r>
      </w:del>
      <w:r w:rsidR="00A96464" w:rsidRPr="004918EB">
        <w:rPr>
          <w:rFonts w:ascii="Lato" w:eastAsia="Cambria" w:hAnsi="Lato" w:cs="Arial"/>
          <w:bCs/>
          <w:color w:val="000000" w:themeColor="text1"/>
          <w:szCs w:val="20"/>
          <w:lang w:eastAsia="x-none"/>
        </w:rPr>
        <w:t>applications</w:t>
      </w:r>
      <w:ins w:id="105" w:author="Pérez-Ramirez  Javier" w:date="2024-11-28T14:34:00Z" w16du:dateUtc="2024-11-28T13:34:00Z">
        <w:r w:rsidR="001E10B1" w:rsidRPr="004918EB">
          <w:rPr>
            <w:rFonts w:ascii="Lato" w:eastAsia="Cambria" w:hAnsi="Lato" w:cs="Arial"/>
            <w:bCs/>
            <w:color w:val="000000" w:themeColor="text1"/>
            <w:szCs w:val="20"/>
            <w:lang w:eastAsia="x-none"/>
          </w:rPr>
          <w:t xml:space="preserve"> of acetylene</w:t>
        </w:r>
      </w:ins>
      <w:r w:rsidR="00A96464" w:rsidRPr="004918EB">
        <w:rPr>
          <w:rFonts w:ascii="Lato" w:eastAsia="Cambria" w:hAnsi="Lato" w:cs="Arial"/>
          <w:bCs/>
          <w:color w:val="000000" w:themeColor="text1"/>
          <w:szCs w:val="20"/>
          <w:lang w:eastAsia="x-none"/>
        </w:rPr>
        <w:t xml:space="preserve">: (1) the conversion of </w:t>
      </w:r>
      <w:r w:rsidR="00A979EA" w:rsidRPr="004918EB">
        <w:rPr>
          <w:rFonts w:ascii="Lato" w:eastAsia="Cambria" w:hAnsi="Lato" w:cs="Arial"/>
          <w:bCs/>
          <w:iCs/>
          <w:color w:val="000000" w:themeColor="text1"/>
          <w:szCs w:val="20"/>
          <w:lang w:eastAsia="x-none"/>
        </w:rPr>
        <w:t>C</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H</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 xml:space="preserve"> </w:t>
      </w:r>
      <w:r w:rsidR="00A96464" w:rsidRPr="004918EB">
        <w:rPr>
          <w:rFonts w:ascii="Lato" w:eastAsia="Cambria" w:hAnsi="Lato" w:cs="Arial"/>
          <w:bCs/>
          <w:color w:val="000000" w:themeColor="text1"/>
          <w:szCs w:val="20"/>
          <w:lang w:eastAsia="x-none"/>
        </w:rPr>
        <w:t>to butadiene (</w:t>
      </w:r>
      <w:r w:rsidR="00E57CD0" w:rsidRPr="004918EB">
        <w:rPr>
          <w:rFonts w:ascii="Lato" w:eastAsia="Cambria" w:hAnsi="Lato" w:cs="Arial"/>
          <w:bCs/>
          <w:color w:val="000000" w:themeColor="text1"/>
          <w:szCs w:val="20"/>
          <w:lang w:eastAsia="x-none"/>
        </w:rPr>
        <w:t>Nat. Catal. 2024, doi.org/10.1038/s41929-024-01250-0</w:t>
      </w:r>
      <w:r w:rsidR="00A96464" w:rsidRPr="004918EB">
        <w:rPr>
          <w:rFonts w:ascii="Lato" w:eastAsia="Cambria" w:hAnsi="Lato" w:cs="Arial"/>
          <w:bCs/>
          <w:color w:val="000000" w:themeColor="text1"/>
          <w:szCs w:val="20"/>
          <w:lang w:eastAsia="x-none"/>
        </w:rPr>
        <w:t xml:space="preserve">) or </w:t>
      </w:r>
      <w:r w:rsidR="00A979EA" w:rsidRPr="004918EB">
        <w:rPr>
          <w:rFonts w:ascii="Lato" w:eastAsia="Cambria" w:hAnsi="Lato" w:cs="Arial"/>
          <w:bCs/>
          <w:iCs/>
          <w:color w:val="000000" w:themeColor="text1"/>
          <w:szCs w:val="20"/>
          <w:lang w:eastAsia="x-none"/>
        </w:rPr>
        <w:t>C</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H</w:t>
      </w:r>
      <w:r w:rsidR="00A979EA" w:rsidRPr="004918EB">
        <w:rPr>
          <w:rFonts w:ascii="Lato" w:eastAsia="Cambria" w:hAnsi="Lato" w:cs="Arial"/>
          <w:bCs/>
          <w:iCs/>
          <w:color w:val="000000" w:themeColor="text1"/>
          <w:szCs w:val="20"/>
          <w:vertAlign w:val="subscript"/>
          <w:lang w:eastAsia="x-none"/>
        </w:rPr>
        <w:t>4</w:t>
      </w:r>
      <w:r w:rsidR="00A979EA" w:rsidRPr="004918EB">
        <w:rPr>
          <w:rFonts w:ascii="Lato" w:eastAsia="Cambria" w:hAnsi="Lato" w:cs="Arial"/>
          <w:bCs/>
          <w:color w:val="000000" w:themeColor="text1"/>
          <w:szCs w:val="20"/>
          <w:lang w:eastAsia="x-none"/>
        </w:rPr>
        <w:t xml:space="preserve"> </w:t>
      </w:r>
      <w:r w:rsidR="00A96464" w:rsidRPr="004918EB">
        <w:rPr>
          <w:rFonts w:ascii="Lato" w:eastAsia="Cambria" w:hAnsi="Lato" w:cs="Arial"/>
          <w:bCs/>
          <w:color w:val="000000" w:themeColor="text1"/>
          <w:szCs w:val="20"/>
          <w:lang w:eastAsia="x-none"/>
        </w:rPr>
        <w:t>(</w:t>
      </w:r>
      <w:r w:rsidR="00E57CD0" w:rsidRPr="004918EB">
        <w:rPr>
          <w:rFonts w:ascii="Lato" w:eastAsia="Cambria" w:hAnsi="Lato" w:cs="Arial"/>
          <w:bCs/>
          <w:color w:val="000000" w:themeColor="text1"/>
          <w:szCs w:val="20"/>
          <w:lang w:eastAsia="x-none"/>
        </w:rPr>
        <w:t>Nat. Sustain. 2023, 6, 827; Nat. Catal. 2021, 4, 565</w:t>
      </w:r>
      <w:r w:rsidR="00A96464" w:rsidRPr="004918EB">
        <w:rPr>
          <w:rFonts w:ascii="Lato" w:eastAsia="Cambria" w:hAnsi="Lato" w:cs="Arial"/>
          <w:bCs/>
          <w:color w:val="000000" w:themeColor="text1"/>
          <w:szCs w:val="20"/>
          <w:lang w:eastAsia="x-none"/>
        </w:rPr>
        <w:t>)</w:t>
      </w:r>
      <w:r w:rsidR="00E57CD0" w:rsidRPr="004918EB">
        <w:rPr>
          <w:rFonts w:ascii="Lato" w:eastAsia="Cambria" w:hAnsi="Lato" w:cs="Arial"/>
          <w:bCs/>
          <w:color w:val="000000" w:themeColor="text1"/>
          <w:szCs w:val="20"/>
          <w:lang w:eastAsia="x-none"/>
        </w:rPr>
        <w:t xml:space="preserve"> via electrocatalysis; (2) </w:t>
      </w:r>
      <w:r w:rsidR="00A979EA" w:rsidRPr="004918EB">
        <w:rPr>
          <w:rFonts w:ascii="Lato" w:eastAsia="Cambria" w:hAnsi="Lato" w:cs="Arial"/>
          <w:bCs/>
          <w:iCs/>
          <w:color w:val="000000" w:themeColor="text1"/>
          <w:szCs w:val="20"/>
          <w:lang w:eastAsia="x-none"/>
        </w:rPr>
        <w:t>C</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H</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 xml:space="preserve"> </w:t>
      </w:r>
      <w:r w:rsidR="00E57CD0" w:rsidRPr="004918EB">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4918EB">
        <w:rPr>
          <w:rFonts w:ascii="Lato" w:eastAsia="Cambria" w:hAnsi="Lato" w:cs="Arial"/>
          <w:bCs/>
          <w:iCs/>
          <w:color w:val="000000" w:themeColor="text1"/>
          <w:szCs w:val="20"/>
          <w:lang w:eastAsia="x-none"/>
        </w:rPr>
        <w:t>C</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H</w:t>
      </w:r>
      <w:r w:rsidR="00A979EA" w:rsidRPr="004918EB">
        <w:rPr>
          <w:rFonts w:ascii="Lato" w:eastAsia="Cambria" w:hAnsi="Lato" w:cs="Arial"/>
          <w:bCs/>
          <w:iCs/>
          <w:color w:val="000000" w:themeColor="text1"/>
          <w:szCs w:val="20"/>
          <w:vertAlign w:val="subscript"/>
          <w:lang w:eastAsia="x-none"/>
        </w:rPr>
        <w:t>2</w:t>
      </w:r>
      <w:r w:rsidR="00A979EA" w:rsidRPr="004918EB">
        <w:rPr>
          <w:rFonts w:ascii="Lato" w:eastAsia="Cambria" w:hAnsi="Lato" w:cs="Arial"/>
          <w:bCs/>
          <w:iCs/>
          <w:color w:val="000000" w:themeColor="text1"/>
          <w:szCs w:val="20"/>
          <w:lang w:eastAsia="x-none"/>
        </w:rPr>
        <w:t xml:space="preserve"> </w:t>
      </w:r>
      <w:r w:rsidR="00E57CD0" w:rsidRPr="004918EB">
        <w:rPr>
          <w:rFonts w:ascii="Lato" w:eastAsia="Cambria" w:hAnsi="Lato" w:cs="Arial"/>
          <w:bCs/>
          <w:color w:val="000000" w:themeColor="text1"/>
          <w:szCs w:val="20"/>
          <w:lang w:eastAsia="x-none"/>
        </w:rPr>
        <w:t>with CO into ester or acid products via thermocatalysis (</w:t>
      </w:r>
      <w:commentRangeStart w:id="106"/>
      <w:r w:rsidR="00E57CD0" w:rsidRPr="004918EB">
        <w:rPr>
          <w:rFonts w:ascii="Lato" w:eastAsia="Cambria" w:hAnsi="Lato" w:cs="Arial"/>
          <w:bCs/>
          <w:color w:val="000000" w:themeColor="text1"/>
          <w:szCs w:val="20"/>
          <w:lang w:eastAsia="x-none"/>
        </w:rPr>
        <w:t xml:space="preserve">Molecules </w:t>
      </w:r>
      <w:commentRangeEnd w:id="106"/>
      <w:r w:rsidRPr="004918EB">
        <w:rPr>
          <w:rStyle w:val="CommentReference"/>
          <w:bCs/>
        </w:rPr>
        <w:commentReference w:id="106"/>
      </w:r>
      <w:r w:rsidR="00E57CD0" w:rsidRPr="004918EB">
        <w:rPr>
          <w:rFonts w:ascii="Lato" w:eastAsia="Cambria" w:hAnsi="Lato" w:cs="Arial"/>
          <w:bCs/>
          <w:color w:val="000000" w:themeColor="text1"/>
          <w:szCs w:val="20"/>
          <w:lang w:eastAsia="x-none"/>
        </w:rPr>
        <w:t>2024, 29, 1987; Angew. Chem. Int. Ed. 2023, 52, e202307570).</w:t>
      </w:r>
    </w:p>
    <w:p w14:paraId="52DDDC82" w14:textId="77777777" w:rsidR="004918EB" w:rsidRDefault="004918EB" w:rsidP="004918EB">
      <w:pPr>
        <w:spacing w:after="0"/>
        <w:rPr>
          <w:ins w:id="107" w:author="Pérez-Ramirez  Javier" w:date="2024-11-28T14:38:00Z" w16du:dateUtc="2024-11-28T13:38:00Z"/>
          <w:rFonts w:ascii="Lato" w:eastAsia="Cambria" w:hAnsi="Lato" w:cs="Arial"/>
          <w:iCs/>
          <w:color w:val="0000FF"/>
          <w:szCs w:val="20"/>
        </w:rPr>
      </w:pPr>
    </w:p>
    <w:p w14:paraId="0ADF423B" w14:textId="4CDBCE11" w:rsidR="00013347" w:rsidRPr="00987014" w:rsidRDefault="00013347" w:rsidP="00C20DCE">
      <w:pPr>
        <w:spacing w:after="80"/>
        <w:rPr>
          <w:rFonts w:ascii="Lato" w:eastAsiaTheme="minorHAnsi" w:hAnsi="Lato" w:cs="Arial"/>
          <w:iCs/>
          <w:color w:val="0000FF"/>
          <w:szCs w:val="20"/>
        </w:rPr>
      </w:pPr>
      <w:r w:rsidRPr="00987014">
        <w:rPr>
          <w:rFonts w:ascii="Lato" w:eastAsiaTheme="minorHAnsi" w:hAnsi="Lato" w:cs="Arial"/>
          <w:iCs/>
          <w:color w:val="0000FF"/>
          <w:szCs w:val="20"/>
        </w:rPr>
        <w:t>3</w:t>
      </w:r>
      <w:r w:rsidRPr="00987014">
        <w:rPr>
          <w:rFonts w:ascii="Lato" w:eastAsia="Cambria" w:hAnsi="Lato" w:cs="Arial"/>
          <w:iCs/>
          <w:color w:val="0000FF"/>
          <w:szCs w:val="20"/>
        </w:rPr>
        <w:t>.2.</w:t>
      </w:r>
      <w:r w:rsidR="000578CB">
        <w:rPr>
          <w:rFonts w:ascii="Lato" w:eastAsia="DengXian" w:hAnsi="Lato" w:cs="Arial" w:hint="eastAsia"/>
          <w:iCs/>
          <w:color w:val="0000FF"/>
          <w:szCs w:val="20"/>
          <w:lang w:eastAsia="zh-CN"/>
        </w:rPr>
        <w:t xml:space="preserve"> </w:t>
      </w:r>
      <w:r w:rsidR="00E005D4" w:rsidRPr="00987014">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987014">
        <w:rPr>
          <w:rFonts w:ascii="Lato" w:eastAsiaTheme="minorHAnsi" w:hAnsi="Lato" w:cs="Arial"/>
          <w:iCs/>
          <w:color w:val="0000FF"/>
          <w:szCs w:val="20"/>
        </w:rPr>
        <w:t xml:space="preserve"> about the current challenging problems in different catalysts and thus give some guidance for future research.</w:t>
      </w:r>
    </w:p>
    <w:p w14:paraId="44ABE26A" w14:textId="515304C0" w:rsidR="00297FB9" w:rsidRDefault="00297FB9" w:rsidP="00C20DCE">
      <w:pPr>
        <w:spacing w:after="80"/>
        <w:rPr>
          <w:ins w:id="108" w:author="Pérez-Ramirez  Javier" w:date="2024-11-28T14:55:00Z" w16du:dateUtc="2024-11-28T13:55:00Z"/>
          <w:rFonts w:ascii="Lato" w:eastAsia="Cambria" w:hAnsi="Lato" w:cs="Arial"/>
          <w:color w:val="000000" w:themeColor="text1"/>
          <w:szCs w:val="20"/>
          <w:lang w:eastAsia="x-none"/>
        </w:rPr>
      </w:pPr>
      <w:commentRangeStart w:id="109"/>
      <w:r w:rsidRPr="00987014">
        <w:rPr>
          <w:rFonts w:ascii="Lato" w:eastAsia="Times New Roman" w:hAnsi="Lato" w:cs="Arial"/>
          <w:iCs/>
          <w:color w:val="000000" w:themeColor="text1"/>
          <w:szCs w:val="20"/>
          <w:lang w:eastAsia="x-none"/>
        </w:rPr>
        <w:t xml:space="preserve">Although catalysts have been widely reported to enhance </w:t>
      </w:r>
      <w:r w:rsidR="00A979EA" w:rsidRPr="00A979EA">
        <w:rPr>
          <w:rFonts w:ascii="Lato" w:eastAsia="Times New Roman" w:hAnsi="Lato" w:cs="Arial"/>
          <w:iCs/>
          <w:color w:val="000000" w:themeColor="text1"/>
          <w:szCs w:val="20"/>
          <w:lang w:eastAsia="x-none"/>
        </w:rPr>
        <w:t>C</w:t>
      </w:r>
      <w:r w:rsidR="00A979EA" w:rsidRPr="00A979EA">
        <w:rPr>
          <w:rFonts w:ascii="Lato" w:eastAsia="Times New Roman" w:hAnsi="Lato" w:cs="Arial"/>
          <w:iCs/>
          <w:color w:val="000000" w:themeColor="text1"/>
          <w:szCs w:val="20"/>
          <w:vertAlign w:val="subscript"/>
          <w:lang w:eastAsia="x-none"/>
        </w:rPr>
        <w:t>2</w:t>
      </w:r>
      <w:r w:rsidR="00A979EA" w:rsidRPr="00A979EA">
        <w:rPr>
          <w:rFonts w:ascii="Lato" w:eastAsia="Times New Roman" w:hAnsi="Lato" w:cs="Arial"/>
          <w:iCs/>
          <w:color w:val="000000" w:themeColor="text1"/>
          <w:szCs w:val="20"/>
          <w:lang w:eastAsia="x-none"/>
        </w:rPr>
        <w:t>H</w:t>
      </w:r>
      <w:r w:rsidR="00A979EA" w:rsidRPr="00A979EA">
        <w:rPr>
          <w:rFonts w:ascii="Lato" w:eastAsia="Times New Roman" w:hAnsi="Lato" w:cs="Arial"/>
          <w:iCs/>
          <w:color w:val="000000" w:themeColor="text1"/>
          <w:szCs w:val="20"/>
          <w:vertAlign w:val="subscript"/>
          <w:lang w:eastAsia="x-none"/>
        </w:rPr>
        <w:t>2</w:t>
      </w:r>
      <w:r w:rsidR="00A979EA" w:rsidRPr="00A979EA">
        <w:rPr>
          <w:rFonts w:ascii="Lato" w:eastAsia="Times New Roman" w:hAnsi="Lato" w:cs="Arial"/>
          <w:iCs/>
          <w:color w:val="000000" w:themeColor="text1"/>
          <w:szCs w:val="20"/>
          <w:lang w:eastAsia="x-none"/>
        </w:rPr>
        <w:t xml:space="preserve"> </w:t>
      </w:r>
      <w:r w:rsidRPr="00987014">
        <w:rPr>
          <w:rFonts w:ascii="Lato" w:eastAsia="Times New Roman" w:hAnsi="Lato" w:cs="Arial"/>
          <w:iCs/>
          <w:color w:val="000000" w:themeColor="text1"/>
          <w:szCs w:val="20"/>
          <w:lang w:eastAsia="x-none"/>
        </w:rPr>
        <w:t>production in both non</w:t>
      </w:r>
      <w:r w:rsidRPr="00987014">
        <w:rPr>
          <w:rFonts w:ascii="Lato" w:eastAsia="Times New Roman" w:hAnsi="Lato" w:cs="Arial"/>
          <w:iCs/>
          <w:color w:val="000000" w:themeColor="text1"/>
          <w:szCs w:val="20"/>
          <w:lang w:eastAsia="x-none"/>
        </w:rPr>
        <w:noBreakHyphen/>
        <w:t xml:space="preserve">thermal plasma and thermal pyrolysis processes, the </w:t>
      </w:r>
      <w:del w:id="110" w:author="Pérez-Ramirez  Javier" w:date="2024-11-28T14:46:00Z" w16du:dateUtc="2024-11-28T13:46:00Z">
        <w:r w:rsidRPr="00987014" w:rsidDel="004918EB">
          <w:rPr>
            <w:rFonts w:ascii="Lato" w:eastAsia="Times New Roman" w:hAnsi="Lato" w:cs="Arial"/>
            <w:iCs/>
            <w:color w:val="000000" w:themeColor="text1"/>
            <w:szCs w:val="20"/>
            <w:lang w:eastAsia="x-none"/>
          </w:rPr>
          <w:delText xml:space="preserve">reasons these </w:delText>
        </w:r>
      </w:del>
      <w:r w:rsidRPr="00987014">
        <w:rPr>
          <w:rFonts w:ascii="Lato" w:eastAsia="Times New Roman" w:hAnsi="Lato" w:cs="Arial"/>
          <w:iCs/>
          <w:color w:val="000000" w:themeColor="text1"/>
          <w:szCs w:val="20"/>
          <w:lang w:eastAsia="x-none"/>
        </w:rPr>
        <w:t>methods have</w:t>
      </w:r>
      <w:ins w:id="111" w:author="Pérez-Ramirez  Javier" w:date="2024-11-28T14:46:00Z" w16du:dateUtc="2024-11-28T13:46:00Z">
        <w:r w:rsidR="004918EB">
          <w:rPr>
            <w:rFonts w:ascii="Lato" w:eastAsia="Times New Roman" w:hAnsi="Lato" w:cs="Arial"/>
            <w:iCs/>
            <w:color w:val="000000" w:themeColor="text1"/>
            <w:szCs w:val="20"/>
            <w:lang w:eastAsia="x-none"/>
          </w:rPr>
          <w:t xml:space="preserve"> not </w:t>
        </w:r>
      </w:ins>
      <w:del w:id="112" w:author="Pérez-Ramirez  Javier" w:date="2024-11-28T14:46:00Z" w16du:dateUtc="2024-11-28T13:46:00Z">
        <w:r w:rsidRPr="00987014" w:rsidDel="004918EB">
          <w:rPr>
            <w:rFonts w:ascii="Lato" w:eastAsia="Times New Roman" w:hAnsi="Lato" w:cs="Arial"/>
            <w:iCs/>
            <w:color w:val="000000" w:themeColor="text1"/>
            <w:szCs w:val="20"/>
            <w:lang w:eastAsia="x-none"/>
          </w:rPr>
          <w:delText xml:space="preserve"> never </w:delText>
        </w:r>
      </w:del>
      <w:r w:rsidRPr="00987014">
        <w:rPr>
          <w:rFonts w:ascii="Lato" w:eastAsia="Times New Roman" w:hAnsi="Lato" w:cs="Arial"/>
          <w:iCs/>
          <w:color w:val="000000" w:themeColor="text1"/>
          <w:szCs w:val="20"/>
          <w:lang w:eastAsia="x-none"/>
        </w:rPr>
        <w:t>been industrialized</w:t>
      </w:r>
      <w:del w:id="113" w:author="Pérez-Ramirez  Javier" w:date="2024-11-28T14:46:00Z" w16du:dateUtc="2024-11-28T13:46:00Z">
        <w:r w:rsidRPr="00987014" w:rsidDel="004918EB">
          <w:rPr>
            <w:rFonts w:ascii="Lato" w:eastAsia="Times New Roman" w:hAnsi="Lato" w:cs="Arial"/>
            <w:iCs/>
            <w:color w:val="000000" w:themeColor="text1"/>
            <w:szCs w:val="20"/>
            <w:lang w:eastAsia="x-none"/>
          </w:rPr>
          <w:delText xml:space="preserve"> remain </w:delText>
        </w:r>
        <w:r w:rsidR="0032690D" w:rsidDel="004918EB">
          <w:rPr>
            <w:rFonts w:ascii="Lato" w:eastAsia="Times New Roman" w:hAnsi="Lato" w:cs="Arial"/>
            <w:iCs/>
            <w:color w:val="000000" w:themeColor="text1"/>
            <w:szCs w:val="20"/>
            <w:lang w:eastAsia="x-none"/>
          </w:rPr>
          <w:delText>underexplored</w:delText>
        </w:r>
      </w:del>
      <w:r w:rsidRPr="00987014">
        <w:rPr>
          <w:rFonts w:ascii="Lato" w:eastAsia="Times New Roman" w:hAnsi="Lato" w:cs="Arial"/>
          <w:iCs/>
          <w:color w:val="000000" w:themeColor="text1"/>
          <w:szCs w:val="20"/>
          <w:lang w:eastAsia="x-none"/>
        </w:rPr>
        <w:t>.</w:t>
      </w:r>
      <w:commentRangeEnd w:id="109"/>
      <w:r w:rsidR="003F741C">
        <w:rPr>
          <w:rStyle w:val="CommentReference"/>
        </w:rPr>
        <w:commentReference w:id="109"/>
      </w:r>
      <w:r w:rsidR="00C74AB8">
        <w:rPr>
          <w:rFonts w:ascii="Lato" w:eastAsia="Times New Roman" w:hAnsi="Lato" w:cs="Arial"/>
          <w:iCs/>
          <w:color w:val="000000" w:themeColor="text1"/>
          <w:szCs w:val="20"/>
          <w:lang w:eastAsia="x-none"/>
        </w:rPr>
        <w:t xml:space="preserve"> </w:t>
      </w:r>
      <w:r w:rsidR="00C74AB8" w:rsidRPr="00987014">
        <w:rPr>
          <w:rFonts w:ascii="Lato" w:eastAsia="Times New Roman" w:hAnsi="Lato" w:cs="Arial"/>
          <w:iCs/>
          <w:color w:val="000000" w:themeColor="text1"/>
          <w:szCs w:val="20"/>
          <w:lang w:eastAsia="x-none"/>
        </w:rPr>
        <w:t xml:space="preserve">To guide future research on catalytic </w:t>
      </w:r>
      <w:r w:rsidR="00C74AB8" w:rsidRPr="00A979EA">
        <w:rPr>
          <w:rFonts w:ascii="Lato" w:eastAsia="Times New Roman" w:hAnsi="Lato" w:cs="Arial"/>
          <w:iCs/>
          <w:color w:val="000000" w:themeColor="text1"/>
          <w:szCs w:val="20"/>
          <w:lang w:eastAsia="x-none"/>
        </w:rPr>
        <w:t>C</w:t>
      </w:r>
      <w:r w:rsidR="00C74AB8" w:rsidRPr="00A979EA">
        <w:rPr>
          <w:rFonts w:ascii="Lato" w:eastAsia="Times New Roman" w:hAnsi="Lato" w:cs="Arial"/>
          <w:iCs/>
          <w:color w:val="000000" w:themeColor="text1"/>
          <w:szCs w:val="20"/>
          <w:vertAlign w:val="subscript"/>
          <w:lang w:eastAsia="x-none"/>
        </w:rPr>
        <w:t>2</w:t>
      </w:r>
      <w:r w:rsidR="00C74AB8" w:rsidRPr="00A979EA">
        <w:rPr>
          <w:rFonts w:ascii="Lato" w:eastAsia="Times New Roman" w:hAnsi="Lato" w:cs="Arial"/>
          <w:iCs/>
          <w:color w:val="000000" w:themeColor="text1"/>
          <w:szCs w:val="20"/>
          <w:lang w:eastAsia="x-none"/>
        </w:rPr>
        <w:t>H</w:t>
      </w:r>
      <w:r w:rsidR="00C74AB8" w:rsidRPr="00A979EA">
        <w:rPr>
          <w:rFonts w:ascii="Lato" w:eastAsia="Times New Roman" w:hAnsi="Lato" w:cs="Arial"/>
          <w:iCs/>
          <w:color w:val="000000" w:themeColor="text1"/>
          <w:szCs w:val="20"/>
          <w:vertAlign w:val="subscript"/>
          <w:lang w:eastAsia="x-none"/>
        </w:rPr>
        <w:t>2</w:t>
      </w:r>
      <w:r w:rsidR="00C74AB8" w:rsidRPr="00A979EA">
        <w:rPr>
          <w:rFonts w:ascii="Lato" w:eastAsia="Times New Roman" w:hAnsi="Lato" w:cs="Arial"/>
          <w:iCs/>
          <w:color w:val="000000" w:themeColor="text1"/>
          <w:szCs w:val="20"/>
          <w:lang w:eastAsia="x-none"/>
        </w:rPr>
        <w:t xml:space="preserve"> </w:t>
      </w:r>
      <w:r w:rsidR="00C74AB8" w:rsidRPr="00987014">
        <w:rPr>
          <w:rFonts w:ascii="Lato" w:eastAsia="Times New Roman" w:hAnsi="Lato" w:cs="Arial"/>
          <w:iCs/>
          <w:color w:val="000000" w:themeColor="text1"/>
          <w:szCs w:val="20"/>
          <w:lang w:eastAsia="x-none"/>
        </w:rPr>
        <w:t xml:space="preserve">production, </w:t>
      </w:r>
      <w:r w:rsidR="00C74AB8" w:rsidRPr="00987014">
        <w:rPr>
          <w:rFonts w:ascii="Lato" w:eastAsia="Times New Roman" w:hAnsi="Lato" w:cs="Arial"/>
          <w:b/>
          <w:iCs/>
          <w:color w:val="000000" w:themeColor="text1"/>
          <w:szCs w:val="20"/>
          <w:lang w:eastAsia="x-none"/>
        </w:rPr>
        <w:t xml:space="preserve">we have summarized the key challenges </w:t>
      </w:r>
      <w:del w:id="114" w:author="Pérez-Ramirez  Javier" w:date="2024-11-28T14:49:00Z" w16du:dateUtc="2024-11-28T13:49:00Z">
        <w:r w:rsidR="00C74AB8" w:rsidRPr="00987014" w:rsidDel="003F741C">
          <w:rPr>
            <w:rFonts w:ascii="Lato" w:eastAsia="Times New Roman" w:hAnsi="Lato" w:cs="Arial"/>
            <w:b/>
            <w:iCs/>
            <w:color w:val="000000" w:themeColor="text1"/>
            <w:szCs w:val="20"/>
            <w:lang w:eastAsia="x-none"/>
          </w:rPr>
          <w:delText xml:space="preserve">associated </w:delText>
        </w:r>
      </w:del>
      <w:ins w:id="115" w:author="Pérez-Ramirez  Javier" w:date="2024-11-28T14:49:00Z" w16du:dateUtc="2024-11-28T13:49:00Z">
        <w:r w:rsidR="003F741C">
          <w:rPr>
            <w:rFonts w:ascii="Lato" w:eastAsia="Times New Roman" w:hAnsi="Lato" w:cs="Arial"/>
            <w:b/>
            <w:iCs/>
            <w:color w:val="000000" w:themeColor="text1"/>
            <w:szCs w:val="20"/>
            <w:lang w:eastAsia="x-none"/>
          </w:rPr>
          <w:t xml:space="preserve">related to </w:t>
        </w:r>
      </w:ins>
      <w:del w:id="116" w:author="Pérez-Ramirez  Javier" w:date="2024-11-28T14:49:00Z" w16du:dateUtc="2024-11-28T13:49:00Z">
        <w:r w:rsidR="00C74AB8" w:rsidRPr="00987014" w:rsidDel="003F741C">
          <w:rPr>
            <w:rFonts w:ascii="Lato" w:eastAsia="Times New Roman" w:hAnsi="Lato" w:cs="Arial"/>
            <w:b/>
            <w:iCs/>
            <w:color w:val="000000" w:themeColor="text1"/>
            <w:szCs w:val="20"/>
            <w:lang w:eastAsia="x-none"/>
          </w:rPr>
          <w:delText xml:space="preserve">with </w:delText>
        </w:r>
      </w:del>
      <w:r w:rsidR="00C74AB8" w:rsidRPr="00987014">
        <w:rPr>
          <w:rFonts w:ascii="Lato" w:eastAsia="Times New Roman" w:hAnsi="Lato" w:cs="Arial"/>
          <w:b/>
          <w:iCs/>
          <w:color w:val="000000" w:themeColor="text1"/>
          <w:szCs w:val="20"/>
          <w:lang w:eastAsia="x-none"/>
        </w:rPr>
        <w:t xml:space="preserve">catalysis in these two technologies </w:t>
      </w:r>
      <w:r w:rsidR="000578CB">
        <w:rPr>
          <w:rFonts w:ascii="Lato" w:eastAsia="Times New Roman" w:hAnsi="Lato" w:cs="Arial"/>
          <w:b/>
          <w:iCs/>
          <w:color w:val="000000" w:themeColor="text1"/>
          <w:szCs w:val="20"/>
          <w:lang w:eastAsia="x-none"/>
        </w:rPr>
        <w:t>separately</w:t>
      </w:r>
      <w:r w:rsidR="000578CB">
        <w:rPr>
          <w:rFonts w:ascii="Lato" w:eastAsia="Times New Roman" w:hAnsi="Lato" w:cs="Arial" w:hint="eastAsia"/>
          <w:b/>
          <w:iCs/>
          <w:color w:val="000000" w:themeColor="text1"/>
          <w:szCs w:val="20"/>
          <w:lang w:eastAsia="x-none"/>
        </w:rPr>
        <w:t xml:space="preserve"> </w:t>
      </w:r>
      <w:r w:rsidR="00C74AB8" w:rsidRPr="00987014">
        <w:rPr>
          <w:rFonts w:ascii="Lato" w:eastAsia="Times New Roman" w:hAnsi="Lato" w:cs="Arial"/>
          <w:b/>
          <w:iCs/>
          <w:color w:val="000000" w:themeColor="text1"/>
          <w:szCs w:val="20"/>
          <w:lang w:eastAsia="x-none"/>
        </w:rPr>
        <w:t>in Section</w:t>
      </w:r>
      <w:r w:rsidR="00C74AB8">
        <w:rPr>
          <w:rFonts w:ascii="Lato" w:eastAsia="Times New Roman" w:hAnsi="Lato" w:cs="Arial"/>
          <w:b/>
          <w:iCs/>
          <w:color w:val="000000" w:themeColor="text1"/>
          <w:szCs w:val="20"/>
          <w:lang w:eastAsia="x-none"/>
        </w:rPr>
        <w:t xml:space="preserve"> </w:t>
      </w:r>
      <w:r w:rsidR="00C74AB8" w:rsidRPr="00987014">
        <w:rPr>
          <w:rFonts w:ascii="Lato" w:eastAsia="Times New Roman" w:hAnsi="Lato" w:cs="Arial"/>
          <w:b/>
          <w:iCs/>
          <w:color w:val="000000" w:themeColor="text1"/>
          <w:szCs w:val="20"/>
          <w:lang w:eastAsia="x-none"/>
        </w:rPr>
        <w:t xml:space="preserve">2.4 </w:t>
      </w:r>
      <w:r w:rsidR="00C74AB8" w:rsidRPr="00987014">
        <w:rPr>
          <w:rFonts w:ascii="Lato" w:eastAsia="DengXian" w:hAnsi="Lato" w:cs="Arial"/>
          <w:b/>
          <w:iCs/>
          <w:color w:val="000000" w:themeColor="text1"/>
          <w:szCs w:val="20"/>
          <w:lang w:eastAsia="zh-CN"/>
        </w:rPr>
        <w:t>(page</w:t>
      </w:r>
      <w:r w:rsidR="00C74AB8">
        <w:rPr>
          <w:rFonts w:ascii="Lato" w:eastAsia="DengXian" w:hAnsi="Lato" w:cs="Arial"/>
          <w:b/>
          <w:iCs/>
          <w:color w:val="000000" w:themeColor="text1"/>
          <w:szCs w:val="20"/>
          <w:lang w:eastAsia="zh-CN"/>
        </w:rPr>
        <w:t xml:space="preserve"> </w:t>
      </w:r>
      <w:r w:rsidR="00C74AB8" w:rsidRPr="00987014">
        <w:rPr>
          <w:rFonts w:ascii="Lato" w:eastAsia="DengXian" w:hAnsi="Lato" w:cs="Arial"/>
          <w:b/>
          <w:iCs/>
          <w:color w:val="000000" w:themeColor="text1"/>
          <w:szCs w:val="20"/>
          <w:lang w:eastAsia="zh-CN"/>
        </w:rPr>
        <w:t>xx, line</w:t>
      </w:r>
      <w:r w:rsidR="00C74AB8">
        <w:rPr>
          <w:rFonts w:ascii="Lato" w:eastAsia="DengXian" w:hAnsi="Lato" w:cs="Arial"/>
          <w:b/>
          <w:iCs/>
          <w:color w:val="000000" w:themeColor="text1"/>
          <w:szCs w:val="20"/>
          <w:lang w:eastAsia="zh-CN"/>
        </w:rPr>
        <w:t xml:space="preserve"> </w:t>
      </w:r>
      <w:r w:rsidR="00C74AB8" w:rsidRPr="00987014">
        <w:rPr>
          <w:rFonts w:ascii="Lato" w:eastAsia="DengXian" w:hAnsi="Lato" w:cs="Arial"/>
          <w:b/>
          <w:iCs/>
          <w:color w:val="000000" w:themeColor="text1"/>
          <w:szCs w:val="20"/>
          <w:lang w:eastAsia="zh-CN"/>
        </w:rPr>
        <w:t>xx)</w:t>
      </w:r>
      <w:ins w:id="117" w:author="Pérez-Ramirez  Javier" w:date="2024-11-28T14:46:00Z" w16du:dateUtc="2024-11-28T13:46:00Z">
        <w:r w:rsidR="004918EB">
          <w:rPr>
            <w:rFonts w:ascii="Lato" w:eastAsia="Times New Roman" w:hAnsi="Lato" w:cs="Arial"/>
            <w:b/>
            <w:iCs/>
            <w:color w:val="000000" w:themeColor="text1"/>
            <w:szCs w:val="20"/>
            <w:lang w:eastAsia="x-none"/>
          </w:rPr>
          <w:t>.</w:t>
        </w:r>
      </w:ins>
      <w:del w:id="118" w:author="Pérez-Ramirez  Javier" w:date="2024-11-28T14:46:00Z" w16du:dateUtc="2024-11-28T13:46:00Z">
        <w:r w:rsidR="000578CB" w:rsidDel="004918EB">
          <w:rPr>
            <w:rFonts w:ascii="Lato" w:eastAsia="Times New Roman" w:hAnsi="Lato" w:cs="Arial" w:hint="eastAsia"/>
            <w:b/>
            <w:iCs/>
            <w:color w:val="000000" w:themeColor="text1"/>
            <w:szCs w:val="20"/>
            <w:lang w:eastAsia="x-none"/>
          </w:rPr>
          <w:delText>:</w:delText>
        </w:r>
      </w:del>
      <w:r w:rsidR="000578CB">
        <w:rPr>
          <w:rFonts w:ascii="Lato" w:eastAsia="Times New Roman" w:hAnsi="Lato" w:cs="Arial" w:hint="eastAsia"/>
          <w:b/>
          <w:iCs/>
          <w:color w:val="000000" w:themeColor="text1"/>
          <w:szCs w:val="20"/>
          <w:lang w:eastAsia="x-none"/>
        </w:rPr>
        <w:t xml:space="preserve"> </w:t>
      </w:r>
      <w:r w:rsidR="000578CB">
        <w:rPr>
          <w:rFonts w:ascii="Lato" w:eastAsia="Cambria" w:hAnsi="Lato" w:cs="Arial" w:hint="eastAsia"/>
          <w:color w:val="000000" w:themeColor="text1"/>
          <w:szCs w:val="20"/>
          <w:lang w:eastAsia="x-none"/>
        </w:rPr>
        <w:t>I</w:t>
      </w:r>
      <w:r w:rsidR="00304ACD" w:rsidRPr="00987014">
        <w:rPr>
          <w:rFonts w:ascii="Lato" w:eastAsia="Cambria" w:hAnsi="Lato" w:cs="Arial"/>
          <w:color w:val="000000" w:themeColor="text1"/>
          <w:szCs w:val="20"/>
          <w:lang w:eastAsia="x-none"/>
        </w:rPr>
        <w:t xml:space="preserve">n the </w:t>
      </w:r>
      <w:r w:rsidR="00304ACD" w:rsidRPr="003F741C">
        <w:rPr>
          <w:rFonts w:ascii="Lato" w:eastAsia="Cambria" w:hAnsi="Lato" w:cs="Arial"/>
          <w:i/>
          <w:iCs/>
          <w:color w:val="000000" w:themeColor="text1"/>
          <w:szCs w:val="20"/>
          <w:lang w:eastAsia="x-none"/>
        </w:rPr>
        <w:t>c</w:t>
      </w:r>
      <w:r w:rsidRPr="003F741C">
        <w:rPr>
          <w:rFonts w:ascii="Lato" w:eastAsia="Cambria" w:hAnsi="Lato" w:cs="Arial"/>
          <w:i/>
          <w:iCs/>
          <w:color w:val="000000" w:themeColor="text1"/>
          <w:szCs w:val="20"/>
          <w:lang w:eastAsia="x-none"/>
        </w:rPr>
        <w:t>atalytic non</w:t>
      </w:r>
      <w:r w:rsidRPr="003F741C">
        <w:rPr>
          <w:rFonts w:ascii="Lato" w:eastAsia="Cambria" w:hAnsi="Lato" w:cs="Arial"/>
          <w:i/>
          <w:iCs/>
          <w:color w:val="000000" w:themeColor="text1"/>
          <w:szCs w:val="20"/>
          <w:lang w:eastAsia="x-none"/>
        </w:rPr>
        <w:noBreakHyphen/>
        <w:t>thermal plasma process</w:t>
      </w:r>
      <w:r w:rsidR="00304ACD" w:rsidRPr="00987014">
        <w:rPr>
          <w:rFonts w:ascii="Lato" w:eastAsia="Cambria" w:hAnsi="Lato" w:cs="Arial"/>
          <w:color w:val="000000" w:themeColor="text1"/>
          <w:szCs w:val="20"/>
          <w:lang w:eastAsia="x-none"/>
        </w:rPr>
        <w:t>, w</w:t>
      </w:r>
      <w:r w:rsidRPr="00987014">
        <w:rPr>
          <w:rFonts w:ascii="Lato" w:eastAsia="Cambria" w:hAnsi="Lato" w:cs="Arial"/>
          <w:color w:val="000000" w:themeColor="text1"/>
          <w:szCs w:val="20"/>
          <w:lang w:eastAsia="x-none"/>
        </w:rPr>
        <w:t xml:space="preserve">hile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00304ACD" w:rsidRPr="00987014">
        <w:rPr>
          <w:rFonts w:ascii="Lato" w:eastAsia="Cambria" w:hAnsi="Lato" w:cs="Arial"/>
          <w:color w:val="000000" w:themeColor="text1"/>
          <w:szCs w:val="20"/>
          <w:lang w:eastAsia="x-none"/>
        </w:rPr>
        <w:t xml:space="preserve">selectivity </w:t>
      </w:r>
      <w:r w:rsidRPr="00987014">
        <w:rPr>
          <w:rFonts w:ascii="Lato" w:eastAsia="Cambria" w:hAnsi="Lato" w:cs="Arial"/>
          <w:color w:val="000000" w:themeColor="text1"/>
          <w:szCs w:val="20"/>
          <w:lang w:eastAsia="x-none"/>
        </w:rPr>
        <w:t xml:space="preserve">has already reached a high level comparable to that of commercial thermal plasma processes, the </w:t>
      </w:r>
      <w:del w:id="119" w:author="Pérez-Ramirez  Javier" w:date="2024-11-28T14:49:00Z" w16du:dateUtc="2024-11-28T13:49:00Z">
        <w:r w:rsidRPr="00987014" w:rsidDel="003F741C">
          <w:rPr>
            <w:rFonts w:ascii="Lato" w:eastAsia="Cambria" w:hAnsi="Lato" w:cs="Arial"/>
            <w:color w:val="000000" w:themeColor="text1"/>
            <w:szCs w:val="20"/>
            <w:lang w:eastAsia="x-none"/>
          </w:rPr>
          <w:delText xml:space="preserve">addition </w:delText>
        </w:r>
      </w:del>
      <w:ins w:id="120" w:author="Pérez-Ramirez  Javier" w:date="2024-11-28T14:49:00Z" w16du:dateUtc="2024-11-28T13:49:00Z">
        <w:r w:rsidR="003F741C">
          <w:rPr>
            <w:rFonts w:ascii="Lato" w:eastAsia="Cambria" w:hAnsi="Lato" w:cs="Arial"/>
            <w:color w:val="000000" w:themeColor="text1"/>
            <w:szCs w:val="20"/>
            <w:lang w:eastAsia="x-none"/>
          </w:rPr>
          <w:t>use</w:t>
        </w:r>
        <w:r w:rsidR="003F741C" w:rsidRPr="00987014">
          <w:rPr>
            <w:rFonts w:ascii="Lato" w:eastAsia="Cambria" w:hAnsi="Lato" w:cs="Arial"/>
            <w:color w:val="000000" w:themeColor="text1"/>
            <w:szCs w:val="20"/>
            <w:lang w:eastAsia="x-none"/>
          </w:rPr>
          <w:t xml:space="preserve"> </w:t>
        </w:r>
      </w:ins>
      <w:r w:rsidRPr="00987014">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the design of catalytic plasma reactors </w:t>
      </w:r>
      <w:del w:id="121" w:author="Pérez-Ramirez  Javier" w:date="2024-11-28T14:51:00Z" w16du:dateUtc="2024-11-28T13:51:00Z">
        <w:r w:rsidRPr="00987014" w:rsidDel="003F741C">
          <w:rPr>
            <w:rFonts w:ascii="Lato" w:eastAsia="Cambria" w:hAnsi="Lato" w:cs="Arial"/>
            <w:color w:val="000000" w:themeColor="text1"/>
            <w:szCs w:val="20"/>
            <w:lang w:eastAsia="x-none"/>
          </w:rPr>
          <w:delText xml:space="preserve">capable </w:delText>
        </w:r>
      </w:del>
      <w:ins w:id="122" w:author="Pérez-Ramirez  Javier" w:date="2024-11-28T14:51:00Z" w16du:dateUtc="2024-11-28T13:51:00Z">
        <w:r w:rsidR="003F741C">
          <w:rPr>
            <w:rFonts w:ascii="Lato" w:eastAsia="Cambria" w:hAnsi="Lato" w:cs="Arial"/>
            <w:color w:val="000000" w:themeColor="text1"/>
            <w:szCs w:val="20"/>
            <w:lang w:eastAsia="x-none"/>
          </w:rPr>
          <w:t>enabling</w:t>
        </w:r>
      </w:ins>
      <w:del w:id="123" w:author="Pérez-Ramirez  Javier" w:date="2024-11-28T14:51:00Z" w16du:dateUtc="2024-11-28T13:51:00Z">
        <w:r w:rsidRPr="00987014" w:rsidDel="003F741C">
          <w:rPr>
            <w:rFonts w:ascii="Lato" w:eastAsia="Cambria" w:hAnsi="Lato" w:cs="Arial"/>
            <w:color w:val="000000" w:themeColor="text1"/>
            <w:szCs w:val="20"/>
            <w:lang w:eastAsia="x-none"/>
          </w:rPr>
          <w:delText>of</w:delText>
        </w:r>
      </w:del>
      <w:r w:rsidRPr="00987014">
        <w:rPr>
          <w:rFonts w:ascii="Lato" w:eastAsia="Cambria" w:hAnsi="Lato" w:cs="Arial"/>
          <w:color w:val="000000" w:themeColor="text1"/>
          <w:szCs w:val="20"/>
          <w:lang w:eastAsia="x-none"/>
        </w:rPr>
        <w:t xml:space="preserve"> durable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production remains complex and insufficiently explored.</w:t>
      </w:r>
      <w:r w:rsidR="000578CB">
        <w:rPr>
          <w:rFonts w:ascii="Lato" w:eastAsia="Cambria" w:hAnsi="Lato" w:cs="Arial" w:hint="eastAsia"/>
          <w:color w:val="000000" w:themeColor="text1"/>
          <w:szCs w:val="20"/>
          <w:lang w:eastAsia="x-none"/>
        </w:rPr>
        <w:t xml:space="preserve"> </w:t>
      </w:r>
      <w:r w:rsidR="00304ACD" w:rsidRPr="00987014">
        <w:rPr>
          <w:rFonts w:ascii="Lato" w:eastAsia="Cambria" w:hAnsi="Lato" w:cs="Arial"/>
          <w:color w:val="000000" w:themeColor="text1"/>
          <w:szCs w:val="20"/>
          <w:lang w:eastAsia="x-none"/>
        </w:rPr>
        <w:t xml:space="preserve">On the other hand, in </w:t>
      </w:r>
      <w:r w:rsidR="00304ACD" w:rsidRPr="003F741C">
        <w:rPr>
          <w:rFonts w:ascii="Lato" w:eastAsia="Cambria" w:hAnsi="Lato" w:cs="Arial"/>
          <w:i/>
          <w:iCs/>
          <w:color w:val="000000" w:themeColor="text1"/>
          <w:szCs w:val="20"/>
          <w:lang w:eastAsia="x-none"/>
        </w:rPr>
        <w:t>c</w:t>
      </w:r>
      <w:r w:rsidRPr="003F741C">
        <w:rPr>
          <w:rFonts w:ascii="Lato" w:eastAsia="Cambria" w:hAnsi="Lato" w:cs="Arial"/>
          <w:i/>
          <w:iCs/>
          <w:color w:val="000000" w:themeColor="text1"/>
          <w:szCs w:val="20"/>
          <w:lang w:eastAsia="x-none"/>
        </w:rPr>
        <w:t>atalytic thermal pyrolysis</w:t>
      </w:r>
      <w:r w:rsidR="00304ACD" w:rsidRPr="00987014">
        <w:rPr>
          <w:rFonts w:ascii="Lato" w:eastAsia="Cambria" w:hAnsi="Lato" w:cs="Arial"/>
          <w:color w:val="000000" w:themeColor="text1"/>
          <w:szCs w:val="20"/>
          <w:lang w:eastAsia="x-none"/>
        </w:rPr>
        <w:t xml:space="preserv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00304ACD" w:rsidRPr="00987014">
        <w:rPr>
          <w:rFonts w:ascii="Lato" w:eastAsia="Cambria" w:hAnsi="Lato" w:cs="Arial"/>
          <w:color w:val="000000" w:themeColor="text1"/>
          <w:szCs w:val="20"/>
          <w:lang w:eastAsia="x-none"/>
        </w:rPr>
        <w:t>selectivity</w:t>
      </w:r>
      <w:r w:rsidRPr="00987014">
        <w:rPr>
          <w:rFonts w:ascii="Lato" w:eastAsia="Cambria" w:hAnsi="Lato" w:cs="Arial"/>
          <w:color w:val="000000" w:themeColor="text1"/>
          <w:szCs w:val="20"/>
          <w:lang w:eastAsia="x-none"/>
        </w:rPr>
        <w:t xml:space="preserve"> is limited to </w:t>
      </w:r>
      <w:del w:id="124" w:author="Pérez-Ramirez  Javier" w:date="2024-11-28T14:52:00Z" w16du:dateUtc="2024-11-28T13:52:00Z">
        <w:r w:rsidRPr="00987014" w:rsidDel="003F741C">
          <w:rPr>
            <w:rFonts w:ascii="Lato" w:eastAsia="Cambria" w:hAnsi="Lato" w:cs="Arial"/>
            <w:color w:val="000000" w:themeColor="text1"/>
            <w:szCs w:val="20"/>
            <w:lang w:eastAsia="x-none"/>
          </w:rPr>
          <w:delText xml:space="preserve">approximately </w:delText>
        </w:r>
      </w:del>
      <w:ins w:id="125" w:author="Pérez-Ramirez  Javier" w:date="2024-11-28T14:52:00Z" w16du:dateUtc="2024-11-28T13:52:00Z">
        <w:r w:rsidR="003F741C">
          <w:rPr>
            <w:rFonts w:ascii="Lato" w:eastAsia="Cambria" w:hAnsi="Lato" w:cs="Arial"/>
            <w:color w:val="000000" w:themeColor="text1"/>
            <w:szCs w:val="20"/>
            <w:lang w:eastAsia="x-none"/>
          </w:rPr>
          <w:t>ca. </w:t>
        </w:r>
      </w:ins>
      <w:r w:rsidRPr="00987014">
        <w:rPr>
          <w:rFonts w:ascii="Lato" w:eastAsia="Cambria" w:hAnsi="Lato" w:cs="Arial"/>
          <w:color w:val="000000" w:themeColor="text1"/>
          <w:szCs w:val="20"/>
          <w:lang w:eastAsia="x-none"/>
        </w:rPr>
        <w:t xml:space="preserve">35% due to the competitive formation of other hydrocarbons and </w:t>
      </w:r>
      <w:del w:id="126" w:author="Pérez-Ramirez  Javier" w:date="2024-11-28T14:53:00Z" w16du:dateUtc="2024-11-28T13:53:00Z">
        <w:r w:rsidRPr="00987014" w:rsidDel="003F741C">
          <w:rPr>
            <w:rFonts w:ascii="Lato" w:eastAsia="Cambria" w:hAnsi="Lato" w:cs="Arial"/>
            <w:color w:val="000000" w:themeColor="text1"/>
            <w:szCs w:val="20"/>
            <w:lang w:eastAsia="x-none"/>
          </w:rPr>
          <w:delText xml:space="preserve">the thermodynamically </w:delText>
        </w:r>
        <w:r w:rsidR="000578CB" w:rsidDel="003F741C">
          <w:rPr>
            <w:rFonts w:ascii="Lato" w:eastAsia="Cambria" w:hAnsi="Lato" w:cs="Arial" w:hint="eastAsia"/>
            <w:color w:val="000000" w:themeColor="text1"/>
            <w:szCs w:val="20"/>
            <w:lang w:eastAsia="x-none"/>
          </w:rPr>
          <w:delText xml:space="preserve">more </w:delText>
        </w:r>
        <w:r w:rsidRPr="00987014" w:rsidDel="003F741C">
          <w:rPr>
            <w:rFonts w:ascii="Lato" w:eastAsia="Cambria" w:hAnsi="Lato" w:cs="Arial"/>
            <w:color w:val="000000" w:themeColor="text1"/>
            <w:szCs w:val="20"/>
            <w:lang w:eastAsia="x-none"/>
          </w:rPr>
          <w:delText xml:space="preserve">favorable formation of </w:delText>
        </w:r>
      </w:del>
      <w:r w:rsidRPr="00987014">
        <w:rPr>
          <w:rFonts w:ascii="Lato" w:eastAsia="Cambria" w:hAnsi="Lato" w:cs="Arial"/>
          <w:color w:val="000000" w:themeColor="text1"/>
          <w:szCs w:val="20"/>
          <w:lang w:eastAsia="x-none"/>
        </w:rPr>
        <w:t>cok</w:t>
      </w:r>
      <w:ins w:id="127" w:author="Pérez-Ramirez  Javier" w:date="2024-11-28T14:53:00Z" w16du:dateUtc="2024-11-28T13:53:00Z">
        <w:r w:rsidR="003F741C">
          <w:rPr>
            <w:rFonts w:ascii="Lato" w:eastAsia="Cambria" w:hAnsi="Lato" w:cs="Arial"/>
            <w:color w:val="000000" w:themeColor="text1"/>
            <w:szCs w:val="20"/>
            <w:lang w:eastAsia="x-none"/>
          </w:rPr>
          <w:t>ing</w:t>
        </w:r>
      </w:ins>
      <w:del w:id="128" w:author="Pérez-Ramirez  Javier" w:date="2024-11-28T14:53:00Z" w16du:dateUtc="2024-11-28T13:53:00Z">
        <w:r w:rsidRPr="00987014" w:rsidDel="003F741C">
          <w:rPr>
            <w:rFonts w:ascii="Lato" w:eastAsia="Cambria" w:hAnsi="Lato" w:cs="Arial"/>
            <w:color w:val="000000" w:themeColor="text1"/>
            <w:szCs w:val="20"/>
            <w:lang w:eastAsia="x-none"/>
          </w:rPr>
          <w:delText>e</w:delText>
        </w:r>
      </w:del>
      <w:r w:rsidRPr="00987014">
        <w:rPr>
          <w:rFonts w:ascii="Lato" w:eastAsia="Cambria" w:hAnsi="Lato" w:cs="Arial"/>
          <w:color w:val="000000" w:themeColor="text1"/>
          <w:szCs w:val="20"/>
          <w:lang w:eastAsia="x-none"/>
        </w:rPr>
        <w:t xml:space="preserve">. Consequently, catalytic thermal pyrolysis remains far from industrial viability, </w:t>
      </w:r>
      <w:r w:rsidR="000578CB" w:rsidRPr="000578CB">
        <w:rPr>
          <w:rFonts w:ascii="Lato" w:eastAsia="Cambria" w:hAnsi="Lato" w:cs="Arial"/>
          <w:color w:val="000000" w:themeColor="text1"/>
          <w:szCs w:val="20"/>
          <w:lang w:eastAsia="x-none"/>
        </w:rPr>
        <w:t xml:space="preserve">with the primary challenge for future research being the mitigation of </w:t>
      </w:r>
      <w:r w:rsidR="000578CB" w:rsidRPr="000578CB">
        <w:rPr>
          <w:rFonts w:ascii="Lato" w:eastAsia="Cambria" w:hAnsi="Lato" w:cs="Arial"/>
          <w:color w:val="000000" w:themeColor="text1"/>
          <w:szCs w:val="20"/>
          <w:lang w:eastAsia="x-none"/>
        </w:rPr>
        <w:lastRenderedPageBreak/>
        <w:t>coke formation through kinetic inhibition, achieved by designing suitable catalysts and reactor</w:t>
      </w:r>
      <w:r w:rsidR="000578CB">
        <w:rPr>
          <w:rFonts w:ascii="Lato" w:eastAsia="Cambria" w:hAnsi="Lato" w:cs="Arial" w:hint="eastAsia"/>
          <w:color w:val="000000" w:themeColor="text1"/>
          <w:szCs w:val="20"/>
          <w:lang w:eastAsia="x-none"/>
        </w:rPr>
        <w:t xml:space="preserve"> </w:t>
      </w:r>
      <w:r w:rsidR="000578CB">
        <w:rPr>
          <w:rFonts w:ascii="Lato" w:eastAsia="Cambria" w:hAnsi="Lato" w:cs="Arial"/>
          <w:color w:val="000000" w:themeColor="text1"/>
          <w:szCs w:val="20"/>
          <w:lang w:eastAsia="x-none"/>
        </w:rPr>
        <w:t>configur</w:t>
      </w:r>
      <w:r w:rsidR="000578CB">
        <w:rPr>
          <w:rFonts w:ascii="Lato" w:eastAsia="Cambria" w:hAnsi="Lato" w:cs="Arial" w:hint="eastAsia"/>
          <w:color w:val="000000" w:themeColor="text1"/>
          <w:szCs w:val="20"/>
          <w:lang w:eastAsia="x-none"/>
        </w:rPr>
        <w:t>ation</w:t>
      </w:r>
      <w:ins w:id="129" w:author="Pérez-Ramirez  Javier" w:date="2024-11-28T14:55:00Z" w16du:dateUtc="2024-11-28T13:55:00Z">
        <w:r w:rsidR="003F741C">
          <w:rPr>
            <w:rFonts w:ascii="Lato" w:eastAsia="Cambria" w:hAnsi="Lato" w:cs="Arial"/>
            <w:color w:val="000000" w:themeColor="text1"/>
            <w:szCs w:val="20"/>
            <w:lang w:eastAsia="x-none"/>
          </w:rPr>
          <w:t>s</w:t>
        </w:r>
      </w:ins>
      <w:r w:rsidR="000578CB" w:rsidRPr="000578CB">
        <w:rPr>
          <w:rFonts w:ascii="Lato" w:eastAsia="Cambria" w:hAnsi="Lato" w:cs="Arial"/>
          <w:color w:val="000000" w:themeColor="text1"/>
          <w:szCs w:val="20"/>
          <w:lang w:eastAsia="x-none"/>
        </w:rPr>
        <w:t>.</w:t>
      </w:r>
    </w:p>
    <w:p w14:paraId="4198BB7A" w14:textId="7749AD9E" w:rsidR="003F741C" w:rsidRPr="003F741C" w:rsidRDefault="003F741C" w:rsidP="00C20DCE">
      <w:pPr>
        <w:spacing w:after="80"/>
        <w:rPr>
          <w:rFonts w:ascii="Lato" w:eastAsia="Cambria" w:hAnsi="Lato" w:cs="Arial"/>
          <w:b/>
          <w:bCs/>
          <w:color w:val="000000" w:themeColor="text1"/>
          <w:szCs w:val="20"/>
          <w:lang w:eastAsia="x-none"/>
        </w:rPr>
      </w:pPr>
      <w:ins w:id="130" w:author="Pérez-Ramirez  Javier" w:date="2024-11-28T14:55:00Z" w16du:dateUtc="2024-11-28T13:55:00Z">
        <w:r w:rsidRPr="003F741C">
          <w:rPr>
            <w:rFonts w:ascii="Lato" w:eastAsia="Cambria" w:hAnsi="Lato" w:cs="Arial"/>
            <w:b/>
            <w:bCs/>
            <w:color w:val="000000" w:themeColor="text1"/>
            <w:szCs w:val="20"/>
            <w:lang w:eastAsia="x-none"/>
          </w:rPr>
          <w:t>Action:</w:t>
        </w:r>
      </w:ins>
    </w:p>
    <w:sectPr w:rsidR="003F741C" w:rsidRPr="003F741C" w:rsidSect="00003B7F">
      <w:footerReference w:type="default" r:id="rId12"/>
      <w:footerReference w:type="first" r:id="rId1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5" w:author="Pérez-Ramirez  Javier" w:date="2024-11-28T14:58:00Z" w:initials="JPR">
    <w:p w14:paraId="4EF338AF" w14:textId="77777777" w:rsidR="004A3AD9" w:rsidRDefault="004A3AD9" w:rsidP="004A3AD9">
      <w:pPr>
        <w:jc w:val="left"/>
      </w:pPr>
      <w:r>
        <w:rPr>
          <w:rStyle w:val="CommentReference"/>
        </w:rPr>
        <w:annotationRef/>
      </w:r>
      <w:r>
        <w:rPr>
          <w:color w:val="000000"/>
          <w:szCs w:val="20"/>
        </w:rPr>
        <w:t>this format is course, see my comments to Reviewer 3. Reason our disagreement and then write a paragraph call Action, where action is bold</w:t>
      </w:r>
    </w:p>
  </w:comment>
  <w:comment w:id="36" w:author="Pérez-Ramirez  Javier" w:date="2024-11-28T14:59:00Z" w:initials="JPR">
    <w:p w14:paraId="3D115929" w14:textId="77777777" w:rsidR="004A3AD9" w:rsidRDefault="004A3AD9" w:rsidP="004A3AD9">
      <w:pPr>
        <w:jc w:val="left"/>
      </w:pPr>
      <w:r>
        <w:rPr>
          <w:rStyle w:val="CommentReference"/>
        </w:rPr>
        <w:annotationRef/>
      </w:r>
      <w:r>
        <w:rPr>
          <w:color w:val="000000"/>
          <w:szCs w:val="20"/>
        </w:rPr>
        <w:t>the reasoning should come prior to the action, so it flows better</w:t>
      </w:r>
    </w:p>
  </w:comment>
  <w:comment w:id="40" w:author="Pérez-Ramirez  Javier" w:date="2024-11-28T15:01:00Z" w:initials="JPR">
    <w:p w14:paraId="629A0EA6" w14:textId="77777777" w:rsidR="004A3AD9" w:rsidRDefault="004A3AD9" w:rsidP="004A3AD9">
      <w:pPr>
        <w:jc w:val="left"/>
      </w:pPr>
      <w:r>
        <w:rPr>
          <w:rStyle w:val="CommentReference"/>
        </w:rPr>
        <w:annotationRef/>
      </w:r>
      <w:r>
        <w:rPr>
          <w:color w:val="000000"/>
          <w:szCs w:val="20"/>
        </w:rPr>
        <w:t xml:space="preserve">praise him a little more. Emotional intelligence... </w:t>
      </w:r>
    </w:p>
  </w:comment>
  <w:comment w:id="101" w:author="Pérez-Ramirez  Javier" w:date="2024-11-28T14:52:00Z" w:initials="JPR">
    <w:p w14:paraId="3F488786" w14:textId="161C9A5A" w:rsidR="003F741C" w:rsidRDefault="003F741C" w:rsidP="003F741C">
      <w:pPr>
        <w:jc w:val="left"/>
      </w:pPr>
      <w:r>
        <w:rPr>
          <w:rStyle w:val="CommentReference"/>
        </w:rPr>
        <w:annotationRef/>
      </w:r>
      <w:r>
        <w:rPr>
          <w:color w:val="000000"/>
          <w:szCs w:val="20"/>
        </w:rPr>
        <w:t>I would love if you could adapt the answers to this format. A long text is bold is course/rough</w:t>
      </w:r>
    </w:p>
  </w:comment>
  <w:comment w:id="106" w:author="Pérez-Ramirez  Javier" w:date="2024-11-28T14:37:00Z" w:initials="JPR">
    <w:p w14:paraId="33DC7DAC" w14:textId="0D2007DA" w:rsidR="004918EB" w:rsidRDefault="004918EB" w:rsidP="004918EB">
      <w:pPr>
        <w:jc w:val="left"/>
      </w:pPr>
      <w:r>
        <w:rPr>
          <w:rStyle w:val="CommentReference"/>
        </w:rPr>
        <w:annotationRef/>
      </w:r>
      <w:r>
        <w:rPr>
          <w:color w:val="000000"/>
          <w:szCs w:val="20"/>
        </w:rPr>
        <w:t>I dislike italics in cover letter and replies</w:t>
      </w:r>
    </w:p>
  </w:comment>
  <w:comment w:id="109" w:author="Pérez-Ramirez  Javier" w:date="2024-11-28T14:48:00Z" w:initials="JPR">
    <w:p w14:paraId="2C71A9CA" w14:textId="77777777" w:rsidR="003F741C" w:rsidRDefault="003F741C" w:rsidP="003F741C">
      <w:pPr>
        <w:jc w:val="left"/>
      </w:pPr>
      <w:r>
        <w:rPr>
          <w:rStyle w:val="CommentReference"/>
        </w:rPr>
        <w:annotationRef/>
      </w:r>
      <w:r>
        <w:rPr>
          <w:color w:val="000000"/>
          <w:szCs w:val="20"/>
        </w:rPr>
        <w:t>this is not well written, can you more accurate (and elegant)?</w:t>
      </w:r>
    </w:p>
    <w:p w14:paraId="765F06DD" w14:textId="77777777" w:rsidR="003F741C" w:rsidRDefault="003F741C" w:rsidP="003F741C">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EF338AF" w15:done="0"/>
  <w15:commentEx w15:paraId="3D115929" w15:done="0"/>
  <w15:commentEx w15:paraId="629A0EA6" w15:done="0"/>
  <w15:commentEx w15:paraId="3F488786" w15:done="0"/>
  <w15:commentEx w15:paraId="33DC7DAC" w15:done="0"/>
  <w15:commentEx w15:paraId="765F06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D71069" w16cex:dateUtc="2024-11-28T13:58:00Z"/>
  <w16cex:commentExtensible w16cex:durableId="6E0A80FE" w16cex:dateUtc="2024-11-28T13:59:00Z"/>
  <w16cex:commentExtensible w16cex:durableId="786F7041" w16cex:dateUtc="2024-11-28T14:01:00Z"/>
  <w16cex:commentExtensible w16cex:durableId="591894DD" w16cex:dateUtc="2024-11-28T13:52:00Z"/>
  <w16cex:commentExtensible w16cex:durableId="11DDF066" w16cex:dateUtc="2024-11-28T13:37:00Z"/>
  <w16cex:commentExtensible w16cex:durableId="0A630DD8" w16cex:dateUtc="2024-11-28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F338AF" w16cid:durableId="15D71069"/>
  <w16cid:commentId w16cid:paraId="3D115929" w16cid:durableId="6E0A80FE"/>
  <w16cid:commentId w16cid:paraId="629A0EA6" w16cid:durableId="786F7041"/>
  <w16cid:commentId w16cid:paraId="3F488786" w16cid:durableId="591894DD"/>
  <w16cid:commentId w16cid:paraId="33DC7DAC" w16cid:durableId="11DDF066"/>
  <w16cid:commentId w16cid:paraId="765F06DD" w16cid:durableId="0A630D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3B688" w14:textId="77777777" w:rsidR="00BC1B6D" w:rsidRDefault="00BC1B6D">
      <w:pPr>
        <w:spacing w:after="0" w:line="240" w:lineRule="auto"/>
      </w:pPr>
      <w:r>
        <w:separator/>
      </w:r>
    </w:p>
  </w:endnote>
  <w:endnote w:type="continuationSeparator" w:id="0">
    <w:p w14:paraId="1D759EB1" w14:textId="77777777" w:rsidR="00BC1B6D" w:rsidRDefault="00BC1B6D">
      <w:pPr>
        <w:spacing w:after="0" w:line="240" w:lineRule="auto"/>
      </w:pPr>
      <w:r>
        <w:continuationSeparator/>
      </w:r>
    </w:p>
  </w:endnote>
  <w:endnote w:type="continuationNotice" w:id="1">
    <w:p w14:paraId="2446E250" w14:textId="77777777" w:rsidR="00BC1B6D" w:rsidRDefault="00BC1B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panose1 w:val="020B0604020202020204"/>
    <w:charset w:val="01"/>
    <w:family w:val="swiss"/>
    <w:pitch w:val="variable"/>
  </w:font>
  <w:font w:name="Noto Sans SC Regular">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0"/>
      </w:rPr>
      <w:id w:val="1476491943"/>
      <w:docPartObj>
        <w:docPartGallery w:val="Page Numbers (Bottom of Page)"/>
        <w:docPartUnique/>
      </w:docPartObj>
    </w:sdt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DB71A" w14:textId="77777777" w:rsidR="00BC1B6D" w:rsidRDefault="00BC1B6D">
      <w:pPr>
        <w:spacing w:after="0" w:line="240" w:lineRule="auto"/>
      </w:pPr>
      <w:r>
        <w:separator/>
      </w:r>
    </w:p>
  </w:footnote>
  <w:footnote w:type="continuationSeparator" w:id="0">
    <w:p w14:paraId="4FA36763" w14:textId="77777777" w:rsidR="00BC1B6D" w:rsidRDefault="00BC1B6D">
      <w:pPr>
        <w:spacing w:after="0" w:line="240" w:lineRule="auto"/>
      </w:pPr>
      <w:r>
        <w:continuationSeparator/>
      </w:r>
    </w:p>
  </w:footnote>
  <w:footnote w:type="continuationNotice" w:id="1">
    <w:p w14:paraId="15964AF9" w14:textId="77777777" w:rsidR="00BC1B6D" w:rsidRDefault="00BC1B6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799517">
    <w:abstractNumId w:val="15"/>
  </w:num>
  <w:num w:numId="2" w16cid:durableId="578828238">
    <w:abstractNumId w:val="14"/>
  </w:num>
  <w:num w:numId="3" w16cid:durableId="627470905">
    <w:abstractNumId w:val="18"/>
  </w:num>
  <w:num w:numId="4" w16cid:durableId="575478433">
    <w:abstractNumId w:val="12"/>
  </w:num>
  <w:num w:numId="5" w16cid:durableId="1188446812">
    <w:abstractNumId w:val="0"/>
  </w:num>
  <w:num w:numId="6" w16cid:durableId="1187985970">
    <w:abstractNumId w:val="11"/>
  </w:num>
  <w:num w:numId="7" w16cid:durableId="219294950">
    <w:abstractNumId w:val="17"/>
  </w:num>
  <w:num w:numId="8" w16cid:durableId="1960337738">
    <w:abstractNumId w:val="8"/>
  </w:num>
  <w:num w:numId="9" w16cid:durableId="1207378716">
    <w:abstractNumId w:val="2"/>
  </w:num>
  <w:num w:numId="10" w16cid:durableId="355010913">
    <w:abstractNumId w:val="4"/>
  </w:num>
  <w:num w:numId="11" w16cid:durableId="785084697">
    <w:abstractNumId w:val="9"/>
  </w:num>
  <w:num w:numId="12" w16cid:durableId="1042949141">
    <w:abstractNumId w:val="13"/>
  </w:num>
  <w:num w:numId="13" w16cid:durableId="969358173">
    <w:abstractNumId w:val="16"/>
  </w:num>
  <w:num w:numId="14" w16cid:durableId="868176537">
    <w:abstractNumId w:val="20"/>
  </w:num>
  <w:num w:numId="15" w16cid:durableId="1848205459">
    <w:abstractNumId w:val="5"/>
  </w:num>
  <w:num w:numId="16" w16cid:durableId="1475443305">
    <w:abstractNumId w:val="19"/>
  </w:num>
  <w:num w:numId="17" w16cid:durableId="2009281350">
    <w:abstractNumId w:val="3"/>
  </w:num>
  <w:num w:numId="18" w16cid:durableId="1218668272">
    <w:abstractNumId w:val="21"/>
  </w:num>
  <w:num w:numId="19" w16cid:durableId="53630154">
    <w:abstractNumId w:val="10"/>
  </w:num>
  <w:num w:numId="20" w16cid:durableId="819613209">
    <w:abstractNumId w:val="1"/>
  </w:num>
  <w:num w:numId="21" w16cid:durableId="667293292">
    <w:abstractNumId w:val="6"/>
  </w:num>
  <w:num w:numId="22" w16cid:durableId="120783739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érez-Ramirez  Javier">
    <w15:presenceInfo w15:providerId="AD" w15:userId="S::jpr@ethz.ch::592cf504-c664-4b26-b115-e9ff9989d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trackRevisions/>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wFAEjxzZA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D0002"/>
    <w:rsid w:val="000D0021"/>
    <w:rsid w:val="000D028C"/>
    <w:rsid w:val="000D03D6"/>
    <w:rsid w:val="000D0405"/>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88C"/>
    <w:rsid w:val="003E78FE"/>
    <w:rsid w:val="003E79B4"/>
    <w:rsid w:val="003E7CE9"/>
    <w:rsid w:val="003E7EFD"/>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54CB"/>
    <w:rsid w:val="00475F6D"/>
    <w:rsid w:val="004768BF"/>
    <w:rsid w:val="004769DB"/>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1BC1"/>
    <w:rsid w:val="004F20D1"/>
    <w:rsid w:val="004F26B5"/>
    <w:rsid w:val="004F2A33"/>
    <w:rsid w:val="004F2B9B"/>
    <w:rsid w:val="004F3067"/>
    <w:rsid w:val="004F32DC"/>
    <w:rsid w:val="004F3936"/>
    <w:rsid w:val="004F39FC"/>
    <w:rsid w:val="004F3A8C"/>
    <w:rsid w:val="004F48E4"/>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F06"/>
    <w:rsid w:val="0050700C"/>
    <w:rsid w:val="0050712D"/>
    <w:rsid w:val="0050737F"/>
    <w:rsid w:val="005073A1"/>
    <w:rsid w:val="005077F2"/>
    <w:rsid w:val="00507A16"/>
    <w:rsid w:val="00507C48"/>
    <w:rsid w:val="00510193"/>
    <w:rsid w:val="005104E4"/>
    <w:rsid w:val="00510D73"/>
    <w:rsid w:val="00510E3F"/>
    <w:rsid w:val="00510E80"/>
    <w:rsid w:val="00510F9B"/>
    <w:rsid w:val="0051187B"/>
    <w:rsid w:val="00511E6D"/>
    <w:rsid w:val="00512735"/>
    <w:rsid w:val="0051273B"/>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973"/>
    <w:rsid w:val="00551A7A"/>
    <w:rsid w:val="005527F4"/>
    <w:rsid w:val="00552956"/>
    <w:rsid w:val="0055298E"/>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D1D"/>
    <w:rsid w:val="005A6F1F"/>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32E1"/>
    <w:rsid w:val="00643334"/>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6D4"/>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BD0"/>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9F5"/>
    <w:rsid w:val="00B16C92"/>
    <w:rsid w:val="00B16F2C"/>
    <w:rsid w:val="00B1723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43C"/>
    <w:rsid w:val="00BC15EE"/>
    <w:rsid w:val="00BC19F7"/>
    <w:rsid w:val="00BC1B20"/>
    <w:rsid w:val="00BC1B6D"/>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BDA"/>
    <w:rsid w:val="00C20DCE"/>
    <w:rsid w:val="00C20EEA"/>
    <w:rsid w:val="00C21110"/>
    <w:rsid w:val="00C213F5"/>
    <w:rsid w:val="00C217FD"/>
    <w:rsid w:val="00C2195C"/>
    <w:rsid w:val="00C219AA"/>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AA4"/>
    <w:rsid w:val="00D46D75"/>
    <w:rsid w:val="00D46E28"/>
    <w:rsid w:val="00D46E65"/>
    <w:rsid w:val="00D46EB2"/>
    <w:rsid w:val="00D46EEA"/>
    <w:rsid w:val="00D4720F"/>
    <w:rsid w:val="00D47314"/>
    <w:rsid w:val="00D47A37"/>
    <w:rsid w:val="00D47C03"/>
    <w:rsid w:val="00D50C6B"/>
    <w:rsid w:val="00D51370"/>
    <w:rsid w:val="00D51639"/>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9"/>
    <w:rsid w:val="00E449FC"/>
    <w:rsid w:val="00E44B00"/>
    <w:rsid w:val="00E44EA9"/>
    <w:rsid w:val="00E451FC"/>
    <w:rsid w:val="00E45507"/>
    <w:rsid w:val="00E45FDF"/>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4DC"/>
    <w:rsid w:val="00E975D9"/>
    <w:rsid w:val="00E97646"/>
    <w:rsid w:val="00E9788F"/>
    <w:rsid w:val="00E97CD9"/>
    <w:rsid w:val="00E97E13"/>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53A"/>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5E"/>
    <w:rsid w:val="00F0455E"/>
    <w:rsid w:val="00F048A6"/>
    <w:rsid w:val="00F04AE8"/>
    <w:rsid w:val="00F04B78"/>
    <w:rsid w:val="00F04E5F"/>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BD8"/>
    <w:rsid w:val="00FA5D6D"/>
    <w:rsid w:val="00FA60B7"/>
    <w:rsid w:val="00FA615B"/>
    <w:rsid w:val="00FA6DE7"/>
    <w:rsid w:val="00FA794B"/>
    <w:rsid w:val="00FA7A51"/>
    <w:rsid w:val="00FA7A6F"/>
    <w:rsid w:val="00FA7FDE"/>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B79DC-A325-4971-9753-49E62C2E9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12</Pages>
  <Words>6080</Words>
  <Characters>34657</Characters>
  <Application>Microsoft Office Word</Application>
  <DocSecurity>0</DocSecurity>
  <Lines>288</Lines>
  <Paragraphs>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Pérez-Ramirez  Javier</cp:lastModifiedBy>
  <cp:revision>1390</cp:revision>
  <cp:lastPrinted>2024-11-26T14:25:00Z</cp:lastPrinted>
  <dcterms:created xsi:type="dcterms:W3CDTF">2024-03-25T13:39:00Z</dcterms:created>
  <dcterms:modified xsi:type="dcterms:W3CDTF">2024-11-28T14:01:00Z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