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54AA28" w14:textId="69C08016" w:rsidR="003D6D3D" w:rsidRPr="00AA7C95" w:rsidRDefault="003D6D3D" w:rsidP="00FC0C41">
      <w:pPr>
        <w:pStyle w:val="BCAuthorAddress"/>
      </w:pPr>
      <w:r w:rsidRPr="00AA7C95">
        <w:t>Supp</w:t>
      </w:r>
      <w:r w:rsidR="00B823A6" w:rsidRPr="00AA7C95">
        <w:rPr>
          <w:rFonts w:eastAsiaTheme="minorEastAsia"/>
          <w:lang w:eastAsia="zh-CN"/>
        </w:rPr>
        <w:t>lementary</w:t>
      </w:r>
      <w:r w:rsidRPr="00AA7C95">
        <w:t xml:space="preserve"> Information</w:t>
      </w:r>
    </w:p>
    <w:p w14:paraId="27689CA2" w14:textId="6F2B294E" w:rsidR="00F97650" w:rsidRPr="00711E28" w:rsidRDefault="00F97650" w:rsidP="00F97650">
      <w:pPr>
        <w:spacing w:before="120" w:line="360" w:lineRule="auto"/>
        <w:jc w:val="both"/>
        <w:rPr>
          <w:rFonts w:ascii="Arial" w:hAnsi="Arial" w:cs="Arial"/>
          <w:b/>
          <w:szCs w:val="28"/>
        </w:rPr>
      </w:pPr>
      <w:r>
        <w:rPr>
          <w:rFonts w:ascii="Arial" w:hAnsi="Arial" w:cs="Arial"/>
          <w:b/>
          <w:szCs w:val="28"/>
        </w:rPr>
        <w:t xml:space="preserve">The Panorama of </w:t>
      </w:r>
      <w:r w:rsidRPr="004241C5">
        <w:rPr>
          <w:rFonts w:ascii="Arial" w:hAnsi="Arial" w:cs="Arial"/>
          <w:b/>
          <w:szCs w:val="28"/>
        </w:rPr>
        <w:t xml:space="preserve">Acetylene </w:t>
      </w:r>
      <w:r>
        <w:rPr>
          <w:rFonts w:ascii="Arial" w:eastAsiaTheme="minorEastAsia" w:hAnsi="Arial" w:cs="Arial" w:hint="eastAsia"/>
          <w:b/>
          <w:szCs w:val="28"/>
          <w:lang w:eastAsia="zh-CN"/>
        </w:rPr>
        <w:t>Production</w:t>
      </w:r>
      <w:r>
        <w:rPr>
          <w:rFonts w:ascii="Arial" w:eastAsiaTheme="minorEastAsia" w:hAnsi="Arial" w:cs="Arial"/>
          <w:b/>
          <w:szCs w:val="28"/>
          <w:lang w:eastAsia="zh-CN"/>
        </w:rPr>
        <w:t xml:space="preserve"> and </w:t>
      </w:r>
      <w:r>
        <w:rPr>
          <w:rFonts w:ascii="Arial" w:eastAsiaTheme="minorEastAsia" w:hAnsi="Arial" w:cs="Arial" w:hint="eastAsia"/>
          <w:b/>
          <w:szCs w:val="28"/>
          <w:lang w:eastAsia="zh-CN"/>
        </w:rPr>
        <w:t xml:space="preserve">Future </w:t>
      </w:r>
      <w:r>
        <w:rPr>
          <w:rFonts w:ascii="Arial" w:eastAsiaTheme="minorEastAsia" w:hAnsi="Arial" w:cs="Arial"/>
          <w:b/>
          <w:szCs w:val="28"/>
          <w:lang w:eastAsia="zh-CN"/>
        </w:rPr>
        <w:t>Applications</w:t>
      </w:r>
    </w:p>
    <w:p w14:paraId="6D77159B" w14:textId="77777777" w:rsidR="00B823A6" w:rsidRPr="00AA7C95" w:rsidRDefault="00B823A6" w:rsidP="00B823A6">
      <w:pPr>
        <w:spacing w:before="120" w:after="0" w:line="360" w:lineRule="auto"/>
        <w:jc w:val="both"/>
        <w:rPr>
          <w:rFonts w:ascii="Arial" w:eastAsiaTheme="minorHAnsi" w:hAnsi="Arial" w:cs="Arial"/>
          <w:bCs/>
          <w:iCs/>
          <w:color w:val="000000" w:themeColor="text1"/>
          <w:szCs w:val="24"/>
          <w:lang w:val="en-SG"/>
        </w:rPr>
      </w:pPr>
      <w:r w:rsidRPr="00AA7C95">
        <w:rPr>
          <w:rFonts w:ascii="Arial" w:eastAsiaTheme="minorEastAsia" w:hAnsi="Arial" w:cs="Arial"/>
          <w:bCs/>
          <w:iCs/>
          <w:color w:val="000000" w:themeColor="text1"/>
          <w:szCs w:val="24"/>
          <w:lang w:val="en-SG" w:eastAsia="zh-CN"/>
        </w:rPr>
        <w:t>Zihao Zhang</w:t>
      </w:r>
      <w:r w:rsidRPr="00AA7C95">
        <w:rPr>
          <w:rFonts w:ascii="Arial" w:eastAsiaTheme="minorHAnsi" w:hAnsi="Arial" w:cs="Arial"/>
          <w:bCs/>
          <w:iCs/>
          <w:color w:val="000000" w:themeColor="text1"/>
          <w:szCs w:val="24"/>
          <w:lang w:val="en-SG"/>
        </w:rPr>
        <w:t>, Abhinandan Nabera, Gonzalo Guillén-Gosálbez, Javier Pérez-Ramírez*</w:t>
      </w:r>
    </w:p>
    <w:p w14:paraId="0C84DFB6" w14:textId="77777777" w:rsidR="00B823A6" w:rsidRPr="00AA7C95" w:rsidRDefault="00B823A6" w:rsidP="00B823A6">
      <w:pPr>
        <w:spacing w:before="120" w:after="0" w:line="360" w:lineRule="auto"/>
        <w:jc w:val="both"/>
        <w:rPr>
          <w:rFonts w:ascii="Arial" w:eastAsiaTheme="minorEastAsia" w:hAnsi="Arial" w:cs="Arial"/>
          <w:bCs/>
          <w:szCs w:val="24"/>
          <w:lang w:eastAsia="zh-CN"/>
        </w:rPr>
      </w:pPr>
      <w:r w:rsidRPr="00AA7C95">
        <w:rPr>
          <w:rFonts w:ascii="Arial" w:eastAsiaTheme="minorHAnsi" w:hAnsi="Arial" w:cs="Arial"/>
          <w:bCs/>
          <w:szCs w:val="24"/>
        </w:rPr>
        <w:t>Institute for Chemical and Bioengineering, Department of Chemistry and Applied Biosciences, ETH Zurich, Vladimir-Prelog-Weg 1, 8093 Zurich, Switzerland.</w:t>
      </w:r>
    </w:p>
    <w:p w14:paraId="71B397E5" w14:textId="70FCC269" w:rsidR="001538EE" w:rsidRPr="00AA7C95" w:rsidRDefault="00B823A6" w:rsidP="00B823A6">
      <w:pPr>
        <w:rPr>
          <w:rFonts w:ascii="Arial" w:eastAsiaTheme="minorHAnsi" w:hAnsi="Arial" w:cs="Arial"/>
          <w:color w:val="0000FF"/>
          <w:szCs w:val="24"/>
          <w:u w:val="single"/>
          <w:lang w:val="pt-BR"/>
        </w:rPr>
      </w:pPr>
      <w:r w:rsidRPr="00AA7C95">
        <w:rPr>
          <w:rFonts w:ascii="Arial" w:eastAsiaTheme="minorHAnsi" w:hAnsi="Arial" w:cs="Arial"/>
          <w:bCs/>
          <w:szCs w:val="24"/>
        </w:rPr>
        <w:t>*</w:t>
      </w:r>
      <w:r w:rsidR="007A2B51">
        <w:rPr>
          <w:rFonts w:ascii="Arial" w:eastAsiaTheme="minorEastAsia" w:hAnsi="Arial" w:cs="Arial"/>
          <w:bCs/>
          <w:szCs w:val="24"/>
          <w:lang w:eastAsia="zh-CN"/>
        </w:rPr>
        <w:t xml:space="preserve"> </w:t>
      </w:r>
      <w:r w:rsidRPr="00AA7C95">
        <w:rPr>
          <w:rFonts w:ascii="Arial" w:eastAsiaTheme="minorHAnsi" w:hAnsi="Arial" w:cs="Arial"/>
          <w:bCs/>
          <w:szCs w:val="24"/>
        </w:rPr>
        <w:t xml:space="preserve">Corresponding author. </w:t>
      </w:r>
      <w:r w:rsidRPr="00AA7C95">
        <w:rPr>
          <w:rFonts w:ascii="Arial" w:eastAsiaTheme="minorHAnsi" w:hAnsi="Arial" w:cs="Arial"/>
          <w:bCs/>
          <w:color w:val="000000" w:themeColor="text1"/>
          <w:szCs w:val="24"/>
          <w:lang w:val="pt-BR"/>
        </w:rPr>
        <w:t xml:space="preserve">E-mail: </w:t>
      </w:r>
      <w:hyperlink r:id="rId8" w:history="1">
        <w:r w:rsidRPr="00AA7C95">
          <w:rPr>
            <w:rFonts w:ascii="Arial" w:eastAsiaTheme="minorHAnsi" w:hAnsi="Arial" w:cs="Arial"/>
            <w:color w:val="0000FF"/>
            <w:szCs w:val="24"/>
            <w:u w:val="single"/>
            <w:lang w:val="pt-BR"/>
          </w:rPr>
          <w:t>jpr@chem.ethz.ch</w:t>
        </w:r>
      </w:hyperlink>
    </w:p>
    <w:p w14:paraId="3E43584B" w14:textId="77777777" w:rsidR="001538EE" w:rsidRPr="00AA7C95" w:rsidRDefault="001538EE">
      <w:pPr>
        <w:rPr>
          <w:rFonts w:ascii="Arial" w:eastAsiaTheme="minorHAnsi" w:hAnsi="Arial" w:cs="Arial"/>
          <w:color w:val="0000FF"/>
          <w:szCs w:val="24"/>
          <w:u w:val="single"/>
          <w:lang w:val="pt-BR"/>
        </w:rPr>
      </w:pPr>
      <w:r w:rsidRPr="00AA7C95">
        <w:rPr>
          <w:rFonts w:ascii="Arial" w:eastAsiaTheme="minorHAnsi" w:hAnsi="Arial" w:cs="Arial"/>
          <w:color w:val="0000FF"/>
          <w:szCs w:val="24"/>
          <w:u w:val="single"/>
          <w:lang w:val="pt-BR"/>
        </w:rPr>
        <w:br w:type="page"/>
      </w:r>
    </w:p>
    <w:p w14:paraId="389EFC94" w14:textId="77777777" w:rsidR="001538EE" w:rsidRPr="00AA7C95" w:rsidRDefault="001538EE" w:rsidP="001538EE">
      <w:pPr>
        <w:spacing w:line="360" w:lineRule="auto"/>
        <w:rPr>
          <w:rFonts w:ascii="Arial" w:hAnsi="Arial" w:cs="Arial"/>
          <w:b/>
          <w:bCs/>
        </w:rPr>
      </w:pPr>
      <w:r w:rsidRPr="00AA7C95">
        <w:rPr>
          <w:rFonts w:ascii="Arial" w:hAnsi="Arial" w:cs="Arial"/>
          <w:b/>
          <w:bCs/>
        </w:rPr>
        <w:lastRenderedPageBreak/>
        <w:t>Table of Contents</w:t>
      </w:r>
    </w:p>
    <w:p w14:paraId="464C909C" w14:textId="13A39575" w:rsidR="001538EE" w:rsidRPr="00AA7C95" w:rsidRDefault="001538EE" w:rsidP="001538EE">
      <w:pPr>
        <w:spacing w:line="360" w:lineRule="auto"/>
        <w:rPr>
          <w:rFonts w:ascii="Arial" w:hAnsi="Arial" w:cs="Arial"/>
          <w:bCs/>
        </w:rPr>
      </w:pPr>
      <w:r w:rsidRPr="00AA7C95">
        <w:rPr>
          <w:rFonts w:ascii="Arial" w:hAnsi="Arial" w:cs="Arial"/>
          <w:bCs/>
        </w:rPr>
        <w:t xml:space="preserve">Supplementary Notes </w:t>
      </w:r>
      <w:r w:rsidR="00583D87">
        <w:rPr>
          <w:rFonts w:ascii="Arial" w:hAnsi="Arial" w:cs="Arial"/>
          <w:bCs/>
        </w:rPr>
        <w:t>1</w:t>
      </w:r>
      <w:r w:rsidRPr="00AA7C95">
        <w:rPr>
          <w:rFonts w:ascii="Arial" w:hAnsi="Arial" w:cs="Arial"/>
          <w:bCs/>
        </w:rPr>
        <w:t>–</w:t>
      </w:r>
      <w:r w:rsidR="00583D87">
        <w:rPr>
          <w:rFonts w:ascii="Arial" w:hAnsi="Arial" w:cs="Arial"/>
          <w:bCs/>
        </w:rPr>
        <w:t>2</w:t>
      </w:r>
    </w:p>
    <w:p w14:paraId="7D9254F1" w14:textId="50C46577" w:rsidR="001538EE" w:rsidRPr="00AA7C95" w:rsidRDefault="001538EE" w:rsidP="001538EE">
      <w:pPr>
        <w:spacing w:line="360" w:lineRule="auto"/>
        <w:rPr>
          <w:rFonts w:ascii="Arial" w:hAnsi="Arial" w:cs="Arial"/>
        </w:rPr>
      </w:pPr>
      <w:r w:rsidRPr="00AA7C95">
        <w:rPr>
          <w:rFonts w:ascii="Arial" w:hAnsi="Arial" w:cs="Arial"/>
        </w:rPr>
        <w:t xml:space="preserve">Supplementary Tables </w:t>
      </w:r>
      <w:r w:rsidR="00583D87">
        <w:rPr>
          <w:rFonts w:ascii="Arial" w:hAnsi="Arial" w:cs="Arial"/>
        </w:rPr>
        <w:t>1</w:t>
      </w:r>
      <w:r w:rsidRPr="00AA7C95">
        <w:rPr>
          <w:rFonts w:ascii="Arial" w:hAnsi="Arial" w:cs="Arial"/>
        </w:rPr>
        <w:t>–</w:t>
      </w:r>
      <w:r w:rsidR="003B3998">
        <w:rPr>
          <w:rFonts w:ascii="Arial" w:hAnsi="Arial" w:cs="Arial"/>
        </w:rPr>
        <w:t>8</w:t>
      </w:r>
    </w:p>
    <w:p w14:paraId="7C5AB7D9" w14:textId="2CCB3341" w:rsidR="002F19FD" w:rsidRPr="00AA7C95" w:rsidRDefault="001538EE" w:rsidP="001439F5">
      <w:pPr>
        <w:spacing w:line="360" w:lineRule="auto"/>
        <w:rPr>
          <w:rFonts w:ascii="Arial" w:hAnsi="Arial" w:cs="Arial"/>
          <w:lang w:eastAsia="zh-CN"/>
        </w:rPr>
      </w:pPr>
      <w:r w:rsidRPr="00AA7C95">
        <w:rPr>
          <w:rFonts w:ascii="Arial" w:hAnsi="Arial" w:cs="Arial"/>
        </w:rPr>
        <w:t>Supplementary References</w:t>
      </w:r>
      <w:r w:rsidR="000419A9">
        <w:rPr>
          <w:rFonts w:ascii="Arial" w:hAnsi="Arial" w:cs="Arial" w:hint="eastAsia"/>
          <w:lang w:eastAsia="zh-CN"/>
        </w:rPr>
        <w:t xml:space="preserve"> </w:t>
      </w:r>
      <w:r w:rsidR="000419A9">
        <w:rPr>
          <w:rFonts w:ascii="Arial" w:hAnsi="Arial" w:cs="Arial"/>
        </w:rPr>
        <w:t>1</w:t>
      </w:r>
      <w:r w:rsidR="000419A9" w:rsidRPr="00AA7C95">
        <w:rPr>
          <w:rFonts w:ascii="Arial" w:hAnsi="Arial" w:cs="Arial"/>
        </w:rPr>
        <w:t>–</w:t>
      </w:r>
      <w:r w:rsidR="0048595F">
        <w:rPr>
          <w:rFonts w:ascii="Arial" w:hAnsi="Arial" w:cs="Arial"/>
        </w:rPr>
        <w:t>60</w:t>
      </w:r>
    </w:p>
    <w:p w14:paraId="616DCDCE" w14:textId="39E9A72E" w:rsidR="002F19FD" w:rsidRDefault="002F19FD">
      <w:pPr>
        <w:rPr>
          <w:rFonts w:ascii="Arial" w:hAnsi="Arial" w:cs="Arial"/>
          <w:b/>
          <w:bCs/>
          <w:sz w:val="20"/>
          <w:szCs w:val="20"/>
          <w:u w:val="single"/>
        </w:rPr>
      </w:pPr>
      <w:r w:rsidRPr="00AA7C95">
        <w:rPr>
          <w:rFonts w:ascii="Arial" w:hAnsi="Arial" w:cs="Arial"/>
          <w:b/>
          <w:bCs/>
          <w:sz w:val="20"/>
          <w:szCs w:val="20"/>
          <w:u w:val="single"/>
        </w:rPr>
        <w:br w:type="page"/>
      </w:r>
    </w:p>
    <w:p w14:paraId="2B5E2A6B" w14:textId="2DAB248F" w:rsidR="001F3146" w:rsidRDefault="001F3146" w:rsidP="001F3146">
      <w:pPr>
        <w:spacing w:after="120" w:line="320" w:lineRule="exact"/>
        <w:jc w:val="both"/>
        <w:rPr>
          <w:rFonts w:ascii="Arial" w:hAnsi="Arial" w:cs="Arial"/>
          <w:b/>
          <w:bCs/>
          <w:lang w:eastAsia="zh-CN"/>
        </w:rPr>
      </w:pPr>
      <w:r w:rsidRPr="00AA7C95">
        <w:rPr>
          <w:rFonts w:ascii="Arial" w:hAnsi="Arial" w:cs="Arial"/>
          <w:b/>
          <w:bCs/>
        </w:rPr>
        <w:lastRenderedPageBreak/>
        <w:t>Supplementary </w:t>
      </w:r>
      <w:r w:rsidRPr="00CF0BA4">
        <w:rPr>
          <w:rFonts w:ascii="Arial" w:hAnsi="Arial" w:cs="Arial"/>
          <w:b/>
          <w:bCs/>
        </w:rPr>
        <w:t>Note </w:t>
      </w:r>
      <w:r w:rsidR="00AF4988">
        <w:rPr>
          <w:rFonts w:ascii="Arial" w:hAnsi="Arial" w:cs="Arial"/>
          <w:b/>
          <w:bCs/>
          <w:lang w:eastAsia="zh-CN"/>
        </w:rPr>
        <w:t>1</w:t>
      </w:r>
    </w:p>
    <w:p w14:paraId="568E217D" w14:textId="0F965CA4" w:rsidR="001F3146" w:rsidRPr="0004510C" w:rsidRDefault="002B723E" w:rsidP="001F3146">
      <w:pPr>
        <w:spacing w:after="120" w:line="320" w:lineRule="exact"/>
        <w:jc w:val="both"/>
        <w:rPr>
          <w:rFonts w:ascii="Arial" w:hAnsi="Arial" w:cs="Arial"/>
          <w:b/>
          <w:sz w:val="20"/>
          <w:szCs w:val="20"/>
          <w:lang w:eastAsia="zh-CN"/>
        </w:rPr>
      </w:pPr>
      <w:r w:rsidRPr="0004510C">
        <w:rPr>
          <w:rFonts w:ascii="Arial" w:hAnsi="Arial" w:cs="Arial"/>
          <w:b/>
          <w:sz w:val="20"/>
          <w:szCs w:val="20"/>
          <w:lang w:eastAsia="zh-CN"/>
        </w:rPr>
        <w:t>Life cycle</w:t>
      </w:r>
      <w:r w:rsidR="001F3146" w:rsidRPr="0004510C">
        <w:rPr>
          <w:rFonts w:ascii="Arial" w:hAnsi="Arial" w:cs="Arial"/>
          <w:b/>
          <w:sz w:val="20"/>
          <w:szCs w:val="20"/>
          <w:lang w:eastAsia="zh-CN"/>
        </w:rPr>
        <w:t xml:space="preserve"> assessment methodology</w:t>
      </w:r>
    </w:p>
    <w:p w14:paraId="25A7915A" w14:textId="4DE90AFF" w:rsidR="001F3146" w:rsidRDefault="003452F2" w:rsidP="00B346B8">
      <w:pPr>
        <w:spacing w:after="0" w:line="320" w:lineRule="exact"/>
        <w:jc w:val="both"/>
        <w:rPr>
          <w:rFonts w:ascii="Arial" w:hAnsi="Arial" w:cs="Arial"/>
          <w:bCs/>
          <w:sz w:val="20"/>
          <w:szCs w:val="20"/>
        </w:rPr>
      </w:pPr>
      <w:r>
        <w:rPr>
          <w:rFonts w:ascii="Arial" w:hAnsi="Arial" w:cs="Arial"/>
          <w:bCs/>
          <w:sz w:val="20"/>
          <w:szCs w:val="20"/>
        </w:rPr>
        <w:t xml:space="preserve">The </w:t>
      </w:r>
      <w:r w:rsidR="00036496">
        <w:rPr>
          <w:rFonts w:ascii="Arial" w:hAnsi="Arial" w:cs="Arial"/>
          <w:bCs/>
          <w:sz w:val="20"/>
          <w:szCs w:val="20"/>
        </w:rPr>
        <w:t xml:space="preserve">global average </w:t>
      </w:r>
      <w:r>
        <w:rPr>
          <w:rFonts w:ascii="Arial" w:hAnsi="Arial" w:cs="Arial"/>
          <w:bCs/>
          <w:sz w:val="20"/>
          <w:szCs w:val="20"/>
        </w:rPr>
        <w:t>climate change impacts are quantified using an attributional life cycle assessment (LCA) in accordance with ISO 14044/14040 standards.</w:t>
      </w:r>
      <w:r w:rsidR="00BD4CE6" w:rsidRPr="00BD4CE6">
        <w:rPr>
          <w:rFonts w:ascii="Arial" w:hAnsi="Arial" w:cs="Arial"/>
          <w:sz w:val="20"/>
          <w:vertAlign w:val="superscript"/>
        </w:rPr>
        <w:t>1,2</w:t>
      </w:r>
      <w:r>
        <w:rPr>
          <w:rFonts w:ascii="Arial" w:hAnsi="Arial" w:cs="Arial"/>
          <w:bCs/>
          <w:sz w:val="20"/>
          <w:szCs w:val="20"/>
        </w:rPr>
        <w:t xml:space="preserve"> We consider 1 kg of </w:t>
      </w:r>
      <w:r w:rsidR="009245F8">
        <w:rPr>
          <w:rFonts w:ascii="Arial" w:hAnsi="Arial" w:cs="Arial"/>
          <w:bCs/>
          <w:sz w:val="20"/>
          <w:szCs w:val="20"/>
        </w:rPr>
        <w:t>vinyl chloride monomer (VCM</w:t>
      </w:r>
      <w:proofErr w:type="gramStart"/>
      <w:r w:rsidR="009245F8">
        <w:rPr>
          <w:rFonts w:ascii="Arial" w:hAnsi="Arial" w:cs="Arial"/>
          <w:bCs/>
          <w:sz w:val="20"/>
          <w:szCs w:val="20"/>
        </w:rPr>
        <w:t>)</w:t>
      </w:r>
      <w:proofErr w:type="gramEnd"/>
      <w:r w:rsidR="002E4E07">
        <w:rPr>
          <w:rFonts w:ascii="Arial" w:hAnsi="Arial" w:cs="Arial"/>
          <w:bCs/>
          <w:sz w:val="20"/>
          <w:szCs w:val="20"/>
        </w:rPr>
        <w:t xml:space="preserve"> or </w:t>
      </w:r>
      <w:r>
        <w:rPr>
          <w:rFonts w:ascii="Arial" w:hAnsi="Arial" w:cs="Arial"/>
          <w:bCs/>
          <w:sz w:val="20"/>
          <w:szCs w:val="20"/>
        </w:rPr>
        <w:t xml:space="preserve">acetylene </w:t>
      </w:r>
      <w:r w:rsidR="00655EED">
        <w:rPr>
          <w:rFonts w:ascii="Arial" w:hAnsi="Arial" w:cs="Arial"/>
          <w:bCs/>
          <w:sz w:val="20"/>
          <w:szCs w:val="20"/>
        </w:rPr>
        <w:t>(C</w:t>
      </w:r>
      <w:r w:rsidR="00655EED" w:rsidRPr="00001377">
        <w:rPr>
          <w:rFonts w:ascii="Arial" w:hAnsi="Arial" w:cs="Arial"/>
          <w:bCs/>
          <w:sz w:val="20"/>
          <w:szCs w:val="20"/>
          <w:vertAlign w:val="subscript"/>
        </w:rPr>
        <w:t>2</w:t>
      </w:r>
      <w:r w:rsidR="00655EED">
        <w:rPr>
          <w:rFonts w:ascii="Arial" w:hAnsi="Arial" w:cs="Arial"/>
          <w:bCs/>
          <w:sz w:val="20"/>
          <w:szCs w:val="20"/>
        </w:rPr>
        <w:t>H</w:t>
      </w:r>
      <w:r w:rsidR="00655EED" w:rsidRPr="00001377">
        <w:rPr>
          <w:rFonts w:ascii="Arial" w:hAnsi="Arial" w:cs="Arial"/>
          <w:bCs/>
          <w:sz w:val="20"/>
          <w:szCs w:val="20"/>
          <w:vertAlign w:val="subscript"/>
        </w:rPr>
        <w:t>2</w:t>
      </w:r>
      <w:r w:rsidR="00655EED">
        <w:rPr>
          <w:rFonts w:ascii="Arial" w:hAnsi="Arial" w:cs="Arial"/>
          <w:bCs/>
          <w:sz w:val="20"/>
          <w:szCs w:val="20"/>
        </w:rPr>
        <w:t xml:space="preserve">) </w:t>
      </w:r>
      <w:r>
        <w:rPr>
          <w:rFonts w:ascii="Arial" w:hAnsi="Arial" w:cs="Arial"/>
          <w:bCs/>
          <w:sz w:val="20"/>
          <w:szCs w:val="20"/>
        </w:rPr>
        <w:t>produced as the functional unit, following a cradle</w:t>
      </w:r>
      <w:r>
        <w:rPr>
          <w:rFonts w:ascii="Arial" w:hAnsi="Arial" w:cs="Arial"/>
          <w:bCs/>
          <w:sz w:val="20"/>
          <w:szCs w:val="20"/>
        </w:rPr>
        <w:noBreakHyphen/>
        <w:t>to</w:t>
      </w:r>
      <w:r>
        <w:rPr>
          <w:rFonts w:ascii="Arial" w:hAnsi="Arial" w:cs="Arial"/>
          <w:bCs/>
          <w:sz w:val="20"/>
          <w:szCs w:val="20"/>
        </w:rPr>
        <w:noBreakHyphen/>
        <w:t xml:space="preserve">gate approach that </w:t>
      </w:r>
      <w:r w:rsidR="008E11D0">
        <w:rPr>
          <w:rFonts w:ascii="Arial" w:hAnsi="Arial" w:cs="Arial"/>
          <w:bCs/>
          <w:sz w:val="20"/>
          <w:szCs w:val="20"/>
        </w:rPr>
        <w:t>encompasses</w:t>
      </w:r>
      <w:r>
        <w:rPr>
          <w:rFonts w:ascii="Arial" w:hAnsi="Arial" w:cs="Arial"/>
          <w:bCs/>
          <w:sz w:val="20"/>
          <w:szCs w:val="20"/>
        </w:rPr>
        <w:t xml:space="preserve"> all activities from raw material acquisition to production. </w:t>
      </w:r>
      <w:r w:rsidR="00517B43">
        <w:rPr>
          <w:rFonts w:ascii="Arial" w:hAnsi="Arial" w:cs="Arial"/>
          <w:bCs/>
          <w:sz w:val="20"/>
          <w:szCs w:val="20"/>
        </w:rPr>
        <w:t>This approach</w:t>
      </w:r>
      <w:r>
        <w:rPr>
          <w:rFonts w:ascii="Arial" w:hAnsi="Arial" w:cs="Arial"/>
          <w:bCs/>
          <w:sz w:val="20"/>
          <w:szCs w:val="20"/>
        </w:rPr>
        <w:t xml:space="preserve"> assumes that the end</w:t>
      </w:r>
      <w:r>
        <w:rPr>
          <w:rFonts w:ascii="Arial" w:hAnsi="Arial" w:cs="Arial"/>
          <w:bCs/>
          <w:sz w:val="20"/>
          <w:szCs w:val="20"/>
        </w:rPr>
        <w:noBreakHyphen/>
        <w:t xml:space="preserve">use phase is </w:t>
      </w:r>
      <w:r w:rsidR="0029532E">
        <w:rPr>
          <w:rFonts w:ascii="Arial" w:hAnsi="Arial" w:cs="Arial"/>
          <w:bCs/>
          <w:sz w:val="20"/>
          <w:szCs w:val="20"/>
        </w:rPr>
        <w:t>identical</w:t>
      </w:r>
      <w:r>
        <w:rPr>
          <w:rFonts w:ascii="Arial" w:hAnsi="Arial" w:cs="Arial"/>
          <w:bCs/>
          <w:sz w:val="20"/>
          <w:szCs w:val="20"/>
        </w:rPr>
        <w:t xml:space="preserve"> regardless of the synthesis route. The mass and energy flows for </w:t>
      </w:r>
      <w:r w:rsidR="005D06FA">
        <w:rPr>
          <w:rFonts w:ascii="Arial" w:hAnsi="Arial" w:cs="Arial"/>
          <w:bCs/>
          <w:sz w:val="20"/>
          <w:szCs w:val="20"/>
        </w:rPr>
        <w:t>the VCM and C</w:t>
      </w:r>
      <w:r w:rsidR="005D06FA" w:rsidRPr="00001377">
        <w:rPr>
          <w:rFonts w:ascii="Arial" w:hAnsi="Arial" w:cs="Arial"/>
          <w:bCs/>
          <w:sz w:val="20"/>
          <w:szCs w:val="20"/>
          <w:vertAlign w:val="subscript"/>
        </w:rPr>
        <w:t>2</w:t>
      </w:r>
      <w:r w:rsidR="005D06FA">
        <w:rPr>
          <w:rFonts w:ascii="Arial" w:hAnsi="Arial" w:cs="Arial"/>
          <w:bCs/>
          <w:sz w:val="20"/>
          <w:szCs w:val="20"/>
        </w:rPr>
        <w:t>H</w:t>
      </w:r>
      <w:r w:rsidR="005D06FA" w:rsidRPr="00001377">
        <w:rPr>
          <w:rFonts w:ascii="Arial" w:hAnsi="Arial" w:cs="Arial"/>
          <w:bCs/>
          <w:sz w:val="20"/>
          <w:szCs w:val="20"/>
          <w:vertAlign w:val="subscript"/>
        </w:rPr>
        <w:t>2</w:t>
      </w:r>
      <w:r w:rsidR="005D06FA">
        <w:rPr>
          <w:rFonts w:ascii="Arial" w:hAnsi="Arial" w:cs="Arial"/>
          <w:bCs/>
          <w:sz w:val="20"/>
          <w:szCs w:val="20"/>
          <w:vertAlign w:val="subscript"/>
        </w:rPr>
        <w:t xml:space="preserve"> </w:t>
      </w:r>
      <w:r w:rsidR="005D06FA">
        <w:rPr>
          <w:rFonts w:ascii="Arial" w:hAnsi="Arial" w:cs="Arial"/>
          <w:bCs/>
          <w:sz w:val="20"/>
          <w:szCs w:val="20"/>
        </w:rPr>
        <w:t>production routes were obtained from literature, as</w:t>
      </w:r>
      <w:r w:rsidR="00E00CE1">
        <w:rPr>
          <w:rFonts w:ascii="Arial" w:hAnsi="Arial" w:cs="Arial"/>
          <w:bCs/>
          <w:sz w:val="20"/>
          <w:szCs w:val="20"/>
        </w:rPr>
        <w:t xml:space="preserve"> shown in </w:t>
      </w:r>
      <w:r w:rsidR="00E00CE1" w:rsidRPr="0097675D">
        <w:rPr>
          <w:rFonts w:ascii="Arial" w:hAnsi="Arial" w:cs="Arial"/>
          <w:b/>
          <w:bCs/>
          <w:sz w:val="20"/>
          <w:szCs w:val="20"/>
        </w:rPr>
        <w:t>Supplementary Table</w:t>
      </w:r>
      <w:r w:rsidR="00526A11">
        <w:rPr>
          <w:rFonts w:ascii="Arial" w:hAnsi="Arial" w:cs="Arial"/>
          <w:b/>
          <w:bCs/>
          <w:sz w:val="20"/>
          <w:szCs w:val="20"/>
        </w:rPr>
        <w:t>s</w:t>
      </w:r>
      <w:r w:rsidR="00E00CE1" w:rsidRPr="0097675D">
        <w:rPr>
          <w:rFonts w:ascii="Arial" w:hAnsi="Arial" w:cs="Arial"/>
          <w:b/>
          <w:bCs/>
          <w:sz w:val="20"/>
          <w:szCs w:val="20"/>
        </w:rPr>
        <w:t> 3</w:t>
      </w:r>
      <w:r w:rsidR="005D06FA">
        <w:rPr>
          <w:rFonts w:ascii="Arial" w:hAnsi="Arial" w:cs="Arial"/>
          <w:bCs/>
          <w:sz w:val="20"/>
          <w:szCs w:val="20"/>
        </w:rPr>
        <w:t xml:space="preserve"> and </w:t>
      </w:r>
      <w:r w:rsidR="005D06FA" w:rsidRPr="0097675D">
        <w:rPr>
          <w:rFonts w:ascii="Arial" w:hAnsi="Arial" w:cs="Arial"/>
          <w:b/>
          <w:bCs/>
          <w:sz w:val="20"/>
          <w:szCs w:val="20"/>
        </w:rPr>
        <w:t>6</w:t>
      </w:r>
      <w:r w:rsidR="005D06FA">
        <w:rPr>
          <w:rFonts w:ascii="Arial" w:hAnsi="Arial" w:cs="Arial"/>
          <w:bCs/>
          <w:sz w:val="20"/>
          <w:szCs w:val="20"/>
        </w:rPr>
        <w:t xml:space="preserve">, </w:t>
      </w:r>
      <w:r w:rsidR="003002E1">
        <w:rPr>
          <w:rFonts w:ascii="Arial" w:hAnsi="Arial" w:cs="Arial"/>
          <w:bCs/>
          <w:sz w:val="20"/>
          <w:szCs w:val="20"/>
        </w:rPr>
        <w:t>respectively</w:t>
      </w:r>
      <w:r w:rsidR="005D06FA">
        <w:rPr>
          <w:rFonts w:ascii="Arial" w:hAnsi="Arial" w:cs="Arial"/>
          <w:bCs/>
          <w:sz w:val="20"/>
          <w:szCs w:val="20"/>
        </w:rPr>
        <w:t>.</w:t>
      </w:r>
      <w:r w:rsidR="00E00CE1">
        <w:rPr>
          <w:rFonts w:ascii="Arial" w:hAnsi="Arial" w:cs="Arial"/>
          <w:bCs/>
          <w:sz w:val="20"/>
          <w:szCs w:val="20"/>
        </w:rPr>
        <w:t xml:space="preserve"> </w:t>
      </w:r>
      <w:r>
        <w:rPr>
          <w:rFonts w:ascii="Arial" w:hAnsi="Arial" w:cs="Arial"/>
          <w:bCs/>
          <w:sz w:val="20"/>
          <w:szCs w:val="20"/>
        </w:rPr>
        <w:t>This data allows us to model the foreground system (</w:t>
      </w:r>
      <w:r w:rsidR="005D06FA">
        <w:rPr>
          <w:rFonts w:ascii="Arial" w:hAnsi="Arial" w:cs="Arial"/>
          <w:bCs/>
          <w:sz w:val="20"/>
          <w:szCs w:val="20"/>
        </w:rPr>
        <w:t xml:space="preserve">VCM or </w:t>
      </w:r>
      <w:r w:rsidR="00655EED">
        <w:rPr>
          <w:rFonts w:ascii="Arial" w:hAnsi="Arial" w:cs="Arial"/>
          <w:bCs/>
          <w:sz w:val="20"/>
          <w:szCs w:val="20"/>
        </w:rPr>
        <w:t>C</w:t>
      </w:r>
      <w:r w:rsidR="00655EED" w:rsidRPr="00001377">
        <w:rPr>
          <w:rFonts w:ascii="Arial" w:hAnsi="Arial" w:cs="Arial"/>
          <w:bCs/>
          <w:sz w:val="20"/>
          <w:szCs w:val="20"/>
          <w:vertAlign w:val="subscript"/>
        </w:rPr>
        <w:t>2</w:t>
      </w:r>
      <w:r w:rsidR="00655EED">
        <w:rPr>
          <w:rFonts w:ascii="Arial" w:hAnsi="Arial" w:cs="Arial"/>
          <w:bCs/>
          <w:sz w:val="20"/>
          <w:szCs w:val="20"/>
        </w:rPr>
        <w:t>H</w:t>
      </w:r>
      <w:r w:rsidR="00655EED" w:rsidRPr="00001377">
        <w:rPr>
          <w:rFonts w:ascii="Arial" w:hAnsi="Arial" w:cs="Arial"/>
          <w:bCs/>
          <w:sz w:val="20"/>
          <w:szCs w:val="20"/>
          <w:vertAlign w:val="subscript"/>
        </w:rPr>
        <w:t>2</w:t>
      </w:r>
      <w:r w:rsidR="00655EED" w:rsidRPr="00655EED">
        <w:rPr>
          <w:rFonts w:ascii="Arial" w:hAnsi="Arial" w:cs="Arial"/>
          <w:bCs/>
          <w:sz w:val="20"/>
          <w:szCs w:val="20"/>
        </w:rPr>
        <w:t xml:space="preserve"> </w:t>
      </w:r>
      <w:r>
        <w:rPr>
          <w:rFonts w:ascii="Arial" w:hAnsi="Arial" w:cs="Arial"/>
          <w:bCs/>
          <w:sz w:val="20"/>
          <w:szCs w:val="20"/>
        </w:rPr>
        <w:t>production plant), while data for the background system (activities supplying inputs to the production facility) were primarily sourced from the Ecoinvent v3.10 database.</w:t>
      </w:r>
      <w:r w:rsidR="00BD4CE6" w:rsidRPr="00BD4CE6">
        <w:rPr>
          <w:rFonts w:ascii="Arial" w:hAnsi="Arial" w:cs="Arial"/>
          <w:sz w:val="20"/>
          <w:vertAlign w:val="superscript"/>
        </w:rPr>
        <w:t>3</w:t>
      </w:r>
      <w:r>
        <w:rPr>
          <w:rFonts w:ascii="Arial" w:hAnsi="Arial" w:cs="Arial"/>
          <w:bCs/>
          <w:sz w:val="20"/>
          <w:szCs w:val="20"/>
        </w:rPr>
        <w:t xml:space="preserve"> We consider the 100</w:t>
      </w:r>
      <w:r>
        <w:rPr>
          <w:rFonts w:ascii="Arial" w:hAnsi="Arial" w:cs="Arial"/>
          <w:bCs/>
          <w:sz w:val="20"/>
          <w:szCs w:val="20"/>
        </w:rPr>
        <w:noBreakHyphen/>
        <w:t>year average global warming potentials (GWPs) as implemented in the IPCC 2021 methodology.</w:t>
      </w:r>
      <w:r w:rsidR="009C7A58" w:rsidRPr="009C7A58">
        <w:rPr>
          <w:rFonts w:ascii="Arial" w:hAnsi="Arial" w:cs="Arial"/>
          <w:sz w:val="20"/>
          <w:vertAlign w:val="superscript"/>
        </w:rPr>
        <w:t>4</w:t>
      </w:r>
      <w:r>
        <w:rPr>
          <w:rFonts w:ascii="Arial" w:hAnsi="Arial" w:cs="Arial"/>
          <w:bCs/>
          <w:sz w:val="20"/>
          <w:szCs w:val="20"/>
        </w:rPr>
        <w:t xml:space="preserve"> The inventories used to calculate the climate change impact for all </w:t>
      </w:r>
      <w:r w:rsidR="006F7124">
        <w:rPr>
          <w:rFonts w:ascii="Arial" w:hAnsi="Arial" w:cs="Arial"/>
          <w:bCs/>
          <w:sz w:val="20"/>
          <w:szCs w:val="20"/>
        </w:rPr>
        <w:t xml:space="preserve">VCM and </w:t>
      </w:r>
      <w:r w:rsidR="00E203A1">
        <w:rPr>
          <w:rFonts w:ascii="Arial" w:hAnsi="Arial" w:cs="Arial"/>
          <w:bCs/>
          <w:sz w:val="20"/>
          <w:szCs w:val="20"/>
        </w:rPr>
        <w:t>C</w:t>
      </w:r>
      <w:r w:rsidR="00E203A1" w:rsidRPr="00001377">
        <w:rPr>
          <w:rFonts w:ascii="Arial" w:hAnsi="Arial" w:cs="Arial"/>
          <w:bCs/>
          <w:sz w:val="20"/>
          <w:szCs w:val="20"/>
          <w:vertAlign w:val="subscript"/>
        </w:rPr>
        <w:t>2</w:t>
      </w:r>
      <w:r w:rsidR="00E203A1">
        <w:rPr>
          <w:rFonts w:ascii="Arial" w:hAnsi="Arial" w:cs="Arial"/>
          <w:bCs/>
          <w:sz w:val="20"/>
          <w:szCs w:val="20"/>
        </w:rPr>
        <w:t>H</w:t>
      </w:r>
      <w:r w:rsidR="00E203A1" w:rsidRPr="00001377">
        <w:rPr>
          <w:rFonts w:ascii="Arial" w:hAnsi="Arial" w:cs="Arial"/>
          <w:bCs/>
          <w:sz w:val="20"/>
          <w:szCs w:val="20"/>
          <w:vertAlign w:val="subscript"/>
        </w:rPr>
        <w:t>2</w:t>
      </w:r>
      <w:r w:rsidR="00E203A1" w:rsidRPr="00E203A1">
        <w:rPr>
          <w:rFonts w:ascii="Arial" w:hAnsi="Arial" w:cs="Arial"/>
          <w:bCs/>
          <w:sz w:val="20"/>
          <w:szCs w:val="20"/>
        </w:rPr>
        <w:t xml:space="preserve"> </w:t>
      </w:r>
      <w:r>
        <w:rPr>
          <w:rFonts w:ascii="Arial" w:hAnsi="Arial" w:cs="Arial"/>
          <w:bCs/>
          <w:sz w:val="20"/>
          <w:szCs w:val="20"/>
        </w:rPr>
        <w:t xml:space="preserve">production technologies are </w:t>
      </w:r>
      <w:r w:rsidR="00960D69">
        <w:rPr>
          <w:rFonts w:ascii="Arial" w:hAnsi="Arial" w:cs="Arial"/>
          <w:bCs/>
          <w:sz w:val="20"/>
          <w:szCs w:val="20"/>
        </w:rPr>
        <w:t>presented</w:t>
      </w:r>
      <w:r>
        <w:rPr>
          <w:rFonts w:ascii="Arial" w:hAnsi="Arial" w:cs="Arial"/>
          <w:bCs/>
          <w:sz w:val="20"/>
          <w:szCs w:val="20"/>
        </w:rPr>
        <w:t xml:space="preserve"> in </w:t>
      </w:r>
      <w:r w:rsidRPr="00523EEA">
        <w:rPr>
          <w:rFonts w:ascii="Arial" w:hAnsi="Arial" w:cs="Arial"/>
          <w:b/>
          <w:bCs/>
          <w:sz w:val="20"/>
          <w:szCs w:val="20"/>
        </w:rPr>
        <w:t>Supplementary Table</w:t>
      </w:r>
      <w:r w:rsidR="00D260F1">
        <w:rPr>
          <w:rFonts w:ascii="Arial" w:hAnsi="Arial" w:cs="Arial"/>
          <w:b/>
          <w:bCs/>
          <w:sz w:val="20"/>
          <w:szCs w:val="20"/>
        </w:rPr>
        <w:t>s</w:t>
      </w:r>
      <w:r w:rsidRPr="00523EEA">
        <w:rPr>
          <w:rFonts w:ascii="Arial" w:hAnsi="Arial" w:cs="Arial"/>
          <w:b/>
          <w:bCs/>
          <w:sz w:val="20"/>
          <w:szCs w:val="20"/>
        </w:rPr>
        <w:t> </w:t>
      </w:r>
      <w:r w:rsidR="00A96D36">
        <w:rPr>
          <w:rFonts w:ascii="Arial" w:hAnsi="Arial" w:cs="Arial"/>
          <w:b/>
          <w:bCs/>
          <w:sz w:val="20"/>
          <w:szCs w:val="20"/>
        </w:rPr>
        <w:t>4</w:t>
      </w:r>
      <w:r w:rsidR="006F7124">
        <w:rPr>
          <w:rFonts w:ascii="Arial" w:hAnsi="Arial" w:cs="Arial"/>
          <w:b/>
          <w:bCs/>
          <w:sz w:val="20"/>
          <w:szCs w:val="20"/>
        </w:rPr>
        <w:t xml:space="preserve"> </w:t>
      </w:r>
      <w:r w:rsidR="006F7124">
        <w:rPr>
          <w:rFonts w:ascii="Arial" w:hAnsi="Arial" w:cs="Arial"/>
          <w:bCs/>
          <w:sz w:val="20"/>
          <w:szCs w:val="20"/>
        </w:rPr>
        <w:t xml:space="preserve">and </w:t>
      </w:r>
      <w:r w:rsidR="0097675D">
        <w:rPr>
          <w:b/>
        </w:rPr>
        <w:t>7</w:t>
      </w:r>
      <w:r w:rsidR="006F7124">
        <w:t>, respectively</w:t>
      </w:r>
      <w:r>
        <w:rPr>
          <w:rFonts w:ascii="Arial" w:hAnsi="Arial" w:cs="Arial"/>
          <w:bCs/>
          <w:sz w:val="20"/>
          <w:szCs w:val="20"/>
        </w:rPr>
        <w:t>.</w:t>
      </w:r>
    </w:p>
    <w:p w14:paraId="12BBB7F4" w14:textId="6C8AAD3A" w:rsidR="00B81EE5" w:rsidRPr="00FD142D" w:rsidRDefault="00376D8F" w:rsidP="00B346B8">
      <w:pPr>
        <w:spacing w:after="120" w:line="320" w:lineRule="exact"/>
        <w:ind w:firstLine="720"/>
        <w:jc w:val="both"/>
        <w:rPr>
          <w:rFonts w:ascii="Arial" w:hAnsi="Arial" w:cs="Arial"/>
          <w:bCs/>
          <w:sz w:val="20"/>
          <w:szCs w:val="20"/>
        </w:rPr>
      </w:pPr>
      <w:r>
        <w:rPr>
          <w:rFonts w:ascii="Arial" w:hAnsi="Arial" w:cs="Arial"/>
          <w:bCs/>
          <w:sz w:val="20"/>
          <w:szCs w:val="20"/>
        </w:rPr>
        <w:t xml:space="preserve">Furthermore, to calculate the climate change impacts for the year 2050, we </w:t>
      </w:r>
      <w:r w:rsidR="006F2B60">
        <w:rPr>
          <w:rFonts w:ascii="Arial" w:hAnsi="Arial" w:cs="Arial"/>
          <w:bCs/>
          <w:sz w:val="20"/>
          <w:szCs w:val="20"/>
        </w:rPr>
        <w:t>conducted</w:t>
      </w:r>
      <w:r>
        <w:rPr>
          <w:rFonts w:ascii="Arial" w:hAnsi="Arial" w:cs="Arial"/>
          <w:bCs/>
          <w:sz w:val="20"/>
          <w:szCs w:val="20"/>
        </w:rPr>
        <w:t xml:space="preserve"> a prospective LCA. In this context, we considered the most optimistic future scenario </w:t>
      </w:r>
      <w:r w:rsidR="006F2B60">
        <w:rPr>
          <w:rFonts w:ascii="Arial" w:hAnsi="Arial" w:cs="Arial"/>
          <w:bCs/>
          <w:sz w:val="20"/>
          <w:szCs w:val="20"/>
        </w:rPr>
        <w:t>aligned with</w:t>
      </w:r>
      <w:r>
        <w:rPr>
          <w:rFonts w:ascii="Arial" w:hAnsi="Arial" w:cs="Arial"/>
          <w:bCs/>
          <w:sz w:val="20"/>
          <w:szCs w:val="20"/>
        </w:rPr>
        <w:t xml:space="preserve"> </w:t>
      </w:r>
      <w:r w:rsidR="006F2B60">
        <w:rPr>
          <w:rFonts w:ascii="Arial" w:hAnsi="Arial" w:cs="Arial"/>
          <w:bCs/>
          <w:sz w:val="20"/>
          <w:szCs w:val="20"/>
        </w:rPr>
        <w:t xml:space="preserve">the </w:t>
      </w:r>
      <w:r>
        <w:rPr>
          <w:rFonts w:ascii="Arial" w:hAnsi="Arial" w:cs="Arial"/>
          <w:bCs/>
          <w:sz w:val="20"/>
          <w:szCs w:val="20"/>
        </w:rPr>
        <w:t>1.5 </w:t>
      </w:r>
      <w:r w:rsidRPr="00376D8F">
        <w:rPr>
          <w:rFonts w:ascii="Arial" w:hAnsi="Arial" w:cs="Arial"/>
          <w:bCs/>
          <w:sz w:val="20"/>
          <w:szCs w:val="20"/>
        </w:rPr>
        <w:t>°</w:t>
      </w:r>
      <w:r>
        <w:rPr>
          <w:rFonts w:ascii="Arial" w:hAnsi="Arial" w:cs="Arial"/>
          <w:bCs/>
          <w:sz w:val="20"/>
          <w:szCs w:val="20"/>
        </w:rPr>
        <w:t>C</w:t>
      </w:r>
      <w:r w:rsidR="006F2B60">
        <w:rPr>
          <w:rFonts w:ascii="Arial" w:hAnsi="Arial" w:cs="Arial"/>
          <w:bCs/>
          <w:sz w:val="20"/>
          <w:szCs w:val="20"/>
        </w:rPr>
        <w:t xml:space="preserve"> climate target</w:t>
      </w:r>
      <w:r>
        <w:rPr>
          <w:rFonts w:ascii="Arial" w:hAnsi="Arial" w:cs="Arial"/>
          <w:bCs/>
          <w:sz w:val="20"/>
          <w:szCs w:val="20"/>
        </w:rPr>
        <w:t xml:space="preserve">. </w:t>
      </w:r>
      <w:r w:rsidR="006F2B60">
        <w:rPr>
          <w:rFonts w:ascii="Arial" w:hAnsi="Arial" w:cs="Arial"/>
          <w:bCs/>
          <w:sz w:val="20"/>
          <w:szCs w:val="20"/>
        </w:rPr>
        <w:t>T</w:t>
      </w:r>
      <w:r>
        <w:rPr>
          <w:rFonts w:ascii="Arial" w:hAnsi="Arial" w:cs="Arial"/>
          <w:bCs/>
          <w:sz w:val="20"/>
          <w:szCs w:val="20"/>
        </w:rPr>
        <w:t xml:space="preserve">o update the background system, we utilized future projections derived from Integrated Assessment Models (IAMs). IAMs, such as IMAGE (Integrated Model </w:t>
      </w:r>
      <w:ins w:id="0" w:author="Nabera  Abhinandan" w:date="2024-08-30T09:06:00Z" w16du:dateUtc="2024-08-30T07:06:00Z">
        <w:r w:rsidR="000E7635">
          <w:rPr>
            <w:rFonts w:ascii="Arial" w:hAnsi="Arial" w:cs="Arial"/>
            <w:bCs/>
            <w:sz w:val="20"/>
            <w:szCs w:val="20"/>
          </w:rPr>
          <w:t>t</w:t>
        </w:r>
      </w:ins>
      <w:del w:id="1" w:author="Nabera  Abhinandan" w:date="2024-08-30T09:06:00Z" w16du:dateUtc="2024-08-30T07:06:00Z">
        <w:r w:rsidDel="000E7635">
          <w:rPr>
            <w:rFonts w:ascii="Arial" w:hAnsi="Arial" w:cs="Arial"/>
            <w:bCs/>
            <w:sz w:val="20"/>
            <w:szCs w:val="20"/>
          </w:rPr>
          <w:delText>T</w:delText>
        </w:r>
      </w:del>
      <w:r>
        <w:rPr>
          <w:rFonts w:ascii="Arial" w:hAnsi="Arial" w:cs="Arial"/>
          <w:bCs/>
          <w:sz w:val="20"/>
          <w:szCs w:val="20"/>
        </w:rPr>
        <w:t xml:space="preserve">o Assess the Global Environment), provide a </w:t>
      </w:r>
      <w:r w:rsidR="006F2B60">
        <w:rPr>
          <w:rFonts w:ascii="Arial" w:hAnsi="Arial" w:cs="Arial"/>
          <w:bCs/>
          <w:sz w:val="20"/>
          <w:szCs w:val="20"/>
        </w:rPr>
        <w:t>comprehe</w:t>
      </w:r>
      <w:r w:rsidR="006B598F">
        <w:rPr>
          <w:rFonts w:ascii="Arial" w:hAnsi="Arial" w:cs="Arial"/>
          <w:bCs/>
          <w:sz w:val="20"/>
          <w:szCs w:val="20"/>
        </w:rPr>
        <w:t>n</w:t>
      </w:r>
      <w:r w:rsidR="006F2B60">
        <w:rPr>
          <w:rFonts w:ascii="Arial" w:hAnsi="Arial" w:cs="Arial"/>
          <w:bCs/>
          <w:sz w:val="20"/>
          <w:szCs w:val="20"/>
        </w:rPr>
        <w:t>sive</w:t>
      </w:r>
      <w:r>
        <w:rPr>
          <w:rFonts w:ascii="Arial" w:hAnsi="Arial" w:cs="Arial"/>
          <w:bCs/>
          <w:sz w:val="20"/>
          <w:szCs w:val="20"/>
        </w:rPr>
        <w:t xml:space="preserve"> understanding of the </w:t>
      </w:r>
      <w:r w:rsidR="006B598F">
        <w:rPr>
          <w:rFonts w:ascii="Arial" w:hAnsi="Arial" w:cs="Arial"/>
          <w:bCs/>
          <w:sz w:val="20"/>
          <w:szCs w:val="20"/>
        </w:rPr>
        <w:t>interactions</w:t>
      </w:r>
      <w:r>
        <w:rPr>
          <w:rFonts w:ascii="Arial" w:hAnsi="Arial" w:cs="Arial"/>
          <w:bCs/>
          <w:sz w:val="20"/>
          <w:szCs w:val="20"/>
        </w:rPr>
        <w:t xml:space="preserve"> among the biosphere, society, and the climate.</w:t>
      </w:r>
      <w:r w:rsidR="009C7A58" w:rsidRPr="009C7A58">
        <w:rPr>
          <w:rFonts w:ascii="Arial" w:hAnsi="Arial" w:cs="Arial"/>
          <w:sz w:val="20"/>
          <w:vertAlign w:val="superscript"/>
        </w:rPr>
        <w:t>5</w:t>
      </w:r>
      <w:r>
        <w:rPr>
          <w:rFonts w:ascii="Arial" w:hAnsi="Arial" w:cs="Arial"/>
          <w:bCs/>
          <w:sz w:val="20"/>
          <w:szCs w:val="20"/>
        </w:rPr>
        <w:t xml:space="preserve"> We used the </w:t>
      </w:r>
      <w:r>
        <w:rPr>
          <w:rFonts w:ascii="Arial" w:hAnsi="Arial" w:cs="Arial"/>
          <w:bCs/>
          <w:i/>
          <w:sz w:val="20"/>
          <w:szCs w:val="20"/>
        </w:rPr>
        <w:t>premise</w:t>
      </w:r>
      <w:r>
        <w:rPr>
          <w:rFonts w:ascii="Arial" w:hAnsi="Arial" w:cs="Arial"/>
          <w:bCs/>
          <w:sz w:val="20"/>
          <w:szCs w:val="20"/>
        </w:rPr>
        <w:t> v2.1</w:t>
      </w:r>
      <w:ins w:id="2" w:author="Nabera  Abhinandan" w:date="2024-08-30T09:13:00Z" w16du:dateUtc="2024-08-30T07:13:00Z">
        <w:r w:rsidR="00F32385">
          <w:rPr>
            <w:rFonts w:ascii="Arial" w:hAnsi="Arial" w:cs="Arial"/>
            <w:bCs/>
            <w:sz w:val="20"/>
            <w:szCs w:val="20"/>
          </w:rPr>
          <w:t>.1</w:t>
        </w:r>
      </w:ins>
      <w:r>
        <w:rPr>
          <w:rFonts w:ascii="Arial" w:hAnsi="Arial" w:cs="Arial"/>
          <w:bCs/>
          <w:sz w:val="20"/>
          <w:szCs w:val="20"/>
        </w:rPr>
        <w:t>.</w:t>
      </w:r>
      <w:r w:rsidR="009C7A58" w:rsidRPr="009C7A58">
        <w:rPr>
          <w:rFonts w:ascii="Arial" w:hAnsi="Arial" w:cs="Arial"/>
          <w:sz w:val="20"/>
          <w:vertAlign w:val="superscript"/>
        </w:rPr>
        <w:t>6</w:t>
      </w:r>
      <w:r w:rsidR="00FD142D">
        <w:rPr>
          <w:rFonts w:ascii="Arial" w:hAnsi="Arial" w:cs="Arial"/>
          <w:bCs/>
          <w:sz w:val="20"/>
          <w:szCs w:val="20"/>
        </w:rPr>
        <w:t xml:space="preserve"> framework to construct future background data </w:t>
      </w:r>
      <w:r w:rsidR="00CD6F86">
        <w:rPr>
          <w:rFonts w:ascii="Arial" w:hAnsi="Arial" w:cs="Arial"/>
          <w:bCs/>
          <w:sz w:val="20"/>
          <w:szCs w:val="20"/>
        </w:rPr>
        <w:t>consistent</w:t>
      </w:r>
      <w:r w:rsidR="00FD142D">
        <w:rPr>
          <w:rFonts w:ascii="Arial" w:hAnsi="Arial" w:cs="Arial"/>
          <w:bCs/>
          <w:sz w:val="20"/>
          <w:szCs w:val="20"/>
        </w:rPr>
        <w:t xml:space="preserve"> with the results from the IMAGE model. </w:t>
      </w:r>
      <w:r w:rsidR="00360B4D">
        <w:rPr>
          <w:rFonts w:ascii="Arial" w:hAnsi="Arial" w:cs="Arial"/>
          <w:bCs/>
          <w:sz w:val="20"/>
          <w:szCs w:val="20"/>
        </w:rPr>
        <w:t>Additionally</w:t>
      </w:r>
      <w:r w:rsidR="00FD142D">
        <w:rPr>
          <w:rFonts w:ascii="Arial" w:hAnsi="Arial" w:cs="Arial"/>
          <w:bCs/>
          <w:sz w:val="20"/>
          <w:szCs w:val="20"/>
        </w:rPr>
        <w:t xml:space="preserve">, the IMAGE model assumes </w:t>
      </w:r>
      <w:r w:rsidR="00F842E3">
        <w:rPr>
          <w:rFonts w:ascii="Arial" w:hAnsi="Arial" w:cs="Arial"/>
          <w:bCs/>
          <w:sz w:val="20"/>
          <w:szCs w:val="20"/>
        </w:rPr>
        <w:t>specific</w:t>
      </w:r>
      <w:r w:rsidR="00FD142D">
        <w:rPr>
          <w:rFonts w:ascii="Arial" w:hAnsi="Arial" w:cs="Arial"/>
          <w:bCs/>
          <w:sz w:val="20"/>
          <w:szCs w:val="20"/>
        </w:rPr>
        <w:t xml:space="preserve"> Shared Socioeconomic Pathways (SSPs) that describe the relationship between challenges for adaptation and mitigation. In our study, we assumed SSP2 (“middle</w:t>
      </w:r>
      <w:r w:rsidR="00FD142D">
        <w:rPr>
          <w:rFonts w:ascii="Arial" w:hAnsi="Arial" w:cs="Arial"/>
          <w:bCs/>
          <w:sz w:val="20"/>
          <w:szCs w:val="20"/>
        </w:rPr>
        <w:noBreakHyphen/>
        <w:t>of</w:t>
      </w:r>
      <w:r w:rsidR="00FD142D">
        <w:rPr>
          <w:rFonts w:ascii="Arial" w:hAnsi="Arial" w:cs="Arial"/>
          <w:bCs/>
          <w:sz w:val="20"/>
          <w:szCs w:val="20"/>
        </w:rPr>
        <w:noBreakHyphen/>
        <w:t>the</w:t>
      </w:r>
      <w:r w:rsidR="00FD142D">
        <w:rPr>
          <w:rFonts w:ascii="Arial" w:hAnsi="Arial" w:cs="Arial"/>
          <w:bCs/>
          <w:sz w:val="20"/>
          <w:szCs w:val="20"/>
        </w:rPr>
        <w:noBreakHyphen/>
        <w:t>road”). For the mitigation scenario, we considered the Representative Concentration Pathway (RCP) aimed at limiting the global mean surface temperature to 1.5 </w:t>
      </w:r>
      <w:r w:rsidR="00FD142D" w:rsidRPr="00376D8F">
        <w:rPr>
          <w:rFonts w:ascii="Arial" w:hAnsi="Arial" w:cs="Arial"/>
          <w:bCs/>
          <w:sz w:val="20"/>
          <w:szCs w:val="20"/>
        </w:rPr>
        <w:t>°</w:t>
      </w:r>
      <w:r w:rsidR="00FD142D">
        <w:rPr>
          <w:rFonts w:ascii="Arial" w:hAnsi="Arial" w:cs="Arial"/>
          <w:bCs/>
          <w:sz w:val="20"/>
          <w:szCs w:val="20"/>
        </w:rPr>
        <w:t xml:space="preserve">C (RCP19 from </w:t>
      </w:r>
      <w:r w:rsidR="00FD142D">
        <w:rPr>
          <w:rFonts w:ascii="Arial" w:hAnsi="Arial" w:cs="Arial"/>
          <w:bCs/>
          <w:i/>
          <w:sz w:val="20"/>
          <w:szCs w:val="20"/>
        </w:rPr>
        <w:t>premise</w:t>
      </w:r>
      <w:r w:rsidR="00FD142D">
        <w:rPr>
          <w:rFonts w:ascii="Arial" w:hAnsi="Arial" w:cs="Arial"/>
          <w:bCs/>
          <w:sz w:val="20"/>
          <w:szCs w:val="20"/>
        </w:rPr>
        <w:t xml:space="preserve">). All calculations for the environmental assessment were </w:t>
      </w:r>
      <w:r w:rsidR="00BA004A">
        <w:rPr>
          <w:rFonts w:ascii="Arial" w:hAnsi="Arial" w:cs="Arial"/>
          <w:bCs/>
          <w:sz w:val="20"/>
          <w:szCs w:val="20"/>
        </w:rPr>
        <w:t>conducted</w:t>
      </w:r>
      <w:r w:rsidR="00FD142D">
        <w:rPr>
          <w:rFonts w:ascii="Arial" w:hAnsi="Arial" w:cs="Arial"/>
          <w:bCs/>
          <w:sz w:val="20"/>
          <w:szCs w:val="20"/>
        </w:rPr>
        <w:t xml:space="preserve"> using the Brightway2 framework.</w:t>
      </w:r>
      <w:r w:rsidR="009C7A58" w:rsidRPr="009C7A58">
        <w:rPr>
          <w:rFonts w:ascii="Arial" w:hAnsi="Arial" w:cs="Arial"/>
          <w:sz w:val="20"/>
          <w:vertAlign w:val="superscript"/>
        </w:rPr>
        <w:t>7</w:t>
      </w:r>
    </w:p>
    <w:p w14:paraId="1F1501B6" w14:textId="77777777" w:rsidR="006E30A4" w:rsidRDefault="00CF0BA4" w:rsidP="001F3146">
      <w:pPr>
        <w:spacing w:before="240" w:after="120" w:line="320" w:lineRule="exact"/>
        <w:jc w:val="both"/>
        <w:rPr>
          <w:rFonts w:ascii="Arial" w:hAnsi="Arial" w:cs="Arial"/>
          <w:b/>
          <w:bCs/>
          <w:lang w:eastAsia="zh-CN"/>
        </w:rPr>
      </w:pPr>
      <w:r w:rsidRPr="00AA7C95">
        <w:rPr>
          <w:rFonts w:ascii="Arial" w:hAnsi="Arial" w:cs="Arial"/>
          <w:b/>
          <w:bCs/>
        </w:rPr>
        <w:t>Supplementary </w:t>
      </w:r>
      <w:r w:rsidRPr="00CF0BA4">
        <w:rPr>
          <w:rFonts w:ascii="Arial" w:hAnsi="Arial" w:cs="Arial"/>
          <w:b/>
          <w:bCs/>
        </w:rPr>
        <w:t>Note </w:t>
      </w:r>
      <w:r w:rsidRPr="00CF0BA4">
        <w:rPr>
          <w:rFonts w:ascii="Arial" w:hAnsi="Arial" w:cs="Arial"/>
          <w:b/>
          <w:bCs/>
          <w:lang w:eastAsia="zh-CN"/>
        </w:rPr>
        <w:t>2</w:t>
      </w:r>
    </w:p>
    <w:p w14:paraId="1C103E9B" w14:textId="03EF6A4E" w:rsidR="00CF0BA4" w:rsidRPr="0004510C" w:rsidRDefault="00CF0BA4" w:rsidP="00CF0BA4">
      <w:pPr>
        <w:spacing w:after="120" w:line="320" w:lineRule="exact"/>
        <w:jc w:val="both"/>
        <w:rPr>
          <w:rFonts w:ascii="Arial" w:hAnsi="Arial" w:cs="Arial"/>
          <w:b/>
          <w:sz w:val="20"/>
          <w:szCs w:val="20"/>
          <w:lang w:eastAsia="zh-CN"/>
        </w:rPr>
      </w:pPr>
      <w:r w:rsidRPr="0004510C">
        <w:rPr>
          <w:rFonts w:ascii="Arial" w:hAnsi="Arial" w:cs="Arial"/>
          <w:b/>
          <w:sz w:val="20"/>
          <w:szCs w:val="20"/>
          <w:lang w:eastAsia="zh-CN"/>
        </w:rPr>
        <w:t>Techno</w:t>
      </w:r>
      <w:r w:rsidRPr="0004510C">
        <w:rPr>
          <w:rFonts w:ascii="Arial" w:hAnsi="Arial" w:cs="Arial"/>
          <w:b/>
          <w:sz w:val="20"/>
          <w:szCs w:val="20"/>
          <w:lang w:eastAsia="zh-CN"/>
        </w:rPr>
        <w:noBreakHyphen/>
        <w:t>economic assessment methodology</w:t>
      </w:r>
    </w:p>
    <w:p w14:paraId="12CDEBE2" w14:textId="57D0F383" w:rsidR="006E30A4" w:rsidRPr="006E30A4" w:rsidRDefault="000D6644" w:rsidP="00CF0BA4">
      <w:pPr>
        <w:spacing w:after="120" w:line="320" w:lineRule="exact"/>
        <w:jc w:val="both"/>
        <w:rPr>
          <w:rFonts w:ascii="Arial" w:hAnsi="Arial" w:cs="Arial"/>
          <w:bCs/>
          <w:sz w:val="20"/>
          <w:szCs w:val="20"/>
        </w:rPr>
      </w:pPr>
      <w:r>
        <w:rPr>
          <w:rFonts w:ascii="Arial" w:hAnsi="Arial" w:cs="Arial"/>
          <w:bCs/>
          <w:sz w:val="20"/>
          <w:szCs w:val="20"/>
        </w:rPr>
        <w:t>The mass and energy flows for the VCM and C</w:t>
      </w:r>
      <w:r w:rsidRPr="00001377">
        <w:rPr>
          <w:rFonts w:ascii="Arial" w:hAnsi="Arial" w:cs="Arial"/>
          <w:bCs/>
          <w:sz w:val="20"/>
          <w:szCs w:val="20"/>
          <w:vertAlign w:val="subscript"/>
        </w:rPr>
        <w:t>2</w:t>
      </w:r>
      <w:r>
        <w:rPr>
          <w:rFonts w:ascii="Arial" w:hAnsi="Arial" w:cs="Arial"/>
          <w:bCs/>
          <w:sz w:val="20"/>
          <w:szCs w:val="20"/>
        </w:rPr>
        <w:t>H</w:t>
      </w:r>
      <w:r w:rsidRPr="00001377">
        <w:rPr>
          <w:rFonts w:ascii="Arial" w:hAnsi="Arial" w:cs="Arial"/>
          <w:bCs/>
          <w:sz w:val="20"/>
          <w:szCs w:val="20"/>
          <w:vertAlign w:val="subscript"/>
        </w:rPr>
        <w:t>2</w:t>
      </w:r>
      <w:r>
        <w:rPr>
          <w:rFonts w:ascii="Arial" w:hAnsi="Arial" w:cs="Arial"/>
          <w:bCs/>
          <w:sz w:val="20"/>
          <w:szCs w:val="20"/>
          <w:vertAlign w:val="subscript"/>
        </w:rPr>
        <w:t xml:space="preserve"> </w:t>
      </w:r>
      <w:r>
        <w:rPr>
          <w:rFonts w:ascii="Arial" w:hAnsi="Arial" w:cs="Arial"/>
          <w:bCs/>
          <w:sz w:val="20"/>
          <w:szCs w:val="20"/>
        </w:rPr>
        <w:t xml:space="preserve">production routes were obtained from literature, as shown in </w:t>
      </w:r>
      <w:r w:rsidRPr="0097675D">
        <w:rPr>
          <w:rFonts w:ascii="Arial" w:hAnsi="Arial" w:cs="Arial"/>
          <w:b/>
          <w:bCs/>
          <w:sz w:val="20"/>
          <w:szCs w:val="20"/>
        </w:rPr>
        <w:t>Supplementary Table</w:t>
      </w:r>
      <w:r>
        <w:rPr>
          <w:rFonts w:ascii="Arial" w:hAnsi="Arial" w:cs="Arial"/>
          <w:b/>
          <w:bCs/>
          <w:sz w:val="20"/>
          <w:szCs w:val="20"/>
        </w:rPr>
        <w:t>s</w:t>
      </w:r>
      <w:r w:rsidRPr="0097675D">
        <w:rPr>
          <w:rFonts w:ascii="Arial" w:hAnsi="Arial" w:cs="Arial"/>
          <w:b/>
          <w:bCs/>
          <w:sz w:val="20"/>
          <w:szCs w:val="20"/>
        </w:rPr>
        <w:t> 3</w:t>
      </w:r>
      <w:r>
        <w:rPr>
          <w:rFonts w:ascii="Arial" w:hAnsi="Arial" w:cs="Arial"/>
          <w:bCs/>
          <w:sz w:val="20"/>
          <w:szCs w:val="20"/>
        </w:rPr>
        <w:t xml:space="preserve"> and </w:t>
      </w:r>
      <w:r w:rsidRPr="0097675D">
        <w:rPr>
          <w:rFonts w:ascii="Arial" w:hAnsi="Arial" w:cs="Arial"/>
          <w:b/>
          <w:bCs/>
          <w:sz w:val="20"/>
          <w:szCs w:val="20"/>
        </w:rPr>
        <w:t>6</w:t>
      </w:r>
      <w:r>
        <w:rPr>
          <w:rFonts w:ascii="Arial" w:hAnsi="Arial" w:cs="Arial"/>
          <w:bCs/>
          <w:sz w:val="20"/>
          <w:szCs w:val="20"/>
        </w:rPr>
        <w:t xml:space="preserve">, respectively. </w:t>
      </w:r>
      <w:r w:rsidR="00E43659">
        <w:rPr>
          <w:rFonts w:ascii="Arial" w:hAnsi="Arial" w:cs="Arial"/>
          <w:bCs/>
          <w:sz w:val="20"/>
          <w:szCs w:val="20"/>
        </w:rPr>
        <w:t xml:space="preserve">The economic assessment considers </w:t>
      </w:r>
      <w:r w:rsidR="00955F60">
        <w:rPr>
          <w:rFonts w:ascii="Arial" w:hAnsi="Arial" w:cs="Arial"/>
          <w:bCs/>
          <w:sz w:val="20"/>
          <w:szCs w:val="20"/>
        </w:rPr>
        <w:t xml:space="preserve">only </w:t>
      </w:r>
      <w:r w:rsidR="00E43659">
        <w:rPr>
          <w:rFonts w:ascii="Arial" w:hAnsi="Arial" w:cs="Arial"/>
          <w:bCs/>
          <w:sz w:val="20"/>
          <w:szCs w:val="20"/>
        </w:rPr>
        <w:t>operational expenditures for the reference year 2022. Generally, capital costs are much lower than raw material and utilities consumption expenses;</w:t>
      </w:r>
      <w:r w:rsidR="009C7A58" w:rsidRPr="009C7A58">
        <w:rPr>
          <w:rFonts w:ascii="Arial" w:hAnsi="Arial" w:cs="Arial"/>
          <w:sz w:val="20"/>
          <w:vertAlign w:val="superscript"/>
        </w:rPr>
        <w:t>8</w:t>
      </w:r>
      <w:r w:rsidR="00E43659">
        <w:rPr>
          <w:rFonts w:ascii="Arial" w:hAnsi="Arial" w:cs="Arial"/>
          <w:bCs/>
          <w:sz w:val="20"/>
          <w:szCs w:val="20"/>
        </w:rPr>
        <w:t xml:space="preserve"> therefore, we neglect capital expenditures, providing a lower bound </w:t>
      </w:r>
      <w:r w:rsidR="00955F60">
        <w:rPr>
          <w:rFonts w:ascii="Arial" w:hAnsi="Arial" w:cs="Arial"/>
          <w:bCs/>
          <w:sz w:val="20"/>
          <w:szCs w:val="20"/>
        </w:rPr>
        <w:t>for</w:t>
      </w:r>
      <w:r w:rsidR="00E43659">
        <w:rPr>
          <w:rFonts w:ascii="Arial" w:hAnsi="Arial" w:cs="Arial"/>
          <w:bCs/>
          <w:sz w:val="20"/>
          <w:szCs w:val="20"/>
        </w:rPr>
        <w:t xml:space="preserve"> the production costs in our analysis. </w:t>
      </w:r>
      <w:r w:rsidR="00E43659" w:rsidRPr="003C22FF">
        <w:rPr>
          <w:rFonts w:ascii="Arial" w:hAnsi="Arial" w:cs="Arial"/>
          <w:b/>
          <w:bCs/>
          <w:sz w:val="20"/>
          <w:szCs w:val="20"/>
        </w:rPr>
        <w:t>Supplementary Table</w:t>
      </w:r>
      <w:r w:rsidR="00F77C54">
        <w:rPr>
          <w:rFonts w:ascii="Arial" w:hAnsi="Arial" w:cs="Arial"/>
          <w:b/>
          <w:bCs/>
          <w:sz w:val="20"/>
          <w:szCs w:val="20"/>
        </w:rPr>
        <w:t>s</w:t>
      </w:r>
      <w:r w:rsidR="00E43659" w:rsidRPr="003C22FF">
        <w:rPr>
          <w:rFonts w:ascii="Arial" w:hAnsi="Arial" w:cs="Arial"/>
          <w:b/>
          <w:bCs/>
          <w:sz w:val="20"/>
          <w:szCs w:val="20"/>
        </w:rPr>
        <w:t> </w:t>
      </w:r>
      <w:r w:rsidR="00A96D36">
        <w:rPr>
          <w:rFonts w:ascii="Arial" w:hAnsi="Arial" w:cs="Arial"/>
          <w:b/>
          <w:bCs/>
          <w:sz w:val="20"/>
          <w:szCs w:val="20"/>
        </w:rPr>
        <w:t>5</w:t>
      </w:r>
      <w:r w:rsidR="00F77C54">
        <w:rPr>
          <w:rFonts w:ascii="Arial" w:hAnsi="Arial" w:cs="Arial"/>
          <w:bCs/>
          <w:sz w:val="20"/>
          <w:szCs w:val="20"/>
        </w:rPr>
        <w:t xml:space="preserve"> and </w:t>
      </w:r>
      <w:r w:rsidR="00F77C54">
        <w:rPr>
          <w:rFonts w:ascii="Arial" w:hAnsi="Arial" w:cs="Arial"/>
          <w:b/>
          <w:bCs/>
          <w:sz w:val="20"/>
          <w:szCs w:val="20"/>
        </w:rPr>
        <w:t>8</w:t>
      </w:r>
      <w:r w:rsidR="00E43659">
        <w:rPr>
          <w:rFonts w:ascii="Arial" w:hAnsi="Arial" w:cs="Arial"/>
          <w:bCs/>
          <w:sz w:val="20"/>
          <w:szCs w:val="20"/>
        </w:rPr>
        <w:t xml:space="preserve"> present the prices of feedstock and utilities used in the production cost calculations for all the </w:t>
      </w:r>
      <w:r w:rsidR="00F77C54">
        <w:rPr>
          <w:rFonts w:ascii="Arial" w:hAnsi="Arial" w:cs="Arial"/>
          <w:bCs/>
          <w:sz w:val="20"/>
          <w:szCs w:val="20"/>
        </w:rPr>
        <w:t xml:space="preserve">VCM and </w:t>
      </w:r>
      <w:r w:rsidR="00E203A1">
        <w:rPr>
          <w:rFonts w:ascii="Arial" w:hAnsi="Arial" w:cs="Arial"/>
          <w:bCs/>
          <w:sz w:val="20"/>
          <w:szCs w:val="20"/>
        </w:rPr>
        <w:t>C</w:t>
      </w:r>
      <w:r w:rsidR="00E203A1" w:rsidRPr="00001377">
        <w:rPr>
          <w:rFonts w:ascii="Arial" w:hAnsi="Arial" w:cs="Arial"/>
          <w:bCs/>
          <w:sz w:val="20"/>
          <w:szCs w:val="20"/>
          <w:vertAlign w:val="subscript"/>
        </w:rPr>
        <w:t>2</w:t>
      </w:r>
      <w:r w:rsidR="00E203A1">
        <w:rPr>
          <w:rFonts w:ascii="Arial" w:hAnsi="Arial" w:cs="Arial"/>
          <w:bCs/>
          <w:sz w:val="20"/>
          <w:szCs w:val="20"/>
        </w:rPr>
        <w:t>H</w:t>
      </w:r>
      <w:r w:rsidR="00E203A1" w:rsidRPr="00001377">
        <w:rPr>
          <w:rFonts w:ascii="Arial" w:hAnsi="Arial" w:cs="Arial"/>
          <w:bCs/>
          <w:sz w:val="20"/>
          <w:szCs w:val="20"/>
          <w:vertAlign w:val="subscript"/>
        </w:rPr>
        <w:t>2</w:t>
      </w:r>
      <w:r w:rsidR="00E203A1" w:rsidRPr="00BE371B">
        <w:rPr>
          <w:rFonts w:ascii="Arial" w:hAnsi="Arial" w:cs="Arial"/>
          <w:bCs/>
          <w:sz w:val="20"/>
          <w:szCs w:val="20"/>
        </w:rPr>
        <w:t xml:space="preserve"> </w:t>
      </w:r>
      <w:r w:rsidR="00E43659">
        <w:rPr>
          <w:rFonts w:ascii="Arial" w:hAnsi="Arial" w:cs="Arial"/>
          <w:bCs/>
          <w:sz w:val="20"/>
          <w:szCs w:val="20"/>
        </w:rPr>
        <w:t>production technologies</w:t>
      </w:r>
      <w:r w:rsidR="00F77C54">
        <w:rPr>
          <w:rFonts w:ascii="Arial" w:hAnsi="Arial" w:cs="Arial"/>
          <w:bCs/>
          <w:sz w:val="20"/>
          <w:szCs w:val="20"/>
        </w:rPr>
        <w:t>, respectively</w:t>
      </w:r>
      <w:r w:rsidR="00E43659">
        <w:rPr>
          <w:rFonts w:ascii="Arial" w:hAnsi="Arial" w:cs="Arial"/>
          <w:bCs/>
          <w:sz w:val="20"/>
          <w:szCs w:val="20"/>
        </w:rPr>
        <w:t>.</w:t>
      </w:r>
      <w:r w:rsidR="005E1874">
        <w:rPr>
          <w:rFonts w:ascii="Arial" w:hAnsi="Arial" w:cs="Arial"/>
          <w:bCs/>
          <w:sz w:val="20"/>
          <w:szCs w:val="20"/>
        </w:rPr>
        <w:t xml:space="preserve"> </w:t>
      </w:r>
      <w:r w:rsidR="00180727">
        <w:rPr>
          <w:rFonts w:ascii="Arial" w:hAnsi="Arial" w:cs="Arial"/>
          <w:bCs/>
          <w:sz w:val="20"/>
          <w:szCs w:val="20"/>
        </w:rPr>
        <w:t xml:space="preserve">Unlike the prospective LCA performed in this work, we do not conduct an economic assessment for 2050 due to the significant challenges posed by the high uncertainty and volatility of future energy prices, </w:t>
      </w:r>
      <w:r w:rsidR="001B06E0">
        <w:rPr>
          <w:rFonts w:ascii="Arial" w:hAnsi="Arial" w:cs="Arial"/>
          <w:bCs/>
          <w:sz w:val="20"/>
          <w:szCs w:val="20"/>
        </w:rPr>
        <w:t xml:space="preserve">which are </w:t>
      </w:r>
      <w:r w:rsidR="00180727">
        <w:rPr>
          <w:rFonts w:ascii="Arial" w:hAnsi="Arial" w:cs="Arial"/>
          <w:bCs/>
          <w:sz w:val="20"/>
          <w:szCs w:val="20"/>
        </w:rPr>
        <w:t xml:space="preserve">influenced by geopolitical scenarios and technological </w:t>
      </w:r>
      <w:r w:rsidR="006D38FF">
        <w:rPr>
          <w:rFonts w:ascii="Arial" w:hAnsi="Arial" w:cs="Arial"/>
          <w:bCs/>
          <w:sz w:val="20"/>
          <w:szCs w:val="20"/>
        </w:rPr>
        <w:t>advancements</w:t>
      </w:r>
      <w:r w:rsidR="00180727">
        <w:rPr>
          <w:rFonts w:ascii="Arial" w:hAnsi="Arial" w:cs="Arial"/>
          <w:bCs/>
          <w:sz w:val="20"/>
          <w:szCs w:val="20"/>
        </w:rPr>
        <w:t>.</w:t>
      </w:r>
    </w:p>
    <w:p w14:paraId="53BF74DD" w14:textId="72F3245D" w:rsidR="00CF0BA4" w:rsidRDefault="00CF0BA4">
      <w:pPr>
        <w:rPr>
          <w:rFonts w:ascii="Arial" w:hAnsi="Arial" w:cs="Arial"/>
          <w:b/>
          <w:bCs/>
          <w:sz w:val="20"/>
          <w:szCs w:val="20"/>
          <w:u w:val="single"/>
        </w:rPr>
      </w:pPr>
      <w:r>
        <w:rPr>
          <w:rFonts w:ascii="Arial" w:hAnsi="Arial" w:cs="Arial"/>
          <w:b/>
          <w:bCs/>
          <w:sz w:val="20"/>
          <w:szCs w:val="20"/>
          <w:u w:val="single"/>
        </w:rPr>
        <w:br w:type="page"/>
      </w:r>
    </w:p>
    <w:p w14:paraId="1493C352" w14:textId="681CB5A4" w:rsidR="00FB25F2" w:rsidRPr="00D90FCB" w:rsidRDefault="00F943AB" w:rsidP="006662C5">
      <w:pPr>
        <w:spacing w:line="360" w:lineRule="auto"/>
        <w:jc w:val="both"/>
        <w:rPr>
          <w:rFonts w:ascii="Arial" w:hAnsi="Arial" w:cs="Arial"/>
          <w:b/>
          <w:bCs/>
          <w:sz w:val="20"/>
          <w:szCs w:val="20"/>
        </w:rPr>
      </w:pPr>
      <w:r w:rsidRPr="00D90FCB">
        <w:rPr>
          <w:rFonts w:ascii="Arial" w:hAnsi="Arial" w:cs="Arial"/>
          <w:b/>
          <w:bCs/>
          <w:sz w:val="20"/>
          <w:szCs w:val="20"/>
        </w:rPr>
        <w:lastRenderedPageBreak/>
        <w:t>Supplementary Table </w:t>
      </w:r>
      <w:r w:rsidRPr="00D90FCB">
        <w:rPr>
          <w:rFonts w:ascii="Arial" w:hAnsi="Arial" w:cs="Arial"/>
          <w:b/>
          <w:bCs/>
          <w:sz w:val="20"/>
          <w:szCs w:val="20"/>
          <w:lang w:eastAsia="zh-CN"/>
        </w:rPr>
        <w:t>1</w:t>
      </w:r>
      <w:r w:rsidR="00DB319A">
        <w:rPr>
          <w:rFonts w:ascii="Arial" w:hAnsi="Arial" w:cs="Arial"/>
          <w:b/>
          <w:bCs/>
          <w:sz w:val="20"/>
          <w:szCs w:val="20"/>
          <w:lang w:eastAsia="zh-CN"/>
        </w:rPr>
        <w:t>.</w:t>
      </w:r>
      <w:r w:rsidRPr="00D90FCB">
        <w:rPr>
          <w:rFonts w:ascii="Arial" w:hAnsi="Arial" w:cs="Arial"/>
          <w:b/>
          <w:bCs/>
          <w:sz w:val="20"/>
          <w:szCs w:val="20"/>
          <w:lang w:eastAsia="zh-CN"/>
        </w:rPr>
        <w:t xml:space="preserve"> </w:t>
      </w:r>
      <w:r w:rsidR="0020457A" w:rsidRPr="00D90FCB">
        <w:rPr>
          <w:rFonts w:ascii="Arial" w:hAnsi="Arial" w:cs="Arial"/>
          <w:sz w:val="20"/>
          <w:szCs w:val="20"/>
          <w:lang w:eastAsia="zh-CN"/>
        </w:rPr>
        <w:t>Comparison of representative results of thermal and non-thermal (cold and warm) plasma-driven methane coupling processes</w:t>
      </w:r>
      <w:r w:rsidR="009B3A80" w:rsidRPr="00D90FCB">
        <w:rPr>
          <w:rFonts w:ascii="Arial" w:hAnsi="Arial" w:cs="Arial"/>
          <w:sz w:val="20"/>
          <w:szCs w:val="20"/>
          <w:lang w:eastAsia="zh-CN"/>
        </w:rPr>
        <w:t>.</w:t>
      </w:r>
      <w:r w:rsidR="0020457A" w:rsidRPr="00D90FCB">
        <w:rPr>
          <w:rFonts w:ascii="Arial" w:hAnsi="Arial" w:cs="Arial"/>
          <w:sz w:val="20"/>
          <w:szCs w:val="20"/>
          <w:lang w:eastAsia="zh-CN"/>
        </w:rPr>
        <w:t xml:space="preserve"> Power supply, applied voltage, catalyst </w:t>
      </w:r>
      <w:r w:rsidR="00195845" w:rsidRPr="00D90FCB">
        <w:rPr>
          <w:rFonts w:ascii="Arial" w:hAnsi="Arial" w:cs="Arial"/>
          <w:sz w:val="20"/>
          <w:szCs w:val="20"/>
          <w:lang w:eastAsia="zh-CN"/>
        </w:rPr>
        <w:t>type</w:t>
      </w:r>
      <w:r w:rsidR="0020457A" w:rsidRPr="00D90FCB">
        <w:rPr>
          <w:rFonts w:ascii="Arial" w:hAnsi="Arial" w:cs="Arial"/>
          <w:sz w:val="20"/>
          <w:szCs w:val="20"/>
          <w:lang w:eastAsia="zh-CN"/>
        </w:rPr>
        <w:t xml:space="preserve">, </w:t>
      </w:r>
      <w:r w:rsidR="008572F8">
        <w:rPr>
          <w:rFonts w:ascii="Arial" w:hAnsi="Arial" w:cs="Arial" w:hint="eastAsia"/>
          <w:sz w:val="20"/>
          <w:szCs w:val="20"/>
          <w:lang w:eastAsia="zh-CN"/>
        </w:rPr>
        <w:t>CH</w:t>
      </w:r>
      <w:r w:rsidR="008572F8" w:rsidRPr="008572F8">
        <w:rPr>
          <w:rFonts w:ascii="Arial" w:hAnsi="Arial" w:cs="Arial" w:hint="eastAsia"/>
          <w:sz w:val="20"/>
          <w:szCs w:val="20"/>
          <w:vertAlign w:val="subscript"/>
          <w:lang w:eastAsia="zh-CN"/>
        </w:rPr>
        <w:t>4</w:t>
      </w:r>
      <w:r w:rsidR="008572F8">
        <w:rPr>
          <w:rFonts w:ascii="Arial" w:hAnsi="Arial" w:cs="Arial" w:hint="eastAsia"/>
          <w:sz w:val="20"/>
          <w:szCs w:val="20"/>
          <w:lang w:eastAsia="zh-CN"/>
        </w:rPr>
        <w:t xml:space="preserve"> </w:t>
      </w:r>
      <w:r w:rsidR="0020457A" w:rsidRPr="00D90FCB">
        <w:rPr>
          <w:rFonts w:ascii="Arial" w:hAnsi="Arial" w:cs="Arial"/>
          <w:sz w:val="20"/>
          <w:szCs w:val="20"/>
          <w:lang w:eastAsia="zh-CN"/>
        </w:rPr>
        <w:t>conversion, selectivity to C</w:t>
      </w:r>
      <w:r w:rsidR="0020457A" w:rsidRPr="00685966">
        <w:rPr>
          <w:rFonts w:ascii="Arial" w:hAnsi="Arial" w:cs="Arial"/>
          <w:sz w:val="20"/>
          <w:szCs w:val="20"/>
          <w:vertAlign w:val="subscript"/>
          <w:lang w:eastAsia="zh-CN"/>
        </w:rPr>
        <w:t>2</w:t>
      </w:r>
      <w:r w:rsidR="0020457A" w:rsidRPr="00D90FCB">
        <w:rPr>
          <w:rFonts w:ascii="Arial" w:hAnsi="Arial" w:cs="Arial"/>
          <w:sz w:val="20"/>
          <w:szCs w:val="20"/>
          <w:lang w:eastAsia="zh-CN"/>
        </w:rPr>
        <w:t xml:space="preserve"> product</w:t>
      </w:r>
      <w:r w:rsidR="00685966">
        <w:rPr>
          <w:rFonts w:ascii="Arial" w:hAnsi="Arial" w:cs="Arial"/>
          <w:sz w:val="20"/>
          <w:szCs w:val="20"/>
          <w:lang w:eastAsia="zh-CN"/>
        </w:rPr>
        <w:t>s</w:t>
      </w:r>
      <w:r w:rsidR="0020457A" w:rsidRPr="00D90FCB">
        <w:rPr>
          <w:rFonts w:ascii="Arial" w:hAnsi="Arial" w:cs="Arial"/>
          <w:sz w:val="20"/>
          <w:szCs w:val="20"/>
          <w:lang w:eastAsia="zh-CN"/>
        </w:rPr>
        <w:t>, energy requirement (ER), specific energy input (SEI)</w:t>
      </w:r>
      <w:r w:rsidR="00ED4359">
        <w:rPr>
          <w:rFonts w:ascii="Arial" w:hAnsi="Arial" w:cs="Arial" w:hint="eastAsia"/>
          <w:sz w:val="20"/>
          <w:szCs w:val="20"/>
          <w:lang w:eastAsia="zh-CN"/>
        </w:rPr>
        <w:t xml:space="preserve">, and plasma temperature (thermal, cold, warm) </w:t>
      </w:r>
      <w:r w:rsidR="0020457A" w:rsidRPr="00D90FCB">
        <w:rPr>
          <w:rFonts w:ascii="Arial" w:hAnsi="Arial" w:cs="Arial"/>
          <w:sz w:val="20"/>
          <w:szCs w:val="20"/>
          <w:lang w:eastAsia="zh-CN"/>
        </w:rPr>
        <w:t xml:space="preserve">are provided for a direct comparison. </w:t>
      </w:r>
      <w:proofErr w:type="spellStart"/>
      <w:r w:rsidR="009B3BCA" w:rsidRPr="00D90FCB">
        <w:rPr>
          <w:rFonts w:ascii="Arial" w:hAnsi="Arial" w:cs="Arial"/>
          <w:sz w:val="20"/>
          <w:szCs w:val="20"/>
          <w:vertAlign w:val="superscript"/>
          <w:lang w:eastAsia="zh-CN"/>
        </w:rPr>
        <w:t>a</w:t>
      </w:r>
      <w:r w:rsidR="00A147E6">
        <w:rPr>
          <w:rFonts w:ascii="Arial" w:hAnsi="Arial" w:cs="Arial"/>
          <w:sz w:val="20"/>
          <w:szCs w:val="20"/>
          <w:lang w:eastAsia="zh-CN"/>
        </w:rPr>
        <w:t>N</w:t>
      </w:r>
      <w:r w:rsidR="009B3BCA" w:rsidRPr="00D90FCB">
        <w:rPr>
          <w:rFonts w:ascii="Arial" w:hAnsi="Arial" w:cs="Arial"/>
          <w:sz w:val="20"/>
          <w:szCs w:val="20"/>
          <w:lang w:eastAsia="zh-CN"/>
        </w:rPr>
        <w:t>atural</w:t>
      </w:r>
      <w:proofErr w:type="spellEnd"/>
      <w:r w:rsidR="009B3BCA" w:rsidRPr="00D90FCB">
        <w:rPr>
          <w:rFonts w:ascii="Arial" w:hAnsi="Arial" w:cs="Arial"/>
          <w:sz w:val="20"/>
          <w:szCs w:val="20"/>
          <w:lang w:eastAsia="zh-CN"/>
        </w:rPr>
        <w:t xml:space="preserve"> gas is used as the feed</w:t>
      </w:r>
      <w:r w:rsidR="00CD335A" w:rsidRPr="00D90FCB">
        <w:rPr>
          <w:rFonts w:ascii="Arial" w:hAnsi="Arial" w:cs="Arial"/>
          <w:sz w:val="20"/>
          <w:szCs w:val="20"/>
          <w:lang w:eastAsia="zh-CN"/>
        </w:rPr>
        <w:t>;</w:t>
      </w:r>
      <w:r w:rsidR="009B3BCA" w:rsidRPr="00D90FCB">
        <w:rPr>
          <w:rFonts w:ascii="Arial" w:hAnsi="Arial" w:cs="Arial"/>
          <w:sz w:val="20"/>
          <w:szCs w:val="20"/>
          <w:lang w:eastAsia="zh-CN"/>
        </w:rPr>
        <w:t xml:space="preserve"> </w:t>
      </w:r>
      <w:r w:rsidR="00FC6176" w:rsidRPr="00D90FCB">
        <w:rPr>
          <w:rFonts w:ascii="Arial" w:hAnsi="Arial" w:cs="Arial"/>
          <w:sz w:val="20"/>
          <w:szCs w:val="20"/>
          <w:lang w:eastAsia="zh-CN"/>
        </w:rPr>
        <w:t>~: not mentioned; /: not used.</w:t>
      </w:r>
    </w:p>
    <w:tbl>
      <w:tblPr>
        <w:tblStyle w:val="ListTable1Light-Accent3"/>
        <w:tblW w:w="11700" w:type="dxa"/>
        <w:jc w:val="center"/>
        <w:tblBorders>
          <w:top w:val="single" w:sz="8" w:space="0" w:color="auto"/>
          <w:bottom w:val="single" w:sz="8" w:space="0" w:color="auto"/>
        </w:tblBorders>
        <w:tblLayout w:type="fixed"/>
        <w:tblLook w:val="04A0" w:firstRow="1" w:lastRow="0" w:firstColumn="1" w:lastColumn="0" w:noHBand="0" w:noVBand="1"/>
      </w:tblPr>
      <w:tblGrid>
        <w:gridCol w:w="1260"/>
        <w:gridCol w:w="1080"/>
        <w:gridCol w:w="1170"/>
        <w:gridCol w:w="1350"/>
        <w:gridCol w:w="1170"/>
        <w:gridCol w:w="900"/>
        <w:gridCol w:w="660"/>
        <w:gridCol w:w="60"/>
        <w:gridCol w:w="600"/>
        <w:gridCol w:w="30"/>
        <w:gridCol w:w="630"/>
        <w:gridCol w:w="1440"/>
        <w:gridCol w:w="900"/>
        <w:gridCol w:w="450"/>
      </w:tblGrid>
      <w:tr w:rsidR="007D4606" w:rsidRPr="00AA7C95" w14:paraId="5D49BE91" w14:textId="22F8298B" w:rsidTr="00566EB9">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260" w:type="dxa"/>
            <w:vMerge w:val="restart"/>
          </w:tcPr>
          <w:p w14:paraId="03B8EB0C" w14:textId="68DA407D" w:rsidR="00930187" w:rsidRPr="00AA7C95" w:rsidRDefault="002F0087" w:rsidP="00BC3CCF">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w:t>
            </w:r>
            <w:r w:rsidR="00930187" w:rsidRPr="00AA7C95">
              <w:rPr>
                <w:rFonts w:ascii="Arial" w:hAnsi="Arial" w:cs="Arial"/>
                <w:b w:val="0"/>
                <w:sz w:val="18"/>
                <w:szCs w:val="18"/>
              </w:rPr>
              <w:t>lasma</w:t>
            </w:r>
            <w:r w:rsidR="00930187" w:rsidRPr="00AA7C95">
              <w:rPr>
                <w:rFonts w:ascii="Arial" w:hAnsi="Arial" w:cs="Arial"/>
                <w:b w:val="0"/>
                <w:sz w:val="18"/>
                <w:szCs w:val="18"/>
                <w:lang w:eastAsia="zh-CN"/>
              </w:rPr>
              <w:t xml:space="preserve"> type</w:t>
            </w:r>
            <w:r w:rsidR="00930187" w:rsidRPr="00AA7C95">
              <w:rPr>
                <w:rFonts w:ascii="Arial" w:hAnsi="Arial" w:cs="Arial"/>
                <w:b w:val="0"/>
                <w:sz w:val="18"/>
                <w:szCs w:val="18"/>
              </w:rPr>
              <w:t xml:space="preserve"> </w:t>
            </w:r>
          </w:p>
        </w:tc>
        <w:tc>
          <w:tcPr>
            <w:tcW w:w="1080" w:type="dxa"/>
            <w:vMerge w:val="restart"/>
          </w:tcPr>
          <w:p w14:paraId="201EFA49" w14:textId="3CFE3CE9"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P</w:t>
            </w:r>
            <w:r w:rsidR="00930187" w:rsidRPr="00AA7C95">
              <w:rPr>
                <w:rFonts w:ascii="Arial" w:hAnsi="Arial" w:cs="Arial"/>
                <w:b w:val="0"/>
                <w:bCs w:val="0"/>
                <w:sz w:val="18"/>
                <w:szCs w:val="18"/>
                <w:lang w:eastAsia="zh-CN"/>
              </w:rPr>
              <w:t>ower supply/W</w:t>
            </w:r>
          </w:p>
        </w:tc>
        <w:tc>
          <w:tcPr>
            <w:tcW w:w="1170" w:type="dxa"/>
            <w:vMerge w:val="restart"/>
          </w:tcPr>
          <w:p w14:paraId="5E705749" w14:textId="0F91AAAA"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A</w:t>
            </w:r>
            <w:r w:rsidR="00930187" w:rsidRPr="00AA7C95">
              <w:rPr>
                <w:rFonts w:ascii="Arial" w:hAnsi="Arial" w:cs="Arial"/>
                <w:b w:val="0"/>
                <w:bCs w:val="0"/>
                <w:sz w:val="18"/>
                <w:szCs w:val="18"/>
                <w:lang w:eastAsia="zh-CN"/>
              </w:rPr>
              <w:t>pplied voltage/kV</w:t>
            </w:r>
          </w:p>
        </w:tc>
        <w:tc>
          <w:tcPr>
            <w:tcW w:w="1350" w:type="dxa"/>
            <w:vMerge w:val="restart"/>
          </w:tcPr>
          <w:p w14:paraId="4F6EE70A" w14:textId="46D73EC4"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C</w:t>
            </w:r>
            <w:r w:rsidR="00930187" w:rsidRPr="00AA7C95">
              <w:rPr>
                <w:rFonts w:ascii="Arial" w:hAnsi="Arial" w:cs="Arial"/>
                <w:b w:val="0"/>
                <w:bCs w:val="0"/>
                <w:sz w:val="18"/>
                <w:szCs w:val="18"/>
                <w:lang w:eastAsia="zh-CN"/>
              </w:rPr>
              <w:t>atal</w:t>
            </w:r>
            <w:r w:rsidR="00853E02">
              <w:rPr>
                <w:rFonts w:ascii="Arial" w:hAnsi="Arial" w:cs="Arial" w:hint="eastAsia"/>
                <w:b w:val="0"/>
                <w:bCs w:val="0"/>
                <w:sz w:val="18"/>
                <w:szCs w:val="18"/>
                <w:lang w:eastAsia="zh-CN"/>
              </w:rPr>
              <w:t>yst</w:t>
            </w:r>
          </w:p>
        </w:tc>
        <w:tc>
          <w:tcPr>
            <w:tcW w:w="1170" w:type="dxa"/>
            <w:vMerge w:val="restart"/>
          </w:tcPr>
          <w:p w14:paraId="4F280EC2" w14:textId="04EEA1C3"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F</w:t>
            </w:r>
            <w:r w:rsidR="00930187" w:rsidRPr="00AA7C95">
              <w:rPr>
                <w:rFonts w:ascii="Arial" w:hAnsi="Arial" w:cs="Arial"/>
                <w:b w:val="0"/>
                <w:bCs w:val="0"/>
                <w:sz w:val="18"/>
                <w:szCs w:val="18"/>
                <w:lang w:eastAsia="zh-CN"/>
              </w:rPr>
              <w:t>eed</w:t>
            </w:r>
          </w:p>
        </w:tc>
        <w:tc>
          <w:tcPr>
            <w:tcW w:w="900" w:type="dxa"/>
            <w:vMerge w:val="restart"/>
          </w:tcPr>
          <w:p w14:paraId="04E0497E" w14:textId="60F5A2F1"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C</w:t>
            </w:r>
            <w:r w:rsidR="00930187" w:rsidRPr="00AA7C95">
              <w:rPr>
                <w:rFonts w:ascii="Arial" w:hAnsi="Arial" w:cs="Arial"/>
                <w:b w:val="0"/>
                <w:bCs w:val="0"/>
                <w:sz w:val="18"/>
                <w:szCs w:val="18"/>
                <w:lang w:eastAsia="zh-CN"/>
              </w:rPr>
              <w:t>on</w:t>
            </w:r>
            <w:r w:rsidR="001314EF" w:rsidRPr="00AA7C95">
              <w:rPr>
                <w:rFonts w:ascii="Arial" w:hAnsi="Arial" w:cs="Arial"/>
                <w:b w:val="0"/>
                <w:bCs w:val="0"/>
                <w:sz w:val="18"/>
                <w:szCs w:val="18"/>
                <w:lang w:eastAsia="zh-CN"/>
              </w:rPr>
              <w:t>v</w:t>
            </w:r>
            <w:r w:rsidR="00930187" w:rsidRPr="00AA7C95">
              <w:rPr>
                <w:rFonts w:ascii="Arial" w:hAnsi="Arial" w:cs="Arial"/>
                <w:b w:val="0"/>
                <w:bCs w:val="0"/>
                <w:sz w:val="18"/>
                <w:szCs w:val="18"/>
                <w:lang w:eastAsia="zh-CN"/>
              </w:rPr>
              <w:t>.</w:t>
            </w:r>
            <w:r w:rsidR="001314EF" w:rsidRPr="00AA7C95">
              <w:rPr>
                <w:rFonts w:ascii="Arial" w:hAnsi="Arial" w:cs="Arial"/>
                <w:b w:val="0"/>
                <w:bCs w:val="0"/>
                <w:sz w:val="18"/>
                <w:szCs w:val="18"/>
                <w:lang w:eastAsia="zh-CN"/>
              </w:rPr>
              <w:t xml:space="preserve"> </w:t>
            </w:r>
            <w:r w:rsidR="00522F19" w:rsidRPr="00AA7C95">
              <w:rPr>
                <w:rFonts w:ascii="Arial" w:hAnsi="Arial" w:cs="Arial"/>
                <w:b w:val="0"/>
                <w:bCs w:val="0"/>
                <w:sz w:val="18"/>
                <w:szCs w:val="18"/>
                <w:lang w:eastAsia="zh-CN"/>
              </w:rPr>
              <w:t>/</w:t>
            </w:r>
            <w:r w:rsidR="00930187" w:rsidRPr="00AA7C95">
              <w:rPr>
                <w:rFonts w:ascii="Arial" w:hAnsi="Arial" w:cs="Arial"/>
                <w:b w:val="0"/>
                <w:bCs w:val="0"/>
                <w:sz w:val="18"/>
                <w:szCs w:val="18"/>
                <w:lang w:eastAsia="zh-CN"/>
              </w:rPr>
              <w:t>%</w:t>
            </w:r>
          </w:p>
        </w:tc>
        <w:tc>
          <w:tcPr>
            <w:tcW w:w="1980" w:type="dxa"/>
            <w:gridSpan w:val="5"/>
          </w:tcPr>
          <w:p w14:paraId="5F4BDB36" w14:textId="26D4C6D9"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b w:val="0"/>
                <w:bCs w:val="0"/>
                <w:sz w:val="18"/>
                <w:szCs w:val="18"/>
                <w:lang w:eastAsia="zh-CN"/>
              </w:rPr>
              <w:t>S</w:t>
            </w:r>
            <w:r w:rsidR="00930187" w:rsidRPr="00AA7C95">
              <w:rPr>
                <w:rFonts w:ascii="Arial" w:hAnsi="Arial" w:cs="Arial"/>
                <w:b w:val="0"/>
                <w:bCs w:val="0"/>
                <w:sz w:val="18"/>
                <w:szCs w:val="18"/>
                <w:lang w:eastAsia="zh-CN"/>
              </w:rPr>
              <w:t>electivity (%)</w:t>
            </w:r>
          </w:p>
        </w:tc>
        <w:tc>
          <w:tcPr>
            <w:tcW w:w="1440" w:type="dxa"/>
            <w:vMerge w:val="restart"/>
          </w:tcPr>
          <w:p w14:paraId="5D032906" w14:textId="2D523510" w:rsidR="00930187" w:rsidRPr="00AA7C95" w:rsidRDefault="009301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lang w:val="de-CH" w:eastAsia="zh-CN"/>
              </w:rPr>
            </w:pPr>
            <w:r w:rsidRPr="00AA7C95">
              <w:rPr>
                <w:rFonts w:ascii="Arial" w:hAnsi="Arial" w:cs="Arial"/>
                <w:b w:val="0"/>
                <w:sz w:val="18"/>
                <w:szCs w:val="18"/>
                <w:lang w:val="de-CH" w:eastAsia="zh-CN"/>
              </w:rPr>
              <w:t>ER</w:t>
            </w:r>
            <w:r w:rsidR="00522F19" w:rsidRPr="00AA7C95">
              <w:rPr>
                <w:rFonts w:ascii="Arial" w:hAnsi="Arial" w:cs="Arial"/>
                <w:b w:val="0"/>
                <w:sz w:val="18"/>
                <w:szCs w:val="18"/>
                <w:lang w:val="de-CH" w:eastAsia="zh-CN"/>
              </w:rPr>
              <w:t>/</w:t>
            </w:r>
            <w:r w:rsidRPr="00AA7C95">
              <w:rPr>
                <w:rFonts w:ascii="Arial" w:hAnsi="Arial" w:cs="Arial"/>
                <w:b w:val="0"/>
                <w:sz w:val="18"/>
                <w:szCs w:val="18"/>
                <w:lang w:val="de-CH" w:eastAsia="zh-CN"/>
              </w:rPr>
              <w:t>kWh</w:t>
            </w:r>
            <w:r w:rsidR="007D4606" w:rsidRPr="00AA7C95">
              <w:rPr>
                <w:rFonts w:ascii="Arial" w:hAnsi="Arial" w:cs="Arial"/>
                <w:b w:val="0"/>
                <w:sz w:val="18"/>
                <w:szCs w:val="18"/>
                <w:lang w:val="de-CH" w:eastAsia="zh-CN"/>
              </w:rPr>
              <w:t xml:space="preserve"> </w:t>
            </w:r>
            <w:r w:rsidRPr="00AA7C95">
              <w:rPr>
                <w:rFonts w:ascii="Arial" w:hAnsi="Arial" w:cs="Arial"/>
                <w:b w:val="0"/>
                <w:sz w:val="18"/>
                <w:szCs w:val="18"/>
                <w:lang w:val="de-CH" w:eastAsia="zh-CN"/>
              </w:rPr>
              <w:t>kg</w:t>
            </w:r>
            <w:r w:rsidRPr="00AA7C95">
              <w:rPr>
                <w:rFonts w:ascii="Arial" w:hAnsi="Arial" w:cs="Arial"/>
                <w:b w:val="0"/>
                <w:sz w:val="18"/>
                <w:szCs w:val="18"/>
                <w:vertAlign w:val="superscript"/>
                <w:lang w:val="de-CH" w:eastAsia="zh-CN"/>
              </w:rPr>
              <w:t>−1</w:t>
            </w:r>
            <w:r w:rsidRPr="00AA7C95">
              <w:rPr>
                <w:rFonts w:ascii="Arial" w:hAnsi="Arial" w:cs="Arial"/>
                <w:b w:val="0"/>
                <w:sz w:val="18"/>
                <w:szCs w:val="18"/>
                <w:lang w:val="de-CH" w:eastAsia="zh-CN"/>
              </w:rPr>
              <w:t xml:space="preserve"> C</w:t>
            </w:r>
            <w:r w:rsidRPr="00AA7C95">
              <w:rPr>
                <w:rFonts w:ascii="Arial" w:hAnsi="Arial" w:cs="Arial"/>
                <w:b w:val="0"/>
                <w:sz w:val="18"/>
                <w:szCs w:val="18"/>
                <w:vertAlign w:val="subscript"/>
                <w:lang w:val="de-CH" w:eastAsia="zh-CN"/>
              </w:rPr>
              <w:t>2</w:t>
            </w:r>
            <w:r w:rsidRPr="00AA7C95">
              <w:rPr>
                <w:rFonts w:ascii="Arial" w:hAnsi="Arial" w:cs="Arial"/>
                <w:b w:val="0"/>
                <w:sz w:val="18"/>
                <w:szCs w:val="18"/>
                <w:lang w:val="de-CH" w:eastAsia="zh-CN"/>
              </w:rPr>
              <w:t>H</w:t>
            </w:r>
            <w:r w:rsidRPr="00AA7C95">
              <w:rPr>
                <w:rFonts w:ascii="Arial" w:hAnsi="Arial" w:cs="Arial"/>
                <w:b w:val="0"/>
                <w:sz w:val="18"/>
                <w:szCs w:val="18"/>
                <w:vertAlign w:val="subscript"/>
                <w:lang w:val="de-CH" w:eastAsia="zh-CN"/>
              </w:rPr>
              <w:t>2</w:t>
            </w:r>
            <w:r w:rsidR="00FD221C" w:rsidRPr="00AA7C95">
              <w:rPr>
                <w:rFonts w:ascii="Arial" w:hAnsi="Arial" w:cs="Arial"/>
                <w:b w:val="0"/>
                <w:sz w:val="18"/>
                <w:szCs w:val="18"/>
                <w:vertAlign w:val="subscript"/>
                <w:lang w:val="de-CH" w:eastAsia="zh-CN"/>
              </w:rPr>
              <w:t xml:space="preserve"> </w:t>
            </w:r>
            <w:r w:rsidR="006C2E14" w:rsidRPr="00AA7C95">
              <w:rPr>
                <w:rFonts w:ascii="Arial" w:hAnsi="Arial" w:cs="Arial"/>
                <w:b w:val="0"/>
                <w:sz w:val="18"/>
                <w:szCs w:val="18"/>
                <w:lang w:val="de-CH" w:eastAsia="zh-CN"/>
              </w:rPr>
              <w:t>(SEI/kJ mol</w:t>
            </w:r>
            <w:r w:rsidR="006C2E14" w:rsidRPr="00AA7C95">
              <w:rPr>
                <w:rFonts w:ascii="Arial" w:hAnsi="Arial" w:cs="Arial"/>
                <w:b w:val="0"/>
                <w:sz w:val="18"/>
                <w:szCs w:val="18"/>
                <w:vertAlign w:val="superscript"/>
                <w:lang w:val="de-CH" w:eastAsia="zh-CN"/>
              </w:rPr>
              <w:t>-1</w:t>
            </w:r>
            <w:r w:rsidR="006C2E14" w:rsidRPr="00AA7C95">
              <w:rPr>
                <w:rFonts w:ascii="Arial" w:hAnsi="Arial" w:cs="Arial"/>
                <w:b w:val="0"/>
                <w:sz w:val="18"/>
                <w:szCs w:val="18"/>
                <w:lang w:val="de-CH" w:eastAsia="zh-CN"/>
              </w:rPr>
              <w:t>)</w:t>
            </w:r>
          </w:p>
        </w:tc>
        <w:tc>
          <w:tcPr>
            <w:tcW w:w="900" w:type="dxa"/>
            <w:vMerge w:val="restart"/>
          </w:tcPr>
          <w:p w14:paraId="72F6070D" w14:textId="0112F3D8"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P</w:t>
            </w:r>
            <w:r w:rsidR="00930187" w:rsidRPr="00AA7C95">
              <w:rPr>
                <w:rFonts w:ascii="Arial" w:hAnsi="Arial" w:cs="Arial"/>
                <w:b w:val="0"/>
                <w:bCs w:val="0"/>
                <w:sz w:val="18"/>
                <w:szCs w:val="18"/>
                <w:lang w:eastAsia="zh-CN"/>
              </w:rPr>
              <w:t xml:space="preserve">lasma </w:t>
            </w:r>
            <w:r w:rsidR="00570A49" w:rsidRPr="00AA7C95">
              <w:rPr>
                <w:rFonts w:ascii="Arial" w:hAnsi="Arial" w:cs="Arial"/>
                <w:b w:val="0"/>
                <w:bCs w:val="0"/>
                <w:sz w:val="18"/>
                <w:szCs w:val="18"/>
                <w:lang w:eastAsia="zh-CN"/>
              </w:rPr>
              <w:t>t</w:t>
            </w:r>
            <w:r w:rsidR="00201302" w:rsidRPr="00AA7C95">
              <w:rPr>
                <w:rFonts w:ascii="Arial" w:hAnsi="Arial" w:cs="Arial"/>
                <w:b w:val="0"/>
                <w:bCs w:val="0"/>
                <w:sz w:val="18"/>
                <w:szCs w:val="18"/>
                <w:lang w:eastAsia="zh-CN"/>
              </w:rPr>
              <w:t>emp.</w:t>
            </w:r>
          </w:p>
        </w:tc>
        <w:tc>
          <w:tcPr>
            <w:tcW w:w="450" w:type="dxa"/>
            <w:vMerge w:val="restart"/>
          </w:tcPr>
          <w:p w14:paraId="27878DB9" w14:textId="7DEDE795" w:rsidR="00930187" w:rsidRPr="00AA7C95" w:rsidRDefault="002F0087" w:rsidP="00BC3CCF">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r</w:t>
            </w:r>
            <w:r w:rsidR="00930187" w:rsidRPr="00AA7C95">
              <w:rPr>
                <w:rFonts w:ascii="Arial" w:hAnsi="Arial" w:cs="Arial"/>
                <w:b w:val="0"/>
                <w:bCs w:val="0"/>
                <w:sz w:val="18"/>
                <w:szCs w:val="18"/>
                <w:lang w:eastAsia="zh-CN"/>
              </w:rPr>
              <w:t>e</w:t>
            </w:r>
            <w:r w:rsidR="00A32E2A" w:rsidRPr="00AA7C95">
              <w:rPr>
                <w:rFonts w:ascii="Arial" w:hAnsi="Arial" w:cs="Arial"/>
                <w:b w:val="0"/>
                <w:bCs w:val="0"/>
                <w:sz w:val="18"/>
                <w:szCs w:val="18"/>
                <w:lang w:eastAsia="zh-CN"/>
              </w:rPr>
              <w:t>f</w:t>
            </w:r>
          </w:p>
        </w:tc>
      </w:tr>
      <w:tr w:rsidR="006C2E14" w:rsidRPr="00AA7C95" w14:paraId="39365473" w14:textId="77777777" w:rsidTr="00566EB9">
        <w:trPr>
          <w:cnfStyle w:val="000000100000" w:firstRow="0" w:lastRow="0" w:firstColumn="0" w:lastColumn="0" w:oddVBand="0" w:evenVBand="0" w:oddHBand="1" w:evenHBand="0" w:firstRowFirstColumn="0" w:firstRowLastColumn="0" w:lastRowFirstColumn="0" w:lastRowLastColumn="0"/>
          <w:trHeight w:val="476"/>
          <w:jc w:val="center"/>
        </w:trPr>
        <w:tc>
          <w:tcPr>
            <w:cnfStyle w:val="001000000000" w:firstRow="0" w:lastRow="0" w:firstColumn="1" w:lastColumn="0" w:oddVBand="0" w:evenVBand="0" w:oddHBand="0" w:evenHBand="0" w:firstRowFirstColumn="0" w:firstRowLastColumn="0" w:lastRowFirstColumn="0" w:lastRowLastColumn="0"/>
            <w:tcW w:w="1260" w:type="dxa"/>
            <w:vMerge/>
            <w:tcBorders>
              <w:bottom w:val="single" w:sz="4" w:space="0" w:color="C9C9C9" w:themeColor="accent3" w:themeTint="99"/>
            </w:tcBorders>
          </w:tcPr>
          <w:p w14:paraId="28368D93" w14:textId="77777777" w:rsidR="00930187" w:rsidRPr="00AA7C95" w:rsidRDefault="00930187" w:rsidP="00BC3CCF">
            <w:pPr>
              <w:spacing w:after="120" w:line="320" w:lineRule="exact"/>
              <w:jc w:val="center"/>
              <w:rPr>
                <w:rFonts w:ascii="Arial" w:hAnsi="Arial" w:cs="Arial"/>
                <w:b w:val="0"/>
                <w:sz w:val="18"/>
                <w:szCs w:val="18"/>
              </w:rPr>
            </w:pPr>
          </w:p>
        </w:tc>
        <w:tc>
          <w:tcPr>
            <w:tcW w:w="1080" w:type="dxa"/>
            <w:vMerge/>
            <w:tcBorders>
              <w:bottom w:val="single" w:sz="4" w:space="0" w:color="C9C9C9" w:themeColor="accent3" w:themeTint="99"/>
            </w:tcBorders>
          </w:tcPr>
          <w:p w14:paraId="4FE209C2"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170" w:type="dxa"/>
            <w:vMerge/>
            <w:tcBorders>
              <w:bottom w:val="single" w:sz="4" w:space="0" w:color="C9C9C9" w:themeColor="accent3" w:themeTint="99"/>
            </w:tcBorders>
          </w:tcPr>
          <w:p w14:paraId="7D0D0ADB"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350" w:type="dxa"/>
            <w:vMerge/>
            <w:tcBorders>
              <w:bottom w:val="single" w:sz="4" w:space="0" w:color="C9C9C9" w:themeColor="accent3" w:themeTint="99"/>
            </w:tcBorders>
          </w:tcPr>
          <w:p w14:paraId="2754F133" w14:textId="16D1789E"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1170" w:type="dxa"/>
            <w:vMerge/>
            <w:tcBorders>
              <w:bottom w:val="single" w:sz="4" w:space="0" w:color="C9C9C9" w:themeColor="accent3" w:themeTint="99"/>
            </w:tcBorders>
          </w:tcPr>
          <w:p w14:paraId="603B2B88" w14:textId="6CA23EED"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900" w:type="dxa"/>
            <w:vMerge/>
            <w:tcBorders>
              <w:bottom w:val="single" w:sz="4" w:space="0" w:color="C9C9C9" w:themeColor="accent3" w:themeTint="99"/>
            </w:tcBorders>
          </w:tcPr>
          <w:p w14:paraId="2D9D2AA6" w14:textId="4ECB16EC"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18"/>
                <w:szCs w:val="18"/>
                <w:lang w:eastAsia="zh-CN"/>
              </w:rPr>
            </w:pPr>
          </w:p>
        </w:tc>
        <w:tc>
          <w:tcPr>
            <w:tcW w:w="720" w:type="dxa"/>
            <w:gridSpan w:val="2"/>
            <w:tcBorders>
              <w:bottom w:val="single" w:sz="4" w:space="0" w:color="C9C9C9" w:themeColor="accent3" w:themeTint="99"/>
            </w:tcBorders>
          </w:tcPr>
          <w:p w14:paraId="2F38474D" w14:textId="518130CB"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630" w:type="dxa"/>
            <w:gridSpan w:val="2"/>
            <w:tcBorders>
              <w:bottom w:val="single" w:sz="4" w:space="0" w:color="C9C9C9" w:themeColor="accent3" w:themeTint="99"/>
            </w:tcBorders>
          </w:tcPr>
          <w:p w14:paraId="1D140F32" w14:textId="0C68E68E"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4</w:t>
            </w:r>
          </w:p>
        </w:tc>
        <w:tc>
          <w:tcPr>
            <w:tcW w:w="630" w:type="dxa"/>
            <w:tcBorders>
              <w:bottom w:val="single" w:sz="4" w:space="0" w:color="C9C9C9" w:themeColor="accent3" w:themeTint="99"/>
            </w:tcBorders>
          </w:tcPr>
          <w:p w14:paraId="0179ED9D" w14:textId="7ABA5A91"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6</w:t>
            </w:r>
          </w:p>
        </w:tc>
        <w:tc>
          <w:tcPr>
            <w:tcW w:w="1440" w:type="dxa"/>
            <w:vMerge/>
            <w:tcBorders>
              <w:bottom w:val="single" w:sz="4" w:space="0" w:color="C9C9C9" w:themeColor="accent3" w:themeTint="99"/>
            </w:tcBorders>
          </w:tcPr>
          <w:p w14:paraId="3D9D4234"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900" w:type="dxa"/>
            <w:vMerge/>
            <w:tcBorders>
              <w:bottom w:val="single" w:sz="4" w:space="0" w:color="C9C9C9" w:themeColor="accent3" w:themeTint="99"/>
            </w:tcBorders>
          </w:tcPr>
          <w:p w14:paraId="474B19FC" w14:textId="77777777"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c>
          <w:tcPr>
            <w:tcW w:w="450" w:type="dxa"/>
            <w:vMerge/>
            <w:tcBorders>
              <w:bottom w:val="single" w:sz="4" w:space="0" w:color="C9C9C9" w:themeColor="accent3" w:themeTint="99"/>
            </w:tcBorders>
          </w:tcPr>
          <w:p w14:paraId="4A4226C7" w14:textId="637980B2" w:rsidR="00930187" w:rsidRPr="00AA7C95" w:rsidRDefault="00930187" w:rsidP="00BC3CCF">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
        </w:tc>
      </w:tr>
      <w:tr w:rsidR="00A66BF8" w:rsidRPr="00AA7C95" w14:paraId="053463AF"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F3C69CD" w14:textId="679A9EB0" w:rsidR="00A66BF8" w:rsidRPr="00AA7C95" w:rsidRDefault="00566EB9" w:rsidP="00BC3CCF">
            <w:pPr>
              <w:spacing w:after="120" w:line="320" w:lineRule="exact"/>
              <w:jc w:val="center"/>
              <w:rPr>
                <w:rFonts w:ascii="Arial" w:hAnsi="Arial" w:cs="Arial"/>
                <w:b w:val="0"/>
                <w:bCs w:val="0"/>
                <w:sz w:val="18"/>
                <w:szCs w:val="18"/>
                <w:lang w:eastAsia="zh-CN"/>
              </w:rPr>
            </w:pPr>
            <w:bookmarkStart w:id="3" w:name="_Hlk172130747"/>
            <w:proofErr w:type="spellStart"/>
            <w:r w:rsidRPr="00AA7C95">
              <w:rPr>
                <w:rFonts w:ascii="Arial" w:hAnsi="Arial" w:cs="Arial"/>
                <w:b w:val="0"/>
                <w:bCs w:val="0"/>
                <w:sz w:val="18"/>
                <w:szCs w:val="18"/>
                <w:lang w:eastAsia="zh-CN"/>
              </w:rPr>
              <w:t>Hüls</w:t>
            </w:r>
            <w:proofErr w:type="spellEnd"/>
            <w:r w:rsidRPr="00AA7C95">
              <w:rPr>
                <w:rFonts w:ascii="Arial" w:hAnsi="Arial" w:cs="Arial"/>
                <w:b w:val="0"/>
                <w:bCs w:val="0"/>
                <w:sz w:val="18"/>
                <w:szCs w:val="18"/>
                <w:lang w:eastAsia="zh-CN"/>
              </w:rPr>
              <w:t xml:space="preserve"> arc</w:t>
            </w:r>
            <w:bookmarkEnd w:id="3"/>
          </w:p>
        </w:tc>
        <w:tc>
          <w:tcPr>
            <w:tcW w:w="1080" w:type="dxa"/>
          </w:tcPr>
          <w:p w14:paraId="4BB3CE2A" w14:textId="7275A7DF"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8000</w:t>
            </w:r>
            <w:r w:rsidR="00AB5C09" w:rsidRPr="00AA7C95">
              <w:rPr>
                <w:rFonts w:ascii="Arial" w:hAnsi="Arial" w:cs="Arial"/>
                <w:sz w:val="18"/>
                <w:szCs w:val="18"/>
                <w:lang w:eastAsia="zh-CN"/>
              </w:rPr>
              <w:t>k</w:t>
            </w:r>
          </w:p>
        </w:tc>
        <w:tc>
          <w:tcPr>
            <w:tcW w:w="1170" w:type="dxa"/>
          </w:tcPr>
          <w:p w14:paraId="4BF9024A" w14:textId="385A38A3" w:rsidR="00A66BF8" w:rsidRPr="00AA7C95" w:rsidRDefault="0079161D"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w:t>
            </w:r>
          </w:p>
        </w:tc>
        <w:tc>
          <w:tcPr>
            <w:tcW w:w="1350" w:type="dxa"/>
          </w:tcPr>
          <w:p w14:paraId="2AD9B357" w14:textId="635B8051"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7CC1DE01" w14:textId="04541A29" w:rsidR="00A66BF8" w:rsidRPr="00AA7C95" w:rsidRDefault="009B3BCA"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vertAlign w:val="superscript"/>
                <w:lang w:eastAsia="zh-CN"/>
              </w:rPr>
              <w:t>a</w:t>
            </w:r>
          </w:p>
        </w:tc>
        <w:tc>
          <w:tcPr>
            <w:tcW w:w="900" w:type="dxa"/>
          </w:tcPr>
          <w:p w14:paraId="346EBE8E" w14:textId="47B4A2A2"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70.5</w:t>
            </w:r>
          </w:p>
        </w:tc>
        <w:tc>
          <w:tcPr>
            <w:tcW w:w="720" w:type="dxa"/>
            <w:gridSpan w:val="2"/>
          </w:tcPr>
          <w:p w14:paraId="17912089" w14:textId="27899A34"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72.9</w:t>
            </w:r>
          </w:p>
        </w:tc>
        <w:tc>
          <w:tcPr>
            <w:tcW w:w="630" w:type="dxa"/>
            <w:gridSpan w:val="2"/>
          </w:tcPr>
          <w:p w14:paraId="3599DE2B" w14:textId="73A6E29E"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4.5</w:t>
            </w:r>
          </w:p>
        </w:tc>
        <w:tc>
          <w:tcPr>
            <w:tcW w:w="630" w:type="dxa"/>
          </w:tcPr>
          <w:p w14:paraId="6AECEC83" w14:textId="063B7DF5"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1E3A5614" w14:textId="736E6E59"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12.1 (275)</w:t>
            </w:r>
          </w:p>
        </w:tc>
        <w:tc>
          <w:tcPr>
            <w:tcW w:w="900" w:type="dxa"/>
          </w:tcPr>
          <w:p w14:paraId="3F04F3BD" w14:textId="3AF8A538" w:rsidR="00A66BF8" w:rsidRPr="00AA7C95" w:rsidRDefault="00566EB9"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thermal</w:t>
            </w:r>
          </w:p>
        </w:tc>
        <w:tc>
          <w:tcPr>
            <w:tcW w:w="450" w:type="dxa"/>
          </w:tcPr>
          <w:p w14:paraId="3C077586" w14:textId="1E8BD937" w:rsidR="00A66BF8" w:rsidRPr="00AA7C95" w:rsidRDefault="00494435" w:rsidP="00BC3CCF">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vertAlign w:val="superscript"/>
              </w:rPr>
              <w:t>9,</w:t>
            </w:r>
            <w:r w:rsidR="009C7A58" w:rsidRPr="009C7A58">
              <w:rPr>
                <w:rFonts w:ascii="Arial" w:hAnsi="Arial" w:cs="Arial"/>
                <w:sz w:val="18"/>
                <w:vertAlign w:val="superscript"/>
              </w:rPr>
              <w:t>10</w:t>
            </w:r>
          </w:p>
        </w:tc>
      </w:tr>
      <w:tr w:rsidR="001D1F9C" w:rsidRPr="00AA7C95" w14:paraId="3A22F8C1"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5E0E76C" w14:textId="315D653E"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DuPont arc</w:t>
            </w:r>
          </w:p>
        </w:tc>
        <w:tc>
          <w:tcPr>
            <w:tcW w:w="1080" w:type="dxa"/>
          </w:tcPr>
          <w:p w14:paraId="601AF293" w14:textId="10003172" w:rsidR="001D1F9C" w:rsidRPr="00AA7C95" w:rsidRDefault="000353B7"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9000</w:t>
            </w:r>
            <w:r w:rsidR="00AB5C09" w:rsidRPr="00AA7C95">
              <w:rPr>
                <w:rFonts w:ascii="Arial" w:hAnsi="Arial" w:cs="Arial"/>
                <w:sz w:val="18"/>
                <w:szCs w:val="18"/>
                <w:lang w:eastAsia="zh-CN"/>
              </w:rPr>
              <w:t>k</w:t>
            </w:r>
          </w:p>
        </w:tc>
        <w:tc>
          <w:tcPr>
            <w:tcW w:w="1170" w:type="dxa"/>
          </w:tcPr>
          <w:p w14:paraId="04D8D12A" w14:textId="02E9B2FC" w:rsidR="001D1F9C" w:rsidRPr="00AA7C95" w:rsidRDefault="00A7414E"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0CDCF0FB" w14:textId="6EC9F35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131593EB" w14:textId="7D32EC7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900" w:type="dxa"/>
          </w:tcPr>
          <w:p w14:paraId="3DD863D5" w14:textId="590904A7" w:rsidR="001D1F9C" w:rsidRPr="00AA7C95" w:rsidRDefault="007869A1"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90</w:t>
            </w:r>
            <w:r w:rsidR="005A14DE">
              <w:rPr>
                <w:rFonts w:ascii="Arial" w:hAnsi="Arial" w:cs="Arial" w:hint="eastAsia"/>
                <w:sz w:val="18"/>
                <w:szCs w:val="18"/>
                <w:lang w:eastAsia="zh-CN"/>
              </w:rPr>
              <w:t>.0</w:t>
            </w:r>
          </w:p>
        </w:tc>
        <w:tc>
          <w:tcPr>
            <w:tcW w:w="720" w:type="dxa"/>
            <w:gridSpan w:val="2"/>
          </w:tcPr>
          <w:p w14:paraId="317AA478" w14:textId="2469E28C" w:rsidR="001D1F9C" w:rsidRPr="00AA7C95" w:rsidRDefault="007869A1"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80</w:t>
            </w:r>
            <w:r w:rsidR="005A14DE">
              <w:rPr>
                <w:rFonts w:ascii="Arial" w:hAnsi="Arial" w:cs="Arial" w:hint="eastAsia"/>
                <w:sz w:val="18"/>
                <w:szCs w:val="18"/>
                <w:lang w:eastAsia="zh-CN"/>
              </w:rPr>
              <w:t>.0</w:t>
            </w:r>
          </w:p>
        </w:tc>
        <w:tc>
          <w:tcPr>
            <w:tcW w:w="630" w:type="dxa"/>
            <w:gridSpan w:val="2"/>
          </w:tcPr>
          <w:p w14:paraId="49044B03" w14:textId="7EA4AF21" w:rsidR="001D1F9C" w:rsidRPr="00AA7C95" w:rsidRDefault="007869A1"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30" w:type="dxa"/>
          </w:tcPr>
          <w:p w14:paraId="44BE8D81" w14:textId="0EDF7C34" w:rsidR="001D1F9C" w:rsidRPr="00AA7C95" w:rsidRDefault="007869A1"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5D47586A" w14:textId="01C37DB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8.8</w:t>
            </w:r>
          </w:p>
        </w:tc>
        <w:tc>
          <w:tcPr>
            <w:tcW w:w="900" w:type="dxa"/>
          </w:tcPr>
          <w:p w14:paraId="1517D073" w14:textId="027AAAB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thermal</w:t>
            </w:r>
          </w:p>
        </w:tc>
        <w:tc>
          <w:tcPr>
            <w:tcW w:w="450" w:type="dxa"/>
          </w:tcPr>
          <w:p w14:paraId="4DA47B82" w14:textId="74AAFFEC"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11</w:t>
            </w:r>
          </w:p>
        </w:tc>
      </w:tr>
      <w:tr w:rsidR="001D1F9C" w:rsidRPr="00AA7C95" w14:paraId="655870BF"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AADC560" w14:textId="1F41C08F"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low-current arc</w:t>
            </w:r>
          </w:p>
        </w:tc>
        <w:tc>
          <w:tcPr>
            <w:tcW w:w="1080" w:type="dxa"/>
          </w:tcPr>
          <w:p w14:paraId="2779D5BC" w14:textId="227075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850</w:t>
            </w:r>
          </w:p>
        </w:tc>
        <w:tc>
          <w:tcPr>
            <w:tcW w:w="1170" w:type="dxa"/>
          </w:tcPr>
          <w:p w14:paraId="08094951" w14:textId="0ED73AE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&lt;12</w:t>
            </w:r>
          </w:p>
        </w:tc>
        <w:tc>
          <w:tcPr>
            <w:tcW w:w="1350" w:type="dxa"/>
          </w:tcPr>
          <w:p w14:paraId="674E6EDB" w14:textId="47D7031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6FFBDDF" w14:textId="39F00C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900" w:type="dxa"/>
          </w:tcPr>
          <w:p w14:paraId="5C23E695" w14:textId="65CC70E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70</w:t>
            </w:r>
            <w:r w:rsidR="005A14DE">
              <w:rPr>
                <w:rFonts w:ascii="Arial" w:hAnsi="Arial" w:cs="Arial" w:hint="eastAsia"/>
                <w:sz w:val="18"/>
                <w:szCs w:val="18"/>
                <w:lang w:eastAsia="zh-CN"/>
              </w:rPr>
              <w:t>.0</w:t>
            </w:r>
          </w:p>
        </w:tc>
        <w:tc>
          <w:tcPr>
            <w:tcW w:w="720" w:type="dxa"/>
            <w:gridSpan w:val="2"/>
          </w:tcPr>
          <w:p w14:paraId="6851C269" w14:textId="578538A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90</w:t>
            </w:r>
            <w:r w:rsidR="005A14DE">
              <w:rPr>
                <w:rFonts w:ascii="Arial" w:hAnsi="Arial" w:cs="Arial" w:hint="eastAsia"/>
                <w:sz w:val="18"/>
                <w:szCs w:val="18"/>
                <w:lang w:eastAsia="zh-CN"/>
              </w:rPr>
              <w:t>.0</w:t>
            </w:r>
          </w:p>
        </w:tc>
        <w:tc>
          <w:tcPr>
            <w:tcW w:w="630" w:type="dxa"/>
            <w:gridSpan w:val="2"/>
          </w:tcPr>
          <w:p w14:paraId="239C1FA5" w14:textId="2681B25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3.5</w:t>
            </w:r>
          </w:p>
        </w:tc>
        <w:tc>
          <w:tcPr>
            <w:tcW w:w="630" w:type="dxa"/>
          </w:tcPr>
          <w:p w14:paraId="3776CD31" w14:textId="01DE21C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&lt;1</w:t>
            </w:r>
          </w:p>
        </w:tc>
        <w:tc>
          <w:tcPr>
            <w:tcW w:w="1440" w:type="dxa"/>
          </w:tcPr>
          <w:p w14:paraId="63AA98E1" w14:textId="48BF65E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10.2</w:t>
            </w:r>
          </w:p>
        </w:tc>
        <w:tc>
          <w:tcPr>
            <w:tcW w:w="900" w:type="dxa"/>
          </w:tcPr>
          <w:p w14:paraId="22B7E5E7" w14:textId="5B76A96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thermal</w:t>
            </w:r>
          </w:p>
        </w:tc>
        <w:tc>
          <w:tcPr>
            <w:tcW w:w="450" w:type="dxa"/>
          </w:tcPr>
          <w:p w14:paraId="03FB938E" w14:textId="28F6F01A"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12</w:t>
            </w:r>
          </w:p>
        </w:tc>
      </w:tr>
      <w:tr w:rsidR="001D1F9C" w:rsidRPr="00AA7C95" w14:paraId="5A3DAB59" w14:textId="326D7F4B"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120B663" w14:textId="75EB7DDD"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corona</w:t>
            </w:r>
          </w:p>
        </w:tc>
        <w:tc>
          <w:tcPr>
            <w:tcW w:w="1080" w:type="dxa"/>
          </w:tcPr>
          <w:p w14:paraId="150A24D7" w14:textId="48A0000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8.2</w:t>
            </w:r>
          </w:p>
        </w:tc>
        <w:tc>
          <w:tcPr>
            <w:tcW w:w="1170" w:type="dxa"/>
          </w:tcPr>
          <w:p w14:paraId="09E49AA9" w14:textId="0783770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10.9</w:t>
            </w:r>
          </w:p>
        </w:tc>
        <w:tc>
          <w:tcPr>
            <w:tcW w:w="1350" w:type="dxa"/>
          </w:tcPr>
          <w:p w14:paraId="6282EAF5" w14:textId="51AEC36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9B0B6F2" w14:textId="1783FEB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7BFCE83" w14:textId="612B348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w:t>
            </w:r>
            <w:r w:rsidR="005A14DE">
              <w:rPr>
                <w:rFonts w:ascii="Arial" w:hAnsi="Arial" w:cs="Arial" w:hint="eastAsia"/>
                <w:sz w:val="18"/>
                <w:szCs w:val="18"/>
                <w:lang w:eastAsia="zh-CN"/>
              </w:rPr>
              <w:t>.0</w:t>
            </w:r>
          </w:p>
        </w:tc>
        <w:tc>
          <w:tcPr>
            <w:tcW w:w="720" w:type="dxa"/>
            <w:gridSpan w:val="2"/>
          </w:tcPr>
          <w:p w14:paraId="19303E37" w14:textId="6820ABF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76</w:t>
            </w:r>
            <w:r w:rsidR="005A14DE">
              <w:rPr>
                <w:rFonts w:ascii="Arial" w:hAnsi="Arial" w:cs="Arial" w:hint="eastAsia"/>
                <w:sz w:val="18"/>
                <w:szCs w:val="18"/>
                <w:lang w:eastAsia="zh-CN"/>
              </w:rPr>
              <w:t>.0</w:t>
            </w:r>
          </w:p>
        </w:tc>
        <w:tc>
          <w:tcPr>
            <w:tcW w:w="630" w:type="dxa"/>
            <w:gridSpan w:val="2"/>
          </w:tcPr>
          <w:p w14:paraId="6ACF70A3" w14:textId="63AFEF7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30" w:type="dxa"/>
          </w:tcPr>
          <w:p w14:paraId="489AD933" w14:textId="6F837CB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554F31FD" w14:textId="5CB6C08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26.2 (3403)</w:t>
            </w:r>
          </w:p>
        </w:tc>
        <w:tc>
          <w:tcPr>
            <w:tcW w:w="900" w:type="dxa"/>
          </w:tcPr>
          <w:p w14:paraId="124C70BC" w14:textId="36C4FDA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4DFE31AD" w14:textId="049E27AC"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13</w:t>
            </w:r>
          </w:p>
        </w:tc>
      </w:tr>
      <w:tr w:rsidR="001D1F9C" w:rsidRPr="00AA7C95" w14:paraId="3ADF6371" w14:textId="35B412A4"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AE35984" w14:textId="07E733B6"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corona</w:t>
            </w:r>
          </w:p>
        </w:tc>
        <w:tc>
          <w:tcPr>
            <w:tcW w:w="1080" w:type="dxa"/>
          </w:tcPr>
          <w:p w14:paraId="06E01AC4" w14:textId="7DF4DAB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8.4</w:t>
            </w:r>
          </w:p>
        </w:tc>
        <w:tc>
          <w:tcPr>
            <w:tcW w:w="1170" w:type="dxa"/>
          </w:tcPr>
          <w:p w14:paraId="0F6739C9" w14:textId="3578388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w:t>
            </w:r>
          </w:p>
        </w:tc>
        <w:tc>
          <w:tcPr>
            <w:tcW w:w="1350" w:type="dxa"/>
          </w:tcPr>
          <w:p w14:paraId="6F8CE969" w14:textId="220E087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AA7C95">
              <w:rPr>
                <w:rFonts w:ascii="Arial" w:hAnsi="Arial" w:cs="Arial"/>
                <w:sz w:val="18"/>
                <w:szCs w:val="18"/>
                <w:lang w:eastAsia="zh-CN"/>
              </w:rPr>
              <w:t>NaY</w:t>
            </w:r>
            <w:proofErr w:type="spellEnd"/>
          </w:p>
        </w:tc>
        <w:tc>
          <w:tcPr>
            <w:tcW w:w="1170" w:type="dxa"/>
          </w:tcPr>
          <w:p w14:paraId="4EE87543" w14:textId="469BA85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233DD251" w14:textId="14AC60D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38</w:t>
            </w:r>
            <w:r w:rsidR="00AD26B9">
              <w:rPr>
                <w:rFonts w:ascii="Arial" w:hAnsi="Arial" w:cs="Arial" w:hint="eastAsia"/>
                <w:sz w:val="18"/>
                <w:szCs w:val="18"/>
                <w:lang w:eastAsia="zh-CN"/>
              </w:rPr>
              <w:t>.0</w:t>
            </w:r>
          </w:p>
        </w:tc>
        <w:tc>
          <w:tcPr>
            <w:tcW w:w="720" w:type="dxa"/>
            <w:gridSpan w:val="2"/>
          </w:tcPr>
          <w:p w14:paraId="7FD51207" w14:textId="427EF2B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32.3</w:t>
            </w:r>
          </w:p>
        </w:tc>
        <w:tc>
          <w:tcPr>
            <w:tcW w:w="630" w:type="dxa"/>
            <w:gridSpan w:val="2"/>
          </w:tcPr>
          <w:p w14:paraId="2C219C5E" w14:textId="4077A59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p>
        </w:tc>
        <w:tc>
          <w:tcPr>
            <w:tcW w:w="630" w:type="dxa"/>
          </w:tcPr>
          <w:p w14:paraId="34B9E976" w14:textId="26AC189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7.1</w:t>
            </w:r>
          </w:p>
        </w:tc>
        <w:tc>
          <w:tcPr>
            <w:tcW w:w="1440" w:type="dxa"/>
          </w:tcPr>
          <w:p w14:paraId="138A4756" w14:textId="215D795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682D40F3" w14:textId="07A70E1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31A73E7D" w14:textId="7F7133F4"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14</w:t>
            </w:r>
          </w:p>
        </w:tc>
      </w:tr>
      <w:tr w:rsidR="001D1F9C" w:rsidRPr="00AA7C95" w14:paraId="7C777766" w14:textId="0C73595F"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6F6BE8B" w14:textId="577453EB"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corona</w:t>
            </w:r>
          </w:p>
        </w:tc>
        <w:tc>
          <w:tcPr>
            <w:tcW w:w="1080" w:type="dxa"/>
          </w:tcPr>
          <w:p w14:paraId="75CC29B1" w14:textId="19626AA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8.4</w:t>
            </w:r>
          </w:p>
        </w:tc>
        <w:tc>
          <w:tcPr>
            <w:tcW w:w="1170" w:type="dxa"/>
          </w:tcPr>
          <w:p w14:paraId="2CAF7A22" w14:textId="6FA1601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7</w:t>
            </w:r>
          </w:p>
        </w:tc>
        <w:tc>
          <w:tcPr>
            <w:tcW w:w="1350" w:type="dxa"/>
          </w:tcPr>
          <w:p w14:paraId="296E6F4C" w14:textId="256FEB9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9A51EE8" w14:textId="35633E1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25445946" w14:textId="530E040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w:t>
            </w:r>
            <w:r w:rsidR="00D97C8D">
              <w:rPr>
                <w:rFonts w:ascii="Arial" w:hAnsi="Arial" w:cs="Arial" w:hint="eastAsia"/>
                <w:sz w:val="18"/>
                <w:szCs w:val="18"/>
                <w:lang w:eastAsia="zh-CN"/>
              </w:rPr>
              <w:t>.0</w:t>
            </w:r>
          </w:p>
        </w:tc>
        <w:tc>
          <w:tcPr>
            <w:tcW w:w="720" w:type="dxa"/>
            <w:gridSpan w:val="2"/>
          </w:tcPr>
          <w:p w14:paraId="77FA0307" w14:textId="0ADC992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630" w:type="dxa"/>
            <w:gridSpan w:val="2"/>
          </w:tcPr>
          <w:p w14:paraId="4D532C70" w14:textId="4BEB7C0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630" w:type="dxa"/>
          </w:tcPr>
          <w:p w14:paraId="7C18C2AA" w14:textId="2065B43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26</w:t>
            </w:r>
            <w:r w:rsidR="00D97C8D">
              <w:rPr>
                <w:rFonts w:ascii="Arial" w:hAnsi="Arial" w:cs="Arial" w:hint="eastAsia"/>
                <w:sz w:val="18"/>
                <w:szCs w:val="18"/>
                <w:lang w:eastAsia="zh-CN"/>
              </w:rPr>
              <w:t>.0</w:t>
            </w:r>
          </w:p>
        </w:tc>
        <w:tc>
          <w:tcPr>
            <w:tcW w:w="1440" w:type="dxa"/>
          </w:tcPr>
          <w:p w14:paraId="776518DB" w14:textId="1A050AC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4587A301" w14:textId="2ED439B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AA7C95">
              <w:rPr>
                <w:rFonts w:ascii="Arial" w:hAnsi="Arial" w:cs="Arial"/>
                <w:sz w:val="18"/>
                <w:szCs w:val="18"/>
                <w:lang w:eastAsia="zh-CN"/>
              </w:rPr>
              <w:t>cold</w:t>
            </w:r>
          </w:p>
        </w:tc>
        <w:tc>
          <w:tcPr>
            <w:tcW w:w="450" w:type="dxa"/>
          </w:tcPr>
          <w:p w14:paraId="58ACE6FF" w14:textId="2EED69E8"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9C7A58">
              <w:rPr>
                <w:rFonts w:ascii="Arial" w:hAnsi="Arial" w:cs="Arial"/>
                <w:sz w:val="18"/>
                <w:vertAlign w:val="superscript"/>
              </w:rPr>
              <w:t>14</w:t>
            </w:r>
          </w:p>
        </w:tc>
      </w:tr>
      <w:tr w:rsidR="001D1F9C" w:rsidRPr="00AA7C95" w14:paraId="552A28CA" w14:textId="4842E086"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E2C8F5A" w14:textId="56B10DCE" w:rsidR="001D1F9C" w:rsidRPr="00AA7C95" w:rsidRDefault="001D1F9C" w:rsidP="001D1F9C">
            <w:pPr>
              <w:spacing w:after="120" w:line="320" w:lineRule="exact"/>
              <w:jc w:val="center"/>
              <w:rPr>
                <w:rFonts w:ascii="Arial" w:hAnsi="Arial" w:cs="Arial"/>
                <w:sz w:val="18"/>
                <w:szCs w:val="18"/>
              </w:rPr>
            </w:pPr>
            <w:r w:rsidRPr="00AA7C95">
              <w:rPr>
                <w:rFonts w:ascii="Arial" w:hAnsi="Arial" w:cs="Arial"/>
                <w:b w:val="0"/>
                <w:bCs w:val="0"/>
                <w:sz w:val="18"/>
                <w:szCs w:val="18"/>
                <w:lang w:eastAsia="zh-CN"/>
              </w:rPr>
              <w:t>pulse corona</w:t>
            </w:r>
          </w:p>
        </w:tc>
        <w:tc>
          <w:tcPr>
            <w:tcW w:w="1080" w:type="dxa"/>
          </w:tcPr>
          <w:p w14:paraId="24AC08B7" w14:textId="76ADF9D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30</w:t>
            </w:r>
          </w:p>
        </w:tc>
        <w:tc>
          <w:tcPr>
            <w:tcW w:w="1170" w:type="dxa"/>
          </w:tcPr>
          <w:p w14:paraId="40B77BFE" w14:textId="6557C2C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20-32</w:t>
            </w:r>
          </w:p>
        </w:tc>
        <w:tc>
          <w:tcPr>
            <w:tcW w:w="1350" w:type="dxa"/>
          </w:tcPr>
          <w:p w14:paraId="678C3808" w14:textId="7DCFC38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14F634F8" w14:textId="52C57AF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/CO</w:t>
            </w:r>
            <w:r w:rsidRPr="00AA7C95">
              <w:rPr>
                <w:rFonts w:ascii="Arial" w:hAnsi="Arial" w:cs="Arial"/>
                <w:sz w:val="18"/>
                <w:szCs w:val="18"/>
                <w:vertAlign w:val="subscript"/>
                <w:lang w:eastAsia="zh-CN"/>
              </w:rPr>
              <w:t>2</w:t>
            </w:r>
          </w:p>
        </w:tc>
        <w:tc>
          <w:tcPr>
            <w:tcW w:w="900" w:type="dxa"/>
          </w:tcPr>
          <w:p w14:paraId="081CED47" w14:textId="498BFE8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43.4</w:t>
            </w:r>
          </w:p>
        </w:tc>
        <w:tc>
          <w:tcPr>
            <w:tcW w:w="720" w:type="dxa"/>
            <w:gridSpan w:val="2"/>
          </w:tcPr>
          <w:p w14:paraId="5172F176" w14:textId="1B80366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22.7</w:t>
            </w:r>
          </w:p>
        </w:tc>
        <w:tc>
          <w:tcPr>
            <w:tcW w:w="630" w:type="dxa"/>
            <w:gridSpan w:val="2"/>
          </w:tcPr>
          <w:p w14:paraId="41A620F2" w14:textId="3F260BB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w:t>
            </w:r>
          </w:p>
        </w:tc>
        <w:tc>
          <w:tcPr>
            <w:tcW w:w="630" w:type="dxa"/>
          </w:tcPr>
          <w:p w14:paraId="202B5461" w14:textId="1948850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3.3</w:t>
            </w:r>
          </w:p>
        </w:tc>
        <w:tc>
          <w:tcPr>
            <w:tcW w:w="1440" w:type="dxa"/>
          </w:tcPr>
          <w:p w14:paraId="0C633663" w14:textId="48879B2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31E916FD" w14:textId="22E66C7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712479C8" w14:textId="5CE27C1E"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15</w:t>
            </w:r>
          </w:p>
        </w:tc>
      </w:tr>
      <w:tr w:rsidR="001D1F9C" w:rsidRPr="00AA7C95" w14:paraId="538C1D98" w14:textId="15A631FB"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D6BA965" w14:textId="1C810248"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pulse corona</w:t>
            </w:r>
          </w:p>
        </w:tc>
        <w:tc>
          <w:tcPr>
            <w:tcW w:w="1080" w:type="dxa"/>
          </w:tcPr>
          <w:p w14:paraId="36A60225" w14:textId="64FE6B2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30</w:t>
            </w:r>
          </w:p>
        </w:tc>
        <w:tc>
          <w:tcPr>
            <w:tcW w:w="1170" w:type="dxa"/>
          </w:tcPr>
          <w:p w14:paraId="181EE8B5" w14:textId="0F61D3D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20-32</w:t>
            </w:r>
          </w:p>
        </w:tc>
        <w:tc>
          <w:tcPr>
            <w:tcW w:w="1350" w:type="dxa"/>
          </w:tcPr>
          <w:p w14:paraId="2338F9FF" w14:textId="4F4FB0E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La</w:t>
            </w:r>
            <w:r w:rsidRPr="00AA7C95">
              <w:rPr>
                <w:rFonts w:ascii="Arial" w:hAnsi="Arial" w:cs="Arial"/>
                <w:sz w:val="18"/>
                <w:szCs w:val="18"/>
                <w:vertAlign w:val="subscript"/>
                <w:lang w:eastAsia="zh-CN"/>
              </w:rPr>
              <w:t>2</w:t>
            </w:r>
            <w:r w:rsidRPr="00AA7C95">
              <w:rPr>
                <w:rFonts w:ascii="Arial" w:hAnsi="Arial" w:cs="Arial"/>
                <w:sz w:val="18"/>
                <w:szCs w:val="18"/>
                <w:lang w:eastAsia="zh-CN"/>
              </w:rPr>
              <w:t>O</w:t>
            </w:r>
            <w:r w:rsidRPr="00AA7C95">
              <w:rPr>
                <w:rFonts w:ascii="Arial" w:hAnsi="Arial" w:cs="Arial"/>
                <w:sz w:val="18"/>
                <w:szCs w:val="18"/>
                <w:vertAlign w:val="subscript"/>
                <w:lang w:eastAsia="zh-CN"/>
              </w:rPr>
              <w:t>3</w:t>
            </w:r>
            <w:r w:rsidRPr="00AA7C95">
              <w:rPr>
                <w:rFonts w:ascii="Arial" w:hAnsi="Arial" w:cs="Arial"/>
                <w:sz w:val="18"/>
                <w:szCs w:val="18"/>
                <w:lang w:eastAsia="zh-CN"/>
              </w:rPr>
              <w:t>/</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682E364E" w14:textId="5FCEF6A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/CO</w:t>
            </w:r>
            <w:r w:rsidRPr="00AA7C95">
              <w:rPr>
                <w:rFonts w:ascii="Arial" w:hAnsi="Arial" w:cs="Arial"/>
                <w:sz w:val="18"/>
                <w:szCs w:val="18"/>
                <w:vertAlign w:val="subscript"/>
                <w:lang w:eastAsia="zh-CN"/>
              </w:rPr>
              <w:t>2</w:t>
            </w:r>
          </w:p>
        </w:tc>
        <w:tc>
          <w:tcPr>
            <w:tcW w:w="900" w:type="dxa"/>
          </w:tcPr>
          <w:p w14:paraId="769DD390" w14:textId="099107E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24.9</w:t>
            </w:r>
          </w:p>
        </w:tc>
        <w:tc>
          <w:tcPr>
            <w:tcW w:w="720" w:type="dxa"/>
            <w:gridSpan w:val="2"/>
          </w:tcPr>
          <w:p w14:paraId="6EE71699" w14:textId="3C4A282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54.5</w:t>
            </w:r>
          </w:p>
        </w:tc>
        <w:tc>
          <w:tcPr>
            <w:tcW w:w="630" w:type="dxa"/>
            <w:gridSpan w:val="2"/>
          </w:tcPr>
          <w:p w14:paraId="325ACDF7" w14:textId="685E74A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9.2</w:t>
            </w:r>
          </w:p>
        </w:tc>
        <w:tc>
          <w:tcPr>
            <w:tcW w:w="630" w:type="dxa"/>
          </w:tcPr>
          <w:p w14:paraId="6BC149D9" w14:textId="321D374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9.1</w:t>
            </w:r>
          </w:p>
        </w:tc>
        <w:tc>
          <w:tcPr>
            <w:tcW w:w="1440" w:type="dxa"/>
          </w:tcPr>
          <w:p w14:paraId="7850EC74" w14:textId="3D60BF6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3556AE37" w14:textId="7CDB926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63A06D88" w14:textId="245143B4"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15</w:t>
            </w:r>
          </w:p>
        </w:tc>
      </w:tr>
      <w:tr w:rsidR="001D1F9C" w:rsidRPr="00AA7C95" w14:paraId="10A3EE01"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114A2C8" w14:textId="7CBA9A1E"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pulse corona</w:t>
            </w:r>
          </w:p>
        </w:tc>
        <w:tc>
          <w:tcPr>
            <w:tcW w:w="1080" w:type="dxa"/>
          </w:tcPr>
          <w:p w14:paraId="5FB58ADA" w14:textId="28971F7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D206473" w14:textId="2EA91BA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18-36</w:t>
            </w:r>
          </w:p>
        </w:tc>
        <w:tc>
          <w:tcPr>
            <w:tcW w:w="1350" w:type="dxa"/>
          </w:tcPr>
          <w:p w14:paraId="0B1BBEDB" w14:textId="35BCC21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29CAFE0" w14:textId="28BE835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01406AE" w14:textId="63EE452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44.6</w:t>
            </w:r>
          </w:p>
        </w:tc>
        <w:tc>
          <w:tcPr>
            <w:tcW w:w="720" w:type="dxa"/>
            <w:gridSpan w:val="2"/>
          </w:tcPr>
          <w:p w14:paraId="5AA12737" w14:textId="3CF30AE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67.5</w:t>
            </w:r>
          </w:p>
        </w:tc>
        <w:tc>
          <w:tcPr>
            <w:tcW w:w="630" w:type="dxa"/>
            <w:gridSpan w:val="2"/>
          </w:tcPr>
          <w:p w14:paraId="736A5DCA" w14:textId="52F67FE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30" w:type="dxa"/>
          </w:tcPr>
          <w:p w14:paraId="7B512709" w14:textId="5594E8E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3537EB3" w14:textId="7191A4C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 (1788)</w:t>
            </w:r>
          </w:p>
        </w:tc>
        <w:tc>
          <w:tcPr>
            <w:tcW w:w="900" w:type="dxa"/>
          </w:tcPr>
          <w:p w14:paraId="653091BC" w14:textId="226E7F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1353CB1E" w14:textId="17EA12C0"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16</w:t>
            </w:r>
          </w:p>
        </w:tc>
      </w:tr>
      <w:tr w:rsidR="001D1F9C" w:rsidRPr="00AA7C95" w14:paraId="1EF93F29"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BEE675D" w14:textId="1BED63C1"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DBD</w:t>
            </w:r>
          </w:p>
        </w:tc>
        <w:tc>
          <w:tcPr>
            <w:tcW w:w="1080" w:type="dxa"/>
          </w:tcPr>
          <w:p w14:paraId="0400542C" w14:textId="7218853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w:t>
            </w:r>
          </w:p>
        </w:tc>
        <w:tc>
          <w:tcPr>
            <w:tcW w:w="1170" w:type="dxa"/>
          </w:tcPr>
          <w:p w14:paraId="6E843A50" w14:textId="1A8CC0F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w:t>
            </w:r>
          </w:p>
        </w:tc>
        <w:tc>
          <w:tcPr>
            <w:tcW w:w="1350" w:type="dxa"/>
          </w:tcPr>
          <w:p w14:paraId="32C285AD" w14:textId="4883851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Fe-</w:t>
            </w:r>
            <w:r w:rsidRPr="00AA7C95">
              <w:rPr>
                <w:rFonts w:ascii="Arial" w:hAnsi="Arial" w:cs="Arial"/>
                <w:sz w:val="18"/>
                <w:szCs w:val="18"/>
              </w:rPr>
              <w:t>MFM-300</w:t>
            </w:r>
          </w:p>
        </w:tc>
        <w:tc>
          <w:tcPr>
            <w:tcW w:w="1170" w:type="dxa"/>
          </w:tcPr>
          <w:p w14:paraId="1BA9D95A" w14:textId="39190B1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E042277" w14:textId="051C3C2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w:t>
            </w:r>
            <w:r w:rsidR="002D0555">
              <w:rPr>
                <w:rFonts w:ascii="Arial" w:hAnsi="Arial" w:cs="Arial" w:hint="eastAsia"/>
                <w:sz w:val="18"/>
                <w:szCs w:val="18"/>
                <w:lang w:eastAsia="zh-CN"/>
              </w:rPr>
              <w:t>.0</w:t>
            </w:r>
          </w:p>
        </w:tc>
        <w:tc>
          <w:tcPr>
            <w:tcW w:w="660" w:type="dxa"/>
          </w:tcPr>
          <w:p w14:paraId="1AC42349" w14:textId="5E04707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38</w:t>
            </w:r>
            <w:r w:rsidR="002D0555">
              <w:rPr>
                <w:rFonts w:ascii="Arial" w:hAnsi="Arial" w:cs="Arial" w:hint="eastAsia"/>
                <w:sz w:val="18"/>
                <w:szCs w:val="18"/>
                <w:lang w:eastAsia="zh-CN"/>
              </w:rPr>
              <w:t>.0</w:t>
            </w:r>
          </w:p>
        </w:tc>
        <w:tc>
          <w:tcPr>
            <w:tcW w:w="660" w:type="dxa"/>
            <w:gridSpan w:val="2"/>
          </w:tcPr>
          <w:p w14:paraId="718A7212" w14:textId="2CEA953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58</w:t>
            </w:r>
            <w:r w:rsidR="002D0555">
              <w:rPr>
                <w:rFonts w:ascii="Arial" w:hAnsi="Arial" w:cs="Arial" w:hint="eastAsia"/>
                <w:sz w:val="18"/>
                <w:szCs w:val="18"/>
                <w:lang w:eastAsia="zh-CN"/>
              </w:rPr>
              <w:t>.0</w:t>
            </w:r>
          </w:p>
        </w:tc>
        <w:tc>
          <w:tcPr>
            <w:tcW w:w="660" w:type="dxa"/>
            <w:gridSpan w:val="2"/>
          </w:tcPr>
          <w:p w14:paraId="5FAB2817" w14:textId="5AE2631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1440" w:type="dxa"/>
          </w:tcPr>
          <w:p w14:paraId="442DD3AC" w14:textId="0F7F22E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 (44.8)</w:t>
            </w:r>
          </w:p>
        </w:tc>
        <w:tc>
          <w:tcPr>
            <w:tcW w:w="900" w:type="dxa"/>
          </w:tcPr>
          <w:p w14:paraId="2D1E34BE" w14:textId="592165B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7ADA2CE5" w14:textId="7390F46D"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17</w:t>
            </w:r>
          </w:p>
        </w:tc>
      </w:tr>
      <w:tr w:rsidR="001D1F9C" w:rsidRPr="00AA7C95" w14:paraId="2B1F3A9D"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5AF8C602" w14:textId="13C1A35F"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DBD</w:t>
            </w:r>
          </w:p>
        </w:tc>
        <w:tc>
          <w:tcPr>
            <w:tcW w:w="1080" w:type="dxa"/>
          </w:tcPr>
          <w:p w14:paraId="14D12AD2" w14:textId="31BCAF9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w:t>
            </w:r>
          </w:p>
        </w:tc>
        <w:tc>
          <w:tcPr>
            <w:tcW w:w="1170" w:type="dxa"/>
          </w:tcPr>
          <w:p w14:paraId="5048D8E2" w14:textId="3EB6385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w:t>
            </w:r>
          </w:p>
        </w:tc>
        <w:tc>
          <w:tcPr>
            <w:tcW w:w="1350" w:type="dxa"/>
          </w:tcPr>
          <w:p w14:paraId="68595177" w14:textId="09AA952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170" w:type="dxa"/>
          </w:tcPr>
          <w:p w14:paraId="376489F0" w14:textId="10CC1D1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270C9940" w14:textId="02DC237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w:t>
            </w:r>
            <w:r w:rsidR="002D0555">
              <w:rPr>
                <w:rFonts w:ascii="Arial" w:hAnsi="Arial" w:cs="Arial" w:hint="eastAsia"/>
                <w:sz w:val="18"/>
                <w:szCs w:val="18"/>
                <w:lang w:eastAsia="zh-CN"/>
              </w:rPr>
              <w:t>.0</w:t>
            </w:r>
          </w:p>
        </w:tc>
        <w:tc>
          <w:tcPr>
            <w:tcW w:w="660" w:type="dxa"/>
          </w:tcPr>
          <w:p w14:paraId="1B0C38B6" w14:textId="4FAEAF1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r w:rsidR="002D0555">
              <w:rPr>
                <w:rFonts w:ascii="Arial" w:hAnsi="Arial" w:cs="Arial" w:hint="eastAsia"/>
                <w:sz w:val="18"/>
                <w:szCs w:val="18"/>
                <w:lang w:eastAsia="zh-CN"/>
              </w:rPr>
              <w:t>.0</w:t>
            </w:r>
          </w:p>
        </w:tc>
        <w:tc>
          <w:tcPr>
            <w:tcW w:w="660" w:type="dxa"/>
            <w:gridSpan w:val="2"/>
          </w:tcPr>
          <w:p w14:paraId="3EE867FF" w14:textId="4F84930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47</w:t>
            </w:r>
            <w:r w:rsidR="002D0555">
              <w:rPr>
                <w:rFonts w:ascii="Arial" w:hAnsi="Arial" w:cs="Arial" w:hint="eastAsia"/>
                <w:sz w:val="18"/>
                <w:szCs w:val="18"/>
                <w:lang w:eastAsia="zh-CN"/>
              </w:rPr>
              <w:t>.0</w:t>
            </w:r>
          </w:p>
        </w:tc>
        <w:tc>
          <w:tcPr>
            <w:tcW w:w="660" w:type="dxa"/>
            <w:gridSpan w:val="2"/>
          </w:tcPr>
          <w:p w14:paraId="295FF6A8" w14:textId="5DD2D4D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22</w:t>
            </w:r>
            <w:r w:rsidR="002D0555">
              <w:rPr>
                <w:rFonts w:ascii="Arial" w:hAnsi="Arial" w:cs="Arial" w:hint="eastAsia"/>
                <w:sz w:val="18"/>
                <w:szCs w:val="18"/>
                <w:lang w:eastAsia="zh-CN"/>
              </w:rPr>
              <w:t>.0</w:t>
            </w:r>
          </w:p>
        </w:tc>
        <w:tc>
          <w:tcPr>
            <w:tcW w:w="1440" w:type="dxa"/>
          </w:tcPr>
          <w:p w14:paraId="61864CAB" w14:textId="3C26254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 (44.8)</w:t>
            </w:r>
          </w:p>
        </w:tc>
        <w:tc>
          <w:tcPr>
            <w:tcW w:w="900" w:type="dxa"/>
          </w:tcPr>
          <w:p w14:paraId="78381A74" w14:textId="7147CCA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1B5BC848" w14:textId="650D056C"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17</w:t>
            </w:r>
          </w:p>
        </w:tc>
      </w:tr>
      <w:tr w:rsidR="001D1F9C" w:rsidRPr="00AA7C95" w14:paraId="6BC7A8E0"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19B90E5" w14:textId="5A31D761"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DBD</w:t>
            </w:r>
          </w:p>
        </w:tc>
        <w:tc>
          <w:tcPr>
            <w:tcW w:w="1080" w:type="dxa"/>
          </w:tcPr>
          <w:p w14:paraId="081274D1" w14:textId="59FBDD5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3.3</w:t>
            </w:r>
          </w:p>
        </w:tc>
        <w:tc>
          <w:tcPr>
            <w:tcW w:w="1170" w:type="dxa"/>
          </w:tcPr>
          <w:p w14:paraId="66753A42" w14:textId="4520889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w:t>
            </w:r>
          </w:p>
        </w:tc>
        <w:tc>
          <w:tcPr>
            <w:tcW w:w="1350" w:type="dxa"/>
          </w:tcPr>
          <w:p w14:paraId="5497C81E" w14:textId="42296E7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MgO/</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47181E50" w14:textId="3A3F580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34FB93C" w14:textId="4814D18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23</w:t>
            </w:r>
            <w:r w:rsidR="00EA6707">
              <w:rPr>
                <w:rFonts w:ascii="Arial" w:hAnsi="Arial" w:cs="Arial" w:hint="eastAsia"/>
                <w:sz w:val="18"/>
                <w:szCs w:val="18"/>
                <w:lang w:eastAsia="zh-CN"/>
              </w:rPr>
              <w:t>.0</w:t>
            </w:r>
          </w:p>
        </w:tc>
        <w:tc>
          <w:tcPr>
            <w:tcW w:w="660" w:type="dxa"/>
          </w:tcPr>
          <w:p w14:paraId="4CD50D8E" w14:textId="686B12A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w:t>
            </w:r>
            <w:r w:rsidR="00EA6707">
              <w:rPr>
                <w:rFonts w:ascii="Arial" w:hAnsi="Arial" w:cs="Arial" w:hint="eastAsia"/>
                <w:sz w:val="18"/>
                <w:szCs w:val="18"/>
                <w:lang w:eastAsia="zh-CN"/>
              </w:rPr>
              <w:t>.0</w:t>
            </w:r>
          </w:p>
        </w:tc>
        <w:tc>
          <w:tcPr>
            <w:tcW w:w="660" w:type="dxa"/>
            <w:gridSpan w:val="2"/>
          </w:tcPr>
          <w:p w14:paraId="2475CBBE" w14:textId="012F3E0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30.3</w:t>
            </w:r>
          </w:p>
        </w:tc>
        <w:tc>
          <w:tcPr>
            <w:tcW w:w="660" w:type="dxa"/>
            <w:gridSpan w:val="2"/>
          </w:tcPr>
          <w:p w14:paraId="2481E1EE" w14:textId="75D3FD7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27.4</w:t>
            </w:r>
          </w:p>
        </w:tc>
        <w:tc>
          <w:tcPr>
            <w:tcW w:w="1440" w:type="dxa"/>
          </w:tcPr>
          <w:p w14:paraId="25C5249B" w14:textId="74604CD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171A212F" w14:textId="5BBE245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6077B781" w14:textId="74A68FEC"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18</w:t>
            </w:r>
          </w:p>
        </w:tc>
      </w:tr>
      <w:tr w:rsidR="001D1F9C" w:rsidRPr="00AA7C95" w14:paraId="41B8F543"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5A6917C" w14:textId="79617B91"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DBD</w:t>
            </w:r>
          </w:p>
        </w:tc>
        <w:tc>
          <w:tcPr>
            <w:tcW w:w="1080" w:type="dxa"/>
          </w:tcPr>
          <w:p w14:paraId="4228227B" w14:textId="3ECEE2E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3.4</w:t>
            </w:r>
          </w:p>
        </w:tc>
        <w:tc>
          <w:tcPr>
            <w:tcW w:w="1170" w:type="dxa"/>
          </w:tcPr>
          <w:p w14:paraId="1AEB41F7" w14:textId="2BCE5B0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w:t>
            </w:r>
          </w:p>
        </w:tc>
        <w:tc>
          <w:tcPr>
            <w:tcW w:w="1350" w:type="dxa"/>
          </w:tcPr>
          <w:p w14:paraId="394DF6CF" w14:textId="0B8D5F3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MgO/</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18BF99C2" w14:textId="4C2D609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97A6F7C" w14:textId="672ABFE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16.2</w:t>
            </w:r>
          </w:p>
        </w:tc>
        <w:tc>
          <w:tcPr>
            <w:tcW w:w="660" w:type="dxa"/>
          </w:tcPr>
          <w:p w14:paraId="19CE9020" w14:textId="37C447F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22</w:t>
            </w:r>
            <w:r w:rsidR="00EA6707">
              <w:rPr>
                <w:rFonts w:ascii="Arial" w:hAnsi="Arial" w:cs="Arial" w:hint="eastAsia"/>
                <w:sz w:val="18"/>
                <w:szCs w:val="18"/>
                <w:lang w:eastAsia="zh-CN"/>
              </w:rPr>
              <w:t>.0</w:t>
            </w:r>
          </w:p>
        </w:tc>
        <w:tc>
          <w:tcPr>
            <w:tcW w:w="660" w:type="dxa"/>
            <w:gridSpan w:val="2"/>
          </w:tcPr>
          <w:p w14:paraId="247BD0C0" w14:textId="3E1B58F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25.6</w:t>
            </w:r>
          </w:p>
        </w:tc>
        <w:tc>
          <w:tcPr>
            <w:tcW w:w="660" w:type="dxa"/>
            <w:gridSpan w:val="2"/>
          </w:tcPr>
          <w:p w14:paraId="3913B0E1" w14:textId="38A954F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35.5</w:t>
            </w:r>
          </w:p>
        </w:tc>
        <w:tc>
          <w:tcPr>
            <w:tcW w:w="1440" w:type="dxa"/>
          </w:tcPr>
          <w:p w14:paraId="4375707E" w14:textId="2D70102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0B6979ED" w14:textId="0BC1982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68773F01" w14:textId="14E5FCDB"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18</w:t>
            </w:r>
          </w:p>
        </w:tc>
      </w:tr>
      <w:tr w:rsidR="001D1F9C" w:rsidRPr="00AA7C95" w14:paraId="029D241A"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FA5D464" w14:textId="50EC511F"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47D2045A" w14:textId="7A0015F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3.5</w:t>
            </w:r>
          </w:p>
        </w:tc>
        <w:tc>
          <w:tcPr>
            <w:tcW w:w="1170" w:type="dxa"/>
          </w:tcPr>
          <w:p w14:paraId="2F8B1536" w14:textId="7057EA9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6</w:t>
            </w:r>
          </w:p>
        </w:tc>
        <w:tc>
          <w:tcPr>
            <w:tcW w:w="1350" w:type="dxa"/>
          </w:tcPr>
          <w:p w14:paraId="14EF2EAB" w14:textId="3818765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MgO/</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5EFDCCA1" w14:textId="6ACCFAA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49A037D2" w14:textId="08752B2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9.5</w:t>
            </w:r>
          </w:p>
        </w:tc>
        <w:tc>
          <w:tcPr>
            <w:tcW w:w="660" w:type="dxa"/>
          </w:tcPr>
          <w:p w14:paraId="35699AAF" w14:textId="6EC9163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10.5</w:t>
            </w:r>
          </w:p>
        </w:tc>
        <w:tc>
          <w:tcPr>
            <w:tcW w:w="660" w:type="dxa"/>
            <w:gridSpan w:val="2"/>
          </w:tcPr>
          <w:p w14:paraId="2F5FF48E" w14:textId="7A7A0D7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18.6</w:t>
            </w:r>
          </w:p>
        </w:tc>
        <w:tc>
          <w:tcPr>
            <w:tcW w:w="660" w:type="dxa"/>
            <w:gridSpan w:val="2"/>
          </w:tcPr>
          <w:p w14:paraId="228A4C62" w14:textId="22A25FD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48.1</w:t>
            </w:r>
          </w:p>
        </w:tc>
        <w:tc>
          <w:tcPr>
            <w:tcW w:w="1440" w:type="dxa"/>
          </w:tcPr>
          <w:p w14:paraId="2EA0FDF4" w14:textId="079C6F0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713B55E0" w14:textId="2868AE2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0C5A6338" w14:textId="443F4E63"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18</w:t>
            </w:r>
          </w:p>
        </w:tc>
      </w:tr>
      <w:tr w:rsidR="001D1F9C" w:rsidRPr="00AA7C95" w14:paraId="67395A51"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0C73EEE" w14:textId="2DEF0F42"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66C5F0F9" w14:textId="17FED53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52BA695B" w14:textId="263404A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7.6</w:t>
            </w:r>
          </w:p>
        </w:tc>
        <w:tc>
          <w:tcPr>
            <w:tcW w:w="1350" w:type="dxa"/>
          </w:tcPr>
          <w:p w14:paraId="5468AD49" w14:textId="34A3032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1170" w:type="dxa"/>
          </w:tcPr>
          <w:p w14:paraId="4ECCB292" w14:textId="07BEABB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1DEB57D8" w14:textId="7E105F0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32</w:t>
            </w:r>
            <w:r w:rsidR="004C3C96">
              <w:rPr>
                <w:rFonts w:ascii="Arial" w:hAnsi="Arial" w:cs="Arial" w:hint="eastAsia"/>
                <w:sz w:val="18"/>
                <w:szCs w:val="18"/>
                <w:lang w:eastAsia="zh-CN"/>
              </w:rPr>
              <w:t>.0</w:t>
            </w:r>
          </w:p>
        </w:tc>
        <w:tc>
          <w:tcPr>
            <w:tcW w:w="660" w:type="dxa"/>
          </w:tcPr>
          <w:p w14:paraId="6895B3E9" w14:textId="602F202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6.6</w:t>
            </w:r>
          </w:p>
        </w:tc>
        <w:tc>
          <w:tcPr>
            <w:tcW w:w="660" w:type="dxa"/>
            <w:gridSpan w:val="2"/>
          </w:tcPr>
          <w:p w14:paraId="5223E58F" w14:textId="11FE2DF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5.5</w:t>
            </w:r>
          </w:p>
        </w:tc>
        <w:tc>
          <w:tcPr>
            <w:tcW w:w="660" w:type="dxa"/>
            <w:gridSpan w:val="2"/>
          </w:tcPr>
          <w:p w14:paraId="462A78B7" w14:textId="1D92A84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20</w:t>
            </w:r>
            <w:r w:rsidR="004C3C96">
              <w:rPr>
                <w:rFonts w:ascii="Arial" w:hAnsi="Arial" w:cs="Arial" w:hint="eastAsia"/>
                <w:sz w:val="18"/>
                <w:szCs w:val="18"/>
                <w:lang w:eastAsia="zh-CN"/>
              </w:rPr>
              <w:t>.0</w:t>
            </w:r>
          </w:p>
        </w:tc>
        <w:tc>
          <w:tcPr>
            <w:tcW w:w="1440" w:type="dxa"/>
          </w:tcPr>
          <w:p w14:paraId="6665CF2F" w14:textId="5946FE3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w:t>
            </w:r>
          </w:p>
        </w:tc>
        <w:tc>
          <w:tcPr>
            <w:tcW w:w="900" w:type="dxa"/>
          </w:tcPr>
          <w:p w14:paraId="6ACA1B95" w14:textId="1744726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66911757" w14:textId="18A7AB36"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19</w:t>
            </w:r>
          </w:p>
        </w:tc>
      </w:tr>
      <w:tr w:rsidR="001D1F9C" w:rsidRPr="00AA7C95" w14:paraId="2ECF46DB"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F92D21B" w14:textId="5F8E8192"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6E9337BD" w14:textId="2CF644D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5176A441" w14:textId="186B0A0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10</w:t>
            </w:r>
          </w:p>
        </w:tc>
        <w:tc>
          <w:tcPr>
            <w:tcW w:w="1350" w:type="dxa"/>
          </w:tcPr>
          <w:p w14:paraId="120154D9" w14:textId="6A67A6B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BaTiO</w:t>
            </w:r>
            <w:r w:rsidRPr="00AA7C95">
              <w:rPr>
                <w:rFonts w:ascii="Arial" w:hAnsi="Arial" w:cs="Arial"/>
                <w:sz w:val="18"/>
                <w:szCs w:val="18"/>
                <w:vertAlign w:val="subscript"/>
              </w:rPr>
              <w:t>3</w:t>
            </w:r>
          </w:p>
        </w:tc>
        <w:tc>
          <w:tcPr>
            <w:tcW w:w="1170" w:type="dxa"/>
          </w:tcPr>
          <w:p w14:paraId="20CE3716" w14:textId="54CFC56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22241059" w14:textId="07ABABF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5.8</w:t>
            </w:r>
          </w:p>
        </w:tc>
        <w:tc>
          <w:tcPr>
            <w:tcW w:w="660" w:type="dxa"/>
          </w:tcPr>
          <w:p w14:paraId="327FDA2B" w14:textId="4FF999E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18.2</w:t>
            </w:r>
          </w:p>
        </w:tc>
        <w:tc>
          <w:tcPr>
            <w:tcW w:w="660" w:type="dxa"/>
            <w:gridSpan w:val="2"/>
          </w:tcPr>
          <w:p w14:paraId="6DE17BF6" w14:textId="2D71172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31.5</w:t>
            </w:r>
          </w:p>
        </w:tc>
        <w:tc>
          <w:tcPr>
            <w:tcW w:w="660" w:type="dxa"/>
            <w:gridSpan w:val="2"/>
          </w:tcPr>
          <w:p w14:paraId="5C93F980" w14:textId="530B5ED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20.2</w:t>
            </w:r>
          </w:p>
        </w:tc>
        <w:tc>
          <w:tcPr>
            <w:tcW w:w="1440" w:type="dxa"/>
          </w:tcPr>
          <w:p w14:paraId="33D7952B" w14:textId="293FD16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70825B26" w14:textId="59018E0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53EFBA6A" w14:textId="3BE08BEA"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19</w:t>
            </w:r>
          </w:p>
        </w:tc>
      </w:tr>
      <w:tr w:rsidR="001D1F9C" w:rsidRPr="00AA7C95" w14:paraId="199EA74C"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0DE0AEF" w14:textId="790D9F71"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415668B0" w14:textId="7EBB5F5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353CFB38" w14:textId="5D6D1EC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9</w:t>
            </w:r>
          </w:p>
        </w:tc>
        <w:tc>
          <w:tcPr>
            <w:tcW w:w="1350" w:type="dxa"/>
          </w:tcPr>
          <w:p w14:paraId="7A314C73" w14:textId="344E4AC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γ-Al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2AFAF710" w14:textId="3E17F60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78E4F375" w14:textId="3D74A4F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30</w:t>
            </w:r>
            <w:r w:rsidR="003032E3">
              <w:rPr>
                <w:rFonts w:ascii="Arial" w:hAnsi="Arial" w:cs="Arial" w:hint="eastAsia"/>
                <w:sz w:val="18"/>
                <w:szCs w:val="18"/>
                <w:lang w:eastAsia="zh-CN"/>
              </w:rPr>
              <w:t>.0</w:t>
            </w:r>
          </w:p>
        </w:tc>
        <w:tc>
          <w:tcPr>
            <w:tcW w:w="660" w:type="dxa"/>
          </w:tcPr>
          <w:p w14:paraId="552AA8AB" w14:textId="324AA62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10.9</w:t>
            </w:r>
          </w:p>
        </w:tc>
        <w:tc>
          <w:tcPr>
            <w:tcW w:w="660" w:type="dxa"/>
            <w:gridSpan w:val="2"/>
          </w:tcPr>
          <w:p w14:paraId="609579CB" w14:textId="531E746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11.6</w:t>
            </w:r>
          </w:p>
        </w:tc>
        <w:tc>
          <w:tcPr>
            <w:tcW w:w="660" w:type="dxa"/>
            <w:gridSpan w:val="2"/>
          </w:tcPr>
          <w:p w14:paraId="025CB6C2" w14:textId="7509715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12.9</w:t>
            </w:r>
          </w:p>
        </w:tc>
        <w:tc>
          <w:tcPr>
            <w:tcW w:w="1440" w:type="dxa"/>
          </w:tcPr>
          <w:p w14:paraId="39DBEFA4" w14:textId="10512AA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45854524" w14:textId="2BB18AA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24BA4966" w14:textId="24AF7D0C"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19</w:t>
            </w:r>
          </w:p>
        </w:tc>
      </w:tr>
      <w:tr w:rsidR="001D1F9C" w:rsidRPr="00AA7C95" w14:paraId="601683B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684CEE5" w14:textId="1AAAB75A"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6002218C" w14:textId="754677A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300457B0" w14:textId="4FE73C7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8.9</w:t>
            </w:r>
          </w:p>
        </w:tc>
        <w:tc>
          <w:tcPr>
            <w:tcW w:w="1350" w:type="dxa"/>
          </w:tcPr>
          <w:p w14:paraId="7CE89CAE" w14:textId="712C314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α-Al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4CCDE986" w14:textId="4583E7D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1284A894" w14:textId="08FF22D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33</w:t>
            </w:r>
            <w:r w:rsidR="003032E3">
              <w:rPr>
                <w:rFonts w:ascii="Arial" w:hAnsi="Arial" w:cs="Arial" w:hint="eastAsia"/>
                <w:sz w:val="18"/>
                <w:szCs w:val="18"/>
                <w:lang w:eastAsia="zh-CN"/>
              </w:rPr>
              <w:t>.0</w:t>
            </w:r>
          </w:p>
        </w:tc>
        <w:tc>
          <w:tcPr>
            <w:tcW w:w="660" w:type="dxa"/>
          </w:tcPr>
          <w:p w14:paraId="349CE0EA" w14:textId="6B4F89B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11.5</w:t>
            </w:r>
          </w:p>
        </w:tc>
        <w:tc>
          <w:tcPr>
            <w:tcW w:w="660" w:type="dxa"/>
            <w:gridSpan w:val="2"/>
          </w:tcPr>
          <w:p w14:paraId="016D3ECA" w14:textId="3ABB227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9.6</w:t>
            </w:r>
          </w:p>
        </w:tc>
        <w:tc>
          <w:tcPr>
            <w:tcW w:w="660" w:type="dxa"/>
            <w:gridSpan w:val="2"/>
          </w:tcPr>
          <w:p w14:paraId="0643E2A7" w14:textId="37A1FC3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11.5</w:t>
            </w:r>
          </w:p>
        </w:tc>
        <w:tc>
          <w:tcPr>
            <w:tcW w:w="1440" w:type="dxa"/>
          </w:tcPr>
          <w:p w14:paraId="755ACC93" w14:textId="14DDC7B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37670E2D" w14:textId="55216E7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0797A80C" w14:textId="777820AF"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19</w:t>
            </w:r>
          </w:p>
        </w:tc>
      </w:tr>
      <w:tr w:rsidR="001D1F9C" w:rsidRPr="00AA7C95" w14:paraId="2EA58CE0"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ECB9DCC" w14:textId="2248B091"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6471A4AD" w14:textId="2B685DA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7-8</w:t>
            </w:r>
          </w:p>
        </w:tc>
        <w:tc>
          <w:tcPr>
            <w:tcW w:w="1170" w:type="dxa"/>
          </w:tcPr>
          <w:p w14:paraId="1939425A" w14:textId="525E270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9.8</w:t>
            </w:r>
          </w:p>
        </w:tc>
        <w:tc>
          <w:tcPr>
            <w:tcW w:w="1350" w:type="dxa"/>
          </w:tcPr>
          <w:p w14:paraId="7895A451" w14:textId="368288E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SBA15</w:t>
            </w:r>
          </w:p>
        </w:tc>
        <w:tc>
          <w:tcPr>
            <w:tcW w:w="1170" w:type="dxa"/>
          </w:tcPr>
          <w:p w14:paraId="76C76D91" w14:textId="767D887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BC34305" w14:textId="45565F6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rPr>
              <w:t>20</w:t>
            </w:r>
            <w:r w:rsidR="003032E3">
              <w:rPr>
                <w:rFonts w:ascii="Arial" w:hAnsi="Arial" w:cs="Arial" w:hint="eastAsia"/>
                <w:sz w:val="18"/>
                <w:szCs w:val="18"/>
                <w:lang w:eastAsia="zh-CN"/>
              </w:rPr>
              <w:t>.0</w:t>
            </w:r>
          </w:p>
        </w:tc>
        <w:tc>
          <w:tcPr>
            <w:tcW w:w="660" w:type="dxa"/>
          </w:tcPr>
          <w:p w14:paraId="672FFB01" w14:textId="52BAC13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10.1</w:t>
            </w:r>
          </w:p>
        </w:tc>
        <w:tc>
          <w:tcPr>
            <w:tcW w:w="660" w:type="dxa"/>
            <w:gridSpan w:val="2"/>
          </w:tcPr>
          <w:p w14:paraId="36BD34D3" w14:textId="6E4155A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17.5</w:t>
            </w:r>
          </w:p>
        </w:tc>
        <w:tc>
          <w:tcPr>
            <w:tcW w:w="660" w:type="dxa"/>
            <w:gridSpan w:val="2"/>
          </w:tcPr>
          <w:p w14:paraId="6CEEEDA8" w14:textId="7CD6E9A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15.2</w:t>
            </w:r>
          </w:p>
        </w:tc>
        <w:tc>
          <w:tcPr>
            <w:tcW w:w="1440" w:type="dxa"/>
          </w:tcPr>
          <w:p w14:paraId="252033E1" w14:textId="1B42C3A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rPr>
              <w:t>~</w:t>
            </w:r>
          </w:p>
        </w:tc>
        <w:tc>
          <w:tcPr>
            <w:tcW w:w="900" w:type="dxa"/>
          </w:tcPr>
          <w:p w14:paraId="5F72FD4D" w14:textId="7E982C8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596C6683" w14:textId="7252271B"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19</w:t>
            </w:r>
          </w:p>
        </w:tc>
      </w:tr>
      <w:tr w:rsidR="001D1F9C" w:rsidRPr="00AA7C95" w14:paraId="168AE72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01A4CB0" w14:textId="59AA7F58"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2BFCB137" w14:textId="33C2DBC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27D5F220" w14:textId="5EF18FD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p>
        </w:tc>
        <w:tc>
          <w:tcPr>
            <w:tcW w:w="1350" w:type="dxa"/>
          </w:tcPr>
          <w:p w14:paraId="2F83C156" w14:textId="4BF3CDC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18274414" w14:textId="612CCD5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356B767A" w14:textId="7F5BD8A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12.3</w:t>
            </w:r>
          </w:p>
        </w:tc>
        <w:tc>
          <w:tcPr>
            <w:tcW w:w="660" w:type="dxa"/>
          </w:tcPr>
          <w:p w14:paraId="41E6685F" w14:textId="197B159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2.6</w:t>
            </w:r>
          </w:p>
        </w:tc>
        <w:tc>
          <w:tcPr>
            <w:tcW w:w="660" w:type="dxa"/>
            <w:gridSpan w:val="2"/>
          </w:tcPr>
          <w:p w14:paraId="3F3EE791" w14:textId="4618962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w:t>
            </w:r>
          </w:p>
        </w:tc>
        <w:tc>
          <w:tcPr>
            <w:tcW w:w="660" w:type="dxa"/>
            <w:gridSpan w:val="2"/>
          </w:tcPr>
          <w:p w14:paraId="76ACFD89" w14:textId="3C3C38E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31.2</w:t>
            </w:r>
          </w:p>
        </w:tc>
        <w:tc>
          <w:tcPr>
            <w:tcW w:w="1440" w:type="dxa"/>
          </w:tcPr>
          <w:p w14:paraId="65875B17" w14:textId="7428746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14BE77F8" w14:textId="2EF18B6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6A0D2D2C" w14:textId="212581A3"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20</w:t>
            </w:r>
          </w:p>
        </w:tc>
      </w:tr>
      <w:tr w:rsidR="001D1F9C" w:rsidRPr="00AA7C95" w14:paraId="4973FB4C"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9D26170" w14:textId="6E2C7D0F"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t>DBD</w:t>
            </w:r>
          </w:p>
        </w:tc>
        <w:tc>
          <w:tcPr>
            <w:tcW w:w="1080" w:type="dxa"/>
          </w:tcPr>
          <w:p w14:paraId="46F0EE36" w14:textId="55761D6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3FBC452" w14:textId="0777DF3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p>
        </w:tc>
        <w:tc>
          <w:tcPr>
            <w:tcW w:w="1350" w:type="dxa"/>
          </w:tcPr>
          <w:p w14:paraId="58FF8272" w14:textId="30D940E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1g Pt/</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23EF765E" w14:textId="0ECF73D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349CCB71" w14:textId="5165806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11.5</w:t>
            </w:r>
          </w:p>
        </w:tc>
        <w:tc>
          <w:tcPr>
            <w:tcW w:w="660" w:type="dxa"/>
          </w:tcPr>
          <w:p w14:paraId="32A4BE33" w14:textId="03B3F6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1.5</w:t>
            </w:r>
          </w:p>
        </w:tc>
        <w:tc>
          <w:tcPr>
            <w:tcW w:w="660" w:type="dxa"/>
            <w:gridSpan w:val="2"/>
          </w:tcPr>
          <w:p w14:paraId="75217561" w14:textId="078B7C0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w:t>
            </w:r>
          </w:p>
        </w:tc>
        <w:tc>
          <w:tcPr>
            <w:tcW w:w="660" w:type="dxa"/>
            <w:gridSpan w:val="2"/>
          </w:tcPr>
          <w:p w14:paraId="7E3578FA" w14:textId="1D69ECF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49.1</w:t>
            </w:r>
          </w:p>
        </w:tc>
        <w:tc>
          <w:tcPr>
            <w:tcW w:w="1440" w:type="dxa"/>
          </w:tcPr>
          <w:p w14:paraId="646F013C" w14:textId="4F07C92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118F42BA" w14:textId="7189860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3FFF8A93" w14:textId="36A7B2A8"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20</w:t>
            </w:r>
          </w:p>
        </w:tc>
      </w:tr>
      <w:tr w:rsidR="001D1F9C" w:rsidRPr="00AA7C95" w14:paraId="1C830598"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017C80E8" w14:textId="3BC69073"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rPr>
              <w:lastRenderedPageBreak/>
              <w:t>DBD</w:t>
            </w:r>
          </w:p>
        </w:tc>
        <w:tc>
          <w:tcPr>
            <w:tcW w:w="1080" w:type="dxa"/>
          </w:tcPr>
          <w:p w14:paraId="206A0625" w14:textId="2F522C5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C213E6B" w14:textId="3A9CFDD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w:t>
            </w:r>
          </w:p>
        </w:tc>
        <w:tc>
          <w:tcPr>
            <w:tcW w:w="1350" w:type="dxa"/>
          </w:tcPr>
          <w:p w14:paraId="69BC60A0" w14:textId="1B20A4C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3g Pt/</w:t>
            </w:r>
            <w:r w:rsidRPr="00AA7C95">
              <w:rPr>
                <w:rFonts w:ascii="Arial" w:hAnsi="Arial" w:cs="Arial"/>
                <w:sz w:val="18"/>
                <w:szCs w:val="18"/>
              </w:rPr>
              <w:t>Al</w:t>
            </w:r>
            <w:r w:rsidRPr="00AA7C95">
              <w:rPr>
                <w:rFonts w:ascii="Arial" w:hAnsi="Arial" w:cs="Arial"/>
                <w:sz w:val="18"/>
                <w:szCs w:val="18"/>
                <w:vertAlign w:val="subscript"/>
              </w:rPr>
              <w:t>2</w:t>
            </w:r>
            <w:r w:rsidRPr="00AA7C95">
              <w:rPr>
                <w:rFonts w:ascii="Arial" w:hAnsi="Arial" w:cs="Arial"/>
                <w:sz w:val="18"/>
                <w:szCs w:val="18"/>
              </w:rPr>
              <w:t>O</w:t>
            </w:r>
            <w:r w:rsidRPr="00AA7C95">
              <w:rPr>
                <w:rFonts w:ascii="Arial" w:hAnsi="Arial" w:cs="Arial"/>
                <w:sz w:val="18"/>
                <w:szCs w:val="18"/>
                <w:vertAlign w:val="subscript"/>
              </w:rPr>
              <w:t>3</w:t>
            </w:r>
          </w:p>
        </w:tc>
        <w:tc>
          <w:tcPr>
            <w:tcW w:w="1170" w:type="dxa"/>
          </w:tcPr>
          <w:p w14:paraId="1E7A8652" w14:textId="479C50D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D7FC4B4" w14:textId="12C5DE7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18.7</w:t>
            </w:r>
          </w:p>
        </w:tc>
        <w:tc>
          <w:tcPr>
            <w:tcW w:w="660" w:type="dxa"/>
          </w:tcPr>
          <w:p w14:paraId="7B7C1D87" w14:textId="1FCDCF9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0.02</w:t>
            </w:r>
          </w:p>
        </w:tc>
        <w:tc>
          <w:tcPr>
            <w:tcW w:w="660" w:type="dxa"/>
            <w:gridSpan w:val="2"/>
          </w:tcPr>
          <w:p w14:paraId="6385C54B" w14:textId="6DD9180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0.1</w:t>
            </w:r>
          </w:p>
        </w:tc>
        <w:tc>
          <w:tcPr>
            <w:tcW w:w="660" w:type="dxa"/>
            <w:gridSpan w:val="2"/>
          </w:tcPr>
          <w:p w14:paraId="09AA0579" w14:textId="0C4A412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31.4</w:t>
            </w:r>
          </w:p>
        </w:tc>
        <w:tc>
          <w:tcPr>
            <w:tcW w:w="1440" w:type="dxa"/>
          </w:tcPr>
          <w:p w14:paraId="5AA0A71B" w14:textId="78BC965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6037A0D5" w14:textId="43E86C1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5121E60B" w14:textId="0E385D4D"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20</w:t>
            </w:r>
          </w:p>
        </w:tc>
      </w:tr>
      <w:tr w:rsidR="001D1F9C" w:rsidRPr="00AA7C95" w14:paraId="209349E0"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97A6AA3" w14:textId="1D6701C5"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DBD</w:t>
            </w:r>
          </w:p>
        </w:tc>
        <w:tc>
          <w:tcPr>
            <w:tcW w:w="1080" w:type="dxa"/>
          </w:tcPr>
          <w:p w14:paraId="1859E7ED" w14:textId="1FEDD01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36</w:t>
            </w:r>
          </w:p>
        </w:tc>
        <w:tc>
          <w:tcPr>
            <w:tcW w:w="1170" w:type="dxa"/>
          </w:tcPr>
          <w:p w14:paraId="3F9670DC" w14:textId="6C7267A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&lt;30</w:t>
            </w:r>
          </w:p>
        </w:tc>
        <w:tc>
          <w:tcPr>
            <w:tcW w:w="1350" w:type="dxa"/>
          </w:tcPr>
          <w:p w14:paraId="2A7770B1" w14:textId="74CD14B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Pt/Ce</w:t>
            </w:r>
            <w:r w:rsidRPr="00AA7C95">
              <w:rPr>
                <w:rFonts w:ascii="Arial" w:hAnsi="Arial" w:cs="Arial"/>
                <w:sz w:val="18"/>
                <w:szCs w:val="18"/>
              </w:rPr>
              <w:t>O</w:t>
            </w:r>
            <w:r w:rsidRPr="00AA7C95">
              <w:rPr>
                <w:rFonts w:ascii="Arial" w:hAnsi="Arial" w:cs="Arial"/>
                <w:sz w:val="18"/>
                <w:szCs w:val="18"/>
                <w:vertAlign w:val="subscript"/>
                <w:lang w:eastAsia="zh-CN"/>
              </w:rPr>
              <w:t>2</w:t>
            </w:r>
          </w:p>
        </w:tc>
        <w:tc>
          <w:tcPr>
            <w:tcW w:w="1170" w:type="dxa"/>
          </w:tcPr>
          <w:p w14:paraId="4C233A7A" w14:textId="71B6131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7E8729D1" w14:textId="29583DA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36</w:t>
            </w:r>
            <w:r w:rsidR="00AE3A31">
              <w:rPr>
                <w:rFonts w:ascii="Arial" w:hAnsi="Arial" w:cs="Arial" w:hint="eastAsia"/>
                <w:sz w:val="18"/>
                <w:szCs w:val="18"/>
                <w:lang w:eastAsia="zh-CN"/>
              </w:rPr>
              <w:t>.0</w:t>
            </w:r>
          </w:p>
        </w:tc>
        <w:tc>
          <w:tcPr>
            <w:tcW w:w="660" w:type="dxa"/>
          </w:tcPr>
          <w:p w14:paraId="74422B28" w14:textId="7308759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5.9</w:t>
            </w:r>
          </w:p>
        </w:tc>
        <w:tc>
          <w:tcPr>
            <w:tcW w:w="660" w:type="dxa"/>
            <w:gridSpan w:val="2"/>
          </w:tcPr>
          <w:p w14:paraId="297E9DA9" w14:textId="3116F73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6.5</w:t>
            </w:r>
          </w:p>
        </w:tc>
        <w:tc>
          <w:tcPr>
            <w:tcW w:w="660" w:type="dxa"/>
            <w:gridSpan w:val="2"/>
          </w:tcPr>
          <w:p w14:paraId="225C2C6A" w14:textId="210B90C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46.6</w:t>
            </w:r>
          </w:p>
        </w:tc>
        <w:tc>
          <w:tcPr>
            <w:tcW w:w="1440" w:type="dxa"/>
          </w:tcPr>
          <w:p w14:paraId="4520B127" w14:textId="569855C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12390C6C" w14:textId="142DE26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319E4A40" w14:textId="709DBF94"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21</w:t>
            </w:r>
          </w:p>
        </w:tc>
      </w:tr>
      <w:tr w:rsidR="001D1F9C" w:rsidRPr="00AA7C95" w14:paraId="5705506E"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D85DAEF" w14:textId="43694296"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DBD</w:t>
            </w:r>
          </w:p>
        </w:tc>
        <w:tc>
          <w:tcPr>
            <w:tcW w:w="1080" w:type="dxa"/>
          </w:tcPr>
          <w:p w14:paraId="232CE462" w14:textId="09C78F0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72</w:t>
            </w:r>
          </w:p>
        </w:tc>
        <w:tc>
          <w:tcPr>
            <w:tcW w:w="1170" w:type="dxa"/>
          </w:tcPr>
          <w:p w14:paraId="569A1C63" w14:textId="3E66A0B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&lt;30</w:t>
            </w:r>
          </w:p>
        </w:tc>
        <w:tc>
          <w:tcPr>
            <w:tcW w:w="1350" w:type="dxa"/>
          </w:tcPr>
          <w:p w14:paraId="643F9BF5" w14:textId="000044B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Pt/Ce</w:t>
            </w:r>
            <w:r w:rsidRPr="00AA7C95">
              <w:rPr>
                <w:rFonts w:ascii="Arial" w:hAnsi="Arial" w:cs="Arial"/>
                <w:sz w:val="18"/>
                <w:szCs w:val="18"/>
              </w:rPr>
              <w:t>O</w:t>
            </w:r>
            <w:r w:rsidRPr="00AA7C95">
              <w:rPr>
                <w:rFonts w:ascii="Arial" w:hAnsi="Arial" w:cs="Arial"/>
                <w:sz w:val="18"/>
                <w:szCs w:val="18"/>
                <w:vertAlign w:val="subscript"/>
                <w:lang w:eastAsia="zh-CN"/>
              </w:rPr>
              <w:t>2</w:t>
            </w:r>
          </w:p>
        </w:tc>
        <w:tc>
          <w:tcPr>
            <w:tcW w:w="1170" w:type="dxa"/>
          </w:tcPr>
          <w:p w14:paraId="0C424A1D" w14:textId="7107BB7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621EB16" w14:textId="3964848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43</w:t>
            </w:r>
            <w:r w:rsidR="00AE3A31">
              <w:rPr>
                <w:rFonts w:ascii="Arial" w:hAnsi="Arial" w:cs="Arial" w:hint="eastAsia"/>
                <w:sz w:val="18"/>
                <w:szCs w:val="18"/>
                <w:lang w:eastAsia="zh-CN"/>
              </w:rPr>
              <w:t>.0</w:t>
            </w:r>
          </w:p>
        </w:tc>
        <w:tc>
          <w:tcPr>
            <w:tcW w:w="660" w:type="dxa"/>
          </w:tcPr>
          <w:p w14:paraId="551574E3" w14:textId="1A45CF5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1.5</w:t>
            </w:r>
          </w:p>
        </w:tc>
        <w:tc>
          <w:tcPr>
            <w:tcW w:w="660" w:type="dxa"/>
            <w:gridSpan w:val="2"/>
          </w:tcPr>
          <w:p w14:paraId="33320F1E" w14:textId="77EF5B1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w:t>
            </w:r>
          </w:p>
        </w:tc>
        <w:tc>
          <w:tcPr>
            <w:tcW w:w="660" w:type="dxa"/>
            <w:gridSpan w:val="2"/>
          </w:tcPr>
          <w:p w14:paraId="3E449FCE" w14:textId="6AF126F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45.1</w:t>
            </w:r>
          </w:p>
        </w:tc>
        <w:tc>
          <w:tcPr>
            <w:tcW w:w="1440" w:type="dxa"/>
          </w:tcPr>
          <w:p w14:paraId="69B3827E" w14:textId="2D20046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26A201C1" w14:textId="3F5441D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302A04C2" w14:textId="448FD63F"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21</w:t>
            </w:r>
          </w:p>
        </w:tc>
      </w:tr>
      <w:tr w:rsidR="001D1F9C" w:rsidRPr="00AA7C95" w14:paraId="66C93B96"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1EB7085" w14:textId="6443EAFA"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DBD</w:t>
            </w:r>
          </w:p>
        </w:tc>
        <w:tc>
          <w:tcPr>
            <w:tcW w:w="1080" w:type="dxa"/>
          </w:tcPr>
          <w:p w14:paraId="404848A7" w14:textId="7638E0B1" w:rsidR="001D1F9C" w:rsidRPr="00AA7C95" w:rsidRDefault="001D1F9C" w:rsidP="001D1F9C">
            <w:pPr>
              <w:tabs>
                <w:tab w:val="left" w:pos="369"/>
                <w:tab w:val="center" w:pos="432"/>
              </w:tabs>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&gt;150</w:t>
            </w:r>
          </w:p>
        </w:tc>
        <w:tc>
          <w:tcPr>
            <w:tcW w:w="1170" w:type="dxa"/>
          </w:tcPr>
          <w:p w14:paraId="3E300DD9" w14:textId="635A810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2B694B0D" w14:textId="51881CA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TiO</w:t>
            </w:r>
            <w:r w:rsidRPr="00AA7C95">
              <w:rPr>
                <w:rFonts w:ascii="Arial" w:hAnsi="Arial" w:cs="Arial"/>
                <w:sz w:val="18"/>
                <w:szCs w:val="18"/>
                <w:vertAlign w:val="subscript"/>
                <w:lang w:eastAsia="zh-CN"/>
              </w:rPr>
              <w:t>2</w:t>
            </w:r>
            <w:r w:rsidRPr="00AA7C95">
              <w:rPr>
                <w:rFonts w:ascii="Arial" w:hAnsi="Arial" w:cs="Arial"/>
                <w:sz w:val="18"/>
                <w:szCs w:val="18"/>
                <w:lang w:eastAsia="zh-CN"/>
              </w:rPr>
              <w:t>/ZSM-5</w:t>
            </w:r>
          </w:p>
        </w:tc>
        <w:tc>
          <w:tcPr>
            <w:tcW w:w="1170" w:type="dxa"/>
          </w:tcPr>
          <w:p w14:paraId="3017FA33" w14:textId="4481D0D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22E6449B" w14:textId="6F46DA1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18.4</w:t>
            </w:r>
          </w:p>
        </w:tc>
        <w:tc>
          <w:tcPr>
            <w:tcW w:w="660" w:type="dxa"/>
          </w:tcPr>
          <w:p w14:paraId="060862E4" w14:textId="572B2C0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6.5</w:t>
            </w:r>
          </w:p>
        </w:tc>
        <w:tc>
          <w:tcPr>
            <w:tcW w:w="660" w:type="dxa"/>
            <w:gridSpan w:val="2"/>
          </w:tcPr>
          <w:p w14:paraId="0AC66DF8" w14:textId="6272FDB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15.7</w:t>
            </w:r>
          </w:p>
        </w:tc>
        <w:tc>
          <w:tcPr>
            <w:tcW w:w="660" w:type="dxa"/>
            <w:gridSpan w:val="2"/>
          </w:tcPr>
          <w:p w14:paraId="76E2AC1F" w14:textId="04F151C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8.5</w:t>
            </w:r>
          </w:p>
        </w:tc>
        <w:tc>
          <w:tcPr>
            <w:tcW w:w="1440" w:type="dxa"/>
          </w:tcPr>
          <w:p w14:paraId="70F21BD7" w14:textId="38DC090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13230D9B" w14:textId="4EF3035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42CDA895" w14:textId="6407D4DB"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22</w:t>
            </w:r>
          </w:p>
        </w:tc>
      </w:tr>
      <w:tr w:rsidR="001D1F9C" w:rsidRPr="00AA7C95" w14:paraId="53751B80"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19D971DF" w14:textId="1C9A5FA0"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DBD</w:t>
            </w:r>
          </w:p>
        </w:tc>
        <w:tc>
          <w:tcPr>
            <w:tcW w:w="1080" w:type="dxa"/>
          </w:tcPr>
          <w:p w14:paraId="45F24A35" w14:textId="2FF5729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&gt;150</w:t>
            </w:r>
          </w:p>
        </w:tc>
        <w:tc>
          <w:tcPr>
            <w:tcW w:w="1170" w:type="dxa"/>
          </w:tcPr>
          <w:p w14:paraId="356D843A" w14:textId="042A72F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70979AD" w14:textId="2596DB9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TiO</w:t>
            </w:r>
            <w:r w:rsidRPr="00AA7C95">
              <w:rPr>
                <w:rFonts w:ascii="Arial" w:hAnsi="Arial" w:cs="Arial"/>
                <w:sz w:val="18"/>
                <w:szCs w:val="18"/>
                <w:vertAlign w:val="subscript"/>
                <w:lang w:eastAsia="zh-CN"/>
              </w:rPr>
              <w:t>2</w:t>
            </w:r>
            <w:r w:rsidRPr="00AA7C95">
              <w:rPr>
                <w:rFonts w:ascii="Arial" w:hAnsi="Arial" w:cs="Arial"/>
                <w:sz w:val="18"/>
                <w:szCs w:val="18"/>
                <w:lang w:eastAsia="zh-CN"/>
              </w:rPr>
              <w:t>/</w:t>
            </w:r>
            <w:proofErr w:type="spellStart"/>
            <w:r w:rsidRPr="00AA7C95">
              <w:rPr>
                <w:rFonts w:ascii="Arial" w:hAnsi="Arial" w:cs="Arial"/>
                <w:sz w:val="18"/>
                <w:szCs w:val="18"/>
                <w:lang w:eastAsia="zh-CN"/>
              </w:rPr>
              <w:t>silicalite</w:t>
            </w:r>
            <w:proofErr w:type="spellEnd"/>
          </w:p>
        </w:tc>
        <w:tc>
          <w:tcPr>
            <w:tcW w:w="1170" w:type="dxa"/>
          </w:tcPr>
          <w:p w14:paraId="7B15B70E" w14:textId="5648C33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0B1C9232" w14:textId="0C8A1BA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8.3</w:t>
            </w:r>
          </w:p>
        </w:tc>
        <w:tc>
          <w:tcPr>
            <w:tcW w:w="660" w:type="dxa"/>
          </w:tcPr>
          <w:p w14:paraId="2139AB94" w14:textId="350C8BD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10.1</w:t>
            </w:r>
          </w:p>
        </w:tc>
        <w:tc>
          <w:tcPr>
            <w:tcW w:w="660" w:type="dxa"/>
            <w:gridSpan w:val="2"/>
          </w:tcPr>
          <w:p w14:paraId="3C7805DD" w14:textId="4C0877E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16.4</w:t>
            </w:r>
          </w:p>
        </w:tc>
        <w:tc>
          <w:tcPr>
            <w:tcW w:w="660" w:type="dxa"/>
            <w:gridSpan w:val="2"/>
          </w:tcPr>
          <w:p w14:paraId="62213040" w14:textId="505AB5F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10.9</w:t>
            </w:r>
          </w:p>
        </w:tc>
        <w:tc>
          <w:tcPr>
            <w:tcW w:w="1440" w:type="dxa"/>
          </w:tcPr>
          <w:p w14:paraId="2E44E7E9" w14:textId="08FD5F8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24819543" w14:textId="0CB7F9F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1A47E6FC" w14:textId="0C311F5E"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22</w:t>
            </w:r>
          </w:p>
        </w:tc>
      </w:tr>
      <w:tr w:rsidR="001D1F9C" w:rsidRPr="00AA7C95" w14:paraId="4092F73B"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4EACE20E" w14:textId="0DF92DC1" w:rsidR="001D1F9C" w:rsidRPr="00AA7C95" w:rsidRDefault="001D1F9C" w:rsidP="001D1F9C">
            <w:pPr>
              <w:spacing w:after="120" w:line="320" w:lineRule="exact"/>
              <w:jc w:val="center"/>
              <w:rPr>
                <w:rFonts w:ascii="Arial" w:hAnsi="Arial" w:cs="Arial"/>
                <w:b w:val="0"/>
                <w:sz w:val="18"/>
                <w:szCs w:val="18"/>
                <w:lang w:eastAsia="zh-CN"/>
              </w:rPr>
            </w:pPr>
            <w:r w:rsidRPr="00AA7C95">
              <w:rPr>
                <w:rFonts w:ascii="Arial" w:hAnsi="Arial" w:cs="Arial"/>
                <w:b w:val="0"/>
                <w:sz w:val="18"/>
                <w:szCs w:val="18"/>
                <w:lang w:eastAsia="zh-CN"/>
              </w:rPr>
              <w:t>pulsed</w:t>
            </w:r>
          </w:p>
        </w:tc>
        <w:tc>
          <w:tcPr>
            <w:tcW w:w="1080" w:type="dxa"/>
          </w:tcPr>
          <w:p w14:paraId="596903C8" w14:textId="72C5EF6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25</w:t>
            </w:r>
          </w:p>
        </w:tc>
        <w:tc>
          <w:tcPr>
            <w:tcW w:w="1170" w:type="dxa"/>
          </w:tcPr>
          <w:p w14:paraId="6EE6B731" w14:textId="2E7F07C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668E06F" w14:textId="5A596B5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2CC3018C" w14:textId="0196D9F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01F354B" w14:textId="58A2AA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44.3</w:t>
            </w:r>
          </w:p>
        </w:tc>
        <w:tc>
          <w:tcPr>
            <w:tcW w:w="660" w:type="dxa"/>
          </w:tcPr>
          <w:p w14:paraId="75656B49" w14:textId="5E06861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94.6</w:t>
            </w:r>
          </w:p>
        </w:tc>
        <w:tc>
          <w:tcPr>
            <w:tcW w:w="660" w:type="dxa"/>
            <w:gridSpan w:val="2"/>
          </w:tcPr>
          <w:p w14:paraId="4ED1B439" w14:textId="634080C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w:t>
            </w:r>
          </w:p>
        </w:tc>
        <w:tc>
          <w:tcPr>
            <w:tcW w:w="660" w:type="dxa"/>
            <w:gridSpan w:val="2"/>
          </w:tcPr>
          <w:p w14:paraId="584C6B7E" w14:textId="29ED322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0.6</w:t>
            </w:r>
          </w:p>
        </w:tc>
        <w:tc>
          <w:tcPr>
            <w:tcW w:w="1440" w:type="dxa"/>
          </w:tcPr>
          <w:p w14:paraId="06C4942C" w14:textId="58D8B76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3E7515D4" w14:textId="187EFDC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2CD3488C" w14:textId="732A6E27"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23</w:t>
            </w:r>
          </w:p>
        </w:tc>
      </w:tr>
      <w:tr w:rsidR="001D1F9C" w:rsidRPr="00AA7C95" w14:paraId="7F31B15F"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1235A23" w14:textId="2B5D0567"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w:t>
            </w:r>
          </w:p>
        </w:tc>
        <w:tc>
          <w:tcPr>
            <w:tcW w:w="1080" w:type="dxa"/>
          </w:tcPr>
          <w:p w14:paraId="2445EA67" w14:textId="443EF1D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25</w:t>
            </w:r>
          </w:p>
        </w:tc>
        <w:tc>
          <w:tcPr>
            <w:tcW w:w="1170" w:type="dxa"/>
          </w:tcPr>
          <w:p w14:paraId="6651AFA9" w14:textId="3DD0A80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4B8FC16E" w14:textId="08CA4BF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293E244C" w14:textId="0282A11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/O</w:t>
            </w:r>
            <w:r w:rsidRPr="00AA7C95">
              <w:rPr>
                <w:rFonts w:ascii="Arial" w:hAnsi="Arial" w:cs="Arial"/>
                <w:sz w:val="18"/>
                <w:szCs w:val="18"/>
                <w:vertAlign w:val="subscript"/>
                <w:lang w:eastAsia="zh-CN"/>
              </w:rPr>
              <w:t>2</w:t>
            </w:r>
          </w:p>
        </w:tc>
        <w:tc>
          <w:tcPr>
            <w:tcW w:w="900" w:type="dxa"/>
          </w:tcPr>
          <w:p w14:paraId="500337E6" w14:textId="463078D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58.9</w:t>
            </w:r>
          </w:p>
        </w:tc>
        <w:tc>
          <w:tcPr>
            <w:tcW w:w="660" w:type="dxa"/>
          </w:tcPr>
          <w:p w14:paraId="706D6D03" w14:textId="6AAAF8F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58.9</w:t>
            </w:r>
          </w:p>
        </w:tc>
        <w:tc>
          <w:tcPr>
            <w:tcW w:w="660" w:type="dxa"/>
            <w:gridSpan w:val="2"/>
          </w:tcPr>
          <w:p w14:paraId="30FC1283" w14:textId="3C1DCA6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2684468D" w14:textId="5DEAFE3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3B935A74" w14:textId="07D88F6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1F01D5B5" w14:textId="1A026C3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247031C2" w14:textId="3D960417"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23</w:t>
            </w:r>
          </w:p>
        </w:tc>
      </w:tr>
      <w:tr w:rsidR="001D1F9C" w:rsidRPr="00AA7C95" w14:paraId="72A63ED5"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06E77CF" w14:textId="2AA5146A"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w:t>
            </w:r>
          </w:p>
        </w:tc>
        <w:tc>
          <w:tcPr>
            <w:tcW w:w="1080" w:type="dxa"/>
          </w:tcPr>
          <w:p w14:paraId="18F70210" w14:textId="4EE84CA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25</w:t>
            </w:r>
          </w:p>
        </w:tc>
        <w:tc>
          <w:tcPr>
            <w:tcW w:w="1170" w:type="dxa"/>
          </w:tcPr>
          <w:p w14:paraId="5D41728E" w14:textId="6E2E562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350" w:type="dxa"/>
          </w:tcPr>
          <w:p w14:paraId="4268842E" w14:textId="29C9493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170" w:type="dxa"/>
          </w:tcPr>
          <w:p w14:paraId="5716ECB0" w14:textId="249F24E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258303B7" w14:textId="2911D69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46.3</w:t>
            </w:r>
          </w:p>
        </w:tc>
        <w:tc>
          <w:tcPr>
            <w:tcW w:w="660" w:type="dxa"/>
          </w:tcPr>
          <w:p w14:paraId="281FD531" w14:textId="0781E3C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94.2</w:t>
            </w:r>
          </w:p>
        </w:tc>
        <w:tc>
          <w:tcPr>
            <w:tcW w:w="660" w:type="dxa"/>
            <w:gridSpan w:val="2"/>
          </w:tcPr>
          <w:p w14:paraId="6842829A" w14:textId="30D032E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4.4</w:t>
            </w:r>
          </w:p>
        </w:tc>
        <w:tc>
          <w:tcPr>
            <w:tcW w:w="660" w:type="dxa"/>
            <w:gridSpan w:val="2"/>
          </w:tcPr>
          <w:p w14:paraId="2E324CE9" w14:textId="2370D06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w:t>
            </w:r>
          </w:p>
        </w:tc>
        <w:tc>
          <w:tcPr>
            <w:tcW w:w="1440" w:type="dxa"/>
          </w:tcPr>
          <w:p w14:paraId="5ABD60C8" w14:textId="212AED8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2E36C634" w14:textId="06E7CB9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065E81CD" w14:textId="4242E297"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23</w:t>
            </w:r>
          </w:p>
        </w:tc>
      </w:tr>
      <w:tr w:rsidR="001D1F9C" w:rsidRPr="00AA7C95" w14:paraId="38D9246E"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EC55568" w14:textId="1A0CF1BD"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w:t>
            </w:r>
          </w:p>
        </w:tc>
        <w:tc>
          <w:tcPr>
            <w:tcW w:w="1080" w:type="dxa"/>
          </w:tcPr>
          <w:p w14:paraId="236A6381" w14:textId="5BC7051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25</w:t>
            </w:r>
          </w:p>
        </w:tc>
        <w:tc>
          <w:tcPr>
            <w:tcW w:w="1170" w:type="dxa"/>
          </w:tcPr>
          <w:p w14:paraId="21376C47" w14:textId="7D1BDE5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350" w:type="dxa"/>
          </w:tcPr>
          <w:p w14:paraId="2ACBC876" w14:textId="312E627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1170" w:type="dxa"/>
          </w:tcPr>
          <w:p w14:paraId="437814EB" w14:textId="71EAA80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1CH</w:t>
            </w:r>
            <w:r w:rsidRPr="00AA7C95">
              <w:rPr>
                <w:rFonts w:ascii="Arial" w:hAnsi="Arial" w:cs="Arial"/>
                <w:sz w:val="18"/>
                <w:szCs w:val="18"/>
                <w:vertAlign w:val="subscript"/>
                <w:lang w:eastAsia="zh-CN"/>
              </w:rPr>
              <w:t>4</w:t>
            </w:r>
            <w:r w:rsidRPr="00AA7C95">
              <w:rPr>
                <w:rFonts w:ascii="Arial" w:hAnsi="Arial" w:cs="Arial"/>
                <w:sz w:val="18"/>
                <w:szCs w:val="18"/>
                <w:lang w:eastAsia="zh-CN"/>
              </w:rPr>
              <w:t>/9H</w:t>
            </w:r>
            <w:r w:rsidRPr="00AA7C95">
              <w:rPr>
                <w:rFonts w:ascii="Arial" w:hAnsi="Arial" w:cs="Arial"/>
                <w:sz w:val="18"/>
                <w:szCs w:val="18"/>
                <w:vertAlign w:val="subscript"/>
                <w:lang w:eastAsia="zh-CN"/>
              </w:rPr>
              <w:t>2</w:t>
            </w:r>
          </w:p>
        </w:tc>
        <w:tc>
          <w:tcPr>
            <w:tcW w:w="900" w:type="dxa"/>
          </w:tcPr>
          <w:p w14:paraId="70C75907" w14:textId="5C50169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11.8</w:t>
            </w:r>
          </w:p>
        </w:tc>
        <w:tc>
          <w:tcPr>
            <w:tcW w:w="660" w:type="dxa"/>
          </w:tcPr>
          <w:p w14:paraId="05A05AF1" w14:textId="404599F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63.7</w:t>
            </w:r>
          </w:p>
        </w:tc>
        <w:tc>
          <w:tcPr>
            <w:tcW w:w="660" w:type="dxa"/>
            <w:gridSpan w:val="2"/>
          </w:tcPr>
          <w:p w14:paraId="73CD75C3" w14:textId="3220F1C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15.2</w:t>
            </w:r>
          </w:p>
        </w:tc>
        <w:tc>
          <w:tcPr>
            <w:tcW w:w="660" w:type="dxa"/>
            <w:gridSpan w:val="2"/>
          </w:tcPr>
          <w:p w14:paraId="2AAF63B2" w14:textId="50D89BE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17.7</w:t>
            </w:r>
          </w:p>
        </w:tc>
        <w:tc>
          <w:tcPr>
            <w:tcW w:w="1440" w:type="dxa"/>
          </w:tcPr>
          <w:p w14:paraId="25906AC6" w14:textId="29B8287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t>
            </w:r>
          </w:p>
        </w:tc>
        <w:tc>
          <w:tcPr>
            <w:tcW w:w="900" w:type="dxa"/>
          </w:tcPr>
          <w:p w14:paraId="305CEFDE" w14:textId="18F4921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cold</w:t>
            </w:r>
          </w:p>
        </w:tc>
        <w:tc>
          <w:tcPr>
            <w:tcW w:w="450" w:type="dxa"/>
          </w:tcPr>
          <w:p w14:paraId="786AEB7D" w14:textId="5388A48A"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23</w:t>
            </w:r>
          </w:p>
        </w:tc>
      </w:tr>
      <w:tr w:rsidR="001D1F9C" w:rsidRPr="00AA7C95" w14:paraId="67C97984"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D5759E9" w14:textId="7DA2A138"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w:t>
            </w:r>
          </w:p>
        </w:tc>
        <w:tc>
          <w:tcPr>
            <w:tcW w:w="1080" w:type="dxa"/>
          </w:tcPr>
          <w:p w14:paraId="1B214A90" w14:textId="46EA7F9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7F03157B" w14:textId="5B6307A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21</w:t>
            </w:r>
          </w:p>
        </w:tc>
        <w:tc>
          <w:tcPr>
            <w:tcW w:w="1350" w:type="dxa"/>
          </w:tcPr>
          <w:p w14:paraId="422E6064" w14:textId="33F7B35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67364728" w14:textId="79DB312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2854C95C" w14:textId="7596AD1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51</w:t>
            </w:r>
            <w:r w:rsidR="001B2565">
              <w:rPr>
                <w:rFonts w:ascii="Arial" w:hAnsi="Arial" w:cs="Arial" w:hint="eastAsia"/>
                <w:sz w:val="18"/>
                <w:szCs w:val="18"/>
                <w:lang w:eastAsia="zh-CN"/>
              </w:rPr>
              <w:t>.0</w:t>
            </w:r>
          </w:p>
        </w:tc>
        <w:tc>
          <w:tcPr>
            <w:tcW w:w="660" w:type="dxa"/>
          </w:tcPr>
          <w:p w14:paraId="26830CA0" w14:textId="36C895D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71.7</w:t>
            </w:r>
          </w:p>
        </w:tc>
        <w:tc>
          <w:tcPr>
            <w:tcW w:w="1320" w:type="dxa"/>
            <w:gridSpan w:val="4"/>
          </w:tcPr>
          <w:p w14:paraId="57BDA39D" w14:textId="6630824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w:t>
            </w:r>
            <w:r w:rsidR="001B2565">
              <w:rPr>
                <w:rFonts w:ascii="Arial" w:hAnsi="Arial" w:cs="Arial" w:hint="eastAsia"/>
                <w:sz w:val="18"/>
                <w:szCs w:val="18"/>
                <w:lang w:eastAsia="zh-CN"/>
              </w:rPr>
              <w:t>.0</w:t>
            </w:r>
          </w:p>
        </w:tc>
        <w:tc>
          <w:tcPr>
            <w:tcW w:w="1440" w:type="dxa"/>
          </w:tcPr>
          <w:p w14:paraId="213AAC08" w14:textId="61EC725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 (250)</w:t>
            </w:r>
          </w:p>
        </w:tc>
        <w:tc>
          <w:tcPr>
            <w:tcW w:w="900" w:type="dxa"/>
          </w:tcPr>
          <w:p w14:paraId="62E67B42" w14:textId="52E3CFD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cold</w:t>
            </w:r>
          </w:p>
        </w:tc>
        <w:tc>
          <w:tcPr>
            <w:tcW w:w="450" w:type="dxa"/>
          </w:tcPr>
          <w:p w14:paraId="3F137056" w14:textId="64FAF496"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24</w:t>
            </w:r>
          </w:p>
        </w:tc>
      </w:tr>
      <w:tr w:rsidR="001D1F9C" w:rsidRPr="00AA7C95" w14:paraId="616AA6D9"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747BAD5" w14:textId="4E7C4393"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 spark</w:t>
            </w:r>
          </w:p>
        </w:tc>
        <w:tc>
          <w:tcPr>
            <w:tcW w:w="1080" w:type="dxa"/>
          </w:tcPr>
          <w:p w14:paraId="55D75D36" w14:textId="2FCAC4E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BE59D1C" w14:textId="10F1811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9FB18C1" w14:textId="1BF1B2F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21FC6AB" w14:textId="767930C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8157718" w14:textId="3506481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39</w:t>
            </w:r>
            <w:r w:rsidR="00B43808">
              <w:rPr>
                <w:rFonts w:ascii="Arial" w:hAnsi="Arial" w:cs="Arial" w:hint="eastAsia"/>
                <w:sz w:val="18"/>
                <w:szCs w:val="18"/>
                <w:lang w:eastAsia="zh-CN"/>
              </w:rPr>
              <w:t>.0</w:t>
            </w:r>
          </w:p>
        </w:tc>
        <w:tc>
          <w:tcPr>
            <w:tcW w:w="660" w:type="dxa"/>
          </w:tcPr>
          <w:p w14:paraId="13B59B5A" w14:textId="46A383D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83.2</w:t>
            </w:r>
          </w:p>
        </w:tc>
        <w:tc>
          <w:tcPr>
            <w:tcW w:w="660" w:type="dxa"/>
            <w:gridSpan w:val="2"/>
          </w:tcPr>
          <w:p w14:paraId="391575E1" w14:textId="7BBC857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w:t>
            </w:r>
            <w:r w:rsidR="00A911CA">
              <w:rPr>
                <w:rFonts w:ascii="Arial" w:hAnsi="Arial" w:cs="Arial" w:hint="eastAsia"/>
                <w:sz w:val="18"/>
                <w:szCs w:val="18"/>
                <w:lang w:eastAsia="zh-CN"/>
              </w:rPr>
              <w:t>8</w:t>
            </w:r>
          </w:p>
        </w:tc>
        <w:tc>
          <w:tcPr>
            <w:tcW w:w="660" w:type="dxa"/>
            <w:gridSpan w:val="2"/>
          </w:tcPr>
          <w:p w14:paraId="4A86BFEA" w14:textId="168C824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2E7D58F0" w14:textId="1DD0A1C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w:t>
            </w:r>
            <w:r w:rsidR="00D5774E">
              <w:rPr>
                <w:rFonts w:ascii="Arial" w:hAnsi="Arial" w:cs="Arial" w:hint="eastAsia"/>
                <w:sz w:val="18"/>
                <w:szCs w:val="18"/>
                <w:lang w:eastAsia="zh-CN"/>
              </w:rPr>
              <w:t>7</w:t>
            </w:r>
          </w:p>
        </w:tc>
        <w:tc>
          <w:tcPr>
            <w:tcW w:w="900" w:type="dxa"/>
          </w:tcPr>
          <w:p w14:paraId="19C9BC5E" w14:textId="6490B1F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warm</w:t>
            </w:r>
          </w:p>
        </w:tc>
        <w:tc>
          <w:tcPr>
            <w:tcW w:w="450" w:type="dxa"/>
          </w:tcPr>
          <w:p w14:paraId="6B4C1912" w14:textId="65CBC814"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25</w:t>
            </w:r>
          </w:p>
        </w:tc>
      </w:tr>
      <w:tr w:rsidR="001D1F9C" w:rsidRPr="00AA7C95" w14:paraId="5C8989E4"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818654F" w14:textId="0C588C9E" w:rsidR="001D1F9C" w:rsidRPr="00AA7C95" w:rsidRDefault="001D1F9C" w:rsidP="001D1F9C">
            <w:pPr>
              <w:spacing w:after="120" w:line="320" w:lineRule="exact"/>
              <w:jc w:val="center"/>
              <w:rPr>
                <w:rFonts w:ascii="Arial" w:hAnsi="Arial" w:cs="Arial"/>
                <w:b w:val="0"/>
                <w:sz w:val="18"/>
                <w:szCs w:val="18"/>
              </w:rPr>
            </w:pPr>
            <w:r w:rsidRPr="00AA7C95">
              <w:rPr>
                <w:rFonts w:ascii="Arial" w:hAnsi="Arial" w:cs="Arial"/>
                <w:b w:val="0"/>
                <w:sz w:val="18"/>
                <w:szCs w:val="18"/>
                <w:lang w:eastAsia="zh-CN"/>
              </w:rPr>
              <w:t>pulsed spark</w:t>
            </w:r>
          </w:p>
        </w:tc>
        <w:tc>
          <w:tcPr>
            <w:tcW w:w="1080" w:type="dxa"/>
          </w:tcPr>
          <w:p w14:paraId="0AF38475" w14:textId="4307B7C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73505E4" w14:textId="7899E58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12.3</w:t>
            </w:r>
          </w:p>
        </w:tc>
        <w:tc>
          <w:tcPr>
            <w:tcW w:w="1350" w:type="dxa"/>
          </w:tcPr>
          <w:p w14:paraId="30A40FD3" w14:textId="61085A2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B2D408A" w14:textId="35EF566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211C546" w14:textId="17B58A5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23.5</w:t>
            </w:r>
          </w:p>
        </w:tc>
        <w:tc>
          <w:tcPr>
            <w:tcW w:w="660" w:type="dxa"/>
          </w:tcPr>
          <w:p w14:paraId="5E5A4B65" w14:textId="3084543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85.1</w:t>
            </w:r>
          </w:p>
        </w:tc>
        <w:tc>
          <w:tcPr>
            <w:tcW w:w="660" w:type="dxa"/>
            <w:gridSpan w:val="2"/>
          </w:tcPr>
          <w:p w14:paraId="490B486B" w14:textId="090F984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5.4</w:t>
            </w:r>
          </w:p>
        </w:tc>
        <w:tc>
          <w:tcPr>
            <w:tcW w:w="660" w:type="dxa"/>
            <w:gridSpan w:val="2"/>
          </w:tcPr>
          <w:p w14:paraId="0EC9F1CA" w14:textId="56B46C4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1.9</w:t>
            </w:r>
          </w:p>
        </w:tc>
        <w:tc>
          <w:tcPr>
            <w:tcW w:w="1440" w:type="dxa"/>
          </w:tcPr>
          <w:p w14:paraId="744D8050" w14:textId="25B69D6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9.2 (86)</w:t>
            </w:r>
          </w:p>
        </w:tc>
        <w:tc>
          <w:tcPr>
            <w:tcW w:w="900" w:type="dxa"/>
          </w:tcPr>
          <w:p w14:paraId="5C40642A" w14:textId="62958E6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D4F76B3" w14:textId="13EE7A7E"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26</w:t>
            </w:r>
          </w:p>
        </w:tc>
      </w:tr>
      <w:tr w:rsidR="001D1F9C" w:rsidRPr="00AA7C95" w14:paraId="2DF26321" w14:textId="38BF627C"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1582902" w14:textId="0FDAD48C"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microwave</w:t>
            </w:r>
          </w:p>
        </w:tc>
        <w:tc>
          <w:tcPr>
            <w:tcW w:w="1080" w:type="dxa"/>
          </w:tcPr>
          <w:p w14:paraId="20B5A8EB" w14:textId="7738D2B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120</w:t>
            </w:r>
          </w:p>
        </w:tc>
        <w:tc>
          <w:tcPr>
            <w:tcW w:w="1170" w:type="dxa"/>
          </w:tcPr>
          <w:p w14:paraId="2EB1AC75" w14:textId="01EB2D9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12876EA4" w14:textId="3640CC5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E4F191C" w14:textId="6C0F19C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900" w:type="dxa"/>
          </w:tcPr>
          <w:p w14:paraId="2A93DD23" w14:textId="58624DB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50.7</w:t>
            </w:r>
          </w:p>
        </w:tc>
        <w:tc>
          <w:tcPr>
            <w:tcW w:w="660" w:type="dxa"/>
          </w:tcPr>
          <w:p w14:paraId="4253F3E5" w14:textId="349B29D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61.4</w:t>
            </w:r>
          </w:p>
        </w:tc>
        <w:tc>
          <w:tcPr>
            <w:tcW w:w="660" w:type="dxa"/>
            <w:gridSpan w:val="2"/>
          </w:tcPr>
          <w:p w14:paraId="29C07900" w14:textId="5F72A2B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11.5</w:t>
            </w:r>
          </w:p>
        </w:tc>
        <w:tc>
          <w:tcPr>
            <w:tcW w:w="660" w:type="dxa"/>
            <w:gridSpan w:val="2"/>
          </w:tcPr>
          <w:p w14:paraId="7BF22728" w14:textId="2EDC949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5F71DB2E" w14:textId="46B671D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73.8 (1076)</w:t>
            </w:r>
          </w:p>
        </w:tc>
        <w:tc>
          <w:tcPr>
            <w:tcW w:w="900" w:type="dxa"/>
          </w:tcPr>
          <w:p w14:paraId="43CD0E15" w14:textId="1BD87C1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warm</w:t>
            </w:r>
          </w:p>
        </w:tc>
        <w:tc>
          <w:tcPr>
            <w:tcW w:w="450" w:type="dxa"/>
          </w:tcPr>
          <w:p w14:paraId="6275D9C1" w14:textId="7E5B055D"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27</w:t>
            </w:r>
          </w:p>
        </w:tc>
      </w:tr>
      <w:tr w:rsidR="001D1F9C" w:rsidRPr="00AA7C95" w14:paraId="11FA5FD0"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21395452" w14:textId="7FDEBB59"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F6485C3" w14:textId="33BEEBF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130</w:t>
            </w:r>
          </w:p>
        </w:tc>
        <w:tc>
          <w:tcPr>
            <w:tcW w:w="1170" w:type="dxa"/>
          </w:tcPr>
          <w:p w14:paraId="3E6C579E" w14:textId="296D20D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5D6A10B4" w14:textId="14CB3E8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Cu</w:t>
            </w:r>
          </w:p>
        </w:tc>
        <w:tc>
          <w:tcPr>
            <w:tcW w:w="1170" w:type="dxa"/>
          </w:tcPr>
          <w:p w14:paraId="490FAE18" w14:textId="02AC89B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7996AD5A" w14:textId="1131A7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37.7</w:t>
            </w:r>
          </w:p>
        </w:tc>
        <w:tc>
          <w:tcPr>
            <w:tcW w:w="660" w:type="dxa"/>
          </w:tcPr>
          <w:p w14:paraId="5CC638D1" w14:textId="3EF4AD1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85.9</w:t>
            </w:r>
          </w:p>
        </w:tc>
        <w:tc>
          <w:tcPr>
            <w:tcW w:w="660" w:type="dxa"/>
            <w:gridSpan w:val="2"/>
          </w:tcPr>
          <w:p w14:paraId="3B7E850A" w14:textId="54252FF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0.5</w:t>
            </w:r>
          </w:p>
        </w:tc>
        <w:tc>
          <w:tcPr>
            <w:tcW w:w="660" w:type="dxa"/>
            <w:gridSpan w:val="2"/>
          </w:tcPr>
          <w:p w14:paraId="24853F59" w14:textId="0AF0D4E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2.1</w:t>
            </w:r>
          </w:p>
        </w:tc>
        <w:tc>
          <w:tcPr>
            <w:tcW w:w="1440" w:type="dxa"/>
          </w:tcPr>
          <w:p w14:paraId="26DBF14E" w14:textId="0872F91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5EC50B1C" w14:textId="500668C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8481FD7" w14:textId="4CC4B0C2"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28</w:t>
            </w:r>
          </w:p>
        </w:tc>
      </w:tr>
      <w:tr w:rsidR="001D1F9C" w:rsidRPr="00AA7C95" w14:paraId="74D15C3C"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BDC3BC3" w14:textId="1EC632A8"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AED9F5B" w14:textId="548C678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130</w:t>
            </w:r>
          </w:p>
        </w:tc>
        <w:tc>
          <w:tcPr>
            <w:tcW w:w="1170" w:type="dxa"/>
          </w:tcPr>
          <w:p w14:paraId="79071D0E" w14:textId="5A913CF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20F2885E" w14:textId="6E7CA33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Cu/W</w:t>
            </w:r>
          </w:p>
        </w:tc>
        <w:tc>
          <w:tcPr>
            <w:tcW w:w="1170" w:type="dxa"/>
          </w:tcPr>
          <w:p w14:paraId="13662F61" w14:textId="302B415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2345CAD" w14:textId="7C05E90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21.7</w:t>
            </w:r>
          </w:p>
        </w:tc>
        <w:tc>
          <w:tcPr>
            <w:tcW w:w="660" w:type="dxa"/>
          </w:tcPr>
          <w:p w14:paraId="1D8C7CB9" w14:textId="27ADD95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81.6</w:t>
            </w:r>
          </w:p>
        </w:tc>
        <w:tc>
          <w:tcPr>
            <w:tcW w:w="660" w:type="dxa"/>
            <w:gridSpan w:val="2"/>
          </w:tcPr>
          <w:p w14:paraId="31998546" w14:textId="70D4AB2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1.4</w:t>
            </w:r>
          </w:p>
        </w:tc>
        <w:tc>
          <w:tcPr>
            <w:tcW w:w="660" w:type="dxa"/>
            <w:gridSpan w:val="2"/>
          </w:tcPr>
          <w:p w14:paraId="3DD43AC8" w14:textId="21E8CA2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3.2</w:t>
            </w:r>
          </w:p>
        </w:tc>
        <w:tc>
          <w:tcPr>
            <w:tcW w:w="1440" w:type="dxa"/>
          </w:tcPr>
          <w:p w14:paraId="11DFCDA5" w14:textId="3DCABF6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51E0F541" w14:textId="20ED835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3E2D8EF0" w14:textId="0AFAB82C"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28</w:t>
            </w:r>
          </w:p>
        </w:tc>
      </w:tr>
      <w:tr w:rsidR="001D1F9C" w:rsidRPr="00AA7C95" w14:paraId="4DE7B317"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ECC5BD7" w14:textId="34920B1C"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0EC0C44" w14:textId="7F5B7B6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130</w:t>
            </w:r>
          </w:p>
        </w:tc>
        <w:tc>
          <w:tcPr>
            <w:tcW w:w="1170" w:type="dxa"/>
          </w:tcPr>
          <w:p w14:paraId="1A9F5948" w14:textId="7399317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E30EB0E" w14:textId="3004672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Cu/Ni</w:t>
            </w:r>
          </w:p>
        </w:tc>
        <w:tc>
          <w:tcPr>
            <w:tcW w:w="1170" w:type="dxa"/>
          </w:tcPr>
          <w:p w14:paraId="65B6785C" w14:textId="0675772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2434606D" w14:textId="09DF970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16.5</w:t>
            </w:r>
          </w:p>
        </w:tc>
        <w:tc>
          <w:tcPr>
            <w:tcW w:w="660" w:type="dxa"/>
          </w:tcPr>
          <w:p w14:paraId="25AF6AFB" w14:textId="42A708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76.4</w:t>
            </w:r>
          </w:p>
        </w:tc>
        <w:tc>
          <w:tcPr>
            <w:tcW w:w="660" w:type="dxa"/>
            <w:gridSpan w:val="2"/>
          </w:tcPr>
          <w:p w14:paraId="55A7F74C" w14:textId="1254907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1.8</w:t>
            </w:r>
          </w:p>
        </w:tc>
        <w:tc>
          <w:tcPr>
            <w:tcW w:w="660" w:type="dxa"/>
            <w:gridSpan w:val="2"/>
          </w:tcPr>
          <w:p w14:paraId="08640ADF" w14:textId="610B588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3.6</w:t>
            </w:r>
          </w:p>
        </w:tc>
        <w:tc>
          <w:tcPr>
            <w:tcW w:w="1440" w:type="dxa"/>
          </w:tcPr>
          <w:p w14:paraId="0101B541" w14:textId="261D6FF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3993207B" w14:textId="52D36DA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5C51EC6B" w14:textId="32037FFA"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28</w:t>
            </w:r>
          </w:p>
        </w:tc>
      </w:tr>
      <w:tr w:rsidR="001D1F9C" w:rsidRPr="00AA7C95" w14:paraId="0A616E13"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11095B6" w14:textId="61C0EDDD"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44C5C15" w14:textId="167F25D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600</w:t>
            </w:r>
          </w:p>
        </w:tc>
        <w:tc>
          <w:tcPr>
            <w:tcW w:w="1170" w:type="dxa"/>
          </w:tcPr>
          <w:p w14:paraId="207559F0" w14:textId="3DAAFC9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~/110 mbar</w:t>
            </w:r>
          </w:p>
        </w:tc>
        <w:tc>
          <w:tcPr>
            <w:tcW w:w="1350" w:type="dxa"/>
          </w:tcPr>
          <w:p w14:paraId="51080A87" w14:textId="2422D6B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C88BBAE" w14:textId="3DC6348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494C57F" w14:textId="201F4DC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34</w:t>
            </w:r>
            <w:r w:rsidR="00DA1444">
              <w:rPr>
                <w:rFonts w:ascii="Arial" w:hAnsi="Arial" w:cs="Arial" w:hint="eastAsia"/>
                <w:sz w:val="18"/>
                <w:szCs w:val="18"/>
                <w:lang w:eastAsia="zh-CN"/>
              </w:rPr>
              <w:t>.0</w:t>
            </w:r>
          </w:p>
        </w:tc>
        <w:tc>
          <w:tcPr>
            <w:tcW w:w="660" w:type="dxa"/>
          </w:tcPr>
          <w:p w14:paraId="6568C1C3" w14:textId="76A90A0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59</w:t>
            </w:r>
            <w:r w:rsidR="00DA1444">
              <w:rPr>
                <w:rFonts w:ascii="Arial" w:hAnsi="Arial" w:cs="Arial" w:hint="eastAsia"/>
                <w:sz w:val="18"/>
                <w:szCs w:val="18"/>
                <w:lang w:eastAsia="zh-CN"/>
              </w:rPr>
              <w:t>.0</w:t>
            </w:r>
          </w:p>
        </w:tc>
        <w:tc>
          <w:tcPr>
            <w:tcW w:w="660" w:type="dxa"/>
            <w:gridSpan w:val="2"/>
          </w:tcPr>
          <w:p w14:paraId="7EDE4EC5" w14:textId="50A34FC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&lt;2</w:t>
            </w:r>
          </w:p>
        </w:tc>
        <w:tc>
          <w:tcPr>
            <w:tcW w:w="660" w:type="dxa"/>
            <w:gridSpan w:val="2"/>
          </w:tcPr>
          <w:p w14:paraId="3A697752" w14:textId="3B630D6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B136AFD" w14:textId="36A9710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24</w:t>
            </w:r>
            <w:r w:rsidR="00714F6B">
              <w:rPr>
                <w:rFonts w:ascii="Arial" w:hAnsi="Arial" w:cs="Arial" w:hint="eastAsia"/>
                <w:sz w:val="18"/>
                <w:szCs w:val="18"/>
                <w:lang w:eastAsia="zh-CN"/>
              </w:rPr>
              <w:t>.0</w:t>
            </w:r>
            <w:r w:rsidRPr="00AA7C95">
              <w:rPr>
                <w:rFonts w:ascii="Arial" w:hAnsi="Arial" w:cs="Arial"/>
                <w:sz w:val="18"/>
                <w:szCs w:val="18"/>
                <w:lang w:eastAsia="zh-CN"/>
              </w:rPr>
              <w:t xml:space="preserve"> (224)</w:t>
            </w:r>
          </w:p>
        </w:tc>
        <w:tc>
          <w:tcPr>
            <w:tcW w:w="900" w:type="dxa"/>
          </w:tcPr>
          <w:p w14:paraId="32FC62D3" w14:textId="142368F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1767F652" w14:textId="089C1763"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29</w:t>
            </w:r>
          </w:p>
        </w:tc>
      </w:tr>
      <w:tr w:rsidR="001D1F9C" w:rsidRPr="00AA7C95" w14:paraId="3E272AAF"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56C890EA" w14:textId="41721612"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676C3BD2" w14:textId="674065A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600</w:t>
            </w:r>
          </w:p>
        </w:tc>
        <w:tc>
          <w:tcPr>
            <w:tcW w:w="1170" w:type="dxa"/>
          </w:tcPr>
          <w:p w14:paraId="3E3FC6D3" w14:textId="0659BEE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~/110 mbar</w:t>
            </w:r>
          </w:p>
        </w:tc>
        <w:tc>
          <w:tcPr>
            <w:tcW w:w="1350" w:type="dxa"/>
          </w:tcPr>
          <w:p w14:paraId="2FBB56D5" w14:textId="4EC2899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0FEFC7A" w14:textId="23E183C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112898A8" w14:textId="2BA9A8B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42.7</w:t>
            </w:r>
          </w:p>
        </w:tc>
        <w:tc>
          <w:tcPr>
            <w:tcW w:w="660" w:type="dxa"/>
          </w:tcPr>
          <w:p w14:paraId="5B75936E" w14:textId="37F4092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61.8</w:t>
            </w:r>
          </w:p>
        </w:tc>
        <w:tc>
          <w:tcPr>
            <w:tcW w:w="660" w:type="dxa"/>
            <w:gridSpan w:val="2"/>
          </w:tcPr>
          <w:p w14:paraId="48A5D706" w14:textId="0267C4F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&lt;2</w:t>
            </w:r>
          </w:p>
        </w:tc>
        <w:tc>
          <w:tcPr>
            <w:tcW w:w="660" w:type="dxa"/>
            <w:gridSpan w:val="2"/>
          </w:tcPr>
          <w:p w14:paraId="5D7531AE" w14:textId="6207204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3FFD971" w14:textId="7E90044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25</w:t>
            </w:r>
            <w:r w:rsidR="00714F6B">
              <w:rPr>
                <w:rFonts w:ascii="Arial" w:hAnsi="Arial" w:cs="Arial" w:hint="eastAsia"/>
                <w:sz w:val="18"/>
                <w:szCs w:val="18"/>
                <w:lang w:eastAsia="zh-CN"/>
              </w:rPr>
              <w:t>.0</w:t>
            </w:r>
            <w:r w:rsidRPr="00AA7C95">
              <w:rPr>
                <w:rFonts w:ascii="Arial" w:hAnsi="Arial" w:cs="Arial"/>
                <w:sz w:val="18"/>
                <w:szCs w:val="18"/>
                <w:lang w:eastAsia="zh-CN"/>
              </w:rPr>
              <w:t xml:space="preserve"> (224)</w:t>
            </w:r>
          </w:p>
        </w:tc>
        <w:tc>
          <w:tcPr>
            <w:tcW w:w="900" w:type="dxa"/>
          </w:tcPr>
          <w:p w14:paraId="3945C035" w14:textId="2D7F249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3EB8A58" w14:textId="0DA5E2DB"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29</w:t>
            </w:r>
          </w:p>
        </w:tc>
      </w:tr>
      <w:tr w:rsidR="001D1F9C" w:rsidRPr="00AA7C95" w14:paraId="2053E8A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F9D57CF" w14:textId="50C581C3"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523E910A" w14:textId="540ED25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600</w:t>
            </w:r>
          </w:p>
        </w:tc>
        <w:tc>
          <w:tcPr>
            <w:tcW w:w="1170" w:type="dxa"/>
          </w:tcPr>
          <w:p w14:paraId="454F1BC0" w14:textId="1880815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~/110 mbar</w:t>
            </w:r>
          </w:p>
        </w:tc>
        <w:tc>
          <w:tcPr>
            <w:tcW w:w="1350" w:type="dxa"/>
          </w:tcPr>
          <w:p w14:paraId="06E87CE7" w14:textId="0AAA3E3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200C6FD4" w14:textId="41A430D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182ADD8D" w14:textId="14B7A94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48.6</w:t>
            </w:r>
          </w:p>
        </w:tc>
        <w:tc>
          <w:tcPr>
            <w:tcW w:w="660" w:type="dxa"/>
          </w:tcPr>
          <w:p w14:paraId="0F5AF8D4" w14:textId="0E0AE5E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70</w:t>
            </w:r>
            <w:r w:rsidR="00DA1444">
              <w:rPr>
                <w:rFonts w:ascii="Arial" w:hAnsi="Arial" w:cs="Arial" w:hint="eastAsia"/>
                <w:sz w:val="18"/>
                <w:szCs w:val="18"/>
                <w:lang w:eastAsia="zh-CN"/>
              </w:rPr>
              <w:t>.0</w:t>
            </w:r>
          </w:p>
        </w:tc>
        <w:tc>
          <w:tcPr>
            <w:tcW w:w="660" w:type="dxa"/>
            <w:gridSpan w:val="2"/>
          </w:tcPr>
          <w:p w14:paraId="300892BE" w14:textId="5E9D7EE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w:t>
            </w:r>
            <w:r w:rsidR="00DA1444">
              <w:rPr>
                <w:rFonts w:ascii="Arial" w:hAnsi="Arial" w:cs="Arial" w:hint="eastAsia"/>
                <w:sz w:val="18"/>
                <w:szCs w:val="18"/>
                <w:lang w:eastAsia="zh-CN"/>
              </w:rPr>
              <w:t>.0</w:t>
            </w:r>
          </w:p>
        </w:tc>
        <w:tc>
          <w:tcPr>
            <w:tcW w:w="660" w:type="dxa"/>
            <w:gridSpan w:val="2"/>
          </w:tcPr>
          <w:p w14:paraId="3F823347" w14:textId="466D620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00F60875" w14:textId="57E54CF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28.3 (224)</w:t>
            </w:r>
          </w:p>
        </w:tc>
        <w:tc>
          <w:tcPr>
            <w:tcW w:w="900" w:type="dxa"/>
          </w:tcPr>
          <w:p w14:paraId="79AF25ED" w14:textId="01AAE88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F4EE27E" w14:textId="7827892A"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29</w:t>
            </w:r>
          </w:p>
        </w:tc>
      </w:tr>
      <w:tr w:rsidR="001D1F9C" w:rsidRPr="00AA7C95" w14:paraId="34ACEEC8"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4E10D8DC" w14:textId="440FEBC8"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775C3E5E" w14:textId="446876E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600</w:t>
            </w:r>
          </w:p>
        </w:tc>
        <w:tc>
          <w:tcPr>
            <w:tcW w:w="1170" w:type="dxa"/>
          </w:tcPr>
          <w:p w14:paraId="28D1A32C" w14:textId="4F28710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~/55 mbar</w:t>
            </w:r>
          </w:p>
        </w:tc>
        <w:tc>
          <w:tcPr>
            <w:tcW w:w="1350" w:type="dxa"/>
          </w:tcPr>
          <w:p w14:paraId="0D6D8EC0" w14:textId="45CC1C7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3F0A2554" w14:textId="09510ED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346EF98" w14:textId="6874193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31</w:t>
            </w:r>
            <w:r w:rsidR="00DA1444">
              <w:rPr>
                <w:rFonts w:ascii="Arial" w:hAnsi="Arial" w:cs="Arial" w:hint="eastAsia"/>
                <w:sz w:val="18"/>
                <w:szCs w:val="18"/>
                <w:lang w:eastAsia="zh-CN"/>
              </w:rPr>
              <w:t>.0</w:t>
            </w:r>
          </w:p>
        </w:tc>
        <w:tc>
          <w:tcPr>
            <w:tcW w:w="660" w:type="dxa"/>
          </w:tcPr>
          <w:p w14:paraId="24D7A28B" w14:textId="718C17E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46.2</w:t>
            </w:r>
          </w:p>
        </w:tc>
        <w:tc>
          <w:tcPr>
            <w:tcW w:w="660" w:type="dxa"/>
            <w:gridSpan w:val="2"/>
          </w:tcPr>
          <w:p w14:paraId="7F836ACF" w14:textId="0B100AC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w:t>
            </w:r>
            <w:r w:rsidR="00DA1444">
              <w:rPr>
                <w:rFonts w:ascii="Arial" w:hAnsi="Arial" w:cs="Arial" w:hint="eastAsia"/>
                <w:sz w:val="18"/>
                <w:szCs w:val="18"/>
                <w:lang w:eastAsia="zh-CN"/>
              </w:rPr>
              <w:t>.0</w:t>
            </w:r>
          </w:p>
        </w:tc>
        <w:tc>
          <w:tcPr>
            <w:tcW w:w="660" w:type="dxa"/>
            <w:gridSpan w:val="2"/>
          </w:tcPr>
          <w:p w14:paraId="53625928" w14:textId="07013DF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F03438C" w14:textId="7DD0700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33.2 (224)</w:t>
            </w:r>
          </w:p>
        </w:tc>
        <w:tc>
          <w:tcPr>
            <w:tcW w:w="900" w:type="dxa"/>
          </w:tcPr>
          <w:p w14:paraId="3B4357E8" w14:textId="14A6732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1903779" w14:textId="1C4F2A75"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29</w:t>
            </w:r>
          </w:p>
        </w:tc>
      </w:tr>
      <w:tr w:rsidR="001D1F9C" w:rsidRPr="00AA7C95" w14:paraId="678EA898"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1DCD4A0" w14:textId="31D53E9C"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4FD5DB2F" w14:textId="76A53BE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600</w:t>
            </w:r>
          </w:p>
        </w:tc>
        <w:tc>
          <w:tcPr>
            <w:tcW w:w="1170" w:type="dxa"/>
          </w:tcPr>
          <w:p w14:paraId="5A468AD7" w14:textId="1948D4C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~/55 mbar</w:t>
            </w:r>
          </w:p>
        </w:tc>
        <w:tc>
          <w:tcPr>
            <w:tcW w:w="1350" w:type="dxa"/>
          </w:tcPr>
          <w:p w14:paraId="5F49421B" w14:textId="12BF0CA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1879E425" w14:textId="05B307B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17322D38" w14:textId="5CFA3CF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35.5</w:t>
            </w:r>
          </w:p>
        </w:tc>
        <w:tc>
          <w:tcPr>
            <w:tcW w:w="660" w:type="dxa"/>
          </w:tcPr>
          <w:p w14:paraId="5B5ED455" w14:textId="76ED0E1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47</w:t>
            </w:r>
            <w:r w:rsidR="00DA1444">
              <w:rPr>
                <w:rFonts w:ascii="Arial" w:hAnsi="Arial" w:cs="Arial" w:hint="eastAsia"/>
                <w:sz w:val="18"/>
                <w:szCs w:val="18"/>
                <w:lang w:eastAsia="zh-CN"/>
              </w:rPr>
              <w:t>.0</w:t>
            </w:r>
          </w:p>
        </w:tc>
        <w:tc>
          <w:tcPr>
            <w:tcW w:w="660" w:type="dxa"/>
            <w:gridSpan w:val="2"/>
          </w:tcPr>
          <w:p w14:paraId="60049B8A" w14:textId="01A3C06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9.8</w:t>
            </w:r>
          </w:p>
        </w:tc>
        <w:tc>
          <w:tcPr>
            <w:tcW w:w="660" w:type="dxa"/>
            <w:gridSpan w:val="2"/>
          </w:tcPr>
          <w:p w14:paraId="7AFD85A5" w14:textId="55B3516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6AFD1602" w14:textId="27E0B76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38.5 (224)</w:t>
            </w:r>
          </w:p>
        </w:tc>
        <w:tc>
          <w:tcPr>
            <w:tcW w:w="900" w:type="dxa"/>
          </w:tcPr>
          <w:p w14:paraId="0A42295D" w14:textId="509D8F2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7399826" w14:textId="6BC01C56"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29</w:t>
            </w:r>
          </w:p>
        </w:tc>
      </w:tr>
      <w:tr w:rsidR="001D1F9C" w:rsidRPr="00AA7C95" w14:paraId="689263F2"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6E6B14C" w14:textId="5CCFB02D"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3B2CA7E5" w14:textId="3BF6EBA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600</w:t>
            </w:r>
          </w:p>
        </w:tc>
        <w:tc>
          <w:tcPr>
            <w:tcW w:w="1170" w:type="dxa"/>
          </w:tcPr>
          <w:p w14:paraId="3B31DCA0" w14:textId="684254B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~/55 mbar</w:t>
            </w:r>
          </w:p>
        </w:tc>
        <w:tc>
          <w:tcPr>
            <w:tcW w:w="1350" w:type="dxa"/>
          </w:tcPr>
          <w:p w14:paraId="02E9B734" w14:textId="301AE3B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B25E788" w14:textId="403C383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1CH</w:t>
            </w:r>
            <w:r w:rsidRPr="00AA7C95">
              <w:rPr>
                <w:rFonts w:ascii="Arial" w:hAnsi="Arial" w:cs="Arial"/>
                <w:sz w:val="18"/>
                <w:szCs w:val="18"/>
                <w:vertAlign w:val="subscript"/>
                <w:lang w:eastAsia="zh-CN"/>
              </w:rPr>
              <w:t>4</w:t>
            </w:r>
            <w:r w:rsidRPr="00AA7C95">
              <w:rPr>
                <w:rFonts w:ascii="Arial" w:hAnsi="Arial" w:cs="Arial"/>
                <w:sz w:val="18"/>
                <w:szCs w:val="18"/>
                <w:lang w:eastAsia="zh-CN"/>
              </w:rPr>
              <w:t>/1H</w:t>
            </w:r>
            <w:r w:rsidRPr="00AA7C95">
              <w:rPr>
                <w:rFonts w:ascii="Arial" w:hAnsi="Arial" w:cs="Arial"/>
                <w:sz w:val="18"/>
                <w:szCs w:val="18"/>
                <w:vertAlign w:val="subscript"/>
                <w:lang w:eastAsia="zh-CN"/>
              </w:rPr>
              <w:t>2</w:t>
            </w:r>
          </w:p>
        </w:tc>
        <w:tc>
          <w:tcPr>
            <w:tcW w:w="900" w:type="dxa"/>
          </w:tcPr>
          <w:p w14:paraId="58303B9A" w14:textId="310ADB9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42.1</w:t>
            </w:r>
          </w:p>
        </w:tc>
        <w:tc>
          <w:tcPr>
            <w:tcW w:w="660" w:type="dxa"/>
          </w:tcPr>
          <w:p w14:paraId="0BA77C3C" w14:textId="5B96FC6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60</w:t>
            </w:r>
            <w:r w:rsidR="00DA1444">
              <w:rPr>
                <w:rFonts w:ascii="Arial" w:hAnsi="Arial" w:cs="Arial" w:hint="eastAsia"/>
                <w:sz w:val="18"/>
                <w:szCs w:val="18"/>
                <w:lang w:eastAsia="zh-CN"/>
              </w:rPr>
              <w:t>.0</w:t>
            </w:r>
          </w:p>
        </w:tc>
        <w:tc>
          <w:tcPr>
            <w:tcW w:w="660" w:type="dxa"/>
            <w:gridSpan w:val="2"/>
          </w:tcPr>
          <w:p w14:paraId="3355C73D" w14:textId="0E3B061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w:t>
            </w:r>
            <w:r w:rsidR="00DA1444">
              <w:rPr>
                <w:rFonts w:ascii="Arial" w:hAnsi="Arial" w:cs="Arial" w:hint="eastAsia"/>
                <w:sz w:val="18"/>
                <w:szCs w:val="18"/>
                <w:lang w:eastAsia="zh-CN"/>
              </w:rPr>
              <w:t>.0</w:t>
            </w:r>
          </w:p>
        </w:tc>
        <w:tc>
          <w:tcPr>
            <w:tcW w:w="660" w:type="dxa"/>
            <w:gridSpan w:val="2"/>
          </w:tcPr>
          <w:p w14:paraId="4D6B62B4" w14:textId="5B477F8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2BB6727A" w14:textId="415138B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38.3 (224)</w:t>
            </w:r>
          </w:p>
        </w:tc>
        <w:tc>
          <w:tcPr>
            <w:tcW w:w="900" w:type="dxa"/>
          </w:tcPr>
          <w:p w14:paraId="1152790E" w14:textId="47894A58"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3FAD38C" w14:textId="5AF589A3"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29</w:t>
            </w:r>
          </w:p>
        </w:tc>
      </w:tr>
      <w:tr w:rsidR="001D1F9C" w:rsidRPr="00AA7C95" w14:paraId="2A32DBA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3111CB2" w14:textId="26A68F75"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5286B413" w14:textId="1C52A1F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off</w:t>
            </w:r>
          </w:p>
        </w:tc>
        <w:tc>
          <w:tcPr>
            <w:tcW w:w="1170" w:type="dxa"/>
          </w:tcPr>
          <w:p w14:paraId="14B72DD2" w14:textId="291D719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5265A0DD" w14:textId="10D06C1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Mo/ZSM-5</w:t>
            </w:r>
          </w:p>
        </w:tc>
        <w:tc>
          <w:tcPr>
            <w:tcW w:w="1170" w:type="dxa"/>
          </w:tcPr>
          <w:p w14:paraId="1FD91461" w14:textId="46DBBCB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5EF9BC3" w14:textId="43092AA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10.1</w:t>
            </w:r>
          </w:p>
        </w:tc>
        <w:tc>
          <w:tcPr>
            <w:tcW w:w="660" w:type="dxa"/>
          </w:tcPr>
          <w:p w14:paraId="45834D72" w14:textId="79E645D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0</w:t>
            </w:r>
          </w:p>
        </w:tc>
        <w:tc>
          <w:tcPr>
            <w:tcW w:w="660" w:type="dxa"/>
            <w:gridSpan w:val="2"/>
          </w:tcPr>
          <w:p w14:paraId="593ED572" w14:textId="035B457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14.7</w:t>
            </w:r>
          </w:p>
        </w:tc>
        <w:tc>
          <w:tcPr>
            <w:tcW w:w="660" w:type="dxa"/>
            <w:gridSpan w:val="2"/>
          </w:tcPr>
          <w:p w14:paraId="34376F77" w14:textId="5699D5B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3.0</w:t>
            </w:r>
          </w:p>
        </w:tc>
        <w:tc>
          <w:tcPr>
            <w:tcW w:w="1440" w:type="dxa"/>
          </w:tcPr>
          <w:p w14:paraId="4DBC0A16" w14:textId="685DC0F5"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41DBD060" w14:textId="78F5EBE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28D5B94F" w14:textId="1A3D2240"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30</w:t>
            </w:r>
          </w:p>
        </w:tc>
      </w:tr>
      <w:tr w:rsidR="001D1F9C" w:rsidRPr="00AA7C95" w14:paraId="0ADA44F5"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C2141DF" w14:textId="5EDA3E90"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22E90EA9" w14:textId="04B0035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110</w:t>
            </w:r>
          </w:p>
        </w:tc>
        <w:tc>
          <w:tcPr>
            <w:tcW w:w="1170" w:type="dxa"/>
          </w:tcPr>
          <w:p w14:paraId="61E42C9A" w14:textId="699C031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09900D87" w14:textId="524589F5"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Mo/ZSM-5</w:t>
            </w:r>
          </w:p>
        </w:tc>
        <w:tc>
          <w:tcPr>
            <w:tcW w:w="1170" w:type="dxa"/>
          </w:tcPr>
          <w:p w14:paraId="7663B800" w14:textId="6DBD16F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6A96CE89" w14:textId="26353D0E"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11</w:t>
            </w:r>
            <w:r w:rsidR="00A910F3">
              <w:rPr>
                <w:rFonts w:ascii="Arial" w:hAnsi="Arial" w:cs="Arial" w:hint="eastAsia"/>
                <w:sz w:val="18"/>
                <w:szCs w:val="18"/>
                <w:lang w:eastAsia="zh-CN"/>
              </w:rPr>
              <w:t>.0</w:t>
            </w:r>
          </w:p>
        </w:tc>
        <w:tc>
          <w:tcPr>
            <w:tcW w:w="660" w:type="dxa"/>
          </w:tcPr>
          <w:p w14:paraId="0396181C" w14:textId="49FF38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35.3</w:t>
            </w:r>
          </w:p>
        </w:tc>
        <w:tc>
          <w:tcPr>
            <w:tcW w:w="660" w:type="dxa"/>
            <w:gridSpan w:val="2"/>
          </w:tcPr>
          <w:p w14:paraId="3027975B" w14:textId="5EEDAA6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10.0</w:t>
            </w:r>
          </w:p>
        </w:tc>
        <w:tc>
          <w:tcPr>
            <w:tcW w:w="660" w:type="dxa"/>
            <w:gridSpan w:val="2"/>
          </w:tcPr>
          <w:p w14:paraId="367E4565" w14:textId="37D1029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1.9</w:t>
            </w:r>
          </w:p>
        </w:tc>
        <w:tc>
          <w:tcPr>
            <w:tcW w:w="1440" w:type="dxa"/>
          </w:tcPr>
          <w:p w14:paraId="2539158D" w14:textId="6FC0703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900" w:type="dxa"/>
          </w:tcPr>
          <w:p w14:paraId="19FC7E3E" w14:textId="0D6715BF"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0683D6F6" w14:textId="32727D53"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30</w:t>
            </w:r>
          </w:p>
        </w:tc>
      </w:tr>
      <w:tr w:rsidR="001D1F9C" w:rsidRPr="00AA7C95" w14:paraId="792E3E86"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2941735" w14:textId="0C05FA21"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364B52E7" w14:textId="4AE689D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16</w:t>
            </w:r>
          </w:p>
        </w:tc>
        <w:tc>
          <w:tcPr>
            <w:tcW w:w="1170" w:type="dxa"/>
          </w:tcPr>
          <w:p w14:paraId="02B82B22" w14:textId="7AAB458B"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6E5B6834" w14:textId="543A474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43B97D37" w14:textId="101338D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3E058E28" w14:textId="6393FC24"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23.8</w:t>
            </w:r>
          </w:p>
        </w:tc>
        <w:tc>
          <w:tcPr>
            <w:tcW w:w="660" w:type="dxa"/>
          </w:tcPr>
          <w:p w14:paraId="5089A504" w14:textId="3B3DD6D6"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40.8</w:t>
            </w:r>
          </w:p>
        </w:tc>
        <w:tc>
          <w:tcPr>
            <w:tcW w:w="660" w:type="dxa"/>
            <w:gridSpan w:val="2"/>
          </w:tcPr>
          <w:p w14:paraId="4B8C6497" w14:textId="2E06190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762B72F0" w14:textId="3AFA60E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7BE55C4B" w14:textId="1C584F0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143 (652)</w:t>
            </w:r>
          </w:p>
        </w:tc>
        <w:tc>
          <w:tcPr>
            <w:tcW w:w="900" w:type="dxa"/>
          </w:tcPr>
          <w:p w14:paraId="291293DF" w14:textId="339BC28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8BF97C5" w14:textId="7745D1A5"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31</w:t>
            </w:r>
          </w:p>
        </w:tc>
      </w:tr>
      <w:tr w:rsidR="001D1F9C" w:rsidRPr="00AA7C95" w14:paraId="49FB671B"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E219256" w14:textId="2C8C6FBB"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68F7F097" w14:textId="14CFE42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34</w:t>
            </w:r>
          </w:p>
        </w:tc>
        <w:tc>
          <w:tcPr>
            <w:tcW w:w="1170" w:type="dxa"/>
          </w:tcPr>
          <w:p w14:paraId="0AD5BABC" w14:textId="1797D9B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446964A9" w14:textId="5ACE613D"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1A47813C" w14:textId="27FD7AD0"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4435AC78" w14:textId="603029D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56.6</w:t>
            </w:r>
          </w:p>
        </w:tc>
        <w:tc>
          <w:tcPr>
            <w:tcW w:w="660" w:type="dxa"/>
          </w:tcPr>
          <w:p w14:paraId="09A09227" w14:textId="2B47158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56.6</w:t>
            </w:r>
          </w:p>
        </w:tc>
        <w:tc>
          <w:tcPr>
            <w:tcW w:w="660" w:type="dxa"/>
            <w:gridSpan w:val="2"/>
          </w:tcPr>
          <w:p w14:paraId="70138B3A" w14:textId="32637AF2"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5A2650FB" w14:textId="2D705C4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0AFDA1C7" w14:textId="12D3FFEB"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44.7 (674)</w:t>
            </w:r>
          </w:p>
        </w:tc>
        <w:tc>
          <w:tcPr>
            <w:tcW w:w="900" w:type="dxa"/>
          </w:tcPr>
          <w:p w14:paraId="3F33F4AF" w14:textId="7981CDB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473EA98D" w14:textId="64FD1AF8"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31</w:t>
            </w:r>
          </w:p>
        </w:tc>
      </w:tr>
      <w:tr w:rsidR="001D1F9C" w:rsidRPr="00AA7C95" w14:paraId="7D8A9B54"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CAF4B54" w14:textId="22A732ED"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7BE9AB28" w14:textId="7971CB7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48</w:t>
            </w:r>
          </w:p>
        </w:tc>
        <w:tc>
          <w:tcPr>
            <w:tcW w:w="1170" w:type="dxa"/>
          </w:tcPr>
          <w:p w14:paraId="4E580EF9" w14:textId="3787EA7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23434099" w14:textId="3A753C33"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6611F4C3" w14:textId="425D3EC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9E7CC1B" w14:textId="7645719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80.1</w:t>
            </w:r>
          </w:p>
        </w:tc>
        <w:tc>
          <w:tcPr>
            <w:tcW w:w="660" w:type="dxa"/>
          </w:tcPr>
          <w:p w14:paraId="20FDAB31" w14:textId="3B2A368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61.2</w:t>
            </w:r>
          </w:p>
        </w:tc>
        <w:tc>
          <w:tcPr>
            <w:tcW w:w="660" w:type="dxa"/>
            <w:gridSpan w:val="2"/>
          </w:tcPr>
          <w:p w14:paraId="3E9D4B18" w14:textId="4A90B269"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2C8E1DE6" w14:textId="2C193CD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631DBE38" w14:textId="237241B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28.1 (659)</w:t>
            </w:r>
          </w:p>
        </w:tc>
        <w:tc>
          <w:tcPr>
            <w:tcW w:w="900" w:type="dxa"/>
          </w:tcPr>
          <w:p w14:paraId="071756FE" w14:textId="03BDD32E"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warm</w:t>
            </w:r>
          </w:p>
        </w:tc>
        <w:tc>
          <w:tcPr>
            <w:tcW w:w="450" w:type="dxa"/>
          </w:tcPr>
          <w:p w14:paraId="2571104A" w14:textId="2BB273A5"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31</w:t>
            </w:r>
          </w:p>
        </w:tc>
      </w:tr>
      <w:tr w:rsidR="001D1F9C" w:rsidRPr="00AA7C95" w14:paraId="09ACCE24" w14:textId="77777777" w:rsidTr="00566EB9">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4975EB6A" w14:textId="03596759" w:rsidR="001D1F9C" w:rsidRPr="00AA7C95" w:rsidRDefault="001D1F9C" w:rsidP="001D1F9C">
            <w:pPr>
              <w:spacing w:after="120" w:line="320" w:lineRule="exact"/>
              <w:jc w:val="center"/>
              <w:rPr>
                <w:rFonts w:ascii="Arial" w:hAnsi="Arial" w:cs="Arial"/>
                <w:b w:val="0"/>
                <w:bCs w:val="0"/>
                <w:sz w:val="18"/>
                <w:szCs w:val="18"/>
              </w:rPr>
            </w:pPr>
            <w:r w:rsidRPr="00AA7C95">
              <w:rPr>
                <w:rFonts w:ascii="Arial" w:hAnsi="Arial" w:cs="Arial"/>
                <w:b w:val="0"/>
                <w:bCs w:val="0"/>
                <w:sz w:val="18"/>
                <w:szCs w:val="18"/>
                <w:lang w:eastAsia="zh-CN"/>
              </w:rPr>
              <w:t>microwave</w:t>
            </w:r>
          </w:p>
        </w:tc>
        <w:tc>
          <w:tcPr>
            <w:tcW w:w="1080" w:type="dxa"/>
          </w:tcPr>
          <w:p w14:paraId="4BD50BC3" w14:textId="00A14863"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70</w:t>
            </w:r>
          </w:p>
        </w:tc>
        <w:tc>
          <w:tcPr>
            <w:tcW w:w="1170" w:type="dxa"/>
          </w:tcPr>
          <w:p w14:paraId="473111E7" w14:textId="743ABEC7"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4088B17F" w14:textId="3E933E9A"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70E2229" w14:textId="0E3D26A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5441749B" w14:textId="5DFCD11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94.3</w:t>
            </w:r>
          </w:p>
        </w:tc>
        <w:tc>
          <w:tcPr>
            <w:tcW w:w="660" w:type="dxa"/>
          </w:tcPr>
          <w:p w14:paraId="0B1077EA" w14:textId="6A924799"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71.2</w:t>
            </w:r>
          </w:p>
        </w:tc>
        <w:tc>
          <w:tcPr>
            <w:tcW w:w="660" w:type="dxa"/>
            <w:gridSpan w:val="2"/>
          </w:tcPr>
          <w:p w14:paraId="11D4FEBD" w14:textId="5F3FBDA6"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6E2345DB" w14:textId="2B5B7654"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5A3BE3CF" w14:textId="59B60FBC"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w:t>
            </w:r>
            <w:r w:rsidR="00A910F3">
              <w:rPr>
                <w:rFonts w:ascii="Arial" w:hAnsi="Arial" w:cs="Arial" w:hint="eastAsia"/>
                <w:sz w:val="18"/>
                <w:szCs w:val="18"/>
                <w:lang w:eastAsia="zh-CN"/>
              </w:rPr>
              <w:t>.0</w:t>
            </w:r>
            <w:r w:rsidRPr="00AA7C95">
              <w:rPr>
                <w:rFonts w:ascii="Arial" w:hAnsi="Arial" w:cs="Arial"/>
                <w:sz w:val="18"/>
                <w:szCs w:val="18"/>
                <w:lang w:eastAsia="zh-CN"/>
              </w:rPr>
              <w:t xml:space="preserve"> (627)</w:t>
            </w:r>
          </w:p>
        </w:tc>
        <w:tc>
          <w:tcPr>
            <w:tcW w:w="900" w:type="dxa"/>
          </w:tcPr>
          <w:p w14:paraId="469F62C7" w14:textId="245B3C31" w:rsidR="001D1F9C" w:rsidRPr="00AA7C95" w:rsidRDefault="001D1F9C"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6B9D3951" w14:textId="645A8D58" w:rsidR="001D1F9C" w:rsidRPr="00AA7C95" w:rsidRDefault="009C7A58" w:rsidP="001D1F9C">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9C7A58">
              <w:rPr>
                <w:rFonts w:ascii="Arial" w:hAnsi="Arial" w:cs="Arial"/>
                <w:sz w:val="18"/>
                <w:vertAlign w:val="superscript"/>
              </w:rPr>
              <w:t>31</w:t>
            </w:r>
          </w:p>
        </w:tc>
      </w:tr>
      <w:tr w:rsidR="001D1F9C" w:rsidRPr="00AA7C95" w14:paraId="5962B7B4" w14:textId="77777777" w:rsidTr="00566E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8A793D9" w14:textId="4E539BBE" w:rsidR="001D1F9C" w:rsidRPr="00AA7C95" w:rsidRDefault="001D1F9C" w:rsidP="001D1F9C">
            <w:pPr>
              <w:spacing w:after="120" w:line="320" w:lineRule="exact"/>
              <w:jc w:val="center"/>
              <w:rPr>
                <w:rFonts w:ascii="Arial" w:hAnsi="Arial" w:cs="Arial"/>
                <w:b w:val="0"/>
                <w:bCs w:val="0"/>
                <w:sz w:val="18"/>
                <w:szCs w:val="18"/>
                <w:lang w:eastAsia="zh-CN"/>
              </w:rPr>
            </w:pPr>
            <w:r w:rsidRPr="00AA7C95">
              <w:rPr>
                <w:rFonts w:ascii="Arial" w:hAnsi="Arial" w:cs="Arial"/>
                <w:b w:val="0"/>
                <w:bCs w:val="0"/>
                <w:sz w:val="18"/>
                <w:szCs w:val="18"/>
                <w:lang w:eastAsia="zh-CN"/>
              </w:rPr>
              <w:t>microwave</w:t>
            </w:r>
          </w:p>
        </w:tc>
        <w:tc>
          <w:tcPr>
            <w:tcW w:w="1080" w:type="dxa"/>
          </w:tcPr>
          <w:p w14:paraId="7FDFE9A2" w14:textId="7A2864AD"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81</w:t>
            </w:r>
          </w:p>
        </w:tc>
        <w:tc>
          <w:tcPr>
            <w:tcW w:w="1170" w:type="dxa"/>
          </w:tcPr>
          <w:p w14:paraId="4C12EB14" w14:textId="0CB5D98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350" w:type="dxa"/>
          </w:tcPr>
          <w:p w14:paraId="0CD14898" w14:textId="31D57E20"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170" w:type="dxa"/>
          </w:tcPr>
          <w:p w14:paraId="53DA9907" w14:textId="5B0021B7"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CH</w:t>
            </w:r>
            <w:r w:rsidRPr="00AA7C95">
              <w:rPr>
                <w:rFonts w:ascii="Arial" w:hAnsi="Arial" w:cs="Arial"/>
                <w:sz w:val="18"/>
                <w:szCs w:val="18"/>
                <w:vertAlign w:val="subscript"/>
                <w:lang w:eastAsia="zh-CN"/>
              </w:rPr>
              <w:t>4</w:t>
            </w:r>
          </w:p>
        </w:tc>
        <w:tc>
          <w:tcPr>
            <w:tcW w:w="900" w:type="dxa"/>
          </w:tcPr>
          <w:p w14:paraId="042D8906" w14:textId="650E4B8C"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93.0</w:t>
            </w:r>
          </w:p>
        </w:tc>
        <w:tc>
          <w:tcPr>
            <w:tcW w:w="660" w:type="dxa"/>
          </w:tcPr>
          <w:p w14:paraId="021743E8" w14:textId="1AF3191A"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71.</w:t>
            </w:r>
            <w:r w:rsidR="00A910F3">
              <w:rPr>
                <w:rFonts w:ascii="Arial" w:hAnsi="Arial" w:cs="Arial" w:hint="eastAsia"/>
                <w:sz w:val="18"/>
                <w:szCs w:val="18"/>
                <w:lang w:eastAsia="zh-CN"/>
              </w:rPr>
              <w:t>1</w:t>
            </w:r>
          </w:p>
        </w:tc>
        <w:tc>
          <w:tcPr>
            <w:tcW w:w="660" w:type="dxa"/>
            <w:gridSpan w:val="2"/>
          </w:tcPr>
          <w:p w14:paraId="5194C0AB" w14:textId="6ED73301"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660" w:type="dxa"/>
            <w:gridSpan w:val="2"/>
          </w:tcPr>
          <w:p w14:paraId="61EE58BC" w14:textId="50CC99EF"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w:t>
            </w:r>
          </w:p>
        </w:tc>
        <w:tc>
          <w:tcPr>
            <w:tcW w:w="1440" w:type="dxa"/>
          </w:tcPr>
          <w:p w14:paraId="0FCF0EEC" w14:textId="4699D012"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20.8 (644)</w:t>
            </w:r>
          </w:p>
        </w:tc>
        <w:tc>
          <w:tcPr>
            <w:tcW w:w="900" w:type="dxa"/>
          </w:tcPr>
          <w:p w14:paraId="157C396C" w14:textId="5B20EB48" w:rsidR="001D1F9C" w:rsidRPr="00AA7C95" w:rsidRDefault="001D1F9C"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A7C95">
              <w:rPr>
                <w:rFonts w:ascii="Arial" w:hAnsi="Arial" w:cs="Arial"/>
                <w:sz w:val="18"/>
                <w:szCs w:val="18"/>
                <w:lang w:eastAsia="zh-CN"/>
              </w:rPr>
              <w:t>warm</w:t>
            </w:r>
          </w:p>
        </w:tc>
        <w:tc>
          <w:tcPr>
            <w:tcW w:w="450" w:type="dxa"/>
          </w:tcPr>
          <w:p w14:paraId="59B394DD" w14:textId="061E61B1" w:rsidR="001D1F9C" w:rsidRPr="00AA7C95" w:rsidRDefault="009C7A58" w:rsidP="001D1F9C">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9C7A58">
              <w:rPr>
                <w:rFonts w:ascii="Arial" w:hAnsi="Arial" w:cs="Arial"/>
                <w:sz w:val="18"/>
                <w:vertAlign w:val="superscript"/>
              </w:rPr>
              <w:t>31</w:t>
            </w:r>
          </w:p>
        </w:tc>
      </w:tr>
    </w:tbl>
    <w:p w14:paraId="74EBED98" w14:textId="263205FE" w:rsidR="007511B4" w:rsidRPr="00AA7C95" w:rsidRDefault="001538EE" w:rsidP="006662C5">
      <w:pPr>
        <w:spacing w:line="360" w:lineRule="auto"/>
        <w:jc w:val="both"/>
        <w:rPr>
          <w:rFonts w:ascii="Arial" w:hAnsi="Arial" w:cs="Arial"/>
          <w:b/>
          <w:bCs/>
          <w:sz w:val="20"/>
          <w:szCs w:val="20"/>
        </w:rPr>
      </w:pPr>
      <w:r w:rsidRPr="00AA7C95">
        <w:rPr>
          <w:rFonts w:ascii="Arial" w:hAnsi="Arial" w:cs="Arial"/>
          <w:b/>
          <w:bCs/>
          <w:sz w:val="20"/>
          <w:szCs w:val="20"/>
        </w:rPr>
        <w:lastRenderedPageBreak/>
        <w:t>Supplementary Table </w:t>
      </w:r>
      <w:r w:rsidRPr="00AA7C95">
        <w:rPr>
          <w:rFonts w:ascii="Arial" w:hAnsi="Arial" w:cs="Arial"/>
          <w:b/>
          <w:bCs/>
          <w:sz w:val="20"/>
          <w:szCs w:val="20"/>
          <w:lang w:eastAsia="zh-CN"/>
        </w:rPr>
        <w:t>2</w:t>
      </w:r>
      <w:r w:rsidR="00DB319A">
        <w:rPr>
          <w:rFonts w:ascii="Arial" w:hAnsi="Arial" w:cs="Arial"/>
          <w:b/>
          <w:bCs/>
          <w:sz w:val="20"/>
          <w:szCs w:val="20"/>
          <w:lang w:eastAsia="zh-CN"/>
        </w:rPr>
        <w:t>.</w:t>
      </w:r>
      <w:r w:rsidRPr="00AA7C95">
        <w:rPr>
          <w:rFonts w:ascii="Arial" w:hAnsi="Arial" w:cs="Arial"/>
          <w:b/>
          <w:bCs/>
          <w:sz w:val="20"/>
          <w:szCs w:val="20"/>
          <w:lang w:eastAsia="zh-CN"/>
        </w:rPr>
        <w:t xml:space="preserve"> </w:t>
      </w:r>
      <w:r w:rsidR="007511B4" w:rsidRPr="00AA7C95">
        <w:rPr>
          <w:rFonts w:ascii="Arial" w:hAnsi="Arial" w:cs="Arial"/>
          <w:sz w:val="20"/>
          <w:szCs w:val="20"/>
          <w:lang w:eastAsia="zh-CN"/>
        </w:rPr>
        <w:t xml:space="preserve">Comparison of representative results of thermal </w:t>
      </w:r>
      <w:r w:rsidR="00DC1E71">
        <w:rPr>
          <w:rFonts w:ascii="Arial" w:hAnsi="Arial" w:cs="Arial"/>
          <w:sz w:val="20"/>
          <w:szCs w:val="20"/>
          <w:lang w:eastAsia="zh-CN"/>
        </w:rPr>
        <w:t>pyrolysis</w:t>
      </w:r>
      <w:r w:rsidR="00DC1E71">
        <w:rPr>
          <w:rFonts w:ascii="Arial" w:hAnsi="Arial" w:cs="Arial" w:hint="eastAsia"/>
          <w:sz w:val="20"/>
          <w:szCs w:val="20"/>
          <w:lang w:eastAsia="zh-CN"/>
        </w:rPr>
        <w:t xml:space="preserve"> </w:t>
      </w:r>
      <w:r w:rsidR="0013027C">
        <w:rPr>
          <w:rFonts w:ascii="Arial" w:hAnsi="Arial" w:cs="Arial" w:hint="eastAsia"/>
          <w:sz w:val="20"/>
          <w:szCs w:val="20"/>
          <w:lang w:eastAsia="zh-CN"/>
        </w:rPr>
        <w:t xml:space="preserve">(TP) </w:t>
      </w:r>
      <w:r w:rsidR="007511B4" w:rsidRPr="00AA7C95">
        <w:rPr>
          <w:rFonts w:ascii="Arial" w:hAnsi="Arial" w:cs="Arial"/>
          <w:sz w:val="20"/>
          <w:szCs w:val="20"/>
          <w:lang w:eastAsia="zh-CN"/>
        </w:rPr>
        <w:t>processes</w:t>
      </w:r>
      <w:r w:rsidR="009E2169" w:rsidRPr="00AA7C95">
        <w:rPr>
          <w:rFonts w:ascii="Arial" w:hAnsi="Arial" w:cs="Arial"/>
          <w:sz w:val="20"/>
          <w:szCs w:val="20"/>
          <w:lang w:eastAsia="zh-CN"/>
        </w:rPr>
        <w:t xml:space="preserve"> with and without catalysts</w:t>
      </w:r>
      <w:r w:rsidR="007511B4" w:rsidRPr="00AA7C95">
        <w:rPr>
          <w:rFonts w:ascii="Arial" w:hAnsi="Arial" w:cs="Arial"/>
          <w:sz w:val="20"/>
          <w:szCs w:val="20"/>
          <w:lang w:eastAsia="zh-CN"/>
        </w:rPr>
        <w:t xml:space="preserve">. </w:t>
      </w:r>
      <w:r w:rsidR="007F0F04" w:rsidRPr="00AA7C95">
        <w:rPr>
          <w:rFonts w:ascii="Arial" w:hAnsi="Arial" w:cs="Arial"/>
          <w:sz w:val="20"/>
          <w:szCs w:val="20"/>
          <w:lang w:eastAsia="zh-CN"/>
        </w:rPr>
        <w:t>THN: 1,2,3,4-tetrahydronaphthalen</w:t>
      </w:r>
      <w:r w:rsidR="00460988" w:rsidRPr="00AA7C95">
        <w:rPr>
          <w:rFonts w:ascii="Arial" w:hAnsi="Arial" w:cs="Arial"/>
          <w:sz w:val="20"/>
          <w:szCs w:val="20"/>
          <w:lang w:eastAsia="zh-CN"/>
        </w:rPr>
        <w:t xml:space="preserve">; </w:t>
      </w:r>
      <w:proofErr w:type="spellStart"/>
      <w:r w:rsidR="00460988" w:rsidRPr="00AA7C95">
        <w:rPr>
          <w:rFonts w:ascii="Arial" w:hAnsi="Arial" w:cs="Arial"/>
          <w:sz w:val="20"/>
          <w:szCs w:val="20"/>
          <w:vertAlign w:val="superscript"/>
          <w:lang w:eastAsia="zh-CN"/>
        </w:rPr>
        <w:t>a</w:t>
      </w:r>
      <w:r w:rsidR="00354AE4">
        <w:rPr>
          <w:rFonts w:ascii="Arial" w:hAnsi="Arial" w:cs="Arial"/>
          <w:sz w:val="20"/>
          <w:szCs w:val="20"/>
          <w:lang w:eastAsia="zh-CN"/>
        </w:rPr>
        <w:t>H</w:t>
      </w:r>
      <w:r w:rsidR="00460988" w:rsidRPr="00AA7C95">
        <w:rPr>
          <w:rFonts w:ascii="Arial" w:hAnsi="Arial" w:cs="Arial"/>
          <w:sz w:val="20"/>
          <w:szCs w:val="20"/>
          <w:lang w:eastAsia="zh-CN"/>
        </w:rPr>
        <w:t>ydrogen</w:t>
      </w:r>
      <w:proofErr w:type="spellEnd"/>
      <w:r w:rsidR="00460988" w:rsidRPr="00AA7C95">
        <w:rPr>
          <w:rFonts w:ascii="Arial" w:hAnsi="Arial" w:cs="Arial"/>
          <w:sz w:val="20"/>
          <w:szCs w:val="20"/>
          <w:lang w:eastAsia="zh-CN"/>
        </w:rPr>
        <w:t>-permeable tubular membrane reactor</w:t>
      </w:r>
      <w:r w:rsidR="0013027C">
        <w:rPr>
          <w:rFonts w:ascii="Arial" w:hAnsi="Arial" w:cs="Arial" w:hint="eastAsia"/>
          <w:sz w:val="20"/>
          <w:szCs w:val="20"/>
          <w:lang w:eastAsia="zh-CN"/>
        </w:rPr>
        <w:t xml:space="preserve">; </w:t>
      </w:r>
      <w:r w:rsidR="0013027C" w:rsidRPr="00D90FCB">
        <w:rPr>
          <w:rFonts w:ascii="Arial" w:hAnsi="Arial" w:cs="Arial"/>
          <w:sz w:val="20"/>
          <w:szCs w:val="20"/>
          <w:lang w:eastAsia="zh-CN"/>
        </w:rPr>
        <w:t>~: not mentioned</w:t>
      </w:r>
      <w:r w:rsidR="00030E78">
        <w:rPr>
          <w:rFonts w:ascii="Arial" w:hAnsi="Arial" w:cs="Arial" w:hint="eastAsia"/>
          <w:sz w:val="20"/>
          <w:szCs w:val="20"/>
          <w:lang w:eastAsia="zh-CN"/>
        </w:rPr>
        <w:t>.</w:t>
      </w:r>
    </w:p>
    <w:tbl>
      <w:tblPr>
        <w:tblStyle w:val="ListTable1Light-Accent3"/>
        <w:tblW w:w="8820" w:type="dxa"/>
        <w:jc w:val="center"/>
        <w:tblBorders>
          <w:top w:val="single" w:sz="8" w:space="0" w:color="auto"/>
          <w:bottom w:val="single" w:sz="8" w:space="0" w:color="auto"/>
        </w:tblBorders>
        <w:tblLayout w:type="fixed"/>
        <w:tblLook w:val="04A0" w:firstRow="1" w:lastRow="0" w:firstColumn="1" w:lastColumn="0" w:noHBand="0" w:noVBand="1"/>
      </w:tblPr>
      <w:tblGrid>
        <w:gridCol w:w="1260"/>
        <w:gridCol w:w="1080"/>
        <w:gridCol w:w="1260"/>
        <w:gridCol w:w="1048"/>
        <w:gridCol w:w="791"/>
        <w:gridCol w:w="590"/>
        <w:gridCol w:w="51"/>
        <w:gridCol w:w="670"/>
        <w:gridCol w:w="630"/>
        <w:gridCol w:w="990"/>
        <w:gridCol w:w="450"/>
      </w:tblGrid>
      <w:tr w:rsidR="00773331" w:rsidRPr="00AA7C95" w14:paraId="51F6A8B4" w14:textId="77777777" w:rsidTr="007F0F04">
        <w:trPr>
          <w:cnfStyle w:val="100000000000" w:firstRow="1" w:lastRow="0" w:firstColumn="0" w:lastColumn="0" w:oddVBand="0" w:evenVBand="0" w:oddHBand="0" w:evenHBand="0" w:firstRowFirstColumn="0" w:firstRowLastColumn="0" w:lastRowFirstColumn="0" w:lastRowLastColumn="0"/>
          <w:trHeight w:val="276"/>
          <w:jc w:val="center"/>
        </w:trPr>
        <w:tc>
          <w:tcPr>
            <w:cnfStyle w:val="001000000000" w:firstRow="0" w:lastRow="0" w:firstColumn="1" w:lastColumn="0" w:oddVBand="0" w:evenVBand="0" w:oddHBand="0" w:evenHBand="0" w:firstRowFirstColumn="0" w:firstRowLastColumn="0" w:lastRowFirstColumn="0" w:lastRowLastColumn="0"/>
            <w:tcW w:w="1260" w:type="dxa"/>
            <w:vMerge w:val="restart"/>
          </w:tcPr>
          <w:p w14:paraId="21CF4252" w14:textId="7B2B8CAC" w:rsidR="00773331" w:rsidRPr="00AA7C95" w:rsidRDefault="00114993" w:rsidP="00F55F04">
            <w:pPr>
              <w:spacing w:after="120" w:line="320" w:lineRule="exact"/>
              <w:jc w:val="center"/>
              <w:rPr>
                <w:rFonts w:ascii="Arial" w:hAnsi="Arial" w:cs="Arial"/>
                <w:b w:val="0"/>
                <w:sz w:val="18"/>
                <w:szCs w:val="18"/>
              </w:rPr>
            </w:pPr>
            <w:r w:rsidRPr="00AA7C95">
              <w:rPr>
                <w:rFonts w:ascii="Arial" w:hAnsi="Arial" w:cs="Arial"/>
                <w:b w:val="0"/>
                <w:bCs w:val="0"/>
                <w:sz w:val="18"/>
                <w:szCs w:val="18"/>
                <w:lang w:eastAsia="zh-CN"/>
              </w:rPr>
              <w:t>T</w:t>
            </w:r>
            <w:r w:rsidR="00773331" w:rsidRPr="00AA7C95">
              <w:rPr>
                <w:rFonts w:ascii="Arial" w:hAnsi="Arial" w:cs="Arial"/>
                <w:b w:val="0"/>
                <w:bCs w:val="0"/>
                <w:sz w:val="18"/>
                <w:szCs w:val="18"/>
                <w:lang w:eastAsia="zh-CN"/>
              </w:rPr>
              <w:t>emperature/°C</w:t>
            </w:r>
          </w:p>
        </w:tc>
        <w:tc>
          <w:tcPr>
            <w:tcW w:w="1080" w:type="dxa"/>
            <w:vMerge w:val="restart"/>
          </w:tcPr>
          <w:p w14:paraId="6270D78A" w14:textId="312B4FD9" w:rsidR="00773331" w:rsidRPr="00AA7C95" w:rsidRDefault="00773331" w:rsidP="005C1E00">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GHSV/L g</w:t>
            </w:r>
            <w:r w:rsidRPr="00AA7C95">
              <w:rPr>
                <w:rFonts w:ascii="Arial" w:hAnsi="Arial" w:cs="Arial"/>
                <w:b w:val="0"/>
                <w:bCs w:val="0"/>
                <w:sz w:val="18"/>
                <w:szCs w:val="18"/>
                <w:vertAlign w:val="subscript"/>
                <w:lang w:eastAsia="zh-CN"/>
              </w:rPr>
              <w:t>cat</w:t>
            </w:r>
            <w:r w:rsidRPr="00AA7C95">
              <w:rPr>
                <w:rFonts w:ascii="Arial" w:hAnsi="Arial" w:cs="Arial"/>
                <w:b w:val="0"/>
                <w:bCs w:val="0"/>
                <w:sz w:val="18"/>
                <w:szCs w:val="18"/>
                <w:vertAlign w:val="superscript"/>
                <w:lang w:eastAsia="zh-CN"/>
              </w:rPr>
              <w:t>−1</w:t>
            </w:r>
            <w:r w:rsidRPr="00AA7C95">
              <w:rPr>
                <w:rFonts w:ascii="Arial" w:hAnsi="Arial" w:cs="Arial"/>
                <w:b w:val="0"/>
                <w:bCs w:val="0"/>
                <w:sz w:val="18"/>
                <w:szCs w:val="18"/>
                <w:lang w:eastAsia="zh-CN"/>
              </w:rPr>
              <w:t xml:space="preserve"> h</w:t>
            </w:r>
            <w:r w:rsidRPr="00AA7C95">
              <w:rPr>
                <w:rFonts w:ascii="Arial" w:hAnsi="Arial" w:cs="Arial"/>
                <w:b w:val="0"/>
                <w:bCs w:val="0"/>
                <w:sz w:val="18"/>
                <w:szCs w:val="18"/>
                <w:vertAlign w:val="superscript"/>
                <w:lang w:eastAsia="zh-CN"/>
              </w:rPr>
              <w:t>−1</w:t>
            </w:r>
            <w:r w:rsidRPr="00AA7C95">
              <w:rPr>
                <w:rFonts w:ascii="Arial" w:hAnsi="Arial" w:cs="Arial"/>
                <w:b w:val="0"/>
                <w:bCs w:val="0"/>
                <w:sz w:val="18"/>
                <w:szCs w:val="18"/>
                <w:lang w:eastAsia="zh-CN"/>
              </w:rPr>
              <w:t xml:space="preserve"> (h</w:t>
            </w:r>
            <w:r w:rsidRPr="00AA7C95">
              <w:rPr>
                <w:rFonts w:ascii="Arial" w:hAnsi="Arial" w:cs="Arial"/>
                <w:b w:val="0"/>
                <w:bCs w:val="0"/>
                <w:sz w:val="18"/>
                <w:szCs w:val="18"/>
                <w:vertAlign w:val="superscript"/>
                <w:lang w:eastAsia="zh-CN"/>
              </w:rPr>
              <w:t>−1</w:t>
            </w:r>
            <w:r w:rsidRPr="00AA7C95">
              <w:rPr>
                <w:rFonts w:ascii="Arial" w:hAnsi="Arial" w:cs="Arial"/>
                <w:b w:val="0"/>
                <w:bCs w:val="0"/>
                <w:sz w:val="18"/>
                <w:szCs w:val="18"/>
                <w:lang w:eastAsia="zh-CN"/>
              </w:rPr>
              <w:t>)</w:t>
            </w:r>
          </w:p>
        </w:tc>
        <w:tc>
          <w:tcPr>
            <w:tcW w:w="1260" w:type="dxa"/>
            <w:vMerge w:val="restart"/>
          </w:tcPr>
          <w:p w14:paraId="3F4C9F58" w14:textId="0B384EC7"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C</w:t>
            </w:r>
            <w:r w:rsidR="00773331" w:rsidRPr="00AA7C95">
              <w:rPr>
                <w:rFonts w:ascii="Arial" w:hAnsi="Arial" w:cs="Arial"/>
                <w:b w:val="0"/>
                <w:bCs w:val="0"/>
                <w:sz w:val="18"/>
                <w:szCs w:val="18"/>
                <w:lang w:eastAsia="zh-CN"/>
              </w:rPr>
              <w:t>atal</w:t>
            </w:r>
            <w:r w:rsidR="00853E02">
              <w:rPr>
                <w:rFonts w:ascii="Arial" w:hAnsi="Arial" w:cs="Arial" w:hint="eastAsia"/>
                <w:b w:val="0"/>
                <w:bCs w:val="0"/>
                <w:sz w:val="18"/>
                <w:szCs w:val="18"/>
                <w:lang w:eastAsia="zh-CN"/>
              </w:rPr>
              <w:t>yst</w:t>
            </w:r>
          </w:p>
        </w:tc>
        <w:tc>
          <w:tcPr>
            <w:tcW w:w="1048" w:type="dxa"/>
            <w:vMerge w:val="restart"/>
          </w:tcPr>
          <w:p w14:paraId="7989C529" w14:textId="7D49F848"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F</w:t>
            </w:r>
            <w:r w:rsidR="00773331" w:rsidRPr="00AA7C95">
              <w:rPr>
                <w:rFonts w:ascii="Arial" w:hAnsi="Arial" w:cs="Arial"/>
                <w:b w:val="0"/>
                <w:bCs w:val="0"/>
                <w:sz w:val="18"/>
                <w:szCs w:val="18"/>
                <w:lang w:eastAsia="zh-CN"/>
              </w:rPr>
              <w:t>eed</w:t>
            </w:r>
          </w:p>
        </w:tc>
        <w:tc>
          <w:tcPr>
            <w:tcW w:w="791" w:type="dxa"/>
            <w:vMerge w:val="restart"/>
          </w:tcPr>
          <w:p w14:paraId="355DC010" w14:textId="7AF795A2"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C</w:t>
            </w:r>
            <w:r w:rsidR="00773331" w:rsidRPr="00AA7C95">
              <w:rPr>
                <w:rFonts w:ascii="Arial" w:hAnsi="Arial" w:cs="Arial"/>
                <w:b w:val="0"/>
                <w:bCs w:val="0"/>
                <w:sz w:val="18"/>
                <w:szCs w:val="18"/>
                <w:lang w:eastAsia="zh-CN"/>
              </w:rPr>
              <w:t>onv./%</w:t>
            </w:r>
          </w:p>
        </w:tc>
        <w:tc>
          <w:tcPr>
            <w:tcW w:w="1941" w:type="dxa"/>
            <w:gridSpan w:val="4"/>
          </w:tcPr>
          <w:p w14:paraId="689DFD8D" w14:textId="05A1B48E"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AA7C95">
              <w:rPr>
                <w:rFonts w:ascii="Arial" w:hAnsi="Arial" w:cs="Arial"/>
                <w:b w:val="0"/>
                <w:bCs w:val="0"/>
                <w:sz w:val="18"/>
                <w:szCs w:val="18"/>
                <w:lang w:eastAsia="zh-CN"/>
              </w:rPr>
              <w:t>S</w:t>
            </w:r>
            <w:r w:rsidR="00773331" w:rsidRPr="00AA7C95">
              <w:rPr>
                <w:rFonts w:ascii="Arial" w:hAnsi="Arial" w:cs="Arial"/>
                <w:b w:val="0"/>
                <w:bCs w:val="0"/>
                <w:sz w:val="18"/>
                <w:szCs w:val="18"/>
                <w:lang w:eastAsia="zh-CN"/>
              </w:rPr>
              <w:t>electivity (%)</w:t>
            </w:r>
          </w:p>
        </w:tc>
        <w:tc>
          <w:tcPr>
            <w:tcW w:w="990" w:type="dxa"/>
            <w:vMerge w:val="restart"/>
          </w:tcPr>
          <w:p w14:paraId="47B1806D" w14:textId="06D53C7B" w:rsidR="00773331" w:rsidRPr="00AA7C95" w:rsidRDefault="00114993"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sz w:val="18"/>
                <w:szCs w:val="18"/>
                <w:lang w:val="de-CH" w:eastAsia="zh-CN"/>
              </w:rPr>
            </w:pPr>
            <w:r w:rsidRPr="00AA7C95">
              <w:rPr>
                <w:rFonts w:ascii="Arial" w:hAnsi="Arial" w:cs="Arial"/>
                <w:b w:val="0"/>
                <w:sz w:val="18"/>
                <w:szCs w:val="18"/>
                <w:lang w:val="de-CH" w:eastAsia="zh-CN"/>
              </w:rPr>
              <w:t>T</w:t>
            </w:r>
            <w:r w:rsidR="00773331" w:rsidRPr="00AA7C95">
              <w:rPr>
                <w:rFonts w:ascii="Arial" w:hAnsi="Arial" w:cs="Arial"/>
                <w:b w:val="0"/>
                <w:sz w:val="18"/>
                <w:szCs w:val="18"/>
                <w:lang w:val="de-CH" w:eastAsia="zh-CN"/>
              </w:rPr>
              <w:t xml:space="preserve">otal sel. </w:t>
            </w:r>
            <w:proofErr w:type="spellStart"/>
            <w:r w:rsidRPr="00AA7C95">
              <w:rPr>
                <w:rFonts w:ascii="Arial" w:hAnsi="Arial" w:cs="Arial"/>
                <w:b w:val="0"/>
                <w:sz w:val="18"/>
                <w:szCs w:val="18"/>
                <w:lang w:val="de-CH" w:eastAsia="zh-CN"/>
              </w:rPr>
              <w:t>to</w:t>
            </w:r>
            <w:proofErr w:type="spellEnd"/>
            <w:r w:rsidR="00773331" w:rsidRPr="00AA7C95">
              <w:rPr>
                <w:rFonts w:ascii="Arial" w:hAnsi="Arial" w:cs="Arial"/>
                <w:b w:val="0"/>
                <w:sz w:val="18"/>
                <w:szCs w:val="18"/>
                <w:lang w:val="de-CH" w:eastAsia="zh-CN"/>
              </w:rPr>
              <w:t xml:space="preserve"> C</w:t>
            </w:r>
            <w:r w:rsidR="00773331" w:rsidRPr="00AA7C95">
              <w:rPr>
                <w:rFonts w:ascii="Arial" w:hAnsi="Arial" w:cs="Arial"/>
                <w:b w:val="0"/>
                <w:sz w:val="18"/>
                <w:szCs w:val="18"/>
                <w:vertAlign w:val="subscript"/>
                <w:lang w:val="de-CH" w:eastAsia="zh-CN"/>
              </w:rPr>
              <w:t>2</w:t>
            </w:r>
            <w:r w:rsidR="00773331" w:rsidRPr="00AA7C95">
              <w:rPr>
                <w:rFonts w:ascii="Arial" w:hAnsi="Arial" w:cs="Arial"/>
                <w:b w:val="0"/>
                <w:sz w:val="18"/>
                <w:szCs w:val="18"/>
                <w:lang w:val="de-CH" w:eastAsia="zh-CN"/>
              </w:rPr>
              <w:t>/%</w:t>
            </w:r>
          </w:p>
        </w:tc>
        <w:tc>
          <w:tcPr>
            <w:tcW w:w="450" w:type="dxa"/>
            <w:vMerge w:val="restart"/>
          </w:tcPr>
          <w:p w14:paraId="7F49EC2E" w14:textId="77777777" w:rsidR="00773331" w:rsidRPr="00AA7C95" w:rsidRDefault="00773331" w:rsidP="00F55F04">
            <w:pPr>
              <w:spacing w:after="120" w:line="320" w:lineRule="exact"/>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18"/>
                <w:szCs w:val="18"/>
                <w:lang w:eastAsia="zh-CN"/>
              </w:rPr>
            </w:pPr>
            <w:r w:rsidRPr="00AA7C95">
              <w:rPr>
                <w:rFonts w:ascii="Arial" w:hAnsi="Arial" w:cs="Arial"/>
                <w:b w:val="0"/>
                <w:bCs w:val="0"/>
                <w:sz w:val="18"/>
                <w:szCs w:val="18"/>
                <w:lang w:eastAsia="zh-CN"/>
              </w:rPr>
              <w:t>ref</w:t>
            </w:r>
          </w:p>
        </w:tc>
      </w:tr>
      <w:tr w:rsidR="00773331" w:rsidRPr="00AA7C95" w14:paraId="7B70CA16" w14:textId="77777777" w:rsidTr="007F0F04">
        <w:trPr>
          <w:cnfStyle w:val="000000100000" w:firstRow="0" w:lastRow="0" w:firstColumn="0" w:lastColumn="0" w:oddVBand="0" w:evenVBand="0" w:oddHBand="1" w:evenHBand="0" w:firstRowFirstColumn="0" w:firstRowLastColumn="0" w:lastRowFirstColumn="0" w:lastRowLastColumn="0"/>
          <w:trHeight w:val="476"/>
          <w:jc w:val="center"/>
        </w:trPr>
        <w:tc>
          <w:tcPr>
            <w:cnfStyle w:val="001000000000" w:firstRow="0" w:lastRow="0" w:firstColumn="1" w:lastColumn="0" w:oddVBand="0" w:evenVBand="0" w:oddHBand="0" w:evenHBand="0" w:firstRowFirstColumn="0" w:firstRowLastColumn="0" w:lastRowFirstColumn="0" w:lastRowLastColumn="0"/>
            <w:tcW w:w="1260" w:type="dxa"/>
            <w:vMerge/>
            <w:tcBorders>
              <w:bottom w:val="single" w:sz="4" w:space="0" w:color="C9C9C9" w:themeColor="accent3" w:themeTint="99"/>
            </w:tcBorders>
          </w:tcPr>
          <w:p w14:paraId="7EB2F54D" w14:textId="77777777" w:rsidR="00773331" w:rsidRPr="00AA7C95" w:rsidRDefault="00773331" w:rsidP="00F55F04">
            <w:pPr>
              <w:spacing w:after="120" w:line="320" w:lineRule="exact"/>
              <w:jc w:val="center"/>
              <w:rPr>
                <w:rFonts w:ascii="Arial" w:hAnsi="Arial" w:cs="Arial"/>
                <w:b w:val="0"/>
                <w:sz w:val="20"/>
                <w:szCs w:val="20"/>
              </w:rPr>
            </w:pPr>
          </w:p>
        </w:tc>
        <w:tc>
          <w:tcPr>
            <w:tcW w:w="1080" w:type="dxa"/>
            <w:vMerge/>
            <w:tcBorders>
              <w:bottom w:val="single" w:sz="4" w:space="0" w:color="C9C9C9" w:themeColor="accent3" w:themeTint="99"/>
            </w:tcBorders>
          </w:tcPr>
          <w:p w14:paraId="73C3905B"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260" w:type="dxa"/>
            <w:vMerge/>
            <w:tcBorders>
              <w:bottom w:val="single" w:sz="4" w:space="0" w:color="C9C9C9" w:themeColor="accent3" w:themeTint="99"/>
            </w:tcBorders>
          </w:tcPr>
          <w:p w14:paraId="7C55620E" w14:textId="17673E93"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1048" w:type="dxa"/>
            <w:vMerge/>
            <w:tcBorders>
              <w:bottom w:val="single" w:sz="4" w:space="0" w:color="C9C9C9" w:themeColor="accent3" w:themeTint="99"/>
            </w:tcBorders>
          </w:tcPr>
          <w:p w14:paraId="729F9F34"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791" w:type="dxa"/>
            <w:vMerge/>
            <w:tcBorders>
              <w:bottom w:val="single" w:sz="4" w:space="0" w:color="C9C9C9" w:themeColor="accent3" w:themeTint="99"/>
            </w:tcBorders>
          </w:tcPr>
          <w:p w14:paraId="70AB9249"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b/>
                <w:bCs/>
                <w:sz w:val="20"/>
                <w:szCs w:val="20"/>
                <w:lang w:eastAsia="zh-CN"/>
              </w:rPr>
            </w:pPr>
          </w:p>
        </w:tc>
        <w:tc>
          <w:tcPr>
            <w:tcW w:w="641" w:type="dxa"/>
            <w:gridSpan w:val="2"/>
            <w:tcBorders>
              <w:bottom w:val="single" w:sz="4" w:space="0" w:color="C9C9C9" w:themeColor="accent3" w:themeTint="99"/>
            </w:tcBorders>
          </w:tcPr>
          <w:p w14:paraId="0117F93A"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2</w:t>
            </w:r>
          </w:p>
        </w:tc>
        <w:tc>
          <w:tcPr>
            <w:tcW w:w="670" w:type="dxa"/>
            <w:tcBorders>
              <w:bottom w:val="single" w:sz="4" w:space="0" w:color="C9C9C9" w:themeColor="accent3" w:themeTint="99"/>
            </w:tcBorders>
          </w:tcPr>
          <w:p w14:paraId="0FC0DF8B"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4</w:t>
            </w:r>
          </w:p>
        </w:tc>
        <w:tc>
          <w:tcPr>
            <w:tcW w:w="630" w:type="dxa"/>
            <w:tcBorders>
              <w:bottom w:val="single" w:sz="4" w:space="0" w:color="C9C9C9" w:themeColor="accent3" w:themeTint="99"/>
            </w:tcBorders>
          </w:tcPr>
          <w:p w14:paraId="754C972F"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AA7C95">
              <w:rPr>
                <w:rFonts w:ascii="Arial" w:hAnsi="Arial" w:cs="Arial"/>
                <w:sz w:val="18"/>
                <w:szCs w:val="18"/>
                <w:lang w:eastAsia="zh-CN"/>
              </w:rPr>
              <w:t>C</w:t>
            </w:r>
            <w:r w:rsidRPr="00AA7C95">
              <w:rPr>
                <w:rFonts w:ascii="Arial" w:hAnsi="Arial" w:cs="Arial"/>
                <w:sz w:val="18"/>
                <w:szCs w:val="18"/>
                <w:vertAlign w:val="subscript"/>
                <w:lang w:eastAsia="zh-CN"/>
              </w:rPr>
              <w:t>2</w:t>
            </w:r>
            <w:r w:rsidRPr="00AA7C95">
              <w:rPr>
                <w:rFonts w:ascii="Arial" w:hAnsi="Arial" w:cs="Arial"/>
                <w:sz w:val="18"/>
                <w:szCs w:val="18"/>
                <w:lang w:eastAsia="zh-CN"/>
              </w:rPr>
              <w:t>H</w:t>
            </w:r>
            <w:r w:rsidRPr="00AA7C95">
              <w:rPr>
                <w:rFonts w:ascii="Arial" w:hAnsi="Arial" w:cs="Arial"/>
                <w:sz w:val="18"/>
                <w:szCs w:val="18"/>
                <w:vertAlign w:val="subscript"/>
                <w:lang w:eastAsia="zh-CN"/>
              </w:rPr>
              <w:t>6</w:t>
            </w:r>
          </w:p>
        </w:tc>
        <w:tc>
          <w:tcPr>
            <w:tcW w:w="990" w:type="dxa"/>
            <w:vMerge/>
            <w:tcBorders>
              <w:bottom w:val="single" w:sz="4" w:space="0" w:color="C9C9C9" w:themeColor="accent3" w:themeTint="99"/>
            </w:tcBorders>
          </w:tcPr>
          <w:p w14:paraId="2177D760"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c>
          <w:tcPr>
            <w:tcW w:w="450" w:type="dxa"/>
            <w:vMerge/>
            <w:tcBorders>
              <w:bottom w:val="single" w:sz="4" w:space="0" w:color="C9C9C9" w:themeColor="accent3" w:themeTint="99"/>
            </w:tcBorders>
          </w:tcPr>
          <w:p w14:paraId="5D4D5989" w14:textId="77777777" w:rsidR="00773331" w:rsidRPr="00AA7C95"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eastAsia="zh-CN"/>
              </w:rPr>
            </w:pPr>
          </w:p>
        </w:tc>
      </w:tr>
      <w:tr w:rsidR="00773331" w:rsidRPr="00AA7C95" w14:paraId="3CF37398"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105AEB8" w14:textId="6AD17516" w:rsidR="00773331" w:rsidRPr="00016FEB" w:rsidRDefault="00773331" w:rsidP="00F55F04">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1100</w:t>
            </w:r>
          </w:p>
        </w:tc>
        <w:tc>
          <w:tcPr>
            <w:tcW w:w="1080" w:type="dxa"/>
          </w:tcPr>
          <w:p w14:paraId="1F0B74EB" w14:textId="6988776E"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w:t>
            </w:r>
          </w:p>
        </w:tc>
        <w:tc>
          <w:tcPr>
            <w:tcW w:w="1260" w:type="dxa"/>
          </w:tcPr>
          <w:p w14:paraId="1A39B7C8" w14:textId="7AD3172C"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Mo</w:t>
            </w:r>
            <w:r w:rsidRPr="00016FEB">
              <w:rPr>
                <w:rFonts w:ascii="Arial" w:hAnsi="Arial" w:cs="Arial"/>
                <w:sz w:val="18"/>
                <w:szCs w:val="18"/>
                <w:vertAlign w:val="subscript"/>
                <w:lang w:eastAsia="zh-CN"/>
              </w:rPr>
              <w:t>2</w:t>
            </w:r>
            <w:r w:rsidRPr="00016FEB">
              <w:rPr>
                <w:rFonts w:ascii="Arial" w:hAnsi="Arial" w:cs="Arial"/>
                <w:sz w:val="18"/>
                <w:szCs w:val="18"/>
                <w:lang w:eastAsia="zh-CN"/>
              </w:rPr>
              <w:t>C</w:t>
            </w:r>
          </w:p>
        </w:tc>
        <w:tc>
          <w:tcPr>
            <w:tcW w:w="1048" w:type="dxa"/>
          </w:tcPr>
          <w:p w14:paraId="334C2795" w14:textId="68E4FF31"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0B975440" w14:textId="3E094368"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23</w:t>
            </w:r>
            <w:r w:rsidR="00913338" w:rsidRPr="00016FEB">
              <w:rPr>
                <w:rFonts w:ascii="Arial" w:hAnsi="Arial" w:cs="Arial" w:hint="eastAsia"/>
                <w:sz w:val="18"/>
                <w:szCs w:val="18"/>
                <w:lang w:eastAsia="zh-CN"/>
              </w:rPr>
              <w:t>.0</w:t>
            </w:r>
          </w:p>
        </w:tc>
        <w:tc>
          <w:tcPr>
            <w:tcW w:w="641" w:type="dxa"/>
            <w:gridSpan w:val="2"/>
          </w:tcPr>
          <w:p w14:paraId="4787DBEA" w14:textId="28E99BBC"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4.8</w:t>
            </w:r>
          </w:p>
        </w:tc>
        <w:tc>
          <w:tcPr>
            <w:tcW w:w="670" w:type="dxa"/>
          </w:tcPr>
          <w:p w14:paraId="420C707B" w14:textId="52617969"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12.6</w:t>
            </w:r>
          </w:p>
        </w:tc>
        <w:tc>
          <w:tcPr>
            <w:tcW w:w="630" w:type="dxa"/>
          </w:tcPr>
          <w:p w14:paraId="7243FBAB" w14:textId="574BA0D3"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3.2</w:t>
            </w:r>
          </w:p>
        </w:tc>
        <w:tc>
          <w:tcPr>
            <w:tcW w:w="990" w:type="dxa"/>
          </w:tcPr>
          <w:p w14:paraId="27356B43" w14:textId="65917FE9"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20.6</w:t>
            </w:r>
          </w:p>
        </w:tc>
        <w:tc>
          <w:tcPr>
            <w:tcW w:w="450" w:type="dxa"/>
          </w:tcPr>
          <w:p w14:paraId="54A0EEBC" w14:textId="12435C42" w:rsidR="00773331" w:rsidRPr="00016FEB" w:rsidRDefault="009C7A58"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32</w:t>
            </w:r>
          </w:p>
        </w:tc>
      </w:tr>
      <w:tr w:rsidR="00773331" w:rsidRPr="00AA7C95" w14:paraId="68E01E10"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62A66B21" w14:textId="67E985AE" w:rsidR="00773331" w:rsidRPr="00016FEB" w:rsidRDefault="00773331" w:rsidP="00F55F04">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1100</w:t>
            </w:r>
          </w:p>
        </w:tc>
        <w:tc>
          <w:tcPr>
            <w:tcW w:w="1080" w:type="dxa"/>
          </w:tcPr>
          <w:p w14:paraId="7A8E7A02" w14:textId="33E66CE7"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w:t>
            </w:r>
          </w:p>
        </w:tc>
        <w:tc>
          <w:tcPr>
            <w:tcW w:w="1260" w:type="dxa"/>
          </w:tcPr>
          <w:p w14:paraId="444ED435" w14:textId="49945488"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WC</w:t>
            </w:r>
          </w:p>
        </w:tc>
        <w:tc>
          <w:tcPr>
            <w:tcW w:w="1048" w:type="dxa"/>
          </w:tcPr>
          <w:p w14:paraId="1F2FCA13" w14:textId="7D4D944C"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0768060F" w14:textId="2866AECE"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9.9</w:t>
            </w:r>
          </w:p>
        </w:tc>
        <w:tc>
          <w:tcPr>
            <w:tcW w:w="641" w:type="dxa"/>
            <w:gridSpan w:val="2"/>
          </w:tcPr>
          <w:p w14:paraId="3CBD280B" w14:textId="7AD17C1D"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r w:rsidR="008A5901" w:rsidRPr="00016FEB">
              <w:rPr>
                <w:rFonts w:ascii="Arial" w:hAnsi="Arial" w:cs="Arial" w:hint="eastAsia"/>
                <w:sz w:val="18"/>
                <w:szCs w:val="18"/>
                <w:lang w:eastAsia="zh-CN"/>
              </w:rPr>
              <w:t>.0</w:t>
            </w:r>
          </w:p>
        </w:tc>
        <w:tc>
          <w:tcPr>
            <w:tcW w:w="670" w:type="dxa"/>
          </w:tcPr>
          <w:p w14:paraId="3FB6097C" w14:textId="21F3D02A"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18.1</w:t>
            </w:r>
          </w:p>
        </w:tc>
        <w:tc>
          <w:tcPr>
            <w:tcW w:w="630" w:type="dxa"/>
          </w:tcPr>
          <w:p w14:paraId="4596AB92" w14:textId="1EE67B43"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8.4</w:t>
            </w:r>
          </w:p>
        </w:tc>
        <w:tc>
          <w:tcPr>
            <w:tcW w:w="990" w:type="dxa"/>
          </w:tcPr>
          <w:p w14:paraId="60950DC9" w14:textId="73D32379"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32.5</w:t>
            </w:r>
          </w:p>
        </w:tc>
        <w:tc>
          <w:tcPr>
            <w:tcW w:w="450" w:type="dxa"/>
          </w:tcPr>
          <w:p w14:paraId="68AA5086" w14:textId="3E57D04F" w:rsidR="00773331" w:rsidRPr="00016FEB" w:rsidRDefault="009C7A58"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32</w:t>
            </w:r>
          </w:p>
        </w:tc>
      </w:tr>
      <w:tr w:rsidR="00773331" w:rsidRPr="00AA7C95" w14:paraId="0EBDC968"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8EE2F8A" w14:textId="1613298F" w:rsidR="00773331" w:rsidRPr="00016FEB" w:rsidRDefault="00773331" w:rsidP="00F55F04">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1000</w:t>
            </w:r>
          </w:p>
        </w:tc>
        <w:tc>
          <w:tcPr>
            <w:tcW w:w="1080" w:type="dxa"/>
          </w:tcPr>
          <w:p w14:paraId="5617DAD5" w14:textId="4520B5DC"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12</w:t>
            </w:r>
          </w:p>
        </w:tc>
        <w:tc>
          <w:tcPr>
            <w:tcW w:w="1260" w:type="dxa"/>
          </w:tcPr>
          <w:p w14:paraId="50428A5E" w14:textId="5708D535"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Li/MgO</w:t>
            </w:r>
          </w:p>
        </w:tc>
        <w:tc>
          <w:tcPr>
            <w:tcW w:w="1048" w:type="dxa"/>
          </w:tcPr>
          <w:p w14:paraId="23C31D87" w14:textId="76204ADD"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0F5094AB" w14:textId="33B88A11"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w:t>
            </w:r>
            <w:r w:rsidR="00913338" w:rsidRPr="00016FEB">
              <w:rPr>
                <w:rFonts w:ascii="Arial" w:hAnsi="Arial" w:cs="Arial" w:hint="eastAsia"/>
                <w:sz w:val="18"/>
                <w:szCs w:val="18"/>
                <w:lang w:eastAsia="zh-CN"/>
              </w:rPr>
              <w:t>.0</w:t>
            </w:r>
          </w:p>
        </w:tc>
        <w:tc>
          <w:tcPr>
            <w:tcW w:w="641" w:type="dxa"/>
            <w:gridSpan w:val="2"/>
          </w:tcPr>
          <w:p w14:paraId="216428AF" w14:textId="51E19513"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0.6</w:t>
            </w:r>
          </w:p>
        </w:tc>
        <w:tc>
          <w:tcPr>
            <w:tcW w:w="670" w:type="dxa"/>
          </w:tcPr>
          <w:p w14:paraId="1A797CC5" w14:textId="7C4373A1"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3.4</w:t>
            </w:r>
          </w:p>
        </w:tc>
        <w:tc>
          <w:tcPr>
            <w:tcW w:w="630" w:type="dxa"/>
          </w:tcPr>
          <w:p w14:paraId="41B45813" w14:textId="0B97C990"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6.4</w:t>
            </w:r>
          </w:p>
        </w:tc>
        <w:tc>
          <w:tcPr>
            <w:tcW w:w="990" w:type="dxa"/>
          </w:tcPr>
          <w:p w14:paraId="7002F685" w14:textId="0A182D8A"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10.4</w:t>
            </w:r>
          </w:p>
        </w:tc>
        <w:tc>
          <w:tcPr>
            <w:tcW w:w="450" w:type="dxa"/>
          </w:tcPr>
          <w:p w14:paraId="266BC052" w14:textId="286D2D85" w:rsidR="00773331" w:rsidRPr="00016FEB" w:rsidRDefault="009C7A58"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33</w:t>
            </w:r>
          </w:p>
        </w:tc>
      </w:tr>
      <w:tr w:rsidR="00773331" w:rsidRPr="00AA7C95" w14:paraId="4521072B"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1E4566D" w14:textId="61D8EF7C" w:rsidR="00773331" w:rsidRPr="00016FEB" w:rsidRDefault="00773331" w:rsidP="00F55F04">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865</w:t>
            </w:r>
          </w:p>
        </w:tc>
        <w:tc>
          <w:tcPr>
            <w:tcW w:w="1080" w:type="dxa"/>
          </w:tcPr>
          <w:p w14:paraId="7D2B6F84" w14:textId="324AADF3"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5CAA78FD" w14:textId="2ADD1D43"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FeS</w:t>
            </w:r>
            <w:r w:rsidRPr="00016FEB">
              <w:rPr>
                <w:rFonts w:ascii="Arial" w:hAnsi="Arial" w:cs="Arial"/>
                <w:sz w:val="18"/>
                <w:szCs w:val="18"/>
                <w:vertAlign w:val="subscript"/>
                <w:lang w:eastAsia="zh-CN"/>
              </w:rPr>
              <w:t>2</w:t>
            </w:r>
          </w:p>
        </w:tc>
        <w:tc>
          <w:tcPr>
            <w:tcW w:w="1048" w:type="dxa"/>
          </w:tcPr>
          <w:p w14:paraId="12F073CE" w14:textId="56874760"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/S</w:t>
            </w:r>
            <w:r w:rsidRPr="00016FEB">
              <w:rPr>
                <w:rFonts w:ascii="Arial" w:hAnsi="Arial" w:cs="Arial"/>
                <w:sz w:val="18"/>
                <w:szCs w:val="18"/>
                <w:vertAlign w:val="subscript"/>
                <w:lang w:eastAsia="zh-CN"/>
              </w:rPr>
              <w:t>2</w:t>
            </w:r>
          </w:p>
        </w:tc>
        <w:tc>
          <w:tcPr>
            <w:tcW w:w="791" w:type="dxa"/>
          </w:tcPr>
          <w:p w14:paraId="2D975CE9" w14:textId="7D6D6533"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7-10</w:t>
            </w:r>
          </w:p>
        </w:tc>
        <w:tc>
          <w:tcPr>
            <w:tcW w:w="641" w:type="dxa"/>
            <w:gridSpan w:val="2"/>
          </w:tcPr>
          <w:p w14:paraId="22D41D87" w14:textId="37A0DE32"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1-2</w:t>
            </w:r>
          </w:p>
        </w:tc>
        <w:tc>
          <w:tcPr>
            <w:tcW w:w="670" w:type="dxa"/>
          </w:tcPr>
          <w:p w14:paraId="3E7D9770" w14:textId="3178E547"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630" w:type="dxa"/>
          </w:tcPr>
          <w:p w14:paraId="732783E5" w14:textId="0600A8B7"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990" w:type="dxa"/>
          </w:tcPr>
          <w:p w14:paraId="019C4743" w14:textId="68CCD351"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20-37</w:t>
            </w:r>
          </w:p>
        </w:tc>
        <w:tc>
          <w:tcPr>
            <w:tcW w:w="450" w:type="dxa"/>
          </w:tcPr>
          <w:p w14:paraId="52A2A858" w14:textId="4CEF6D7E" w:rsidR="00773331" w:rsidRPr="00016FEB" w:rsidRDefault="009C7A58"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34</w:t>
            </w:r>
          </w:p>
        </w:tc>
      </w:tr>
      <w:tr w:rsidR="00773331" w:rsidRPr="00AA7C95" w14:paraId="6EF8C03F"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F1CD63D" w14:textId="7D9F3F1D" w:rsidR="00773331" w:rsidRPr="00016FEB" w:rsidRDefault="00773331" w:rsidP="00F55F04">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700</w:t>
            </w:r>
          </w:p>
        </w:tc>
        <w:tc>
          <w:tcPr>
            <w:tcW w:w="1080" w:type="dxa"/>
          </w:tcPr>
          <w:p w14:paraId="7DAFD427" w14:textId="0F48D2AA"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302</w:t>
            </w:r>
          </w:p>
        </w:tc>
        <w:tc>
          <w:tcPr>
            <w:tcW w:w="1260" w:type="dxa"/>
          </w:tcPr>
          <w:p w14:paraId="3AA6AB4C" w14:textId="0DCB91DA"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Mo/ZSM-5</w:t>
            </w:r>
          </w:p>
        </w:tc>
        <w:tc>
          <w:tcPr>
            <w:tcW w:w="1048" w:type="dxa"/>
          </w:tcPr>
          <w:p w14:paraId="270658EE" w14:textId="4F3E07FC"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398E5F87" w14:textId="2B170295"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0.05</w:t>
            </w:r>
          </w:p>
        </w:tc>
        <w:tc>
          <w:tcPr>
            <w:tcW w:w="641" w:type="dxa"/>
            <w:gridSpan w:val="2"/>
          </w:tcPr>
          <w:p w14:paraId="25F3994F" w14:textId="6FDB540E"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20</w:t>
            </w:r>
            <w:r w:rsidR="00913338" w:rsidRPr="00016FEB">
              <w:rPr>
                <w:rFonts w:ascii="Arial" w:hAnsi="Arial" w:cs="Arial" w:hint="eastAsia"/>
                <w:sz w:val="18"/>
                <w:szCs w:val="18"/>
                <w:lang w:eastAsia="zh-CN"/>
              </w:rPr>
              <w:t>.0</w:t>
            </w:r>
          </w:p>
        </w:tc>
        <w:tc>
          <w:tcPr>
            <w:tcW w:w="670" w:type="dxa"/>
          </w:tcPr>
          <w:p w14:paraId="0D4D2852" w14:textId="7C29DD93"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65</w:t>
            </w:r>
            <w:r w:rsidR="00913338" w:rsidRPr="00016FEB">
              <w:rPr>
                <w:rFonts w:ascii="Arial" w:hAnsi="Arial" w:cs="Arial" w:hint="eastAsia"/>
                <w:sz w:val="18"/>
                <w:szCs w:val="18"/>
                <w:lang w:eastAsia="zh-CN"/>
              </w:rPr>
              <w:t>.0</w:t>
            </w:r>
          </w:p>
        </w:tc>
        <w:tc>
          <w:tcPr>
            <w:tcW w:w="630" w:type="dxa"/>
          </w:tcPr>
          <w:p w14:paraId="6410833D" w14:textId="0756813A"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w:t>
            </w:r>
            <w:r w:rsidR="00913338" w:rsidRPr="00016FEB">
              <w:rPr>
                <w:rFonts w:ascii="Arial" w:hAnsi="Arial" w:cs="Arial" w:hint="eastAsia"/>
                <w:sz w:val="18"/>
                <w:szCs w:val="18"/>
                <w:lang w:eastAsia="zh-CN"/>
              </w:rPr>
              <w:t>.0</w:t>
            </w:r>
          </w:p>
        </w:tc>
        <w:tc>
          <w:tcPr>
            <w:tcW w:w="990" w:type="dxa"/>
          </w:tcPr>
          <w:p w14:paraId="6FE3685D" w14:textId="1510A4D8" w:rsidR="00773331" w:rsidRPr="00016FEB" w:rsidRDefault="00773331"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90</w:t>
            </w:r>
            <w:r w:rsidR="00913338" w:rsidRPr="00016FEB">
              <w:rPr>
                <w:rFonts w:ascii="Arial" w:hAnsi="Arial" w:cs="Arial" w:hint="eastAsia"/>
                <w:sz w:val="18"/>
                <w:szCs w:val="18"/>
                <w:lang w:eastAsia="zh-CN"/>
              </w:rPr>
              <w:t>.0</w:t>
            </w:r>
          </w:p>
        </w:tc>
        <w:tc>
          <w:tcPr>
            <w:tcW w:w="450" w:type="dxa"/>
          </w:tcPr>
          <w:p w14:paraId="609C8074" w14:textId="168AA33A" w:rsidR="00773331" w:rsidRPr="00016FEB" w:rsidRDefault="009C7A58" w:rsidP="00F55F04">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35</w:t>
            </w:r>
          </w:p>
        </w:tc>
      </w:tr>
      <w:tr w:rsidR="00773331" w:rsidRPr="00AA7C95" w14:paraId="3345BFA9"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7F4367C" w14:textId="181581F7" w:rsidR="00773331" w:rsidRPr="00016FEB" w:rsidRDefault="00773331" w:rsidP="00F55F04">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950</w:t>
            </w:r>
          </w:p>
        </w:tc>
        <w:tc>
          <w:tcPr>
            <w:tcW w:w="1080" w:type="dxa"/>
          </w:tcPr>
          <w:p w14:paraId="67305EB5" w14:textId="5B859116"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39FE218A" w14:textId="173CD6DC"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016FEB">
              <w:rPr>
                <w:rFonts w:ascii="Arial" w:hAnsi="Arial" w:cs="Arial"/>
                <w:sz w:val="18"/>
                <w:szCs w:val="18"/>
                <w:lang w:eastAsia="zh-CN"/>
              </w:rPr>
              <w:t>CaO</w:t>
            </w:r>
            <w:proofErr w:type="spellEnd"/>
            <w:r w:rsidRPr="00016FEB">
              <w:rPr>
                <w:rFonts w:ascii="Arial" w:hAnsi="Arial" w:cs="Arial"/>
                <w:sz w:val="18"/>
                <w:szCs w:val="18"/>
                <w:lang w:eastAsia="zh-CN"/>
              </w:rPr>
              <w:t>-Na-Cl</w:t>
            </w:r>
          </w:p>
        </w:tc>
        <w:tc>
          <w:tcPr>
            <w:tcW w:w="1048" w:type="dxa"/>
          </w:tcPr>
          <w:p w14:paraId="6559863E" w14:textId="79E1BFA2"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/CO</w:t>
            </w:r>
            <w:r w:rsidRPr="00016FEB">
              <w:rPr>
                <w:rFonts w:ascii="Arial" w:hAnsi="Arial" w:cs="Arial"/>
                <w:sz w:val="18"/>
                <w:szCs w:val="18"/>
                <w:vertAlign w:val="subscript"/>
                <w:lang w:eastAsia="zh-CN"/>
              </w:rPr>
              <w:t>2</w:t>
            </w:r>
          </w:p>
        </w:tc>
        <w:tc>
          <w:tcPr>
            <w:tcW w:w="791" w:type="dxa"/>
          </w:tcPr>
          <w:p w14:paraId="367FF3EE" w14:textId="122D791F"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18.9</w:t>
            </w:r>
          </w:p>
        </w:tc>
        <w:tc>
          <w:tcPr>
            <w:tcW w:w="641" w:type="dxa"/>
            <w:gridSpan w:val="2"/>
          </w:tcPr>
          <w:p w14:paraId="65BDD184" w14:textId="04E240E6"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9.2</w:t>
            </w:r>
          </w:p>
        </w:tc>
        <w:tc>
          <w:tcPr>
            <w:tcW w:w="670" w:type="dxa"/>
          </w:tcPr>
          <w:p w14:paraId="3E1BAFE9" w14:textId="173FFB7F"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63.3</w:t>
            </w:r>
          </w:p>
        </w:tc>
        <w:tc>
          <w:tcPr>
            <w:tcW w:w="630" w:type="dxa"/>
          </w:tcPr>
          <w:p w14:paraId="47385A41" w14:textId="58F551E2"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21.5</w:t>
            </w:r>
          </w:p>
        </w:tc>
        <w:tc>
          <w:tcPr>
            <w:tcW w:w="990" w:type="dxa"/>
          </w:tcPr>
          <w:p w14:paraId="467FD10A" w14:textId="5E4E77A4" w:rsidR="00773331" w:rsidRPr="00016FEB" w:rsidRDefault="00773331"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94</w:t>
            </w:r>
            <w:r w:rsidR="00913338" w:rsidRPr="00016FEB">
              <w:rPr>
                <w:rFonts w:ascii="Arial" w:hAnsi="Arial" w:cs="Arial" w:hint="eastAsia"/>
                <w:sz w:val="18"/>
                <w:szCs w:val="18"/>
                <w:lang w:eastAsia="zh-CN"/>
              </w:rPr>
              <w:t>.0</w:t>
            </w:r>
          </w:p>
        </w:tc>
        <w:tc>
          <w:tcPr>
            <w:tcW w:w="450" w:type="dxa"/>
          </w:tcPr>
          <w:p w14:paraId="23DB6887" w14:textId="156BFB14" w:rsidR="00773331" w:rsidRPr="00016FEB" w:rsidRDefault="009C7A58" w:rsidP="00F55F04">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sz w:val="18"/>
                <w:szCs w:val="18"/>
              </w:rPr>
            </w:pPr>
            <w:r w:rsidRPr="00016FEB">
              <w:rPr>
                <w:rFonts w:ascii="Arial" w:hAnsi="Arial" w:cs="Arial"/>
                <w:sz w:val="18"/>
                <w:vertAlign w:val="superscript"/>
              </w:rPr>
              <w:t>36</w:t>
            </w:r>
          </w:p>
        </w:tc>
      </w:tr>
      <w:tr w:rsidR="00773331" w:rsidRPr="00AA7C95" w14:paraId="2B52B73A"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5D68E37" w14:textId="706222AF" w:rsidR="00773331" w:rsidRPr="00016FEB" w:rsidRDefault="00773331" w:rsidP="00E63951">
            <w:pPr>
              <w:spacing w:after="120" w:line="320" w:lineRule="exact"/>
              <w:jc w:val="center"/>
              <w:rPr>
                <w:rFonts w:ascii="Arial" w:hAnsi="Arial" w:cs="Arial"/>
                <w:b w:val="0"/>
                <w:bCs w:val="0"/>
                <w:sz w:val="18"/>
                <w:szCs w:val="18"/>
                <w:lang w:eastAsia="zh-CN"/>
              </w:rPr>
            </w:pPr>
            <w:r w:rsidRPr="00016FEB">
              <w:rPr>
                <w:rFonts w:ascii="Arial" w:hAnsi="Arial" w:cs="Arial"/>
                <w:b w:val="0"/>
                <w:bCs w:val="0"/>
                <w:sz w:val="18"/>
                <w:szCs w:val="18"/>
                <w:lang w:eastAsia="zh-CN"/>
              </w:rPr>
              <w:t>950</w:t>
            </w:r>
          </w:p>
        </w:tc>
        <w:tc>
          <w:tcPr>
            <w:tcW w:w="1080" w:type="dxa"/>
          </w:tcPr>
          <w:p w14:paraId="484BCA5C" w14:textId="2E1BEB42"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3C74774C" w14:textId="0E0CF082"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016FEB">
              <w:rPr>
                <w:rFonts w:ascii="Arial" w:hAnsi="Arial" w:cs="Arial"/>
                <w:sz w:val="18"/>
                <w:szCs w:val="18"/>
                <w:lang w:eastAsia="zh-CN"/>
              </w:rPr>
              <w:t>CaO</w:t>
            </w:r>
            <w:proofErr w:type="spellEnd"/>
          </w:p>
        </w:tc>
        <w:tc>
          <w:tcPr>
            <w:tcW w:w="1048" w:type="dxa"/>
          </w:tcPr>
          <w:p w14:paraId="5B117CB8" w14:textId="255C285F"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/CO</w:t>
            </w:r>
            <w:r w:rsidRPr="00016FEB">
              <w:rPr>
                <w:rFonts w:ascii="Arial" w:hAnsi="Arial" w:cs="Arial"/>
                <w:sz w:val="18"/>
                <w:szCs w:val="18"/>
                <w:vertAlign w:val="subscript"/>
                <w:lang w:eastAsia="zh-CN"/>
              </w:rPr>
              <w:t>2</w:t>
            </w:r>
          </w:p>
        </w:tc>
        <w:tc>
          <w:tcPr>
            <w:tcW w:w="791" w:type="dxa"/>
          </w:tcPr>
          <w:p w14:paraId="48EA7E14" w14:textId="4AA52937"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9.3</w:t>
            </w:r>
          </w:p>
        </w:tc>
        <w:tc>
          <w:tcPr>
            <w:tcW w:w="641" w:type="dxa"/>
            <w:gridSpan w:val="2"/>
          </w:tcPr>
          <w:p w14:paraId="66F399EF" w14:textId="20E273B5"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4.7</w:t>
            </w:r>
          </w:p>
        </w:tc>
        <w:tc>
          <w:tcPr>
            <w:tcW w:w="670" w:type="dxa"/>
          </w:tcPr>
          <w:p w14:paraId="2A654968" w14:textId="485142EE"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64</w:t>
            </w:r>
            <w:r w:rsidR="00913338" w:rsidRPr="00016FEB">
              <w:rPr>
                <w:rFonts w:ascii="Arial" w:hAnsi="Arial" w:cs="Arial" w:hint="eastAsia"/>
                <w:sz w:val="18"/>
                <w:szCs w:val="18"/>
                <w:lang w:eastAsia="zh-CN"/>
              </w:rPr>
              <w:t>.0</w:t>
            </w:r>
          </w:p>
        </w:tc>
        <w:tc>
          <w:tcPr>
            <w:tcW w:w="630" w:type="dxa"/>
          </w:tcPr>
          <w:p w14:paraId="0ABDDD9F" w14:textId="556704A3"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31.3</w:t>
            </w:r>
          </w:p>
        </w:tc>
        <w:tc>
          <w:tcPr>
            <w:tcW w:w="990" w:type="dxa"/>
          </w:tcPr>
          <w:p w14:paraId="37AF1312" w14:textId="1219AAF1" w:rsidR="00773331" w:rsidRPr="00016FEB" w:rsidRDefault="00773331"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100</w:t>
            </w:r>
          </w:p>
        </w:tc>
        <w:tc>
          <w:tcPr>
            <w:tcW w:w="450" w:type="dxa"/>
          </w:tcPr>
          <w:p w14:paraId="11880C76" w14:textId="204894F1" w:rsidR="00773331" w:rsidRPr="00016FEB" w:rsidRDefault="009C7A5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36</w:t>
            </w:r>
          </w:p>
        </w:tc>
      </w:tr>
      <w:tr w:rsidR="00773331" w:rsidRPr="00AA7C95" w14:paraId="47D9AF18"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1F4BF3EE" w14:textId="6655FE47" w:rsidR="00773331" w:rsidRPr="00016FEB" w:rsidRDefault="00455CEB" w:rsidP="00E63951">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200-1500</w:t>
            </w:r>
          </w:p>
        </w:tc>
        <w:tc>
          <w:tcPr>
            <w:tcW w:w="1080" w:type="dxa"/>
          </w:tcPr>
          <w:p w14:paraId="54B6973A" w14:textId="7245AB42" w:rsidR="00773331" w:rsidRPr="00016FEB" w:rsidRDefault="00455CEB"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w:t>
            </w:r>
            <w:r w:rsidR="00773331" w:rsidRPr="00016FEB">
              <w:rPr>
                <w:rFonts w:ascii="Arial" w:hAnsi="Arial" w:cs="Arial"/>
                <w:sz w:val="18"/>
                <w:szCs w:val="18"/>
                <w:lang w:eastAsia="zh-CN"/>
              </w:rPr>
              <w:t>10</w:t>
            </w:r>
            <w:r w:rsidR="00773331" w:rsidRPr="00016FEB">
              <w:rPr>
                <w:rFonts w:ascii="Arial" w:hAnsi="Arial" w:cs="Arial"/>
                <w:sz w:val="18"/>
                <w:szCs w:val="18"/>
                <w:vertAlign w:val="superscript"/>
                <w:lang w:eastAsia="zh-CN"/>
              </w:rPr>
              <w:t>5</w:t>
            </w:r>
            <w:r w:rsidRPr="00016FEB">
              <w:rPr>
                <w:rFonts w:ascii="Arial" w:hAnsi="Arial" w:cs="Arial"/>
                <w:sz w:val="18"/>
                <w:szCs w:val="18"/>
                <w:lang w:eastAsia="zh-CN"/>
              </w:rPr>
              <w:t>)</w:t>
            </w:r>
          </w:p>
        </w:tc>
        <w:tc>
          <w:tcPr>
            <w:tcW w:w="1260" w:type="dxa"/>
          </w:tcPr>
          <w:p w14:paraId="0AC7307E" w14:textId="2E5D9130" w:rsidR="00773331" w:rsidRPr="00016FEB"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Pt/Al</w:t>
            </w:r>
            <w:r w:rsidRPr="00016FEB">
              <w:rPr>
                <w:rFonts w:ascii="Arial" w:hAnsi="Arial" w:cs="Arial"/>
                <w:sz w:val="18"/>
                <w:szCs w:val="18"/>
                <w:vertAlign w:val="subscript"/>
                <w:lang w:eastAsia="zh-CN"/>
              </w:rPr>
              <w:t>2</w:t>
            </w:r>
            <w:r w:rsidRPr="00016FEB">
              <w:rPr>
                <w:rFonts w:ascii="Arial" w:hAnsi="Arial" w:cs="Arial"/>
                <w:sz w:val="18"/>
                <w:szCs w:val="18"/>
                <w:lang w:eastAsia="zh-CN"/>
              </w:rPr>
              <w:t>O</w:t>
            </w:r>
            <w:r w:rsidRPr="00016FEB">
              <w:rPr>
                <w:rFonts w:ascii="Arial" w:hAnsi="Arial" w:cs="Arial"/>
                <w:sz w:val="18"/>
                <w:szCs w:val="18"/>
                <w:vertAlign w:val="subscript"/>
                <w:lang w:eastAsia="zh-CN"/>
              </w:rPr>
              <w:t>3</w:t>
            </w:r>
          </w:p>
        </w:tc>
        <w:tc>
          <w:tcPr>
            <w:tcW w:w="1048" w:type="dxa"/>
          </w:tcPr>
          <w:p w14:paraId="169BF85D" w14:textId="515385D1" w:rsidR="00773331" w:rsidRPr="00016FEB"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/O</w:t>
            </w:r>
            <w:r w:rsidRPr="00016FEB">
              <w:rPr>
                <w:rFonts w:ascii="Arial" w:hAnsi="Arial" w:cs="Arial"/>
                <w:sz w:val="18"/>
                <w:szCs w:val="18"/>
                <w:vertAlign w:val="subscript"/>
                <w:lang w:eastAsia="zh-CN"/>
              </w:rPr>
              <w:t>2</w:t>
            </w:r>
          </w:p>
        </w:tc>
        <w:tc>
          <w:tcPr>
            <w:tcW w:w="791" w:type="dxa"/>
          </w:tcPr>
          <w:p w14:paraId="7893D02A" w14:textId="34A04416" w:rsidR="00773331" w:rsidRPr="00016FEB"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63</w:t>
            </w:r>
            <w:r w:rsidR="00913338" w:rsidRPr="00016FEB">
              <w:rPr>
                <w:rFonts w:ascii="Arial" w:hAnsi="Arial" w:cs="Arial" w:hint="eastAsia"/>
                <w:sz w:val="18"/>
                <w:szCs w:val="18"/>
                <w:lang w:eastAsia="zh-CN"/>
              </w:rPr>
              <w:t>.0</w:t>
            </w:r>
          </w:p>
        </w:tc>
        <w:tc>
          <w:tcPr>
            <w:tcW w:w="641" w:type="dxa"/>
            <w:gridSpan w:val="2"/>
          </w:tcPr>
          <w:p w14:paraId="59A5C6EE" w14:textId="6FA79BE4" w:rsidR="00773331" w:rsidRPr="00016FEB"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7-15</w:t>
            </w:r>
          </w:p>
        </w:tc>
        <w:tc>
          <w:tcPr>
            <w:tcW w:w="670" w:type="dxa"/>
          </w:tcPr>
          <w:p w14:paraId="47CD730D" w14:textId="0652D0D6" w:rsidR="00773331" w:rsidRPr="00016FEB"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4-5</w:t>
            </w:r>
          </w:p>
        </w:tc>
        <w:tc>
          <w:tcPr>
            <w:tcW w:w="630" w:type="dxa"/>
          </w:tcPr>
          <w:p w14:paraId="2FC3845A" w14:textId="0F2DF585" w:rsidR="00773331" w:rsidRPr="00016FEB" w:rsidRDefault="00455CEB"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&lt;1</w:t>
            </w:r>
          </w:p>
        </w:tc>
        <w:tc>
          <w:tcPr>
            <w:tcW w:w="990" w:type="dxa"/>
          </w:tcPr>
          <w:p w14:paraId="65C9991D" w14:textId="32224D5A" w:rsidR="00773331" w:rsidRPr="00016FEB" w:rsidRDefault="00773331"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450" w:type="dxa"/>
          </w:tcPr>
          <w:p w14:paraId="52740466" w14:textId="3A9EE4EE" w:rsidR="00773331" w:rsidRPr="00016FEB" w:rsidRDefault="009C7A58" w:rsidP="00E63951">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37</w:t>
            </w:r>
          </w:p>
        </w:tc>
      </w:tr>
      <w:tr w:rsidR="00773331" w:rsidRPr="00AA7C95" w14:paraId="0684A060"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51F1718" w14:textId="630C9C21" w:rsidR="00773331" w:rsidRPr="00016FEB" w:rsidRDefault="00595328" w:rsidP="00E63951">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925</w:t>
            </w:r>
          </w:p>
        </w:tc>
        <w:tc>
          <w:tcPr>
            <w:tcW w:w="1080" w:type="dxa"/>
          </w:tcPr>
          <w:p w14:paraId="2110EDE4" w14:textId="63A877D4" w:rsidR="00773331" w:rsidRPr="00016FEB" w:rsidRDefault="00455CEB"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12</w:t>
            </w:r>
          </w:p>
        </w:tc>
        <w:tc>
          <w:tcPr>
            <w:tcW w:w="1260" w:type="dxa"/>
          </w:tcPr>
          <w:p w14:paraId="78BE5ED6" w14:textId="778A687C" w:rsidR="00773331" w:rsidRPr="00016FEB" w:rsidRDefault="00455CEB"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Ni–P/SiO</w:t>
            </w:r>
            <w:r w:rsidRPr="00016FEB">
              <w:rPr>
                <w:rFonts w:ascii="Arial" w:hAnsi="Arial" w:cs="Arial"/>
                <w:sz w:val="18"/>
                <w:szCs w:val="18"/>
                <w:vertAlign w:val="subscript"/>
                <w:lang w:eastAsia="zh-CN"/>
              </w:rPr>
              <w:t>2</w:t>
            </w:r>
          </w:p>
        </w:tc>
        <w:tc>
          <w:tcPr>
            <w:tcW w:w="1048" w:type="dxa"/>
          </w:tcPr>
          <w:p w14:paraId="3A493DF0" w14:textId="2F20C2D3" w:rsidR="00773331" w:rsidRPr="00016FEB" w:rsidRDefault="00455CEB"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26DA0651" w14:textId="239B6961" w:rsidR="00773331" w:rsidRPr="00016FEB"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0.8</w:t>
            </w:r>
          </w:p>
        </w:tc>
        <w:tc>
          <w:tcPr>
            <w:tcW w:w="641" w:type="dxa"/>
            <w:gridSpan w:val="2"/>
          </w:tcPr>
          <w:p w14:paraId="15311B02" w14:textId="359F6EDE" w:rsidR="00773331" w:rsidRPr="00016FEB"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5.9</w:t>
            </w:r>
          </w:p>
        </w:tc>
        <w:tc>
          <w:tcPr>
            <w:tcW w:w="670" w:type="dxa"/>
          </w:tcPr>
          <w:p w14:paraId="17E5DD71" w14:textId="7E39B8B5" w:rsidR="00773331" w:rsidRPr="00016FEB"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63.5</w:t>
            </w:r>
          </w:p>
        </w:tc>
        <w:tc>
          <w:tcPr>
            <w:tcW w:w="630" w:type="dxa"/>
          </w:tcPr>
          <w:p w14:paraId="686CF6FD" w14:textId="1C3DA8F6" w:rsidR="00773331" w:rsidRPr="00016FEB"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17.6</w:t>
            </w:r>
          </w:p>
        </w:tc>
        <w:tc>
          <w:tcPr>
            <w:tcW w:w="990" w:type="dxa"/>
          </w:tcPr>
          <w:p w14:paraId="69F29248" w14:textId="33AEA7C7" w:rsidR="00773331" w:rsidRPr="00016FEB" w:rsidRDefault="0059532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87</w:t>
            </w:r>
            <w:r w:rsidR="00913338" w:rsidRPr="00016FEB">
              <w:rPr>
                <w:rFonts w:ascii="Arial" w:hAnsi="Arial" w:cs="Arial" w:hint="eastAsia"/>
                <w:sz w:val="18"/>
                <w:szCs w:val="18"/>
                <w:lang w:eastAsia="zh-CN"/>
              </w:rPr>
              <w:t>.0</w:t>
            </w:r>
          </w:p>
        </w:tc>
        <w:tc>
          <w:tcPr>
            <w:tcW w:w="450" w:type="dxa"/>
          </w:tcPr>
          <w:p w14:paraId="65303C42" w14:textId="383C1920" w:rsidR="00773331" w:rsidRPr="00016FEB" w:rsidRDefault="009C7A58" w:rsidP="00E63951">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38</w:t>
            </w:r>
          </w:p>
        </w:tc>
      </w:tr>
      <w:tr w:rsidR="00595328" w:rsidRPr="00AA7C95" w14:paraId="6F602A3D"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90938AD" w14:textId="71594DED" w:rsidR="00595328" w:rsidRPr="00016FEB" w:rsidRDefault="00595328" w:rsidP="00595328">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900</w:t>
            </w:r>
          </w:p>
        </w:tc>
        <w:tc>
          <w:tcPr>
            <w:tcW w:w="1080" w:type="dxa"/>
          </w:tcPr>
          <w:p w14:paraId="3D6F424B" w14:textId="26B0988A" w:rsidR="00595328" w:rsidRPr="00016FEB" w:rsidRDefault="00B168E7"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403D51A5" w14:textId="0C67714D"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Ni–P/SiO</w:t>
            </w:r>
            <w:r w:rsidRPr="00016FEB">
              <w:rPr>
                <w:rFonts w:ascii="Arial" w:hAnsi="Arial" w:cs="Arial"/>
                <w:sz w:val="18"/>
                <w:szCs w:val="18"/>
                <w:vertAlign w:val="subscript"/>
                <w:lang w:eastAsia="zh-CN"/>
              </w:rPr>
              <w:t>2</w:t>
            </w:r>
          </w:p>
        </w:tc>
        <w:tc>
          <w:tcPr>
            <w:tcW w:w="1048" w:type="dxa"/>
          </w:tcPr>
          <w:p w14:paraId="0B71F89E" w14:textId="13CAE6FA"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w:t>
            </w:r>
            <w:r w:rsidRPr="00016FEB">
              <w:rPr>
                <w:rFonts w:ascii="Arial" w:hAnsi="Arial" w:cs="Arial"/>
                <w:sz w:val="18"/>
                <w:szCs w:val="18"/>
                <w:vertAlign w:val="subscript"/>
                <w:lang w:eastAsia="zh-CN"/>
              </w:rPr>
              <w:t>2</w:t>
            </w:r>
            <w:r w:rsidRPr="00016FEB">
              <w:rPr>
                <w:rFonts w:ascii="Arial" w:hAnsi="Arial" w:cs="Arial"/>
                <w:sz w:val="18"/>
                <w:szCs w:val="18"/>
                <w:lang w:eastAsia="zh-CN"/>
              </w:rPr>
              <w:t>H</w:t>
            </w:r>
            <w:r w:rsidRPr="00016FEB">
              <w:rPr>
                <w:rFonts w:ascii="Arial" w:hAnsi="Arial" w:cs="Arial"/>
                <w:sz w:val="18"/>
                <w:szCs w:val="18"/>
                <w:vertAlign w:val="subscript"/>
                <w:lang w:eastAsia="zh-CN"/>
              </w:rPr>
              <w:t>6</w:t>
            </w:r>
          </w:p>
        </w:tc>
        <w:tc>
          <w:tcPr>
            <w:tcW w:w="791" w:type="dxa"/>
          </w:tcPr>
          <w:p w14:paraId="2E5B786D" w14:textId="50F14A30"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100</w:t>
            </w:r>
          </w:p>
        </w:tc>
        <w:tc>
          <w:tcPr>
            <w:tcW w:w="590" w:type="dxa"/>
          </w:tcPr>
          <w:p w14:paraId="0627BBD4" w14:textId="0D78E2D1"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20</w:t>
            </w:r>
            <w:r w:rsidR="001036E1" w:rsidRPr="00016FEB">
              <w:rPr>
                <w:rFonts w:ascii="Arial" w:hAnsi="Arial" w:cs="Arial" w:hint="eastAsia"/>
                <w:sz w:val="18"/>
                <w:szCs w:val="18"/>
                <w:lang w:eastAsia="zh-CN"/>
              </w:rPr>
              <w:t>.0</w:t>
            </w:r>
          </w:p>
        </w:tc>
        <w:tc>
          <w:tcPr>
            <w:tcW w:w="721" w:type="dxa"/>
            <w:gridSpan w:val="2"/>
          </w:tcPr>
          <w:p w14:paraId="3D5D5968" w14:textId="74E33558"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22</w:t>
            </w:r>
            <w:r w:rsidR="001036E1" w:rsidRPr="00016FEB">
              <w:rPr>
                <w:rFonts w:ascii="Arial" w:hAnsi="Arial" w:cs="Arial" w:hint="eastAsia"/>
                <w:sz w:val="18"/>
                <w:szCs w:val="18"/>
                <w:lang w:eastAsia="zh-CN"/>
              </w:rPr>
              <w:t>.0</w:t>
            </w:r>
          </w:p>
        </w:tc>
        <w:tc>
          <w:tcPr>
            <w:tcW w:w="630" w:type="dxa"/>
          </w:tcPr>
          <w:p w14:paraId="413BB6C2" w14:textId="455250EE"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990" w:type="dxa"/>
          </w:tcPr>
          <w:p w14:paraId="2A78DE73" w14:textId="01F789F7" w:rsidR="00595328" w:rsidRPr="00016FEB" w:rsidRDefault="0059532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450" w:type="dxa"/>
          </w:tcPr>
          <w:p w14:paraId="6EDB5531" w14:textId="5ED88CE2" w:rsidR="00595328" w:rsidRPr="00016FEB" w:rsidRDefault="009C7A58" w:rsidP="0059532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38</w:t>
            </w:r>
          </w:p>
        </w:tc>
      </w:tr>
      <w:tr w:rsidR="00595328" w:rsidRPr="00AA7C95" w14:paraId="0F868975"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574166A9" w14:textId="37CE3A23" w:rsidR="00595328" w:rsidRPr="00016FEB" w:rsidRDefault="00B168E7" w:rsidP="00595328">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25913C2E" w14:textId="084D8606"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(9400)</w:t>
            </w:r>
          </w:p>
        </w:tc>
        <w:tc>
          <w:tcPr>
            <w:tcW w:w="1260" w:type="dxa"/>
          </w:tcPr>
          <w:p w14:paraId="588B8E1F" w14:textId="39920CB3"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048" w:type="dxa"/>
          </w:tcPr>
          <w:p w14:paraId="7CD8104B" w14:textId="3A9D610B"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07F60463" w14:textId="3448ABCE"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5.3</w:t>
            </w:r>
          </w:p>
        </w:tc>
        <w:tc>
          <w:tcPr>
            <w:tcW w:w="590" w:type="dxa"/>
          </w:tcPr>
          <w:p w14:paraId="0412F640" w14:textId="0060E323"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17.5</w:t>
            </w:r>
          </w:p>
        </w:tc>
        <w:tc>
          <w:tcPr>
            <w:tcW w:w="721" w:type="dxa"/>
            <w:gridSpan w:val="2"/>
          </w:tcPr>
          <w:p w14:paraId="667DB623" w14:textId="7F0DF825"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27.8</w:t>
            </w:r>
          </w:p>
        </w:tc>
        <w:tc>
          <w:tcPr>
            <w:tcW w:w="630" w:type="dxa"/>
          </w:tcPr>
          <w:p w14:paraId="7FC14217" w14:textId="12280285"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5.6</w:t>
            </w:r>
          </w:p>
        </w:tc>
        <w:tc>
          <w:tcPr>
            <w:tcW w:w="990" w:type="dxa"/>
          </w:tcPr>
          <w:p w14:paraId="1EC67E92" w14:textId="02E803F6" w:rsidR="00595328" w:rsidRPr="00016FEB" w:rsidRDefault="00B168E7"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51</w:t>
            </w:r>
            <w:r w:rsidR="00913338" w:rsidRPr="00016FEB">
              <w:rPr>
                <w:rFonts w:ascii="Arial" w:hAnsi="Arial" w:cs="Arial" w:hint="eastAsia"/>
                <w:sz w:val="18"/>
                <w:szCs w:val="18"/>
                <w:lang w:eastAsia="zh-CN"/>
              </w:rPr>
              <w:t>.0</w:t>
            </w:r>
          </w:p>
        </w:tc>
        <w:tc>
          <w:tcPr>
            <w:tcW w:w="450" w:type="dxa"/>
          </w:tcPr>
          <w:p w14:paraId="62847B99" w14:textId="34DFD474" w:rsidR="00595328" w:rsidRPr="00016FEB" w:rsidRDefault="009C7A58" w:rsidP="0059532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39</w:t>
            </w:r>
          </w:p>
        </w:tc>
      </w:tr>
      <w:tr w:rsidR="00B168E7" w:rsidRPr="00AA7C95" w14:paraId="52AA2ED2"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753FE0F" w14:textId="4B107AFE" w:rsidR="00B168E7" w:rsidRPr="00016FEB" w:rsidRDefault="00B168E7" w:rsidP="00B168E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5B9C977B" w14:textId="01E3F062" w:rsidR="00B168E7" w:rsidRPr="00016FEB"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(9400)</w:t>
            </w:r>
          </w:p>
        </w:tc>
        <w:tc>
          <w:tcPr>
            <w:tcW w:w="1260" w:type="dxa"/>
          </w:tcPr>
          <w:p w14:paraId="1DD62099" w14:textId="109DC3F8" w:rsidR="00B168E7" w:rsidRPr="00016FEB"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cristobalite (CRS)</w:t>
            </w:r>
          </w:p>
        </w:tc>
        <w:tc>
          <w:tcPr>
            <w:tcW w:w="1048" w:type="dxa"/>
          </w:tcPr>
          <w:p w14:paraId="3AAD493A" w14:textId="42A0C78D" w:rsidR="00B168E7" w:rsidRPr="00016FEB"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24DF0007" w14:textId="2E0D9AB7" w:rsidR="00B168E7" w:rsidRPr="00016FEB"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7.7</w:t>
            </w:r>
          </w:p>
        </w:tc>
        <w:tc>
          <w:tcPr>
            <w:tcW w:w="590" w:type="dxa"/>
          </w:tcPr>
          <w:p w14:paraId="1A10CABC" w14:textId="5AF53A0B" w:rsidR="00B168E7" w:rsidRPr="00016FEB"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18.8</w:t>
            </w:r>
          </w:p>
        </w:tc>
        <w:tc>
          <w:tcPr>
            <w:tcW w:w="721" w:type="dxa"/>
            <w:gridSpan w:val="2"/>
          </w:tcPr>
          <w:p w14:paraId="113E5EFF" w14:textId="2283661A" w:rsidR="00B168E7" w:rsidRPr="00016FEB" w:rsidRDefault="00A63262"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25.6</w:t>
            </w:r>
          </w:p>
        </w:tc>
        <w:tc>
          <w:tcPr>
            <w:tcW w:w="630" w:type="dxa"/>
          </w:tcPr>
          <w:p w14:paraId="20CF282B" w14:textId="34442DFC" w:rsidR="00B168E7" w:rsidRPr="00016FEB" w:rsidRDefault="00A63262"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3.8</w:t>
            </w:r>
          </w:p>
        </w:tc>
        <w:tc>
          <w:tcPr>
            <w:tcW w:w="990" w:type="dxa"/>
          </w:tcPr>
          <w:p w14:paraId="5119B985" w14:textId="18FF1946" w:rsidR="00B168E7" w:rsidRPr="00016FEB" w:rsidRDefault="00B168E7"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48.2</w:t>
            </w:r>
          </w:p>
        </w:tc>
        <w:tc>
          <w:tcPr>
            <w:tcW w:w="450" w:type="dxa"/>
          </w:tcPr>
          <w:p w14:paraId="0566C542" w14:textId="7E596E02" w:rsidR="00B168E7" w:rsidRPr="00016FEB" w:rsidRDefault="009C7A58" w:rsidP="00B168E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39</w:t>
            </w:r>
          </w:p>
        </w:tc>
      </w:tr>
      <w:tr w:rsidR="00A63262" w:rsidRPr="00AA7C95" w14:paraId="55A5173E"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4E28321A" w14:textId="1FA2DDEC" w:rsidR="00A63262" w:rsidRPr="00016FEB" w:rsidRDefault="00A63262" w:rsidP="00A63262">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7716DB92" w14:textId="0A686667"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(9400)</w:t>
            </w:r>
          </w:p>
        </w:tc>
        <w:tc>
          <w:tcPr>
            <w:tcW w:w="1260" w:type="dxa"/>
          </w:tcPr>
          <w:p w14:paraId="42F25EDC" w14:textId="4A9DA0F0"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016FEB">
              <w:rPr>
                <w:rFonts w:ascii="Arial" w:hAnsi="Arial" w:cs="Arial"/>
                <w:sz w:val="18"/>
                <w:szCs w:val="18"/>
                <w:lang w:eastAsia="zh-CN"/>
              </w:rPr>
              <w:t>Fe©CRS</w:t>
            </w:r>
            <w:proofErr w:type="spellEnd"/>
          </w:p>
        </w:tc>
        <w:tc>
          <w:tcPr>
            <w:tcW w:w="1048" w:type="dxa"/>
          </w:tcPr>
          <w:p w14:paraId="672DEA46" w14:textId="054E4E88"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67815CCA" w14:textId="7631B439"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6.5</w:t>
            </w:r>
          </w:p>
        </w:tc>
        <w:tc>
          <w:tcPr>
            <w:tcW w:w="590" w:type="dxa"/>
          </w:tcPr>
          <w:p w14:paraId="68D197A8" w14:textId="6356EC08"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19.1</w:t>
            </w:r>
          </w:p>
        </w:tc>
        <w:tc>
          <w:tcPr>
            <w:tcW w:w="721" w:type="dxa"/>
            <w:gridSpan w:val="2"/>
          </w:tcPr>
          <w:p w14:paraId="4BB405E9" w14:textId="5A3CF614"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27.6</w:t>
            </w:r>
          </w:p>
        </w:tc>
        <w:tc>
          <w:tcPr>
            <w:tcW w:w="630" w:type="dxa"/>
          </w:tcPr>
          <w:p w14:paraId="54539B7A" w14:textId="56A07C9A"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4.6</w:t>
            </w:r>
          </w:p>
        </w:tc>
        <w:tc>
          <w:tcPr>
            <w:tcW w:w="990" w:type="dxa"/>
          </w:tcPr>
          <w:p w14:paraId="26807D60" w14:textId="711FF686"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51.3</w:t>
            </w:r>
          </w:p>
        </w:tc>
        <w:tc>
          <w:tcPr>
            <w:tcW w:w="450" w:type="dxa"/>
          </w:tcPr>
          <w:p w14:paraId="2A568E7D" w14:textId="3A3D8323" w:rsidR="00A63262" w:rsidRPr="00016FEB" w:rsidRDefault="009C7A58"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39</w:t>
            </w:r>
          </w:p>
        </w:tc>
      </w:tr>
      <w:tr w:rsidR="00A63262" w:rsidRPr="00AA7C95" w14:paraId="074543E5"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9798A74" w14:textId="73FD1A81" w:rsidR="00A63262" w:rsidRPr="00016FEB" w:rsidRDefault="00A63262" w:rsidP="00A63262">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06C15152" w14:textId="39362FC7"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(9400)</w:t>
            </w:r>
          </w:p>
        </w:tc>
        <w:tc>
          <w:tcPr>
            <w:tcW w:w="1260" w:type="dxa"/>
          </w:tcPr>
          <w:p w14:paraId="41596DB6" w14:textId="685C1D70"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Fe/CRS</w:t>
            </w:r>
          </w:p>
        </w:tc>
        <w:tc>
          <w:tcPr>
            <w:tcW w:w="1048" w:type="dxa"/>
          </w:tcPr>
          <w:p w14:paraId="1ED2BE6E" w14:textId="21ED8A0B"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15E0373D" w14:textId="2CDBBE5D"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8.1</w:t>
            </w:r>
          </w:p>
        </w:tc>
        <w:tc>
          <w:tcPr>
            <w:tcW w:w="590" w:type="dxa"/>
          </w:tcPr>
          <w:p w14:paraId="55B3D841" w14:textId="4B721240"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19.1</w:t>
            </w:r>
          </w:p>
        </w:tc>
        <w:tc>
          <w:tcPr>
            <w:tcW w:w="721" w:type="dxa"/>
            <w:gridSpan w:val="2"/>
          </w:tcPr>
          <w:p w14:paraId="6F7C1F2F" w14:textId="4D2D2A6C"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25.1</w:t>
            </w:r>
          </w:p>
        </w:tc>
        <w:tc>
          <w:tcPr>
            <w:tcW w:w="630" w:type="dxa"/>
          </w:tcPr>
          <w:p w14:paraId="07C54BA8" w14:textId="1828D495"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3.4</w:t>
            </w:r>
          </w:p>
        </w:tc>
        <w:tc>
          <w:tcPr>
            <w:tcW w:w="990" w:type="dxa"/>
          </w:tcPr>
          <w:p w14:paraId="36F42FFE" w14:textId="40D70724"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47.6</w:t>
            </w:r>
          </w:p>
        </w:tc>
        <w:tc>
          <w:tcPr>
            <w:tcW w:w="450" w:type="dxa"/>
          </w:tcPr>
          <w:p w14:paraId="50E1F372" w14:textId="70E3B4D7" w:rsidR="00A63262" w:rsidRPr="00016FEB" w:rsidRDefault="009C7A58"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39</w:t>
            </w:r>
          </w:p>
        </w:tc>
      </w:tr>
      <w:tr w:rsidR="00A63262" w:rsidRPr="00AA7C95" w14:paraId="7DC2816E"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5D310D1" w14:textId="228EF08E" w:rsidR="00A63262" w:rsidRPr="00016FEB" w:rsidRDefault="00A63262" w:rsidP="00A63262">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4D64D44C" w14:textId="480A1405"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(9400)</w:t>
            </w:r>
          </w:p>
        </w:tc>
        <w:tc>
          <w:tcPr>
            <w:tcW w:w="1260" w:type="dxa"/>
          </w:tcPr>
          <w:p w14:paraId="6F6D83D7" w14:textId="75589FE3"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Fe-CRS</w:t>
            </w:r>
          </w:p>
        </w:tc>
        <w:tc>
          <w:tcPr>
            <w:tcW w:w="1048" w:type="dxa"/>
          </w:tcPr>
          <w:p w14:paraId="5767AF50" w14:textId="2D143CEC"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3FBD7298" w14:textId="747D1F9E"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6.0</w:t>
            </w:r>
          </w:p>
        </w:tc>
        <w:tc>
          <w:tcPr>
            <w:tcW w:w="590" w:type="dxa"/>
          </w:tcPr>
          <w:p w14:paraId="61E20596" w14:textId="6869C40B"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18.0</w:t>
            </w:r>
          </w:p>
        </w:tc>
        <w:tc>
          <w:tcPr>
            <w:tcW w:w="721" w:type="dxa"/>
            <w:gridSpan w:val="2"/>
          </w:tcPr>
          <w:p w14:paraId="36FD3990" w14:textId="317A44E5"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26.9</w:t>
            </w:r>
          </w:p>
        </w:tc>
        <w:tc>
          <w:tcPr>
            <w:tcW w:w="630" w:type="dxa"/>
          </w:tcPr>
          <w:p w14:paraId="2B961CA2" w14:textId="577702BC"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4.9</w:t>
            </w:r>
          </w:p>
        </w:tc>
        <w:tc>
          <w:tcPr>
            <w:tcW w:w="990" w:type="dxa"/>
          </w:tcPr>
          <w:p w14:paraId="0527FC92" w14:textId="6335B55C" w:rsidR="00A63262" w:rsidRPr="00016FEB" w:rsidRDefault="00A63262"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49.9</w:t>
            </w:r>
          </w:p>
        </w:tc>
        <w:tc>
          <w:tcPr>
            <w:tcW w:w="450" w:type="dxa"/>
          </w:tcPr>
          <w:p w14:paraId="29C821B9" w14:textId="775DC8AE" w:rsidR="00A63262" w:rsidRPr="00016FEB" w:rsidRDefault="009C7A58"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39</w:t>
            </w:r>
          </w:p>
        </w:tc>
      </w:tr>
      <w:tr w:rsidR="00A63262" w:rsidRPr="00AA7C95" w14:paraId="453BCA48"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9EC6740" w14:textId="71720BB4" w:rsidR="00A63262" w:rsidRPr="00016FEB" w:rsidRDefault="00A63262" w:rsidP="00A63262">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6F5A8B69" w14:textId="738111BA"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(9400)</w:t>
            </w:r>
          </w:p>
        </w:tc>
        <w:tc>
          <w:tcPr>
            <w:tcW w:w="1260" w:type="dxa"/>
          </w:tcPr>
          <w:p w14:paraId="1D631995" w14:textId="2AE03A39"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p>
        </w:tc>
        <w:tc>
          <w:tcPr>
            <w:tcW w:w="1048" w:type="dxa"/>
          </w:tcPr>
          <w:p w14:paraId="7DD9394C" w14:textId="7C71F542"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11782674" w14:textId="6906CF40"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6.5</w:t>
            </w:r>
          </w:p>
        </w:tc>
        <w:tc>
          <w:tcPr>
            <w:tcW w:w="590" w:type="dxa"/>
          </w:tcPr>
          <w:p w14:paraId="4967DDC6" w14:textId="4549C788"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18.3</w:t>
            </w:r>
          </w:p>
        </w:tc>
        <w:tc>
          <w:tcPr>
            <w:tcW w:w="721" w:type="dxa"/>
            <w:gridSpan w:val="2"/>
          </w:tcPr>
          <w:p w14:paraId="30B3C029" w14:textId="7EE9B653"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26.7</w:t>
            </w:r>
          </w:p>
        </w:tc>
        <w:tc>
          <w:tcPr>
            <w:tcW w:w="630" w:type="dxa"/>
          </w:tcPr>
          <w:p w14:paraId="7ADFA674" w14:textId="6AABF86B"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4.6</w:t>
            </w:r>
          </w:p>
        </w:tc>
        <w:tc>
          <w:tcPr>
            <w:tcW w:w="990" w:type="dxa"/>
          </w:tcPr>
          <w:p w14:paraId="2CD7481C" w14:textId="0A02BF77" w:rsidR="00A63262" w:rsidRPr="00016FEB" w:rsidRDefault="00A63262"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49.5</w:t>
            </w:r>
          </w:p>
        </w:tc>
        <w:tc>
          <w:tcPr>
            <w:tcW w:w="450" w:type="dxa"/>
          </w:tcPr>
          <w:p w14:paraId="61F31364" w14:textId="2869989E" w:rsidR="00A63262" w:rsidRPr="00016FEB" w:rsidRDefault="009C7A58"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39</w:t>
            </w:r>
          </w:p>
        </w:tc>
      </w:tr>
      <w:tr w:rsidR="00A63262" w:rsidRPr="00AA7C95" w14:paraId="41EC9320"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21CBF5AA" w14:textId="2BFFACCD" w:rsidR="00A63262" w:rsidRPr="00016FEB" w:rsidRDefault="002F0087" w:rsidP="00A63262">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2F998B96" w14:textId="0F9E4F6A"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(9400)</w:t>
            </w:r>
          </w:p>
        </w:tc>
        <w:tc>
          <w:tcPr>
            <w:tcW w:w="1260" w:type="dxa"/>
          </w:tcPr>
          <w:p w14:paraId="7A094560" w14:textId="23718E3E"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016FEB">
              <w:rPr>
                <w:rFonts w:ascii="Arial" w:hAnsi="Arial" w:cs="Arial"/>
                <w:sz w:val="18"/>
                <w:szCs w:val="18"/>
                <w:lang w:eastAsia="zh-CN"/>
              </w:rPr>
              <w:t>Fe©CRS</w:t>
            </w:r>
            <w:proofErr w:type="spellEnd"/>
          </w:p>
        </w:tc>
        <w:tc>
          <w:tcPr>
            <w:tcW w:w="1048" w:type="dxa"/>
          </w:tcPr>
          <w:p w14:paraId="50B76671" w14:textId="2A639FC7"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/H</w:t>
            </w:r>
            <w:r w:rsidRPr="00016FEB">
              <w:rPr>
                <w:rFonts w:ascii="Arial" w:hAnsi="Arial" w:cs="Arial"/>
                <w:sz w:val="18"/>
                <w:szCs w:val="18"/>
                <w:vertAlign w:val="subscript"/>
                <w:lang w:eastAsia="zh-CN"/>
              </w:rPr>
              <w:t>2</w:t>
            </w:r>
          </w:p>
        </w:tc>
        <w:tc>
          <w:tcPr>
            <w:tcW w:w="791" w:type="dxa"/>
          </w:tcPr>
          <w:p w14:paraId="26E1CC8D" w14:textId="3925FB06"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5.8</w:t>
            </w:r>
          </w:p>
        </w:tc>
        <w:tc>
          <w:tcPr>
            <w:tcW w:w="590" w:type="dxa"/>
          </w:tcPr>
          <w:p w14:paraId="3F710C59" w14:textId="3589B743"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29.3</w:t>
            </w:r>
          </w:p>
        </w:tc>
        <w:tc>
          <w:tcPr>
            <w:tcW w:w="721" w:type="dxa"/>
            <w:gridSpan w:val="2"/>
          </w:tcPr>
          <w:p w14:paraId="6EF384FA" w14:textId="6A627F5D"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53.0</w:t>
            </w:r>
          </w:p>
        </w:tc>
        <w:tc>
          <w:tcPr>
            <w:tcW w:w="630" w:type="dxa"/>
          </w:tcPr>
          <w:p w14:paraId="0F415213" w14:textId="3B1243ED"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3.9</w:t>
            </w:r>
          </w:p>
        </w:tc>
        <w:tc>
          <w:tcPr>
            <w:tcW w:w="990" w:type="dxa"/>
          </w:tcPr>
          <w:p w14:paraId="5552E778" w14:textId="2CE9E659" w:rsidR="00A63262" w:rsidRPr="00016FEB" w:rsidRDefault="002F0087"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86.2</w:t>
            </w:r>
          </w:p>
        </w:tc>
        <w:tc>
          <w:tcPr>
            <w:tcW w:w="450" w:type="dxa"/>
          </w:tcPr>
          <w:p w14:paraId="4E4B82FA" w14:textId="56F5E681" w:rsidR="00A63262" w:rsidRPr="00016FEB" w:rsidRDefault="009C7A58" w:rsidP="00A63262">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39</w:t>
            </w:r>
          </w:p>
        </w:tc>
      </w:tr>
      <w:tr w:rsidR="00A63262" w:rsidRPr="00AA7C95" w14:paraId="6FAE5232"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BD51874" w14:textId="2AF09405" w:rsidR="00A63262" w:rsidRPr="00016FEB" w:rsidRDefault="004B2F23" w:rsidP="00A63262">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245803C7" w14:textId="6A6B4C58"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w:t>
            </w:r>
          </w:p>
        </w:tc>
        <w:tc>
          <w:tcPr>
            <w:tcW w:w="1260" w:type="dxa"/>
          </w:tcPr>
          <w:p w14:paraId="0CDA925F" w14:textId="315CC594"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048" w:type="dxa"/>
          </w:tcPr>
          <w:p w14:paraId="382DF7E4" w14:textId="630CF10A"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568BB434" w14:textId="44F649F9"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3.9</w:t>
            </w:r>
          </w:p>
        </w:tc>
        <w:tc>
          <w:tcPr>
            <w:tcW w:w="590" w:type="dxa"/>
          </w:tcPr>
          <w:p w14:paraId="488D0894" w14:textId="096E9475"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11.4</w:t>
            </w:r>
          </w:p>
        </w:tc>
        <w:tc>
          <w:tcPr>
            <w:tcW w:w="721" w:type="dxa"/>
            <w:gridSpan w:val="2"/>
          </w:tcPr>
          <w:p w14:paraId="658EFFDD" w14:textId="458BE925"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27.7</w:t>
            </w:r>
          </w:p>
        </w:tc>
        <w:tc>
          <w:tcPr>
            <w:tcW w:w="630" w:type="dxa"/>
          </w:tcPr>
          <w:p w14:paraId="39FAA2EB" w14:textId="115553B9"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5.2</w:t>
            </w:r>
          </w:p>
        </w:tc>
        <w:tc>
          <w:tcPr>
            <w:tcW w:w="990" w:type="dxa"/>
          </w:tcPr>
          <w:p w14:paraId="1412B9B0" w14:textId="1A13D8CF" w:rsidR="00A63262" w:rsidRPr="00016FEB" w:rsidRDefault="004B2F23"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44.2</w:t>
            </w:r>
          </w:p>
        </w:tc>
        <w:tc>
          <w:tcPr>
            <w:tcW w:w="450" w:type="dxa"/>
          </w:tcPr>
          <w:p w14:paraId="73A3D84F" w14:textId="0FF640AF" w:rsidR="00A63262" w:rsidRPr="00016FEB" w:rsidRDefault="009C7A58" w:rsidP="00A63262">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40</w:t>
            </w:r>
          </w:p>
        </w:tc>
      </w:tr>
      <w:tr w:rsidR="004B2F23" w:rsidRPr="00AA7C95" w14:paraId="16B50FAD"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D943FFA" w14:textId="39334868" w:rsidR="004B2F23" w:rsidRPr="00016FEB" w:rsidRDefault="004B2F23" w:rsidP="004B2F23">
            <w:pPr>
              <w:spacing w:after="120" w:line="320" w:lineRule="exact"/>
              <w:jc w:val="center"/>
              <w:rPr>
                <w:rFonts w:ascii="Arial" w:hAnsi="Arial" w:cs="Arial"/>
                <w:b w:val="0"/>
                <w:sz w:val="18"/>
                <w:szCs w:val="18"/>
              </w:rPr>
            </w:pPr>
            <w:r w:rsidRPr="00016FEB">
              <w:rPr>
                <w:rFonts w:ascii="Arial" w:hAnsi="Arial" w:cs="Arial"/>
                <w:b w:val="0"/>
                <w:sz w:val="18"/>
                <w:szCs w:val="18"/>
                <w:lang w:eastAsia="zh-CN"/>
              </w:rPr>
              <w:t>1020</w:t>
            </w:r>
          </w:p>
        </w:tc>
        <w:tc>
          <w:tcPr>
            <w:tcW w:w="1080" w:type="dxa"/>
          </w:tcPr>
          <w:p w14:paraId="0E4C4DF6" w14:textId="7F6D88EE" w:rsidR="004B2F23" w:rsidRPr="00016FEB"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1</w:t>
            </w:r>
          </w:p>
        </w:tc>
        <w:tc>
          <w:tcPr>
            <w:tcW w:w="1260" w:type="dxa"/>
          </w:tcPr>
          <w:p w14:paraId="7CF9689D" w14:textId="56B375F0" w:rsidR="004B2F23" w:rsidRPr="00016FEB"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SiO</w:t>
            </w:r>
            <w:r w:rsidRPr="00016FEB">
              <w:rPr>
                <w:rFonts w:ascii="Arial" w:hAnsi="Arial" w:cs="Arial"/>
                <w:sz w:val="18"/>
                <w:szCs w:val="18"/>
                <w:vertAlign w:val="subscript"/>
                <w:lang w:eastAsia="zh-CN"/>
              </w:rPr>
              <w:t>2</w:t>
            </w:r>
          </w:p>
        </w:tc>
        <w:tc>
          <w:tcPr>
            <w:tcW w:w="1048" w:type="dxa"/>
          </w:tcPr>
          <w:p w14:paraId="072F4C52" w14:textId="1888E94C" w:rsidR="004B2F23" w:rsidRPr="00016FEB"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3C8F8DE0" w14:textId="3F1F5166"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11.3</w:t>
            </w:r>
          </w:p>
        </w:tc>
        <w:tc>
          <w:tcPr>
            <w:tcW w:w="590" w:type="dxa"/>
          </w:tcPr>
          <w:p w14:paraId="6A42AB08" w14:textId="3F56A8B2"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13.2</w:t>
            </w:r>
          </w:p>
        </w:tc>
        <w:tc>
          <w:tcPr>
            <w:tcW w:w="721" w:type="dxa"/>
            <w:gridSpan w:val="2"/>
          </w:tcPr>
          <w:p w14:paraId="1AA837E3" w14:textId="446E63EF"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24.9</w:t>
            </w:r>
          </w:p>
        </w:tc>
        <w:tc>
          <w:tcPr>
            <w:tcW w:w="630" w:type="dxa"/>
          </w:tcPr>
          <w:p w14:paraId="4274BB1C" w14:textId="27164C6C"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1.8</w:t>
            </w:r>
          </w:p>
        </w:tc>
        <w:tc>
          <w:tcPr>
            <w:tcW w:w="990" w:type="dxa"/>
          </w:tcPr>
          <w:p w14:paraId="6584ECD8" w14:textId="7F817172"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39.9</w:t>
            </w:r>
          </w:p>
        </w:tc>
        <w:tc>
          <w:tcPr>
            <w:tcW w:w="450" w:type="dxa"/>
          </w:tcPr>
          <w:p w14:paraId="7E622868" w14:textId="6E8D68C5" w:rsidR="004B2F23" w:rsidRPr="00016FEB" w:rsidRDefault="009C7A5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40</w:t>
            </w:r>
          </w:p>
        </w:tc>
      </w:tr>
      <w:tr w:rsidR="004B2F23" w:rsidRPr="00AA7C95" w14:paraId="7DC2EC5F"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3213CE3" w14:textId="5035D781" w:rsidR="004B2F23" w:rsidRPr="00016FEB" w:rsidRDefault="004B2F23" w:rsidP="004B2F23">
            <w:pPr>
              <w:spacing w:after="120" w:line="320" w:lineRule="exact"/>
              <w:jc w:val="center"/>
              <w:rPr>
                <w:rFonts w:ascii="Arial" w:hAnsi="Arial" w:cs="Arial"/>
                <w:b w:val="0"/>
                <w:sz w:val="18"/>
                <w:szCs w:val="18"/>
              </w:rPr>
            </w:pPr>
            <w:r w:rsidRPr="00016FEB">
              <w:rPr>
                <w:rFonts w:ascii="Arial" w:hAnsi="Arial" w:cs="Arial"/>
                <w:b w:val="0"/>
                <w:sz w:val="18"/>
                <w:szCs w:val="18"/>
                <w:lang w:eastAsia="zh-CN"/>
              </w:rPr>
              <w:t>1020</w:t>
            </w:r>
          </w:p>
        </w:tc>
        <w:tc>
          <w:tcPr>
            <w:tcW w:w="1080" w:type="dxa"/>
          </w:tcPr>
          <w:p w14:paraId="1D29A6A3" w14:textId="3C9951CC" w:rsidR="004B2F23" w:rsidRPr="00016FEB" w:rsidRDefault="004B2F23"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1</w:t>
            </w:r>
          </w:p>
        </w:tc>
        <w:tc>
          <w:tcPr>
            <w:tcW w:w="1260" w:type="dxa"/>
          </w:tcPr>
          <w:p w14:paraId="61EA6A58" w14:textId="722CC4DF"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p>
        </w:tc>
        <w:tc>
          <w:tcPr>
            <w:tcW w:w="1048" w:type="dxa"/>
          </w:tcPr>
          <w:p w14:paraId="78FE9578" w14:textId="1C99FB65" w:rsidR="004B2F23" w:rsidRPr="00016FEB" w:rsidRDefault="004B2F23"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59B92530" w14:textId="73333A25"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8.5</w:t>
            </w:r>
          </w:p>
        </w:tc>
        <w:tc>
          <w:tcPr>
            <w:tcW w:w="590" w:type="dxa"/>
          </w:tcPr>
          <w:p w14:paraId="2ED4815F" w14:textId="4AF06557"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14.5</w:t>
            </w:r>
          </w:p>
        </w:tc>
        <w:tc>
          <w:tcPr>
            <w:tcW w:w="721" w:type="dxa"/>
            <w:gridSpan w:val="2"/>
          </w:tcPr>
          <w:p w14:paraId="2973F8AC" w14:textId="08295B26"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29.1</w:t>
            </w:r>
          </w:p>
        </w:tc>
        <w:tc>
          <w:tcPr>
            <w:tcW w:w="630" w:type="dxa"/>
          </w:tcPr>
          <w:p w14:paraId="6117AC2F" w14:textId="3B4A6453"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w:t>
            </w:r>
          </w:p>
        </w:tc>
        <w:tc>
          <w:tcPr>
            <w:tcW w:w="990" w:type="dxa"/>
          </w:tcPr>
          <w:p w14:paraId="64356EC6" w14:textId="60BD4F18"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46.1</w:t>
            </w:r>
          </w:p>
        </w:tc>
        <w:tc>
          <w:tcPr>
            <w:tcW w:w="450" w:type="dxa"/>
          </w:tcPr>
          <w:p w14:paraId="70E78AC0" w14:textId="5C49F390" w:rsidR="004B2F23" w:rsidRPr="00016FEB" w:rsidRDefault="009C7A5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40</w:t>
            </w:r>
          </w:p>
        </w:tc>
      </w:tr>
      <w:tr w:rsidR="004B2F23" w:rsidRPr="00AA7C95" w14:paraId="4E5931D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9F2E5D5" w14:textId="16D96918" w:rsidR="004B2F23" w:rsidRPr="00016FEB" w:rsidRDefault="004B2F23" w:rsidP="004B2F23">
            <w:pPr>
              <w:spacing w:after="120" w:line="320" w:lineRule="exact"/>
              <w:jc w:val="center"/>
              <w:rPr>
                <w:rFonts w:ascii="Arial" w:hAnsi="Arial" w:cs="Arial"/>
                <w:b w:val="0"/>
                <w:sz w:val="18"/>
                <w:szCs w:val="18"/>
              </w:rPr>
            </w:pPr>
            <w:r w:rsidRPr="00016FEB">
              <w:rPr>
                <w:rFonts w:ascii="Arial" w:hAnsi="Arial" w:cs="Arial"/>
                <w:b w:val="0"/>
                <w:sz w:val="18"/>
                <w:szCs w:val="18"/>
                <w:lang w:eastAsia="zh-CN"/>
              </w:rPr>
              <w:t>1020</w:t>
            </w:r>
          </w:p>
        </w:tc>
        <w:tc>
          <w:tcPr>
            <w:tcW w:w="1080" w:type="dxa"/>
          </w:tcPr>
          <w:p w14:paraId="3667F6D1" w14:textId="2DA1717F" w:rsidR="004B2F23" w:rsidRPr="00016FEB"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1</w:t>
            </w:r>
          </w:p>
        </w:tc>
        <w:tc>
          <w:tcPr>
            <w:tcW w:w="1260" w:type="dxa"/>
          </w:tcPr>
          <w:p w14:paraId="4D7492FB" w14:textId="33A9C2E2"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CoFe-SiO</w:t>
            </w:r>
            <w:r w:rsidRPr="00016FEB">
              <w:rPr>
                <w:rFonts w:ascii="Arial" w:hAnsi="Arial" w:cs="Arial"/>
                <w:sz w:val="18"/>
                <w:szCs w:val="18"/>
                <w:vertAlign w:val="subscript"/>
                <w:lang w:eastAsia="zh-CN"/>
              </w:rPr>
              <w:t>2</w:t>
            </w:r>
          </w:p>
        </w:tc>
        <w:tc>
          <w:tcPr>
            <w:tcW w:w="1048" w:type="dxa"/>
          </w:tcPr>
          <w:p w14:paraId="0C3785F9" w14:textId="018FFEB3" w:rsidR="004B2F23" w:rsidRPr="00016FEB" w:rsidRDefault="004B2F23"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491B4C51" w14:textId="6DCCEC98"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9.6</w:t>
            </w:r>
          </w:p>
        </w:tc>
        <w:tc>
          <w:tcPr>
            <w:tcW w:w="590" w:type="dxa"/>
          </w:tcPr>
          <w:p w14:paraId="374B955F" w14:textId="18B8AA09"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13.3</w:t>
            </w:r>
          </w:p>
        </w:tc>
        <w:tc>
          <w:tcPr>
            <w:tcW w:w="721" w:type="dxa"/>
            <w:gridSpan w:val="2"/>
          </w:tcPr>
          <w:p w14:paraId="69AE1E19" w14:textId="62797B27"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26.4</w:t>
            </w:r>
          </w:p>
        </w:tc>
        <w:tc>
          <w:tcPr>
            <w:tcW w:w="630" w:type="dxa"/>
          </w:tcPr>
          <w:p w14:paraId="57C594F3" w14:textId="4DCE7285"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2.1</w:t>
            </w:r>
          </w:p>
        </w:tc>
        <w:tc>
          <w:tcPr>
            <w:tcW w:w="990" w:type="dxa"/>
          </w:tcPr>
          <w:p w14:paraId="51F00F62" w14:textId="676EBDB9" w:rsidR="004B2F23" w:rsidRPr="00016FEB" w:rsidRDefault="003D60A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41.8</w:t>
            </w:r>
          </w:p>
        </w:tc>
        <w:tc>
          <w:tcPr>
            <w:tcW w:w="450" w:type="dxa"/>
          </w:tcPr>
          <w:p w14:paraId="018B0C08" w14:textId="5087472A" w:rsidR="004B2F23" w:rsidRPr="00016FEB" w:rsidRDefault="009C7A58" w:rsidP="004B2F2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40</w:t>
            </w:r>
          </w:p>
        </w:tc>
      </w:tr>
      <w:tr w:rsidR="004B2F23" w:rsidRPr="00AA7C95" w14:paraId="26FD9515"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5C070A60" w14:textId="25099E3E" w:rsidR="004B2F23" w:rsidRPr="00016FEB" w:rsidRDefault="004B2F23" w:rsidP="004B2F23">
            <w:pPr>
              <w:spacing w:after="120" w:line="320" w:lineRule="exact"/>
              <w:jc w:val="center"/>
              <w:rPr>
                <w:rFonts w:ascii="Arial" w:hAnsi="Arial" w:cs="Arial"/>
                <w:b w:val="0"/>
                <w:sz w:val="18"/>
                <w:szCs w:val="18"/>
              </w:rPr>
            </w:pPr>
            <w:r w:rsidRPr="00016FEB">
              <w:rPr>
                <w:rFonts w:ascii="Arial" w:hAnsi="Arial" w:cs="Arial"/>
                <w:b w:val="0"/>
                <w:sz w:val="18"/>
                <w:szCs w:val="18"/>
                <w:lang w:eastAsia="zh-CN"/>
              </w:rPr>
              <w:t>1020</w:t>
            </w:r>
          </w:p>
        </w:tc>
        <w:tc>
          <w:tcPr>
            <w:tcW w:w="1080" w:type="dxa"/>
          </w:tcPr>
          <w:p w14:paraId="1525E7B5" w14:textId="7D087707" w:rsidR="004B2F23" w:rsidRPr="00016FEB" w:rsidRDefault="004B2F23"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1</w:t>
            </w:r>
          </w:p>
        </w:tc>
        <w:tc>
          <w:tcPr>
            <w:tcW w:w="1260" w:type="dxa"/>
          </w:tcPr>
          <w:p w14:paraId="6A36D4A2" w14:textId="08CB495A"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NiFe-SiO</w:t>
            </w:r>
            <w:r w:rsidRPr="00016FEB">
              <w:rPr>
                <w:rFonts w:ascii="Arial" w:hAnsi="Arial" w:cs="Arial"/>
                <w:sz w:val="18"/>
                <w:szCs w:val="18"/>
                <w:vertAlign w:val="subscript"/>
                <w:lang w:eastAsia="zh-CN"/>
              </w:rPr>
              <w:t>2</w:t>
            </w:r>
          </w:p>
        </w:tc>
        <w:tc>
          <w:tcPr>
            <w:tcW w:w="1048" w:type="dxa"/>
          </w:tcPr>
          <w:p w14:paraId="54882870" w14:textId="391C211A" w:rsidR="004B2F23" w:rsidRPr="00016FEB" w:rsidRDefault="004B2F23"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06842583" w14:textId="7D6FC3C3"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9.5</w:t>
            </w:r>
          </w:p>
        </w:tc>
        <w:tc>
          <w:tcPr>
            <w:tcW w:w="590" w:type="dxa"/>
          </w:tcPr>
          <w:p w14:paraId="169FB762" w14:textId="629ECE40"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13.6</w:t>
            </w:r>
          </w:p>
        </w:tc>
        <w:tc>
          <w:tcPr>
            <w:tcW w:w="721" w:type="dxa"/>
            <w:gridSpan w:val="2"/>
          </w:tcPr>
          <w:p w14:paraId="084AE533" w14:textId="25EF4E8A"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27.0</w:t>
            </w:r>
          </w:p>
        </w:tc>
        <w:tc>
          <w:tcPr>
            <w:tcW w:w="630" w:type="dxa"/>
          </w:tcPr>
          <w:p w14:paraId="3C478AA7" w14:textId="17F6DB56"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2.2</w:t>
            </w:r>
          </w:p>
        </w:tc>
        <w:tc>
          <w:tcPr>
            <w:tcW w:w="990" w:type="dxa"/>
          </w:tcPr>
          <w:p w14:paraId="1F9EFA31" w14:textId="1541313B" w:rsidR="004B2F23" w:rsidRPr="00016FEB" w:rsidRDefault="003D60A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42.8</w:t>
            </w:r>
          </w:p>
        </w:tc>
        <w:tc>
          <w:tcPr>
            <w:tcW w:w="450" w:type="dxa"/>
          </w:tcPr>
          <w:p w14:paraId="30F0F541" w14:textId="2FAB48AD" w:rsidR="004B2F23" w:rsidRPr="00016FEB" w:rsidRDefault="009C7A58" w:rsidP="004B2F2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40</w:t>
            </w:r>
          </w:p>
        </w:tc>
      </w:tr>
      <w:tr w:rsidR="003D60A8" w:rsidRPr="00AA7C95" w14:paraId="374D59A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94D11A1" w14:textId="18687B4C" w:rsidR="003D60A8" w:rsidRPr="00016FEB" w:rsidRDefault="003D60A8" w:rsidP="003D60A8">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1020</w:t>
            </w:r>
          </w:p>
        </w:tc>
        <w:tc>
          <w:tcPr>
            <w:tcW w:w="1080" w:type="dxa"/>
          </w:tcPr>
          <w:p w14:paraId="4CAA46DF" w14:textId="790CB5B0"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w:t>
            </w:r>
          </w:p>
        </w:tc>
        <w:tc>
          <w:tcPr>
            <w:tcW w:w="1260" w:type="dxa"/>
          </w:tcPr>
          <w:p w14:paraId="3B6DBCBE" w14:textId="2917C24F"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PdFe-SiO</w:t>
            </w:r>
            <w:r w:rsidRPr="00016FEB">
              <w:rPr>
                <w:rFonts w:ascii="Arial" w:hAnsi="Arial" w:cs="Arial"/>
                <w:sz w:val="18"/>
                <w:szCs w:val="18"/>
                <w:vertAlign w:val="subscript"/>
                <w:lang w:eastAsia="zh-CN"/>
              </w:rPr>
              <w:t>2</w:t>
            </w:r>
          </w:p>
        </w:tc>
        <w:tc>
          <w:tcPr>
            <w:tcW w:w="1048" w:type="dxa"/>
          </w:tcPr>
          <w:p w14:paraId="7BEE95CB" w14:textId="46C73811"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0AF5859C" w14:textId="3890634D"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8.0</w:t>
            </w:r>
          </w:p>
        </w:tc>
        <w:tc>
          <w:tcPr>
            <w:tcW w:w="590" w:type="dxa"/>
          </w:tcPr>
          <w:p w14:paraId="081364B4" w14:textId="110F88FC"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14.4</w:t>
            </w:r>
          </w:p>
        </w:tc>
        <w:tc>
          <w:tcPr>
            <w:tcW w:w="721" w:type="dxa"/>
            <w:gridSpan w:val="2"/>
          </w:tcPr>
          <w:p w14:paraId="6B0AF540" w14:textId="24E64950"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29.3</w:t>
            </w:r>
          </w:p>
        </w:tc>
        <w:tc>
          <w:tcPr>
            <w:tcW w:w="630" w:type="dxa"/>
          </w:tcPr>
          <w:p w14:paraId="1E6F8A5E" w14:textId="63FAF5DA"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w:t>
            </w:r>
          </w:p>
        </w:tc>
        <w:tc>
          <w:tcPr>
            <w:tcW w:w="990" w:type="dxa"/>
          </w:tcPr>
          <w:p w14:paraId="381C0434" w14:textId="416B3D4E" w:rsidR="003D60A8" w:rsidRPr="00016FEB" w:rsidRDefault="003D60A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46.2</w:t>
            </w:r>
          </w:p>
        </w:tc>
        <w:tc>
          <w:tcPr>
            <w:tcW w:w="450" w:type="dxa"/>
          </w:tcPr>
          <w:p w14:paraId="25DA0061" w14:textId="2E0E76DE" w:rsidR="003D60A8" w:rsidRPr="00016FEB" w:rsidRDefault="009C7A5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40</w:t>
            </w:r>
          </w:p>
        </w:tc>
      </w:tr>
      <w:tr w:rsidR="003D60A8" w:rsidRPr="00AA7C95" w14:paraId="3399BAED"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D74983C" w14:textId="008395C0" w:rsidR="003D60A8" w:rsidRPr="00016FEB" w:rsidRDefault="003D60A8" w:rsidP="003D60A8">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lastRenderedPageBreak/>
              <w:t>1020</w:t>
            </w:r>
          </w:p>
        </w:tc>
        <w:tc>
          <w:tcPr>
            <w:tcW w:w="1080" w:type="dxa"/>
          </w:tcPr>
          <w:p w14:paraId="6D00FD5A" w14:textId="5314A803"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w:t>
            </w:r>
          </w:p>
        </w:tc>
        <w:tc>
          <w:tcPr>
            <w:tcW w:w="1260" w:type="dxa"/>
          </w:tcPr>
          <w:p w14:paraId="5A045171" w14:textId="52772196"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PtFe-SiO</w:t>
            </w:r>
            <w:r w:rsidRPr="00016FEB">
              <w:rPr>
                <w:rFonts w:ascii="Arial" w:hAnsi="Arial" w:cs="Arial"/>
                <w:sz w:val="18"/>
                <w:szCs w:val="18"/>
                <w:vertAlign w:val="subscript"/>
                <w:lang w:eastAsia="zh-CN"/>
              </w:rPr>
              <w:t>2</w:t>
            </w:r>
          </w:p>
        </w:tc>
        <w:tc>
          <w:tcPr>
            <w:tcW w:w="1048" w:type="dxa"/>
          </w:tcPr>
          <w:p w14:paraId="72B53DAE" w14:textId="085E0F45"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2E0C300D" w14:textId="6A95725F"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10</w:t>
            </w:r>
            <w:r w:rsidR="0000156A" w:rsidRPr="00016FEB">
              <w:rPr>
                <w:rFonts w:ascii="Arial" w:hAnsi="Arial" w:cs="Arial" w:hint="eastAsia"/>
                <w:sz w:val="18"/>
                <w:szCs w:val="18"/>
                <w:lang w:eastAsia="zh-CN"/>
              </w:rPr>
              <w:t>.0</w:t>
            </w:r>
          </w:p>
        </w:tc>
        <w:tc>
          <w:tcPr>
            <w:tcW w:w="590" w:type="dxa"/>
          </w:tcPr>
          <w:p w14:paraId="249C35AC" w14:textId="0298647F"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13.5</w:t>
            </w:r>
          </w:p>
        </w:tc>
        <w:tc>
          <w:tcPr>
            <w:tcW w:w="721" w:type="dxa"/>
            <w:gridSpan w:val="2"/>
          </w:tcPr>
          <w:p w14:paraId="17C3BDE3" w14:textId="6739BE42"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25.2</w:t>
            </w:r>
          </w:p>
        </w:tc>
        <w:tc>
          <w:tcPr>
            <w:tcW w:w="630" w:type="dxa"/>
          </w:tcPr>
          <w:p w14:paraId="4B585BFF" w14:textId="6EADC081"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2.1</w:t>
            </w:r>
          </w:p>
        </w:tc>
        <w:tc>
          <w:tcPr>
            <w:tcW w:w="990" w:type="dxa"/>
          </w:tcPr>
          <w:p w14:paraId="17CE17C3" w14:textId="6A035D0B" w:rsidR="003D60A8" w:rsidRPr="00016FEB" w:rsidRDefault="003D60A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40.8</w:t>
            </w:r>
          </w:p>
        </w:tc>
        <w:tc>
          <w:tcPr>
            <w:tcW w:w="450" w:type="dxa"/>
          </w:tcPr>
          <w:p w14:paraId="58724A50" w14:textId="56C11F17" w:rsidR="003D60A8" w:rsidRPr="00016FEB" w:rsidRDefault="009C7A58" w:rsidP="003D60A8">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40</w:t>
            </w:r>
          </w:p>
        </w:tc>
      </w:tr>
      <w:tr w:rsidR="003D60A8" w:rsidRPr="00AA7C95" w14:paraId="524049EB"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2E9FC5BA" w14:textId="4F82517D" w:rsidR="003D60A8" w:rsidRPr="00016FEB" w:rsidRDefault="007F0F04" w:rsidP="003D60A8">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950</w:t>
            </w:r>
          </w:p>
        </w:tc>
        <w:tc>
          <w:tcPr>
            <w:tcW w:w="1080" w:type="dxa"/>
          </w:tcPr>
          <w:p w14:paraId="4271398D" w14:textId="259F8BCD" w:rsidR="003D60A8" w:rsidRPr="00016FEB" w:rsidRDefault="00E91D47"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0CB9ACEB" w14:textId="574B8BE3" w:rsidR="003D60A8" w:rsidRPr="00016FEB" w:rsidRDefault="007F0F04"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 reactor</w:t>
            </w:r>
          </w:p>
        </w:tc>
        <w:tc>
          <w:tcPr>
            <w:tcW w:w="1048" w:type="dxa"/>
          </w:tcPr>
          <w:p w14:paraId="4A2B6CEA" w14:textId="7DC54BA3" w:rsidR="003D60A8" w:rsidRPr="00016FEB" w:rsidRDefault="007F0F04"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/THN</w:t>
            </w:r>
          </w:p>
        </w:tc>
        <w:tc>
          <w:tcPr>
            <w:tcW w:w="791" w:type="dxa"/>
          </w:tcPr>
          <w:p w14:paraId="7EFE3A06" w14:textId="5DBF1DBC" w:rsidR="003D60A8" w:rsidRPr="00016FEB" w:rsidRDefault="00E91D47"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w:t>
            </w:r>
            <w:r w:rsidR="0000156A" w:rsidRPr="00016FEB">
              <w:rPr>
                <w:rFonts w:ascii="Arial" w:hAnsi="Arial" w:cs="Arial" w:hint="eastAsia"/>
                <w:sz w:val="18"/>
                <w:szCs w:val="18"/>
                <w:lang w:eastAsia="zh-CN"/>
              </w:rPr>
              <w:t>.0</w:t>
            </w:r>
          </w:p>
        </w:tc>
        <w:tc>
          <w:tcPr>
            <w:tcW w:w="590" w:type="dxa"/>
          </w:tcPr>
          <w:p w14:paraId="7A050365" w14:textId="3D19DD4E" w:rsidR="003D60A8" w:rsidRPr="00016FEB" w:rsidRDefault="001134E0"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7.4</w:t>
            </w:r>
          </w:p>
        </w:tc>
        <w:tc>
          <w:tcPr>
            <w:tcW w:w="721" w:type="dxa"/>
            <w:gridSpan w:val="2"/>
          </w:tcPr>
          <w:p w14:paraId="2D60266A" w14:textId="34DC0033" w:rsidR="003D60A8" w:rsidRPr="00016FEB" w:rsidRDefault="001134E0"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28.3</w:t>
            </w:r>
          </w:p>
        </w:tc>
        <w:tc>
          <w:tcPr>
            <w:tcW w:w="630" w:type="dxa"/>
          </w:tcPr>
          <w:p w14:paraId="5CAE7990" w14:textId="31CC73D3" w:rsidR="003D60A8" w:rsidRPr="00016FEB" w:rsidRDefault="001134E0"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2.1</w:t>
            </w:r>
          </w:p>
        </w:tc>
        <w:tc>
          <w:tcPr>
            <w:tcW w:w="990" w:type="dxa"/>
          </w:tcPr>
          <w:p w14:paraId="2C7A66F9" w14:textId="5AC6D1B0" w:rsidR="003D60A8" w:rsidRPr="00016FEB" w:rsidRDefault="00E91D47"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37.8</w:t>
            </w:r>
          </w:p>
        </w:tc>
        <w:tc>
          <w:tcPr>
            <w:tcW w:w="450" w:type="dxa"/>
          </w:tcPr>
          <w:p w14:paraId="6ECD3A3E" w14:textId="73403B45" w:rsidR="003D60A8" w:rsidRPr="00016FEB" w:rsidRDefault="009C7A58" w:rsidP="003D60A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41</w:t>
            </w:r>
          </w:p>
        </w:tc>
      </w:tr>
      <w:tr w:rsidR="00E91D47" w:rsidRPr="00AA7C95" w14:paraId="2BF4ED9A"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07609DB5" w14:textId="4ADC8CB5" w:rsidR="00E91D47" w:rsidRPr="00016FEB" w:rsidRDefault="00E91D47"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970</w:t>
            </w:r>
          </w:p>
        </w:tc>
        <w:tc>
          <w:tcPr>
            <w:tcW w:w="1080" w:type="dxa"/>
          </w:tcPr>
          <w:p w14:paraId="208EDA5C" w14:textId="74C2F9A2"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235BB857" w14:textId="752011C2"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 reactor</w:t>
            </w:r>
          </w:p>
        </w:tc>
        <w:tc>
          <w:tcPr>
            <w:tcW w:w="1048" w:type="dxa"/>
          </w:tcPr>
          <w:p w14:paraId="10BBAEEF" w14:textId="7ED5AD8F"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/THN</w:t>
            </w:r>
          </w:p>
        </w:tc>
        <w:tc>
          <w:tcPr>
            <w:tcW w:w="791" w:type="dxa"/>
          </w:tcPr>
          <w:p w14:paraId="0B32CBB0" w14:textId="3D3255C5"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11.4</w:t>
            </w:r>
          </w:p>
        </w:tc>
        <w:tc>
          <w:tcPr>
            <w:tcW w:w="590" w:type="dxa"/>
          </w:tcPr>
          <w:p w14:paraId="36BCCFA4" w14:textId="3AED09E2"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8.4</w:t>
            </w:r>
          </w:p>
        </w:tc>
        <w:tc>
          <w:tcPr>
            <w:tcW w:w="721" w:type="dxa"/>
            <w:gridSpan w:val="2"/>
          </w:tcPr>
          <w:p w14:paraId="0476A2F8" w14:textId="4D0802E8"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26.7</w:t>
            </w:r>
          </w:p>
        </w:tc>
        <w:tc>
          <w:tcPr>
            <w:tcW w:w="630" w:type="dxa"/>
          </w:tcPr>
          <w:p w14:paraId="5656B625" w14:textId="55A937C5"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1.9</w:t>
            </w:r>
          </w:p>
        </w:tc>
        <w:tc>
          <w:tcPr>
            <w:tcW w:w="990" w:type="dxa"/>
          </w:tcPr>
          <w:p w14:paraId="5796902B" w14:textId="298632CD"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37.0</w:t>
            </w:r>
          </w:p>
        </w:tc>
        <w:tc>
          <w:tcPr>
            <w:tcW w:w="450" w:type="dxa"/>
          </w:tcPr>
          <w:p w14:paraId="46259C96" w14:textId="586ABF3D" w:rsidR="00E91D47" w:rsidRPr="00016FEB" w:rsidRDefault="009C7A58"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41</w:t>
            </w:r>
          </w:p>
        </w:tc>
      </w:tr>
      <w:tr w:rsidR="00E91D47" w:rsidRPr="00AA7C95" w14:paraId="050B880B"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E4BEEE1" w14:textId="6C445405" w:rsidR="00E91D47" w:rsidRPr="00016FEB" w:rsidRDefault="00E91D47"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990</w:t>
            </w:r>
          </w:p>
        </w:tc>
        <w:tc>
          <w:tcPr>
            <w:tcW w:w="1080" w:type="dxa"/>
          </w:tcPr>
          <w:p w14:paraId="721827F2" w14:textId="76EFA499"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23C152A5" w14:textId="593F0931"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 reactor</w:t>
            </w:r>
          </w:p>
        </w:tc>
        <w:tc>
          <w:tcPr>
            <w:tcW w:w="1048" w:type="dxa"/>
          </w:tcPr>
          <w:p w14:paraId="4A8C54CA" w14:textId="4E3E2ECD"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/THN</w:t>
            </w:r>
          </w:p>
        </w:tc>
        <w:tc>
          <w:tcPr>
            <w:tcW w:w="791" w:type="dxa"/>
          </w:tcPr>
          <w:p w14:paraId="049DA2DA" w14:textId="361504DC"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13.9</w:t>
            </w:r>
          </w:p>
        </w:tc>
        <w:tc>
          <w:tcPr>
            <w:tcW w:w="590" w:type="dxa"/>
          </w:tcPr>
          <w:p w14:paraId="2E7D3407" w14:textId="5B614F5C"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9.0</w:t>
            </w:r>
          </w:p>
        </w:tc>
        <w:tc>
          <w:tcPr>
            <w:tcW w:w="721" w:type="dxa"/>
            <w:gridSpan w:val="2"/>
          </w:tcPr>
          <w:p w14:paraId="1441B82D" w14:textId="684FC15C"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24.4</w:t>
            </w:r>
          </w:p>
        </w:tc>
        <w:tc>
          <w:tcPr>
            <w:tcW w:w="630" w:type="dxa"/>
          </w:tcPr>
          <w:p w14:paraId="384362B3" w14:textId="5CE533C1"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1.6</w:t>
            </w:r>
          </w:p>
        </w:tc>
        <w:tc>
          <w:tcPr>
            <w:tcW w:w="990" w:type="dxa"/>
          </w:tcPr>
          <w:p w14:paraId="0C2E4A64" w14:textId="5672F9C7"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35.0</w:t>
            </w:r>
          </w:p>
        </w:tc>
        <w:tc>
          <w:tcPr>
            <w:tcW w:w="450" w:type="dxa"/>
          </w:tcPr>
          <w:p w14:paraId="66E89E3D" w14:textId="0E15865D" w:rsidR="00E91D47" w:rsidRPr="00016FEB" w:rsidRDefault="009C7A58"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41</w:t>
            </w:r>
          </w:p>
        </w:tc>
      </w:tr>
      <w:tr w:rsidR="00E91D47" w:rsidRPr="00AA7C95" w14:paraId="75918087"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66EC778" w14:textId="341736AF" w:rsidR="00E91D47" w:rsidRPr="00016FEB" w:rsidRDefault="00E91D47"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1010</w:t>
            </w:r>
          </w:p>
        </w:tc>
        <w:tc>
          <w:tcPr>
            <w:tcW w:w="1080" w:type="dxa"/>
          </w:tcPr>
          <w:p w14:paraId="02E70649" w14:textId="628A7F63"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73E8E121" w14:textId="625308C8"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 reactor</w:t>
            </w:r>
          </w:p>
        </w:tc>
        <w:tc>
          <w:tcPr>
            <w:tcW w:w="1048" w:type="dxa"/>
          </w:tcPr>
          <w:p w14:paraId="48119B30" w14:textId="04114D61"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/THN</w:t>
            </w:r>
          </w:p>
        </w:tc>
        <w:tc>
          <w:tcPr>
            <w:tcW w:w="791" w:type="dxa"/>
          </w:tcPr>
          <w:p w14:paraId="667B5614" w14:textId="6C156B77"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16.5</w:t>
            </w:r>
          </w:p>
        </w:tc>
        <w:tc>
          <w:tcPr>
            <w:tcW w:w="590" w:type="dxa"/>
          </w:tcPr>
          <w:p w14:paraId="24A22EB6" w14:textId="70F4C116"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9.8</w:t>
            </w:r>
          </w:p>
        </w:tc>
        <w:tc>
          <w:tcPr>
            <w:tcW w:w="721" w:type="dxa"/>
            <w:gridSpan w:val="2"/>
          </w:tcPr>
          <w:p w14:paraId="7CE6AFBD" w14:textId="47F1544F"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22.4</w:t>
            </w:r>
          </w:p>
        </w:tc>
        <w:tc>
          <w:tcPr>
            <w:tcW w:w="630" w:type="dxa"/>
          </w:tcPr>
          <w:p w14:paraId="38F0EBA2" w14:textId="2EFABDFB"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w:t>
            </w:r>
          </w:p>
        </w:tc>
        <w:tc>
          <w:tcPr>
            <w:tcW w:w="990" w:type="dxa"/>
          </w:tcPr>
          <w:p w14:paraId="0D8C7701" w14:textId="2553BB6D"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33.5</w:t>
            </w:r>
          </w:p>
        </w:tc>
        <w:tc>
          <w:tcPr>
            <w:tcW w:w="450" w:type="dxa"/>
          </w:tcPr>
          <w:p w14:paraId="60BE09F9" w14:textId="412E5E61" w:rsidR="00E91D47" w:rsidRPr="00016FEB" w:rsidRDefault="009C7A58"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41</w:t>
            </w:r>
          </w:p>
        </w:tc>
      </w:tr>
      <w:tr w:rsidR="00E91D47" w:rsidRPr="00AA7C95" w14:paraId="1794BF85"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69FCAA89" w14:textId="6EC4DEBF" w:rsidR="00E91D47" w:rsidRPr="00016FEB" w:rsidRDefault="00E91D47"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1030</w:t>
            </w:r>
          </w:p>
        </w:tc>
        <w:tc>
          <w:tcPr>
            <w:tcW w:w="1080" w:type="dxa"/>
          </w:tcPr>
          <w:p w14:paraId="1D272E67" w14:textId="7645D1E7"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032BD6BA" w14:textId="1B449D71"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 reactor</w:t>
            </w:r>
          </w:p>
        </w:tc>
        <w:tc>
          <w:tcPr>
            <w:tcW w:w="1048" w:type="dxa"/>
          </w:tcPr>
          <w:p w14:paraId="43D93E9D" w14:textId="6D8E3337"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/THN</w:t>
            </w:r>
          </w:p>
        </w:tc>
        <w:tc>
          <w:tcPr>
            <w:tcW w:w="791" w:type="dxa"/>
          </w:tcPr>
          <w:p w14:paraId="0043EADA" w14:textId="34F9D370" w:rsidR="00E91D47" w:rsidRPr="00016FEB" w:rsidRDefault="00E91D47"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19.4</w:t>
            </w:r>
          </w:p>
        </w:tc>
        <w:tc>
          <w:tcPr>
            <w:tcW w:w="590" w:type="dxa"/>
          </w:tcPr>
          <w:p w14:paraId="48956132" w14:textId="286D2174"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10.3</w:t>
            </w:r>
          </w:p>
        </w:tc>
        <w:tc>
          <w:tcPr>
            <w:tcW w:w="721" w:type="dxa"/>
            <w:gridSpan w:val="2"/>
          </w:tcPr>
          <w:p w14:paraId="25BE9741" w14:textId="7459D567"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20.0</w:t>
            </w:r>
          </w:p>
        </w:tc>
        <w:tc>
          <w:tcPr>
            <w:tcW w:w="630" w:type="dxa"/>
          </w:tcPr>
          <w:p w14:paraId="1BBD638B" w14:textId="48B20D5D"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1.1</w:t>
            </w:r>
          </w:p>
        </w:tc>
        <w:tc>
          <w:tcPr>
            <w:tcW w:w="990" w:type="dxa"/>
          </w:tcPr>
          <w:p w14:paraId="4BA0978C" w14:textId="45286F67" w:rsidR="00E91D47" w:rsidRPr="00016FEB" w:rsidRDefault="001134E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31.4</w:t>
            </w:r>
          </w:p>
        </w:tc>
        <w:tc>
          <w:tcPr>
            <w:tcW w:w="450" w:type="dxa"/>
          </w:tcPr>
          <w:p w14:paraId="6AE2BDB5" w14:textId="43946AE7" w:rsidR="00E91D47" w:rsidRPr="00016FEB" w:rsidRDefault="009C7A58"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41</w:t>
            </w:r>
          </w:p>
        </w:tc>
      </w:tr>
      <w:tr w:rsidR="00E91D47" w:rsidRPr="00AA7C95" w14:paraId="6700113F"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084010C" w14:textId="1743F92D" w:rsidR="00E91D47" w:rsidRPr="00016FEB" w:rsidRDefault="00E91D47"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1050</w:t>
            </w:r>
          </w:p>
        </w:tc>
        <w:tc>
          <w:tcPr>
            <w:tcW w:w="1080" w:type="dxa"/>
          </w:tcPr>
          <w:p w14:paraId="2328F7E3" w14:textId="6F927C0F"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75BA80B9" w14:textId="7473A74E"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 reactor</w:t>
            </w:r>
          </w:p>
        </w:tc>
        <w:tc>
          <w:tcPr>
            <w:tcW w:w="1048" w:type="dxa"/>
          </w:tcPr>
          <w:p w14:paraId="0EE9416E" w14:textId="10131C7B"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/THN</w:t>
            </w:r>
          </w:p>
        </w:tc>
        <w:tc>
          <w:tcPr>
            <w:tcW w:w="791" w:type="dxa"/>
          </w:tcPr>
          <w:p w14:paraId="257FD521" w14:textId="3DC16D39" w:rsidR="00E91D47" w:rsidRPr="00016FEB" w:rsidRDefault="00E91D47"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25.5</w:t>
            </w:r>
          </w:p>
        </w:tc>
        <w:tc>
          <w:tcPr>
            <w:tcW w:w="590" w:type="dxa"/>
          </w:tcPr>
          <w:p w14:paraId="3420275C" w14:textId="042F0B9A"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9.6</w:t>
            </w:r>
          </w:p>
        </w:tc>
        <w:tc>
          <w:tcPr>
            <w:tcW w:w="721" w:type="dxa"/>
            <w:gridSpan w:val="2"/>
          </w:tcPr>
          <w:p w14:paraId="5092BC21" w14:textId="79915C18"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16.2</w:t>
            </w:r>
          </w:p>
        </w:tc>
        <w:tc>
          <w:tcPr>
            <w:tcW w:w="630" w:type="dxa"/>
          </w:tcPr>
          <w:p w14:paraId="2848114F" w14:textId="411FBEB6"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0.8</w:t>
            </w:r>
          </w:p>
        </w:tc>
        <w:tc>
          <w:tcPr>
            <w:tcW w:w="990" w:type="dxa"/>
          </w:tcPr>
          <w:p w14:paraId="6FCCDCF0" w14:textId="3ECDADFB" w:rsidR="00E91D47" w:rsidRPr="00016FEB" w:rsidRDefault="001134E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26.6</w:t>
            </w:r>
          </w:p>
        </w:tc>
        <w:tc>
          <w:tcPr>
            <w:tcW w:w="450" w:type="dxa"/>
          </w:tcPr>
          <w:p w14:paraId="2144C9D7" w14:textId="74868CA2" w:rsidR="00E91D47" w:rsidRPr="00016FEB" w:rsidRDefault="009C7A58"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41</w:t>
            </w:r>
          </w:p>
        </w:tc>
      </w:tr>
      <w:tr w:rsidR="00E91D47" w:rsidRPr="00AA7C95" w14:paraId="313FD64A"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08A29D6B" w14:textId="17076C00" w:rsidR="00E91D47" w:rsidRPr="00016FEB" w:rsidRDefault="006F37B0"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975</w:t>
            </w:r>
          </w:p>
        </w:tc>
        <w:tc>
          <w:tcPr>
            <w:tcW w:w="1080" w:type="dxa"/>
          </w:tcPr>
          <w:p w14:paraId="617DCB31" w14:textId="560C6EC1" w:rsidR="00E91D47" w:rsidRPr="00016FEB"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31E8EEEB" w14:textId="44A60A0E" w:rsidR="00E91D47" w:rsidRPr="00016FEB"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048" w:type="dxa"/>
          </w:tcPr>
          <w:p w14:paraId="50227839" w14:textId="11373299" w:rsidR="00E91D47" w:rsidRPr="00016FEB"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556B0E27" w14:textId="63415379" w:rsidR="00E91D47" w:rsidRPr="00016FEB"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1.2</w:t>
            </w:r>
          </w:p>
        </w:tc>
        <w:tc>
          <w:tcPr>
            <w:tcW w:w="590" w:type="dxa"/>
          </w:tcPr>
          <w:p w14:paraId="070ADA25" w14:textId="08B7ADF1" w:rsidR="00E91D47" w:rsidRPr="00016FEB"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w:t>
            </w:r>
          </w:p>
        </w:tc>
        <w:tc>
          <w:tcPr>
            <w:tcW w:w="721" w:type="dxa"/>
            <w:gridSpan w:val="2"/>
          </w:tcPr>
          <w:p w14:paraId="465F671A" w14:textId="7F3754A8" w:rsidR="00E91D47" w:rsidRPr="00016FEB" w:rsidRDefault="006F37B0"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w:t>
            </w:r>
          </w:p>
        </w:tc>
        <w:tc>
          <w:tcPr>
            <w:tcW w:w="630" w:type="dxa"/>
          </w:tcPr>
          <w:p w14:paraId="550329FC" w14:textId="5A804805" w:rsidR="00E91D47" w:rsidRPr="00016FEB" w:rsidRDefault="00C40F19"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3.8</w:t>
            </w:r>
          </w:p>
        </w:tc>
        <w:tc>
          <w:tcPr>
            <w:tcW w:w="990" w:type="dxa"/>
          </w:tcPr>
          <w:p w14:paraId="756E84B5" w14:textId="74940004" w:rsidR="00E91D47" w:rsidRPr="00016FEB" w:rsidRDefault="00C40F19"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3.8</w:t>
            </w:r>
          </w:p>
        </w:tc>
        <w:tc>
          <w:tcPr>
            <w:tcW w:w="450" w:type="dxa"/>
          </w:tcPr>
          <w:p w14:paraId="2BE5FDA1" w14:textId="7364407A" w:rsidR="00E91D47" w:rsidRPr="00016FEB" w:rsidRDefault="009C7A58" w:rsidP="00E91D47">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42</w:t>
            </w:r>
          </w:p>
        </w:tc>
      </w:tr>
      <w:tr w:rsidR="00E91D47" w:rsidRPr="00AA7C95" w14:paraId="798CF977"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BA4E419" w14:textId="207F09C2" w:rsidR="00E91D47" w:rsidRPr="00016FEB" w:rsidRDefault="006F37B0" w:rsidP="00E91D47">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975</w:t>
            </w:r>
          </w:p>
        </w:tc>
        <w:tc>
          <w:tcPr>
            <w:tcW w:w="1080" w:type="dxa"/>
          </w:tcPr>
          <w:p w14:paraId="6FCF704A" w14:textId="3601C671" w:rsidR="00E91D47" w:rsidRPr="00016FEB" w:rsidRDefault="006F37B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0413C597" w14:textId="28EB4855" w:rsidR="00E91D47" w:rsidRPr="00016FEB" w:rsidRDefault="006F37B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CeO</w:t>
            </w:r>
            <w:r w:rsidRPr="00016FEB">
              <w:rPr>
                <w:rFonts w:ascii="Arial" w:hAnsi="Arial" w:cs="Arial"/>
                <w:sz w:val="18"/>
                <w:szCs w:val="18"/>
                <w:vertAlign w:val="subscript"/>
                <w:lang w:eastAsia="zh-CN"/>
              </w:rPr>
              <w:t>2</w:t>
            </w:r>
          </w:p>
        </w:tc>
        <w:tc>
          <w:tcPr>
            <w:tcW w:w="1048" w:type="dxa"/>
          </w:tcPr>
          <w:p w14:paraId="058FEB54" w14:textId="1429DFA7" w:rsidR="00E91D47" w:rsidRPr="00016FEB" w:rsidRDefault="006F37B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7D43B534" w14:textId="65F6FBCE" w:rsidR="00E91D47" w:rsidRPr="00016FEB" w:rsidRDefault="006F37B0"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6.9</w:t>
            </w:r>
          </w:p>
        </w:tc>
        <w:tc>
          <w:tcPr>
            <w:tcW w:w="590" w:type="dxa"/>
          </w:tcPr>
          <w:p w14:paraId="298B74DE" w14:textId="78FFC096" w:rsidR="00E91D47" w:rsidRPr="00016FEB" w:rsidRDefault="00C40F19"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w:t>
            </w:r>
          </w:p>
        </w:tc>
        <w:tc>
          <w:tcPr>
            <w:tcW w:w="721" w:type="dxa"/>
            <w:gridSpan w:val="2"/>
          </w:tcPr>
          <w:p w14:paraId="660F2E8E" w14:textId="0FD9631C" w:rsidR="00E91D47" w:rsidRPr="00016FEB" w:rsidRDefault="00C40F19"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6.7</w:t>
            </w:r>
          </w:p>
        </w:tc>
        <w:tc>
          <w:tcPr>
            <w:tcW w:w="630" w:type="dxa"/>
          </w:tcPr>
          <w:p w14:paraId="6F79E97B" w14:textId="6682E6B0" w:rsidR="00E91D47" w:rsidRPr="00016FEB" w:rsidRDefault="00C40F19"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2.3</w:t>
            </w:r>
          </w:p>
        </w:tc>
        <w:tc>
          <w:tcPr>
            <w:tcW w:w="990" w:type="dxa"/>
          </w:tcPr>
          <w:p w14:paraId="32FF031A" w14:textId="06AE40DF" w:rsidR="00E91D47" w:rsidRPr="00016FEB" w:rsidRDefault="00C40F19"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11.4</w:t>
            </w:r>
          </w:p>
        </w:tc>
        <w:tc>
          <w:tcPr>
            <w:tcW w:w="450" w:type="dxa"/>
          </w:tcPr>
          <w:p w14:paraId="7C26DA2D" w14:textId="7893CC5E" w:rsidR="00E91D47" w:rsidRPr="00016FEB" w:rsidRDefault="009C7A58" w:rsidP="00E91D47">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42</w:t>
            </w:r>
          </w:p>
        </w:tc>
      </w:tr>
      <w:tr w:rsidR="006F37B0" w:rsidRPr="00AA7C95" w14:paraId="7184015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5F6D4DEF" w14:textId="3C721045" w:rsidR="006F37B0" w:rsidRPr="00016FEB" w:rsidRDefault="006F37B0" w:rsidP="006F37B0">
            <w:pPr>
              <w:spacing w:after="120" w:line="320" w:lineRule="exact"/>
              <w:jc w:val="center"/>
              <w:rPr>
                <w:rFonts w:ascii="Arial" w:hAnsi="Arial" w:cs="Arial"/>
                <w:b w:val="0"/>
                <w:sz w:val="18"/>
                <w:szCs w:val="18"/>
              </w:rPr>
            </w:pPr>
            <w:r w:rsidRPr="00016FEB">
              <w:rPr>
                <w:rFonts w:ascii="Arial" w:hAnsi="Arial" w:cs="Arial"/>
                <w:b w:val="0"/>
                <w:sz w:val="18"/>
                <w:szCs w:val="18"/>
                <w:lang w:eastAsia="zh-CN"/>
              </w:rPr>
              <w:t>975</w:t>
            </w:r>
          </w:p>
        </w:tc>
        <w:tc>
          <w:tcPr>
            <w:tcW w:w="1080" w:type="dxa"/>
          </w:tcPr>
          <w:p w14:paraId="7F53BE69" w14:textId="7EE701A7" w:rsidR="006F37B0" w:rsidRPr="00016FEB" w:rsidRDefault="006F37B0"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4ABCB443" w14:textId="3D7EC4E6" w:rsidR="006F37B0" w:rsidRPr="00016FEB" w:rsidRDefault="006F37B0"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proofErr w:type="spellStart"/>
            <w:r w:rsidRPr="00016FEB">
              <w:rPr>
                <w:rFonts w:ascii="Arial" w:hAnsi="Arial" w:cs="Arial"/>
                <w:sz w:val="18"/>
                <w:szCs w:val="18"/>
                <w:lang w:eastAsia="zh-CN"/>
              </w:rPr>
              <w:t>Pt</w:t>
            </w:r>
            <w:r w:rsidRPr="00016FEB">
              <w:rPr>
                <w:rFonts w:ascii="Arial" w:hAnsi="Arial" w:cs="Arial"/>
                <w:sz w:val="18"/>
                <w:szCs w:val="18"/>
                <w:vertAlign w:val="subscript"/>
                <w:lang w:eastAsia="zh-CN"/>
              </w:rPr>
              <w:t>n</w:t>
            </w:r>
            <w:proofErr w:type="spellEnd"/>
            <w:r w:rsidRPr="00016FEB">
              <w:rPr>
                <w:rFonts w:ascii="Arial" w:hAnsi="Arial" w:cs="Arial"/>
                <w:sz w:val="18"/>
                <w:szCs w:val="18"/>
                <w:lang w:eastAsia="zh-CN"/>
              </w:rPr>
              <w:t>/CeO</w:t>
            </w:r>
            <w:r w:rsidRPr="00016FEB">
              <w:rPr>
                <w:rFonts w:ascii="Arial" w:hAnsi="Arial" w:cs="Arial"/>
                <w:sz w:val="18"/>
                <w:szCs w:val="18"/>
                <w:vertAlign w:val="subscript"/>
                <w:lang w:eastAsia="zh-CN"/>
              </w:rPr>
              <w:t>2</w:t>
            </w:r>
          </w:p>
        </w:tc>
        <w:tc>
          <w:tcPr>
            <w:tcW w:w="1048" w:type="dxa"/>
          </w:tcPr>
          <w:p w14:paraId="445C3A64" w14:textId="32FA05DF" w:rsidR="006F37B0" w:rsidRPr="00016FEB" w:rsidRDefault="006F37B0"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2138F62E" w14:textId="3BBBDA04" w:rsidR="006F37B0" w:rsidRPr="00016FEB" w:rsidRDefault="006F37B0"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9.7</w:t>
            </w:r>
          </w:p>
        </w:tc>
        <w:tc>
          <w:tcPr>
            <w:tcW w:w="590" w:type="dxa"/>
          </w:tcPr>
          <w:p w14:paraId="2149131C" w14:textId="5A947DC5" w:rsidR="006F37B0" w:rsidRPr="00016FEB" w:rsidRDefault="00C40F19"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6.2</w:t>
            </w:r>
          </w:p>
        </w:tc>
        <w:tc>
          <w:tcPr>
            <w:tcW w:w="721" w:type="dxa"/>
            <w:gridSpan w:val="2"/>
          </w:tcPr>
          <w:p w14:paraId="0B6EEF31" w14:textId="2CF8223A" w:rsidR="006F37B0" w:rsidRPr="00016FEB" w:rsidRDefault="00C40F19"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8.1</w:t>
            </w:r>
          </w:p>
        </w:tc>
        <w:tc>
          <w:tcPr>
            <w:tcW w:w="630" w:type="dxa"/>
          </w:tcPr>
          <w:p w14:paraId="39DAF25C" w14:textId="56CC1039" w:rsidR="006F37B0" w:rsidRPr="00016FEB" w:rsidRDefault="00C40F19"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w:t>
            </w:r>
          </w:p>
        </w:tc>
        <w:tc>
          <w:tcPr>
            <w:tcW w:w="990" w:type="dxa"/>
          </w:tcPr>
          <w:p w14:paraId="1F9078CF" w14:textId="7AFBF888" w:rsidR="006F37B0" w:rsidRPr="00016FEB" w:rsidRDefault="00C40F19"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16.7</w:t>
            </w:r>
          </w:p>
        </w:tc>
        <w:tc>
          <w:tcPr>
            <w:tcW w:w="450" w:type="dxa"/>
          </w:tcPr>
          <w:p w14:paraId="04775852" w14:textId="749D1C08" w:rsidR="006F37B0" w:rsidRPr="00016FEB" w:rsidRDefault="009C7A58" w:rsidP="006F37B0">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42</w:t>
            </w:r>
          </w:p>
        </w:tc>
      </w:tr>
      <w:tr w:rsidR="006F37B0" w:rsidRPr="00AA7C95" w14:paraId="14D2FC51"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7033CE8D" w14:textId="6953A77A" w:rsidR="006F37B0" w:rsidRPr="00016FEB" w:rsidRDefault="006F37B0" w:rsidP="006F37B0">
            <w:pPr>
              <w:spacing w:after="120" w:line="320" w:lineRule="exact"/>
              <w:jc w:val="center"/>
              <w:rPr>
                <w:rFonts w:ascii="Arial" w:hAnsi="Arial" w:cs="Arial"/>
                <w:b w:val="0"/>
                <w:sz w:val="18"/>
                <w:szCs w:val="18"/>
              </w:rPr>
            </w:pPr>
            <w:r w:rsidRPr="00016FEB">
              <w:rPr>
                <w:rFonts w:ascii="Arial" w:hAnsi="Arial" w:cs="Arial"/>
                <w:b w:val="0"/>
                <w:sz w:val="18"/>
                <w:szCs w:val="18"/>
                <w:lang w:eastAsia="zh-CN"/>
              </w:rPr>
              <w:t>975</w:t>
            </w:r>
          </w:p>
        </w:tc>
        <w:tc>
          <w:tcPr>
            <w:tcW w:w="1080" w:type="dxa"/>
          </w:tcPr>
          <w:p w14:paraId="0E87EBBD" w14:textId="494CD746" w:rsidR="006F37B0" w:rsidRPr="00016FEB" w:rsidRDefault="006F37B0"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6</w:t>
            </w:r>
          </w:p>
        </w:tc>
        <w:tc>
          <w:tcPr>
            <w:tcW w:w="1260" w:type="dxa"/>
          </w:tcPr>
          <w:p w14:paraId="0F6B7686" w14:textId="30A7969C" w:rsidR="006F37B0" w:rsidRPr="00016FEB" w:rsidRDefault="006F37B0"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Pt</w:t>
            </w:r>
            <w:r w:rsidRPr="00016FEB">
              <w:rPr>
                <w:rFonts w:ascii="Arial" w:hAnsi="Arial" w:cs="Arial"/>
                <w:sz w:val="18"/>
                <w:szCs w:val="18"/>
                <w:vertAlign w:val="subscript"/>
                <w:lang w:eastAsia="zh-CN"/>
              </w:rPr>
              <w:t>1</w:t>
            </w:r>
            <w:r w:rsidRPr="00016FEB">
              <w:rPr>
                <w:rFonts w:ascii="Arial" w:hAnsi="Arial" w:cs="Arial"/>
                <w:sz w:val="18"/>
                <w:szCs w:val="18"/>
                <w:lang w:eastAsia="zh-CN"/>
              </w:rPr>
              <w:t>/CeO</w:t>
            </w:r>
            <w:r w:rsidRPr="00016FEB">
              <w:rPr>
                <w:rFonts w:ascii="Arial" w:hAnsi="Arial" w:cs="Arial"/>
                <w:sz w:val="18"/>
                <w:szCs w:val="18"/>
                <w:vertAlign w:val="subscript"/>
                <w:lang w:eastAsia="zh-CN"/>
              </w:rPr>
              <w:t>2</w:t>
            </w:r>
          </w:p>
        </w:tc>
        <w:tc>
          <w:tcPr>
            <w:tcW w:w="1048" w:type="dxa"/>
          </w:tcPr>
          <w:p w14:paraId="28AEA363" w14:textId="1C51BE4F" w:rsidR="006F37B0" w:rsidRPr="00016FEB" w:rsidRDefault="006F37B0"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4EBEC2FD" w14:textId="01713CD8" w:rsidR="006F37B0" w:rsidRPr="00016FEB" w:rsidRDefault="006F37B0"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14.4</w:t>
            </w:r>
          </w:p>
        </w:tc>
        <w:tc>
          <w:tcPr>
            <w:tcW w:w="590" w:type="dxa"/>
          </w:tcPr>
          <w:p w14:paraId="074B3C54" w14:textId="3D0CD5A4" w:rsidR="006F37B0" w:rsidRPr="00016FEB" w:rsidRDefault="00C40F19"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34.9</w:t>
            </w:r>
          </w:p>
        </w:tc>
        <w:tc>
          <w:tcPr>
            <w:tcW w:w="721" w:type="dxa"/>
            <w:gridSpan w:val="2"/>
          </w:tcPr>
          <w:p w14:paraId="6C5622E0" w14:textId="2C3C60D8" w:rsidR="006F37B0" w:rsidRPr="00016FEB" w:rsidRDefault="00C40F19"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33.2</w:t>
            </w:r>
          </w:p>
        </w:tc>
        <w:tc>
          <w:tcPr>
            <w:tcW w:w="630" w:type="dxa"/>
          </w:tcPr>
          <w:p w14:paraId="3F84ECB4" w14:textId="3E9CD23F" w:rsidR="006F37B0" w:rsidRPr="00016FEB" w:rsidRDefault="00C40F19"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6.6</w:t>
            </w:r>
          </w:p>
        </w:tc>
        <w:tc>
          <w:tcPr>
            <w:tcW w:w="990" w:type="dxa"/>
          </w:tcPr>
          <w:p w14:paraId="69797CA5" w14:textId="06D019C9" w:rsidR="006F37B0" w:rsidRPr="00016FEB" w:rsidRDefault="00C40F19"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74.7</w:t>
            </w:r>
          </w:p>
        </w:tc>
        <w:tc>
          <w:tcPr>
            <w:tcW w:w="450" w:type="dxa"/>
          </w:tcPr>
          <w:p w14:paraId="74AFBC2D" w14:textId="72A9798D" w:rsidR="006F37B0" w:rsidRPr="00016FEB" w:rsidRDefault="009C7A58" w:rsidP="006F37B0">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42</w:t>
            </w:r>
          </w:p>
        </w:tc>
      </w:tr>
      <w:tr w:rsidR="00460988" w:rsidRPr="00AA7C95" w14:paraId="0252821B"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7D266D8A" w14:textId="5800A97D" w:rsidR="00460988" w:rsidRPr="00016FEB" w:rsidRDefault="00B041B3" w:rsidP="00460988">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950</w:t>
            </w:r>
          </w:p>
        </w:tc>
        <w:tc>
          <w:tcPr>
            <w:tcW w:w="1080" w:type="dxa"/>
          </w:tcPr>
          <w:p w14:paraId="4645373A" w14:textId="0E1A8FAF" w:rsidR="00460988" w:rsidRPr="00016FEB" w:rsidRDefault="00460988"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3.2</w:t>
            </w:r>
          </w:p>
        </w:tc>
        <w:tc>
          <w:tcPr>
            <w:tcW w:w="1260" w:type="dxa"/>
          </w:tcPr>
          <w:p w14:paraId="68647BB8" w14:textId="0FEB4A30" w:rsidR="00460988" w:rsidRPr="00016FEB" w:rsidRDefault="00460988"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w:t>
            </w:r>
            <w:r w:rsidR="005D71FF" w:rsidRPr="00016FEB">
              <w:rPr>
                <w:rFonts w:ascii="Arial" w:hAnsi="Arial" w:cs="Arial"/>
                <w:sz w:val="18"/>
                <w:szCs w:val="18"/>
                <w:lang w:eastAsia="zh-CN"/>
              </w:rPr>
              <w:t>SiO</w:t>
            </w:r>
            <w:r w:rsidR="005D71FF" w:rsidRPr="00016FEB">
              <w:rPr>
                <w:rFonts w:ascii="Arial" w:hAnsi="Arial" w:cs="Arial"/>
                <w:sz w:val="18"/>
                <w:szCs w:val="18"/>
                <w:vertAlign w:val="subscript"/>
                <w:lang w:eastAsia="zh-CN"/>
              </w:rPr>
              <w:t>2</w:t>
            </w:r>
            <w:r w:rsidR="005D71FF" w:rsidRPr="00016FEB">
              <w:rPr>
                <w:rFonts w:ascii="Arial" w:hAnsi="Arial" w:cs="Arial"/>
                <w:sz w:val="18"/>
                <w:szCs w:val="18"/>
                <w:vertAlign w:val="superscript"/>
                <w:lang w:eastAsia="zh-CN"/>
              </w:rPr>
              <w:t>a</w:t>
            </w:r>
          </w:p>
        </w:tc>
        <w:tc>
          <w:tcPr>
            <w:tcW w:w="1048" w:type="dxa"/>
          </w:tcPr>
          <w:p w14:paraId="71EB1EE7" w14:textId="2AC994D7" w:rsidR="00460988" w:rsidRPr="00016FEB" w:rsidRDefault="00460988"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640D74AF" w14:textId="53F2A151" w:rsidR="00460988" w:rsidRPr="00016FEB" w:rsidRDefault="00B041B3"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4.5</w:t>
            </w:r>
          </w:p>
        </w:tc>
        <w:tc>
          <w:tcPr>
            <w:tcW w:w="590" w:type="dxa"/>
          </w:tcPr>
          <w:p w14:paraId="734245A6" w14:textId="3FB4EBCC" w:rsidR="00460988" w:rsidRPr="00016FEB" w:rsidRDefault="00B041B3"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14.0</w:t>
            </w:r>
          </w:p>
        </w:tc>
        <w:tc>
          <w:tcPr>
            <w:tcW w:w="721" w:type="dxa"/>
            <w:gridSpan w:val="2"/>
          </w:tcPr>
          <w:p w14:paraId="5076D69B" w14:textId="4D7637E3" w:rsidR="00460988" w:rsidRPr="00016FEB" w:rsidRDefault="00B041B3"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59.2</w:t>
            </w:r>
          </w:p>
        </w:tc>
        <w:tc>
          <w:tcPr>
            <w:tcW w:w="630" w:type="dxa"/>
          </w:tcPr>
          <w:p w14:paraId="7A13E853" w14:textId="057FD302" w:rsidR="00460988" w:rsidRPr="00016FEB" w:rsidRDefault="00BD1EFB"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11.6</w:t>
            </w:r>
          </w:p>
        </w:tc>
        <w:tc>
          <w:tcPr>
            <w:tcW w:w="990" w:type="dxa"/>
          </w:tcPr>
          <w:p w14:paraId="68C4A732" w14:textId="4D087645" w:rsidR="00460988" w:rsidRPr="00016FEB" w:rsidRDefault="00B041B3"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84.8</w:t>
            </w:r>
          </w:p>
        </w:tc>
        <w:tc>
          <w:tcPr>
            <w:tcW w:w="450" w:type="dxa"/>
          </w:tcPr>
          <w:p w14:paraId="5B4F0A7F" w14:textId="3E63289F" w:rsidR="00460988" w:rsidRPr="00016FEB" w:rsidRDefault="009C7A58" w:rsidP="00460988">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43</w:t>
            </w:r>
          </w:p>
        </w:tc>
      </w:tr>
      <w:tr w:rsidR="00B041B3" w:rsidRPr="00AA7C95" w14:paraId="456E7DEB"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325602BA" w14:textId="22C3EB18" w:rsidR="00B041B3" w:rsidRPr="00016FEB" w:rsidRDefault="00B041B3" w:rsidP="00B041B3">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1000</w:t>
            </w:r>
          </w:p>
        </w:tc>
        <w:tc>
          <w:tcPr>
            <w:tcW w:w="1080" w:type="dxa"/>
          </w:tcPr>
          <w:p w14:paraId="28B366E7" w14:textId="3DDD6932"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3.2</w:t>
            </w:r>
          </w:p>
        </w:tc>
        <w:tc>
          <w:tcPr>
            <w:tcW w:w="1260" w:type="dxa"/>
          </w:tcPr>
          <w:p w14:paraId="057F616C" w14:textId="72196F4A"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r w:rsidRPr="00016FEB">
              <w:rPr>
                <w:rFonts w:ascii="Arial" w:hAnsi="Arial" w:cs="Arial"/>
                <w:sz w:val="18"/>
                <w:szCs w:val="18"/>
                <w:vertAlign w:val="superscript"/>
                <w:lang w:eastAsia="zh-CN"/>
              </w:rPr>
              <w:t>a</w:t>
            </w:r>
          </w:p>
        </w:tc>
        <w:tc>
          <w:tcPr>
            <w:tcW w:w="1048" w:type="dxa"/>
          </w:tcPr>
          <w:p w14:paraId="02C913E0" w14:textId="54CF58B3"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770C2F38" w14:textId="4E27B6C5"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13.1</w:t>
            </w:r>
          </w:p>
        </w:tc>
        <w:tc>
          <w:tcPr>
            <w:tcW w:w="590" w:type="dxa"/>
          </w:tcPr>
          <w:p w14:paraId="297C760D" w14:textId="7BAE5C34"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15.7</w:t>
            </w:r>
          </w:p>
        </w:tc>
        <w:tc>
          <w:tcPr>
            <w:tcW w:w="721" w:type="dxa"/>
            <w:gridSpan w:val="2"/>
          </w:tcPr>
          <w:p w14:paraId="26C9A11F" w14:textId="2529E583"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43.7</w:t>
            </w:r>
          </w:p>
        </w:tc>
        <w:tc>
          <w:tcPr>
            <w:tcW w:w="630" w:type="dxa"/>
          </w:tcPr>
          <w:p w14:paraId="2036F848" w14:textId="408A5A7E" w:rsidR="00B041B3" w:rsidRPr="00016FEB" w:rsidRDefault="00BD1EFB"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4.2</w:t>
            </w:r>
          </w:p>
        </w:tc>
        <w:tc>
          <w:tcPr>
            <w:tcW w:w="990" w:type="dxa"/>
          </w:tcPr>
          <w:p w14:paraId="77DFA9B6" w14:textId="34C72350"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63.6</w:t>
            </w:r>
          </w:p>
        </w:tc>
        <w:tc>
          <w:tcPr>
            <w:tcW w:w="450" w:type="dxa"/>
          </w:tcPr>
          <w:p w14:paraId="5A7E96DD" w14:textId="6DC53694" w:rsidR="00B041B3" w:rsidRPr="00016FEB" w:rsidRDefault="009C7A58"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43</w:t>
            </w:r>
          </w:p>
        </w:tc>
      </w:tr>
      <w:tr w:rsidR="00B041B3" w:rsidRPr="00AA7C95" w14:paraId="70174EF8"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3AE16DD9" w14:textId="199E6FBF" w:rsidR="00B041B3" w:rsidRPr="00016FEB" w:rsidRDefault="00B041B3" w:rsidP="00B041B3">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1050</w:t>
            </w:r>
          </w:p>
        </w:tc>
        <w:tc>
          <w:tcPr>
            <w:tcW w:w="1080" w:type="dxa"/>
          </w:tcPr>
          <w:p w14:paraId="753FF0A0" w14:textId="5D4C6377" w:rsidR="00B041B3" w:rsidRPr="00016FEB"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3.2</w:t>
            </w:r>
          </w:p>
        </w:tc>
        <w:tc>
          <w:tcPr>
            <w:tcW w:w="1260" w:type="dxa"/>
          </w:tcPr>
          <w:p w14:paraId="30FF1F50" w14:textId="5690B534" w:rsidR="00B041B3" w:rsidRPr="00016FEB"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r w:rsidRPr="00016FEB">
              <w:rPr>
                <w:rFonts w:ascii="Arial" w:hAnsi="Arial" w:cs="Arial"/>
                <w:sz w:val="18"/>
                <w:szCs w:val="18"/>
                <w:vertAlign w:val="superscript"/>
                <w:lang w:eastAsia="zh-CN"/>
              </w:rPr>
              <w:t>a</w:t>
            </w:r>
          </w:p>
        </w:tc>
        <w:tc>
          <w:tcPr>
            <w:tcW w:w="1048" w:type="dxa"/>
          </w:tcPr>
          <w:p w14:paraId="46611D33" w14:textId="08847817" w:rsidR="00B041B3" w:rsidRPr="00016FEB"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16A9FEE7" w14:textId="530F737F" w:rsidR="00B041B3" w:rsidRPr="00016FEB"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20.5</w:t>
            </w:r>
          </w:p>
        </w:tc>
        <w:tc>
          <w:tcPr>
            <w:tcW w:w="590" w:type="dxa"/>
          </w:tcPr>
          <w:p w14:paraId="12A4A170" w14:textId="1D295228" w:rsidR="00B041B3" w:rsidRPr="00016FEB"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13.9</w:t>
            </w:r>
          </w:p>
        </w:tc>
        <w:tc>
          <w:tcPr>
            <w:tcW w:w="721" w:type="dxa"/>
            <w:gridSpan w:val="2"/>
          </w:tcPr>
          <w:p w14:paraId="50D1FE08" w14:textId="70BEE9CC" w:rsidR="00B041B3" w:rsidRPr="00016FEB" w:rsidRDefault="00B041B3"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39.7</w:t>
            </w:r>
          </w:p>
        </w:tc>
        <w:tc>
          <w:tcPr>
            <w:tcW w:w="630" w:type="dxa"/>
          </w:tcPr>
          <w:p w14:paraId="230B6987" w14:textId="1F81A215" w:rsidR="00B041B3" w:rsidRPr="00016FEB" w:rsidRDefault="00BD1EFB"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3.6</w:t>
            </w:r>
          </w:p>
        </w:tc>
        <w:tc>
          <w:tcPr>
            <w:tcW w:w="990" w:type="dxa"/>
          </w:tcPr>
          <w:p w14:paraId="07DC13BF" w14:textId="40E27AE6" w:rsidR="00B041B3" w:rsidRPr="00016FEB" w:rsidRDefault="00BD1EFB"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57.2</w:t>
            </w:r>
          </w:p>
        </w:tc>
        <w:tc>
          <w:tcPr>
            <w:tcW w:w="450" w:type="dxa"/>
          </w:tcPr>
          <w:p w14:paraId="20EE469A" w14:textId="27321BA4" w:rsidR="00B041B3" w:rsidRPr="00016FEB" w:rsidRDefault="009C7A58" w:rsidP="00B041B3">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43</w:t>
            </w:r>
          </w:p>
        </w:tc>
      </w:tr>
      <w:tr w:rsidR="00B041B3" w:rsidRPr="00AA7C95" w14:paraId="6AD29783"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93D75CE" w14:textId="7093A83A" w:rsidR="00B041B3" w:rsidRPr="00016FEB" w:rsidRDefault="00B041B3" w:rsidP="00B041B3">
            <w:pPr>
              <w:spacing w:after="120" w:line="320" w:lineRule="exact"/>
              <w:jc w:val="center"/>
              <w:rPr>
                <w:rFonts w:ascii="Arial" w:hAnsi="Arial" w:cs="Arial"/>
                <w:b w:val="0"/>
                <w:sz w:val="18"/>
                <w:szCs w:val="18"/>
              </w:rPr>
            </w:pPr>
            <w:r w:rsidRPr="00016FEB">
              <w:rPr>
                <w:rFonts w:ascii="Arial" w:hAnsi="Arial" w:cs="Arial"/>
                <w:b w:val="0"/>
                <w:sz w:val="18"/>
                <w:szCs w:val="18"/>
                <w:lang w:eastAsia="zh-CN"/>
              </w:rPr>
              <w:t>1070</w:t>
            </w:r>
          </w:p>
        </w:tc>
        <w:tc>
          <w:tcPr>
            <w:tcW w:w="1080" w:type="dxa"/>
          </w:tcPr>
          <w:p w14:paraId="55DD4776" w14:textId="6D32D661"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3.2</w:t>
            </w:r>
          </w:p>
        </w:tc>
        <w:tc>
          <w:tcPr>
            <w:tcW w:w="1260" w:type="dxa"/>
          </w:tcPr>
          <w:p w14:paraId="250B5BBA" w14:textId="52572832"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r w:rsidRPr="00016FEB">
              <w:rPr>
                <w:rFonts w:ascii="Arial" w:hAnsi="Arial" w:cs="Arial"/>
                <w:sz w:val="18"/>
                <w:szCs w:val="18"/>
                <w:vertAlign w:val="superscript"/>
                <w:lang w:eastAsia="zh-CN"/>
              </w:rPr>
              <w:t>a</w:t>
            </w:r>
          </w:p>
        </w:tc>
        <w:tc>
          <w:tcPr>
            <w:tcW w:w="1048" w:type="dxa"/>
          </w:tcPr>
          <w:p w14:paraId="3FCAAA97" w14:textId="74ADE1CC"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5CFF2949" w14:textId="3430429B"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25.6</w:t>
            </w:r>
          </w:p>
        </w:tc>
        <w:tc>
          <w:tcPr>
            <w:tcW w:w="590" w:type="dxa"/>
          </w:tcPr>
          <w:p w14:paraId="43DFCBD5" w14:textId="692ABEEB"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13.5</w:t>
            </w:r>
          </w:p>
        </w:tc>
        <w:tc>
          <w:tcPr>
            <w:tcW w:w="721" w:type="dxa"/>
            <w:gridSpan w:val="2"/>
          </w:tcPr>
          <w:p w14:paraId="7B9B7CF2" w14:textId="64B2A0FF" w:rsidR="00B041B3" w:rsidRPr="00016FEB" w:rsidRDefault="00B041B3"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36.6</w:t>
            </w:r>
          </w:p>
        </w:tc>
        <w:tc>
          <w:tcPr>
            <w:tcW w:w="630" w:type="dxa"/>
          </w:tcPr>
          <w:p w14:paraId="17155690" w14:textId="737B52B8" w:rsidR="00B041B3" w:rsidRPr="00016FEB" w:rsidRDefault="00BD1EFB"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3.4</w:t>
            </w:r>
          </w:p>
        </w:tc>
        <w:tc>
          <w:tcPr>
            <w:tcW w:w="990" w:type="dxa"/>
          </w:tcPr>
          <w:p w14:paraId="28A69586" w14:textId="6CECE3ED" w:rsidR="00B041B3" w:rsidRPr="00016FEB" w:rsidRDefault="00BD1EFB"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53.5</w:t>
            </w:r>
          </w:p>
        </w:tc>
        <w:tc>
          <w:tcPr>
            <w:tcW w:w="450" w:type="dxa"/>
          </w:tcPr>
          <w:p w14:paraId="19C30CE6" w14:textId="04CB4BF6" w:rsidR="00B041B3" w:rsidRPr="00016FEB" w:rsidRDefault="009C7A58" w:rsidP="00B041B3">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43</w:t>
            </w:r>
          </w:p>
        </w:tc>
      </w:tr>
      <w:tr w:rsidR="00BD1EFB" w:rsidRPr="00AA7C95" w14:paraId="448627F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2C0B7321" w14:textId="551BF590" w:rsidR="00BD1EFB" w:rsidRPr="00016FEB" w:rsidRDefault="00BD1EFB" w:rsidP="00BD1EFB">
            <w:pPr>
              <w:spacing w:after="120" w:line="320" w:lineRule="exact"/>
              <w:jc w:val="center"/>
              <w:rPr>
                <w:rFonts w:ascii="Arial" w:hAnsi="Arial" w:cs="Arial"/>
                <w:b w:val="0"/>
                <w:sz w:val="18"/>
                <w:szCs w:val="18"/>
              </w:rPr>
            </w:pPr>
            <w:r w:rsidRPr="00016FEB">
              <w:rPr>
                <w:rFonts w:ascii="Arial" w:hAnsi="Arial" w:cs="Arial"/>
                <w:b w:val="0"/>
                <w:sz w:val="18"/>
                <w:szCs w:val="18"/>
                <w:lang w:eastAsia="zh-CN"/>
              </w:rPr>
              <w:t>1050</w:t>
            </w:r>
          </w:p>
        </w:tc>
        <w:tc>
          <w:tcPr>
            <w:tcW w:w="1080" w:type="dxa"/>
          </w:tcPr>
          <w:p w14:paraId="4E4C7A40" w14:textId="2CA8846F"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3.2</w:t>
            </w:r>
          </w:p>
        </w:tc>
        <w:tc>
          <w:tcPr>
            <w:tcW w:w="1260" w:type="dxa"/>
          </w:tcPr>
          <w:p w14:paraId="66FACB1B" w14:textId="6C59A493"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p>
        </w:tc>
        <w:tc>
          <w:tcPr>
            <w:tcW w:w="1048" w:type="dxa"/>
          </w:tcPr>
          <w:p w14:paraId="3E4EAD31" w14:textId="4B78B553"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6B56F73B" w14:textId="2956FF78"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14</w:t>
            </w:r>
            <w:r w:rsidR="00913338" w:rsidRPr="00016FEB">
              <w:rPr>
                <w:rFonts w:ascii="Arial" w:hAnsi="Arial" w:cs="Arial" w:hint="eastAsia"/>
                <w:sz w:val="18"/>
                <w:szCs w:val="18"/>
                <w:lang w:eastAsia="zh-CN"/>
              </w:rPr>
              <w:t>.0</w:t>
            </w:r>
          </w:p>
        </w:tc>
        <w:tc>
          <w:tcPr>
            <w:tcW w:w="590" w:type="dxa"/>
          </w:tcPr>
          <w:p w14:paraId="025788C0" w14:textId="2ABDB432"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17.6</w:t>
            </w:r>
          </w:p>
        </w:tc>
        <w:tc>
          <w:tcPr>
            <w:tcW w:w="721" w:type="dxa"/>
            <w:gridSpan w:val="2"/>
          </w:tcPr>
          <w:p w14:paraId="7325DA08" w14:textId="7DDFE773"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49.4</w:t>
            </w:r>
          </w:p>
        </w:tc>
        <w:tc>
          <w:tcPr>
            <w:tcW w:w="630" w:type="dxa"/>
          </w:tcPr>
          <w:p w14:paraId="0E2A4C2A" w14:textId="7A7931C3"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4.9</w:t>
            </w:r>
          </w:p>
        </w:tc>
        <w:tc>
          <w:tcPr>
            <w:tcW w:w="990" w:type="dxa"/>
          </w:tcPr>
          <w:p w14:paraId="07B896FE" w14:textId="3367ACD1" w:rsidR="00BD1EFB" w:rsidRPr="00016FEB" w:rsidRDefault="00BD1EF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71.9</w:t>
            </w:r>
          </w:p>
        </w:tc>
        <w:tc>
          <w:tcPr>
            <w:tcW w:w="450" w:type="dxa"/>
          </w:tcPr>
          <w:p w14:paraId="4F85366F" w14:textId="30BE604D" w:rsidR="00BD1EFB" w:rsidRPr="00016FEB" w:rsidRDefault="009C7A58"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43</w:t>
            </w:r>
          </w:p>
        </w:tc>
      </w:tr>
      <w:tr w:rsidR="00BD1EFB" w:rsidRPr="00AA7C95" w14:paraId="76436485"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44B67E0D" w14:textId="3024940D" w:rsidR="00BD1EFB" w:rsidRPr="00016FEB" w:rsidRDefault="00BD1EFB" w:rsidP="00BD1EFB">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1050</w:t>
            </w:r>
          </w:p>
        </w:tc>
        <w:tc>
          <w:tcPr>
            <w:tcW w:w="1080" w:type="dxa"/>
          </w:tcPr>
          <w:p w14:paraId="280E951C" w14:textId="06509151"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3.2</w:t>
            </w:r>
          </w:p>
        </w:tc>
        <w:tc>
          <w:tcPr>
            <w:tcW w:w="1260" w:type="dxa"/>
          </w:tcPr>
          <w:p w14:paraId="527B2B96" w14:textId="5BE374B1"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p>
        </w:tc>
        <w:tc>
          <w:tcPr>
            <w:tcW w:w="1048" w:type="dxa"/>
          </w:tcPr>
          <w:p w14:paraId="5A440038" w14:textId="4E8CADF3"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r w:rsidRPr="00016FEB">
              <w:rPr>
                <w:rFonts w:ascii="Arial" w:hAnsi="Arial" w:cs="Arial"/>
                <w:sz w:val="18"/>
                <w:szCs w:val="18"/>
                <w:lang w:eastAsia="zh-CN"/>
              </w:rPr>
              <w:t>/H</w:t>
            </w:r>
            <w:r w:rsidRPr="00016FEB">
              <w:rPr>
                <w:rFonts w:ascii="Arial" w:hAnsi="Arial" w:cs="Arial"/>
                <w:sz w:val="18"/>
                <w:szCs w:val="18"/>
                <w:vertAlign w:val="subscript"/>
                <w:lang w:eastAsia="zh-CN"/>
              </w:rPr>
              <w:t>2</w:t>
            </w:r>
          </w:p>
        </w:tc>
        <w:tc>
          <w:tcPr>
            <w:tcW w:w="791" w:type="dxa"/>
          </w:tcPr>
          <w:p w14:paraId="7DC93F4E" w14:textId="373AA946"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3.8</w:t>
            </w:r>
          </w:p>
        </w:tc>
        <w:tc>
          <w:tcPr>
            <w:tcW w:w="590" w:type="dxa"/>
          </w:tcPr>
          <w:p w14:paraId="2C8E80CF" w14:textId="4BF52DBB"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24.8</w:t>
            </w:r>
          </w:p>
        </w:tc>
        <w:tc>
          <w:tcPr>
            <w:tcW w:w="721" w:type="dxa"/>
            <w:gridSpan w:val="2"/>
          </w:tcPr>
          <w:p w14:paraId="71F04735" w14:textId="24439C8F"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62.1</w:t>
            </w:r>
          </w:p>
        </w:tc>
        <w:tc>
          <w:tcPr>
            <w:tcW w:w="630" w:type="dxa"/>
          </w:tcPr>
          <w:p w14:paraId="29E8BD6F" w14:textId="4532AEB0"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5.7</w:t>
            </w:r>
          </w:p>
        </w:tc>
        <w:tc>
          <w:tcPr>
            <w:tcW w:w="990" w:type="dxa"/>
          </w:tcPr>
          <w:p w14:paraId="60B8047E" w14:textId="10E02FA7" w:rsidR="00BD1EFB" w:rsidRPr="00016FEB" w:rsidRDefault="00BD1EF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92.6</w:t>
            </w:r>
          </w:p>
        </w:tc>
        <w:tc>
          <w:tcPr>
            <w:tcW w:w="450" w:type="dxa"/>
          </w:tcPr>
          <w:p w14:paraId="0E914652" w14:textId="67E253BE" w:rsidR="00BD1EFB" w:rsidRPr="00016FEB" w:rsidRDefault="009C7A58"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43</w:t>
            </w:r>
          </w:p>
        </w:tc>
      </w:tr>
      <w:tr w:rsidR="00BD1EFB" w:rsidRPr="00AA7C95" w14:paraId="57247384"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2742D04" w14:textId="61FD1EB4" w:rsidR="00BD1EFB" w:rsidRPr="00016FEB" w:rsidRDefault="00E0352B" w:rsidP="00BD1EFB">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800</w:t>
            </w:r>
          </w:p>
        </w:tc>
        <w:tc>
          <w:tcPr>
            <w:tcW w:w="1080" w:type="dxa"/>
          </w:tcPr>
          <w:p w14:paraId="0DEFBF1C" w14:textId="1A47B86B"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418341AE" w14:textId="2F4B757E"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proofErr w:type="spellStart"/>
            <w:r w:rsidRPr="00016FEB">
              <w:rPr>
                <w:rFonts w:ascii="Arial" w:hAnsi="Arial" w:cs="Arial"/>
                <w:sz w:val="18"/>
                <w:szCs w:val="18"/>
                <w:lang w:eastAsia="zh-CN"/>
              </w:rPr>
              <w:t>NiP</w:t>
            </w:r>
            <w:proofErr w:type="spellEnd"/>
            <w:r w:rsidRPr="00016FEB">
              <w:rPr>
                <w:rFonts w:ascii="Arial" w:hAnsi="Arial" w:cs="Arial"/>
                <w:sz w:val="18"/>
                <w:szCs w:val="18"/>
                <w:lang w:eastAsia="zh-CN"/>
              </w:rPr>
              <w:t>/SiO</w:t>
            </w:r>
            <w:r w:rsidRPr="00016FEB">
              <w:rPr>
                <w:rFonts w:ascii="Arial" w:hAnsi="Arial" w:cs="Arial"/>
                <w:sz w:val="18"/>
                <w:szCs w:val="18"/>
                <w:vertAlign w:val="subscript"/>
                <w:lang w:eastAsia="zh-CN"/>
              </w:rPr>
              <w:t>2</w:t>
            </w:r>
          </w:p>
        </w:tc>
        <w:tc>
          <w:tcPr>
            <w:tcW w:w="1048" w:type="dxa"/>
          </w:tcPr>
          <w:p w14:paraId="637B8601" w14:textId="76D66E09"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14D0AD62" w14:textId="22236789"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&lt;0.3</w:t>
            </w:r>
          </w:p>
        </w:tc>
        <w:tc>
          <w:tcPr>
            <w:tcW w:w="590" w:type="dxa"/>
          </w:tcPr>
          <w:p w14:paraId="249833FD" w14:textId="7FFCD0F8"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0</w:t>
            </w:r>
          </w:p>
        </w:tc>
        <w:tc>
          <w:tcPr>
            <w:tcW w:w="721" w:type="dxa"/>
            <w:gridSpan w:val="2"/>
          </w:tcPr>
          <w:p w14:paraId="7E0F2AE7" w14:textId="6E6B8DBF"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19.4</w:t>
            </w:r>
          </w:p>
        </w:tc>
        <w:tc>
          <w:tcPr>
            <w:tcW w:w="630" w:type="dxa"/>
          </w:tcPr>
          <w:p w14:paraId="26EDD063" w14:textId="3C115529" w:rsidR="00BD1EFB" w:rsidRPr="00016FEB" w:rsidRDefault="00E0352B"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38.2</w:t>
            </w:r>
          </w:p>
        </w:tc>
        <w:tc>
          <w:tcPr>
            <w:tcW w:w="990" w:type="dxa"/>
          </w:tcPr>
          <w:p w14:paraId="0C60322C" w14:textId="1BB95680" w:rsidR="00BD1EFB" w:rsidRPr="00016FEB" w:rsidRDefault="00A1620E"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57.6</w:t>
            </w:r>
          </w:p>
        </w:tc>
        <w:tc>
          <w:tcPr>
            <w:tcW w:w="450" w:type="dxa"/>
          </w:tcPr>
          <w:p w14:paraId="61716B0B" w14:textId="32AA3225" w:rsidR="00BD1EFB" w:rsidRPr="00016FEB" w:rsidRDefault="009C7A58" w:rsidP="00BD1EFB">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44</w:t>
            </w:r>
          </w:p>
        </w:tc>
      </w:tr>
      <w:tr w:rsidR="00BD1EFB" w:rsidRPr="00AA7C95" w14:paraId="5885B5D8" w14:textId="77777777" w:rsidTr="007F0F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0" w:type="dxa"/>
          </w:tcPr>
          <w:p w14:paraId="2C7065B9" w14:textId="215D79A9" w:rsidR="00BD1EFB" w:rsidRPr="00016FEB" w:rsidRDefault="00E0352B" w:rsidP="00BD1EFB">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900</w:t>
            </w:r>
          </w:p>
        </w:tc>
        <w:tc>
          <w:tcPr>
            <w:tcW w:w="1080" w:type="dxa"/>
          </w:tcPr>
          <w:p w14:paraId="6EFB2AB8" w14:textId="1A11070A" w:rsidR="00BD1EFB" w:rsidRPr="00016FEB" w:rsidRDefault="00E0352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6</w:t>
            </w:r>
          </w:p>
        </w:tc>
        <w:tc>
          <w:tcPr>
            <w:tcW w:w="1260" w:type="dxa"/>
          </w:tcPr>
          <w:p w14:paraId="34A2BDBF" w14:textId="4DED8621" w:rsidR="00BD1EFB" w:rsidRPr="00016FEB" w:rsidRDefault="00E0352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proofErr w:type="spellStart"/>
            <w:r w:rsidRPr="00016FEB">
              <w:rPr>
                <w:rFonts w:ascii="Arial" w:hAnsi="Arial" w:cs="Arial"/>
                <w:sz w:val="18"/>
                <w:szCs w:val="18"/>
                <w:lang w:eastAsia="zh-CN"/>
              </w:rPr>
              <w:t>NiP</w:t>
            </w:r>
            <w:proofErr w:type="spellEnd"/>
            <w:r w:rsidRPr="00016FEB">
              <w:rPr>
                <w:rFonts w:ascii="Arial" w:hAnsi="Arial" w:cs="Arial"/>
                <w:sz w:val="18"/>
                <w:szCs w:val="18"/>
                <w:lang w:eastAsia="zh-CN"/>
              </w:rPr>
              <w:t>/SiO</w:t>
            </w:r>
            <w:r w:rsidRPr="00016FEB">
              <w:rPr>
                <w:rFonts w:ascii="Arial" w:hAnsi="Arial" w:cs="Arial"/>
                <w:sz w:val="18"/>
                <w:szCs w:val="18"/>
                <w:vertAlign w:val="subscript"/>
                <w:lang w:eastAsia="zh-CN"/>
              </w:rPr>
              <w:t>2</w:t>
            </w:r>
          </w:p>
        </w:tc>
        <w:tc>
          <w:tcPr>
            <w:tcW w:w="1048" w:type="dxa"/>
          </w:tcPr>
          <w:p w14:paraId="62560740" w14:textId="1B483B8B" w:rsidR="00BD1EFB" w:rsidRPr="00016FEB" w:rsidRDefault="00E0352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19610B4D" w14:textId="01B01BF2" w:rsidR="00BD1EFB" w:rsidRPr="00016FEB" w:rsidRDefault="00E0352B"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2.9</w:t>
            </w:r>
          </w:p>
        </w:tc>
        <w:tc>
          <w:tcPr>
            <w:tcW w:w="590" w:type="dxa"/>
          </w:tcPr>
          <w:p w14:paraId="3AFB55C6" w14:textId="657780CF" w:rsidR="00BD1EFB" w:rsidRPr="00016FEB"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4.1</w:t>
            </w:r>
          </w:p>
        </w:tc>
        <w:tc>
          <w:tcPr>
            <w:tcW w:w="721" w:type="dxa"/>
            <w:gridSpan w:val="2"/>
          </w:tcPr>
          <w:p w14:paraId="57166DBC" w14:textId="334F2B8F" w:rsidR="00BD1EFB" w:rsidRPr="00016FEB"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34.8</w:t>
            </w:r>
          </w:p>
        </w:tc>
        <w:tc>
          <w:tcPr>
            <w:tcW w:w="630" w:type="dxa"/>
          </w:tcPr>
          <w:p w14:paraId="127CB937" w14:textId="537797F0" w:rsidR="00BD1EFB" w:rsidRPr="00016FEB"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5.3</w:t>
            </w:r>
          </w:p>
        </w:tc>
        <w:tc>
          <w:tcPr>
            <w:tcW w:w="990" w:type="dxa"/>
          </w:tcPr>
          <w:p w14:paraId="55DA2661" w14:textId="6E233AAA" w:rsidR="00BD1EFB" w:rsidRPr="00016FEB" w:rsidRDefault="00A1620E"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44.2</w:t>
            </w:r>
          </w:p>
        </w:tc>
        <w:tc>
          <w:tcPr>
            <w:tcW w:w="450" w:type="dxa"/>
          </w:tcPr>
          <w:p w14:paraId="2CFF484E" w14:textId="66D860A6" w:rsidR="00BD1EFB" w:rsidRPr="00016FEB" w:rsidRDefault="009C7A58" w:rsidP="00BD1EFB">
            <w:pPr>
              <w:spacing w:after="120" w:line="320" w:lineRule="exact"/>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44</w:t>
            </w:r>
          </w:p>
        </w:tc>
      </w:tr>
      <w:tr w:rsidR="008040AA" w:rsidRPr="00AA7C95" w14:paraId="3EA69853" w14:textId="77777777" w:rsidTr="007F0F04">
        <w:trPr>
          <w:jc w:val="center"/>
        </w:trPr>
        <w:tc>
          <w:tcPr>
            <w:cnfStyle w:val="001000000000" w:firstRow="0" w:lastRow="0" w:firstColumn="1" w:lastColumn="0" w:oddVBand="0" w:evenVBand="0" w:oddHBand="0" w:evenHBand="0" w:firstRowFirstColumn="0" w:firstRowLastColumn="0" w:lastRowFirstColumn="0" w:lastRowLastColumn="0"/>
            <w:tcW w:w="1260" w:type="dxa"/>
          </w:tcPr>
          <w:p w14:paraId="1C9E13AF" w14:textId="50676F37" w:rsidR="008040AA" w:rsidRPr="00016FEB" w:rsidRDefault="008040AA" w:rsidP="008040AA">
            <w:pPr>
              <w:spacing w:after="120" w:line="320" w:lineRule="exact"/>
              <w:jc w:val="center"/>
              <w:rPr>
                <w:rFonts w:ascii="Arial" w:hAnsi="Arial" w:cs="Arial"/>
                <w:b w:val="0"/>
                <w:sz w:val="18"/>
                <w:szCs w:val="18"/>
                <w:lang w:eastAsia="zh-CN"/>
              </w:rPr>
            </w:pPr>
            <w:r w:rsidRPr="00016FEB">
              <w:rPr>
                <w:rFonts w:ascii="Arial" w:hAnsi="Arial" w:cs="Arial"/>
                <w:b w:val="0"/>
                <w:sz w:val="18"/>
                <w:szCs w:val="18"/>
                <w:lang w:eastAsia="zh-CN"/>
              </w:rPr>
              <w:t>1000</w:t>
            </w:r>
          </w:p>
        </w:tc>
        <w:tc>
          <w:tcPr>
            <w:tcW w:w="1080" w:type="dxa"/>
          </w:tcPr>
          <w:p w14:paraId="7765EFD8" w14:textId="2B225F0F" w:rsidR="008040AA" w:rsidRPr="00016FEB" w:rsidRDefault="008040A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w:t>
            </w:r>
          </w:p>
        </w:tc>
        <w:tc>
          <w:tcPr>
            <w:tcW w:w="1260" w:type="dxa"/>
          </w:tcPr>
          <w:p w14:paraId="1CAF386B" w14:textId="33547551" w:rsidR="008040AA" w:rsidRPr="00016FEB" w:rsidRDefault="008040A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Fe/SiO</w:t>
            </w:r>
            <w:r w:rsidRPr="00016FEB">
              <w:rPr>
                <w:rFonts w:ascii="Arial" w:hAnsi="Arial" w:cs="Arial"/>
                <w:sz w:val="18"/>
                <w:szCs w:val="18"/>
                <w:vertAlign w:val="subscript"/>
                <w:lang w:eastAsia="zh-CN"/>
              </w:rPr>
              <w:t>2</w:t>
            </w:r>
          </w:p>
        </w:tc>
        <w:tc>
          <w:tcPr>
            <w:tcW w:w="1048" w:type="dxa"/>
          </w:tcPr>
          <w:p w14:paraId="09141998" w14:textId="73D37DE1" w:rsidR="008040AA" w:rsidRPr="00016FEB" w:rsidRDefault="008040A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szCs w:val="18"/>
                <w:lang w:eastAsia="zh-CN"/>
              </w:rPr>
              <w:t>CH</w:t>
            </w:r>
            <w:r w:rsidRPr="00016FEB">
              <w:rPr>
                <w:rFonts w:ascii="Arial" w:hAnsi="Arial" w:cs="Arial"/>
                <w:sz w:val="18"/>
                <w:szCs w:val="18"/>
                <w:vertAlign w:val="subscript"/>
                <w:lang w:eastAsia="zh-CN"/>
              </w:rPr>
              <w:t>4</w:t>
            </w:r>
          </w:p>
        </w:tc>
        <w:tc>
          <w:tcPr>
            <w:tcW w:w="791" w:type="dxa"/>
          </w:tcPr>
          <w:p w14:paraId="6326A2F3" w14:textId="223C54A2" w:rsidR="008040AA" w:rsidRPr="00016FEB" w:rsidRDefault="008040A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10.5</w:t>
            </w:r>
          </w:p>
        </w:tc>
        <w:tc>
          <w:tcPr>
            <w:tcW w:w="590" w:type="dxa"/>
          </w:tcPr>
          <w:p w14:paraId="5C463019" w14:textId="4D121A10" w:rsidR="008040AA" w:rsidRPr="00016FEB" w:rsidRDefault="009B7C6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7.2</w:t>
            </w:r>
          </w:p>
        </w:tc>
        <w:tc>
          <w:tcPr>
            <w:tcW w:w="721" w:type="dxa"/>
            <w:gridSpan w:val="2"/>
          </w:tcPr>
          <w:p w14:paraId="0BB01789" w14:textId="0092C2B0" w:rsidR="008040AA" w:rsidRPr="00016FEB" w:rsidRDefault="009B7C6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21.6</w:t>
            </w:r>
          </w:p>
        </w:tc>
        <w:tc>
          <w:tcPr>
            <w:tcW w:w="630" w:type="dxa"/>
          </w:tcPr>
          <w:p w14:paraId="7D839E2F" w14:textId="03C280DB" w:rsidR="008040AA" w:rsidRPr="00016FEB" w:rsidRDefault="009B7C6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1.9</w:t>
            </w:r>
          </w:p>
        </w:tc>
        <w:tc>
          <w:tcPr>
            <w:tcW w:w="990" w:type="dxa"/>
          </w:tcPr>
          <w:p w14:paraId="3D5872DA" w14:textId="62C7454F" w:rsidR="008040AA" w:rsidRPr="00016FEB" w:rsidRDefault="009B7C6A"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eastAsia="zh-CN"/>
              </w:rPr>
            </w:pPr>
            <w:r w:rsidRPr="00016FEB">
              <w:rPr>
                <w:rFonts w:ascii="Arial" w:hAnsi="Arial" w:cs="Arial"/>
                <w:sz w:val="18"/>
                <w:szCs w:val="18"/>
                <w:lang w:eastAsia="zh-CN"/>
              </w:rPr>
              <w:t>30.7</w:t>
            </w:r>
          </w:p>
        </w:tc>
        <w:tc>
          <w:tcPr>
            <w:tcW w:w="450" w:type="dxa"/>
          </w:tcPr>
          <w:p w14:paraId="053ADFC1" w14:textId="19880EA2" w:rsidR="008040AA" w:rsidRPr="00016FEB" w:rsidRDefault="009C7A58" w:rsidP="008040AA">
            <w:pPr>
              <w:spacing w:after="120" w:line="320" w:lineRule="exact"/>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016FEB">
              <w:rPr>
                <w:rFonts w:ascii="Arial" w:hAnsi="Arial" w:cs="Arial"/>
                <w:sz w:val="18"/>
                <w:vertAlign w:val="superscript"/>
              </w:rPr>
              <w:t>45</w:t>
            </w:r>
          </w:p>
        </w:tc>
      </w:tr>
    </w:tbl>
    <w:p w14:paraId="29D9241B" w14:textId="77777777" w:rsidR="001538EE" w:rsidRPr="00AA7C95" w:rsidRDefault="001538EE">
      <w:pPr>
        <w:rPr>
          <w:rFonts w:ascii="Arial" w:hAnsi="Arial" w:cs="Arial"/>
          <w:b/>
          <w:bCs/>
          <w:sz w:val="20"/>
          <w:szCs w:val="20"/>
          <w:u w:val="single"/>
        </w:rPr>
      </w:pPr>
      <w:r w:rsidRPr="00AA7C95">
        <w:rPr>
          <w:rFonts w:ascii="Arial" w:hAnsi="Arial" w:cs="Arial"/>
          <w:b/>
          <w:bCs/>
          <w:sz w:val="28"/>
          <w:szCs w:val="28"/>
          <w:u w:val="single"/>
        </w:rPr>
        <w:br w:type="page"/>
      </w:r>
    </w:p>
    <w:p w14:paraId="5C6A45DC" w14:textId="6F63199B" w:rsidR="003B3998" w:rsidRPr="00AA7C95" w:rsidRDefault="003B3998" w:rsidP="003B3998">
      <w:pPr>
        <w:spacing w:line="360" w:lineRule="auto"/>
        <w:rPr>
          <w:rFonts w:ascii="Arial" w:hAnsi="Arial" w:cs="Arial"/>
          <w:sz w:val="20"/>
          <w:szCs w:val="20"/>
        </w:rPr>
      </w:pPr>
      <w:r w:rsidRPr="00AA7C95">
        <w:rPr>
          <w:rFonts w:ascii="Arial" w:hAnsi="Arial" w:cs="Arial"/>
          <w:b/>
          <w:bCs/>
          <w:sz w:val="20"/>
          <w:szCs w:val="20"/>
        </w:rPr>
        <w:lastRenderedPageBreak/>
        <w:t>Supplementary Table </w:t>
      </w:r>
      <w:r w:rsidR="0015215C">
        <w:rPr>
          <w:rFonts w:ascii="Arial" w:hAnsi="Arial" w:cs="Arial"/>
          <w:b/>
          <w:bCs/>
          <w:sz w:val="20"/>
          <w:szCs w:val="20"/>
          <w:lang w:eastAsia="zh-CN"/>
        </w:rPr>
        <w:t>3</w:t>
      </w:r>
      <w:r w:rsidRPr="00AA7C95">
        <w:rPr>
          <w:rFonts w:ascii="Arial" w:hAnsi="Arial" w:cs="Arial"/>
          <w:b/>
          <w:bCs/>
          <w:sz w:val="20"/>
          <w:szCs w:val="20"/>
        </w:rPr>
        <w:t>.</w:t>
      </w:r>
      <w:r w:rsidRPr="00AA7C95">
        <w:rPr>
          <w:rFonts w:ascii="Arial" w:hAnsi="Arial" w:cs="Arial"/>
          <w:bCs/>
          <w:sz w:val="20"/>
          <w:szCs w:val="20"/>
        </w:rPr>
        <w:t> </w:t>
      </w:r>
      <w:r w:rsidRPr="00AA7C95">
        <w:rPr>
          <w:rFonts w:ascii="Arial" w:hAnsi="Arial" w:cs="Arial"/>
          <w:sz w:val="20"/>
          <w:szCs w:val="20"/>
        </w:rPr>
        <w:t xml:space="preserve">Inputs and outputs of the </w:t>
      </w:r>
      <w:r w:rsidR="0015215C">
        <w:rPr>
          <w:rFonts w:ascii="Arial" w:hAnsi="Arial" w:cs="Arial"/>
          <w:sz w:val="20"/>
          <w:szCs w:val="20"/>
        </w:rPr>
        <w:t>acetylene to VCM</w:t>
      </w:r>
      <w:r w:rsidRPr="00AA7C95">
        <w:rPr>
          <w:rFonts w:ascii="Arial" w:hAnsi="Arial" w:cs="Arial"/>
          <w:sz w:val="20"/>
          <w:szCs w:val="20"/>
        </w:rPr>
        <w:t xml:space="preserve"> (</w:t>
      </w:r>
      <w:r w:rsidR="0015215C">
        <w:rPr>
          <w:rFonts w:ascii="Arial" w:hAnsi="Arial" w:cs="Arial"/>
          <w:sz w:val="20"/>
          <w:szCs w:val="20"/>
        </w:rPr>
        <w:t>ATV</w:t>
      </w:r>
      <w:r w:rsidRPr="00AA7C95">
        <w:rPr>
          <w:rFonts w:ascii="Arial" w:hAnsi="Arial" w:cs="Arial"/>
          <w:sz w:val="20"/>
          <w:szCs w:val="20"/>
        </w:rPr>
        <w:t xml:space="preserve">) and </w:t>
      </w:r>
      <w:r w:rsidR="0015215C">
        <w:rPr>
          <w:rFonts w:ascii="Arial" w:hAnsi="Arial" w:cs="Arial"/>
          <w:sz w:val="20"/>
          <w:szCs w:val="20"/>
        </w:rPr>
        <w:t>ethylene</w:t>
      </w:r>
      <w:r w:rsidR="0015215C">
        <w:rPr>
          <w:rFonts w:ascii="Arial" w:hAnsi="Arial" w:cs="Arial"/>
          <w:sz w:val="20"/>
          <w:szCs w:val="20"/>
        </w:rPr>
        <w:noBreakHyphen/>
        <w:t>based balanced process (EBP)</w:t>
      </w:r>
      <w:r w:rsidRPr="00AA7C95">
        <w:rPr>
          <w:rFonts w:ascii="Arial" w:hAnsi="Arial" w:cs="Arial"/>
          <w:sz w:val="20"/>
          <w:szCs w:val="20"/>
        </w:rPr>
        <w:t xml:space="preserve"> routes per kg of </w:t>
      </w:r>
      <w:r w:rsidR="00462DBB">
        <w:rPr>
          <w:rFonts w:ascii="Arial" w:hAnsi="Arial" w:cs="Arial"/>
          <w:sz w:val="20"/>
          <w:szCs w:val="20"/>
        </w:rPr>
        <w:t>VCM</w:t>
      </w:r>
      <w:r w:rsidRPr="00AA7C95">
        <w:rPr>
          <w:rFonts w:ascii="Arial" w:hAnsi="Arial" w:cs="Arial"/>
          <w:sz w:val="20"/>
          <w:szCs w:val="20"/>
        </w:rPr>
        <w:t xml:space="preserve"> produced.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88"/>
        <w:gridCol w:w="972"/>
        <w:gridCol w:w="756"/>
        <w:gridCol w:w="234"/>
      </w:tblGrid>
      <w:tr w:rsidR="0087625F" w:rsidRPr="00AA7C95" w14:paraId="1365E583" w14:textId="77777777" w:rsidTr="0087625F">
        <w:trPr>
          <w:jc w:val="center"/>
        </w:trPr>
        <w:tc>
          <w:tcPr>
            <w:tcW w:w="3888" w:type="dxa"/>
            <w:tcBorders>
              <w:top w:val="single" w:sz="4" w:space="0" w:color="auto"/>
              <w:bottom w:val="single" w:sz="4" w:space="0" w:color="auto"/>
            </w:tcBorders>
            <w:vAlign w:val="center"/>
          </w:tcPr>
          <w:p w14:paraId="7406FE55" w14:textId="77777777" w:rsidR="0087625F" w:rsidRPr="00AA7C95" w:rsidRDefault="0087625F" w:rsidP="007A2B51">
            <w:pPr>
              <w:spacing w:line="360" w:lineRule="auto"/>
              <w:rPr>
                <w:rFonts w:ascii="Arial" w:hAnsi="Arial" w:cs="Arial"/>
                <w:b/>
                <w:sz w:val="18"/>
                <w:szCs w:val="18"/>
              </w:rPr>
            </w:pPr>
            <w:r w:rsidRPr="00AA7C95">
              <w:rPr>
                <w:rFonts w:ascii="Arial" w:hAnsi="Arial" w:cs="Arial"/>
                <w:b/>
                <w:sz w:val="18"/>
                <w:szCs w:val="18"/>
              </w:rPr>
              <w:t>Stream</w:t>
            </w:r>
          </w:p>
        </w:tc>
        <w:tc>
          <w:tcPr>
            <w:tcW w:w="972" w:type="dxa"/>
            <w:tcBorders>
              <w:top w:val="single" w:sz="4" w:space="0" w:color="auto"/>
              <w:bottom w:val="single" w:sz="4" w:space="0" w:color="auto"/>
            </w:tcBorders>
            <w:vAlign w:val="center"/>
          </w:tcPr>
          <w:p w14:paraId="4B57F4EB" w14:textId="4B1D78DE" w:rsidR="0087625F" w:rsidRPr="00AA7C95" w:rsidRDefault="00B01DE8" w:rsidP="007A2B51">
            <w:pPr>
              <w:spacing w:line="360" w:lineRule="auto"/>
              <w:jc w:val="center"/>
              <w:rPr>
                <w:rFonts w:ascii="Arial" w:hAnsi="Arial" w:cs="Arial"/>
                <w:b/>
                <w:sz w:val="18"/>
                <w:szCs w:val="18"/>
              </w:rPr>
            </w:pPr>
            <w:r>
              <w:rPr>
                <w:rFonts w:ascii="Arial" w:hAnsi="Arial" w:cs="Arial"/>
                <w:b/>
                <w:sz w:val="18"/>
                <w:szCs w:val="18"/>
              </w:rPr>
              <w:t>ATV</w:t>
            </w:r>
            <w:r w:rsidR="00325A96" w:rsidRPr="00325A96">
              <w:rPr>
                <w:rFonts w:ascii="Arial" w:hAnsi="Arial" w:cs="Arial"/>
                <w:sz w:val="18"/>
                <w:vertAlign w:val="superscript"/>
              </w:rPr>
              <w:t>46</w:t>
            </w:r>
          </w:p>
        </w:tc>
        <w:tc>
          <w:tcPr>
            <w:tcW w:w="990" w:type="dxa"/>
            <w:gridSpan w:val="2"/>
            <w:tcBorders>
              <w:top w:val="single" w:sz="4" w:space="0" w:color="auto"/>
              <w:bottom w:val="single" w:sz="4" w:space="0" w:color="auto"/>
            </w:tcBorders>
            <w:vAlign w:val="center"/>
          </w:tcPr>
          <w:p w14:paraId="085BC6E6" w14:textId="6DEE7BEC" w:rsidR="0087625F" w:rsidRPr="00AA7C95" w:rsidRDefault="00B01DE8" w:rsidP="007A2B51">
            <w:pPr>
              <w:spacing w:line="360" w:lineRule="auto"/>
              <w:jc w:val="center"/>
              <w:rPr>
                <w:rFonts w:ascii="Arial" w:hAnsi="Arial" w:cs="Arial"/>
                <w:b/>
                <w:sz w:val="18"/>
                <w:szCs w:val="18"/>
              </w:rPr>
            </w:pPr>
            <w:r>
              <w:rPr>
                <w:rFonts w:ascii="Arial" w:hAnsi="Arial" w:cs="Arial"/>
                <w:b/>
                <w:sz w:val="18"/>
                <w:szCs w:val="18"/>
              </w:rPr>
              <w:t>EBP</w:t>
            </w:r>
            <w:r w:rsidR="00325A96" w:rsidRPr="00325A96">
              <w:rPr>
                <w:rFonts w:ascii="Arial" w:hAnsi="Arial" w:cs="Arial"/>
                <w:sz w:val="18"/>
                <w:vertAlign w:val="superscript"/>
              </w:rPr>
              <w:t>47</w:t>
            </w:r>
          </w:p>
        </w:tc>
      </w:tr>
      <w:tr w:rsidR="002374FF" w:rsidRPr="00AA7C95" w14:paraId="12500DEC" w14:textId="77777777" w:rsidTr="007A2B51">
        <w:trPr>
          <w:gridAfter w:val="1"/>
          <w:wAfter w:w="234" w:type="dxa"/>
          <w:jc w:val="center"/>
        </w:trPr>
        <w:tc>
          <w:tcPr>
            <w:tcW w:w="5616" w:type="dxa"/>
            <w:gridSpan w:val="3"/>
            <w:tcBorders>
              <w:top w:val="single" w:sz="4" w:space="0" w:color="auto"/>
            </w:tcBorders>
            <w:vAlign w:val="center"/>
          </w:tcPr>
          <w:p w14:paraId="50BDBC06" w14:textId="06CC6CF6" w:rsidR="002374FF" w:rsidRPr="00AA7C95" w:rsidRDefault="002374FF" w:rsidP="007A2B51">
            <w:pPr>
              <w:spacing w:line="360" w:lineRule="auto"/>
              <w:rPr>
                <w:rFonts w:ascii="Arial" w:hAnsi="Arial" w:cs="Arial"/>
                <w:b/>
                <w:sz w:val="18"/>
                <w:szCs w:val="18"/>
              </w:rPr>
            </w:pPr>
            <w:r w:rsidRPr="00AA7C95">
              <w:rPr>
                <w:rFonts w:ascii="Arial" w:hAnsi="Arial" w:cs="Arial"/>
                <w:b/>
                <w:sz w:val="18"/>
                <w:szCs w:val="18"/>
              </w:rPr>
              <w:t>Feedstock</w:t>
            </w:r>
          </w:p>
        </w:tc>
      </w:tr>
      <w:tr w:rsidR="0087625F" w:rsidRPr="00AA7C95" w14:paraId="67A99D1B" w14:textId="77777777" w:rsidTr="0087625F">
        <w:trPr>
          <w:jc w:val="center"/>
        </w:trPr>
        <w:tc>
          <w:tcPr>
            <w:tcW w:w="3888" w:type="dxa"/>
            <w:vAlign w:val="center"/>
          </w:tcPr>
          <w:p w14:paraId="2432BEF9" w14:textId="6DADE77E" w:rsidR="0087625F" w:rsidRPr="00AA7C95" w:rsidRDefault="00B91D96" w:rsidP="007A2B51">
            <w:pPr>
              <w:spacing w:line="360" w:lineRule="auto"/>
              <w:rPr>
                <w:rFonts w:ascii="Arial" w:hAnsi="Arial" w:cs="Arial"/>
                <w:sz w:val="18"/>
                <w:szCs w:val="18"/>
              </w:rPr>
            </w:pPr>
            <w:r>
              <w:rPr>
                <w:rFonts w:ascii="Arial" w:hAnsi="Arial" w:cs="Arial"/>
                <w:sz w:val="18"/>
                <w:szCs w:val="18"/>
              </w:rPr>
              <w:t>Acetylene</w:t>
            </w:r>
            <w:r w:rsidR="0087625F" w:rsidRPr="00AA7C95">
              <w:rPr>
                <w:rFonts w:ascii="Arial" w:hAnsi="Arial" w:cs="Arial"/>
                <w:sz w:val="18"/>
                <w:szCs w:val="18"/>
              </w:rPr>
              <w:t xml:space="preserve"> [kg]</w:t>
            </w:r>
          </w:p>
        </w:tc>
        <w:tc>
          <w:tcPr>
            <w:tcW w:w="972" w:type="dxa"/>
            <w:vAlign w:val="center"/>
          </w:tcPr>
          <w:p w14:paraId="49D51EB0" w14:textId="4AA87FE7" w:rsidR="0087625F" w:rsidRPr="00AA7C95" w:rsidRDefault="00642637" w:rsidP="007A2B51">
            <w:pPr>
              <w:spacing w:line="360" w:lineRule="auto"/>
              <w:jc w:val="center"/>
              <w:rPr>
                <w:rFonts w:ascii="Arial" w:hAnsi="Arial" w:cs="Arial"/>
                <w:sz w:val="18"/>
                <w:szCs w:val="18"/>
              </w:rPr>
            </w:pPr>
            <w:r>
              <w:rPr>
                <w:rFonts w:ascii="Arial" w:hAnsi="Arial" w:cs="Arial"/>
                <w:sz w:val="18"/>
                <w:szCs w:val="18"/>
              </w:rPr>
              <w:t>0.42</w:t>
            </w:r>
          </w:p>
        </w:tc>
        <w:tc>
          <w:tcPr>
            <w:tcW w:w="990" w:type="dxa"/>
            <w:gridSpan w:val="2"/>
            <w:vAlign w:val="center"/>
          </w:tcPr>
          <w:p w14:paraId="100723AD" w14:textId="77777777" w:rsidR="0087625F" w:rsidRPr="00AA7C95" w:rsidRDefault="0087625F" w:rsidP="007A2B51">
            <w:pPr>
              <w:spacing w:line="360" w:lineRule="auto"/>
              <w:jc w:val="center"/>
              <w:rPr>
                <w:rFonts w:ascii="Arial" w:hAnsi="Arial" w:cs="Arial"/>
                <w:sz w:val="18"/>
                <w:szCs w:val="18"/>
              </w:rPr>
            </w:pPr>
            <w:r w:rsidRPr="00AA7C95">
              <w:rPr>
                <w:rFonts w:ascii="Arial" w:hAnsi="Arial" w:cs="Arial"/>
                <w:sz w:val="18"/>
                <w:szCs w:val="18"/>
              </w:rPr>
              <w:t>-</w:t>
            </w:r>
          </w:p>
        </w:tc>
      </w:tr>
      <w:tr w:rsidR="0087625F" w:rsidRPr="00AA7C95" w14:paraId="054A99ED" w14:textId="77777777" w:rsidTr="0087625F">
        <w:trPr>
          <w:jc w:val="center"/>
        </w:trPr>
        <w:tc>
          <w:tcPr>
            <w:tcW w:w="3888" w:type="dxa"/>
            <w:vAlign w:val="center"/>
          </w:tcPr>
          <w:p w14:paraId="70FCF038" w14:textId="6B4AC280" w:rsidR="0087625F" w:rsidRPr="00AA7C95" w:rsidRDefault="004F63FA" w:rsidP="007A2B51">
            <w:pPr>
              <w:spacing w:line="360" w:lineRule="auto"/>
              <w:rPr>
                <w:rFonts w:ascii="Arial" w:hAnsi="Arial" w:cs="Arial"/>
                <w:sz w:val="18"/>
                <w:szCs w:val="18"/>
              </w:rPr>
            </w:pPr>
            <w:r>
              <w:rPr>
                <w:rFonts w:ascii="Arial" w:hAnsi="Arial" w:cs="Arial"/>
                <w:sz w:val="18"/>
                <w:szCs w:val="18"/>
              </w:rPr>
              <w:t>Ethylene</w:t>
            </w:r>
            <w:r w:rsidR="0087625F" w:rsidRPr="00AA7C95">
              <w:rPr>
                <w:rFonts w:ascii="Arial" w:hAnsi="Arial" w:cs="Arial"/>
                <w:sz w:val="18"/>
                <w:szCs w:val="18"/>
              </w:rPr>
              <w:t xml:space="preserve"> [kg]</w:t>
            </w:r>
          </w:p>
        </w:tc>
        <w:tc>
          <w:tcPr>
            <w:tcW w:w="972" w:type="dxa"/>
            <w:vAlign w:val="center"/>
          </w:tcPr>
          <w:p w14:paraId="32988543" w14:textId="267B2ACA" w:rsidR="0087625F" w:rsidRPr="00AA7C95" w:rsidRDefault="00642637" w:rsidP="007A2B51">
            <w:pPr>
              <w:spacing w:line="360" w:lineRule="auto"/>
              <w:jc w:val="center"/>
              <w:rPr>
                <w:rFonts w:ascii="Arial" w:hAnsi="Arial" w:cs="Arial"/>
                <w:sz w:val="18"/>
                <w:szCs w:val="18"/>
              </w:rPr>
            </w:pPr>
            <w:r>
              <w:rPr>
                <w:rFonts w:ascii="Arial" w:hAnsi="Arial" w:cs="Arial"/>
                <w:sz w:val="18"/>
                <w:szCs w:val="18"/>
              </w:rPr>
              <w:t>-</w:t>
            </w:r>
          </w:p>
        </w:tc>
        <w:tc>
          <w:tcPr>
            <w:tcW w:w="990" w:type="dxa"/>
            <w:gridSpan w:val="2"/>
            <w:vAlign w:val="center"/>
          </w:tcPr>
          <w:p w14:paraId="203D2AFE" w14:textId="185737F1" w:rsidR="0087625F" w:rsidRPr="00AA7C95" w:rsidRDefault="00642637" w:rsidP="007A2B51">
            <w:pPr>
              <w:spacing w:line="360" w:lineRule="auto"/>
              <w:jc w:val="center"/>
              <w:rPr>
                <w:rFonts w:ascii="Arial" w:hAnsi="Arial" w:cs="Arial"/>
                <w:sz w:val="18"/>
                <w:szCs w:val="18"/>
              </w:rPr>
            </w:pPr>
            <w:r>
              <w:rPr>
                <w:rFonts w:ascii="Arial" w:hAnsi="Arial" w:cs="Arial"/>
                <w:sz w:val="18"/>
                <w:szCs w:val="18"/>
              </w:rPr>
              <w:t>0.45</w:t>
            </w:r>
          </w:p>
        </w:tc>
      </w:tr>
      <w:tr w:rsidR="0087625F" w:rsidRPr="00AA7C95" w14:paraId="2049FB8F" w14:textId="77777777" w:rsidTr="0087625F">
        <w:trPr>
          <w:jc w:val="center"/>
        </w:trPr>
        <w:tc>
          <w:tcPr>
            <w:tcW w:w="3888" w:type="dxa"/>
            <w:vAlign w:val="center"/>
          </w:tcPr>
          <w:p w14:paraId="19FFD112" w14:textId="7D4349E5" w:rsidR="0087625F" w:rsidRPr="00AA7C95" w:rsidRDefault="004F63FA" w:rsidP="007A2B51">
            <w:pPr>
              <w:spacing w:line="360" w:lineRule="auto"/>
              <w:rPr>
                <w:rFonts w:ascii="Arial" w:hAnsi="Arial" w:cs="Arial"/>
                <w:sz w:val="18"/>
                <w:szCs w:val="18"/>
              </w:rPr>
            </w:pPr>
            <w:r>
              <w:rPr>
                <w:rFonts w:ascii="Arial" w:hAnsi="Arial" w:cs="Arial"/>
                <w:sz w:val="18"/>
                <w:szCs w:val="18"/>
              </w:rPr>
              <w:t>HCl</w:t>
            </w:r>
            <w:r w:rsidR="0087625F" w:rsidRPr="00AA7C95">
              <w:rPr>
                <w:rFonts w:ascii="Arial" w:hAnsi="Arial" w:cs="Arial"/>
                <w:sz w:val="18"/>
                <w:szCs w:val="18"/>
              </w:rPr>
              <w:t xml:space="preserve"> [kg]</w:t>
            </w:r>
          </w:p>
        </w:tc>
        <w:tc>
          <w:tcPr>
            <w:tcW w:w="972" w:type="dxa"/>
            <w:vAlign w:val="center"/>
          </w:tcPr>
          <w:p w14:paraId="06046D52" w14:textId="520F9DB7" w:rsidR="0087625F" w:rsidRPr="00AA7C95" w:rsidRDefault="00642637" w:rsidP="007A2B51">
            <w:pPr>
              <w:spacing w:line="360" w:lineRule="auto"/>
              <w:jc w:val="center"/>
              <w:rPr>
                <w:rFonts w:ascii="Arial" w:hAnsi="Arial" w:cs="Arial"/>
                <w:sz w:val="18"/>
                <w:szCs w:val="18"/>
              </w:rPr>
            </w:pPr>
            <w:r>
              <w:rPr>
                <w:rFonts w:ascii="Arial" w:hAnsi="Arial" w:cs="Arial"/>
                <w:sz w:val="18"/>
                <w:szCs w:val="18"/>
              </w:rPr>
              <w:t>0.58</w:t>
            </w:r>
          </w:p>
        </w:tc>
        <w:tc>
          <w:tcPr>
            <w:tcW w:w="990" w:type="dxa"/>
            <w:gridSpan w:val="2"/>
            <w:vAlign w:val="center"/>
          </w:tcPr>
          <w:p w14:paraId="72E284BB" w14:textId="0A021D35" w:rsidR="0087625F" w:rsidRPr="00AA7C95" w:rsidRDefault="00642637" w:rsidP="007A2B51">
            <w:pPr>
              <w:spacing w:line="360" w:lineRule="auto"/>
              <w:jc w:val="center"/>
              <w:rPr>
                <w:rFonts w:ascii="Arial" w:hAnsi="Arial" w:cs="Arial"/>
                <w:sz w:val="18"/>
                <w:szCs w:val="18"/>
              </w:rPr>
            </w:pPr>
            <w:r>
              <w:rPr>
                <w:rFonts w:ascii="Arial" w:hAnsi="Arial" w:cs="Arial"/>
                <w:sz w:val="18"/>
                <w:szCs w:val="18"/>
              </w:rPr>
              <w:t>-</w:t>
            </w:r>
          </w:p>
        </w:tc>
      </w:tr>
      <w:tr w:rsidR="0087625F" w:rsidRPr="00AA7C95" w14:paraId="18782FB2" w14:textId="77777777" w:rsidTr="0087625F">
        <w:trPr>
          <w:jc w:val="center"/>
        </w:trPr>
        <w:tc>
          <w:tcPr>
            <w:tcW w:w="3888" w:type="dxa"/>
            <w:vAlign w:val="center"/>
          </w:tcPr>
          <w:p w14:paraId="51445BD0" w14:textId="429501B0" w:rsidR="0087625F" w:rsidRPr="00AA7C95" w:rsidRDefault="004F63FA" w:rsidP="007A2B51">
            <w:pPr>
              <w:spacing w:line="360" w:lineRule="auto"/>
              <w:rPr>
                <w:rFonts w:ascii="Arial" w:hAnsi="Arial" w:cs="Arial"/>
                <w:sz w:val="18"/>
                <w:szCs w:val="18"/>
              </w:rPr>
            </w:pPr>
            <w:r>
              <w:rPr>
                <w:rFonts w:ascii="Arial" w:hAnsi="Arial" w:cs="Arial"/>
                <w:sz w:val="18"/>
                <w:szCs w:val="18"/>
              </w:rPr>
              <w:t>Chlorine</w:t>
            </w:r>
            <w:r w:rsidR="0087625F" w:rsidRPr="00AA7C95">
              <w:rPr>
                <w:rFonts w:ascii="Arial" w:hAnsi="Arial" w:cs="Arial"/>
                <w:sz w:val="18"/>
                <w:szCs w:val="18"/>
              </w:rPr>
              <w:t xml:space="preserve"> [kg]</w:t>
            </w:r>
          </w:p>
        </w:tc>
        <w:tc>
          <w:tcPr>
            <w:tcW w:w="972" w:type="dxa"/>
            <w:vAlign w:val="center"/>
          </w:tcPr>
          <w:p w14:paraId="4683239D" w14:textId="77777777" w:rsidR="0087625F" w:rsidRPr="00AA7C95" w:rsidRDefault="0087625F" w:rsidP="007A2B51">
            <w:pPr>
              <w:spacing w:line="360" w:lineRule="auto"/>
              <w:jc w:val="center"/>
              <w:rPr>
                <w:rFonts w:ascii="Arial" w:hAnsi="Arial" w:cs="Arial"/>
                <w:sz w:val="18"/>
                <w:szCs w:val="18"/>
              </w:rPr>
            </w:pPr>
            <w:r w:rsidRPr="00AA7C95">
              <w:rPr>
                <w:rFonts w:ascii="Arial" w:hAnsi="Arial" w:cs="Arial"/>
                <w:sz w:val="18"/>
                <w:szCs w:val="18"/>
              </w:rPr>
              <w:t>-</w:t>
            </w:r>
          </w:p>
        </w:tc>
        <w:tc>
          <w:tcPr>
            <w:tcW w:w="990" w:type="dxa"/>
            <w:gridSpan w:val="2"/>
            <w:vAlign w:val="center"/>
          </w:tcPr>
          <w:p w14:paraId="2FFA0AD7" w14:textId="29FBD5A6" w:rsidR="0087625F" w:rsidRPr="00AA7C95" w:rsidRDefault="00642637" w:rsidP="007A2B51">
            <w:pPr>
              <w:spacing w:line="360" w:lineRule="auto"/>
              <w:jc w:val="center"/>
              <w:rPr>
                <w:rFonts w:ascii="Arial" w:hAnsi="Arial" w:cs="Arial"/>
                <w:sz w:val="18"/>
                <w:szCs w:val="18"/>
              </w:rPr>
            </w:pPr>
            <w:r>
              <w:rPr>
                <w:rFonts w:ascii="Arial" w:hAnsi="Arial" w:cs="Arial"/>
                <w:sz w:val="18"/>
                <w:szCs w:val="18"/>
              </w:rPr>
              <w:t>0.57</w:t>
            </w:r>
          </w:p>
        </w:tc>
      </w:tr>
      <w:tr w:rsidR="002374FF" w:rsidRPr="00AA7C95" w14:paraId="46128342" w14:textId="77777777" w:rsidTr="007A2B51">
        <w:trPr>
          <w:gridAfter w:val="1"/>
          <w:wAfter w:w="234" w:type="dxa"/>
          <w:jc w:val="center"/>
        </w:trPr>
        <w:tc>
          <w:tcPr>
            <w:tcW w:w="5616" w:type="dxa"/>
            <w:gridSpan w:val="3"/>
            <w:vAlign w:val="center"/>
          </w:tcPr>
          <w:p w14:paraId="08390D31" w14:textId="75E75F7D" w:rsidR="002374FF" w:rsidRPr="00AA7C95" w:rsidRDefault="002374FF" w:rsidP="007A2B51">
            <w:pPr>
              <w:spacing w:line="360" w:lineRule="auto"/>
              <w:rPr>
                <w:rFonts w:ascii="Arial" w:hAnsi="Arial" w:cs="Arial"/>
                <w:b/>
                <w:sz w:val="18"/>
                <w:szCs w:val="18"/>
              </w:rPr>
            </w:pPr>
            <w:r w:rsidRPr="00AA7C95">
              <w:rPr>
                <w:rFonts w:ascii="Arial" w:hAnsi="Arial" w:cs="Arial"/>
                <w:b/>
                <w:sz w:val="18"/>
                <w:szCs w:val="18"/>
              </w:rPr>
              <w:t>Utilities</w:t>
            </w:r>
          </w:p>
        </w:tc>
      </w:tr>
      <w:tr w:rsidR="0087625F" w:rsidRPr="00AA7C95" w14:paraId="6961A47C" w14:textId="77777777" w:rsidTr="0087625F">
        <w:trPr>
          <w:jc w:val="center"/>
        </w:trPr>
        <w:tc>
          <w:tcPr>
            <w:tcW w:w="3888" w:type="dxa"/>
            <w:vAlign w:val="center"/>
          </w:tcPr>
          <w:p w14:paraId="4F426680" w14:textId="77777777" w:rsidR="0087625F" w:rsidRPr="00AA7C95" w:rsidRDefault="0087625F" w:rsidP="007A2B51">
            <w:pPr>
              <w:spacing w:line="360" w:lineRule="auto"/>
              <w:rPr>
                <w:rFonts w:ascii="Arial" w:hAnsi="Arial" w:cs="Arial"/>
                <w:sz w:val="18"/>
                <w:szCs w:val="18"/>
              </w:rPr>
            </w:pPr>
            <w:r w:rsidRPr="00AA7C95">
              <w:rPr>
                <w:rFonts w:ascii="Arial" w:hAnsi="Arial" w:cs="Arial"/>
                <w:sz w:val="18"/>
                <w:szCs w:val="18"/>
              </w:rPr>
              <w:t>Electricity [kWh]</w:t>
            </w:r>
          </w:p>
        </w:tc>
        <w:tc>
          <w:tcPr>
            <w:tcW w:w="972" w:type="dxa"/>
            <w:vAlign w:val="center"/>
          </w:tcPr>
          <w:p w14:paraId="41630914" w14:textId="32A69614" w:rsidR="0087625F" w:rsidRPr="00AA7C95" w:rsidRDefault="00E679A6" w:rsidP="007A2B51">
            <w:pPr>
              <w:spacing w:line="360" w:lineRule="auto"/>
              <w:jc w:val="center"/>
              <w:rPr>
                <w:rFonts w:ascii="Arial" w:hAnsi="Arial" w:cs="Arial"/>
                <w:sz w:val="18"/>
                <w:szCs w:val="18"/>
              </w:rPr>
            </w:pPr>
            <w:r>
              <w:rPr>
                <w:rFonts w:ascii="Arial" w:hAnsi="Arial" w:cs="Arial"/>
                <w:sz w:val="18"/>
                <w:szCs w:val="18"/>
              </w:rPr>
              <w:t>-</w:t>
            </w:r>
          </w:p>
        </w:tc>
        <w:tc>
          <w:tcPr>
            <w:tcW w:w="990" w:type="dxa"/>
            <w:gridSpan w:val="2"/>
            <w:vAlign w:val="center"/>
          </w:tcPr>
          <w:p w14:paraId="0F60102C" w14:textId="57FC073F" w:rsidR="0087625F" w:rsidRPr="00AA7C95" w:rsidRDefault="00E679A6" w:rsidP="007A2B51">
            <w:pPr>
              <w:spacing w:line="360" w:lineRule="auto"/>
              <w:jc w:val="center"/>
              <w:rPr>
                <w:rFonts w:ascii="Arial" w:hAnsi="Arial" w:cs="Arial"/>
                <w:sz w:val="18"/>
                <w:szCs w:val="18"/>
              </w:rPr>
            </w:pPr>
            <w:r>
              <w:rPr>
                <w:rFonts w:ascii="Arial" w:hAnsi="Arial" w:cs="Arial"/>
                <w:sz w:val="18"/>
                <w:szCs w:val="18"/>
              </w:rPr>
              <w:t>0.02</w:t>
            </w:r>
          </w:p>
        </w:tc>
      </w:tr>
      <w:tr w:rsidR="0087625F" w:rsidRPr="00AA7C95" w14:paraId="11B85698" w14:textId="77777777" w:rsidTr="0087625F">
        <w:trPr>
          <w:jc w:val="center"/>
        </w:trPr>
        <w:tc>
          <w:tcPr>
            <w:tcW w:w="3888" w:type="dxa"/>
            <w:vAlign w:val="center"/>
          </w:tcPr>
          <w:p w14:paraId="61F024FA" w14:textId="77777777" w:rsidR="0087625F" w:rsidRPr="00AA7C95" w:rsidRDefault="0087625F" w:rsidP="007A2B51">
            <w:pPr>
              <w:spacing w:line="360" w:lineRule="auto"/>
              <w:rPr>
                <w:rFonts w:ascii="Arial" w:hAnsi="Arial" w:cs="Arial"/>
                <w:sz w:val="18"/>
                <w:szCs w:val="18"/>
              </w:rPr>
            </w:pPr>
            <w:r w:rsidRPr="00AA7C95">
              <w:rPr>
                <w:rFonts w:ascii="Arial" w:hAnsi="Arial" w:cs="Arial"/>
                <w:sz w:val="18"/>
                <w:szCs w:val="18"/>
              </w:rPr>
              <w:t>Cooling water [kg]</w:t>
            </w:r>
          </w:p>
        </w:tc>
        <w:tc>
          <w:tcPr>
            <w:tcW w:w="972" w:type="dxa"/>
            <w:vAlign w:val="center"/>
          </w:tcPr>
          <w:p w14:paraId="54C7754B" w14:textId="22067AD3" w:rsidR="0087625F" w:rsidRPr="00AA7C95" w:rsidRDefault="00E679A6" w:rsidP="007A2B51">
            <w:pPr>
              <w:spacing w:line="360" w:lineRule="auto"/>
              <w:jc w:val="center"/>
              <w:rPr>
                <w:rFonts w:ascii="Arial" w:hAnsi="Arial" w:cs="Arial"/>
                <w:sz w:val="18"/>
                <w:szCs w:val="18"/>
              </w:rPr>
            </w:pPr>
            <w:r>
              <w:rPr>
                <w:rFonts w:ascii="Arial" w:hAnsi="Arial" w:cs="Arial"/>
                <w:sz w:val="18"/>
                <w:szCs w:val="18"/>
              </w:rPr>
              <w:t>75.99</w:t>
            </w:r>
          </w:p>
        </w:tc>
        <w:tc>
          <w:tcPr>
            <w:tcW w:w="990" w:type="dxa"/>
            <w:gridSpan w:val="2"/>
            <w:vAlign w:val="center"/>
          </w:tcPr>
          <w:p w14:paraId="02EB9C5C" w14:textId="11DCB6FC" w:rsidR="0087625F" w:rsidRPr="00AA7C95" w:rsidRDefault="00E679A6" w:rsidP="007A2B51">
            <w:pPr>
              <w:spacing w:line="360" w:lineRule="auto"/>
              <w:jc w:val="center"/>
              <w:rPr>
                <w:rFonts w:ascii="Arial" w:hAnsi="Arial" w:cs="Arial"/>
                <w:sz w:val="18"/>
                <w:szCs w:val="18"/>
              </w:rPr>
            </w:pPr>
            <w:r>
              <w:rPr>
                <w:rFonts w:ascii="Arial" w:hAnsi="Arial" w:cs="Arial"/>
                <w:sz w:val="18"/>
                <w:szCs w:val="18"/>
              </w:rPr>
              <w:t>196.85</w:t>
            </w:r>
          </w:p>
        </w:tc>
      </w:tr>
      <w:tr w:rsidR="004F63FA" w:rsidRPr="00AA7C95" w14:paraId="0061EF85" w14:textId="77777777" w:rsidTr="0087625F">
        <w:trPr>
          <w:jc w:val="center"/>
        </w:trPr>
        <w:tc>
          <w:tcPr>
            <w:tcW w:w="3888" w:type="dxa"/>
            <w:vAlign w:val="center"/>
          </w:tcPr>
          <w:p w14:paraId="36FA42A6" w14:textId="4CB44751" w:rsidR="004F63FA" w:rsidRPr="00AA7C95" w:rsidRDefault="004F63FA" w:rsidP="007A2B51">
            <w:pPr>
              <w:spacing w:line="360" w:lineRule="auto"/>
              <w:rPr>
                <w:rFonts w:ascii="Arial" w:hAnsi="Arial" w:cs="Arial"/>
                <w:sz w:val="18"/>
                <w:szCs w:val="18"/>
              </w:rPr>
            </w:pPr>
            <w:r>
              <w:rPr>
                <w:rFonts w:ascii="Arial" w:hAnsi="Arial" w:cs="Arial"/>
                <w:sz w:val="18"/>
                <w:szCs w:val="18"/>
              </w:rPr>
              <w:t xml:space="preserve">Refrigeration to –25 </w:t>
            </w:r>
            <w:r w:rsidRPr="004F63FA">
              <w:rPr>
                <w:rFonts w:ascii="Arial" w:hAnsi="Arial" w:cs="Arial"/>
                <w:sz w:val="18"/>
                <w:szCs w:val="18"/>
              </w:rPr>
              <w:t>°C</w:t>
            </w:r>
            <w:r>
              <w:rPr>
                <w:rFonts w:ascii="Arial" w:hAnsi="Arial" w:cs="Arial"/>
                <w:sz w:val="18"/>
                <w:szCs w:val="18"/>
              </w:rPr>
              <w:t xml:space="preserve"> </w:t>
            </w:r>
            <w:r w:rsidR="00E912ED">
              <w:rPr>
                <w:rFonts w:ascii="Arial" w:hAnsi="Arial" w:cs="Arial"/>
                <w:sz w:val="18"/>
                <w:szCs w:val="18"/>
              </w:rPr>
              <w:t>[</w:t>
            </w:r>
            <w:r>
              <w:rPr>
                <w:rFonts w:ascii="Arial" w:hAnsi="Arial" w:cs="Arial"/>
                <w:sz w:val="18"/>
                <w:szCs w:val="18"/>
              </w:rPr>
              <w:t>MJ]</w:t>
            </w:r>
          </w:p>
        </w:tc>
        <w:tc>
          <w:tcPr>
            <w:tcW w:w="972" w:type="dxa"/>
            <w:vAlign w:val="center"/>
          </w:tcPr>
          <w:p w14:paraId="39DBB0FF" w14:textId="61B5D4CA" w:rsidR="004F63FA" w:rsidRPr="00AA7C95" w:rsidRDefault="00E679A6" w:rsidP="007A2B51">
            <w:pPr>
              <w:spacing w:line="360" w:lineRule="auto"/>
              <w:jc w:val="center"/>
              <w:rPr>
                <w:rFonts w:ascii="Arial" w:hAnsi="Arial" w:cs="Arial"/>
                <w:sz w:val="18"/>
                <w:szCs w:val="18"/>
              </w:rPr>
            </w:pPr>
            <w:r>
              <w:rPr>
                <w:rFonts w:ascii="Arial" w:hAnsi="Arial" w:cs="Arial"/>
                <w:sz w:val="18"/>
                <w:szCs w:val="18"/>
              </w:rPr>
              <w:t>0.39</w:t>
            </w:r>
          </w:p>
        </w:tc>
        <w:tc>
          <w:tcPr>
            <w:tcW w:w="990" w:type="dxa"/>
            <w:gridSpan w:val="2"/>
            <w:vAlign w:val="center"/>
          </w:tcPr>
          <w:p w14:paraId="3C22068C" w14:textId="17B13B34" w:rsidR="004F63FA" w:rsidRPr="00AA7C95" w:rsidRDefault="00E679A6" w:rsidP="007A2B51">
            <w:pPr>
              <w:spacing w:line="360" w:lineRule="auto"/>
              <w:jc w:val="center"/>
              <w:rPr>
                <w:rFonts w:ascii="Arial" w:hAnsi="Arial" w:cs="Arial"/>
                <w:sz w:val="18"/>
                <w:szCs w:val="18"/>
              </w:rPr>
            </w:pPr>
            <w:r>
              <w:rPr>
                <w:rFonts w:ascii="Arial" w:hAnsi="Arial" w:cs="Arial"/>
                <w:sz w:val="18"/>
                <w:szCs w:val="18"/>
              </w:rPr>
              <w:t>-</w:t>
            </w:r>
          </w:p>
        </w:tc>
      </w:tr>
      <w:tr w:rsidR="004F63FA" w:rsidRPr="00AA7C95" w14:paraId="0E443DA0" w14:textId="77777777" w:rsidTr="0087625F">
        <w:trPr>
          <w:jc w:val="center"/>
        </w:trPr>
        <w:tc>
          <w:tcPr>
            <w:tcW w:w="3888" w:type="dxa"/>
            <w:vAlign w:val="center"/>
          </w:tcPr>
          <w:p w14:paraId="389F108B" w14:textId="6B9A7437" w:rsidR="004F63FA" w:rsidRPr="00AA7C95" w:rsidRDefault="004F63FA" w:rsidP="007A2B51">
            <w:pPr>
              <w:spacing w:line="360" w:lineRule="auto"/>
              <w:rPr>
                <w:rFonts w:ascii="Arial" w:hAnsi="Arial" w:cs="Arial"/>
                <w:sz w:val="18"/>
                <w:szCs w:val="18"/>
              </w:rPr>
            </w:pPr>
            <w:r>
              <w:rPr>
                <w:rFonts w:ascii="Arial" w:hAnsi="Arial" w:cs="Arial"/>
                <w:sz w:val="18"/>
                <w:szCs w:val="18"/>
              </w:rPr>
              <w:t xml:space="preserve">Refrigeration to </w:t>
            </w:r>
            <w:r w:rsidR="00424379">
              <w:rPr>
                <w:rFonts w:ascii="Arial" w:hAnsi="Arial" w:cs="Arial"/>
                <w:sz w:val="18"/>
                <w:szCs w:val="18"/>
              </w:rPr>
              <w:t>–</w:t>
            </w:r>
            <w:r>
              <w:rPr>
                <w:rFonts w:ascii="Arial" w:hAnsi="Arial" w:cs="Arial"/>
                <w:sz w:val="18"/>
                <w:szCs w:val="18"/>
              </w:rPr>
              <w:t xml:space="preserve">50 </w:t>
            </w:r>
            <w:r w:rsidRPr="004F63FA">
              <w:rPr>
                <w:rFonts w:ascii="Arial" w:hAnsi="Arial" w:cs="Arial"/>
                <w:sz w:val="18"/>
                <w:szCs w:val="18"/>
              </w:rPr>
              <w:t xml:space="preserve">°C </w:t>
            </w:r>
            <w:r>
              <w:rPr>
                <w:rFonts w:ascii="Arial" w:hAnsi="Arial" w:cs="Arial"/>
                <w:sz w:val="18"/>
                <w:szCs w:val="18"/>
              </w:rPr>
              <w:t>[MJ]</w:t>
            </w:r>
          </w:p>
        </w:tc>
        <w:tc>
          <w:tcPr>
            <w:tcW w:w="972" w:type="dxa"/>
            <w:vAlign w:val="center"/>
          </w:tcPr>
          <w:p w14:paraId="494A6BAD" w14:textId="0538EA00" w:rsidR="004F63FA" w:rsidRPr="00AA7C95" w:rsidRDefault="00E679A6" w:rsidP="007A2B51">
            <w:pPr>
              <w:spacing w:line="360" w:lineRule="auto"/>
              <w:jc w:val="center"/>
              <w:rPr>
                <w:rFonts w:ascii="Arial" w:hAnsi="Arial" w:cs="Arial"/>
                <w:sz w:val="18"/>
                <w:szCs w:val="18"/>
              </w:rPr>
            </w:pPr>
            <w:r>
              <w:rPr>
                <w:rFonts w:ascii="Arial" w:hAnsi="Arial" w:cs="Arial"/>
                <w:sz w:val="18"/>
                <w:szCs w:val="18"/>
              </w:rPr>
              <w:t>-</w:t>
            </w:r>
          </w:p>
        </w:tc>
        <w:tc>
          <w:tcPr>
            <w:tcW w:w="990" w:type="dxa"/>
            <w:gridSpan w:val="2"/>
            <w:vAlign w:val="center"/>
          </w:tcPr>
          <w:p w14:paraId="4711BB1E" w14:textId="4BC90ED6" w:rsidR="004F63FA" w:rsidRPr="00AA7C95" w:rsidRDefault="00E679A6" w:rsidP="007A2B51">
            <w:pPr>
              <w:spacing w:line="360" w:lineRule="auto"/>
              <w:jc w:val="center"/>
              <w:rPr>
                <w:rFonts w:ascii="Arial" w:hAnsi="Arial" w:cs="Arial"/>
                <w:sz w:val="18"/>
                <w:szCs w:val="18"/>
              </w:rPr>
            </w:pPr>
            <w:r>
              <w:rPr>
                <w:rFonts w:ascii="Arial" w:hAnsi="Arial" w:cs="Arial"/>
                <w:sz w:val="18"/>
                <w:szCs w:val="18"/>
              </w:rPr>
              <w:t>2.15</w:t>
            </w:r>
          </w:p>
        </w:tc>
      </w:tr>
      <w:tr w:rsidR="0087625F" w:rsidRPr="00AA7C95" w14:paraId="12B99DF0" w14:textId="77777777" w:rsidTr="0087625F">
        <w:trPr>
          <w:jc w:val="center"/>
        </w:trPr>
        <w:tc>
          <w:tcPr>
            <w:tcW w:w="3888" w:type="dxa"/>
            <w:vAlign w:val="center"/>
          </w:tcPr>
          <w:p w14:paraId="67DEBEFD" w14:textId="0DD46081" w:rsidR="0087625F" w:rsidRPr="00AA7C95" w:rsidRDefault="0087625F" w:rsidP="007A2B51">
            <w:pPr>
              <w:spacing w:line="360" w:lineRule="auto"/>
              <w:rPr>
                <w:rFonts w:ascii="Arial" w:hAnsi="Arial" w:cs="Arial"/>
                <w:sz w:val="18"/>
                <w:szCs w:val="18"/>
              </w:rPr>
            </w:pPr>
            <w:r w:rsidRPr="00AA7C95">
              <w:rPr>
                <w:rFonts w:ascii="Arial" w:hAnsi="Arial" w:cs="Arial"/>
                <w:sz w:val="18"/>
                <w:szCs w:val="18"/>
              </w:rPr>
              <w:t xml:space="preserve">Heating – </w:t>
            </w:r>
            <w:r w:rsidR="005141FE">
              <w:rPr>
                <w:rFonts w:ascii="Arial" w:hAnsi="Arial" w:cs="Arial"/>
                <w:sz w:val="18"/>
                <w:szCs w:val="18"/>
              </w:rPr>
              <w:t>natural gas</w:t>
            </w:r>
            <w:r w:rsidRPr="00AA7C95">
              <w:rPr>
                <w:rFonts w:ascii="Arial" w:hAnsi="Arial" w:cs="Arial"/>
                <w:sz w:val="18"/>
                <w:szCs w:val="18"/>
              </w:rPr>
              <w:t xml:space="preserve"> [kg]</w:t>
            </w:r>
          </w:p>
        </w:tc>
        <w:tc>
          <w:tcPr>
            <w:tcW w:w="972" w:type="dxa"/>
            <w:vAlign w:val="center"/>
          </w:tcPr>
          <w:p w14:paraId="6751CB78" w14:textId="26FC38D9" w:rsidR="0087625F" w:rsidRPr="00AA7C95" w:rsidRDefault="00411319" w:rsidP="007A2B51">
            <w:pPr>
              <w:spacing w:line="360" w:lineRule="auto"/>
              <w:jc w:val="center"/>
              <w:rPr>
                <w:rFonts w:ascii="Arial" w:hAnsi="Arial" w:cs="Arial"/>
                <w:sz w:val="18"/>
                <w:szCs w:val="18"/>
              </w:rPr>
            </w:pPr>
            <w:r>
              <w:rPr>
                <w:rFonts w:ascii="Arial" w:hAnsi="Arial" w:cs="Arial"/>
                <w:sz w:val="18"/>
                <w:szCs w:val="18"/>
              </w:rPr>
              <w:t>8.2E-04</w:t>
            </w:r>
          </w:p>
        </w:tc>
        <w:tc>
          <w:tcPr>
            <w:tcW w:w="990" w:type="dxa"/>
            <w:gridSpan w:val="2"/>
            <w:vAlign w:val="center"/>
          </w:tcPr>
          <w:p w14:paraId="47F7B972" w14:textId="18138732" w:rsidR="0087625F" w:rsidRPr="00AA7C95" w:rsidRDefault="00411319" w:rsidP="007A2B51">
            <w:pPr>
              <w:spacing w:line="360" w:lineRule="auto"/>
              <w:jc w:val="center"/>
              <w:rPr>
                <w:rFonts w:ascii="Arial" w:hAnsi="Arial" w:cs="Arial"/>
                <w:sz w:val="18"/>
                <w:szCs w:val="18"/>
              </w:rPr>
            </w:pPr>
            <w:r>
              <w:rPr>
                <w:rFonts w:ascii="Arial" w:hAnsi="Arial" w:cs="Arial"/>
                <w:sz w:val="18"/>
                <w:szCs w:val="18"/>
              </w:rPr>
              <w:t>0.05</w:t>
            </w:r>
          </w:p>
        </w:tc>
      </w:tr>
      <w:tr w:rsidR="002374FF" w:rsidRPr="00AA7C95" w14:paraId="1658FF8D" w14:textId="77777777" w:rsidTr="007A2B51">
        <w:trPr>
          <w:gridAfter w:val="1"/>
          <w:wAfter w:w="234" w:type="dxa"/>
          <w:jc w:val="center"/>
        </w:trPr>
        <w:tc>
          <w:tcPr>
            <w:tcW w:w="5616" w:type="dxa"/>
            <w:gridSpan w:val="3"/>
            <w:vAlign w:val="center"/>
          </w:tcPr>
          <w:p w14:paraId="19FFF40B" w14:textId="116B3080" w:rsidR="002374FF" w:rsidRPr="00AA7C95" w:rsidRDefault="002374FF" w:rsidP="007A2B51">
            <w:pPr>
              <w:spacing w:line="360" w:lineRule="auto"/>
              <w:rPr>
                <w:rFonts w:ascii="Arial" w:hAnsi="Arial" w:cs="Arial"/>
                <w:b/>
                <w:sz w:val="18"/>
                <w:szCs w:val="18"/>
              </w:rPr>
            </w:pPr>
            <w:r w:rsidRPr="00AA7C95">
              <w:rPr>
                <w:rFonts w:ascii="Arial" w:hAnsi="Arial" w:cs="Arial"/>
                <w:b/>
                <w:sz w:val="18"/>
                <w:szCs w:val="18"/>
              </w:rPr>
              <w:t xml:space="preserve">Emissions to </w:t>
            </w:r>
            <w:r w:rsidR="001603CD">
              <w:rPr>
                <w:rFonts w:ascii="Arial" w:hAnsi="Arial" w:cs="Arial"/>
                <w:b/>
                <w:sz w:val="18"/>
                <w:szCs w:val="18"/>
              </w:rPr>
              <w:t>water</w:t>
            </w:r>
          </w:p>
        </w:tc>
      </w:tr>
      <w:tr w:rsidR="0087625F" w:rsidRPr="00AA7C95" w14:paraId="649C0992" w14:textId="77777777" w:rsidTr="0087625F">
        <w:trPr>
          <w:jc w:val="center"/>
        </w:trPr>
        <w:tc>
          <w:tcPr>
            <w:tcW w:w="3888" w:type="dxa"/>
            <w:vAlign w:val="center"/>
          </w:tcPr>
          <w:p w14:paraId="6F508362" w14:textId="2CEF2B3B" w:rsidR="0087625F" w:rsidRPr="00AA7C95" w:rsidRDefault="001603CD" w:rsidP="007A2B51">
            <w:pPr>
              <w:spacing w:line="360" w:lineRule="auto"/>
              <w:rPr>
                <w:rFonts w:ascii="Arial" w:hAnsi="Arial" w:cs="Arial"/>
                <w:sz w:val="18"/>
                <w:szCs w:val="18"/>
              </w:rPr>
            </w:pPr>
            <w:r>
              <w:rPr>
                <w:rFonts w:ascii="Arial" w:hAnsi="Arial" w:cs="Arial"/>
                <w:sz w:val="18"/>
                <w:szCs w:val="18"/>
              </w:rPr>
              <w:t>Water</w:t>
            </w:r>
            <w:r w:rsidR="0087625F" w:rsidRPr="00AA7C95">
              <w:rPr>
                <w:rFonts w:ascii="Arial" w:hAnsi="Arial" w:cs="Arial"/>
                <w:sz w:val="18"/>
                <w:szCs w:val="18"/>
              </w:rPr>
              <w:t xml:space="preserve"> [kg]</w:t>
            </w:r>
          </w:p>
        </w:tc>
        <w:tc>
          <w:tcPr>
            <w:tcW w:w="972" w:type="dxa"/>
            <w:vAlign w:val="center"/>
          </w:tcPr>
          <w:p w14:paraId="7ECD4B85" w14:textId="077775A0" w:rsidR="0087625F" w:rsidRPr="00AA7C95" w:rsidRDefault="002532A5" w:rsidP="007A2B51">
            <w:pPr>
              <w:spacing w:line="360" w:lineRule="auto"/>
              <w:jc w:val="center"/>
              <w:rPr>
                <w:rFonts w:ascii="Arial" w:hAnsi="Arial" w:cs="Arial"/>
                <w:sz w:val="18"/>
                <w:szCs w:val="18"/>
              </w:rPr>
            </w:pPr>
            <w:r>
              <w:rPr>
                <w:rFonts w:ascii="Arial" w:hAnsi="Arial" w:cs="Arial"/>
                <w:sz w:val="18"/>
                <w:szCs w:val="18"/>
              </w:rPr>
              <w:t>-</w:t>
            </w:r>
          </w:p>
        </w:tc>
        <w:tc>
          <w:tcPr>
            <w:tcW w:w="990" w:type="dxa"/>
            <w:gridSpan w:val="2"/>
            <w:vAlign w:val="center"/>
          </w:tcPr>
          <w:p w14:paraId="24D73683" w14:textId="4E52D7E2" w:rsidR="0087625F" w:rsidRPr="00AA7C95" w:rsidRDefault="002532A5" w:rsidP="007A2B51">
            <w:pPr>
              <w:spacing w:line="360" w:lineRule="auto"/>
              <w:jc w:val="center"/>
              <w:rPr>
                <w:rFonts w:ascii="Arial" w:hAnsi="Arial" w:cs="Arial"/>
                <w:sz w:val="18"/>
                <w:szCs w:val="18"/>
              </w:rPr>
            </w:pPr>
            <w:r>
              <w:rPr>
                <w:rFonts w:ascii="Arial" w:hAnsi="Arial" w:cs="Arial"/>
                <w:sz w:val="18"/>
                <w:szCs w:val="18"/>
              </w:rPr>
              <w:t>4.4E-03</w:t>
            </w:r>
          </w:p>
        </w:tc>
      </w:tr>
      <w:tr w:rsidR="001603CD" w:rsidRPr="00AA7C95" w14:paraId="013BC5C7" w14:textId="77777777" w:rsidTr="001603CD">
        <w:trPr>
          <w:jc w:val="center"/>
        </w:trPr>
        <w:tc>
          <w:tcPr>
            <w:tcW w:w="5850" w:type="dxa"/>
            <w:gridSpan w:val="4"/>
            <w:vAlign w:val="center"/>
          </w:tcPr>
          <w:p w14:paraId="3CA48015" w14:textId="22AB2D94" w:rsidR="001603CD" w:rsidRPr="00AA7C95" w:rsidRDefault="001603CD" w:rsidP="001603CD">
            <w:pPr>
              <w:spacing w:line="360" w:lineRule="auto"/>
              <w:rPr>
                <w:rFonts w:ascii="Arial" w:hAnsi="Arial" w:cs="Arial"/>
                <w:sz w:val="18"/>
                <w:szCs w:val="18"/>
              </w:rPr>
            </w:pPr>
            <w:r w:rsidRPr="00AA7C95">
              <w:rPr>
                <w:rFonts w:ascii="Arial" w:hAnsi="Arial" w:cs="Arial"/>
                <w:b/>
                <w:sz w:val="18"/>
                <w:szCs w:val="18"/>
              </w:rPr>
              <w:t xml:space="preserve">Emissions to </w:t>
            </w:r>
            <w:r>
              <w:rPr>
                <w:rFonts w:ascii="Arial" w:hAnsi="Arial" w:cs="Arial"/>
                <w:b/>
                <w:sz w:val="18"/>
                <w:szCs w:val="18"/>
              </w:rPr>
              <w:t>air</w:t>
            </w:r>
          </w:p>
        </w:tc>
      </w:tr>
      <w:tr w:rsidR="0087625F" w:rsidRPr="00AA7C95" w14:paraId="71952AB6" w14:textId="77777777" w:rsidTr="001603CD">
        <w:trPr>
          <w:jc w:val="center"/>
        </w:trPr>
        <w:tc>
          <w:tcPr>
            <w:tcW w:w="3888" w:type="dxa"/>
            <w:tcBorders>
              <w:bottom w:val="single" w:sz="4" w:space="0" w:color="auto"/>
            </w:tcBorders>
            <w:vAlign w:val="center"/>
          </w:tcPr>
          <w:p w14:paraId="6D1F1472" w14:textId="77777777" w:rsidR="0087625F" w:rsidRPr="00AA7C95" w:rsidRDefault="0087625F" w:rsidP="007A2B51">
            <w:pPr>
              <w:spacing w:line="360" w:lineRule="auto"/>
              <w:rPr>
                <w:rFonts w:ascii="Arial" w:hAnsi="Arial" w:cs="Arial"/>
                <w:sz w:val="18"/>
                <w:szCs w:val="18"/>
              </w:rPr>
            </w:pPr>
            <w:r w:rsidRPr="00AA7C95">
              <w:rPr>
                <w:rFonts w:ascii="Arial" w:hAnsi="Arial" w:cs="Arial"/>
                <w:sz w:val="18"/>
                <w:szCs w:val="18"/>
              </w:rPr>
              <w:t>Carbon dioxide [kg]</w:t>
            </w:r>
          </w:p>
        </w:tc>
        <w:tc>
          <w:tcPr>
            <w:tcW w:w="972" w:type="dxa"/>
            <w:tcBorders>
              <w:bottom w:val="single" w:sz="4" w:space="0" w:color="auto"/>
            </w:tcBorders>
            <w:vAlign w:val="center"/>
          </w:tcPr>
          <w:p w14:paraId="5C60393F" w14:textId="1C943216" w:rsidR="0087625F" w:rsidRPr="00AA7C95" w:rsidRDefault="002F0842" w:rsidP="007A2B51">
            <w:pPr>
              <w:spacing w:line="360" w:lineRule="auto"/>
              <w:jc w:val="center"/>
              <w:rPr>
                <w:rFonts w:ascii="Arial" w:hAnsi="Arial" w:cs="Arial"/>
                <w:sz w:val="18"/>
                <w:szCs w:val="18"/>
              </w:rPr>
            </w:pPr>
            <w:r>
              <w:rPr>
                <w:rFonts w:ascii="Arial" w:hAnsi="Arial" w:cs="Arial"/>
                <w:sz w:val="18"/>
                <w:szCs w:val="18"/>
              </w:rPr>
              <w:t>-</w:t>
            </w:r>
          </w:p>
        </w:tc>
        <w:tc>
          <w:tcPr>
            <w:tcW w:w="990" w:type="dxa"/>
            <w:gridSpan w:val="2"/>
            <w:tcBorders>
              <w:bottom w:val="single" w:sz="4" w:space="0" w:color="auto"/>
            </w:tcBorders>
            <w:vAlign w:val="center"/>
          </w:tcPr>
          <w:p w14:paraId="7281178D" w14:textId="0258646F" w:rsidR="0087625F" w:rsidRPr="00AA7C95" w:rsidRDefault="002F0842" w:rsidP="007A2B51">
            <w:pPr>
              <w:spacing w:line="360" w:lineRule="auto"/>
              <w:jc w:val="center"/>
              <w:rPr>
                <w:rFonts w:ascii="Arial" w:hAnsi="Arial" w:cs="Arial"/>
                <w:sz w:val="18"/>
                <w:szCs w:val="18"/>
              </w:rPr>
            </w:pPr>
            <w:r>
              <w:rPr>
                <w:rFonts w:ascii="Arial" w:hAnsi="Arial" w:cs="Arial"/>
                <w:sz w:val="18"/>
                <w:szCs w:val="18"/>
              </w:rPr>
              <w:t>0.02</w:t>
            </w:r>
          </w:p>
        </w:tc>
      </w:tr>
    </w:tbl>
    <w:p w14:paraId="7364A2DB" w14:textId="77777777" w:rsidR="003B3998" w:rsidRPr="00252D48" w:rsidRDefault="003B3998" w:rsidP="003B3998">
      <w:pPr>
        <w:rPr>
          <w:rFonts w:ascii="Arial" w:hAnsi="Arial" w:cs="Arial"/>
          <w:sz w:val="18"/>
          <w:szCs w:val="18"/>
        </w:rPr>
      </w:pPr>
      <w:r w:rsidRPr="00252D48">
        <w:rPr>
          <w:rFonts w:ascii="Arial" w:hAnsi="Arial" w:cs="Arial"/>
          <w:sz w:val="18"/>
          <w:szCs w:val="18"/>
        </w:rPr>
        <w:br w:type="page"/>
      </w:r>
    </w:p>
    <w:p w14:paraId="76C8A8C3" w14:textId="0BC3DA52" w:rsidR="003B3998" w:rsidRPr="00224409" w:rsidRDefault="003B3998" w:rsidP="003B3998">
      <w:pPr>
        <w:spacing w:line="360" w:lineRule="auto"/>
        <w:jc w:val="both"/>
        <w:rPr>
          <w:rFonts w:ascii="Arial" w:hAnsi="Arial" w:cs="Arial"/>
          <w:sz w:val="20"/>
          <w:szCs w:val="20"/>
        </w:rPr>
      </w:pPr>
      <w:r w:rsidRPr="00AA7C95">
        <w:rPr>
          <w:rFonts w:ascii="Arial" w:hAnsi="Arial" w:cs="Arial"/>
          <w:b/>
          <w:bCs/>
          <w:sz w:val="20"/>
          <w:szCs w:val="20"/>
        </w:rPr>
        <w:lastRenderedPageBreak/>
        <w:t>Supplementary Table </w:t>
      </w:r>
      <w:r w:rsidR="002F54E0">
        <w:rPr>
          <w:rFonts w:ascii="Arial" w:eastAsiaTheme="minorEastAsia" w:hAnsi="Arial" w:cs="Arial"/>
          <w:b/>
          <w:bCs/>
          <w:sz w:val="20"/>
          <w:szCs w:val="20"/>
          <w:lang w:eastAsia="zh-CN"/>
        </w:rPr>
        <w:t>4</w:t>
      </w:r>
      <w:r w:rsidR="00DB319A">
        <w:rPr>
          <w:rFonts w:ascii="Arial" w:eastAsiaTheme="minorEastAsia" w:hAnsi="Arial" w:cs="Arial"/>
          <w:b/>
          <w:bCs/>
          <w:sz w:val="20"/>
          <w:szCs w:val="20"/>
          <w:lang w:eastAsia="zh-CN"/>
        </w:rPr>
        <w:t>.</w:t>
      </w:r>
      <w:r w:rsidRPr="00AA7C95">
        <w:rPr>
          <w:rFonts w:ascii="Arial" w:hAnsi="Arial" w:cs="Arial"/>
          <w:bCs/>
          <w:sz w:val="20"/>
          <w:szCs w:val="20"/>
        </w:rPr>
        <w:t xml:space="preserve"> Inventories used in the life cycle assessment (LCA) to calculate the climate change impact for all </w:t>
      </w:r>
      <w:r w:rsidR="00C879EC">
        <w:rPr>
          <w:rFonts w:ascii="Arial" w:hAnsi="Arial" w:cs="Arial"/>
          <w:bCs/>
          <w:sz w:val="20"/>
          <w:szCs w:val="20"/>
        </w:rPr>
        <w:t>VCM</w:t>
      </w:r>
      <w:r w:rsidRPr="00AA7C95">
        <w:rPr>
          <w:rFonts w:ascii="Arial" w:hAnsi="Arial" w:cs="Arial"/>
          <w:bCs/>
          <w:sz w:val="20"/>
          <w:szCs w:val="20"/>
        </w:rPr>
        <w:t xml:space="preserve"> production technologies.</w:t>
      </w:r>
    </w:p>
    <w:tbl>
      <w:tblPr>
        <w:tblStyle w:val="TableGrid"/>
        <w:tblW w:w="946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5866"/>
        <w:gridCol w:w="1622"/>
      </w:tblGrid>
      <w:tr w:rsidR="003B3998" w:rsidRPr="00AA7C95" w14:paraId="61951161" w14:textId="77777777" w:rsidTr="00FC7936">
        <w:tc>
          <w:tcPr>
            <w:tcW w:w="1980" w:type="dxa"/>
            <w:tcBorders>
              <w:top w:val="single" w:sz="4" w:space="0" w:color="auto"/>
              <w:bottom w:val="single" w:sz="4" w:space="0" w:color="auto"/>
            </w:tcBorders>
            <w:vAlign w:val="center"/>
          </w:tcPr>
          <w:p w14:paraId="0AFF2EC3" w14:textId="77777777" w:rsidR="003B3998" w:rsidRPr="00AA7C95" w:rsidRDefault="003B3998" w:rsidP="007A2B51">
            <w:pPr>
              <w:spacing w:line="360" w:lineRule="auto"/>
              <w:rPr>
                <w:rFonts w:ascii="Arial" w:hAnsi="Arial" w:cs="Arial"/>
                <w:b/>
                <w:sz w:val="18"/>
                <w:szCs w:val="18"/>
              </w:rPr>
            </w:pPr>
            <w:r w:rsidRPr="00AA7C95">
              <w:rPr>
                <w:rFonts w:ascii="Arial" w:hAnsi="Arial" w:cs="Arial"/>
                <w:b/>
                <w:sz w:val="18"/>
                <w:szCs w:val="18"/>
              </w:rPr>
              <w:t>Flow</w:t>
            </w:r>
          </w:p>
        </w:tc>
        <w:tc>
          <w:tcPr>
            <w:tcW w:w="5866" w:type="dxa"/>
            <w:tcBorders>
              <w:top w:val="single" w:sz="4" w:space="0" w:color="auto"/>
              <w:bottom w:val="single" w:sz="4" w:space="0" w:color="auto"/>
            </w:tcBorders>
            <w:vAlign w:val="center"/>
          </w:tcPr>
          <w:p w14:paraId="7AB1B44C" w14:textId="77777777" w:rsidR="003B3998" w:rsidRPr="00AA7C95" w:rsidRDefault="003B3998" w:rsidP="007A2B51">
            <w:pPr>
              <w:spacing w:line="360" w:lineRule="auto"/>
              <w:rPr>
                <w:rFonts w:ascii="Arial" w:hAnsi="Arial" w:cs="Arial"/>
                <w:b/>
                <w:sz w:val="18"/>
                <w:szCs w:val="18"/>
              </w:rPr>
            </w:pPr>
            <w:r w:rsidRPr="00AA7C95">
              <w:rPr>
                <w:rFonts w:ascii="Arial" w:hAnsi="Arial" w:cs="Arial"/>
                <w:b/>
                <w:sz w:val="18"/>
                <w:szCs w:val="18"/>
              </w:rPr>
              <w:t>Activity</w:t>
            </w:r>
          </w:p>
        </w:tc>
        <w:tc>
          <w:tcPr>
            <w:tcW w:w="0" w:type="auto"/>
            <w:tcBorders>
              <w:top w:val="single" w:sz="4" w:space="0" w:color="auto"/>
              <w:bottom w:val="single" w:sz="4" w:space="0" w:color="auto"/>
            </w:tcBorders>
            <w:vAlign w:val="center"/>
          </w:tcPr>
          <w:p w14:paraId="0E5EB010" w14:textId="77777777" w:rsidR="003B3998" w:rsidRPr="00AA7C95" w:rsidRDefault="003B3998" w:rsidP="007A2B51">
            <w:pPr>
              <w:spacing w:line="360" w:lineRule="auto"/>
              <w:rPr>
                <w:rFonts w:ascii="Arial" w:hAnsi="Arial" w:cs="Arial"/>
                <w:b/>
                <w:sz w:val="18"/>
                <w:szCs w:val="18"/>
              </w:rPr>
            </w:pPr>
            <w:r w:rsidRPr="00AA7C95">
              <w:rPr>
                <w:rFonts w:ascii="Arial" w:hAnsi="Arial" w:cs="Arial"/>
                <w:b/>
                <w:sz w:val="18"/>
                <w:szCs w:val="18"/>
              </w:rPr>
              <w:t>Source</w:t>
            </w:r>
          </w:p>
        </w:tc>
      </w:tr>
      <w:tr w:rsidR="003B3998" w:rsidRPr="00AA7C95" w14:paraId="4BD885F7" w14:textId="77777777" w:rsidTr="00FC7936">
        <w:tc>
          <w:tcPr>
            <w:tcW w:w="1980" w:type="dxa"/>
            <w:tcBorders>
              <w:top w:val="single" w:sz="4" w:space="0" w:color="auto"/>
            </w:tcBorders>
            <w:vAlign w:val="center"/>
          </w:tcPr>
          <w:p w14:paraId="2EC89F97" w14:textId="40BE4C50" w:rsidR="003B3998" w:rsidRPr="00AA7C95" w:rsidRDefault="003524D7" w:rsidP="007A2B51">
            <w:pPr>
              <w:spacing w:line="360" w:lineRule="auto"/>
              <w:rPr>
                <w:rFonts w:ascii="Arial" w:hAnsi="Arial" w:cs="Arial"/>
                <w:sz w:val="18"/>
                <w:szCs w:val="18"/>
              </w:rPr>
            </w:pPr>
            <w:r>
              <w:rPr>
                <w:rFonts w:ascii="Arial" w:hAnsi="Arial" w:cs="Arial"/>
                <w:sz w:val="18"/>
                <w:szCs w:val="18"/>
              </w:rPr>
              <w:t>Ethylene</w:t>
            </w:r>
          </w:p>
        </w:tc>
        <w:tc>
          <w:tcPr>
            <w:tcW w:w="5866" w:type="dxa"/>
            <w:tcBorders>
              <w:top w:val="single" w:sz="4" w:space="0" w:color="auto"/>
            </w:tcBorders>
            <w:vAlign w:val="center"/>
          </w:tcPr>
          <w:p w14:paraId="619F262A" w14:textId="3F09F6AE" w:rsidR="003B3998" w:rsidRPr="00985B39" w:rsidRDefault="00273A5E" w:rsidP="00273A5E">
            <w:pPr>
              <w:rPr>
                <w:rFonts w:ascii="Arial" w:eastAsia="Times New Roman" w:hAnsi="Arial" w:cs="Arial"/>
                <w:color w:val="000000"/>
                <w:sz w:val="18"/>
                <w:szCs w:val="18"/>
                <w:lang w:eastAsia="en-GB"/>
              </w:rPr>
            </w:pPr>
            <w:r w:rsidRPr="00985B39">
              <w:rPr>
                <w:rFonts w:ascii="Arial" w:hAnsi="Arial" w:cs="Arial"/>
                <w:color w:val="000000"/>
                <w:sz w:val="18"/>
                <w:szCs w:val="18"/>
              </w:rPr>
              <w:t>market for ethylene</w:t>
            </w:r>
          </w:p>
        </w:tc>
        <w:tc>
          <w:tcPr>
            <w:tcW w:w="0" w:type="auto"/>
            <w:tcBorders>
              <w:top w:val="single" w:sz="4" w:space="0" w:color="auto"/>
            </w:tcBorders>
            <w:vAlign w:val="center"/>
          </w:tcPr>
          <w:p w14:paraId="31880FF2" w14:textId="77777777" w:rsidR="003B3998" w:rsidRPr="00AA7C95" w:rsidRDefault="003B3998" w:rsidP="007A2B51">
            <w:pPr>
              <w:spacing w:line="360" w:lineRule="auto"/>
              <w:rPr>
                <w:rFonts w:ascii="Arial" w:hAnsi="Arial" w:cs="Arial"/>
                <w:sz w:val="18"/>
                <w:szCs w:val="18"/>
              </w:rPr>
            </w:pPr>
            <w:r w:rsidRPr="00AA7C95">
              <w:rPr>
                <w:rFonts w:ascii="Arial" w:hAnsi="Arial" w:cs="Arial"/>
                <w:sz w:val="18"/>
                <w:szCs w:val="18"/>
              </w:rPr>
              <w:t>Ecoinvent v3.10</w:t>
            </w:r>
          </w:p>
        </w:tc>
      </w:tr>
      <w:tr w:rsidR="003B3998" w:rsidRPr="00AA7C95" w14:paraId="0486FE23" w14:textId="77777777" w:rsidTr="00FC7936">
        <w:tc>
          <w:tcPr>
            <w:tcW w:w="1980" w:type="dxa"/>
            <w:vAlign w:val="center"/>
          </w:tcPr>
          <w:p w14:paraId="4C982068" w14:textId="6076695D" w:rsidR="003B3998" w:rsidRPr="00AA7C95" w:rsidRDefault="003524D7" w:rsidP="007A2B51">
            <w:pPr>
              <w:spacing w:line="360" w:lineRule="auto"/>
              <w:rPr>
                <w:rFonts w:ascii="Arial" w:hAnsi="Arial" w:cs="Arial"/>
                <w:sz w:val="18"/>
                <w:szCs w:val="18"/>
              </w:rPr>
            </w:pPr>
            <w:r>
              <w:rPr>
                <w:rFonts w:ascii="Arial" w:hAnsi="Arial" w:cs="Arial"/>
                <w:sz w:val="18"/>
                <w:szCs w:val="18"/>
              </w:rPr>
              <w:t>Bio ethylene</w:t>
            </w:r>
          </w:p>
        </w:tc>
        <w:tc>
          <w:tcPr>
            <w:tcW w:w="5866" w:type="dxa"/>
            <w:vAlign w:val="center"/>
          </w:tcPr>
          <w:p w14:paraId="03202128" w14:textId="1CFE464B" w:rsidR="003B3998" w:rsidRPr="00AA7C95" w:rsidRDefault="00273A5E" w:rsidP="007A2B51">
            <w:pPr>
              <w:spacing w:line="360" w:lineRule="auto"/>
              <w:rPr>
                <w:rFonts w:ascii="Arial" w:hAnsi="Arial" w:cs="Arial"/>
                <w:color w:val="000000"/>
                <w:sz w:val="18"/>
                <w:szCs w:val="18"/>
              </w:rPr>
            </w:pPr>
            <w:r>
              <w:rPr>
                <w:rFonts w:ascii="Arial" w:hAnsi="Arial" w:cs="Arial"/>
                <w:color w:val="000000"/>
                <w:sz w:val="18"/>
                <w:szCs w:val="18"/>
              </w:rPr>
              <w:t>market for bio ethylene</w:t>
            </w:r>
          </w:p>
        </w:tc>
        <w:tc>
          <w:tcPr>
            <w:tcW w:w="0" w:type="auto"/>
            <w:vAlign w:val="center"/>
          </w:tcPr>
          <w:p w14:paraId="02A4BA2D" w14:textId="3F4A0987" w:rsidR="003B3998" w:rsidRPr="00565BAB" w:rsidRDefault="00565BAB" w:rsidP="007A2B51">
            <w:pPr>
              <w:spacing w:line="360" w:lineRule="auto"/>
              <w:rPr>
                <w:rFonts w:ascii="Arial" w:hAnsi="Arial" w:cs="Arial"/>
                <w:sz w:val="18"/>
                <w:szCs w:val="18"/>
              </w:rPr>
            </w:pPr>
            <w:r>
              <w:rPr>
                <w:rFonts w:ascii="Arial" w:hAnsi="Arial" w:cs="Arial"/>
                <w:sz w:val="18"/>
                <w:szCs w:val="18"/>
              </w:rPr>
              <w:t>Yang </w:t>
            </w:r>
            <w:r>
              <w:rPr>
                <w:rFonts w:ascii="Arial" w:hAnsi="Arial" w:cs="Arial"/>
                <w:i/>
                <w:sz w:val="18"/>
                <w:szCs w:val="18"/>
              </w:rPr>
              <w:t>et al</w:t>
            </w:r>
            <w:r>
              <w:rPr>
                <w:rFonts w:ascii="Arial" w:hAnsi="Arial" w:cs="Arial"/>
                <w:sz w:val="18"/>
                <w:szCs w:val="18"/>
              </w:rPr>
              <w:t>.</w:t>
            </w:r>
            <w:r w:rsidR="00325A96" w:rsidRPr="00325A96">
              <w:rPr>
                <w:rFonts w:ascii="Arial" w:hAnsi="Arial" w:cs="Arial"/>
                <w:sz w:val="18"/>
                <w:vertAlign w:val="superscript"/>
              </w:rPr>
              <w:t>48</w:t>
            </w:r>
          </w:p>
        </w:tc>
      </w:tr>
      <w:tr w:rsidR="003B3998" w:rsidRPr="00AA7C95" w14:paraId="65868A35" w14:textId="77777777" w:rsidTr="00FC7936">
        <w:tc>
          <w:tcPr>
            <w:tcW w:w="1980" w:type="dxa"/>
            <w:vAlign w:val="center"/>
          </w:tcPr>
          <w:p w14:paraId="49D02827" w14:textId="218EE0EB" w:rsidR="003B3998" w:rsidRPr="00AA7C95" w:rsidRDefault="003524D7" w:rsidP="007A2B51">
            <w:pPr>
              <w:spacing w:line="360" w:lineRule="auto"/>
              <w:rPr>
                <w:rFonts w:ascii="Arial" w:hAnsi="Arial" w:cs="Arial"/>
                <w:sz w:val="18"/>
                <w:szCs w:val="18"/>
              </w:rPr>
            </w:pPr>
            <w:r>
              <w:rPr>
                <w:rFonts w:ascii="Arial" w:hAnsi="Arial" w:cs="Arial"/>
                <w:sz w:val="18"/>
                <w:szCs w:val="18"/>
              </w:rPr>
              <w:t>Acetylene</w:t>
            </w:r>
          </w:p>
        </w:tc>
        <w:tc>
          <w:tcPr>
            <w:tcW w:w="5866" w:type="dxa"/>
            <w:vAlign w:val="center"/>
          </w:tcPr>
          <w:p w14:paraId="51A12F28" w14:textId="0464C0C2" w:rsidR="003B3998" w:rsidRPr="00AA7C95" w:rsidRDefault="00273A5E" w:rsidP="007A2B51">
            <w:pPr>
              <w:spacing w:line="360" w:lineRule="auto"/>
              <w:rPr>
                <w:rFonts w:ascii="Arial" w:hAnsi="Arial" w:cs="Arial"/>
                <w:bCs/>
                <w:color w:val="000000"/>
                <w:sz w:val="18"/>
                <w:szCs w:val="18"/>
              </w:rPr>
            </w:pPr>
            <w:r>
              <w:rPr>
                <w:rFonts w:ascii="Arial" w:hAnsi="Arial" w:cs="Arial"/>
                <w:bCs/>
                <w:color w:val="000000"/>
                <w:sz w:val="18"/>
                <w:szCs w:val="18"/>
              </w:rPr>
              <w:t>acetylene production, coal, calcium carbide</w:t>
            </w:r>
          </w:p>
        </w:tc>
        <w:tc>
          <w:tcPr>
            <w:tcW w:w="0" w:type="auto"/>
            <w:vAlign w:val="center"/>
          </w:tcPr>
          <w:p w14:paraId="2F9AED18" w14:textId="2B86228F" w:rsidR="003B3998" w:rsidRPr="00AA7C95" w:rsidRDefault="00273A5E" w:rsidP="007A2B51">
            <w:pPr>
              <w:spacing w:line="360" w:lineRule="auto"/>
              <w:rPr>
                <w:rFonts w:ascii="Arial" w:hAnsi="Arial" w:cs="Arial"/>
                <w:sz w:val="18"/>
                <w:szCs w:val="18"/>
              </w:rPr>
            </w:pPr>
            <w:r>
              <w:rPr>
                <w:rFonts w:ascii="Arial" w:hAnsi="Arial" w:cs="Arial"/>
                <w:sz w:val="18"/>
                <w:szCs w:val="18"/>
              </w:rPr>
              <w:t>This work</w:t>
            </w:r>
          </w:p>
        </w:tc>
      </w:tr>
      <w:tr w:rsidR="003B3998" w:rsidRPr="00AA7C95" w14:paraId="4F6682AC" w14:textId="77777777" w:rsidTr="00FC7936">
        <w:tc>
          <w:tcPr>
            <w:tcW w:w="1980" w:type="dxa"/>
            <w:vAlign w:val="center"/>
          </w:tcPr>
          <w:p w14:paraId="757100F2" w14:textId="3853A2C8" w:rsidR="003B3998" w:rsidRPr="00AA7C95" w:rsidRDefault="003524D7" w:rsidP="007A2B51">
            <w:pPr>
              <w:spacing w:line="360" w:lineRule="auto"/>
              <w:rPr>
                <w:rFonts w:ascii="Arial" w:hAnsi="Arial" w:cs="Arial"/>
                <w:sz w:val="18"/>
                <w:szCs w:val="18"/>
              </w:rPr>
            </w:pPr>
            <w:r>
              <w:rPr>
                <w:rFonts w:ascii="Arial" w:hAnsi="Arial" w:cs="Arial"/>
                <w:sz w:val="18"/>
                <w:szCs w:val="18"/>
              </w:rPr>
              <w:t>Bio acetylene</w:t>
            </w:r>
          </w:p>
        </w:tc>
        <w:tc>
          <w:tcPr>
            <w:tcW w:w="5866" w:type="dxa"/>
            <w:vAlign w:val="center"/>
          </w:tcPr>
          <w:p w14:paraId="0B3E411F" w14:textId="55D49CB0" w:rsidR="003B3998" w:rsidRPr="00AA7C95" w:rsidRDefault="00273A5E" w:rsidP="007A2B51">
            <w:pPr>
              <w:spacing w:line="360" w:lineRule="auto"/>
              <w:rPr>
                <w:rFonts w:ascii="Arial" w:hAnsi="Arial" w:cs="Arial"/>
                <w:color w:val="000000"/>
                <w:sz w:val="18"/>
                <w:szCs w:val="18"/>
              </w:rPr>
            </w:pPr>
            <w:r>
              <w:rPr>
                <w:rFonts w:ascii="Arial" w:hAnsi="Arial" w:cs="Arial"/>
                <w:color w:val="000000"/>
                <w:sz w:val="18"/>
                <w:szCs w:val="18"/>
              </w:rPr>
              <w:t>acetylene production, biochar, calcium carbide</w:t>
            </w:r>
          </w:p>
        </w:tc>
        <w:tc>
          <w:tcPr>
            <w:tcW w:w="0" w:type="auto"/>
            <w:vAlign w:val="center"/>
          </w:tcPr>
          <w:p w14:paraId="6E5509D1" w14:textId="691F90A8" w:rsidR="003B3998" w:rsidRPr="00AA7C95" w:rsidRDefault="00273A5E" w:rsidP="007A2B51">
            <w:pPr>
              <w:spacing w:line="360" w:lineRule="auto"/>
              <w:rPr>
                <w:rFonts w:ascii="Arial" w:hAnsi="Arial" w:cs="Arial"/>
                <w:sz w:val="18"/>
                <w:szCs w:val="18"/>
              </w:rPr>
            </w:pPr>
            <w:r>
              <w:rPr>
                <w:rFonts w:ascii="Arial" w:hAnsi="Arial" w:cs="Arial"/>
                <w:sz w:val="18"/>
                <w:szCs w:val="18"/>
              </w:rPr>
              <w:t>This work</w:t>
            </w:r>
          </w:p>
        </w:tc>
      </w:tr>
      <w:tr w:rsidR="003B3998" w:rsidRPr="00AA7C95" w14:paraId="3B96EC4F" w14:textId="77777777" w:rsidTr="00FC7936">
        <w:tc>
          <w:tcPr>
            <w:tcW w:w="1980" w:type="dxa"/>
            <w:vAlign w:val="center"/>
          </w:tcPr>
          <w:p w14:paraId="2AAFE21E" w14:textId="4FBC253D" w:rsidR="003B3998" w:rsidRPr="00AA7C95" w:rsidRDefault="003524D7" w:rsidP="007A2B51">
            <w:pPr>
              <w:spacing w:line="360" w:lineRule="auto"/>
              <w:rPr>
                <w:rFonts w:ascii="Arial" w:hAnsi="Arial" w:cs="Arial"/>
                <w:sz w:val="18"/>
                <w:szCs w:val="18"/>
              </w:rPr>
            </w:pPr>
            <w:r>
              <w:rPr>
                <w:rFonts w:ascii="Arial" w:hAnsi="Arial" w:cs="Arial"/>
                <w:sz w:val="18"/>
                <w:szCs w:val="18"/>
              </w:rPr>
              <w:t>Chlorine</w:t>
            </w:r>
          </w:p>
        </w:tc>
        <w:tc>
          <w:tcPr>
            <w:tcW w:w="5866" w:type="dxa"/>
            <w:vAlign w:val="center"/>
          </w:tcPr>
          <w:p w14:paraId="38826660" w14:textId="360BB6BB" w:rsidR="003B3998" w:rsidRPr="00AA7C95" w:rsidRDefault="001C6486" w:rsidP="007A2B51">
            <w:pPr>
              <w:spacing w:line="360" w:lineRule="auto"/>
              <w:rPr>
                <w:rFonts w:ascii="Arial" w:hAnsi="Arial" w:cs="Arial"/>
                <w:color w:val="000000"/>
                <w:sz w:val="18"/>
                <w:szCs w:val="18"/>
              </w:rPr>
            </w:pPr>
            <w:r>
              <w:rPr>
                <w:rFonts w:ascii="Arial" w:hAnsi="Arial" w:cs="Arial"/>
                <w:color w:val="000000"/>
                <w:sz w:val="18"/>
                <w:szCs w:val="18"/>
              </w:rPr>
              <w:t>market for chlorine, gaseous</w:t>
            </w:r>
          </w:p>
        </w:tc>
        <w:tc>
          <w:tcPr>
            <w:tcW w:w="0" w:type="auto"/>
            <w:vAlign w:val="center"/>
          </w:tcPr>
          <w:p w14:paraId="7D9E43AB" w14:textId="27D5BC24" w:rsidR="003B3998" w:rsidRPr="00AA7C95" w:rsidRDefault="003B3998" w:rsidP="007A2B51">
            <w:pPr>
              <w:spacing w:line="360" w:lineRule="auto"/>
              <w:rPr>
                <w:rFonts w:ascii="Arial" w:hAnsi="Arial" w:cs="Arial"/>
                <w:sz w:val="18"/>
                <w:szCs w:val="18"/>
              </w:rPr>
            </w:pPr>
            <w:r w:rsidRPr="00AA7C95">
              <w:rPr>
                <w:rFonts w:ascii="Arial" w:hAnsi="Arial" w:cs="Arial"/>
                <w:sz w:val="18"/>
                <w:szCs w:val="18"/>
              </w:rPr>
              <w:t>Ecoinvent v3.10</w:t>
            </w:r>
          </w:p>
        </w:tc>
      </w:tr>
      <w:tr w:rsidR="003B3998" w:rsidRPr="00AA7C95" w14:paraId="119AF338" w14:textId="77777777" w:rsidTr="00FC7936">
        <w:tc>
          <w:tcPr>
            <w:tcW w:w="1980" w:type="dxa"/>
            <w:vAlign w:val="center"/>
          </w:tcPr>
          <w:p w14:paraId="27F46FD6" w14:textId="1DDE5A41" w:rsidR="003B3998" w:rsidRPr="00AA7C95" w:rsidRDefault="003524D7" w:rsidP="007A2B51">
            <w:pPr>
              <w:spacing w:line="360" w:lineRule="auto"/>
              <w:rPr>
                <w:rFonts w:ascii="Arial" w:hAnsi="Arial" w:cs="Arial"/>
                <w:sz w:val="18"/>
                <w:szCs w:val="18"/>
              </w:rPr>
            </w:pPr>
            <w:r>
              <w:rPr>
                <w:rFonts w:ascii="Arial" w:hAnsi="Arial" w:cs="Arial"/>
                <w:sz w:val="18"/>
                <w:szCs w:val="18"/>
              </w:rPr>
              <w:t>HCl</w:t>
            </w:r>
          </w:p>
        </w:tc>
        <w:tc>
          <w:tcPr>
            <w:tcW w:w="5866" w:type="dxa"/>
            <w:vAlign w:val="center"/>
          </w:tcPr>
          <w:p w14:paraId="6773361D" w14:textId="1DABA150" w:rsidR="003B3998" w:rsidRPr="0045166F" w:rsidRDefault="001C6486" w:rsidP="007A2B51">
            <w:pPr>
              <w:spacing w:line="360" w:lineRule="auto"/>
              <w:rPr>
                <w:rFonts w:ascii="Arial" w:hAnsi="Arial" w:cs="Arial"/>
                <w:color w:val="000000"/>
                <w:sz w:val="18"/>
                <w:szCs w:val="18"/>
              </w:rPr>
            </w:pPr>
            <w:r w:rsidRPr="0045166F">
              <w:rPr>
                <w:rFonts w:ascii="Arial" w:hAnsi="Arial" w:cs="Arial"/>
                <w:color w:val="000000"/>
                <w:sz w:val="18"/>
                <w:szCs w:val="18"/>
              </w:rPr>
              <w:t>market for hydrochloric acid, without water, in 30% solution state</w:t>
            </w:r>
          </w:p>
        </w:tc>
        <w:tc>
          <w:tcPr>
            <w:tcW w:w="0" w:type="auto"/>
            <w:vAlign w:val="center"/>
          </w:tcPr>
          <w:p w14:paraId="49EFDA6A" w14:textId="77777777" w:rsidR="003B3998" w:rsidRPr="00AA7C95" w:rsidRDefault="003B3998" w:rsidP="007A2B51">
            <w:pPr>
              <w:spacing w:line="360" w:lineRule="auto"/>
              <w:rPr>
                <w:rFonts w:ascii="Arial" w:hAnsi="Arial" w:cs="Arial"/>
                <w:sz w:val="18"/>
                <w:szCs w:val="18"/>
              </w:rPr>
            </w:pPr>
            <w:r w:rsidRPr="00AA7C95">
              <w:rPr>
                <w:rFonts w:ascii="Arial" w:hAnsi="Arial" w:cs="Arial"/>
                <w:sz w:val="18"/>
                <w:szCs w:val="18"/>
              </w:rPr>
              <w:t>Ecoinvent v3.10</w:t>
            </w:r>
          </w:p>
        </w:tc>
      </w:tr>
      <w:tr w:rsidR="003B3998" w:rsidRPr="00AA7C95" w14:paraId="542D6ED8" w14:textId="77777777" w:rsidTr="00FC7936">
        <w:tc>
          <w:tcPr>
            <w:tcW w:w="1980" w:type="dxa"/>
            <w:vAlign w:val="center"/>
          </w:tcPr>
          <w:p w14:paraId="0071759A" w14:textId="521B8B53" w:rsidR="003B3998" w:rsidRPr="00AA7C95" w:rsidRDefault="003524D7" w:rsidP="007A2B51">
            <w:pPr>
              <w:spacing w:line="360" w:lineRule="auto"/>
              <w:rPr>
                <w:rFonts w:ascii="Arial" w:hAnsi="Arial" w:cs="Arial"/>
                <w:sz w:val="18"/>
                <w:szCs w:val="18"/>
              </w:rPr>
            </w:pPr>
            <w:r>
              <w:rPr>
                <w:rFonts w:ascii="Arial" w:hAnsi="Arial" w:cs="Arial"/>
                <w:sz w:val="18"/>
                <w:szCs w:val="18"/>
              </w:rPr>
              <w:t>Heating – natural gas</w:t>
            </w:r>
          </w:p>
        </w:tc>
        <w:tc>
          <w:tcPr>
            <w:tcW w:w="5866" w:type="dxa"/>
            <w:vAlign w:val="center"/>
          </w:tcPr>
          <w:p w14:paraId="1BB948A6" w14:textId="093F97B4" w:rsidR="003B3998" w:rsidRPr="00AA7C95" w:rsidRDefault="001C6486" w:rsidP="007A2B51">
            <w:pPr>
              <w:spacing w:line="360" w:lineRule="auto"/>
              <w:rPr>
                <w:rFonts w:ascii="Arial" w:hAnsi="Arial" w:cs="Arial"/>
                <w:color w:val="000000"/>
                <w:sz w:val="18"/>
                <w:szCs w:val="18"/>
              </w:rPr>
            </w:pPr>
            <w:r>
              <w:rPr>
                <w:rFonts w:ascii="Arial" w:hAnsi="Arial" w:cs="Arial"/>
                <w:color w:val="000000"/>
                <w:sz w:val="18"/>
                <w:szCs w:val="18"/>
              </w:rPr>
              <w:t>heat production, natural gas, at boiler condensing modulating &gt;100kW</w:t>
            </w:r>
          </w:p>
        </w:tc>
        <w:tc>
          <w:tcPr>
            <w:tcW w:w="0" w:type="auto"/>
            <w:vAlign w:val="center"/>
          </w:tcPr>
          <w:p w14:paraId="2E24C885" w14:textId="77777777" w:rsidR="003B3998" w:rsidRPr="00AA7C95" w:rsidRDefault="003B3998" w:rsidP="007A2B51">
            <w:pPr>
              <w:spacing w:line="360" w:lineRule="auto"/>
              <w:rPr>
                <w:rFonts w:ascii="Arial" w:hAnsi="Arial" w:cs="Arial"/>
                <w:sz w:val="18"/>
                <w:szCs w:val="18"/>
              </w:rPr>
            </w:pPr>
            <w:r w:rsidRPr="00AA7C95">
              <w:rPr>
                <w:rFonts w:ascii="Arial" w:hAnsi="Arial" w:cs="Arial"/>
                <w:sz w:val="18"/>
                <w:szCs w:val="18"/>
              </w:rPr>
              <w:t>Ecoinvent v3.10</w:t>
            </w:r>
          </w:p>
        </w:tc>
      </w:tr>
      <w:tr w:rsidR="003B3998" w:rsidRPr="00AA7C95" w14:paraId="3DB17358" w14:textId="77777777" w:rsidTr="00FC7936">
        <w:tc>
          <w:tcPr>
            <w:tcW w:w="1980" w:type="dxa"/>
            <w:tcBorders>
              <w:bottom w:val="nil"/>
            </w:tcBorders>
            <w:vAlign w:val="center"/>
          </w:tcPr>
          <w:p w14:paraId="6E023277" w14:textId="7BFF54F6" w:rsidR="003B3998" w:rsidRPr="00AA7C95" w:rsidRDefault="003524D7" w:rsidP="007A2B51">
            <w:pPr>
              <w:spacing w:line="360" w:lineRule="auto"/>
              <w:rPr>
                <w:rFonts w:ascii="Arial" w:hAnsi="Arial" w:cs="Arial"/>
                <w:sz w:val="18"/>
                <w:szCs w:val="18"/>
              </w:rPr>
            </w:pPr>
            <w:r>
              <w:rPr>
                <w:rFonts w:ascii="Arial" w:hAnsi="Arial" w:cs="Arial"/>
                <w:sz w:val="18"/>
                <w:szCs w:val="18"/>
              </w:rPr>
              <w:t>Electricity</w:t>
            </w:r>
          </w:p>
        </w:tc>
        <w:tc>
          <w:tcPr>
            <w:tcW w:w="5866" w:type="dxa"/>
            <w:tcBorders>
              <w:bottom w:val="nil"/>
            </w:tcBorders>
            <w:vAlign w:val="center"/>
          </w:tcPr>
          <w:p w14:paraId="6556E73B" w14:textId="73ECD931" w:rsidR="003B3998" w:rsidRPr="00AA7C95" w:rsidRDefault="001C6486" w:rsidP="007A2B51">
            <w:pPr>
              <w:spacing w:line="360" w:lineRule="auto"/>
              <w:rPr>
                <w:rFonts w:ascii="Arial" w:hAnsi="Arial" w:cs="Arial"/>
                <w:color w:val="000000"/>
                <w:sz w:val="18"/>
                <w:szCs w:val="18"/>
              </w:rPr>
            </w:pPr>
            <w:r w:rsidRPr="00AA7C95">
              <w:rPr>
                <w:rFonts w:ascii="Arial" w:hAnsi="Arial" w:cs="Arial"/>
                <w:color w:val="000000"/>
                <w:sz w:val="18"/>
                <w:szCs w:val="18"/>
              </w:rPr>
              <w:t>market group for electricity, high voltage</w:t>
            </w:r>
          </w:p>
        </w:tc>
        <w:tc>
          <w:tcPr>
            <w:tcW w:w="0" w:type="auto"/>
            <w:tcBorders>
              <w:bottom w:val="nil"/>
            </w:tcBorders>
            <w:vAlign w:val="center"/>
          </w:tcPr>
          <w:p w14:paraId="51F1A0C4" w14:textId="77777777" w:rsidR="003B3998" w:rsidRPr="00AA7C95" w:rsidRDefault="003B3998" w:rsidP="007A2B51">
            <w:pPr>
              <w:spacing w:line="360" w:lineRule="auto"/>
              <w:rPr>
                <w:rFonts w:ascii="Arial" w:hAnsi="Arial" w:cs="Arial"/>
                <w:sz w:val="18"/>
                <w:szCs w:val="18"/>
              </w:rPr>
            </w:pPr>
            <w:r w:rsidRPr="00AA7C95">
              <w:rPr>
                <w:rFonts w:ascii="Arial" w:hAnsi="Arial" w:cs="Arial"/>
                <w:sz w:val="18"/>
                <w:szCs w:val="18"/>
              </w:rPr>
              <w:t>Ecoinvent v3.10</w:t>
            </w:r>
          </w:p>
        </w:tc>
      </w:tr>
      <w:tr w:rsidR="003B3998" w:rsidRPr="00AA7C95" w14:paraId="1E58B833" w14:textId="77777777" w:rsidTr="00FC7936">
        <w:tc>
          <w:tcPr>
            <w:tcW w:w="1980" w:type="dxa"/>
            <w:tcBorders>
              <w:top w:val="nil"/>
              <w:bottom w:val="nil"/>
            </w:tcBorders>
            <w:vAlign w:val="center"/>
          </w:tcPr>
          <w:p w14:paraId="5BA2BF46" w14:textId="02691632" w:rsidR="003B3998" w:rsidRPr="00AA7C95" w:rsidRDefault="003524D7" w:rsidP="007A2B51">
            <w:pPr>
              <w:spacing w:line="360" w:lineRule="auto"/>
              <w:rPr>
                <w:rFonts w:ascii="Arial" w:hAnsi="Arial" w:cs="Arial"/>
                <w:sz w:val="18"/>
                <w:szCs w:val="18"/>
                <w:lang w:val="en-GB"/>
              </w:rPr>
            </w:pPr>
            <w:r>
              <w:rPr>
                <w:rFonts w:ascii="Arial" w:hAnsi="Arial" w:cs="Arial"/>
                <w:sz w:val="18"/>
                <w:szCs w:val="18"/>
              </w:rPr>
              <w:t>Cooling water</w:t>
            </w:r>
          </w:p>
        </w:tc>
        <w:tc>
          <w:tcPr>
            <w:tcW w:w="5866" w:type="dxa"/>
            <w:tcBorders>
              <w:top w:val="nil"/>
              <w:bottom w:val="nil"/>
            </w:tcBorders>
            <w:vAlign w:val="center"/>
          </w:tcPr>
          <w:p w14:paraId="0D90C523" w14:textId="517967D3" w:rsidR="003B3998" w:rsidRPr="00AA7C95" w:rsidRDefault="001C6486" w:rsidP="007A2B51">
            <w:pPr>
              <w:spacing w:line="360" w:lineRule="auto"/>
              <w:rPr>
                <w:rFonts w:ascii="Arial" w:hAnsi="Arial" w:cs="Arial"/>
                <w:color w:val="000000"/>
                <w:sz w:val="18"/>
                <w:szCs w:val="18"/>
              </w:rPr>
            </w:pPr>
            <w:r w:rsidRPr="00AA7C95">
              <w:rPr>
                <w:rFonts w:ascii="Arial" w:hAnsi="Arial" w:cs="Arial"/>
                <w:color w:val="000000"/>
                <w:sz w:val="18"/>
                <w:szCs w:val="18"/>
              </w:rPr>
              <w:t xml:space="preserve">market for water, </w:t>
            </w:r>
            <w:del w:id="4" w:author="Nabera  Abhinandan" w:date="2024-08-30T09:08:00Z" w16du:dateUtc="2024-08-30T07:08:00Z">
              <w:r w:rsidRPr="00AA7C95" w:rsidDel="00404A29">
                <w:rPr>
                  <w:rFonts w:ascii="Arial" w:hAnsi="Arial" w:cs="Arial"/>
                  <w:color w:val="000000"/>
                  <w:sz w:val="18"/>
                  <w:szCs w:val="18"/>
                </w:rPr>
                <w:delText>deionised</w:delText>
              </w:r>
            </w:del>
            <w:ins w:id="5" w:author="Nabera  Abhinandan" w:date="2024-08-30T09:08:00Z" w16du:dateUtc="2024-08-30T07:08:00Z">
              <w:r w:rsidR="00404A29" w:rsidRPr="00AA7C95">
                <w:rPr>
                  <w:rFonts w:ascii="Arial" w:hAnsi="Arial" w:cs="Arial"/>
                  <w:color w:val="000000"/>
                  <w:sz w:val="18"/>
                  <w:szCs w:val="18"/>
                </w:rPr>
                <w:t>deionized</w:t>
              </w:r>
            </w:ins>
          </w:p>
        </w:tc>
        <w:tc>
          <w:tcPr>
            <w:tcW w:w="0" w:type="auto"/>
            <w:tcBorders>
              <w:top w:val="nil"/>
              <w:bottom w:val="nil"/>
            </w:tcBorders>
            <w:vAlign w:val="center"/>
          </w:tcPr>
          <w:p w14:paraId="05E787FD" w14:textId="77777777" w:rsidR="003B3998" w:rsidRPr="00AA7C95" w:rsidRDefault="003B3998" w:rsidP="007A2B51">
            <w:pPr>
              <w:spacing w:line="360" w:lineRule="auto"/>
              <w:rPr>
                <w:rFonts w:ascii="Arial" w:hAnsi="Arial" w:cs="Arial"/>
                <w:sz w:val="18"/>
                <w:szCs w:val="18"/>
              </w:rPr>
            </w:pPr>
            <w:r w:rsidRPr="00AA7C95">
              <w:rPr>
                <w:rFonts w:ascii="Arial" w:hAnsi="Arial" w:cs="Arial"/>
                <w:sz w:val="18"/>
                <w:szCs w:val="18"/>
              </w:rPr>
              <w:t>Ecoinvent v3.10</w:t>
            </w:r>
          </w:p>
        </w:tc>
      </w:tr>
      <w:tr w:rsidR="003B3998" w:rsidRPr="00AA7C95" w14:paraId="0EE71F62" w14:textId="77777777" w:rsidTr="00FC7936">
        <w:tc>
          <w:tcPr>
            <w:tcW w:w="1980" w:type="dxa"/>
            <w:tcBorders>
              <w:top w:val="nil"/>
              <w:bottom w:val="nil"/>
            </w:tcBorders>
            <w:vAlign w:val="center"/>
          </w:tcPr>
          <w:p w14:paraId="4C9F3459" w14:textId="21F36014" w:rsidR="003B3998" w:rsidRPr="00AA7C95" w:rsidRDefault="003524D7" w:rsidP="007A2B51">
            <w:pPr>
              <w:spacing w:line="360" w:lineRule="auto"/>
              <w:rPr>
                <w:rFonts w:ascii="Arial" w:hAnsi="Arial" w:cs="Arial"/>
                <w:sz w:val="18"/>
                <w:szCs w:val="18"/>
                <w:lang w:val="en-GB"/>
              </w:rPr>
            </w:pPr>
            <w:r>
              <w:rPr>
                <w:rFonts w:ascii="Arial" w:hAnsi="Arial" w:cs="Arial"/>
                <w:sz w:val="18"/>
                <w:szCs w:val="18"/>
              </w:rPr>
              <w:t>Refrigeration –25 </w:t>
            </w:r>
            <w:r w:rsidRPr="004F63FA">
              <w:rPr>
                <w:rFonts w:ascii="Arial" w:hAnsi="Arial" w:cs="Arial"/>
                <w:sz w:val="18"/>
                <w:szCs w:val="18"/>
              </w:rPr>
              <w:t>°C</w:t>
            </w:r>
          </w:p>
        </w:tc>
        <w:tc>
          <w:tcPr>
            <w:tcW w:w="5866" w:type="dxa"/>
            <w:tcBorders>
              <w:top w:val="nil"/>
              <w:bottom w:val="nil"/>
            </w:tcBorders>
            <w:vAlign w:val="center"/>
          </w:tcPr>
          <w:p w14:paraId="12A8208A" w14:textId="66703FF1" w:rsidR="003B3998" w:rsidRPr="00AA7C95" w:rsidRDefault="001C6486" w:rsidP="007A2B51">
            <w:pPr>
              <w:spacing w:line="360" w:lineRule="auto"/>
              <w:rPr>
                <w:rFonts w:ascii="Arial" w:hAnsi="Arial" w:cs="Arial"/>
                <w:color w:val="000000"/>
                <w:sz w:val="18"/>
                <w:szCs w:val="18"/>
              </w:rPr>
            </w:pPr>
            <w:r>
              <w:rPr>
                <w:rFonts w:ascii="Arial" w:hAnsi="Arial" w:cs="Arial"/>
                <w:sz w:val="18"/>
                <w:szCs w:val="18"/>
              </w:rPr>
              <w:t>refrigeration –25 </w:t>
            </w:r>
            <w:r w:rsidRPr="004F63FA">
              <w:rPr>
                <w:rFonts w:ascii="Arial" w:hAnsi="Arial" w:cs="Arial"/>
                <w:sz w:val="18"/>
                <w:szCs w:val="18"/>
              </w:rPr>
              <w:t>°C</w:t>
            </w:r>
          </w:p>
        </w:tc>
        <w:tc>
          <w:tcPr>
            <w:tcW w:w="0" w:type="auto"/>
            <w:tcBorders>
              <w:top w:val="nil"/>
              <w:bottom w:val="nil"/>
            </w:tcBorders>
            <w:vAlign w:val="center"/>
          </w:tcPr>
          <w:p w14:paraId="56F4F851" w14:textId="58129BD9" w:rsidR="003B3998" w:rsidRPr="002C0E9F" w:rsidRDefault="002C0E9F" w:rsidP="007A2B51">
            <w:pPr>
              <w:spacing w:line="360" w:lineRule="auto"/>
              <w:rPr>
                <w:rFonts w:ascii="Arial" w:hAnsi="Arial" w:cs="Arial"/>
                <w:sz w:val="18"/>
                <w:szCs w:val="18"/>
              </w:rPr>
            </w:pPr>
            <w:r>
              <w:rPr>
                <w:rFonts w:ascii="Arial" w:hAnsi="Arial" w:cs="Arial"/>
                <w:sz w:val="18"/>
                <w:szCs w:val="18"/>
              </w:rPr>
              <w:t>Luyben </w:t>
            </w:r>
            <w:r>
              <w:rPr>
                <w:rFonts w:ascii="Arial" w:hAnsi="Arial" w:cs="Arial"/>
                <w:i/>
                <w:sz w:val="18"/>
                <w:szCs w:val="18"/>
              </w:rPr>
              <w:t>et al.</w:t>
            </w:r>
            <w:r w:rsidR="00325A96" w:rsidRPr="00325A96">
              <w:rPr>
                <w:rFonts w:ascii="Arial" w:hAnsi="Arial" w:cs="Arial"/>
                <w:sz w:val="18"/>
                <w:vertAlign w:val="superscript"/>
              </w:rPr>
              <w:t>49</w:t>
            </w:r>
          </w:p>
        </w:tc>
      </w:tr>
      <w:tr w:rsidR="003B3998" w:rsidRPr="00AA7C95" w14:paraId="6DDC9A1A" w14:textId="77777777" w:rsidTr="00FC7936">
        <w:tc>
          <w:tcPr>
            <w:tcW w:w="1980" w:type="dxa"/>
            <w:tcBorders>
              <w:top w:val="nil"/>
              <w:bottom w:val="single" w:sz="4" w:space="0" w:color="auto"/>
            </w:tcBorders>
            <w:vAlign w:val="center"/>
          </w:tcPr>
          <w:p w14:paraId="53ABB1EA" w14:textId="3138D29D" w:rsidR="003B3998" w:rsidRPr="00AA7C95" w:rsidRDefault="003524D7" w:rsidP="007A2B51">
            <w:pPr>
              <w:spacing w:line="360" w:lineRule="auto"/>
              <w:rPr>
                <w:rFonts w:ascii="Arial" w:hAnsi="Arial" w:cs="Arial"/>
                <w:sz w:val="18"/>
                <w:szCs w:val="18"/>
                <w:lang w:val="en-GB"/>
              </w:rPr>
            </w:pPr>
            <w:r>
              <w:rPr>
                <w:rFonts w:ascii="Arial" w:hAnsi="Arial" w:cs="Arial"/>
                <w:sz w:val="18"/>
                <w:szCs w:val="18"/>
              </w:rPr>
              <w:t>Refrigeration –50 </w:t>
            </w:r>
            <w:r w:rsidRPr="004F63FA">
              <w:rPr>
                <w:rFonts w:ascii="Arial" w:hAnsi="Arial" w:cs="Arial"/>
                <w:sz w:val="18"/>
                <w:szCs w:val="18"/>
              </w:rPr>
              <w:t>°C</w:t>
            </w:r>
          </w:p>
        </w:tc>
        <w:tc>
          <w:tcPr>
            <w:tcW w:w="5866" w:type="dxa"/>
            <w:tcBorders>
              <w:top w:val="nil"/>
              <w:bottom w:val="single" w:sz="4" w:space="0" w:color="auto"/>
            </w:tcBorders>
            <w:vAlign w:val="center"/>
          </w:tcPr>
          <w:p w14:paraId="7CD54A80" w14:textId="3A2EF102" w:rsidR="003B3998" w:rsidRPr="00AA7C95" w:rsidRDefault="001C6486" w:rsidP="007A2B51">
            <w:pPr>
              <w:spacing w:line="360" w:lineRule="auto"/>
              <w:rPr>
                <w:rFonts w:ascii="Arial" w:hAnsi="Arial" w:cs="Arial"/>
                <w:color w:val="000000"/>
                <w:sz w:val="18"/>
                <w:szCs w:val="18"/>
              </w:rPr>
            </w:pPr>
            <w:r>
              <w:rPr>
                <w:rFonts w:ascii="Arial" w:hAnsi="Arial" w:cs="Arial"/>
                <w:sz w:val="18"/>
                <w:szCs w:val="18"/>
              </w:rPr>
              <w:t>refrigeration –50 </w:t>
            </w:r>
            <w:r w:rsidRPr="004F63FA">
              <w:rPr>
                <w:rFonts w:ascii="Arial" w:hAnsi="Arial" w:cs="Arial"/>
                <w:sz w:val="18"/>
                <w:szCs w:val="18"/>
              </w:rPr>
              <w:t>°C</w:t>
            </w:r>
          </w:p>
        </w:tc>
        <w:tc>
          <w:tcPr>
            <w:tcW w:w="0" w:type="auto"/>
            <w:tcBorders>
              <w:top w:val="nil"/>
              <w:bottom w:val="single" w:sz="4" w:space="0" w:color="auto"/>
            </w:tcBorders>
            <w:vAlign w:val="center"/>
          </w:tcPr>
          <w:p w14:paraId="1D98114E" w14:textId="7650FEA9" w:rsidR="003B3998" w:rsidRPr="00AA7C95" w:rsidRDefault="002C0E9F" w:rsidP="007A2B51">
            <w:pPr>
              <w:spacing w:line="360" w:lineRule="auto"/>
              <w:rPr>
                <w:rFonts w:ascii="Arial" w:hAnsi="Arial" w:cs="Arial"/>
                <w:sz w:val="18"/>
                <w:szCs w:val="18"/>
              </w:rPr>
            </w:pPr>
            <w:r>
              <w:rPr>
                <w:rFonts w:ascii="Arial" w:hAnsi="Arial" w:cs="Arial"/>
                <w:sz w:val="18"/>
                <w:szCs w:val="18"/>
              </w:rPr>
              <w:t>Luyben </w:t>
            </w:r>
            <w:r>
              <w:rPr>
                <w:rFonts w:ascii="Arial" w:hAnsi="Arial" w:cs="Arial"/>
                <w:i/>
                <w:sz w:val="18"/>
                <w:szCs w:val="18"/>
              </w:rPr>
              <w:t>et al</w:t>
            </w:r>
            <w:r w:rsidR="004A5DA1">
              <w:rPr>
                <w:rFonts w:ascii="Arial" w:hAnsi="Arial" w:cs="Arial"/>
                <w:i/>
                <w:sz w:val="18"/>
                <w:szCs w:val="18"/>
              </w:rPr>
              <w:t>.</w:t>
            </w:r>
            <w:r w:rsidR="00325A96" w:rsidRPr="00325A96">
              <w:rPr>
                <w:rFonts w:ascii="Arial" w:hAnsi="Arial" w:cs="Arial"/>
                <w:sz w:val="18"/>
                <w:vertAlign w:val="superscript"/>
              </w:rPr>
              <w:t>49</w:t>
            </w:r>
          </w:p>
        </w:tc>
      </w:tr>
    </w:tbl>
    <w:p w14:paraId="4310BD33" w14:textId="77777777" w:rsidR="003B3998" w:rsidRDefault="003B3998" w:rsidP="003B3998">
      <w:pPr>
        <w:rPr>
          <w:rFonts w:ascii="Arial" w:eastAsiaTheme="minorHAnsi" w:hAnsi="Arial" w:cs="Arial"/>
          <w:b/>
          <w:bCs/>
          <w:sz w:val="20"/>
          <w:szCs w:val="20"/>
          <w:lang w:val="en-GB"/>
        </w:rPr>
      </w:pPr>
      <w:r>
        <w:rPr>
          <w:rFonts w:ascii="Arial" w:hAnsi="Arial" w:cs="Arial"/>
          <w:b/>
          <w:bCs/>
          <w:i/>
          <w:iCs/>
          <w:sz w:val="20"/>
          <w:szCs w:val="20"/>
        </w:rPr>
        <w:br w:type="page"/>
      </w:r>
    </w:p>
    <w:p w14:paraId="74371AC7" w14:textId="307142A6" w:rsidR="003B3998" w:rsidRPr="00AA7C95" w:rsidRDefault="003B3998" w:rsidP="003B3998">
      <w:pPr>
        <w:pStyle w:val="Caption"/>
        <w:keepNext/>
        <w:spacing w:line="360" w:lineRule="auto"/>
        <w:jc w:val="both"/>
        <w:rPr>
          <w:rFonts w:ascii="Arial" w:hAnsi="Arial" w:cs="Arial"/>
          <w:i w:val="0"/>
          <w:iCs w:val="0"/>
          <w:sz w:val="20"/>
          <w:szCs w:val="20"/>
        </w:rPr>
      </w:pPr>
      <w:r w:rsidRPr="00AA7C95">
        <w:rPr>
          <w:rFonts w:ascii="Arial" w:hAnsi="Arial" w:cs="Arial"/>
          <w:b/>
          <w:bCs/>
          <w:i w:val="0"/>
          <w:iCs w:val="0"/>
          <w:color w:val="auto"/>
          <w:sz w:val="20"/>
          <w:szCs w:val="20"/>
        </w:rPr>
        <w:lastRenderedPageBreak/>
        <w:t>Supplementary Table </w:t>
      </w:r>
      <w:r w:rsidR="002F54E0">
        <w:rPr>
          <w:rFonts w:ascii="Arial" w:eastAsiaTheme="minorEastAsia" w:hAnsi="Arial" w:cs="Arial"/>
          <w:b/>
          <w:bCs/>
          <w:i w:val="0"/>
          <w:iCs w:val="0"/>
          <w:color w:val="auto"/>
          <w:sz w:val="20"/>
          <w:szCs w:val="20"/>
          <w:lang w:eastAsia="zh-CN"/>
        </w:rPr>
        <w:t>5</w:t>
      </w:r>
      <w:r w:rsidR="00DB319A">
        <w:rPr>
          <w:rFonts w:ascii="Arial" w:eastAsiaTheme="minorEastAsia" w:hAnsi="Arial" w:cs="Arial"/>
          <w:b/>
          <w:bCs/>
          <w:i w:val="0"/>
          <w:iCs w:val="0"/>
          <w:color w:val="auto"/>
          <w:sz w:val="20"/>
          <w:szCs w:val="20"/>
          <w:lang w:eastAsia="zh-CN"/>
        </w:rPr>
        <w:t>.</w:t>
      </w:r>
      <w:r w:rsidRPr="00AA7C95">
        <w:rPr>
          <w:rFonts w:ascii="Arial" w:hAnsi="Arial" w:cs="Arial"/>
          <w:bCs/>
          <w:i w:val="0"/>
          <w:iCs w:val="0"/>
          <w:color w:val="auto"/>
          <w:sz w:val="20"/>
          <w:szCs w:val="20"/>
        </w:rPr>
        <w:t> </w:t>
      </w:r>
      <w:r w:rsidR="008E63D0" w:rsidRPr="00AA7C95">
        <w:rPr>
          <w:rFonts w:ascii="Arial" w:hAnsi="Arial" w:cs="Arial"/>
          <w:i w:val="0"/>
          <w:iCs w:val="0"/>
          <w:color w:val="auto"/>
          <w:sz w:val="20"/>
          <w:szCs w:val="20"/>
        </w:rPr>
        <w:t xml:space="preserve">Cost parameters used </w:t>
      </w:r>
      <w:r w:rsidR="008E63D0">
        <w:rPr>
          <w:rFonts w:ascii="Arial" w:hAnsi="Arial" w:cs="Arial"/>
          <w:i w:val="0"/>
          <w:iCs w:val="0"/>
          <w:color w:val="auto"/>
          <w:sz w:val="20"/>
          <w:szCs w:val="20"/>
        </w:rPr>
        <w:t xml:space="preserve">for calculating VCM production costs </w:t>
      </w:r>
      <w:r w:rsidR="008E63D0" w:rsidRPr="00AA7C95">
        <w:rPr>
          <w:rFonts w:ascii="Arial" w:hAnsi="Arial" w:cs="Arial"/>
          <w:i w:val="0"/>
          <w:iCs w:val="0"/>
          <w:color w:val="auto"/>
          <w:sz w:val="20"/>
          <w:szCs w:val="20"/>
        </w:rPr>
        <w:t>are presented in USD</w:t>
      </w:r>
      <w:r w:rsidR="008E63D0" w:rsidRPr="00AA7C95">
        <w:rPr>
          <w:rFonts w:ascii="Arial" w:hAnsi="Arial" w:cs="Arial"/>
          <w:i w:val="0"/>
          <w:iCs w:val="0"/>
          <w:color w:val="auto"/>
          <w:sz w:val="20"/>
          <w:szCs w:val="20"/>
          <w:vertAlign w:val="subscript"/>
        </w:rPr>
        <w:t xml:space="preserve"> </w:t>
      </w:r>
      <w:r w:rsidR="008E63D0" w:rsidRPr="00AA7C95">
        <w:rPr>
          <w:rFonts w:ascii="Arial" w:hAnsi="Arial" w:cs="Arial"/>
          <w:i w:val="0"/>
          <w:iCs w:val="0"/>
          <w:color w:val="auto"/>
          <w:sz w:val="20"/>
          <w:szCs w:val="20"/>
        </w:rPr>
        <w:t>(for the year 2022).</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3"/>
        <w:gridCol w:w="980"/>
        <w:gridCol w:w="987"/>
      </w:tblGrid>
      <w:tr w:rsidR="003B3998" w:rsidRPr="00AA7C95" w14:paraId="1FF1CDBC" w14:textId="77777777" w:rsidTr="007A2B51">
        <w:trPr>
          <w:jc w:val="center"/>
        </w:trPr>
        <w:tc>
          <w:tcPr>
            <w:tcW w:w="0" w:type="auto"/>
            <w:tcBorders>
              <w:top w:val="single" w:sz="8" w:space="0" w:color="auto"/>
              <w:bottom w:val="single" w:sz="8" w:space="0" w:color="auto"/>
            </w:tcBorders>
          </w:tcPr>
          <w:p w14:paraId="010B288D" w14:textId="01FD390B" w:rsidR="003B3998" w:rsidRPr="00AA7C95" w:rsidRDefault="003B3998" w:rsidP="007A2B51">
            <w:pPr>
              <w:spacing w:line="360" w:lineRule="auto"/>
              <w:rPr>
                <w:rFonts w:ascii="Arial" w:hAnsi="Arial" w:cs="Arial"/>
                <w:b/>
                <w:bCs/>
                <w:sz w:val="18"/>
                <w:szCs w:val="18"/>
                <w:lang w:val="en-GB"/>
              </w:rPr>
            </w:pPr>
            <w:r w:rsidRPr="00AA7C95">
              <w:rPr>
                <w:rFonts w:ascii="Arial" w:hAnsi="Arial" w:cs="Arial"/>
                <w:b/>
                <w:bCs/>
                <w:sz w:val="18"/>
                <w:szCs w:val="18"/>
                <w:lang w:val="en-GB"/>
              </w:rPr>
              <w:t>Flow</w:t>
            </w:r>
          </w:p>
        </w:tc>
        <w:tc>
          <w:tcPr>
            <w:tcW w:w="0" w:type="auto"/>
            <w:tcBorders>
              <w:top w:val="single" w:sz="8" w:space="0" w:color="auto"/>
              <w:bottom w:val="single" w:sz="8" w:space="0" w:color="auto"/>
            </w:tcBorders>
          </w:tcPr>
          <w:p w14:paraId="241F5E33" w14:textId="77777777" w:rsidR="003B3998" w:rsidRPr="00AA7C95" w:rsidRDefault="003B3998" w:rsidP="007A2B51">
            <w:pPr>
              <w:spacing w:line="360" w:lineRule="auto"/>
              <w:jc w:val="center"/>
              <w:rPr>
                <w:rFonts w:ascii="Arial" w:hAnsi="Arial" w:cs="Arial"/>
                <w:b/>
                <w:bCs/>
                <w:sz w:val="18"/>
                <w:szCs w:val="18"/>
                <w:lang w:val="en-GB"/>
              </w:rPr>
            </w:pPr>
            <w:r w:rsidRPr="00AA7C95">
              <w:rPr>
                <w:rFonts w:ascii="Arial" w:hAnsi="Arial" w:cs="Arial"/>
                <w:b/>
                <w:bCs/>
                <w:sz w:val="18"/>
                <w:szCs w:val="18"/>
                <w:lang w:val="en-GB"/>
              </w:rPr>
              <w:t>Value</w:t>
            </w:r>
          </w:p>
        </w:tc>
        <w:tc>
          <w:tcPr>
            <w:tcW w:w="0" w:type="auto"/>
            <w:tcBorders>
              <w:top w:val="single" w:sz="8" w:space="0" w:color="auto"/>
              <w:bottom w:val="single" w:sz="8" w:space="0" w:color="auto"/>
            </w:tcBorders>
          </w:tcPr>
          <w:p w14:paraId="626D8E1D" w14:textId="77777777" w:rsidR="003B3998" w:rsidRPr="00AA7C95" w:rsidRDefault="003B3998" w:rsidP="007A2B51">
            <w:pPr>
              <w:spacing w:line="360" w:lineRule="auto"/>
              <w:jc w:val="center"/>
              <w:rPr>
                <w:rFonts w:ascii="Arial" w:hAnsi="Arial" w:cs="Arial"/>
                <w:b/>
                <w:bCs/>
                <w:sz w:val="18"/>
                <w:szCs w:val="18"/>
                <w:lang w:val="en-GB"/>
              </w:rPr>
            </w:pPr>
            <w:r w:rsidRPr="00AA7C95">
              <w:rPr>
                <w:rFonts w:ascii="Arial" w:hAnsi="Arial" w:cs="Arial"/>
                <w:b/>
                <w:bCs/>
                <w:sz w:val="18"/>
                <w:szCs w:val="18"/>
                <w:lang w:val="en-GB"/>
              </w:rPr>
              <w:t>Ref</w:t>
            </w:r>
          </w:p>
        </w:tc>
      </w:tr>
      <w:tr w:rsidR="003B3998" w:rsidRPr="00AA7C95" w14:paraId="53E9D40E" w14:textId="77777777" w:rsidTr="007A2B51">
        <w:trPr>
          <w:jc w:val="center"/>
        </w:trPr>
        <w:tc>
          <w:tcPr>
            <w:tcW w:w="0" w:type="auto"/>
            <w:tcBorders>
              <w:top w:val="single" w:sz="8" w:space="0" w:color="auto"/>
            </w:tcBorders>
            <w:vAlign w:val="center"/>
          </w:tcPr>
          <w:p w14:paraId="1A6E6357" w14:textId="5C3554A1" w:rsidR="003B3998" w:rsidRPr="00AA7C95" w:rsidRDefault="004E0306" w:rsidP="007A2B51">
            <w:pPr>
              <w:spacing w:line="360" w:lineRule="auto"/>
              <w:rPr>
                <w:rFonts w:ascii="Arial" w:hAnsi="Arial" w:cs="Arial"/>
                <w:sz w:val="18"/>
                <w:szCs w:val="18"/>
                <w:lang w:val="en-GB"/>
              </w:rPr>
            </w:pPr>
            <w:r>
              <w:rPr>
                <w:rFonts w:ascii="Arial" w:hAnsi="Arial" w:cs="Arial"/>
                <w:sz w:val="18"/>
                <w:szCs w:val="18"/>
                <w:lang w:val="en-GB"/>
              </w:rPr>
              <w:t>Ethylene</w:t>
            </w:r>
            <w:r w:rsidR="003B3998" w:rsidRPr="00AA7C95">
              <w:rPr>
                <w:rFonts w:ascii="Arial" w:hAnsi="Arial" w:cs="Arial"/>
                <w:sz w:val="18"/>
                <w:szCs w:val="18"/>
                <w:lang w:val="en-GB"/>
              </w:rPr>
              <w:t xml:space="preserve"> [USD kg</w:t>
            </w:r>
            <w:r w:rsidR="003B3998" w:rsidRPr="00AA7C95">
              <w:rPr>
                <w:rFonts w:ascii="Arial" w:hAnsi="Arial" w:cs="Arial"/>
                <w:sz w:val="18"/>
                <w:szCs w:val="18"/>
                <w:vertAlign w:val="superscript"/>
                <w:lang w:val="en-GB"/>
              </w:rPr>
              <w:t>–1</w:t>
            </w:r>
            <w:r w:rsidR="003B3998" w:rsidRPr="00AA7C95">
              <w:rPr>
                <w:rFonts w:ascii="Arial" w:hAnsi="Arial" w:cs="Arial"/>
                <w:sz w:val="18"/>
                <w:szCs w:val="18"/>
                <w:lang w:val="en-GB"/>
              </w:rPr>
              <w:t>]</w:t>
            </w:r>
          </w:p>
        </w:tc>
        <w:tc>
          <w:tcPr>
            <w:tcW w:w="0" w:type="auto"/>
            <w:tcBorders>
              <w:top w:val="single" w:sz="8" w:space="0" w:color="auto"/>
            </w:tcBorders>
          </w:tcPr>
          <w:p w14:paraId="17E5C35F" w14:textId="042C46A0" w:rsidR="003B3998" w:rsidRPr="00AA7C95" w:rsidRDefault="00177AD9" w:rsidP="007A2B51">
            <w:pPr>
              <w:spacing w:line="360" w:lineRule="auto"/>
              <w:jc w:val="center"/>
              <w:rPr>
                <w:rFonts w:ascii="Arial" w:hAnsi="Arial" w:cs="Arial"/>
                <w:sz w:val="18"/>
                <w:szCs w:val="18"/>
                <w:lang w:val="en-GB"/>
              </w:rPr>
            </w:pPr>
            <w:r>
              <w:rPr>
                <w:rFonts w:ascii="Arial" w:hAnsi="Arial" w:cs="Arial"/>
                <w:sz w:val="18"/>
                <w:szCs w:val="18"/>
                <w:lang w:val="en-GB"/>
              </w:rPr>
              <w:t>1.770</w:t>
            </w:r>
            <w:del w:id="6" w:author="Nabera  Abhinandan" w:date="2024-08-30T09:10:00Z" w16du:dateUtc="2024-08-30T07:10:00Z">
              <w:r w:rsidR="00325A96" w:rsidRPr="00325A96" w:rsidDel="00D33BCD">
                <w:rPr>
                  <w:rFonts w:ascii="Arial" w:hAnsi="Arial" w:cs="Arial"/>
                  <w:sz w:val="18"/>
                  <w:vertAlign w:val="superscript"/>
                </w:rPr>
                <w:delText>47</w:delText>
              </w:r>
            </w:del>
          </w:p>
        </w:tc>
        <w:tc>
          <w:tcPr>
            <w:tcW w:w="0" w:type="auto"/>
            <w:tcBorders>
              <w:top w:val="single" w:sz="8" w:space="0" w:color="auto"/>
            </w:tcBorders>
          </w:tcPr>
          <w:p w14:paraId="6484C0EB" w14:textId="12AD39DA" w:rsidR="003B3998" w:rsidRPr="00A16F5C" w:rsidRDefault="00D33BCD" w:rsidP="00D33BCD">
            <w:pPr>
              <w:spacing w:line="360" w:lineRule="auto"/>
              <w:jc w:val="center"/>
              <w:rPr>
                <w:rFonts w:ascii="Arial" w:hAnsi="Arial" w:cs="Arial"/>
                <w:sz w:val="18"/>
                <w:szCs w:val="18"/>
                <w:vertAlign w:val="superscript"/>
                <w:lang w:val="en-GB"/>
                <w:rPrChange w:id="7" w:author="Nabera  Abhinandan" w:date="2024-08-30T09:12:00Z" w16du:dateUtc="2024-08-30T07:12:00Z">
                  <w:rPr>
                    <w:rFonts w:ascii="Arial" w:hAnsi="Arial" w:cs="Arial"/>
                    <w:sz w:val="18"/>
                    <w:szCs w:val="18"/>
                    <w:lang w:val="en-GB"/>
                  </w:rPr>
                </w:rPrChange>
              </w:rPr>
            </w:pPr>
            <w:ins w:id="8" w:author="Nabera  Abhinandan" w:date="2024-08-30T09:10:00Z" w16du:dateUtc="2024-08-30T07:10:00Z">
              <w:r w:rsidRPr="00A16F5C">
                <w:rPr>
                  <w:rFonts w:ascii="Arial" w:hAnsi="Arial" w:cs="Arial"/>
                  <w:sz w:val="18"/>
                  <w:szCs w:val="18"/>
                  <w:rPrChange w:id="9" w:author="Nabera  Abhinandan" w:date="2024-08-30T09:12:00Z" w16du:dateUtc="2024-08-30T07:12:00Z">
                    <w:rPr>
                      <w:rFonts w:ascii="Arial" w:hAnsi="Arial" w:cs="Arial"/>
                      <w:sz w:val="18"/>
                      <w:vertAlign w:val="superscript"/>
                    </w:rPr>
                  </w:rPrChange>
                </w:rPr>
                <w:t>47</w:t>
              </w:r>
            </w:ins>
          </w:p>
        </w:tc>
      </w:tr>
      <w:tr w:rsidR="003B3998" w:rsidRPr="00AA7C95" w14:paraId="0304CDCF" w14:textId="77777777" w:rsidTr="007A2B51">
        <w:trPr>
          <w:jc w:val="center"/>
        </w:trPr>
        <w:tc>
          <w:tcPr>
            <w:tcW w:w="0" w:type="auto"/>
            <w:vAlign w:val="center"/>
          </w:tcPr>
          <w:p w14:paraId="4C791160" w14:textId="7E1EDB99" w:rsidR="003B3998" w:rsidRPr="00AA7C95" w:rsidRDefault="003B3998" w:rsidP="007A2B51">
            <w:pPr>
              <w:spacing w:line="360" w:lineRule="auto"/>
              <w:rPr>
                <w:rFonts w:ascii="Arial" w:hAnsi="Arial" w:cs="Arial"/>
                <w:sz w:val="18"/>
                <w:szCs w:val="18"/>
                <w:lang w:val="en-GB"/>
              </w:rPr>
            </w:pPr>
            <w:r w:rsidRPr="00AA7C95">
              <w:rPr>
                <w:rFonts w:ascii="Arial" w:hAnsi="Arial" w:cs="Arial"/>
                <w:sz w:val="18"/>
                <w:szCs w:val="18"/>
                <w:lang w:val="en-GB"/>
              </w:rPr>
              <w:t>Bio</w:t>
            </w:r>
            <w:r w:rsidR="004E0306">
              <w:rPr>
                <w:rFonts w:ascii="Arial" w:hAnsi="Arial" w:cs="Arial"/>
                <w:sz w:val="18"/>
                <w:szCs w:val="18"/>
                <w:lang w:val="en-GB"/>
              </w:rPr>
              <w:t xml:space="preserve"> ethylene</w:t>
            </w:r>
            <w:r w:rsidRPr="00AA7C95">
              <w:rPr>
                <w:rFonts w:ascii="Arial" w:hAnsi="Arial" w:cs="Arial"/>
                <w:sz w:val="18"/>
                <w:szCs w:val="18"/>
                <w:lang w:val="en-GB"/>
              </w:rPr>
              <w:t xml:space="preserv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Pr>
          <w:p w14:paraId="5B9C661E" w14:textId="1CBF46E6" w:rsidR="003B3998" w:rsidRPr="00AA7C95" w:rsidRDefault="00177AD9" w:rsidP="007A2B51">
            <w:pPr>
              <w:spacing w:line="360" w:lineRule="auto"/>
              <w:jc w:val="center"/>
              <w:rPr>
                <w:rFonts w:ascii="Arial" w:hAnsi="Arial" w:cs="Arial"/>
                <w:sz w:val="18"/>
                <w:szCs w:val="18"/>
                <w:lang w:val="en-GB"/>
              </w:rPr>
            </w:pPr>
            <w:r>
              <w:rPr>
                <w:rFonts w:ascii="Arial" w:hAnsi="Arial" w:cs="Arial"/>
                <w:sz w:val="18"/>
                <w:szCs w:val="18"/>
                <w:lang w:val="en-GB"/>
              </w:rPr>
              <w:t>4.386</w:t>
            </w:r>
            <w:del w:id="10" w:author="Nabera  Abhinandan" w:date="2024-08-30T09:10:00Z" w16du:dateUtc="2024-08-30T07:10:00Z">
              <w:r w:rsidR="00325A96" w:rsidRPr="00325A96" w:rsidDel="00D33BCD">
                <w:rPr>
                  <w:rFonts w:ascii="Arial" w:hAnsi="Arial" w:cs="Arial"/>
                  <w:sz w:val="18"/>
                  <w:vertAlign w:val="superscript"/>
                </w:rPr>
                <w:delText>48</w:delText>
              </w:r>
            </w:del>
          </w:p>
        </w:tc>
        <w:tc>
          <w:tcPr>
            <w:tcW w:w="0" w:type="auto"/>
          </w:tcPr>
          <w:p w14:paraId="1A06695D" w14:textId="432CE0DC" w:rsidR="003B3998" w:rsidRPr="00A16F5C" w:rsidRDefault="00D33BCD" w:rsidP="007A2B51">
            <w:pPr>
              <w:spacing w:line="360" w:lineRule="auto"/>
              <w:jc w:val="center"/>
              <w:rPr>
                <w:rFonts w:ascii="Arial" w:hAnsi="Arial" w:cs="Arial"/>
                <w:sz w:val="18"/>
                <w:szCs w:val="18"/>
              </w:rPr>
            </w:pPr>
            <w:ins w:id="11" w:author="Nabera  Abhinandan" w:date="2024-08-30T09:10:00Z" w16du:dateUtc="2024-08-30T07:10:00Z">
              <w:r w:rsidRPr="00A16F5C">
                <w:rPr>
                  <w:rFonts w:ascii="Arial" w:hAnsi="Arial" w:cs="Arial"/>
                  <w:sz w:val="18"/>
                  <w:szCs w:val="18"/>
                  <w:rPrChange w:id="12" w:author="Nabera  Abhinandan" w:date="2024-08-30T09:12:00Z" w16du:dateUtc="2024-08-30T07:12:00Z">
                    <w:rPr>
                      <w:rFonts w:ascii="Arial" w:hAnsi="Arial" w:cs="Arial"/>
                      <w:sz w:val="18"/>
                      <w:vertAlign w:val="superscript"/>
                    </w:rPr>
                  </w:rPrChange>
                </w:rPr>
                <w:t>48</w:t>
              </w:r>
            </w:ins>
          </w:p>
        </w:tc>
      </w:tr>
      <w:tr w:rsidR="003B3998" w:rsidRPr="00AA7C95" w14:paraId="639F7BFF" w14:textId="77777777" w:rsidTr="007A2B51">
        <w:trPr>
          <w:jc w:val="center"/>
        </w:trPr>
        <w:tc>
          <w:tcPr>
            <w:tcW w:w="0" w:type="auto"/>
            <w:vAlign w:val="center"/>
          </w:tcPr>
          <w:p w14:paraId="6A583A70" w14:textId="7D29A46A" w:rsidR="003B3998" w:rsidRPr="00AA7C95" w:rsidRDefault="004E0306" w:rsidP="007A2B51">
            <w:pPr>
              <w:spacing w:line="360" w:lineRule="auto"/>
              <w:rPr>
                <w:rFonts w:ascii="Arial" w:hAnsi="Arial" w:cs="Arial"/>
                <w:sz w:val="18"/>
                <w:szCs w:val="18"/>
                <w:lang w:val="en-GB"/>
              </w:rPr>
            </w:pPr>
            <w:r>
              <w:rPr>
                <w:rFonts w:ascii="Arial" w:hAnsi="Arial" w:cs="Arial"/>
                <w:sz w:val="18"/>
                <w:szCs w:val="18"/>
                <w:lang w:val="en-GB"/>
              </w:rPr>
              <w:t>Acetylene</w:t>
            </w:r>
            <w:r w:rsidR="003B3998" w:rsidRPr="00AA7C95">
              <w:rPr>
                <w:rFonts w:ascii="Arial" w:hAnsi="Arial" w:cs="Arial"/>
                <w:sz w:val="18"/>
                <w:szCs w:val="18"/>
                <w:lang w:val="en-GB"/>
              </w:rPr>
              <w:t xml:space="preserve"> [USD kg</w:t>
            </w:r>
            <w:r w:rsidR="003B3998" w:rsidRPr="00AA7C95">
              <w:rPr>
                <w:rFonts w:ascii="Arial" w:hAnsi="Arial" w:cs="Arial"/>
                <w:sz w:val="18"/>
                <w:szCs w:val="18"/>
                <w:vertAlign w:val="superscript"/>
                <w:lang w:val="en-GB"/>
              </w:rPr>
              <w:t>–1</w:t>
            </w:r>
            <w:r w:rsidR="003B3998" w:rsidRPr="00AA7C95">
              <w:rPr>
                <w:rFonts w:ascii="Arial" w:hAnsi="Arial" w:cs="Arial"/>
                <w:sz w:val="18"/>
                <w:szCs w:val="18"/>
                <w:lang w:val="en-GB"/>
              </w:rPr>
              <w:t>]</w:t>
            </w:r>
          </w:p>
        </w:tc>
        <w:tc>
          <w:tcPr>
            <w:tcW w:w="0" w:type="auto"/>
          </w:tcPr>
          <w:p w14:paraId="55C6DC64" w14:textId="400E7C65" w:rsidR="003B3998" w:rsidRPr="00AA7C95" w:rsidRDefault="00177AD9" w:rsidP="007A2B51">
            <w:pPr>
              <w:spacing w:line="360" w:lineRule="auto"/>
              <w:jc w:val="center"/>
              <w:rPr>
                <w:rFonts w:ascii="Arial" w:hAnsi="Arial" w:cs="Arial"/>
                <w:sz w:val="18"/>
                <w:szCs w:val="18"/>
                <w:lang w:val="en-GB"/>
              </w:rPr>
            </w:pPr>
            <w:r>
              <w:rPr>
                <w:rFonts w:ascii="Arial" w:hAnsi="Arial" w:cs="Arial"/>
                <w:sz w:val="18"/>
                <w:szCs w:val="18"/>
                <w:lang w:val="en-GB"/>
              </w:rPr>
              <w:t>1.179</w:t>
            </w:r>
          </w:p>
        </w:tc>
        <w:tc>
          <w:tcPr>
            <w:tcW w:w="0" w:type="auto"/>
          </w:tcPr>
          <w:p w14:paraId="4901C2EB" w14:textId="1BBA7D00" w:rsidR="003B3998" w:rsidRPr="00A16F5C" w:rsidRDefault="00524E45" w:rsidP="007A2B51">
            <w:pPr>
              <w:spacing w:line="360" w:lineRule="auto"/>
              <w:jc w:val="center"/>
              <w:rPr>
                <w:rFonts w:ascii="Arial" w:hAnsi="Arial" w:cs="Arial"/>
                <w:sz w:val="18"/>
                <w:szCs w:val="18"/>
                <w:lang w:val="en-GB"/>
              </w:rPr>
            </w:pPr>
            <w:r w:rsidRPr="00A16F5C">
              <w:rPr>
                <w:rFonts w:ascii="Arial" w:hAnsi="Arial" w:cs="Arial"/>
                <w:sz w:val="18"/>
                <w:szCs w:val="18"/>
                <w:lang w:val="en-GB"/>
              </w:rPr>
              <w:t>This work</w:t>
            </w:r>
          </w:p>
        </w:tc>
      </w:tr>
      <w:tr w:rsidR="003B3998" w:rsidRPr="00AA7C95" w14:paraId="76D2A79E" w14:textId="77777777" w:rsidTr="007A2B51">
        <w:trPr>
          <w:jc w:val="center"/>
        </w:trPr>
        <w:tc>
          <w:tcPr>
            <w:tcW w:w="0" w:type="auto"/>
            <w:vAlign w:val="center"/>
          </w:tcPr>
          <w:p w14:paraId="7864E28A" w14:textId="76D78B69" w:rsidR="003B3998" w:rsidRPr="00AA7C95" w:rsidRDefault="003B3998" w:rsidP="007A2B51">
            <w:pPr>
              <w:spacing w:line="360" w:lineRule="auto"/>
              <w:rPr>
                <w:rFonts w:ascii="Arial" w:hAnsi="Arial" w:cs="Arial"/>
                <w:sz w:val="18"/>
                <w:szCs w:val="18"/>
                <w:lang w:val="en-GB"/>
              </w:rPr>
            </w:pPr>
            <w:r w:rsidRPr="00AA7C95">
              <w:rPr>
                <w:rFonts w:ascii="Arial" w:hAnsi="Arial" w:cs="Arial"/>
                <w:sz w:val="18"/>
                <w:szCs w:val="18"/>
                <w:lang w:val="en-GB"/>
              </w:rPr>
              <w:t>Bio</w:t>
            </w:r>
            <w:r w:rsidR="004E0306">
              <w:rPr>
                <w:rFonts w:ascii="Arial" w:hAnsi="Arial" w:cs="Arial"/>
                <w:sz w:val="18"/>
                <w:szCs w:val="18"/>
                <w:lang w:val="en-GB"/>
              </w:rPr>
              <w:t xml:space="preserve"> acetylene</w:t>
            </w:r>
            <w:r w:rsidRPr="00AA7C95">
              <w:rPr>
                <w:rFonts w:ascii="Arial" w:hAnsi="Arial" w:cs="Arial"/>
                <w:sz w:val="18"/>
                <w:szCs w:val="18"/>
                <w:lang w:val="en-GB"/>
              </w:rPr>
              <w:t xml:space="preserv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Pr>
          <w:p w14:paraId="5153C078" w14:textId="405BBDFE" w:rsidR="003B3998" w:rsidRPr="00AA7C95" w:rsidRDefault="00177AD9" w:rsidP="007A2B51">
            <w:pPr>
              <w:spacing w:line="360" w:lineRule="auto"/>
              <w:jc w:val="center"/>
              <w:rPr>
                <w:rFonts w:ascii="Arial" w:hAnsi="Arial" w:cs="Arial"/>
                <w:sz w:val="18"/>
                <w:szCs w:val="18"/>
                <w:lang w:val="en-GB"/>
              </w:rPr>
            </w:pPr>
            <w:r>
              <w:rPr>
                <w:rFonts w:ascii="Arial" w:hAnsi="Arial" w:cs="Arial"/>
                <w:sz w:val="18"/>
                <w:szCs w:val="18"/>
                <w:lang w:val="en-GB"/>
              </w:rPr>
              <w:t>1.553</w:t>
            </w:r>
          </w:p>
        </w:tc>
        <w:tc>
          <w:tcPr>
            <w:tcW w:w="0" w:type="auto"/>
          </w:tcPr>
          <w:p w14:paraId="150B8AA5" w14:textId="1F2B8CD6" w:rsidR="003B3998" w:rsidRPr="00A16F5C" w:rsidRDefault="00524E45" w:rsidP="007A2B51">
            <w:pPr>
              <w:spacing w:line="360" w:lineRule="auto"/>
              <w:jc w:val="center"/>
              <w:rPr>
                <w:rFonts w:ascii="Arial" w:hAnsi="Arial" w:cs="Arial"/>
                <w:sz w:val="18"/>
                <w:szCs w:val="18"/>
                <w:lang w:val="en-GB"/>
              </w:rPr>
            </w:pPr>
            <w:r w:rsidRPr="00A16F5C">
              <w:rPr>
                <w:rFonts w:ascii="Arial" w:hAnsi="Arial" w:cs="Arial"/>
                <w:sz w:val="18"/>
                <w:szCs w:val="18"/>
                <w:lang w:val="en-GB"/>
              </w:rPr>
              <w:t>This work</w:t>
            </w:r>
          </w:p>
        </w:tc>
      </w:tr>
      <w:tr w:rsidR="004E0306" w:rsidRPr="00AA7C95" w14:paraId="06B6E68A" w14:textId="77777777" w:rsidTr="007A2B51">
        <w:trPr>
          <w:jc w:val="center"/>
        </w:trPr>
        <w:tc>
          <w:tcPr>
            <w:tcW w:w="0" w:type="auto"/>
            <w:vAlign w:val="center"/>
          </w:tcPr>
          <w:p w14:paraId="40D0B5D3" w14:textId="578A6E32" w:rsidR="004E0306" w:rsidRPr="00AA7C95" w:rsidRDefault="004E0306" w:rsidP="007A2B51">
            <w:pPr>
              <w:spacing w:line="360" w:lineRule="auto"/>
              <w:rPr>
                <w:rFonts w:ascii="Arial" w:hAnsi="Arial" w:cs="Arial"/>
                <w:sz w:val="18"/>
                <w:szCs w:val="18"/>
                <w:lang w:val="en-GB"/>
              </w:rPr>
            </w:pPr>
            <w:r>
              <w:rPr>
                <w:rFonts w:ascii="Arial" w:hAnsi="Arial" w:cs="Arial"/>
                <w:sz w:val="18"/>
                <w:szCs w:val="18"/>
                <w:lang w:val="en-GB"/>
              </w:rPr>
              <w:t>Chlorine [USD kg</w:t>
            </w:r>
            <w:r w:rsidRPr="004E0306">
              <w:rPr>
                <w:rFonts w:ascii="Arial" w:hAnsi="Arial" w:cs="Arial"/>
                <w:sz w:val="18"/>
                <w:szCs w:val="18"/>
                <w:vertAlign w:val="superscript"/>
                <w:lang w:val="en-GB"/>
              </w:rPr>
              <w:t>–1</w:t>
            </w:r>
            <w:r>
              <w:rPr>
                <w:rFonts w:ascii="Arial" w:hAnsi="Arial" w:cs="Arial"/>
                <w:sz w:val="18"/>
                <w:szCs w:val="18"/>
                <w:lang w:val="en-GB"/>
              </w:rPr>
              <w:t>]</w:t>
            </w:r>
          </w:p>
        </w:tc>
        <w:tc>
          <w:tcPr>
            <w:tcW w:w="0" w:type="auto"/>
          </w:tcPr>
          <w:p w14:paraId="21DC32D3" w14:textId="2CC9F190" w:rsidR="004E0306" w:rsidRPr="00AA7C95" w:rsidRDefault="00177AD9" w:rsidP="007A2B51">
            <w:pPr>
              <w:spacing w:line="360" w:lineRule="auto"/>
              <w:jc w:val="center"/>
              <w:rPr>
                <w:rFonts w:ascii="Arial" w:hAnsi="Arial" w:cs="Arial"/>
                <w:sz w:val="18"/>
                <w:szCs w:val="18"/>
                <w:lang w:val="en-GB"/>
              </w:rPr>
            </w:pPr>
            <w:r>
              <w:rPr>
                <w:rFonts w:ascii="Arial" w:hAnsi="Arial" w:cs="Arial"/>
                <w:sz w:val="18"/>
                <w:szCs w:val="18"/>
                <w:lang w:val="en-GB"/>
              </w:rPr>
              <w:t>0.389</w:t>
            </w:r>
            <w:del w:id="13" w:author="Nabera  Abhinandan" w:date="2024-08-30T09:10:00Z" w16du:dateUtc="2024-08-30T07:10:00Z">
              <w:r w:rsidR="00325A96" w:rsidRPr="00325A96" w:rsidDel="00D33BCD">
                <w:rPr>
                  <w:rFonts w:ascii="Arial" w:hAnsi="Arial" w:cs="Arial"/>
                  <w:sz w:val="18"/>
                  <w:vertAlign w:val="superscript"/>
                </w:rPr>
                <w:delText>47</w:delText>
              </w:r>
            </w:del>
          </w:p>
        </w:tc>
        <w:tc>
          <w:tcPr>
            <w:tcW w:w="0" w:type="auto"/>
          </w:tcPr>
          <w:p w14:paraId="179693F5" w14:textId="4519C58C" w:rsidR="004E0306" w:rsidRPr="00A16F5C" w:rsidRDefault="00D33BCD" w:rsidP="007A2B51">
            <w:pPr>
              <w:spacing w:line="360" w:lineRule="auto"/>
              <w:jc w:val="center"/>
              <w:rPr>
                <w:rFonts w:ascii="Arial" w:hAnsi="Arial" w:cs="Arial"/>
                <w:sz w:val="18"/>
                <w:szCs w:val="18"/>
                <w:lang w:val="en-GB"/>
              </w:rPr>
            </w:pPr>
            <w:ins w:id="14" w:author="Nabera  Abhinandan" w:date="2024-08-30T09:10:00Z" w16du:dateUtc="2024-08-30T07:10:00Z">
              <w:r w:rsidRPr="00A16F5C">
                <w:rPr>
                  <w:rFonts w:ascii="Arial" w:hAnsi="Arial" w:cs="Arial"/>
                  <w:sz w:val="18"/>
                  <w:szCs w:val="18"/>
                  <w:rPrChange w:id="15" w:author="Nabera  Abhinandan" w:date="2024-08-30T09:12:00Z" w16du:dateUtc="2024-08-30T07:12:00Z">
                    <w:rPr>
                      <w:rFonts w:ascii="Arial" w:hAnsi="Arial" w:cs="Arial"/>
                      <w:sz w:val="18"/>
                      <w:vertAlign w:val="superscript"/>
                    </w:rPr>
                  </w:rPrChange>
                </w:rPr>
                <w:t>47</w:t>
              </w:r>
            </w:ins>
          </w:p>
        </w:tc>
      </w:tr>
      <w:tr w:rsidR="00DC1BD4" w:rsidRPr="00AA7C95" w14:paraId="49A81767" w14:textId="77777777" w:rsidTr="007A2B51">
        <w:trPr>
          <w:jc w:val="center"/>
        </w:trPr>
        <w:tc>
          <w:tcPr>
            <w:tcW w:w="0" w:type="auto"/>
            <w:vAlign w:val="center"/>
          </w:tcPr>
          <w:p w14:paraId="47618C22" w14:textId="57F0EDC1" w:rsidR="00DC1BD4" w:rsidRDefault="00DC1BD4" w:rsidP="00DC1BD4">
            <w:pPr>
              <w:spacing w:line="360" w:lineRule="auto"/>
              <w:rPr>
                <w:rFonts w:ascii="Arial" w:hAnsi="Arial" w:cs="Arial"/>
                <w:sz w:val="18"/>
                <w:szCs w:val="18"/>
                <w:lang w:val="en-GB"/>
              </w:rPr>
            </w:pPr>
            <w:r>
              <w:rPr>
                <w:rFonts w:ascii="Arial" w:hAnsi="Arial" w:cs="Arial"/>
                <w:sz w:val="18"/>
                <w:szCs w:val="18"/>
                <w:lang w:val="en-GB"/>
              </w:rPr>
              <w:t>HCl [USD kg</w:t>
            </w:r>
            <w:r w:rsidRPr="004E0306">
              <w:rPr>
                <w:rFonts w:ascii="Arial" w:hAnsi="Arial" w:cs="Arial"/>
                <w:sz w:val="18"/>
                <w:szCs w:val="18"/>
                <w:vertAlign w:val="superscript"/>
                <w:lang w:val="en-GB"/>
              </w:rPr>
              <w:t>–1</w:t>
            </w:r>
            <w:r>
              <w:rPr>
                <w:rFonts w:ascii="Arial" w:hAnsi="Arial" w:cs="Arial"/>
                <w:sz w:val="18"/>
                <w:szCs w:val="18"/>
                <w:lang w:val="en-GB"/>
              </w:rPr>
              <w:t>]</w:t>
            </w:r>
          </w:p>
        </w:tc>
        <w:tc>
          <w:tcPr>
            <w:tcW w:w="0" w:type="auto"/>
          </w:tcPr>
          <w:p w14:paraId="0449C281" w14:textId="491D76EE" w:rsidR="00DC1BD4" w:rsidRPr="00AA7C95" w:rsidRDefault="00177AD9" w:rsidP="00DC1BD4">
            <w:pPr>
              <w:spacing w:line="360" w:lineRule="auto"/>
              <w:jc w:val="center"/>
              <w:rPr>
                <w:rFonts w:ascii="Arial" w:hAnsi="Arial" w:cs="Arial"/>
                <w:sz w:val="18"/>
                <w:szCs w:val="18"/>
                <w:lang w:val="en-GB"/>
              </w:rPr>
            </w:pPr>
            <w:r>
              <w:rPr>
                <w:rFonts w:ascii="Arial" w:hAnsi="Arial" w:cs="Arial"/>
                <w:sz w:val="18"/>
                <w:szCs w:val="18"/>
                <w:lang w:val="en-GB"/>
              </w:rPr>
              <w:t>0.153</w:t>
            </w:r>
            <w:del w:id="16" w:author="Nabera  Abhinandan" w:date="2024-08-30T09:11:00Z" w16du:dateUtc="2024-08-30T07:11:00Z">
              <w:r w:rsidR="00325A96" w:rsidRPr="00325A96" w:rsidDel="00CB4BCF">
                <w:rPr>
                  <w:rFonts w:ascii="Arial" w:hAnsi="Arial" w:cs="Arial"/>
                  <w:sz w:val="18"/>
                  <w:vertAlign w:val="superscript"/>
                </w:rPr>
                <w:delText>50</w:delText>
              </w:r>
            </w:del>
          </w:p>
        </w:tc>
        <w:tc>
          <w:tcPr>
            <w:tcW w:w="0" w:type="auto"/>
          </w:tcPr>
          <w:p w14:paraId="1CB793A6" w14:textId="4D14A320" w:rsidR="00DC1BD4" w:rsidRPr="00A16F5C" w:rsidRDefault="00CB4BCF" w:rsidP="00DC1BD4">
            <w:pPr>
              <w:spacing w:line="360" w:lineRule="auto"/>
              <w:jc w:val="center"/>
              <w:rPr>
                <w:rFonts w:ascii="Arial" w:hAnsi="Arial" w:cs="Arial"/>
                <w:sz w:val="18"/>
                <w:szCs w:val="18"/>
                <w:lang w:val="en-GB"/>
              </w:rPr>
            </w:pPr>
            <w:ins w:id="17" w:author="Nabera  Abhinandan" w:date="2024-08-30T09:11:00Z" w16du:dateUtc="2024-08-30T07:11:00Z">
              <w:r w:rsidRPr="00A16F5C">
                <w:rPr>
                  <w:rFonts w:ascii="Arial" w:hAnsi="Arial" w:cs="Arial"/>
                  <w:sz w:val="18"/>
                  <w:szCs w:val="18"/>
                  <w:rPrChange w:id="18" w:author="Nabera  Abhinandan" w:date="2024-08-30T09:12:00Z" w16du:dateUtc="2024-08-30T07:12:00Z">
                    <w:rPr>
                      <w:rFonts w:ascii="Arial" w:hAnsi="Arial" w:cs="Arial"/>
                      <w:sz w:val="18"/>
                      <w:vertAlign w:val="superscript"/>
                    </w:rPr>
                  </w:rPrChange>
                </w:rPr>
                <w:t>50</w:t>
              </w:r>
            </w:ins>
          </w:p>
        </w:tc>
      </w:tr>
      <w:tr w:rsidR="00DC1BD4" w:rsidRPr="00AA7C95" w14:paraId="50059821" w14:textId="77777777" w:rsidTr="007A2B51">
        <w:trPr>
          <w:jc w:val="center"/>
        </w:trPr>
        <w:tc>
          <w:tcPr>
            <w:tcW w:w="0" w:type="auto"/>
            <w:tcBorders>
              <w:bottom w:val="nil"/>
            </w:tcBorders>
            <w:vAlign w:val="center"/>
          </w:tcPr>
          <w:p w14:paraId="0A7543C6" w14:textId="43C52624" w:rsidR="00DC1BD4" w:rsidRPr="00AA7C95" w:rsidRDefault="00DC1BD4" w:rsidP="00DC1BD4">
            <w:pPr>
              <w:spacing w:line="360" w:lineRule="auto"/>
              <w:rPr>
                <w:rFonts w:ascii="Arial" w:hAnsi="Arial" w:cs="Arial"/>
                <w:sz w:val="18"/>
                <w:szCs w:val="18"/>
                <w:lang w:val="en-GB"/>
              </w:rPr>
            </w:pPr>
            <w:r w:rsidRPr="00AA7C95">
              <w:rPr>
                <w:rFonts w:ascii="Arial" w:hAnsi="Arial" w:cs="Arial"/>
                <w:sz w:val="18"/>
                <w:szCs w:val="18"/>
                <w:lang w:val="en-GB"/>
              </w:rPr>
              <w:t xml:space="preserve">Heating – </w:t>
            </w:r>
            <w:r>
              <w:rPr>
                <w:rFonts w:ascii="Arial" w:hAnsi="Arial" w:cs="Arial"/>
                <w:sz w:val="18"/>
                <w:szCs w:val="18"/>
                <w:lang w:val="en-GB"/>
              </w:rPr>
              <w:t>natural gas</w:t>
            </w:r>
            <w:r w:rsidRPr="00AA7C95">
              <w:rPr>
                <w:rFonts w:ascii="Arial" w:hAnsi="Arial" w:cs="Arial"/>
                <w:sz w:val="18"/>
                <w:szCs w:val="18"/>
                <w:lang w:val="en-GB"/>
              </w:rPr>
              <w:t xml:space="preserv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bottom w:val="nil"/>
            </w:tcBorders>
          </w:tcPr>
          <w:p w14:paraId="4FB5C1A5" w14:textId="27591722" w:rsidR="00DC1BD4" w:rsidRPr="00AA7C95" w:rsidRDefault="00177AD9" w:rsidP="00DC1BD4">
            <w:pPr>
              <w:spacing w:line="360" w:lineRule="auto"/>
              <w:jc w:val="center"/>
              <w:rPr>
                <w:rFonts w:ascii="Arial" w:hAnsi="Arial" w:cs="Arial"/>
                <w:sz w:val="18"/>
                <w:szCs w:val="18"/>
                <w:lang w:val="en-GB"/>
              </w:rPr>
            </w:pPr>
            <w:r>
              <w:rPr>
                <w:rFonts w:ascii="Arial" w:hAnsi="Arial" w:cs="Arial"/>
                <w:sz w:val="18"/>
                <w:szCs w:val="18"/>
                <w:lang w:val="en-GB"/>
              </w:rPr>
              <w:t>0.285</w:t>
            </w:r>
            <w:del w:id="19" w:author="Nabera  Abhinandan" w:date="2024-08-30T09:11:00Z" w16du:dateUtc="2024-08-30T07:11:00Z">
              <w:r w:rsidR="00325A96" w:rsidRPr="00325A96" w:rsidDel="00CB4BCF">
                <w:rPr>
                  <w:rFonts w:ascii="Arial" w:hAnsi="Arial" w:cs="Arial"/>
                  <w:sz w:val="18"/>
                  <w:vertAlign w:val="superscript"/>
                </w:rPr>
                <w:delText>51</w:delText>
              </w:r>
            </w:del>
          </w:p>
        </w:tc>
        <w:tc>
          <w:tcPr>
            <w:tcW w:w="0" w:type="auto"/>
            <w:tcBorders>
              <w:bottom w:val="nil"/>
            </w:tcBorders>
          </w:tcPr>
          <w:p w14:paraId="0AD2B20F" w14:textId="4B1D9776" w:rsidR="00DC1BD4" w:rsidRPr="00A16F5C" w:rsidRDefault="00CB4BCF" w:rsidP="00DC1BD4">
            <w:pPr>
              <w:spacing w:line="360" w:lineRule="auto"/>
              <w:jc w:val="center"/>
              <w:rPr>
                <w:rFonts w:ascii="Arial" w:hAnsi="Arial" w:cs="Arial"/>
                <w:sz w:val="18"/>
                <w:szCs w:val="18"/>
                <w:lang w:val="en-GB"/>
              </w:rPr>
            </w:pPr>
            <w:ins w:id="20" w:author="Nabera  Abhinandan" w:date="2024-08-30T09:11:00Z" w16du:dateUtc="2024-08-30T07:11:00Z">
              <w:r w:rsidRPr="00A16F5C">
                <w:rPr>
                  <w:rFonts w:ascii="Arial" w:hAnsi="Arial" w:cs="Arial"/>
                  <w:sz w:val="18"/>
                  <w:szCs w:val="18"/>
                  <w:rPrChange w:id="21" w:author="Nabera  Abhinandan" w:date="2024-08-30T09:12:00Z" w16du:dateUtc="2024-08-30T07:12:00Z">
                    <w:rPr>
                      <w:rFonts w:ascii="Arial" w:hAnsi="Arial" w:cs="Arial"/>
                      <w:sz w:val="18"/>
                      <w:vertAlign w:val="superscript"/>
                    </w:rPr>
                  </w:rPrChange>
                </w:rPr>
                <w:t>51</w:t>
              </w:r>
            </w:ins>
          </w:p>
        </w:tc>
      </w:tr>
      <w:tr w:rsidR="00DC1BD4" w:rsidRPr="00AA7C95" w14:paraId="5AF6FB1C" w14:textId="77777777" w:rsidTr="007A2B51">
        <w:trPr>
          <w:jc w:val="center"/>
        </w:trPr>
        <w:tc>
          <w:tcPr>
            <w:tcW w:w="0" w:type="auto"/>
            <w:tcBorders>
              <w:top w:val="nil"/>
              <w:bottom w:val="nil"/>
            </w:tcBorders>
            <w:vAlign w:val="center"/>
          </w:tcPr>
          <w:p w14:paraId="01AA0A0D" w14:textId="77777777" w:rsidR="00DC1BD4" w:rsidRPr="00AA7C95" w:rsidRDefault="00DC1BD4" w:rsidP="00DC1BD4">
            <w:pPr>
              <w:spacing w:line="360" w:lineRule="auto"/>
              <w:rPr>
                <w:rFonts w:ascii="Arial" w:hAnsi="Arial" w:cs="Arial"/>
                <w:sz w:val="18"/>
                <w:szCs w:val="18"/>
                <w:lang w:val="en-GB"/>
              </w:rPr>
            </w:pPr>
            <w:r w:rsidRPr="00AA7C95">
              <w:rPr>
                <w:rFonts w:ascii="Arial" w:hAnsi="Arial" w:cs="Arial"/>
                <w:sz w:val="18"/>
                <w:szCs w:val="18"/>
                <w:lang w:val="en-GB"/>
              </w:rPr>
              <w:t>Cooling water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nil"/>
            </w:tcBorders>
          </w:tcPr>
          <w:p w14:paraId="735042F3" w14:textId="3E996FAE" w:rsidR="00DC1BD4" w:rsidRPr="00AA7C95" w:rsidRDefault="00DC1BD4" w:rsidP="00DC1BD4">
            <w:pPr>
              <w:spacing w:line="360" w:lineRule="auto"/>
              <w:jc w:val="center"/>
              <w:rPr>
                <w:rFonts w:ascii="Arial" w:hAnsi="Arial" w:cs="Arial"/>
                <w:sz w:val="18"/>
                <w:szCs w:val="18"/>
                <w:lang w:val="en-GB"/>
              </w:rPr>
            </w:pPr>
            <w:r w:rsidRPr="00AA7C95">
              <w:rPr>
                <w:rFonts w:ascii="Arial" w:hAnsi="Arial" w:cs="Arial"/>
                <w:sz w:val="18"/>
                <w:szCs w:val="18"/>
                <w:lang w:val="en-GB"/>
              </w:rPr>
              <w:t>4.8E-05</w:t>
            </w:r>
            <w:del w:id="22" w:author="Nabera  Abhinandan" w:date="2024-08-30T09:11:00Z" w16du:dateUtc="2024-08-30T07:11:00Z">
              <w:r w:rsidR="00325A96" w:rsidRPr="00325A96" w:rsidDel="00CB4BCF">
                <w:rPr>
                  <w:rFonts w:ascii="Arial" w:hAnsi="Arial" w:cs="Arial"/>
                  <w:sz w:val="18"/>
                  <w:vertAlign w:val="superscript"/>
                </w:rPr>
                <w:delText>52</w:delText>
              </w:r>
            </w:del>
          </w:p>
        </w:tc>
        <w:tc>
          <w:tcPr>
            <w:tcW w:w="0" w:type="auto"/>
            <w:tcBorders>
              <w:top w:val="nil"/>
              <w:bottom w:val="nil"/>
            </w:tcBorders>
          </w:tcPr>
          <w:p w14:paraId="69256740" w14:textId="29E78209" w:rsidR="00DC1BD4" w:rsidRPr="00A16F5C" w:rsidRDefault="00CB4BCF" w:rsidP="00DC1BD4">
            <w:pPr>
              <w:spacing w:line="360" w:lineRule="auto"/>
              <w:jc w:val="center"/>
              <w:rPr>
                <w:rFonts w:ascii="Arial" w:hAnsi="Arial" w:cs="Arial"/>
                <w:sz w:val="18"/>
                <w:szCs w:val="18"/>
                <w:lang w:val="en-GB"/>
              </w:rPr>
            </w:pPr>
            <w:ins w:id="23" w:author="Nabera  Abhinandan" w:date="2024-08-30T09:11:00Z" w16du:dateUtc="2024-08-30T07:11:00Z">
              <w:r w:rsidRPr="00A16F5C">
                <w:rPr>
                  <w:rFonts w:ascii="Arial" w:hAnsi="Arial" w:cs="Arial"/>
                  <w:sz w:val="18"/>
                  <w:szCs w:val="18"/>
                  <w:rPrChange w:id="24" w:author="Nabera  Abhinandan" w:date="2024-08-30T09:12:00Z" w16du:dateUtc="2024-08-30T07:12:00Z">
                    <w:rPr>
                      <w:rFonts w:ascii="Arial" w:hAnsi="Arial" w:cs="Arial"/>
                      <w:sz w:val="18"/>
                      <w:vertAlign w:val="superscript"/>
                    </w:rPr>
                  </w:rPrChange>
                </w:rPr>
                <w:t>52</w:t>
              </w:r>
            </w:ins>
          </w:p>
        </w:tc>
      </w:tr>
      <w:tr w:rsidR="00DC1BD4" w:rsidRPr="00AA7C95" w14:paraId="24E7893E" w14:textId="77777777" w:rsidTr="00454375">
        <w:trPr>
          <w:jc w:val="center"/>
        </w:trPr>
        <w:tc>
          <w:tcPr>
            <w:tcW w:w="0" w:type="auto"/>
            <w:tcBorders>
              <w:top w:val="nil"/>
              <w:bottom w:val="nil"/>
            </w:tcBorders>
            <w:vAlign w:val="center"/>
          </w:tcPr>
          <w:p w14:paraId="500C3A7C" w14:textId="77777777" w:rsidR="00DC1BD4" w:rsidRPr="00AA7C95" w:rsidRDefault="00DC1BD4" w:rsidP="00DC1BD4">
            <w:pPr>
              <w:spacing w:line="360" w:lineRule="auto"/>
              <w:rPr>
                <w:rFonts w:ascii="Arial" w:hAnsi="Arial" w:cs="Arial"/>
                <w:sz w:val="18"/>
                <w:szCs w:val="18"/>
                <w:lang w:val="en-GB"/>
              </w:rPr>
            </w:pPr>
            <w:r w:rsidRPr="00AA7C95">
              <w:rPr>
                <w:rFonts w:ascii="Arial" w:hAnsi="Arial" w:cs="Arial"/>
                <w:sz w:val="18"/>
                <w:szCs w:val="18"/>
                <w:lang w:val="en-GB"/>
              </w:rPr>
              <w:t>Grid electricity [USD kWh</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nil"/>
            </w:tcBorders>
          </w:tcPr>
          <w:p w14:paraId="002C94AC" w14:textId="39BC5739" w:rsidR="00DC1BD4" w:rsidRPr="00AA7C95" w:rsidRDefault="00DC1BD4" w:rsidP="00DC1BD4">
            <w:pPr>
              <w:spacing w:line="360" w:lineRule="auto"/>
              <w:jc w:val="center"/>
              <w:rPr>
                <w:rFonts w:ascii="Arial" w:hAnsi="Arial" w:cs="Arial"/>
                <w:sz w:val="18"/>
                <w:szCs w:val="18"/>
                <w:lang w:val="en-GB"/>
              </w:rPr>
            </w:pPr>
            <w:r w:rsidRPr="00AA7C95">
              <w:rPr>
                <w:rFonts w:ascii="Arial" w:hAnsi="Arial" w:cs="Arial"/>
                <w:sz w:val="18"/>
                <w:szCs w:val="18"/>
                <w:lang w:val="en-GB"/>
              </w:rPr>
              <w:t>0.093</w:t>
            </w:r>
            <w:del w:id="25" w:author="Nabera  Abhinandan" w:date="2024-08-30T09:11:00Z" w16du:dateUtc="2024-08-30T07:11:00Z">
              <w:r w:rsidR="00325A96" w:rsidRPr="00325A96" w:rsidDel="00CB4BCF">
                <w:rPr>
                  <w:rFonts w:ascii="Arial" w:hAnsi="Arial" w:cs="Arial"/>
                  <w:sz w:val="18"/>
                  <w:vertAlign w:val="superscript"/>
                </w:rPr>
                <w:delText>52</w:delText>
              </w:r>
            </w:del>
          </w:p>
        </w:tc>
        <w:tc>
          <w:tcPr>
            <w:tcW w:w="0" w:type="auto"/>
            <w:tcBorders>
              <w:top w:val="nil"/>
              <w:bottom w:val="nil"/>
            </w:tcBorders>
          </w:tcPr>
          <w:p w14:paraId="495033FF" w14:textId="380FFCD7" w:rsidR="00DC1BD4" w:rsidRPr="00A16F5C" w:rsidRDefault="00CB4BCF" w:rsidP="00DC1BD4">
            <w:pPr>
              <w:spacing w:line="360" w:lineRule="auto"/>
              <w:jc w:val="center"/>
              <w:rPr>
                <w:rFonts w:ascii="Arial" w:hAnsi="Arial" w:cs="Arial"/>
                <w:sz w:val="18"/>
                <w:szCs w:val="18"/>
                <w:lang w:val="en-GB"/>
              </w:rPr>
            </w:pPr>
            <w:ins w:id="26" w:author="Nabera  Abhinandan" w:date="2024-08-30T09:11:00Z" w16du:dateUtc="2024-08-30T07:11:00Z">
              <w:r w:rsidRPr="00A16F5C">
                <w:rPr>
                  <w:rFonts w:ascii="Arial" w:hAnsi="Arial" w:cs="Arial"/>
                  <w:sz w:val="18"/>
                  <w:szCs w:val="18"/>
                  <w:rPrChange w:id="27" w:author="Nabera  Abhinandan" w:date="2024-08-30T09:12:00Z" w16du:dateUtc="2024-08-30T07:12:00Z">
                    <w:rPr>
                      <w:rFonts w:ascii="Arial" w:hAnsi="Arial" w:cs="Arial"/>
                      <w:sz w:val="18"/>
                      <w:vertAlign w:val="superscript"/>
                    </w:rPr>
                  </w:rPrChange>
                </w:rPr>
                <w:t>52</w:t>
              </w:r>
            </w:ins>
          </w:p>
        </w:tc>
      </w:tr>
      <w:tr w:rsidR="00454375" w:rsidRPr="00AA7C95" w14:paraId="10A7657C" w14:textId="77777777" w:rsidTr="00454375">
        <w:trPr>
          <w:jc w:val="center"/>
        </w:trPr>
        <w:tc>
          <w:tcPr>
            <w:tcW w:w="0" w:type="auto"/>
            <w:tcBorders>
              <w:top w:val="nil"/>
              <w:bottom w:val="nil"/>
            </w:tcBorders>
            <w:vAlign w:val="center"/>
          </w:tcPr>
          <w:p w14:paraId="09BEB798" w14:textId="1BC8B9D0" w:rsidR="00454375" w:rsidRPr="00AA7C95" w:rsidRDefault="00454375" w:rsidP="00DC1BD4">
            <w:pPr>
              <w:spacing w:line="360" w:lineRule="auto"/>
              <w:rPr>
                <w:rFonts w:ascii="Arial" w:hAnsi="Arial" w:cs="Arial"/>
                <w:sz w:val="18"/>
                <w:szCs w:val="18"/>
                <w:lang w:val="en-GB"/>
              </w:rPr>
            </w:pPr>
            <w:r>
              <w:rPr>
                <w:rFonts w:ascii="Arial" w:hAnsi="Arial" w:cs="Arial"/>
                <w:sz w:val="18"/>
                <w:szCs w:val="18"/>
                <w:lang w:val="en-GB"/>
              </w:rPr>
              <w:t xml:space="preserve">Refrigeration to –25 </w:t>
            </w:r>
            <w:r w:rsidRPr="004F63FA">
              <w:rPr>
                <w:rFonts w:ascii="Arial" w:hAnsi="Arial" w:cs="Arial"/>
                <w:sz w:val="18"/>
                <w:szCs w:val="18"/>
              </w:rPr>
              <w:t>°C</w:t>
            </w:r>
            <w:r>
              <w:rPr>
                <w:rFonts w:ascii="Arial" w:hAnsi="Arial" w:cs="Arial"/>
                <w:sz w:val="18"/>
                <w:szCs w:val="18"/>
              </w:rPr>
              <w:t xml:space="preserve"> </w:t>
            </w:r>
            <w:r w:rsidRPr="00AA7C95">
              <w:rPr>
                <w:rFonts w:ascii="Arial" w:hAnsi="Arial" w:cs="Arial"/>
                <w:sz w:val="18"/>
                <w:szCs w:val="18"/>
                <w:lang w:val="en-GB"/>
              </w:rPr>
              <w:t>[USD </w:t>
            </w:r>
            <w:r>
              <w:rPr>
                <w:rFonts w:ascii="Arial" w:hAnsi="Arial" w:cs="Arial"/>
                <w:sz w:val="18"/>
                <w:szCs w:val="18"/>
                <w:lang w:val="en-GB"/>
              </w:rPr>
              <w:t>MJ</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nil"/>
            </w:tcBorders>
          </w:tcPr>
          <w:p w14:paraId="7496038E" w14:textId="6C705D50" w:rsidR="00454375" w:rsidRPr="00AA7C95" w:rsidRDefault="00245B40" w:rsidP="00DC1BD4">
            <w:pPr>
              <w:spacing w:line="360" w:lineRule="auto"/>
              <w:jc w:val="center"/>
              <w:rPr>
                <w:rFonts w:ascii="Arial" w:hAnsi="Arial" w:cs="Arial"/>
                <w:sz w:val="18"/>
                <w:szCs w:val="18"/>
                <w:lang w:val="en-GB"/>
              </w:rPr>
            </w:pPr>
            <w:r>
              <w:rPr>
                <w:rFonts w:ascii="Arial" w:hAnsi="Arial" w:cs="Arial"/>
                <w:sz w:val="18"/>
                <w:szCs w:val="18"/>
                <w:lang w:val="en-GB"/>
              </w:rPr>
              <w:t>0.019</w:t>
            </w:r>
            <w:del w:id="28" w:author="Nabera  Abhinandan" w:date="2024-08-30T09:11:00Z" w16du:dateUtc="2024-08-30T07:11:00Z">
              <w:r w:rsidR="00325A96" w:rsidRPr="00325A96" w:rsidDel="00CB4BCF">
                <w:rPr>
                  <w:rFonts w:ascii="Arial" w:hAnsi="Arial" w:cs="Arial"/>
                  <w:sz w:val="18"/>
                  <w:vertAlign w:val="superscript"/>
                </w:rPr>
                <w:delText>49</w:delText>
              </w:r>
            </w:del>
          </w:p>
        </w:tc>
        <w:tc>
          <w:tcPr>
            <w:tcW w:w="0" w:type="auto"/>
            <w:tcBorders>
              <w:top w:val="nil"/>
              <w:bottom w:val="nil"/>
            </w:tcBorders>
          </w:tcPr>
          <w:p w14:paraId="3A134769" w14:textId="70051EDB" w:rsidR="00454375" w:rsidRPr="00A16F5C" w:rsidRDefault="00CB4BCF" w:rsidP="00DC1BD4">
            <w:pPr>
              <w:spacing w:line="360" w:lineRule="auto"/>
              <w:jc w:val="center"/>
              <w:rPr>
                <w:rFonts w:ascii="Arial" w:hAnsi="Arial" w:cs="Arial"/>
                <w:sz w:val="18"/>
                <w:szCs w:val="18"/>
                <w:lang w:val="en-GB"/>
              </w:rPr>
            </w:pPr>
            <w:ins w:id="29" w:author="Nabera  Abhinandan" w:date="2024-08-30T09:11:00Z" w16du:dateUtc="2024-08-30T07:11:00Z">
              <w:r w:rsidRPr="00A16F5C">
                <w:rPr>
                  <w:rFonts w:ascii="Arial" w:hAnsi="Arial" w:cs="Arial"/>
                  <w:sz w:val="18"/>
                  <w:szCs w:val="18"/>
                  <w:rPrChange w:id="30" w:author="Nabera  Abhinandan" w:date="2024-08-30T09:12:00Z" w16du:dateUtc="2024-08-30T07:12:00Z">
                    <w:rPr>
                      <w:rFonts w:ascii="Arial" w:hAnsi="Arial" w:cs="Arial"/>
                      <w:sz w:val="18"/>
                      <w:vertAlign w:val="superscript"/>
                    </w:rPr>
                  </w:rPrChange>
                </w:rPr>
                <w:t>49</w:t>
              </w:r>
            </w:ins>
          </w:p>
        </w:tc>
      </w:tr>
      <w:tr w:rsidR="00454375" w:rsidRPr="00AA7C95" w14:paraId="48F59D50" w14:textId="77777777" w:rsidTr="00454375">
        <w:trPr>
          <w:jc w:val="center"/>
        </w:trPr>
        <w:tc>
          <w:tcPr>
            <w:tcW w:w="0" w:type="auto"/>
            <w:tcBorders>
              <w:top w:val="nil"/>
              <w:bottom w:val="single" w:sz="8" w:space="0" w:color="auto"/>
            </w:tcBorders>
            <w:vAlign w:val="center"/>
          </w:tcPr>
          <w:p w14:paraId="364EB654" w14:textId="23D8FA1A" w:rsidR="00454375" w:rsidRPr="00AA7C95" w:rsidRDefault="00454375" w:rsidP="00DC1BD4">
            <w:pPr>
              <w:spacing w:line="360" w:lineRule="auto"/>
              <w:rPr>
                <w:rFonts w:ascii="Arial" w:hAnsi="Arial" w:cs="Arial"/>
                <w:sz w:val="18"/>
                <w:szCs w:val="18"/>
                <w:lang w:val="en-GB"/>
              </w:rPr>
            </w:pPr>
            <w:r>
              <w:rPr>
                <w:rFonts w:ascii="Arial" w:hAnsi="Arial" w:cs="Arial"/>
                <w:sz w:val="18"/>
                <w:szCs w:val="18"/>
                <w:lang w:val="en-GB"/>
              </w:rPr>
              <w:t xml:space="preserve">Refrigeration to –50 </w:t>
            </w:r>
            <w:r w:rsidRPr="004F63FA">
              <w:rPr>
                <w:rFonts w:ascii="Arial" w:hAnsi="Arial" w:cs="Arial"/>
                <w:sz w:val="18"/>
                <w:szCs w:val="18"/>
              </w:rPr>
              <w:t>°C</w:t>
            </w:r>
            <w:r>
              <w:rPr>
                <w:rFonts w:ascii="Arial" w:hAnsi="Arial" w:cs="Arial"/>
                <w:sz w:val="18"/>
                <w:szCs w:val="18"/>
              </w:rPr>
              <w:t xml:space="preserve"> </w:t>
            </w:r>
            <w:r w:rsidRPr="00AA7C95">
              <w:rPr>
                <w:rFonts w:ascii="Arial" w:hAnsi="Arial" w:cs="Arial"/>
                <w:sz w:val="18"/>
                <w:szCs w:val="18"/>
                <w:lang w:val="en-GB"/>
              </w:rPr>
              <w:t>[USD </w:t>
            </w:r>
            <w:r>
              <w:rPr>
                <w:rFonts w:ascii="Arial" w:hAnsi="Arial" w:cs="Arial"/>
                <w:sz w:val="18"/>
                <w:szCs w:val="18"/>
                <w:lang w:val="en-GB"/>
              </w:rPr>
              <w:t>MJ</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single" w:sz="8" w:space="0" w:color="auto"/>
            </w:tcBorders>
          </w:tcPr>
          <w:p w14:paraId="04B57B2D" w14:textId="2927F616" w:rsidR="00454375" w:rsidRPr="00AA7C95" w:rsidRDefault="00245B40" w:rsidP="00DC1BD4">
            <w:pPr>
              <w:spacing w:line="360" w:lineRule="auto"/>
              <w:jc w:val="center"/>
              <w:rPr>
                <w:rFonts w:ascii="Arial" w:hAnsi="Arial" w:cs="Arial"/>
                <w:sz w:val="18"/>
                <w:szCs w:val="18"/>
                <w:lang w:val="en-GB"/>
              </w:rPr>
            </w:pPr>
            <w:r>
              <w:rPr>
                <w:rFonts w:ascii="Arial" w:hAnsi="Arial" w:cs="Arial"/>
                <w:sz w:val="18"/>
                <w:szCs w:val="18"/>
                <w:lang w:val="en-GB"/>
              </w:rPr>
              <w:t>0.043</w:t>
            </w:r>
            <w:del w:id="31" w:author="Nabera  Abhinandan" w:date="2024-08-30T09:11:00Z" w16du:dateUtc="2024-08-30T07:11:00Z">
              <w:r w:rsidR="00325A96" w:rsidRPr="00325A96" w:rsidDel="00CB4BCF">
                <w:rPr>
                  <w:rFonts w:ascii="Arial" w:hAnsi="Arial" w:cs="Arial"/>
                  <w:sz w:val="18"/>
                  <w:vertAlign w:val="superscript"/>
                </w:rPr>
                <w:delText>49</w:delText>
              </w:r>
            </w:del>
          </w:p>
        </w:tc>
        <w:tc>
          <w:tcPr>
            <w:tcW w:w="0" w:type="auto"/>
            <w:tcBorders>
              <w:top w:val="nil"/>
              <w:bottom w:val="single" w:sz="8" w:space="0" w:color="auto"/>
            </w:tcBorders>
          </w:tcPr>
          <w:p w14:paraId="41432BD7" w14:textId="42BF7A96" w:rsidR="00454375" w:rsidRPr="00A16F5C" w:rsidRDefault="00CB4BCF" w:rsidP="00DC1BD4">
            <w:pPr>
              <w:spacing w:line="360" w:lineRule="auto"/>
              <w:jc w:val="center"/>
              <w:rPr>
                <w:rFonts w:ascii="Arial" w:hAnsi="Arial" w:cs="Arial"/>
                <w:sz w:val="18"/>
                <w:szCs w:val="18"/>
                <w:lang w:val="en-GB"/>
              </w:rPr>
            </w:pPr>
            <w:ins w:id="32" w:author="Nabera  Abhinandan" w:date="2024-08-30T09:11:00Z" w16du:dateUtc="2024-08-30T07:11:00Z">
              <w:r w:rsidRPr="00A16F5C">
                <w:rPr>
                  <w:rFonts w:ascii="Arial" w:hAnsi="Arial" w:cs="Arial"/>
                  <w:sz w:val="18"/>
                  <w:szCs w:val="18"/>
                  <w:rPrChange w:id="33" w:author="Nabera  Abhinandan" w:date="2024-08-30T09:12:00Z" w16du:dateUtc="2024-08-30T07:12:00Z">
                    <w:rPr>
                      <w:rFonts w:ascii="Arial" w:hAnsi="Arial" w:cs="Arial"/>
                      <w:sz w:val="18"/>
                      <w:vertAlign w:val="superscript"/>
                    </w:rPr>
                  </w:rPrChange>
                </w:rPr>
                <w:t>49</w:t>
              </w:r>
            </w:ins>
          </w:p>
        </w:tc>
      </w:tr>
    </w:tbl>
    <w:p w14:paraId="6188DBF3" w14:textId="77777777" w:rsidR="003B3998" w:rsidRDefault="003B3998" w:rsidP="003B3998">
      <w:pPr>
        <w:rPr>
          <w:rFonts w:ascii="Arial" w:hAnsi="Arial" w:cs="Arial"/>
          <w:b/>
          <w:bCs/>
        </w:rPr>
      </w:pPr>
      <w:r>
        <w:rPr>
          <w:rFonts w:ascii="Arial" w:hAnsi="Arial" w:cs="Arial"/>
          <w:b/>
          <w:bCs/>
        </w:rPr>
        <w:br w:type="page"/>
      </w:r>
    </w:p>
    <w:p w14:paraId="63A238C1" w14:textId="0D55BA12" w:rsidR="001538EE" w:rsidRPr="00AA7C95" w:rsidRDefault="001538EE" w:rsidP="001538EE">
      <w:pPr>
        <w:spacing w:line="360" w:lineRule="auto"/>
        <w:rPr>
          <w:rFonts w:ascii="Arial" w:hAnsi="Arial" w:cs="Arial"/>
          <w:sz w:val="20"/>
          <w:szCs w:val="20"/>
        </w:rPr>
      </w:pPr>
      <w:r w:rsidRPr="00AA7C95">
        <w:rPr>
          <w:rFonts w:ascii="Arial" w:hAnsi="Arial" w:cs="Arial"/>
          <w:b/>
          <w:bCs/>
          <w:sz w:val="20"/>
          <w:szCs w:val="20"/>
        </w:rPr>
        <w:lastRenderedPageBreak/>
        <w:t>Supplementary Table </w:t>
      </w:r>
      <w:r w:rsidR="00A67D0F">
        <w:rPr>
          <w:rFonts w:ascii="Arial" w:hAnsi="Arial" w:cs="Arial"/>
          <w:b/>
          <w:bCs/>
          <w:sz w:val="20"/>
          <w:szCs w:val="20"/>
          <w:lang w:eastAsia="zh-CN"/>
        </w:rPr>
        <w:t>6</w:t>
      </w:r>
      <w:r w:rsidRPr="00AA7C95">
        <w:rPr>
          <w:rFonts w:ascii="Arial" w:hAnsi="Arial" w:cs="Arial"/>
          <w:b/>
          <w:bCs/>
          <w:sz w:val="20"/>
          <w:szCs w:val="20"/>
        </w:rPr>
        <w:t>.</w:t>
      </w:r>
      <w:r w:rsidRPr="00AA7C95">
        <w:rPr>
          <w:rFonts w:ascii="Arial" w:hAnsi="Arial" w:cs="Arial"/>
          <w:bCs/>
          <w:sz w:val="20"/>
          <w:szCs w:val="20"/>
        </w:rPr>
        <w:t> </w:t>
      </w:r>
      <w:r w:rsidRPr="00AA7C95">
        <w:rPr>
          <w:rFonts w:ascii="Arial" w:hAnsi="Arial" w:cs="Arial"/>
          <w:sz w:val="20"/>
          <w:szCs w:val="20"/>
        </w:rPr>
        <w:t>Inputs and outputs of the calcium carbide (CaC</w:t>
      </w:r>
      <w:r w:rsidRPr="00AA7C95">
        <w:rPr>
          <w:rFonts w:ascii="Arial" w:hAnsi="Arial" w:cs="Arial"/>
          <w:sz w:val="20"/>
          <w:szCs w:val="20"/>
          <w:vertAlign w:val="subscript"/>
        </w:rPr>
        <w:t>2</w:t>
      </w:r>
      <w:r w:rsidRPr="00AA7C95">
        <w:rPr>
          <w:rFonts w:ascii="Arial" w:hAnsi="Arial" w:cs="Arial"/>
          <w:sz w:val="20"/>
          <w:szCs w:val="20"/>
        </w:rPr>
        <w:t>), partial combustion (PC), thermal plasma, and non</w:t>
      </w:r>
      <w:r w:rsidRPr="00AA7C95">
        <w:rPr>
          <w:rFonts w:ascii="Arial" w:hAnsi="Arial" w:cs="Arial"/>
          <w:sz w:val="20"/>
          <w:szCs w:val="20"/>
        </w:rPr>
        <w:noBreakHyphen/>
        <w:t>thermal plasma routes per kg of acetylene (C</w:t>
      </w:r>
      <w:r w:rsidRPr="00AA7C95">
        <w:rPr>
          <w:rFonts w:ascii="Arial" w:hAnsi="Arial" w:cs="Arial"/>
          <w:sz w:val="20"/>
          <w:szCs w:val="20"/>
          <w:vertAlign w:val="subscript"/>
        </w:rPr>
        <w:t>2</w:t>
      </w:r>
      <w:r w:rsidRPr="00AA7C95">
        <w:rPr>
          <w:rFonts w:ascii="Arial" w:hAnsi="Arial" w:cs="Arial"/>
          <w:sz w:val="20"/>
          <w:szCs w:val="20"/>
        </w:rPr>
        <w:t>H</w:t>
      </w:r>
      <w:r w:rsidRPr="00AA7C95">
        <w:rPr>
          <w:rFonts w:ascii="Arial" w:hAnsi="Arial" w:cs="Arial"/>
          <w:sz w:val="20"/>
          <w:szCs w:val="20"/>
          <w:vertAlign w:val="subscript"/>
        </w:rPr>
        <w:t>2</w:t>
      </w:r>
      <w:r w:rsidRPr="00AA7C95">
        <w:rPr>
          <w:rFonts w:ascii="Arial" w:hAnsi="Arial" w:cs="Arial"/>
          <w:sz w:val="20"/>
          <w:szCs w:val="20"/>
        </w:rPr>
        <w:t>) produced.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88"/>
        <w:gridCol w:w="972"/>
        <w:gridCol w:w="990"/>
        <w:gridCol w:w="1537"/>
        <w:gridCol w:w="1973"/>
      </w:tblGrid>
      <w:tr w:rsidR="001538EE" w:rsidRPr="00AA7C95" w14:paraId="4BA5A6CB" w14:textId="77777777" w:rsidTr="00871D90">
        <w:tc>
          <w:tcPr>
            <w:tcW w:w="3888" w:type="dxa"/>
            <w:tcBorders>
              <w:top w:val="single" w:sz="4" w:space="0" w:color="auto"/>
              <w:bottom w:val="single" w:sz="4" w:space="0" w:color="auto"/>
            </w:tcBorders>
            <w:vAlign w:val="center"/>
          </w:tcPr>
          <w:p w14:paraId="61682059" w14:textId="77777777" w:rsidR="001538EE" w:rsidRPr="00AA7C95" w:rsidRDefault="001538EE" w:rsidP="009F2A7B">
            <w:pPr>
              <w:spacing w:line="360" w:lineRule="auto"/>
              <w:rPr>
                <w:rFonts w:ascii="Arial" w:hAnsi="Arial" w:cs="Arial"/>
                <w:b/>
                <w:sz w:val="18"/>
                <w:szCs w:val="18"/>
              </w:rPr>
            </w:pPr>
            <w:r w:rsidRPr="00AA7C95">
              <w:rPr>
                <w:rFonts w:ascii="Arial" w:hAnsi="Arial" w:cs="Arial"/>
                <w:b/>
                <w:sz w:val="18"/>
                <w:szCs w:val="18"/>
              </w:rPr>
              <w:t>Stream</w:t>
            </w:r>
          </w:p>
        </w:tc>
        <w:tc>
          <w:tcPr>
            <w:tcW w:w="972" w:type="dxa"/>
            <w:tcBorders>
              <w:top w:val="single" w:sz="4" w:space="0" w:color="auto"/>
              <w:bottom w:val="single" w:sz="4" w:space="0" w:color="auto"/>
            </w:tcBorders>
            <w:vAlign w:val="center"/>
          </w:tcPr>
          <w:p w14:paraId="72ADE72C" w14:textId="608D3F60" w:rsidR="001538EE" w:rsidRPr="00AA7C95" w:rsidRDefault="001538EE" w:rsidP="009F2A7B">
            <w:pPr>
              <w:spacing w:line="360" w:lineRule="auto"/>
              <w:jc w:val="center"/>
              <w:rPr>
                <w:rFonts w:ascii="Arial" w:hAnsi="Arial" w:cs="Arial"/>
                <w:b/>
                <w:sz w:val="18"/>
                <w:szCs w:val="18"/>
              </w:rPr>
            </w:pPr>
            <w:r w:rsidRPr="00AA7C95">
              <w:rPr>
                <w:rFonts w:ascii="Arial" w:hAnsi="Arial" w:cs="Arial"/>
                <w:b/>
                <w:sz w:val="18"/>
                <w:szCs w:val="18"/>
              </w:rPr>
              <w:t>CaC</w:t>
            </w:r>
            <w:r w:rsidRPr="00AA7C95">
              <w:rPr>
                <w:rFonts w:ascii="Arial" w:hAnsi="Arial" w:cs="Arial"/>
                <w:b/>
                <w:sz w:val="18"/>
                <w:szCs w:val="18"/>
                <w:vertAlign w:val="subscript"/>
              </w:rPr>
              <w:t>2</w:t>
            </w:r>
            <w:r w:rsidR="00325A96" w:rsidRPr="00325A96">
              <w:rPr>
                <w:rFonts w:ascii="Arial" w:hAnsi="Arial" w:cs="Arial"/>
                <w:sz w:val="18"/>
                <w:vertAlign w:val="superscript"/>
              </w:rPr>
              <w:t>53</w:t>
            </w:r>
          </w:p>
        </w:tc>
        <w:tc>
          <w:tcPr>
            <w:tcW w:w="990" w:type="dxa"/>
            <w:tcBorders>
              <w:top w:val="single" w:sz="4" w:space="0" w:color="auto"/>
              <w:bottom w:val="single" w:sz="4" w:space="0" w:color="auto"/>
            </w:tcBorders>
            <w:vAlign w:val="center"/>
          </w:tcPr>
          <w:p w14:paraId="148A71F5" w14:textId="2B202A1B" w:rsidR="001538EE" w:rsidRPr="00AA7C95" w:rsidRDefault="001538EE" w:rsidP="009F2A7B">
            <w:pPr>
              <w:spacing w:line="360" w:lineRule="auto"/>
              <w:jc w:val="center"/>
              <w:rPr>
                <w:rFonts w:ascii="Arial" w:hAnsi="Arial" w:cs="Arial"/>
                <w:b/>
                <w:sz w:val="18"/>
                <w:szCs w:val="18"/>
              </w:rPr>
            </w:pPr>
            <w:r w:rsidRPr="00AA7C95">
              <w:rPr>
                <w:rFonts w:ascii="Arial" w:hAnsi="Arial" w:cs="Arial"/>
                <w:b/>
                <w:sz w:val="18"/>
                <w:szCs w:val="18"/>
              </w:rPr>
              <w:t>PC</w:t>
            </w:r>
            <w:r w:rsidR="00325A96" w:rsidRPr="00325A96">
              <w:rPr>
                <w:rFonts w:ascii="Arial" w:hAnsi="Arial" w:cs="Arial"/>
                <w:sz w:val="18"/>
                <w:vertAlign w:val="superscript"/>
              </w:rPr>
              <w:t>53</w:t>
            </w:r>
          </w:p>
        </w:tc>
        <w:tc>
          <w:tcPr>
            <w:tcW w:w="1537" w:type="dxa"/>
            <w:tcBorders>
              <w:top w:val="single" w:sz="4" w:space="0" w:color="auto"/>
              <w:bottom w:val="single" w:sz="4" w:space="0" w:color="auto"/>
            </w:tcBorders>
            <w:vAlign w:val="center"/>
          </w:tcPr>
          <w:p w14:paraId="1E4277EE" w14:textId="2F1FD129" w:rsidR="001538EE" w:rsidRPr="00AA7C95" w:rsidRDefault="001538EE" w:rsidP="00812A8B">
            <w:pPr>
              <w:spacing w:line="360" w:lineRule="auto"/>
              <w:jc w:val="center"/>
              <w:rPr>
                <w:rFonts w:ascii="Arial" w:hAnsi="Arial" w:cs="Arial"/>
                <w:b/>
                <w:sz w:val="18"/>
                <w:szCs w:val="18"/>
              </w:rPr>
            </w:pPr>
            <w:r w:rsidRPr="00AA7C95">
              <w:rPr>
                <w:rFonts w:ascii="Arial" w:hAnsi="Arial" w:cs="Arial"/>
                <w:b/>
                <w:sz w:val="18"/>
                <w:szCs w:val="18"/>
              </w:rPr>
              <w:t>Thermal plasma</w:t>
            </w:r>
            <w:r w:rsidR="00325A96" w:rsidRPr="00325A96">
              <w:rPr>
                <w:rFonts w:ascii="Arial" w:hAnsi="Arial" w:cs="Arial"/>
                <w:sz w:val="18"/>
                <w:vertAlign w:val="superscript"/>
              </w:rPr>
              <w:t>53,54</w:t>
            </w:r>
          </w:p>
        </w:tc>
        <w:tc>
          <w:tcPr>
            <w:tcW w:w="1973" w:type="dxa"/>
            <w:tcBorders>
              <w:top w:val="single" w:sz="4" w:space="0" w:color="auto"/>
              <w:bottom w:val="single" w:sz="4" w:space="0" w:color="auto"/>
            </w:tcBorders>
            <w:vAlign w:val="center"/>
          </w:tcPr>
          <w:p w14:paraId="76FFBA94" w14:textId="4A7F5EE7" w:rsidR="001538EE" w:rsidRPr="00AA7C95" w:rsidRDefault="001538EE" w:rsidP="009F2A7B">
            <w:pPr>
              <w:spacing w:line="360" w:lineRule="auto"/>
              <w:jc w:val="center"/>
              <w:rPr>
                <w:rFonts w:ascii="Arial" w:hAnsi="Arial" w:cs="Arial"/>
                <w:b/>
                <w:sz w:val="18"/>
                <w:szCs w:val="18"/>
              </w:rPr>
            </w:pPr>
            <w:r w:rsidRPr="00AA7C95">
              <w:rPr>
                <w:rFonts w:ascii="Arial" w:hAnsi="Arial" w:cs="Arial"/>
                <w:b/>
                <w:sz w:val="18"/>
                <w:szCs w:val="18"/>
              </w:rPr>
              <w:t>Non</w:t>
            </w:r>
            <w:r w:rsidRPr="00AA7C95">
              <w:rPr>
                <w:rFonts w:ascii="Arial" w:hAnsi="Arial" w:cs="Arial"/>
                <w:b/>
                <w:sz w:val="18"/>
                <w:szCs w:val="18"/>
              </w:rPr>
              <w:noBreakHyphen/>
              <w:t>thermal plasma</w:t>
            </w:r>
            <w:r w:rsidR="009C7A58" w:rsidRPr="009C7A58">
              <w:rPr>
                <w:rFonts w:ascii="Arial" w:hAnsi="Arial" w:cs="Arial"/>
                <w:sz w:val="18"/>
                <w:vertAlign w:val="superscript"/>
              </w:rPr>
              <w:t>25</w:t>
            </w:r>
          </w:p>
        </w:tc>
      </w:tr>
      <w:tr w:rsidR="001538EE" w:rsidRPr="00AA7C95" w14:paraId="6F524333" w14:textId="77777777" w:rsidTr="00871D90">
        <w:tc>
          <w:tcPr>
            <w:tcW w:w="9360" w:type="dxa"/>
            <w:gridSpan w:val="5"/>
            <w:tcBorders>
              <w:top w:val="single" w:sz="4" w:space="0" w:color="auto"/>
            </w:tcBorders>
            <w:vAlign w:val="center"/>
          </w:tcPr>
          <w:p w14:paraId="2CFC8A4C" w14:textId="77777777" w:rsidR="001538EE" w:rsidRPr="00AA7C95" w:rsidRDefault="001538EE" w:rsidP="009F2A7B">
            <w:pPr>
              <w:spacing w:line="360" w:lineRule="auto"/>
              <w:rPr>
                <w:rFonts w:ascii="Arial" w:hAnsi="Arial" w:cs="Arial"/>
                <w:b/>
                <w:sz w:val="18"/>
                <w:szCs w:val="18"/>
              </w:rPr>
            </w:pPr>
            <w:r w:rsidRPr="00AA7C95">
              <w:rPr>
                <w:rFonts w:ascii="Arial" w:hAnsi="Arial" w:cs="Arial"/>
                <w:b/>
                <w:sz w:val="18"/>
                <w:szCs w:val="18"/>
              </w:rPr>
              <w:t>Feedstock</w:t>
            </w:r>
          </w:p>
        </w:tc>
      </w:tr>
      <w:tr w:rsidR="001538EE" w:rsidRPr="00AA7C95" w14:paraId="783CA79D" w14:textId="77777777" w:rsidTr="00871D90">
        <w:tc>
          <w:tcPr>
            <w:tcW w:w="3888" w:type="dxa"/>
            <w:vAlign w:val="center"/>
          </w:tcPr>
          <w:p w14:paraId="41E8E135"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Limestone [kg]</w:t>
            </w:r>
          </w:p>
        </w:tc>
        <w:tc>
          <w:tcPr>
            <w:tcW w:w="972" w:type="dxa"/>
            <w:vAlign w:val="center"/>
          </w:tcPr>
          <w:p w14:paraId="1E14747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5.00</w:t>
            </w:r>
          </w:p>
        </w:tc>
        <w:tc>
          <w:tcPr>
            <w:tcW w:w="990" w:type="dxa"/>
            <w:vAlign w:val="center"/>
          </w:tcPr>
          <w:p w14:paraId="11C4B44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4244C05D"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62948EF1"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07F0CD13" w14:textId="77777777" w:rsidTr="00871D90">
        <w:tc>
          <w:tcPr>
            <w:tcW w:w="3888" w:type="dxa"/>
            <w:vAlign w:val="center"/>
          </w:tcPr>
          <w:p w14:paraId="49F719BC"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Coke or biochar [kg]</w:t>
            </w:r>
          </w:p>
        </w:tc>
        <w:tc>
          <w:tcPr>
            <w:tcW w:w="972" w:type="dxa"/>
            <w:vAlign w:val="center"/>
          </w:tcPr>
          <w:p w14:paraId="27A32A2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2.00</w:t>
            </w:r>
          </w:p>
        </w:tc>
        <w:tc>
          <w:tcPr>
            <w:tcW w:w="990" w:type="dxa"/>
            <w:vAlign w:val="center"/>
          </w:tcPr>
          <w:p w14:paraId="3993C58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750D6C7C"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1F07C3D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33312E6C" w14:textId="77777777" w:rsidTr="00871D90">
        <w:tc>
          <w:tcPr>
            <w:tcW w:w="3888" w:type="dxa"/>
            <w:vAlign w:val="center"/>
          </w:tcPr>
          <w:p w14:paraId="3BF80DB2"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Natural gas or biomethane [kg]</w:t>
            </w:r>
          </w:p>
        </w:tc>
        <w:tc>
          <w:tcPr>
            <w:tcW w:w="972" w:type="dxa"/>
            <w:vAlign w:val="center"/>
          </w:tcPr>
          <w:p w14:paraId="36323D8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990" w:type="dxa"/>
            <w:vAlign w:val="center"/>
          </w:tcPr>
          <w:p w14:paraId="40704CE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4.46</w:t>
            </w:r>
          </w:p>
        </w:tc>
        <w:tc>
          <w:tcPr>
            <w:tcW w:w="1537" w:type="dxa"/>
            <w:vAlign w:val="center"/>
          </w:tcPr>
          <w:p w14:paraId="2F42E501"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1.55</w:t>
            </w:r>
          </w:p>
        </w:tc>
        <w:tc>
          <w:tcPr>
            <w:tcW w:w="1973" w:type="dxa"/>
            <w:vAlign w:val="center"/>
          </w:tcPr>
          <w:p w14:paraId="34581BD9"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1.48</w:t>
            </w:r>
          </w:p>
        </w:tc>
      </w:tr>
      <w:tr w:rsidR="001538EE" w:rsidRPr="00AA7C95" w14:paraId="59203DCD" w14:textId="77777777" w:rsidTr="00871D90">
        <w:tc>
          <w:tcPr>
            <w:tcW w:w="3888" w:type="dxa"/>
            <w:vAlign w:val="center"/>
          </w:tcPr>
          <w:p w14:paraId="00CEAFDE"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N-methyl-2-pyrrolidone [kg]</w:t>
            </w:r>
          </w:p>
        </w:tc>
        <w:tc>
          <w:tcPr>
            <w:tcW w:w="972" w:type="dxa"/>
            <w:vAlign w:val="center"/>
          </w:tcPr>
          <w:p w14:paraId="143D87D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990" w:type="dxa"/>
            <w:vAlign w:val="center"/>
          </w:tcPr>
          <w:p w14:paraId="1790A1F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0.01</w:t>
            </w:r>
          </w:p>
        </w:tc>
        <w:tc>
          <w:tcPr>
            <w:tcW w:w="1537" w:type="dxa"/>
            <w:vAlign w:val="center"/>
          </w:tcPr>
          <w:p w14:paraId="22A3415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0.01</w:t>
            </w:r>
          </w:p>
        </w:tc>
        <w:tc>
          <w:tcPr>
            <w:tcW w:w="1973" w:type="dxa"/>
            <w:vAlign w:val="center"/>
          </w:tcPr>
          <w:p w14:paraId="6C0D667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5B6A9D04" w14:textId="77777777" w:rsidTr="00871D90">
        <w:tc>
          <w:tcPr>
            <w:tcW w:w="3888" w:type="dxa"/>
            <w:vAlign w:val="center"/>
          </w:tcPr>
          <w:p w14:paraId="44EFD8FC"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Sodium hypochlorite [kg]</w:t>
            </w:r>
          </w:p>
        </w:tc>
        <w:tc>
          <w:tcPr>
            <w:tcW w:w="972" w:type="dxa"/>
            <w:vAlign w:val="center"/>
          </w:tcPr>
          <w:p w14:paraId="40640A8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0.05</w:t>
            </w:r>
          </w:p>
        </w:tc>
        <w:tc>
          <w:tcPr>
            <w:tcW w:w="990" w:type="dxa"/>
            <w:vAlign w:val="center"/>
          </w:tcPr>
          <w:p w14:paraId="58F47B6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362E747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2F36912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09AF9FA1" w14:textId="77777777" w:rsidTr="00871D90">
        <w:tc>
          <w:tcPr>
            <w:tcW w:w="3888" w:type="dxa"/>
            <w:vAlign w:val="center"/>
          </w:tcPr>
          <w:p w14:paraId="2416903A"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Sodium hydroxide [kg]</w:t>
            </w:r>
          </w:p>
        </w:tc>
        <w:tc>
          <w:tcPr>
            <w:tcW w:w="972" w:type="dxa"/>
            <w:vAlign w:val="center"/>
          </w:tcPr>
          <w:p w14:paraId="10A7B88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1.6E-03</w:t>
            </w:r>
          </w:p>
        </w:tc>
        <w:tc>
          <w:tcPr>
            <w:tcW w:w="990" w:type="dxa"/>
            <w:vAlign w:val="center"/>
          </w:tcPr>
          <w:p w14:paraId="0D5E89A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7ED496FF"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3CB1BD1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55339BFE" w14:textId="77777777" w:rsidTr="00871D90">
        <w:tc>
          <w:tcPr>
            <w:tcW w:w="9360" w:type="dxa"/>
            <w:gridSpan w:val="5"/>
            <w:vAlign w:val="center"/>
          </w:tcPr>
          <w:p w14:paraId="318BA487" w14:textId="77777777" w:rsidR="001538EE" w:rsidRPr="00AA7C95" w:rsidRDefault="001538EE" w:rsidP="009F2A7B">
            <w:pPr>
              <w:spacing w:line="360" w:lineRule="auto"/>
              <w:rPr>
                <w:rFonts w:ascii="Arial" w:hAnsi="Arial" w:cs="Arial"/>
                <w:b/>
                <w:sz w:val="18"/>
                <w:szCs w:val="18"/>
              </w:rPr>
            </w:pPr>
            <w:r w:rsidRPr="00AA7C95">
              <w:rPr>
                <w:rFonts w:ascii="Arial" w:hAnsi="Arial" w:cs="Arial"/>
                <w:b/>
                <w:sz w:val="18"/>
                <w:szCs w:val="18"/>
              </w:rPr>
              <w:t>Utilities</w:t>
            </w:r>
          </w:p>
        </w:tc>
      </w:tr>
      <w:tr w:rsidR="001538EE" w:rsidRPr="00AA7C95" w14:paraId="1A91EB9F" w14:textId="77777777" w:rsidTr="00871D90">
        <w:tc>
          <w:tcPr>
            <w:tcW w:w="3888" w:type="dxa"/>
            <w:vAlign w:val="center"/>
          </w:tcPr>
          <w:p w14:paraId="37F44E05"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Electricity [kWh]</w:t>
            </w:r>
          </w:p>
        </w:tc>
        <w:tc>
          <w:tcPr>
            <w:tcW w:w="972" w:type="dxa"/>
            <w:vAlign w:val="center"/>
          </w:tcPr>
          <w:p w14:paraId="3261DB2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10.81</w:t>
            </w:r>
          </w:p>
        </w:tc>
        <w:tc>
          <w:tcPr>
            <w:tcW w:w="990" w:type="dxa"/>
            <w:vAlign w:val="center"/>
          </w:tcPr>
          <w:p w14:paraId="6F20352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3.30</w:t>
            </w:r>
          </w:p>
        </w:tc>
        <w:tc>
          <w:tcPr>
            <w:tcW w:w="1537" w:type="dxa"/>
            <w:vAlign w:val="center"/>
          </w:tcPr>
          <w:p w14:paraId="41A369BD" w14:textId="77777777" w:rsidR="001538EE" w:rsidRPr="00FE3892" w:rsidRDefault="001538EE" w:rsidP="009F2A7B">
            <w:pPr>
              <w:spacing w:line="360" w:lineRule="auto"/>
              <w:jc w:val="center"/>
              <w:rPr>
                <w:rFonts w:ascii="Arial" w:hAnsi="Arial" w:cs="Arial"/>
                <w:sz w:val="18"/>
                <w:szCs w:val="18"/>
              </w:rPr>
            </w:pPr>
            <w:r w:rsidRPr="00FE3892">
              <w:rPr>
                <w:rFonts w:ascii="Arial" w:hAnsi="Arial" w:cs="Arial"/>
                <w:sz w:val="18"/>
                <w:szCs w:val="18"/>
              </w:rPr>
              <w:t>12.10*</w:t>
            </w:r>
          </w:p>
        </w:tc>
        <w:tc>
          <w:tcPr>
            <w:tcW w:w="1973" w:type="dxa"/>
            <w:vAlign w:val="center"/>
          </w:tcPr>
          <w:p w14:paraId="351C5266"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12.65</w:t>
            </w:r>
          </w:p>
        </w:tc>
      </w:tr>
      <w:tr w:rsidR="001538EE" w:rsidRPr="00AA7C95" w14:paraId="372577FC" w14:textId="77777777" w:rsidTr="00871D90">
        <w:tc>
          <w:tcPr>
            <w:tcW w:w="3888" w:type="dxa"/>
            <w:vAlign w:val="center"/>
          </w:tcPr>
          <w:p w14:paraId="6B09010F"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Cooling water [kg]</w:t>
            </w:r>
          </w:p>
        </w:tc>
        <w:tc>
          <w:tcPr>
            <w:tcW w:w="972" w:type="dxa"/>
            <w:vAlign w:val="center"/>
          </w:tcPr>
          <w:p w14:paraId="537A9588"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12.50</w:t>
            </w:r>
          </w:p>
        </w:tc>
        <w:tc>
          <w:tcPr>
            <w:tcW w:w="990" w:type="dxa"/>
            <w:vAlign w:val="center"/>
          </w:tcPr>
          <w:p w14:paraId="20C770A1"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3.10</w:t>
            </w:r>
          </w:p>
        </w:tc>
        <w:tc>
          <w:tcPr>
            <w:tcW w:w="1537" w:type="dxa"/>
            <w:vAlign w:val="center"/>
          </w:tcPr>
          <w:p w14:paraId="1E388B6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6.00</w:t>
            </w:r>
          </w:p>
        </w:tc>
        <w:tc>
          <w:tcPr>
            <w:tcW w:w="1973" w:type="dxa"/>
            <w:vAlign w:val="center"/>
          </w:tcPr>
          <w:p w14:paraId="7A47FF99"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54BA08C0" w14:textId="77777777" w:rsidTr="00871D90">
        <w:tc>
          <w:tcPr>
            <w:tcW w:w="3888" w:type="dxa"/>
            <w:vAlign w:val="center"/>
          </w:tcPr>
          <w:p w14:paraId="3378CB80"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Heating – steam [kg]</w:t>
            </w:r>
          </w:p>
        </w:tc>
        <w:tc>
          <w:tcPr>
            <w:tcW w:w="972" w:type="dxa"/>
            <w:vAlign w:val="center"/>
          </w:tcPr>
          <w:p w14:paraId="3C23B5E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990" w:type="dxa"/>
            <w:vAlign w:val="center"/>
          </w:tcPr>
          <w:p w14:paraId="41056469"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4.50</w:t>
            </w:r>
          </w:p>
        </w:tc>
        <w:tc>
          <w:tcPr>
            <w:tcW w:w="1537" w:type="dxa"/>
            <w:vAlign w:val="center"/>
          </w:tcPr>
          <w:p w14:paraId="06E9EAA9"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4.00</w:t>
            </w:r>
          </w:p>
        </w:tc>
        <w:tc>
          <w:tcPr>
            <w:tcW w:w="1973" w:type="dxa"/>
            <w:vAlign w:val="center"/>
          </w:tcPr>
          <w:p w14:paraId="56DC190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7B984BC0" w14:textId="77777777" w:rsidTr="00871D90">
        <w:tc>
          <w:tcPr>
            <w:tcW w:w="9360" w:type="dxa"/>
            <w:gridSpan w:val="5"/>
            <w:vAlign w:val="center"/>
          </w:tcPr>
          <w:p w14:paraId="7FEE7F58" w14:textId="77777777" w:rsidR="001538EE" w:rsidRPr="00AA7C95" w:rsidRDefault="001538EE" w:rsidP="009F2A7B">
            <w:pPr>
              <w:spacing w:line="360" w:lineRule="auto"/>
              <w:rPr>
                <w:rFonts w:ascii="Arial" w:hAnsi="Arial" w:cs="Arial"/>
                <w:b/>
                <w:sz w:val="18"/>
                <w:szCs w:val="18"/>
              </w:rPr>
            </w:pPr>
            <w:r w:rsidRPr="00AA7C95">
              <w:rPr>
                <w:rFonts w:ascii="Arial" w:hAnsi="Arial" w:cs="Arial"/>
                <w:b/>
                <w:sz w:val="18"/>
                <w:szCs w:val="18"/>
              </w:rPr>
              <w:t>Emissions to air</w:t>
            </w:r>
          </w:p>
        </w:tc>
      </w:tr>
      <w:tr w:rsidR="001538EE" w:rsidRPr="00AA7C95" w14:paraId="34BD6F9F" w14:textId="77777777" w:rsidTr="00871D90">
        <w:tc>
          <w:tcPr>
            <w:tcW w:w="3888" w:type="dxa"/>
            <w:vAlign w:val="center"/>
          </w:tcPr>
          <w:p w14:paraId="1C9EFD76"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Particulate matter [kg]</w:t>
            </w:r>
          </w:p>
        </w:tc>
        <w:tc>
          <w:tcPr>
            <w:tcW w:w="972" w:type="dxa"/>
            <w:vAlign w:val="center"/>
          </w:tcPr>
          <w:p w14:paraId="1A6E635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5.1E-04</w:t>
            </w:r>
          </w:p>
        </w:tc>
        <w:tc>
          <w:tcPr>
            <w:tcW w:w="990" w:type="dxa"/>
            <w:vAlign w:val="center"/>
          </w:tcPr>
          <w:p w14:paraId="17E5174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2.5E-04</w:t>
            </w:r>
          </w:p>
        </w:tc>
        <w:tc>
          <w:tcPr>
            <w:tcW w:w="1537" w:type="dxa"/>
            <w:vAlign w:val="center"/>
          </w:tcPr>
          <w:p w14:paraId="4ABA09FB"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2.3E-04</w:t>
            </w:r>
          </w:p>
        </w:tc>
        <w:tc>
          <w:tcPr>
            <w:tcW w:w="1973" w:type="dxa"/>
            <w:vAlign w:val="center"/>
          </w:tcPr>
          <w:p w14:paraId="5E1DB534"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09D3FBE6" w14:textId="77777777" w:rsidTr="00871D90">
        <w:tc>
          <w:tcPr>
            <w:tcW w:w="3888" w:type="dxa"/>
            <w:vAlign w:val="center"/>
          </w:tcPr>
          <w:p w14:paraId="626FF788"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Nitrogen oxides [kg]</w:t>
            </w:r>
          </w:p>
        </w:tc>
        <w:tc>
          <w:tcPr>
            <w:tcW w:w="972" w:type="dxa"/>
            <w:vAlign w:val="center"/>
          </w:tcPr>
          <w:p w14:paraId="7C78154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7.8E-04</w:t>
            </w:r>
          </w:p>
        </w:tc>
        <w:tc>
          <w:tcPr>
            <w:tcW w:w="990" w:type="dxa"/>
            <w:vAlign w:val="center"/>
          </w:tcPr>
          <w:p w14:paraId="25D4AB0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4.8E-04</w:t>
            </w:r>
          </w:p>
        </w:tc>
        <w:tc>
          <w:tcPr>
            <w:tcW w:w="1537" w:type="dxa"/>
            <w:vAlign w:val="center"/>
          </w:tcPr>
          <w:p w14:paraId="6AB1A612"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4.5E-04</w:t>
            </w:r>
          </w:p>
        </w:tc>
        <w:tc>
          <w:tcPr>
            <w:tcW w:w="1973" w:type="dxa"/>
            <w:vAlign w:val="center"/>
          </w:tcPr>
          <w:p w14:paraId="3C3CF6C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4893DC00" w14:textId="77777777" w:rsidTr="00871D90">
        <w:tc>
          <w:tcPr>
            <w:tcW w:w="3888" w:type="dxa"/>
            <w:vAlign w:val="center"/>
          </w:tcPr>
          <w:p w14:paraId="24736499"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Carbon dioxide [kg]</w:t>
            </w:r>
          </w:p>
        </w:tc>
        <w:tc>
          <w:tcPr>
            <w:tcW w:w="972" w:type="dxa"/>
            <w:vAlign w:val="center"/>
          </w:tcPr>
          <w:p w14:paraId="79E7045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3.60</w:t>
            </w:r>
          </w:p>
        </w:tc>
        <w:tc>
          <w:tcPr>
            <w:tcW w:w="990" w:type="dxa"/>
            <w:vAlign w:val="center"/>
          </w:tcPr>
          <w:p w14:paraId="2E9E77BD"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0.80</w:t>
            </w:r>
          </w:p>
        </w:tc>
        <w:tc>
          <w:tcPr>
            <w:tcW w:w="1537" w:type="dxa"/>
            <w:vAlign w:val="center"/>
          </w:tcPr>
          <w:p w14:paraId="10646A8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775665FF"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06EE06BF" w14:textId="77777777" w:rsidTr="00871D90">
        <w:tc>
          <w:tcPr>
            <w:tcW w:w="3888" w:type="dxa"/>
            <w:vAlign w:val="center"/>
          </w:tcPr>
          <w:p w14:paraId="6B6BC949"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Volatile organic compounds (VOC) [kg]</w:t>
            </w:r>
          </w:p>
        </w:tc>
        <w:tc>
          <w:tcPr>
            <w:tcW w:w="972" w:type="dxa"/>
            <w:vAlign w:val="center"/>
          </w:tcPr>
          <w:p w14:paraId="2115D4D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0.32</w:t>
            </w:r>
          </w:p>
        </w:tc>
        <w:tc>
          <w:tcPr>
            <w:tcW w:w="990" w:type="dxa"/>
            <w:vAlign w:val="center"/>
          </w:tcPr>
          <w:p w14:paraId="5D92A4A7"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537" w:type="dxa"/>
            <w:vAlign w:val="center"/>
          </w:tcPr>
          <w:p w14:paraId="5DC37A20"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1973" w:type="dxa"/>
            <w:vAlign w:val="center"/>
          </w:tcPr>
          <w:p w14:paraId="2F310733"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r w:rsidR="001538EE" w:rsidRPr="00AA7C95" w14:paraId="3946AD6D" w14:textId="77777777" w:rsidTr="00871D90">
        <w:tc>
          <w:tcPr>
            <w:tcW w:w="3888" w:type="dxa"/>
            <w:tcBorders>
              <w:bottom w:val="single" w:sz="4" w:space="0" w:color="auto"/>
            </w:tcBorders>
            <w:vAlign w:val="center"/>
          </w:tcPr>
          <w:p w14:paraId="74859158" w14:textId="77777777" w:rsidR="001538EE" w:rsidRPr="00AA7C95" w:rsidRDefault="001538EE" w:rsidP="009F2A7B">
            <w:pPr>
              <w:spacing w:line="360" w:lineRule="auto"/>
              <w:rPr>
                <w:rFonts w:ascii="Arial" w:hAnsi="Arial" w:cs="Arial"/>
                <w:sz w:val="18"/>
                <w:szCs w:val="18"/>
              </w:rPr>
            </w:pPr>
            <w:r w:rsidRPr="00AA7C95">
              <w:rPr>
                <w:rFonts w:ascii="Arial" w:hAnsi="Arial" w:cs="Arial"/>
                <w:sz w:val="18"/>
                <w:szCs w:val="18"/>
              </w:rPr>
              <w:t>Non</w:t>
            </w:r>
            <w:r w:rsidRPr="00AA7C95">
              <w:rPr>
                <w:rFonts w:ascii="Arial" w:hAnsi="Arial" w:cs="Arial"/>
                <w:sz w:val="18"/>
                <w:szCs w:val="18"/>
              </w:rPr>
              <w:noBreakHyphen/>
              <w:t>methane volatile organic compounds (NMVOC) [kg]</w:t>
            </w:r>
          </w:p>
        </w:tc>
        <w:tc>
          <w:tcPr>
            <w:tcW w:w="972" w:type="dxa"/>
            <w:tcBorders>
              <w:bottom w:val="single" w:sz="4" w:space="0" w:color="auto"/>
            </w:tcBorders>
            <w:vAlign w:val="center"/>
          </w:tcPr>
          <w:p w14:paraId="4325D381"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c>
          <w:tcPr>
            <w:tcW w:w="990" w:type="dxa"/>
            <w:tcBorders>
              <w:bottom w:val="single" w:sz="4" w:space="0" w:color="auto"/>
            </w:tcBorders>
            <w:vAlign w:val="center"/>
          </w:tcPr>
          <w:p w14:paraId="1D2FE37E"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3.0E-05</w:t>
            </w:r>
          </w:p>
        </w:tc>
        <w:tc>
          <w:tcPr>
            <w:tcW w:w="1537" w:type="dxa"/>
            <w:tcBorders>
              <w:bottom w:val="single" w:sz="4" w:space="0" w:color="auto"/>
            </w:tcBorders>
            <w:vAlign w:val="center"/>
          </w:tcPr>
          <w:p w14:paraId="51371444"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3.6E-05</w:t>
            </w:r>
          </w:p>
        </w:tc>
        <w:tc>
          <w:tcPr>
            <w:tcW w:w="1973" w:type="dxa"/>
            <w:tcBorders>
              <w:bottom w:val="single" w:sz="4" w:space="0" w:color="auto"/>
            </w:tcBorders>
            <w:vAlign w:val="center"/>
          </w:tcPr>
          <w:p w14:paraId="49115715" w14:textId="77777777" w:rsidR="001538EE" w:rsidRPr="00AA7C95" w:rsidRDefault="001538EE" w:rsidP="009F2A7B">
            <w:pPr>
              <w:spacing w:line="360" w:lineRule="auto"/>
              <w:jc w:val="center"/>
              <w:rPr>
                <w:rFonts w:ascii="Arial" w:hAnsi="Arial" w:cs="Arial"/>
                <w:sz w:val="18"/>
                <w:szCs w:val="18"/>
              </w:rPr>
            </w:pPr>
            <w:r w:rsidRPr="00AA7C95">
              <w:rPr>
                <w:rFonts w:ascii="Arial" w:hAnsi="Arial" w:cs="Arial"/>
                <w:sz w:val="18"/>
                <w:szCs w:val="18"/>
              </w:rPr>
              <w:t>-</w:t>
            </w:r>
          </w:p>
        </w:tc>
      </w:tr>
    </w:tbl>
    <w:p w14:paraId="5CE1D31B" w14:textId="344A3E94" w:rsidR="004659D1" w:rsidRDefault="00FE3892" w:rsidP="00176CE3">
      <w:pPr>
        <w:spacing w:after="0"/>
        <w:jc w:val="both"/>
        <w:rPr>
          <w:rFonts w:ascii="Arial" w:hAnsi="Arial" w:cs="Arial"/>
          <w:sz w:val="18"/>
          <w:szCs w:val="18"/>
        </w:rPr>
      </w:pPr>
      <w:r w:rsidRPr="00252D48">
        <w:rPr>
          <w:rFonts w:ascii="Arial" w:hAnsi="Arial" w:cs="Arial"/>
          <w:sz w:val="18"/>
          <w:szCs w:val="18"/>
        </w:rPr>
        <w:t xml:space="preserve">*The electricity </w:t>
      </w:r>
      <w:r w:rsidR="004659D1">
        <w:rPr>
          <w:rFonts w:ascii="Arial" w:hAnsi="Arial" w:cs="Arial"/>
          <w:sz w:val="18"/>
          <w:szCs w:val="18"/>
        </w:rPr>
        <w:t xml:space="preserve">consumption </w:t>
      </w:r>
      <w:r w:rsidRPr="00252D48">
        <w:rPr>
          <w:rFonts w:ascii="Arial" w:hAnsi="Arial" w:cs="Arial"/>
          <w:sz w:val="18"/>
          <w:szCs w:val="18"/>
        </w:rPr>
        <w:t>was updated to 12.10 kWh kg</w:t>
      </w:r>
      <w:r w:rsidRPr="00252D48">
        <w:rPr>
          <w:rFonts w:ascii="Arial" w:hAnsi="Arial" w:cs="Arial"/>
          <w:sz w:val="18"/>
          <w:szCs w:val="18"/>
          <w:vertAlign w:val="superscript"/>
        </w:rPr>
        <w:t>–1</w:t>
      </w:r>
      <w:r w:rsidRPr="00252D48">
        <w:rPr>
          <w:rFonts w:ascii="Arial" w:hAnsi="Arial" w:cs="Arial"/>
          <w:sz w:val="18"/>
          <w:szCs w:val="18"/>
        </w:rPr>
        <w:t> C</w:t>
      </w:r>
      <w:r w:rsidRPr="00252D48">
        <w:rPr>
          <w:rFonts w:ascii="Arial" w:hAnsi="Arial" w:cs="Arial"/>
          <w:sz w:val="18"/>
          <w:szCs w:val="18"/>
          <w:vertAlign w:val="subscript"/>
        </w:rPr>
        <w:t>2</w:t>
      </w:r>
      <w:r w:rsidRPr="00252D48">
        <w:rPr>
          <w:rFonts w:ascii="Arial" w:hAnsi="Arial" w:cs="Arial"/>
          <w:sz w:val="18"/>
          <w:szCs w:val="18"/>
        </w:rPr>
        <w:t>H</w:t>
      </w:r>
      <w:r w:rsidRPr="00252D48">
        <w:rPr>
          <w:rFonts w:ascii="Arial" w:hAnsi="Arial" w:cs="Arial"/>
          <w:sz w:val="18"/>
          <w:szCs w:val="18"/>
          <w:vertAlign w:val="subscript"/>
        </w:rPr>
        <w:t>2</w:t>
      </w:r>
      <w:r w:rsidR="00BC74C3">
        <w:rPr>
          <w:rFonts w:ascii="Arial" w:hAnsi="Arial" w:cs="Arial"/>
          <w:sz w:val="18"/>
          <w:szCs w:val="18"/>
        </w:rPr>
        <w:t>,</w:t>
      </w:r>
      <w:r w:rsidRPr="00252D48">
        <w:rPr>
          <w:rFonts w:ascii="Arial" w:hAnsi="Arial" w:cs="Arial"/>
          <w:sz w:val="18"/>
          <w:szCs w:val="18"/>
        </w:rPr>
        <w:t xml:space="preserve"> as the original reference</w:t>
      </w:r>
      <w:r w:rsidR="004659D1">
        <w:rPr>
          <w:rFonts w:ascii="Arial" w:hAnsi="Arial" w:cs="Arial"/>
          <w:sz w:val="18"/>
          <w:szCs w:val="18"/>
        </w:rPr>
        <w:t xml:space="preserve"> used for the thermal plasma inventory</w:t>
      </w:r>
      <w:r w:rsidRPr="00252D48">
        <w:rPr>
          <w:rFonts w:ascii="Arial" w:hAnsi="Arial" w:cs="Arial"/>
          <w:sz w:val="18"/>
          <w:szCs w:val="18"/>
        </w:rPr>
        <w:t xml:space="preserve"> (</w:t>
      </w:r>
      <w:r w:rsidR="004659D1">
        <w:rPr>
          <w:rFonts w:ascii="Arial" w:hAnsi="Arial" w:cs="Arial"/>
          <w:sz w:val="18"/>
          <w:szCs w:val="18"/>
        </w:rPr>
        <w:t xml:space="preserve">from </w:t>
      </w:r>
      <w:r w:rsidRPr="00252D48">
        <w:rPr>
          <w:rFonts w:ascii="Arial" w:hAnsi="Arial" w:cs="Arial"/>
          <w:sz w:val="18"/>
          <w:szCs w:val="18"/>
        </w:rPr>
        <w:t>Zhang </w:t>
      </w:r>
      <w:r w:rsidRPr="00243DF0">
        <w:rPr>
          <w:rFonts w:ascii="Arial" w:hAnsi="Arial" w:cs="Arial"/>
          <w:i/>
          <w:sz w:val="18"/>
          <w:szCs w:val="18"/>
        </w:rPr>
        <w:t>et al</w:t>
      </w:r>
      <w:r w:rsidRPr="00252D48">
        <w:rPr>
          <w:rFonts w:ascii="Arial" w:hAnsi="Arial" w:cs="Arial"/>
          <w:sz w:val="18"/>
          <w:szCs w:val="18"/>
        </w:rPr>
        <w:t>.</w:t>
      </w:r>
      <w:r w:rsidR="00325A96" w:rsidRPr="00325A96">
        <w:rPr>
          <w:rFonts w:ascii="Arial" w:hAnsi="Arial" w:cs="Arial"/>
          <w:sz w:val="18"/>
          <w:vertAlign w:val="superscript"/>
        </w:rPr>
        <w:t>53</w:t>
      </w:r>
      <w:r w:rsidRPr="00252D48">
        <w:rPr>
          <w:rFonts w:ascii="Arial" w:hAnsi="Arial" w:cs="Arial"/>
          <w:sz w:val="18"/>
          <w:szCs w:val="18"/>
        </w:rPr>
        <w:t>) reported a lower amount than the average range in</w:t>
      </w:r>
      <w:r w:rsidR="003F7342">
        <w:rPr>
          <w:rFonts w:ascii="Arial" w:hAnsi="Arial" w:cs="Arial"/>
          <w:sz w:val="18"/>
          <w:szCs w:val="18"/>
        </w:rPr>
        <w:t xml:space="preserve"> the</w:t>
      </w:r>
      <w:r w:rsidRPr="00252D48">
        <w:rPr>
          <w:rFonts w:ascii="Arial" w:hAnsi="Arial" w:cs="Arial"/>
          <w:sz w:val="18"/>
          <w:szCs w:val="18"/>
        </w:rPr>
        <w:t xml:space="preserve"> literature.</w:t>
      </w:r>
      <w:r w:rsidR="00325A96" w:rsidRPr="00325A96">
        <w:rPr>
          <w:rFonts w:ascii="Arial" w:hAnsi="Arial" w:cs="Arial"/>
          <w:sz w:val="18"/>
          <w:vertAlign w:val="superscript"/>
        </w:rPr>
        <w:t>10,25,54–56</w:t>
      </w:r>
    </w:p>
    <w:p w14:paraId="6777FE8B" w14:textId="3A54A8F0" w:rsidR="001538EE" w:rsidRPr="00252D48" w:rsidRDefault="001538EE" w:rsidP="001538EE">
      <w:pPr>
        <w:rPr>
          <w:rFonts w:ascii="Arial" w:hAnsi="Arial" w:cs="Arial"/>
          <w:sz w:val="18"/>
          <w:szCs w:val="18"/>
        </w:rPr>
      </w:pPr>
      <w:r w:rsidRPr="00252D48">
        <w:rPr>
          <w:rFonts w:ascii="Arial" w:hAnsi="Arial" w:cs="Arial"/>
          <w:sz w:val="18"/>
          <w:szCs w:val="18"/>
        </w:rPr>
        <w:br w:type="page"/>
      </w:r>
    </w:p>
    <w:p w14:paraId="0117FC4D" w14:textId="3EE29D7C" w:rsidR="00A96D36" w:rsidRPr="00AA7C95" w:rsidRDefault="00A96D36" w:rsidP="00A96D36">
      <w:pPr>
        <w:spacing w:line="360" w:lineRule="auto"/>
        <w:jc w:val="both"/>
        <w:rPr>
          <w:rFonts w:ascii="Arial" w:hAnsi="Arial" w:cs="Arial"/>
          <w:sz w:val="20"/>
          <w:szCs w:val="20"/>
        </w:rPr>
      </w:pPr>
      <w:r w:rsidRPr="00AA7C95">
        <w:rPr>
          <w:rFonts w:ascii="Arial" w:hAnsi="Arial" w:cs="Arial"/>
          <w:b/>
          <w:bCs/>
          <w:sz w:val="20"/>
          <w:szCs w:val="20"/>
        </w:rPr>
        <w:lastRenderedPageBreak/>
        <w:t>Supplementary Table </w:t>
      </w:r>
      <w:r w:rsidR="00A67D0F">
        <w:rPr>
          <w:rFonts w:ascii="Arial" w:eastAsiaTheme="minorEastAsia" w:hAnsi="Arial" w:cs="Arial"/>
          <w:b/>
          <w:bCs/>
          <w:sz w:val="20"/>
          <w:szCs w:val="20"/>
          <w:lang w:eastAsia="zh-CN"/>
        </w:rPr>
        <w:t>7</w:t>
      </w:r>
      <w:r w:rsidR="00DB319A">
        <w:rPr>
          <w:rFonts w:ascii="Arial" w:eastAsiaTheme="minorEastAsia" w:hAnsi="Arial" w:cs="Arial"/>
          <w:b/>
          <w:bCs/>
          <w:sz w:val="20"/>
          <w:szCs w:val="20"/>
          <w:lang w:eastAsia="zh-CN"/>
        </w:rPr>
        <w:t>.</w:t>
      </w:r>
      <w:r w:rsidRPr="00AA7C95">
        <w:rPr>
          <w:rFonts w:ascii="Arial" w:hAnsi="Arial" w:cs="Arial"/>
          <w:bCs/>
          <w:sz w:val="20"/>
          <w:szCs w:val="20"/>
        </w:rPr>
        <w:t> Inventories used in the life cycle assessment (LCA) to calculate the climate change impact for all acetylene production technologies.</w:t>
      </w:r>
      <w:r w:rsidRPr="00AA7C95">
        <w:rPr>
          <w:rFonts w:ascii="Arial" w:hAnsi="Arial" w:cs="Arial"/>
          <w:bCs/>
          <w:i/>
          <w:iCs/>
          <w:sz w:val="20"/>
          <w:szCs w:val="20"/>
        </w:rPr>
        <w:t xml:space="preserve"> </w:t>
      </w:r>
      <w:r w:rsidRPr="00AA7C95">
        <w:rPr>
          <w:rFonts w:ascii="Arial" w:hAnsi="Arial" w:cs="Arial"/>
          <w:bCs/>
          <w:iCs/>
          <w:sz w:val="20"/>
          <w:szCs w:val="20"/>
        </w:rPr>
        <w:t xml:space="preserve">The life cycle inventories employed for biomethane were based on </w:t>
      </w:r>
      <w:r w:rsidRPr="00AA7C95">
        <w:rPr>
          <w:rFonts w:ascii="Arial" w:hAnsi="Arial" w:cs="Arial"/>
          <w:bCs/>
          <w:i/>
          <w:iCs/>
          <w:sz w:val="20"/>
          <w:szCs w:val="20"/>
        </w:rPr>
        <w:t>premise</w:t>
      </w:r>
      <w:r w:rsidRPr="00AA7C95">
        <w:rPr>
          <w:rFonts w:ascii="Arial" w:hAnsi="Arial" w:cs="Arial"/>
          <w:bCs/>
          <w:iCs/>
          <w:sz w:val="20"/>
          <w:szCs w:val="20"/>
        </w:rPr>
        <w:t> v2.1.1</w:t>
      </w:r>
      <w:r w:rsidR="009C7A58" w:rsidRPr="009C7A58">
        <w:rPr>
          <w:rFonts w:ascii="Arial" w:hAnsi="Arial" w:cs="Arial"/>
          <w:sz w:val="20"/>
          <w:vertAlign w:val="superscript"/>
        </w:rPr>
        <w:t>6</w:t>
      </w:r>
      <w:r w:rsidRPr="00AA7C95">
        <w:rPr>
          <w:rFonts w:ascii="Arial" w:hAnsi="Arial" w:cs="Arial"/>
          <w:bCs/>
          <w:iCs/>
          <w:sz w:val="20"/>
          <w:szCs w:val="20"/>
        </w:rPr>
        <w:t xml:space="preserve"> sourced from Ecoinvent v3.10, which provides prospective inventories </w:t>
      </w:r>
      <w:r w:rsidR="00287941">
        <w:rPr>
          <w:rFonts w:ascii="Arial" w:hAnsi="Arial" w:cs="Arial"/>
          <w:bCs/>
          <w:iCs/>
          <w:sz w:val="20"/>
          <w:szCs w:val="20"/>
        </w:rPr>
        <w:t>for</w:t>
      </w:r>
      <w:r w:rsidRPr="00AA7C95">
        <w:rPr>
          <w:rFonts w:ascii="Arial" w:hAnsi="Arial" w:cs="Arial"/>
          <w:bCs/>
          <w:iCs/>
          <w:sz w:val="20"/>
          <w:szCs w:val="20"/>
        </w:rPr>
        <w:t xml:space="preserve"> a range of technologies based on the </w:t>
      </w:r>
      <w:r w:rsidR="006B2D70">
        <w:rPr>
          <w:rFonts w:ascii="Arial" w:hAnsi="Arial" w:cs="Arial"/>
          <w:bCs/>
          <w:iCs/>
          <w:sz w:val="20"/>
          <w:szCs w:val="20"/>
        </w:rPr>
        <w:t>results derived</w:t>
      </w:r>
      <w:r w:rsidR="00CF2B85">
        <w:rPr>
          <w:rFonts w:ascii="Arial" w:hAnsi="Arial" w:cs="Arial"/>
          <w:bCs/>
          <w:iCs/>
          <w:sz w:val="20"/>
          <w:szCs w:val="20"/>
        </w:rPr>
        <w:t xml:space="preserve"> from the</w:t>
      </w:r>
      <w:r w:rsidRPr="00AA7C95">
        <w:rPr>
          <w:rFonts w:ascii="Arial" w:hAnsi="Arial" w:cs="Arial"/>
          <w:bCs/>
          <w:iCs/>
          <w:sz w:val="20"/>
          <w:szCs w:val="20"/>
        </w:rPr>
        <w:t xml:space="preserve"> IMAGE Integrated Assessment Model</w:t>
      </w:r>
      <w:r w:rsidR="009C7A58" w:rsidRPr="009C7A58">
        <w:rPr>
          <w:rFonts w:ascii="Arial" w:hAnsi="Arial" w:cs="Arial"/>
          <w:sz w:val="20"/>
          <w:vertAlign w:val="superscript"/>
        </w:rPr>
        <w:t>5</w:t>
      </w:r>
      <w:r w:rsidRPr="00AA7C95">
        <w:rPr>
          <w:rFonts w:ascii="Arial" w:hAnsi="Arial" w:cs="Arial"/>
          <w:bCs/>
          <w:iCs/>
          <w:sz w:val="20"/>
          <w:szCs w:val="20"/>
        </w:rPr>
        <w:t xml:space="preserve"> under the SSP2 pathway</w:t>
      </w:r>
      <w:del w:id="34" w:author="Nabera  Abhinandan" w:date="2024-08-30T09:13:00Z" w16du:dateUtc="2024-08-30T07:13:00Z">
        <w:r w:rsidRPr="00AA7C95" w:rsidDel="003061B6">
          <w:rPr>
            <w:rFonts w:ascii="Arial" w:hAnsi="Arial" w:cs="Arial"/>
            <w:bCs/>
            <w:iCs/>
            <w:sz w:val="20"/>
            <w:szCs w:val="20"/>
          </w:rPr>
          <w:delText xml:space="preserve"> for the year 2020</w:delText>
        </w:r>
      </w:del>
      <w:r w:rsidRPr="00AA7C95">
        <w:rPr>
          <w:rFonts w:ascii="Arial" w:hAnsi="Arial" w:cs="Arial"/>
          <w:bCs/>
          <w:iCs/>
          <w:sz w:val="20"/>
          <w:szCs w:val="20"/>
        </w:rPr>
        <w:t>.</w:t>
      </w: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6"/>
        <w:gridCol w:w="4499"/>
        <w:gridCol w:w="3065"/>
      </w:tblGrid>
      <w:tr w:rsidR="00A96D36" w:rsidRPr="00AA7C95" w14:paraId="2A3143D3" w14:textId="77777777" w:rsidTr="00A67D0F">
        <w:tc>
          <w:tcPr>
            <w:tcW w:w="0" w:type="auto"/>
            <w:tcBorders>
              <w:top w:val="single" w:sz="4" w:space="0" w:color="auto"/>
              <w:bottom w:val="single" w:sz="4" w:space="0" w:color="auto"/>
            </w:tcBorders>
            <w:vAlign w:val="center"/>
          </w:tcPr>
          <w:p w14:paraId="1036BF69" w14:textId="77777777" w:rsidR="00A96D36" w:rsidRPr="00AA7C95" w:rsidRDefault="00A96D36" w:rsidP="00A67D0F">
            <w:pPr>
              <w:spacing w:line="360" w:lineRule="auto"/>
              <w:rPr>
                <w:rFonts w:ascii="Arial" w:hAnsi="Arial" w:cs="Arial"/>
                <w:b/>
                <w:sz w:val="18"/>
                <w:szCs w:val="18"/>
              </w:rPr>
            </w:pPr>
            <w:r w:rsidRPr="00AA7C95">
              <w:rPr>
                <w:rFonts w:ascii="Arial" w:hAnsi="Arial" w:cs="Arial"/>
                <w:b/>
                <w:sz w:val="18"/>
                <w:szCs w:val="18"/>
              </w:rPr>
              <w:t>Flow</w:t>
            </w:r>
          </w:p>
        </w:tc>
        <w:tc>
          <w:tcPr>
            <w:tcW w:w="0" w:type="auto"/>
            <w:tcBorders>
              <w:top w:val="single" w:sz="4" w:space="0" w:color="auto"/>
              <w:bottom w:val="single" w:sz="4" w:space="0" w:color="auto"/>
            </w:tcBorders>
            <w:vAlign w:val="center"/>
          </w:tcPr>
          <w:p w14:paraId="1F59E3C8" w14:textId="77777777" w:rsidR="00A96D36" w:rsidRPr="00AA7C95" w:rsidRDefault="00A96D36" w:rsidP="00A67D0F">
            <w:pPr>
              <w:spacing w:line="360" w:lineRule="auto"/>
              <w:rPr>
                <w:rFonts w:ascii="Arial" w:hAnsi="Arial" w:cs="Arial"/>
                <w:b/>
                <w:sz w:val="18"/>
                <w:szCs w:val="18"/>
              </w:rPr>
            </w:pPr>
            <w:r w:rsidRPr="00AA7C95">
              <w:rPr>
                <w:rFonts w:ascii="Arial" w:hAnsi="Arial" w:cs="Arial"/>
                <w:b/>
                <w:sz w:val="18"/>
                <w:szCs w:val="18"/>
              </w:rPr>
              <w:t>Activity</w:t>
            </w:r>
          </w:p>
        </w:tc>
        <w:tc>
          <w:tcPr>
            <w:tcW w:w="0" w:type="auto"/>
            <w:tcBorders>
              <w:top w:val="single" w:sz="4" w:space="0" w:color="auto"/>
              <w:bottom w:val="single" w:sz="4" w:space="0" w:color="auto"/>
            </w:tcBorders>
            <w:vAlign w:val="center"/>
          </w:tcPr>
          <w:p w14:paraId="56843D52" w14:textId="77777777" w:rsidR="00A96D36" w:rsidRPr="00AA7C95" w:rsidRDefault="00A96D36" w:rsidP="00A67D0F">
            <w:pPr>
              <w:spacing w:line="360" w:lineRule="auto"/>
              <w:rPr>
                <w:rFonts w:ascii="Arial" w:hAnsi="Arial" w:cs="Arial"/>
                <w:b/>
                <w:sz w:val="18"/>
                <w:szCs w:val="18"/>
              </w:rPr>
            </w:pPr>
            <w:r w:rsidRPr="00AA7C95">
              <w:rPr>
                <w:rFonts w:ascii="Arial" w:hAnsi="Arial" w:cs="Arial"/>
                <w:b/>
                <w:sz w:val="18"/>
                <w:szCs w:val="18"/>
              </w:rPr>
              <w:t>Source</w:t>
            </w:r>
          </w:p>
        </w:tc>
      </w:tr>
      <w:tr w:rsidR="00A96D36" w:rsidRPr="00AA7C95" w14:paraId="188FA32F" w14:textId="77777777" w:rsidTr="00A67D0F">
        <w:tc>
          <w:tcPr>
            <w:tcW w:w="0" w:type="auto"/>
            <w:tcBorders>
              <w:top w:val="single" w:sz="4" w:space="0" w:color="auto"/>
            </w:tcBorders>
            <w:vAlign w:val="center"/>
          </w:tcPr>
          <w:p w14:paraId="3F03CD52"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Limestone</w:t>
            </w:r>
          </w:p>
        </w:tc>
        <w:tc>
          <w:tcPr>
            <w:tcW w:w="0" w:type="auto"/>
            <w:tcBorders>
              <w:top w:val="single" w:sz="4" w:space="0" w:color="auto"/>
            </w:tcBorders>
            <w:vAlign w:val="center"/>
          </w:tcPr>
          <w:p w14:paraId="0FE88A33"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for limestone, unprocessed</w:t>
            </w:r>
          </w:p>
        </w:tc>
        <w:tc>
          <w:tcPr>
            <w:tcW w:w="0" w:type="auto"/>
            <w:tcBorders>
              <w:top w:val="single" w:sz="4" w:space="0" w:color="auto"/>
            </w:tcBorders>
            <w:vAlign w:val="center"/>
          </w:tcPr>
          <w:p w14:paraId="670A7DF9"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1E817DF9" w14:textId="77777777" w:rsidTr="00A67D0F">
        <w:tc>
          <w:tcPr>
            <w:tcW w:w="0" w:type="auto"/>
            <w:vAlign w:val="center"/>
          </w:tcPr>
          <w:p w14:paraId="597400DD"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Coke</w:t>
            </w:r>
          </w:p>
        </w:tc>
        <w:tc>
          <w:tcPr>
            <w:tcW w:w="0" w:type="auto"/>
            <w:vAlign w:val="center"/>
          </w:tcPr>
          <w:p w14:paraId="5252005E"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for coke</w:t>
            </w:r>
          </w:p>
        </w:tc>
        <w:tc>
          <w:tcPr>
            <w:tcW w:w="0" w:type="auto"/>
            <w:vAlign w:val="center"/>
          </w:tcPr>
          <w:p w14:paraId="2EE4E713"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1AF8D45D" w14:textId="77777777" w:rsidTr="00A67D0F">
        <w:tc>
          <w:tcPr>
            <w:tcW w:w="0" w:type="auto"/>
            <w:vAlign w:val="center"/>
          </w:tcPr>
          <w:p w14:paraId="68CA8A87"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Biochar</w:t>
            </w:r>
          </w:p>
        </w:tc>
        <w:tc>
          <w:tcPr>
            <w:tcW w:w="0" w:type="auto"/>
            <w:vAlign w:val="center"/>
          </w:tcPr>
          <w:p w14:paraId="3D314B6A" w14:textId="77777777" w:rsidR="00A96D36" w:rsidRPr="00AA7C95" w:rsidRDefault="00A96D36" w:rsidP="00A67D0F">
            <w:pPr>
              <w:spacing w:line="360" w:lineRule="auto"/>
              <w:rPr>
                <w:rFonts w:ascii="Arial" w:hAnsi="Arial" w:cs="Arial"/>
                <w:bCs/>
                <w:color w:val="000000"/>
                <w:sz w:val="18"/>
                <w:szCs w:val="18"/>
              </w:rPr>
            </w:pPr>
            <w:r w:rsidRPr="00AA7C95">
              <w:rPr>
                <w:rFonts w:ascii="Arial" w:hAnsi="Arial" w:cs="Arial"/>
                <w:bCs/>
                <w:color w:val="000000"/>
                <w:sz w:val="18"/>
                <w:szCs w:val="18"/>
              </w:rPr>
              <w:t>market for biochar</w:t>
            </w:r>
          </w:p>
        </w:tc>
        <w:tc>
          <w:tcPr>
            <w:tcW w:w="0" w:type="auto"/>
            <w:vAlign w:val="center"/>
          </w:tcPr>
          <w:p w14:paraId="2726EA57" w14:textId="3A789733"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Peters </w:t>
            </w:r>
            <w:r w:rsidRPr="00AA7C95">
              <w:rPr>
                <w:rFonts w:ascii="Arial" w:hAnsi="Arial" w:cs="Arial"/>
                <w:i/>
                <w:sz w:val="18"/>
                <w:szCs w:val="18"/>
              </w:rPr>
              <w:t>et al</w:t>
            </w:r>
            <w:r w:rsidRPr="00AA7C95">
              <w:rPr>
                <w:rFonts w:ascii="Arial" w:hAnsi="Arial" w:cs="Arial"/>
                <w:sz w:val="18"/>
                <w:szCs w:val="18"/>
              </w:rPr>
              <w:t>.</w:t>
            </w:r>
            <w:r w:rsidR="00325A96" w:rsidRPr="00325A96">
              <w:rPr>
                <w:rFonts w:ascii="Arial" w:hAnsi="Arial" w:cs="Arial"/>
                <w:sz w:val="18"/>
                <w:vertAlign w:val="superscript"/>
              </w:rPr>
              <w:t>57</w:t>
            </w:r>
          </w:p>
        </w:tc>
      </w:tr>
      <w:tr w:rsidR="00A96D36" w:rsidRPr="00AA7C95" w14:paraId="79D8AEA2" w14:textId="77777777" w:rsidTr="00A67D0F">
        <w:tc>
          <w:tcPr>
            <w:tcW w:w="0" w:type="auto"/>
            <w:vAlign w:val="center"/>
          </w:tcPr>
          <w:p w14:paraId="56F7B592"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Natural gas</w:t>
            </w:r>
          </w:p>
        </w:tc>
        <w:tc>
          <w:tcPr>
            <w:tcW w:w="0" w:type="auto"/>
            <w:vAlign w:val="center"/>
          </w:tcPr>
          <w:p w14:paraId="77FD8E4F"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group for natural gas, high pressure</w:t>
            </w:r>
          </w:p>
        </w:tc>
        <w:tc>
          <w:tcPr>
            <w:tcW w:w="0" w:type="auto"/>
            <w:vAlign w:val="center"/>
          </w:tcPr>
          <w:p w14:paraId="55495898"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229D6B26" w14:textId="77777777" w:rsidTr="00A67D0F">
        <w:tc>
          <w:tcPr>
            <w:tcW w:w="0" w:type="auto"/>
            <w:vAlign w:val="center"/>
          </w:tcPr>
          <w:p w14:paraId="08B080E1"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Biomethane</w:t>
            </w:r>
          </w:p>
        </w:tc>
        <w:tc>
          <w:tcPr>
            <w:tcW w:w="0" w:type="auto"/>
            <w:vAlign w:val="center"/>
          </w:tcPr>
          <w:p w14:paraId="764CED4F"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biomethane production, from biogas upgrading, using amine scrubbing</w:t>
            </w:r>
          </w:p>
        </w:tc>
        <w:tc>
          <w:tcPr>
            <w:tcW w:w="0" w:type="auto"/>
            <w:vAlign w:val="center"/>
          </w:tcPr>
          <w:p w14:paraId="0038EB09"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IMAGE SSP2</w:t>
            </w:r>
            <w:r w:rsidRPr="00AA7C95">
              <w:rPr>
                <w:rFonts w:ascii="Arial" w:hAnsi="Arial" w:cs="Arial"/>
                <w:sz w:val="18"/>
                <w:szCs w:val="18"/>
              </w:rPr>
              <w:noBreakHyphen/>
              <w:t>RCP6</w:t>
            </w:r>
            <w:r w:rsidRPr="00AA7C95">
              <w:rPr>
                <w:rFonts w:ascii="Arial" w:hAnsi="Arial" w:cs="Arial"/>
                <w:sz w:val="18"/>
                <w:szCs w:val="18"/>
              </w:rPr>
              <w:noBreakHyphen/>
              <w:t>2020 Ecoinvent v3.10</w:t>
            </w:r>
          </w:p>
        </w:tc>
      </w:tr>
      <w:tr w:rsidR="00A96D36" w:rsidRPr="00AA7C95" w14:paraId="785BCEAF" w14:textId="77777777" w:rsidTr="00A67D0F">
        <w:tc>
          <w:tcPr>
            <w:tcW w:w="0" w:type="auto"/>
            <w:vAlign w:val="center"/>
          </w:tcPr>
          <w:p w14:paraId="0C245119"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N-methyl-2-pyrrolidone</w:t>
            </w:r>
          </w:p>
        </w:tc>
        <w:tc>
          <w:tcPr>
            <w:tcW w:w="0" w:type="auto"/>
            <w:vAlign w:val="center"/>
          </w:tcPr>
          <w:p w14:paraId="6847E819" w14:textId="77777777" w:rsidR="00A96D36" w:rsidRPr="00AA7C95" w:rsidRDefault="00A96D36" w:rsidP="00A67D0F">
            <w:pPr>
              <w:spacing w:line="360" w:lineRule="auto"/>
              <w:rPr>
                <w:rFonts w:ascii="Arial" w:hAnsi="Arial" w:cs="Arial"/>
                <w:color w:val="000000"/>
                <w:sz w:val="18"/>
                <w:szCs w:val="18"/>
                <w:lang w:val="nb-NO"/>
              </w:rPr>
            </w:pPr>
            <w:proofErr w:type="spellStart"/>
            <w:r w:rsidRPr="00AA7C95">
              <w:rPr>
                <w:rFonts w:ascii="Arial" w:hAnsi="Arial" w:cs="Arial"/>
                <w:color w:val="000000"/>
                <w:sz w:val="18"/>
                <w:szCs w:val="18"/>
                <w:lang w:val="nb-NO"/>
              </w:rPr>
              <w:t>market</w:t>
            </w:r>
            <w:proofErr w:type="spellEnd"/>
            <w:r w:rsidRPr="00AA7C95">
              <w:rPr>
                <w:rFonts w:ascii="Arial" w:hAnsi="Arial" w:cs="Arial"/>
                <w:color w:val="000000"/>
                <w:sz w:val="18"/>
                <w:szCs w:val="18"/>
                <w:lang w:val="nb-NO"/>
              </w:rPr>
              <w:t xml:space="preserve"> for N-methyl-2-pyrrolidone</w:t>
            </w:r>
          </w:p>
        </w:tc>
        <w:tc>
          <w:tcPr>
            <w:tcW w:w="0" w:type="auto"/>
            <w:vAlign w:val="center"/>
          </w:tcPr>
          <w:p w14:paraId="299FF3E1"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05945279" w14:textId="77777777" w:rsidTr="00A67D0F">
        <w:tc>
          <w:tcPr>
            <w:tcW w:w="0" w:type="auto"/>
            <w:vAlign w:val="center"/>
          </w:tcPr>
          <w:p w14:paraId="75150881"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Sodium hypochlorite</w:t>
            </w:r>
          </w:p>
        </w:tc>
        <w:tc>
          <w:tcPr>
            <w:tcW w:w="0" w:type="auto"/>
            <w:vAlign w:val="center"/>
          </w:tcPr>
          <w:p w14:paraId="42F443A9"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for sodium hypochlorite, without water, in 15% solution state</w:t>
            </w:r>
          </w:p>
        </w:tc>
        <w:tc>
          <w:tcPr>
            <w:tcW w:w="0" w:type="auto"/>
            <w:vAlign w:val="center"/>
          </w:tcPr>
          <w:p w14:paraId="2FD47B8B"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04A81F69" w14:textId="77777777" w:rsidTr="00A67D0F">
        <w:tc>
          <w:tcPr>
            <w:tcW w:w="0" w:type="auto"/>
            <w:tcBorders>
              <w:bottom w:val="nil"/>
            </w:tcBorders>
            <w:vAlign w:val="center"/>
          </w:tcPr>
          <w:p w14:paraId="262CB0AB"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Sodium hydroxide</w:t>
            </w:r>
          </w:p>
        </w:tc>
        <w:tc>
          <w:tcPr>
            <w:tcW w:w="0" w:type="auto"/>
            <w:tcBorders>
              <w:bottom w:val="nil"/>
            </w:tcBorders>
            <w:vAlign w:val="center"/>
          </w:tcPr>
          <w:p w14:paraId="1B825941"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for sodium hydroxide, without water, in 50% solution state</w:t>
            </w:r>
          </w:p>
        </w:tc>
        <w:tc>
          <w:tcPr>
            <w:tcW w:w="0" w:type="auto"/>
            <w:tcBorders>
              <w:bottom w:val="nil"/>
            </w:tcBorders>
            <w:vAlign w:val="center"/>
          </w:tcPr>
          <w:p w14:paraId="72A6D0E0"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35FA7F3B" w14:textId="77777777" w:rsidTr="00A67D0F">
        <w:tc>
          <w:tcPr>
            <w:tcW w:w="0" w:type="auto"/>
            <w:tcBorders>
              <w:top w:val="nil"/>
              <w:bottom w:val="nil"/>
            </w:tcBorders>
            <w:vAlign w:val="center"/>
          </w:tcPr>
          <w:p w14:paraId="40C9A057" w14:textId="77777777" w:rsidR="00A96D36" w:rsidRPr="00AA7C95" w:rsidRDefault="00A96D36" w:rsidP="00A67D0F">
            <w:pPr>
              <w:spacing w:line="360" w:lineRule="auto"/>
              <w:rPr>
                <w:rFonts w:ascii="Arial" w:hAnsi="Arial" w:cs="Arial"/>
                <w:sz w:val="18"/>
                <w:szCs w:val="18"/>
                <w:lang w:val="en-GB"/>
              </w:rPr>
            </w:pPr>
            <w:r w:rsidRPr="00AA7C95">
              <w:rPr>
                <w:rFonts w:ascii="Arial" w:hAnsi="Arial" w:cs="Arial"/>
                <w:sz w:val="18"/>
                <w:szCs w:val="18"/>
              </w:rPr>
              <w:t>Electricity</w:t>
            </w:r>
          </w:p>
        </w:tc>
        <w:tc>
          <w:tcPr>
            <w:tcW w:w="0" w:type="auto"/>
            <w:tcBorders>
              <w:top w:val="nil"/>
              <w:bottom w:val="nil"/>
            </w:tcBorders>
            <w:vAlign w:val="center"/>
          </w:tcPr>
          <w:p w14:paraId="1218EEFE"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group for electricity, high voltage</w:t>
            </w:r>
          </w:p>
        </w:tc>
        <w:tc>
          <w:tcPr>
            <w:tcW w:w="0" w:type="auto"/>
            <w:tcBorders>
              <w:top w:val="nil"/>
              <w:bottom w:val="nil"/>
            </w:tcBorders>
            <w:vAlign w:val="center"/>
          </w:tcPr>
          <w:p w14:paraId="61954164"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242A1437" w14:textId="77777777" w:rsidTr="00A67D0F">
        <w:tc>
          <w:tcPr>
            <w:tcW w:w="0" w:type="auto"/>
            <w:tcBorders>
              <w:top w:val="nil"/>
              <w:bottom w:val="nil"/>
            </w:tcBorders>
            <w:vAlign w:val="center"/>
          </w:tcPr>
          <w:p w14:paraId="65EFD578" w14:textId="77777777" w:rsidR="00A96D36" w:rsidRPr="00AA7C95" w:rsidRDefault="00A96D36" w:rsidP="00A67D0F">
            <w:pPr>
              <w:spacing w:line="360" w:lineRule="auto"/>
              <w:rPr>
                <w:rFonts w:ascii="Arial" w:hAnsi="Arial" w:cs="Arial"/>
                <w:sz w:val="18"/>
                <w:szCs w:val="18"/>
                <w:lang w:val="en-GB"/>
              </w:rPr>
            </w:pPr>
            <w:r w:rsidRPr="00AA7C95">
              <w:rPr>
                <w:rFonts w:ascii="Arial" w:hAnsi="Arial" w:cs="Arial"/>
                <w:sz w:val="18"/>
                <w:szCs w:val="18"/>
              </w:rPr>
              <w:t>Cooling water</w:t>
            </w:r>
          </w:p>
        </w:tc>
        <w:tc>
          <w:tcPr>
            <w:tcW w:w="0" w:type="auto"/>
            <w:tcBorders>
              <w:top w:val="nil"/>
              <w:bottom w:val="nil"/>
            </w:tcBorders>
            <w:vAlign w:val="center"/>
          </w:tcPr>
          <w:p w14:paraId="3CDD5108"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 xml:space="preserve">market for water, </w:t>
            </w:r>
            <w:proofErr w:type="spellStart"/>
            <w:r w:rsidRPr="00AA7C95">
              <w:rPr>
                <w:rFonts w:ascii="Arial" w:hAnsi="Arial" w:cs="Arial"/>
                <w:color w:val="000000"/>
                <w:sz w:val="18"/>
                <w:szCs w:val="18"/>
              </w:rPr>
              <w:t>deionised</w:t>
            </w:r>
            <w:proofErr w:type="spellEnd"/>
          </w:p>
        </w:tc>
        <w:tc>
          <w:tcPr>
            <w:tcW w:w="0" w:type="auto"/>
            <w:tcBorders>
              <w:top w:val="nil"/>
              <w:bottom w:val="nil"/>
            </w:tcBorders>
            <w:vAlign w:val="center"/>
          </w:tcPr>
          <w:p w14:paraId="117A8417"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Ecoinvent v3.10</w:t>
            </w:r>
          </w:p>
        </w:tc>
      </w:tr>
      <w:tr w:rsidR="00A96D36" w:rsidRPr="00AA7C95" w14:paraId="431EBFBC" w14:textId="77777777" w:rsidTr="00A67D0F">
        <w:tc>
          <w:tcPr>
            <w:tcW w:w="0" w:type="auto"/>
            <w:tcBorders>
              <w:top w:val="nil"/>
              <w:bottom w:val="single" w:sz="4" w:space="0" w:color="auto"/>
            </w:tcBorders>
            <w:vAlign w:val="center"/>
          </w:tcPr>
          <w:p w14:paraId="7D563BBF" w14:textId="77777777" w:rsidR="00A96D36" w:rsidRPr="00AA7C95" w:rsidRDefault="00A96D36" w:rsidP="00A67D0F">
            <w:pPr>
              <w:spacing w:line="360" w:lineRule="auto"/>
              <w:rPr>
                <w:rFonts w:ascii="Arial" w:hAnsi="Arial" w:cs="Arial"/>
                <w:sz w:val="18"/>
                <w:szCs w:val="18"/>
                <w:lang w:val="en-GB"/>
              </w:rPr>
            </w:pPr>
            <w:r w:rsidRPr="00AA7C95">
              <w:rPr>
                <w:rFonts w:ascii="Arial" w:hAnsi="Arial" w:cs="Arial"/>
                <w:sz w:val="18"/>
                <w:szCs w:val="18"/>
              </w:rPr>
              <w:t>Heating – steam</w:t>
            </w:r>
          </w:p>
        </w:tc>
        <w:tc>
          <w:tcPr>
            <w:tcW w:w="0" w:type="auto"/>
            <w:tcBorders>
              <w:top w:val="nil"/>
              <w:bottom w:val="single" w:sz="4" w:space="0" w:color="auto"/>
            </w:tcBorders>
            <w:vAlign w:val="center"/>
          </w:tcPr>
          <w:p w14:paraId="703F104F" w14:textId="77777777" w:rsidR="00A96D36" w:rsidRPr="00AA7C95" w:rsidRDefault="00A96D36" w:rsidP="00A67D0F">
            <w:pPr>
              <w:spacing w:line="360" w:lineRule="auto"/>
              <w:rPr>
                <w:rFonts w:ascii="Arial" w:hAnsi="Arial" w:cs="Arial"/>
                <w:color w:val="000000"/>
                <w:sz w:val="18"/>
                <w:szCs w:val="18"/>
              </w:rPr>
            </w:pPr>
            <w:r w:rsidRPr="00AA7C95">
              <w:rPr>
                <w:rFonts w:ascii="Arial" w:hAnsi="Arial" w:cs="Arial"/>
                <w:color w:val="000000"/>
                <w:sz w:val="18"/>
                <w:szCs w:val="18"/>
              </w:rPr>
              <w:t>market for steam, in chemical industry</w:t>
            </w:r>
          </w:p>
        </w:tc>
        <w:tc>
          <w:tcPr>
            <w:tcW w:w="0" w:type="auto"/>
            <w:tcBorders>
              <w:top w:val="nil"/>
              <w:bottom w:val="single" w:sz="4" w:space="0" w:color="auto"/>
            </w:tcBorders>
            <w:vAlign w:val="center"/>
          </w:tcPr>
          <w:p w14:paraId="3E61A5B4" w14:textId="77777777" w:rsidR="00A96D36" w:rsidRPr="00AA7C95" w:rsidRDefault="00A96D36" w:rsidP="00A67D0F">
            <w:pPr>
              <w:spacing w:line="360" w:lineRule="auto"/>
              <w:rPr>
                <w:rFonts w:ascii="Arial" w:hAnsi="Arial" w:cs="Arial"/>
                <w:sz w:val="18"/>
                <w:szCs w:val="18"/>
              </w:rPr>
            </w:pPr>
            <w:r w:rsidRPr="00AA7C95">
              <w:rPr>
                <w:rFonts w:ascii="Arial" w:hAnsi="Arial" w:cs="Arial"/>
                <w:sz w:val="18"/>
                <w:szCs w:val="18"/>
              </w:rPr>
              <w:t>Ecoinvent v3.10</w:t>
            </w:r>
          </w:p>
        </w:tc>
      </w:tr>
    </w:tbl>
    <w:p w14:paraId="6C93C5B9" w14:textId="77777777" w:rsidR="00A96D36" w:rsidRDefault="00A96D36">
      <w:pPr>
        <w:rPr>
          <w:rFonts w:ascii="Arial" w:eastAsiaTheme="minorHAnsi" w:hAnsi="Arial" w:cs="Arial"/>
          <w:b/>
          <w:bCs/>
          <w:sz w:val="20"/>
          <w:szCs w:val="20"/>
          <w:lang w:val="en-GB"/>
        </w:rPr>
      </w:pPr>
      <w:r>
        <w:rPr>
          <w:rFonts w:ascii="Arial" w:hAnsi="Arial" w:cs="Arial"/>
          <w:b/>
          <w:bCs/>
          <w:i/>
          <w:iCs/>
          <w:sz w:val="20"/>
          <w:szCs w:val="20"/>
        </w:rPr>
        <w:br w:type="page"/>
      </w:r>
    </w:p>
    <w:p w14:paraId="52153F8F" w14:textId="750FAC5D" w:rsidR="001538EE" w:rsidRPr="00AA7C95" w:rsidRDefault="001538EE" w:rsidP="009F2A7B">
      <w:pPr>
        <w:pStyle w:val="Caption"/>
        <w:keepNext/>
        <w:spacing w:line="360" w:lineRule="auto"/>
        <w:jc w:val="both"/>
        <w:rPr>
          <w:rFonts w:ascii="Arial" w:hAnsi="Arial" w:cs="Arial"/>
          <w:i w:val="0"/>
          <w:iCs w:val="0"/>
          <w:sz w:val="20"/>
          <w:szCs w:val="20"/>
        </w:rPr>
      </w:pPr>
      <w:r w:rsidRPr="00AA7C95">
        <w:rPr>
          <w:rFonts w:ascii="Arial" w:hAnsi="Arial" w:cs="Arial"/>
          <w:b/>
          <w:bCs/>
          <w:i w:val="0"/>
          <w:iCs w:val="0"/>
          <w:color w:val="auto"/>
          <w:sz w:val="20"/>
          <w:szCs w:val="20"/>
        </w:rPr>
        <w:lastRenderedPageBreak/>
        <w:t>Supplementary Table </w:t>
      </w:r>
      <w:r w:rsidR="003B3998">
        <w:rPr>
          <w:rFonts w:ascii="Arial" w:eastAsiaTheme="minorEastAsia" w:hAnsi="Arial" w:cs="Arial"/>
          <w:b/>
          <w:bCs/>
          <w:i w:val="0"/>
          <w:iCs w:val="0"/>
          <w:color w:val="auto"/>
          <w:sz w:val="20"/>
          <w:szCs w:val="20"/>
          <w:lang w:eastAsia="zh-CN"/>
        </w:rPr>
        <w:t>8</w:t>
      </w:r>
      <w:r w:rsidR="00DB319A">
        <w:rPr>
          <w:rFonts w:ascii="Arial" w:eastAsiaTheme="minorEastAsia" w:hAnsi="Arial" w:cs="Arial"/>
          <w:b/>
          <w:bCs/>
          <w:i w:val="0"/>
          <w:iCs w:val="0"/>
          <w:color w:val="auto"/>
          <w:sz w:val="20"/>
          <w:szCs w:val="20"/>
          <w:lang w:eastAsia="zh-CN"/>
        </w:rPr>
        <w:t>.</w:t>
      </w:r>
      <w:r w:rsidRPr="00AA7C95">
        <w:rPr>
          <w:rFonts w:ascii="Arial" w:hAnsi="Arial" w:cs="Arial"/>
          <w:bCs/>
          <w:i w:val="0"/>
          <w:iCs w:val="0"/>
          <w:color w:val="auto"/>
          <w:sz w:val="20"/>
          <w:szCs w:val="20"/>
        </w:rPr>
        <w:t> </w:t>
      </w:r>
      <w:r w:rsidRPr="00AA7C95">
        <w:rPr>
          <w:rFonts w:ascii="Arial" w:hAnsi="Arial" w:cs="Arial"/>
          <w:i w:val="0"/>
          <w:iCs w:val="0"/>
          <w:color w:val="auto"/>
          <w:sz w:val="20"/>
          <w:szCs w:val="20"/>
        </w:rPr>
        <w:t xml:space="preserve">Cost parameters used </w:t>
      </w:r>
      <w:r w:rsidR="002F54E0">
        <w:rPr>
          <w:rFonts w:ascii="Arial" w:hAnsi="Arial" w:cs="Arial"/>
          <w:i w:val="0"/>
          <w:iCs w:val="0"/>
          <w:color w:val="auto"/>
          <w:sz w:val="20"/>
          <w:szCs w:val="20"/>
        </w:rPr>
        <w:t xml:space="preserve">for </w:t>
      </w:r>
      <w:r w:rsidR="008E63D0">
        <w:rPr>
          <w:rFonts w:ascii="Arial" w:hAnsi="Arial" w:cs="Arial"/>
          <w:i w:val="0"/>
          <w:iCs w:val="0"/>
          <w:color w:val="auto"/>
          <w:sz w:val="20"/>
          <w:szCs w:val="20"/>
        </w:rPr>
        <w:t>calculating</w:t>
      </w:r>
      <w:r w:rsidR="002F54E0">
        <w:rPr>
          <w:rFonts w:ascii="Arial" w:hAnsi="Arial" w:cs="Arial"/>
          <w:i w:val="0"/>
          <w:iCs w:val="0"/>
          <w:color w:val="auto"/>
          <w:sz w:val="20"/>
          <w:szCs w:val="20"/>
        </w:rPr>
        <w:t xml:space="preserve"> acetylene production costs </w:t>
      </w:r>
      <w:r w:rsidRPr="00AA7C95">
        <w:rPr>
          <w:rFonts w:ascii="Arial" w:hAnsi="Arial" w:cs="Arial"/>
          <w:i w:val="0"/>
          <w:iCs w:val="0"/>
          <w:color w:val="auto"/>
          <w:sz w:val="20"/>
          <w:szCs w:val="20"/>
        </w:rPr>
        <w:t>are presented in USD</w:t>
      </w:r>
      <w:r w:rsidRPr="00AA7C95">
        <w:rPr>
          <w:rFonts w:ascii="Arial" w:hAnsi="Arial" w:cs="Arial"/>
          <w:i w:val="0"/>
          <w:iCs w:val="0"/>
          <w:color w:val="auto"/>
          <w:sz w:val="20"/>
          <w:szCs w:val="20"/>
          <w:vertAlign w:val="subscript"/>
        </w:rPr>
        <w:t xml:space="preserve"> </w:t>
      </w:r>
      <w:r w:rsidRPr="00AA7C95">
        <w:rPr>
          <w:rFonts w:ascii="Arial" w:hAnsi="Arial" w:cs="Arial"/>
          <w:i w:val="0"/>
          <w:iCs w:val="0"/>
          <w:color w:val="auto"/>
          <w:sz w:val="20"/>
          <w:szCs w:val="20"/>
        </w:rPr>
        <w:t>(for the year 2022).</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847"/>
        <w:gridCol w:w="507"/>
      </w:tblGrid>
      <w:tr w:rsidR="001538EE" w:rsidRPr="00AA7C95" w14:paraId="251B08E9" w14:textId="77777777" w:rsidTr="00CF0BA4">
        <w:trPr>
          <w:jc w:val="center"/>
        </w:trPr>
        <w:tc>
          <w:tcPr>
            <w:tcW w:w="0" w:type="auto"/>
            <w:tcBorders>
              <w:top w:val="single" w:sz="8" w:space="0" w:color="auto"/>
              <w:bottom w:val="single" w:sz="8" w:space="0" w:color="auto"/>
            </w:tcBorders>
          </w:tcPr>
          <w:p w14:paraId="143428EC" w14:textId="77777777" w:rsidR="001538EE" w:rsidRPr="00AA7C95" w:rsidRDefault="001538EE" w:rsidP="009F2A7B">
            <w:pPr>
              <w:spacing w:line="360" w:lineRule="auto"/>
              <w:rPr>
                <w:rFonts w:ascii="Arial" w:hAnsi="Arial" w:cs="Arial"/>
                <w:b/>
                <w:bCs/>
                <w:sz w:val="18"/>
                <w:szCs w:val="18"/>
                <w:lang w:val="en-GB"/>
              </w:rPr>
            </w:pPr>
            <w:r w:rsidRPr="00AA7C95">
              <w:rPr>
                <w:rFonts w:ascii="Arial" w:hAnsi="Arial" w:cs="Arial"/>
                <w:b/>
                <w:bCs/>
                <w:sz w:val="18"/>
                <w:szCs w:val="18"/>
                <w:lang w:val="en-GB"/>
              </w:rPr>
              <w:t>Flow</w:t>
            </w:r>
          </w:p>
        </w:tc>
        <w:tc>
          <w:tcPr>
            <w:tcW w:w="0" w:type="auto"/>
            <w:tcBorders>
              <w:top w:val="single" w:sz="8" w:space="0" w:color="auto"/>
              <w:bottom w:val="single" w:sz="8" w:space="0" w:color="auto"/>
            </w:tcBorders>
          </w:tcPr>
          <w:p w14:paraId="3012934B" w14:textId="77777777" w:rsidR="001538EE" w:rsidRPr="00AA7C95" w:rsidRDefault="001538EE" w:rsidP="009F2A7B">
            <w:pPr>
              <w:spacing w:line="360" w:lineRule="auto"/>
              <w:jc w:val="center"/>
              <w:rPr>
                <w:rFonts w:ascii="Arial" w:hAnsi="Arial" w:cs="Arial"/>
                <w:b/>
                <w:bCs/>
                <w:sz w:val="18"/>
                <w:szCs w:val="18"/>
                <w:lang w:val="en-GB"/>
              </w:rPr>
            </w:pPr>
            <w:r w:rsidRPr="00AA7C95">
              <w:rPr>
                <w:rFonts w:ascii="Arial" w:hAnsi="Arial" w:cs="Arial"/>
                <w:b/>
                <w:bCs/>
                <w:sz w:val="18"/>
                <w:szCs w:val="18"/>
                <w:lang w:val="en-GB"/>
              </w:rPr>
              <w:t>Value</w:t>
            </w:r>
          </w:p>
        </w:tc>
        <w:tc>
          <w:tcPr>
            <w:tcW w:w="0" w:type="auto"/>
            <w:tcBorders>
              <w:top w:val="single" w:sz="8" w:space="0" w:color="auto"/>
              <w:bottom w:val="single" w:sz="8" w:space="0" w:color="auto"/>
            </w:tcBorders>
          </w:tcPr>
          <w:p w14:paraId="53A96881" w14:textId="6B3BCA15" w:rsidR="001538EE" w:rsidRPr="00AA7C95" w:rsidRDefault="001538EE" w:rsidP="009F2A7B">
            <w:pPr>
              <w:spacing w:line="360" w:lineRule="auto"/>
              <w:jc w:val="center"/>
              <w:rPr>
                <w:rFonts w:ascii="Arial" w:hAnsi="Arial" w:cs="Arial"/>
                <w:b/>
                <w:bCs/>
                <w:sz w:val="18"/>
                <w:szCs w:val="18"/>
                <w:lang w:val="en-GB"/>
              </w:rPr>
            </w:pPr>
            <w:r w:rsidRPr="00AA7C95">
              <w:rPr>
                <w:rFonts w:ascii="Arial" w:hAnsi="Arial" w:cs="Arial"/>
                <w:b/>
                <w:bCs/>
                <w:sz w:val="18"/>
                <w:szCs w:val="18"/>
                <w:lang w:val="en-GB"/>
              </w:rPr>
              <w:t>Ref</w:t>
            </w:r>
          </w:p>
        </w:tc>
      </w:tr>
      <w:tr w:rsidR="001538EE" w:rsidRPr="00AA7C95" w14:paraId="1FC69252" w14:textId="77777777" w:rsidTr="00CF0BA4">
        <w:trPr>
          <w:jc w:val="center"/>
        </w:trPr>
        <w:tc>
          <w:tcPr>
            <w:tcW w:w="0" w:type="auto"/>
            <w:tcBorders>
              <w:top w:val="single" w:sz="8" w:space="0" w:color="auto"/>
            </w:tcBorders>
            <w:vAlign w:val="center"/>
          </w:tcPr>
          <w:p w14:paraId="1931A9A4"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Coke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single" w:sz="8" w:space="0" w:color="auto"/>
            </w:tcBorders>
          </w:tcPr>
          <w:p w14:paraId="2145A7A3"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0.084</w:t>
            </w:r>
          </w:p>
        </w:tc>
        <w:tc>
          <w:tcPr>
            <w:tcW w:w="0" w:type="auto"/>
            <w:tcBorders>
              <w:top w:val="single" w:sz="8" w:space="0" w:color="auto"/>
            </w:tcBorders>
          </w:tcPr>
          <w:p w14:paraId="083CCE64" w14:textId="4B7AEA0D" w:rsidR="001538EE" w:rsidRPr="00D33BCD" w:rsidRDefault="00325A96" w:rsidP="009F2A7B">
            <w:pPr>
              <w:spacing w:line="360" w:lineRule="auto"/>
              <w:jc w:val="center"/>
              <w:rPr>
                <w:rFonts w:ascii="Arial" w:hAnsi="Arial" w:cs="Arial"/>
                <w:sz w:val="18"/>
                <w:szCs w:val="18"/>
                <w:lang w:val="en-GB"/>
              </w:rPr>
            </w:pPr>
            <w:r w:rsidRPr="00D33BCD">
              <w:rPr>
                <w:rFonts w:ascii="Arial" w:hAnsi="Arial" w:cs="Arial"/>
                <w:sz w:val="18"/>
                <w:rPrChange w:id="35" w:author="Nabera  Abhinandan" w:date="2024-08-30T09:11:00Z" w16du:dateUtc="2024-08-30T07:11:00Z">
                  <w:rPr>
                    <w:rFonts w:ascii="Arial" w:hAnsi="Arial" w:cs="Arial"/>
                    <w:sz w:val="18"/>
                    <w:vertAlign w:val="superscript"/>
                  </w:rPr>
                </w:rPrChange>
              </w:rPr>
              <w:t>58</w:t>
            </w:r>
          </w:p>
        </w:tc>
      </w:tr>
      <w:tr w:rsidR="001538EE" w:rsidRPr="00AA7C95" w14:paraId="34E9EC80" w14:textId="77777777" w:rsidTr="00CF0BA4">
        <w:trPr>
          <w:jc w:val="center"/>
        </w:trPr>
        <w:tc>
          <w:tcPr>
            <w:tcW w:w="0" w:type="auto"/>
            <w:vAlign w:val="center"/>
          </w:tcPr>
          <w:p w14:paraId="1FE80BEA"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Biochar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Pr>
          <w:p w14:paraId="241DC55C"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0.271</w:t>
            </w:r>
          </w:p>
        </w:tc>
        <w:tc>
          <w:tcPr>
            <w:tcW w:w="0" w:type="auto"/>
          </w:tcPr>
          <w:p w14:paraId="25291A7D" w14:textId="35C39EF2" w:rsidR="001538EE" w:rsidRPr="00D33BCD" w:rsidRDefault="00325A96" w:rsidP="009F2A7B">
            <w:pPr>
              <w:spacing w:line="360" w:lineRule="auto"/>
              <w:jc w:val="center"/>
              <w:rPr>
                <w:rFonts w:ascii="Arial" w:hAnsi="Arial" w:cs="Arial"/>
                <w:sz w:val="18"/>
                <w:szCs w:val="18"/>
              </w:rPr>
            </w:pPr>
            <w:r w:rsidRPr="00D33BCD">
              <w:rPr>
                <w:rFonts w:ascii="Arial" w:hAnsi="Arial" w:cs="Arial"/>
                <w:sz w:val="18"/>
                <w:rPrChange w:id="36" w:author="Nabera  Abhinandan" w:date="2024-08-30T09:11:00Z" w16du:dateUtc="2024-08-30T07:11:00Z">
                  <w:rPr>
                    <w:rFonts w:ascii="Arial" w:hAnsi="Arial" w:cs="Arial"/>
                    <w:sz w:val="18"/>
                    <w:vertAlign w:val="superscript"/>
                  </w:rPr>
                </w:rPrChange>
              </w:rPr>
              <w:t>59</w:t>
            </w:r>
          </w:p>
        </w:tc>
      </w:tr>
      <w:tr w:rsidR="001538EE" w:rsidRPr="00AA7C95" w14:paraId="4602A337" w14:textId="77777777" w:rsidTr="00CF0BA4">
        <w:trPr>
          <w:jc w:val="center"/>
        </w:trPr>
        <w:tc>
          <w:tcPr>
            <w:tcW w:w="0" w:type="auto"/>
            <w:vAlign w:val="center"/>
          </w:tcPr>
          <w:p w14:paraId="0D22C218"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Methane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Pr>
          <w:p w14:paraId="097CD329"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0.285</w:t>
            </w:r>
          </w:p>
        </w:tc>
        <w:tc>
          <w:tcPr>
            <w:tcW w:w="0" w:type="auto"/>
          </w:tcPr>
          <w:p w14:paraId="14BD8777" w14:textId="3D09A66E" w:rsidR="001538EE" w:rsidRPr="00D33BCD" w:rsidRDefault="00325A96" w:rsidP="009F2A7B">
            <w:pPr>
              <w:spacing w:line="360" w:lineRule="auto"/>
              <w:jc w:val="center"/>
              <w:rPr>
                <w:rFonts w:ascii="Arial" w:hAnsi="Arial" w:cs="Arial"/>
                <w:sz w:val="18"/>
                <w:szCs w:val="18"/>
                <w:lang w:val="en-GB"/>
              </w:rPr>
            </w:pPr>
            <w:r w:rsidRPr="00D33BCD">
              <w:rPr>
                <w:rFonts w:ascii="Arial" w:hAnsi="Arial" w:cs="Arial"/>
                <w:sz w:val="18"/>
                <w:rPrChange w:id="37" w:author="Nabera  Abhinandan" w:date="2024-08-30T09:11:00Z" w16du:dateUtc="2024-08-30T07:11:00Z">
                  <w:rPr>
                    <w:rFonts w:ascii="Arial" w:hAnsi="Arial" w:cs="Arial"/>
                    <w:sz w:val="18"/>
                    <w:vertAlign w:val="superscript"/>
                  </w:rPr>
                </w:rPrChange>
              </w:rPr>
              <w:t>51</w:t>
            </w:r>
          </w:p>
        </w:tc>
      </w:tr>
      <w:tr w:rsidR="001538EE" w:rsidRPr="00AA7C95" w14:paraId="770ADDD9" w14:textId="77777777" w:rsidTr="00CF0BA4">
        <w:trPr>
          <w:jc w:val="center"/>
        </w:trPr>
        <w:tc>
          <w:tcPr>
            <w:tcW w:w="0" w:type="auto"/>
            <w:vAlign w:val="center"/>
          </w:tcPr>
          <w:p w14:paraId="6E3C5DA7"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Biomethane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Pr>
          <w:p w14:paraId="1CE1C65B"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1.488</w:t>
            </w:r>
          </w:p>
        </w:tc>
        <w:tc>
          <w:tcPr>
            <w:tcW w:w="0" w:type="auto"/>
          </w:tcPr>
          <w:p w14:paraId="1C83601C" w14:textId="75CD169F" w:rsidR="001538EE" w:rsidRPr="00D33BCD" w:rsidRDefault="00325A96" w:rsidP="009F2A7B">
            <w:pPr>
              <w:spacing w:line="360" w:lineRule="auto"/>
              <w:jc w:val="center"/>
              <w:rPr>
                <w:rFonts w:ascii="Arial" w:hAnsi="Arial" w:cs="Arial"/>
                <w:sz w:val="18"/>
                <w:szCs w:val="18"/>
                <w:lang w:val="en-GB"/>
              </w:rPr>
            </w:pPr>
            <w:r w:rsidRPr="00D33BCD">
              <w:rPr>
                <w:rFonts w:ascii="Arial" w:hAnsi="Arial" w:cs="Arial"/>
                <w:sz w:val="18"/>
                <w:rPrChange w:id="38" w:author="Nabera  Abhinandan" w:date="2024-08-30T09:11:00Z" w16du:dateUtc="2024-08-30T07:11:00Z">
                  <w:rPr>
                    <w:rFonts w:ascii="Arial" w:hAnsi="Arial" w:cs="Arial"/>
                    <w:sz w:val="18"/>
                    <w:vertAlign w:val="superscript"/>
                  </w:rPr>
                </w:rPrChange>
              </w:rPr>
              <w:t>60</w:t>
            </w:r>
          </w:p>
        </w:tc>
      </w:tr>
      <w:tr w:rsidR="001538EE" w:rsidRPr="00AA7C95" w14:paraId="089E7B2C" w14:textId="77777777" w:rsidTr="00CF0BA4">
        <w:trPr>
          <w:jc w:val="center"/>
        </w:trPr>
        <w:tc>
          <w:tcPr>
            <w:tcW w:w="0" w:type="auto"/>
            <w:tcBorders>
              <w:bottom w:val="nil"/>
            </w:tcBorders>
            <w:vAlign w:val="center"/>
          </w:tcPr>
          <w:p w14:paraId="76EDB934"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Heating – steam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bottom w:val="nil"/>
            </w:tcBorders>
          </w:tcPr>
          <w:p w14:paraId="18E6E4F9"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0.021</w:t>
            </w:r>
          </w:p>
        </w:tc>
        <w:tc>
          <w:tcPr>
            <w:tcW w:w="0" w:type="auto"/>
            <w:tcBorders>
              <w:bottom w:val="nil"/>
            </w:tcBorders>
          </w:tcPr>
          <w:p w14:paraId="6CEAD947" w14:textId="412123F1" w:rsidR="001538EE" w:rsidRPr="00D33BCD" w:rsidRDefault="00325A96" w:rsidP="009F2A7B">
            <w:pPr>
              <w:spacing w:line="360" w:lineRule="auto"/>
              <w:jc w:val="center"/>
              <w:rPr>
                <w:rFonts w:ascii="Arial" w:hAnsi="Arial" w:cs="Arial"/>
                <w:sz w:val="18"/>
                <w:szCs w:val="18"/>
                <w:lang w:val="en-GB"/>
              </w:rPr>
            </w:pPr>
            <w:r w:rsidRPr="00D33BCD">
              <w:rPr>
                <w:rFonts w:ascii="Arial" w:hAnsi="Arial" w:cs="Arial"/>
                <w:sz w:val="18"/>
                <w:rPrChange w:id="39" w:author="Nabera  Abhinandan" w:date="2024-08-30T09:11:00Z" w16du:dateUtc="2024-08-30T07:11:00Z">
                  <w:rPr>
                    <w:rFonts w:ascii="Arial" w:hAnsi="Arial" w:cs="Arial"/>
                    <w:sz w:val="18"/>
                    <w:vertAlign w:val="superscript"/>
                  </w:rPr>
                </w:rPrChange>
              </w:rPr>
              <w:t>52</w:t>
            </w:r>
          </w:p>
        </w:tc>
      </w:tr>
      <w:tr w:rsidR="001538EE" w:rsidRPr="00AA7C95" w14:paraId="33FC1595" w14:textId="77777777" w:rsidTr="008337F3">
        <w:trPr>
          <w:jc w:val="center"/>
        </w:trPr>
        <w:tc>
          <w:tcPr>
            <w:tcW w:w="0" w:type="auto"/>
            <w:tcBorders>
              <w:top w:val="nil"/>
              <w:bottom w:val="nil"/>
            </w:tcBorders>
            <w:vAlign w:val="center"/>
          </w:tcPr>
          <w:p w14:paraId="42E7FC8F"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Cooling water [USD kg</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nil"/>
            </w:tcBorders>
          </w:tcPr>
          <w:p w14:paraId="58D0CEEB"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4.8E-05</w:t>
            </w:r>
          </w:p>
        </w:tc>
        <w:tc>
          <w:tcPr>
            <w:tcW w:w="0" w:type="auto"/>
            <w:tcBorders>
              <w:top w:val="nil"/>
              <w:bottom w:val="nil"/>
            </w:tcBorders>
          </w:tcPr>
          <w:p w14:paraId="5D9EE676" w14:textId="3CB10C31" w:rsidR="001538EE" w:rsidRPr="00D33BCD" w:rsidRDefault="00325A96" w:rsidP="009F2A7B">
            <w:pPr>
              <w:spacing w:line="360" w:lineRule="auto"/>
              <w:jc w:val="center"/>
              <w:rPr>
                <w:rFonts w:ascii="Arial" w:hAnsi="Arial" w:cs="Arial"/>
                <w:sz w:val="18"/>
                <w:szCs w:val="18"/>
                <w:lang w:val="en-GB"/>
              </w:rPr>
            </w:pPr>
            <w:r w:rsidRPr="00D33BCD">
              <w:rPr>
                <w:rFonts w:ascii="Arial" w:hAnsi="Arial" w:cs="Arial"/>
                <w:sz w:val="18"/>
                <w:rPrChange w:id="40" w:author="Nabera  Abhinandan" w:date="2024-08-30T09:11:00Z" w16du:dateUtc="2024-08-30T07:11:00Z">
                  <w:rPr>
                    <w:rFonts w:ascii="Arial" w:hAnsi="Arial" w:cs="Arial"/>
                    <w:sz w:val="18"/>
                    <w:vertAlign w:val="superscript"/>
                  </w:rPr>
                </w:rPrChange>
              </w:rPr>
              <w:t>52</w:t>
            </w:r>
          </w:p>
        </w:tc>
      </w:tr>
      <w:tr w:rsidR="001538EE" w:rsidRPr="00AA7C95" w14:paraId="43F90CEF" w14:textId="77777777" w:rsidTr="008337F3">
        <w:trPr>
          <w:jc w:val="center"/>
        </w:trPr>
        <w:tc>
          <w:tcPr>
            <w:tcW w:w="0" w:type="auto"/>
            <w:tcBorders>
              <w:top w:val="nil"/>
              <w:bottom w:val="single" w:sz="8" w:space="0" w:color="auto"/>
            </w:tcBorders>
            <w:vAlign w:val="center"/>
          </w:tcPr>
          <w:p w14:paraId="68D4D15D" w14:textId="77777777" w:rsidR="001538EE" w:rsidRPr="00AA7C95" w:rsidRDefault="001538EE" w:rsidP="009F2A7B">
            <w:pPr>
              <w:spacing w:line="360" w:lineRule="auto"/>
              <w:rPr>
                <w:rFonts w:ascii="Arial" w:hAnsi="Arial" w:cs="Arial"/>
                <w:sz w:val="18"/>
                <w:szCs w:val="18"/>
                <w:lang w:val="en-GB"/>
              </w:rPr>
            </w:pPr>
            <w:r w:rsidRPr="00AA7C95">
              <w:rPr>
                <w:rFonts w:ascii="Arial" w:hAnsi="Arial" w:cs="Arial"/>
                <w:sz w:val="18"/>
                <w:szCs w:val="18"/>
                <w:lang w:val="en-GB"/>
              </w:rPr>
              <w:t>Grid electricity [USD kWh</w:t>
            </w:r>
            <w:r w:rsidRPr="00AA7C95">
              <w:rPr>
                <w:rFonts w:ascii="Arial" w:hAnsi="Arial" w:cs="Arial"/>
                <w:sz w:val="18"/>
                <w:szCs w:val="18"/>
                <w:vertAlign w:val="superscript"/>
                <w:lang w:val="en-GB"/>
              </w:rPr>
              <w:t>–1</w:t>
            </w:r>
            <w:r w:rsidRPr="00AA7C95">
              <w:rPr>
                <w:rFonts w:ascii="Arial" w:hAnsi="Arial" w:cs="Arial"/>
                <w:sz w:val="18"/>
                <w:szCs w:val="18"/>
                <w:lang w:val="en-GB"/>
              </w:rPr>
              <w:t>]</w:t>
            </w:r>
          </w:p>
        </w:tc>
        <w:tc>
          <w:tcPr>
            <w:tcW w:w="0" w:type="auto"/>
            <w:tcBorders>
              <w:top w:val="nil"/>
              <w:bottom w:val="single" w:sz="8" w:space="0" w:color="auto"/>
            </w:tcBorders>
          </w:tcPr>
          <w:p w14:paraId="4770CDA1" w14:textId="77777777" w:rsidR="001538EE" w:rsidRPr="00AA7C95" w:rsidRDefault="001538EE" w:rsidP="009F2A7B">
            <w:pPr>
              <w:spacing w:line="360" w:lineRule="auto"/>
              <w:jc w:val="center"/>
              <w:rPr>
                <w:rFonts w:ascii="Arial" w:hAnsi="Arial" w:cs="Arial"/>
                <w:sz w:val="18"/>
                <w:szCs w:val="18"/>
                <w:lang w:val="en-GB"/>
              </w:rPr>
            </w:pPr>
            <w:r w:rsidRPr="00AA7C95">
              <w:rPr>
                <w:rFonts w:ascii="Arial" w:hAnsi="Arial" w:cs="Arial"/>
                <w:sz w:val="18"/>
                <w:szCs w:val="18"/>
                <w:lang w:val="en-GB"/>
              </w:rPr>
              <w:t>0.093</w:t>
            </w:r>
          </w:p>
        </w:tc>
        <w:tc>
          <w:tcPr>
            <w:tcW w:w="0" w:type="auto"/>
            <w:tcBorders>
              <w:top w:val="nil"/>
              <w:bottom w:val="single" w:sz="8" w:space="0" w:color="auto"/>
            </w:tcBorders>
          </w:tcPr>
          <w:p w14:paraId="4D8D6218" w14:textId="5BFB2F8D" w:rsidR="001538EE" w:rsidRPr="00D33BCD" w:rsidRDefault="00325A96" w:rsidP="009F2A7B">
            <w:pPr>
              <w:spacing w:line="360" w:lineRule="auto"/>
              <w:jc w:val="center"/>
              <w:rPr>
                <w:rFonts w:ascii="Arial" w:hAnsi="Arial" w:cs="Arial"/>
                <w:sz w:val="18"/>
                <w:szCs w:val="18"/>
                <w:lang w:val="en-GB"/>
              </w:rPr>
            </w:pPr>
            <w:r w:rsidRPr="00D33BCD">
              <w:rPr>
                <w:rFonts w:ascii="Arial" w:hAnsi="Arial" w:cs="Arial"/>
                <w:sz w:val="18"/>
                <w:rPrChange w:id="41" w:author="Nabera  Abhinandan" w:date="2024-08-30T09:11:00Z" w16du:dateUtc="2024-08-30T07:11:00Z">
                  <w:rPr>
                    <w:rFonts w:ascii="Arial" w:hAnsi="Arial" w:cs="Arial"/>
                    <w:sz w:val="18"/>
                    <w:vertAlign w:val="superscript"/>
                  </w:rPr>
                </w:rPrChange>
              </w:rPr>
              <w:t>52</w:t>
            </w:r>
          </w:p>
        </w:tc>
      </w:tr>
    </w:tbl>
    <w:p w14:paraId="14147882" w14:textId="77777777" w:rsidR="004307E7" w:rsidRDefault="004307E7">
      <w:pPr>
        <w:rPr>
          <w:rFonts w:ascii="Arial" w:hAnsi="Arial" w:cs="Arial"/>
          <w:b/>
          <w:bCs/>
        </w:rPr>
      </w:pPr>
      <w:r>
        <w:rPr>
          <w:rFonts w:ascii="Arial" w:hAnsi="Arial" w:cs="Arial"/>
          <w:b/>
          <w:bCs/>
        </w:rPr>
        <w:br w:type="page"/>
      </w:r>
    </w:p>
    <w:p w14:paraId="369359CE" w14:textId="59224DEE" w:rsidR="00066DDB" w:rsidRDefault="00974D6B" w:rsidP="004307E7">
      <w:pPr>
        <w:spacing w:after="80" w:line="480" w:lineRule="auto"/>
        <w:jc w:val="both"/>
        <w:rPr>
          <w:rFonts w:ascii="Arial" w:hAnsi="Arial" w:cs="Arial"/>
          <w:b/>
          <w:bCs/>
        </w:rPr>
      </w:pPr>
      <w:r w:rsidRPr="00021D09">
        <w:rPr>
          <w:rFonts w:ascii="Arial" w:hAnsi="Arial" w:cs="Arial"/>
          <w:b/>
          <w:bCs/>
        </w:rPr>
        <w:lastRenderedPageBreak/>
        <w:t>References</w:t>
      </w:r>
    </w:p>
    <w:p w14:paraId="1BA92DAB" w14:textId="77777777" w:rsidR="00494435" w:rsidRPr="00F871C8" w:rsidRDefault="00494435" w:rsidP="00494435">
      <w:pPr>
        <w:pStyle w:val="Bibliography"/>
        <w:numPr>
          <w:ilvl w:val="0"/>
          <w:numId w:val="9"/>
        </w:numPr>
        <w:adjustRightInd w:val="0"/>
        <w:snapToGrid w:val="0"/>
        <w:spacing w:after="0" w:line="240" w:lineRule="auto"/>
        <w:ind w:left="360"/>
        <w:jc w:val="both"/>
        <w:rPr>
          <w:rFonts w:ascii="Arial" w:hAnsi="Arial" w:cs="Arial"/>
          <w:sz w:val="20"/>
          <w:szCs w:val="20"/>
        </w:rPr>
      </w:pPr>
      <w:r w:rsidRPr="00F871C8">
        <w:rPr>
          <w:rFonts w:ascii="Arial" w:hAnsi="Arial" w:cs="Arial"/>
          <w:sz w:val="20"/>
          <w:szCs w:val="20"/>
          <w:lang w:eastAsia="zh-CN"/>
        </w:rPr>
        <w:t xml:space="preserve">International Standards Organization. </w:t>
      </w:r>
      <w:r w:rsidRPr="00F871C8">
        <w:rPr>
          <w:rFonts w:ascii="Arial" w:hAnsi="Arial" w:cs="Arial"/>
          <w:i/>
          <w:iCs/>
          <w:sz w:val="20"/>
          <w:szCs w:val="20"/>
        </w:rPr>
        <w:t>ISO 14040:2006</w:t>
      </w:r>
      <w:r w:rsidRPr="00F871C8">
        <w:rPr>
          <w:rFonts w:ascii="Arial" w:hAnsi="Arial" w:cs="Arial"/>
          <w:i/>
          <w:iCs/>
          <w:sz w:val="20"/>
          <w:szCs w:val="20"/>
          <w:lang w:eastAsia="zh-CN"/>
        </w:rPr>
        <w:t xml:space="preserve"> </w:t>
      </w:r>
      <w:r w:rsidRPr="00F871C8">
        <w:rPr>
          <w:rFonts w:ascii="Arial" w:hAnsi="Arial" w:cs="Arial"/>
          <w:i/>
          <w:iCs/>
          <w:sz w:val="20"/>
          <w:szCs w:val="20"/>
        </w:rPr>
        <w:t>Environmental management—Life cycle assessment—Principles and framework</w:t>
      </w:r>
      <w:r w:rsidRPr="00F871C8">
        <w:rPr>
          <w:rFonts w:ascii="Arial" w:hAnsi="Arial" w:cs="Arial"/>
          <w:sz w:val="20"/>
          <w:szCs w:val="20"/>
          <w:lang w:eastAsia="zh-CN"/>
        </w:rPr>
        <w:t xml:space="preserve"> (2006)</w:t>
      </w:r>
      <w:r w:rsidRPr="00F871C8">
        <w:rPr>
          <w:rFonts w:ascii="Arial" w:hAnsi="Arial" w:cs="Arial"/>
          <w:sz w:val="20"/>
          <w:szCs w:val="20"/>
        </w:rPr>
        <w:t>.</w:t>
      </w:r>
    </w:p>
    <w:p w14:paraId="4449B597" w14:textId="77777777" w:rsidR="00494435" w:rsidRPr="00F871C8" w:rsidRDefault="00494435" w:rsidP="00494435">
      <w:pPr>
        <w:pStyle w:val="ListParagraph"/>
        <w:numPr>
          <w:ilvl w:val="0"/>
          <w:numId w:val="9"/>
        </w:numPr>
        <w:ind w:left="360"/>
        <w:jc w:val="both"/>
        <w:rPr>
          <w:rFonts w:ascii="Arial" w:hAnsi="Arial" w:cs="Arial"/>
          <w:sz w:val="20"/>
          <w:szCs w:val="20"/>
          <w:lang w:eastAsia="zh-CN"/>
        </w:rPr>
      </w:pPr>
      <w:r w:rsidRPr="00F871C8">
        <w:rPr>
          <w:rFonts w:ascii="Arial" w:hAnsi="Arial" w:cs="Arial"/>
          <w:sz w:val="20"/>
          <w:szCs w:val="20"/>
          <w:lang w:eastAsia="zh-CN"/>
        </w:rPr>
        <w:t xml:space="preserve">International Standards Organization. </w:t>
      </w:r>
      <w:r w:rsidRPr="00F871C8">
        <w:rPr>
          <w:rFonts w:ascii="Arial" w:hAnsi="Arial" w:cs="Arial"/>
          <w:i/>
          <w:iCs/>
          <w:sz w:val="20"/>
          <w:szCs w:val="20"/>
        </w:rPr>
        <w:t>ISO 140</w:t>
      </w:r>
      <w:r w:rsidRPr="00F871C8">
        <w:rPr>
          <w:rFonts w:ascii="Arial" w:hAnsi="Arial" w:cs="Arial"/>
          <w:i/>
          <w:iCs/>
          <w:sz w:val="20"/>
          <w:szCs w:val="20"/>
          <w:lang w:eastAsia="zh-CN"/>
        </w:rPr>
        <w:t>44</w:t>
      </w:r>
      <w:r w:rsidRPr="00F871C8">
        <w:rPr>
          <w:rFonts w:ascii="Arial" w:hAnsi="Arial" w:cs="Arial"/>
          <w:i/>
          <w:iCs/>
          <w:sz w:val="20"/>
          <w:szCs w:val="20"/>
        </w:rPr>
        <w:t>:2006</w:t>
      </w:r>
      <w:r w:rsidRPr="00F871C8">
        <w:rPr>
          <w:rFonts w:ascii="Arial" w:hAnsi="Arial" w:cs="Arial"/>
          <w:i/>
          <w:iCs/>
          <w:sz w:val="20"/>
          <w:szCs w:val="20"/>
          <w:lang w:eastAsia="zh-CN"/>
        </w:rPr>
        <w:t xml:space="preserve"> </w:t>
      </w:r>
      <w:r w:rsidRPr="00F871C8">
        <w:rPr>
          <w:rFonts w:ascii="Arial" w:hAnsi="Arial" w:cs="Arial"/>
          <w:i/>
          <w:iCs/>
          <w:sz w:val="20"/>
          <w:szCs w:val="20"/>
        </w:rPr>
        <w:t>Environmental management—Life cycle assessment— Requirements and guidelines</w:t>
      </w:r>
      <w:r w:rsidRPr="00F871C8">
        <w:rPr>
          <w:rFonts w:ascii="Arial" w:hAnsi="Arial" w:cs="Arial"/>
          <w:sz w:val="20"/>
          <w:szCs w:val="20"/>
          <w:lang w:eastAsia="zh-CN"/>
        </w:rPr>
        <w:t xml:space="preserve"> (2006)</w:t>
      </w:r>
      <w:r w:rsidRPr="00F871C8">
        <w:rPr>
          <w:rFonts w:ascii="Arial" w:hAnsi="Arial" w:cs="Arial"/>
          <w:sz w:val="20"/>
          <w:szCs w:val="20"/>
        </w:rPr>
        <w:t>.</w:t>
      </w:r>
    </w:p>
    <w:p w14:paraId="5AC82BBC" w14:textId="77777777" w:rsidR="00494435" w:rsidRPr="000852ED"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Wernet, G. </w:t>
      </w:r>
      <w:r w:rsidRPr="00066DDB">
        <w:rPr>
          <w:rFonts w:ascii="Arial" w:hAnsi="Arial" w:cs="Arial"/>
          <w:i/>
          <w:iCs/>
          <w:sz w:val="20"/>
        </w:rPr>
        <w:t>et al.</w:t>
      </w:r>
      <w:r w:rsidRPr="00066DDB">
        <w:rPr>
          <w:rFonts w:ascii="Arial" w:hAnsi="Arial" w:cs="Arial"/>
          <w:sz w:val="20"/>
        </w:rPr>
        <w:t xml:space="preserve"> The ecoinvent database version 3 (part I): overview and methodology. </w:t>
      </w:r>
      <w:r w:rsidRPr="00066DDB">
        <w:rPr>
          <w:rFonts w:ascii="Arial" w:hAnsi="Arial" w:cs="Arial"/>
          <w:i/>
          <w:iCs/>
          <w:sz w:val="20"/>
        </w:rPr>
        <w:t>Int</w:t>
      </w:r>
      <w:r>
        <w:rPr>
          <w:rFonts w:ascii="Arial" w:hAnsi="Arial" w:cs="Arial" w:hint="eastAsia"/>
          <w:i/>
          <w:iCs/>
          <w:sz w:val="20"/>
          <w:lang w:eastAsia="zh-CN"/>
        </w:rPr>
        <w:t>.</w:t>
      </w:r>
      <w:r w:rsidRPr="00066DDB">
        <w:rPr>
          <w:rFonts w:ascii="Arial" w:hAnsi="Arial" w:cs="Arial"/>
          <w:i/>
          <w:iCs/>
          <w:sz w:val="20"/>
        </w:rPr>
        <w:t xml:space="preserve"> J</w:t>
      </w:r>
      <w:r>
        <w:rPr>
          <w:rFonts w:ascii="Arial" w:hAnsi="Arial" w:cs="Arial" w:hint="eastAsia"/>
          <w:i/>
          <w:iCs/>
          <w:sz w:val="20"/>
          <w:lang w:eastAsia="zh-CN"/>
        </w:rPr>
        <w:t>.</w:t>
      </w:r>
      <w:r w:rsidRPr="00066DDB">
        <w:rPr>
          <w:rFonts w:ascii="Arial" w:hAnsi="Arial" w:cs="Arial"/>
          <w:i/>
          <w:iCs/>
          <w:sz w:val="20"/>
        </w:rPr>
        <w:t xml:space="preserve"> Life Cycle Assess</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21</w:t>
      </w:r>
      <w:r w:rsidRPr="00066DDB">
        <w:rPr>
          <w:rFonts w:ascii="Arial" w:hAnsi="Arial" w:cs="Arial"/>
          <w:sz w:val="20"/>
        </w:rPr>
        <w:t>, 1218–1230 (2016).</w:t>
      </w:r>
    </w:p>
    <w:p w14:paraId="4C42A8E2" w14:textId="77777777" w:rsidR="00494435" w:rsidRPr="00245C21" w:rsidRDefault="00494435" w:rsidP="00494435">
      <w:pPr>
        <w:pStyle w:val="ListParagraph"/>
        <w:numPr>
          <w:ilvl w:val="0"/>
          <w:numId w:val="9"/>
        </w:numPr>
        <w:ind w:left="360"/>
        <w:jc w:val="both"/>
        <w:rPr>
          <w:rFonts w:ascii="Arial" w:hAnsi="Arial" w:cs="Arial"/>
          <w:sz w:val="20"/>
          <w:szCs w:val="20"/>
          <w:lang w:eastAsia="zh-CN"/>
        </w:rPr>
      </w:pPr>
      <w:r>
        <w:rPr>
          <w:rFonts w:ascii="Arial" w:hAnsi="Arial" w:cs="Arial" w:hint="eastAsia"/>
          <w:sz w:val="20"/>
          <w:szCs w:val="20"/>
          <w:lang w:eastAsia="zh-CN"/>
        </w:rPr>
        <w:t xml:space="preserve">IPCC. </w:t>
      </w:r>
      <w:r w:rsidRPr="00245C21">
        <w:rPr>
          <w:rFonts w:ascii="Arial" w:hAnsi="Arial" w:cs="Arial"/>
          <w:i/>
          <w:iCs/>
          <w:sz w:val="20"/>
        </w:rPr>
        <w:t xml:space="preserve">Climate Change 2021: The Physical Science Basis. Contribution of </w:t>
      </w:r>
      <w:r w:rsidRPr="00245C21">
        <w:rPr>
          <w:rFonts w:ascii="Arial" w:hAnsi="Arial" w:cs="Arial" w:hint="eastAsia"/>
          <w:i/>
          <w:iCs/>
          <w:sz w:val="20"/>
          <w:lang w:eastAsia="zh-CN"/>
        </w:rPr>
        <w:t>w</w:t>
      </w:r>
      <w:r w:rsidRPr="00245C21">
        <w:rPr>
          <w:rFonts w:ascii="Arial" w:hAnsi="Arial" w:cs="Arial"/>
          <w:i/>
          <w:iCs/>
          <w:sz w:val="20"/>
        </w:rPr>
        <w:t xml:space="preserve">orking </w:t>
      </w:r>
      <w:r w:rsidRPr="00245C21">
        <w:rPr>
          <w:rFonts w:ascii="Arial" w:hAnsi="Arial" w:cs="Arial" w:hint="eastAsia"/>
          <w:i/>
          <w:iCs/>
          <w:sz w:val="20"/>
          <w:lang w:eastAsia="zh-CN"/>
        </w:rPr>
        <w:t>g</w:t>
      </w:r>
      <w:r w:rsidRPr="00245C21">
        <w:rPr>
          <w:rFonts w:ascii="Arial" w:hAnsi="Arial" w:cs="Arial"/>
          <w:i/>
          <w:iCs/>
          <w:sz w:val="20"/>
        </w:rPr>
        <w:t xml:space="preserve">roup I to the </w:t>
      </w:r>
      <w:r w:rsidRPr="00245C21">
        <w:rPr>
          <w:rFonts w:ascii="Arial" w:hAnsi="Arial" w:cs="Arial" w:hint="eastAsia"/>
          <w:i/>
          <w:iCs/>
          <w:sz w:val="20"/>
          <w:lang w:eastAsia="zh-CN"/>
        </w:rPr>
        <w:t>s</w:t>
      </w:r>
      <w:r w:rsidRPr="00245C21">
        <w:rPr>
          <w:rFonts w:ascii="Arial" w:hAnsi="Arial" w:cs="Arial"/>
          <w:i/>
          <w:iCs/>
          <w:sz w:val="20"/>
        </w:rPr>
        <w:t xml:space="preserve">ixth </w:t>
      </w:r>
      <w:r w:rsidRPr="00245C21">
        <w:rPr>
          <w:rFonts w:ascii="Arial" w:hAnsi="Arial" w:cs="Arial" w:hint="eastAsia"/>
          <w:i/>
          <w:iCs/>
          <w:sz w:val="20"/>
          <w:lang w:eastAsia="zh-CN"/>
        </w:rPr>
        <w:t>a</w:t>
      </w:r>
      <w:r w:rsidRPr="00245C21">
        <w:rPr>
          <w:rFonts w:ascii="Arial" w:hAnsi="Arial" w:cs="Arial"/>
          <w:i/>
          <w:iCs/>
          <w:sz w:val="20"/>
        </w:rPr>
        <w:t xml:space="preserve">ssessment </w:t>
      </w:r>
      <w:r w:rsidRPr="00245C21">
        <w:rPr>
          <w:rFonts w:ascii="Arial" w:hAnsi="Arial" w:cs="Arial" w:hint="eastAsia"/>
          <w:i/>
          <w:iCs/>
          <w:sz w:val="20"/>
          <w:lang w:eastAsia="zh-CN"/>
        </w:rPr>
        <w:t>r</w:t>
      </w:r>
      <w:r w:rsidRPr="00245C21">
        <w:rPr>
          <w:rFonts w:ascii="Arial" w:hAnsi="Arial" w:cs="Arial"/>
          <w:i/>
          <w:iCs/>
          <w:sz w:val="20"/>
        </w:rPr>
        <w:t xml:space="preserve">eport of the </w:t>
      </w:r>
      <w:r w:rsidRPr="00245C21">
        <w:rPr>
          <w:rFonts w:ascii="Arial" w:hAnsi="Arial" w:cs="Arial" w:hint="eastAsia"/>
          <w:i/>
          <w:iCs/>
          <w:sz w:val="20"/>
          <w:lang w:eastAsia="zh-CN"/>
        </w:rPr>
        <w:t>i</w:t>
      </w:r>
      <w:r w:rsidRPr="00245C21">
        <w:rPr>
          <w:rFonts w:ascii="Arial" w:hAnsi="Arial" w:cs="Arial"/>
          <w:i/>
          <w:iCs/>
          <w:sz w:val="20"/>
        </w:rPr>
        <w:t xml:space="preserve">ntergovernmental </w:t>
      </w:r>
      <w:r w:rsidRPr="00245C21">
        <w:rPr>
          <w:rFonts w:ascii="Arial" w:hAnsi="Arial" w:cs="Arial" w:hint="eastAsia"/>
          <w:i/>
          <w:iCs/>
          <w:sz w:val="20"/>
          <w:lang w:eastAsia="zh-CN"/>
        </w:rPr>
        <w:t>p</w:t>
      </w:r>
      <w:r w:rsidRPr="00245C21">
        <w:rPr>
          <w:rFonts w:ascii="Arial" w:hAnsi="Arial" w:cs="Arial"/>
          <w:i/>
          <w:iCs/>
          <w:sz w:val="20"/>
        </w:rPr>
        <w:t xml:space="preserve">anel on </w:t>
      </w:r>
      <w:r w:rsidRPr="00245C21">
        <w:rPr>
          <w:rFonts w:ascii="Arial" w:hAnsi="Arial" w:cs="Arial" w:hint="eastAsia"/>
          <w:i/>
          <w:iCs/>
          <w:sz w:val="20"/>
          <w:lang w:eastAsia="zh-CN"/>
        </w:rPr>
        <w:t>c</w:t>
      </w:r>
      <w:r w:rsidRPr="00245C21">
        <w:rPr>
          <w:rFonts w:ascii="Arial" w:hAnsi="Arial" w:cs="Arial"/>
          <w:i/>
          <w:iCs/>
          <w:sz w:val="20"/>
        </w:rPr>
        <w:t xml:space="preserve">limate </w:t>
      </w:r>
      <w:r w:rsidRPr="00245C21">
        <w:rPr>
          <w:rFonts w:ascii="Arial" w:hAnsi="Arial" w:cs="Arial" w:hint="eastAsia"/>
          <w:i/>
          <w:iCs/>
          <w:sz w:val="20"/>
          <w:lang w:eastAsia="zh-CN"/>
        </w:rPr>
        <w:t>c</w:t>
      </w:r>
      <w:r w:rsidRPr="00245C21">
        <w:rPr>
          <w:rFonts w:ascii="Arial" w:hAnsi="Arial" w:cs="Arial"/>
          <w:i/>
          <w:iCs/>
          <w:sz w:val="20"/>
        </w:rPr>
        <w:t>hange</w:t>
      </w:r>
      <w:r w:rsidRPr="00066DDB">
        <w:rPr>
          <w:rFonts w:ascii="Arial" w:hAnsi="Arial" w:cs="Arial"/>
          <w:sz w:val="20"/>
        </w:rPr>
        <w:t>.</w:t>
      </w:r>
      <w:r>
        <w:rPr>
          <w:rFonts w:ascii="Arial" w:hAnsi="Arial" w:cs="Arial" w:hint="eastAsia"/>
          <w:sz w:val="20"/>
          <w:lang w:eastAsia="zh-CN"/>
        </w:rPr>
        <w:t xml:space="preserve"> (</w:t>
      </w:r>
      <w:r w:rsidRPr="00066DDB">
        <w:rPr>
          <w:rFonts w:ascii="Arial" w:hAnsi="Arial" w:cs="Arial"/>
          <w:sz w:val="20"/>
        </w:rPr>
        <w:t>Cambridge University Press</w:t>
      </w:r>
      <w:r>
        <w:rPr>
          <w:rFonts w:ascii="Arial" w:hAnsi="Arial" w:cs="Arial" w:hint="eastAsia"/>
          <w:sz w:val="20"/>
          <w:lang w:eastAsia="zh-CN"/>
        </w:rPr>
        <w:t>, 2021)</w:t>
      </w:r>
    </w:p>
    <w:p w14:paraId="3455BAEC" w14:textId="77777777" w:rsidR="00494435" w:rsidRPr="00D84332" w:rsidRDefault="00494435" w:rsidP="00494435">
      <w:pPr>
        <w:pStyle w:val="ListParagraph"/>
        <w:numPr>
          <w:ilvl w:val="0"/>
          <w:numId w:val="9"/>
        </w:numPr>
        <w:ind w:left="360"/>
        <w:jc w:val="both"/>
        <w:rPr>
          <w:rFonts w:ascii="Arial" w:hAnsi="Arial" w:cs="Arial"/>
          <w:sz w:val="20"/>
          <w:szCs w:val="20"/>
          <w:lang w:eastAsia="zh-CN"/>
        </w:rPr>
      </w:pPr>
      <w:proofErr w:type="spellStart"/>
      <w:r w:rsidRPr="00245C21">
        <w:rPr>
          <w:rFonts w:ascii="Arial" w:hAnsi="Arial" w:cs="Arial"/>
          <w:sz w:val="20"/>
          <w:szCs w:val="20"/>
          <w:lang w:eastAsia="zh-CN"/>
        </w:rPr>
        <w:t>Stehfest</w:t>
      </w:r>
      <w:proofErr w:type="spellEnd"/>
      <w:r w:rsidRPr="00245C21">
        <w:rPr>
          <w:rFonts w:ascii="Arial" w:hAnsi="Arial" w:cs="Arial"/>
          <w:sz w:val="20"/>
          <w:szCs w:val="20"/>
          <w:lang w:eastAsia="zh-CN"/>
        </w:rPr>
        <w:t xml:space="preserve">, E., van Vuuren, D., </w:t>
      </w:r>
      <w:proofErr w:type="spellStart"/>
      <w:r w:rsidRPr="00245C21">
        <w:rPr>
          <w:rFonts w:ascii="Arial" w:hAnsi="Arial" w:cs="Arial"/>
          <w:sz w:val="20"/>
          <w:szCs w:val="20"/>
          <w:lang w:eastAsia="zh-CN"/>
        </w:rPr>
        <w:t>Bouwman</w:t>
      </w:r>
      <w:proofErr w:type="spellEnd"/>
      <w:r w:rsidRPr="00245C21">
        <w:rPr>
          <w:rFonts w:ascii="Arial" w:hAnsi="Arial" w:cs="Arial"/>
          <w:sz w:val="20"/>
          <w:szCs w:val="20"/>
          <w:lang w:eastAsia="zh-CN"/>
        </w:rPr>
        <w:t xml:space="preserve">, L. &amp; </w:t>
      </w:r>
      <w:proofErr w:type="spellStart"/>
      <w:r w:rsidRPr="00245C21">
        <w:rPr>
          <w:rFonts w:ascii="Arial" w:hAnsi="Arial" w:cs="Arial"/>
          <w:sz w:val="20"/>
          <w:szCs w:val="20"/>
          <w:lang w:eastAsia="zh-CN"/>
        </w:rPr>
        <w:t>Kram</w:t>
      </w:r>
      <w:proofErr w:type="spellEnd"/>
      <w:r w:rsidRPr="00245C21">
        <w:rPr>
          <w:rFonts w:ascii="Arial" w:hAnsi="Arial" w:cs="Arial"/>
          <w:sz w:val="20"/>
          <w:szCs w:val="20"/>
          <w:lang w:eastAsia="zh-CN"/>
        </w:rPr>
        <w:t>, T.</w:t>
      </w:r>
      <w:r w:rsidRPr="00245C21">
        <w:rPr>
          <w:rFonts w:ascii="Arial" w:hAnsi="Arial" w:cs="Arial" w:hint="eastAsia"/>
          <w:sz w:val="20"/>
          <w:szCs w:val="20"/>
          <w:lang w:eastAsia="zh-CN"/>
        </w:rPr>
        <w:t xml:space="preserve"> </w:t>
      </w:r>
      <w:r w:rsidRPr="00245C21">
        <w:rPr>
          <w:rFonts w:ascii="Arial" w:hAnsi="Arial" w:cs="Arial"/>
          <w:i/>
          <w:iCs/>
          <w:sz w:val="20"/>
        </w:rPr>
        <w:t xml:space="preserve">Integrated </w:t>
      </w:r>
      <w:r>
        <w:rPr>
          <w:rFonts w:ascii="Arial" w:hAnsi="Arial" w:cs="Arial" w:hint="eastAsia"/>
          <w:i/>
          <w:iCs/>
          <w:sz w:val="20"/>
          <w:lang w:eastAsia="zh-CN"/>
        </w:rPr>
        <w:t>a</w:t>
      </w:r>
      <w:r w:rsidRPr="00245C21">
        <w:rPr>
          <w:rFonts w:ascii="Arial" w:hAnsi="Arial" w:cs="Arial"/>
          <w:i/>
          <w:iCs/>
          <w:sz w:val="20"/>
        </w:rPr>
        <w:t xml:space="preserve">ssessment of </w:t>
      </w:r>
      <w:r>
        <w:rPr>
          <w:rFonts w:ascii="Arial" w:hAnsi="Arial" w:cs="Arial" w:hint="eastAsia"/>
          <w:i/>
          <w:iCs/>
          <w:sz w:val="20"/>
          <w:lang w:eastAsia="zh-CN"/>
        </w:rPr>
        <w:t>g</w:t>
      </w:r>
      <w:r w:rsidRPr="00245C21">
        <w:rPr>
          <w:rFonts w:ascii="Arial" w:hAnsi="Arial" w:cs="Arial"/>
          <w:i/>
          <w:iCs/>
          <w:sz w:val="20"/>
        </w:rPr>
        <w:t xml:space="preserve">lobal </w:t>
      </w:r>
      <w:r>
        <w:rPr>
          <w:rFonts w:ascii="Arial" w:hAnsi="Arial" w:cs="Arial" w:hint="eastAsia"/>
          <w:i/>
          <w:iCs/>
          <w:sz w:val="20"/>
          <w:lang w:eastAsia="zh-CN"/>
        </w:rPr>
        <w:t>e</w:t>
      </w:r>
      <w:r w:rsidRPr="00245C21">
        <w:rPr>
          <w:rFonts w:ascii="Arial" w:hAnsi="Arial" w:cs="Arial"/>
          <w:i/>
          <w:iCs/>
          <w:sz w:val="20"/>
        </w:rPr>
        <w:t xml:space="preserve">nvironmental </w:t>
      </w:r>
      <w:r>
        <w:rPr>
          <w:rFonts w:ascii="Arial" w:hAnsi="Arial" w:cs="Arial" w:hint="eastAsia"/>
          <w:i/>
          <w:iCs/>
          <w:sz w:val="20"/>
          <w:lang w:eastAsia="zh-CN"/>
        </w:rPr>
        <w:t>c</w:t>
      </w:r>
      <w:r w:rsidRPr="00245C21">
        <w:rPr>
          <w:rFonts w:ascii="Arial" w:hAnsi="Arial" w:cs="Arial"/>
          <w:i/>
          <w:iCs/>
          <w:sz w:val="20"/>
        </w:rPr>
        <w:t>hange with IMAGE 3.0</w:t>
      </w:r>
      <w:r>
        <w:rPr>
          <w:rFonts w:ascii="Arial" w:hAnsi="Arial" w:cs="Arial" w:hint="eastAsia"/>
          <w:i/>
          <w:iCs/>
          <w:sz w:val="20"/>
          <w:lang w:eastAsia="zh-CN"/>
        </w:rPr>
        <w:t xml:space="preserve">: </w:t>
      </w:r>
      <w:r w:rsidRPr="00245C21">
        <w:rPr>
          <w:rFonts w:ascii="Arial" w:hAnsi="Arial" w:cs="Arial"/>
          <w:i/>
          <w:iCs/>
          <w:sz w:val="20"/>
        </w:rPr>
        <w:t>Model description and policy applications</w:t>
      </w:r>
      <w:r>
        <w:rPr>
          <w:rFonts w:ascii="Arial" w:hAnsi="Arial" w:cs="Arial" w:hint="eastAsia"/>
          <w:sz w:val="20"/>
          <w:lang w:eastAsia="zh-CN"/>
        </w:rPr>
        <w:t xml:space="preserve"> (</w:t>
      </w:r>
      <w:r w:rsidRPr="00245C21">
        <w:rPr>
          <w:rFonts w:ascii="Arial" w:hAnsi="Arial" w:cs="Arial"/>
          <w:sz w:val="20"/>
          <w:lang w:eastAsia="zh-CN"/>
        </w:rPr>
        <w:t>Netherlands Environmental Assessment Agency (PBL), 2014</w:t>
      </w:r>
      <w:r>
        <w:rPr>
          <w:rFonts w:ascii="Arial" w:hAnsi="Arial" w:cs="Arial" w:hint="eastAsia"/>
          <w:sz w:val="20"/>
          <w:lang w:eastAsia="zh-CN"/>
        </w:rPr>
        <w:t>)</w:t>
      </w:r>
    </w:p>
    <w:p w14:paraId="57F0BAE3" w14:textId="77777777" w:rsidR="00494435" w:rsidRDefault="00494435" w:rsidP="00494435">
      <w:pPr>
        <w:pStyle w:val="ListParagraph"/>
        <w:numPr>
          <w:ilvl w:val="0"/>
          <w:numId w:val="9"/>
        </w:numPr>
        <w:ind w:left="360"/>
        <w:jc w:val="both"/>
        <w:rPr>
          <w:rFonts w:ascii="Arial" w:hAnsi="Arial" w:cs="Arial"/>
          <w:sz w:val="20"/>
          <w:szCs w:val="20"/>
          <w:lang w:eastAsia="zh-CN"/>
        </w:rPr>
      </w:pPr>
      <w:proofErr w:type="spellStart"/>
      <w:r w:rsidRPr="00B9405E">
        <w:rPr>
          <w:rFonts w:ascii="Arial" w:hAnsi="Arial" w:cs="Arial"/>
          <w:sz w:val="20"/>
          <w:szCs w:val="20"/>
        </w:rPr>
        <w:t>Sacchi</w:t>
      </w:r>
      <w:proofErr w:type="spellEnd"/>
      <w:r w:rsidRPr="00B9405E">
        <w:rPr>
          <w:rFonts w:ascii="Arial" w:hAnsi="Arial" w:cs="Arial"/>
          <w:sz w:val="20"/>
          <w:szCs w:val="20"/>
        </w:rPr>
        <w:t xml:space="preserve">, R. </w:t>
      </w:r>
      <w:r w:rsidRPr="00B9405E">
        <w:rPr>
          <w:rFonts w:ascii="Arial" w:hAnsi="Arial" w:cs="Arial"/>
          <w:i/>
          <w:iCs/>
          <w:sz w:val="20"/>
          <w:szCs w:val="20"/>
        </w:rPr>
        <w:t>et al.</w:t>
      </w:r>
      <w:r w:rsidRPr="00B9405E">
        <w:rPr>
          <w:rFonts w:ascii="Arial" w:hAnsi="Arial" w:cs="Arial"/>
          <w:sz w:val="20"/>
          <w:szCs w:val="20"/>
        </w:rPr>
        <w:t xml:space="preserve"> </w:t>
      </w:r>
      <w:proofErr w:type="spellStart"/>
      <w:r w:rsidRPr="00B9405E">
        <w:rPr>
          <w:rFonts w:ascii="Arial" w:hAnsi="Arial" w:cs="Arial"/>
          <w:sz w:val="20"/>
          <w:szCs w:val="20"/>
        </w:rPr>
        <w:t>PRospective</w:t>
      </w:r>
      <w:proofErr w:type="spellEnd"/>
      <w:r w:rsidRPr="00B9405E">
        <w:rPr>
          <w:rFonts w:ascii="Arial" w:hAnsi="Arial" w:cs="Arial"/>
          <w:sz w:val="20"/>
          <w:szCs w:val="20"/>
        </w:rPr>
        <w:t xml:space="preserve"> </w:t>
      </w:r>
      <w:proofErr w:type="spellStart"/>
      <w:r w:rsidRPr="00B9405E">
        <w:rPr>
          <w:rFonts w:ascii="Arial" w:hAnsi="Arial" w:cs="Arial"/>
          <w:sz w:val="20"/>
          <w:szCs w:val="20"/>
        </w:rPr>
        <w:t>EnvironMental</w:t>
      </w:r>
      <w:proofErr w:type="spellEnd"/>
      <w:r w:rsidRPr="00B9405E">
        <w:rPr>
          <w:rFonts w:ascii="Arial" w:hAnsi="Arial" w:cs="Arial"/>
          <w:sz w:val="20"/>
          <w:szCs w:val="20"/>
        </w:rPr>
        <w:t xml:space="preserve"> Impact </w:t>
      </w:r>
      <w:proofErr w:type="spellStart"/>
      <w:r w:rsidRPr="00B9405E">
        <w:rPr>
          <w:rFonts w:ascii="Arial" w:hAnsi="Arial" w:cs="Arial"/>
          <w:sz w:val="20"/>
          <w:szCs w:val="20"/>
        </w:rPr>
        <w:t>asSEment</w:t>
      </w:r>
      <w:proofErr w:type="spellEnd"/>
      <w:r w:rsidRPr="00B9405E">
        <w:rPr>
          <w:rFonts w:ascii="Arial" w:hAnsi="Arial" w:cs="Arial"/>
          <w:sz w:val="20"/>
          <w:szCs w:val="20"/>
        </w:rPr>
        <w:t xml:space="preserve"> (</w:t>
      </w:r>
      <w:r w:rsidRPr="00B9405E">
        <w:rPr>
          <w:rFonts w:ascii="Arial" w:hAnsi="Arial" w:cs="Arial"/>
          <w:i/>
          <w:iCs/>
          <w:sz w:val="20"/>
          <w:szCs w:val="20"/>
        </w:rPr>
        <w:t>premise</w:t>
      </w:r>
      <w:r w:rsidRPr="00B9405E">
        <w:rPr>
          <w:rFonts w:ascii="Arial" w:hAnsi="Arial" w:cs="Arial"/>
          <w:sz w:val="20"/>
          <w:szCs w:val="20"/>
        </w:rPr>
        <w:t xml:space="preserve">): A streamlined approach to producing databases for prospective life cycle assessment using integrated assessment models. </w:t>
      </w:r>
      <w:r w:rsidRPr="00B9405E">
        <w:rPr>
          <w:rFonts w:ascii="Arial" w:hAnsi="Arial" w:cs="Arial"/>
          <w:i/>
          <w:iCs/>
          <w:sz w:val="20"/>
          <w:szCs w:val="20"/>
        </w:rPr>
        <w:t>Renew. Sustain. Energy Rev.</w:t>
      </w:r>
      <w:r w:rsidRPr="00B9405E">
        <w:rPr>
          <w:rFonts w:ascii="Arial" w:hAnsi="Arial" w:cs="Arial"/>
          <w:sz w:val="20"/>
          <w:szCs w:val="20"/>
        </w:rPr>
        <w:t xml:space="preserve"> </w:t>
      </w:r>
      <w:r w:rsidRPr="00B9405E">
        <w:rPr>
          <w:rFonts w:ascii="Arial" w:hAnsi="Arial" w:cs="Arial"/>
          <w:b/>
          <w:bCs/>
          <w:sz w:val="20"/>
          <w:szCs w:val="20"/>
        </w:rPr>
        <w:t>160</w:t>
      </w:r>
      <w:r w:rsidRPr="00B9405E">
        <w:rPr>
          <w:rFonts w:ascii="Arial" w:hAnsi="Arial" w:cs="Arial"/>
          <w:sz w:val="20"/>
          <w:szCs w:val="20"/>
        </w:rPr>
        <w:t>, 112311 (2022)</w:t>
      </w:r>
    </w:p>
    <w:p w14:paraId="493E776C" w14:textId="77777777" w:rsidR="00494435" w:rsidRPr="00F10B39"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Mutel, C.</w:t>
      </w:r>
      <w:r>
        <w:rPr>
          <w:rFonts w:ascii="Arial" w:hAnsi="Arial" w:cs="Arial" w:hint="eastAsia"/>
          <w:sz w:val="20"/>
          <w:lang w:eastAsia="zh-CN"/>
        </w:rPr>
        <w:t xml:space="preserve"> </w:t>
      </w:r>
      <w:r w:rsidRPr="00066DDB">
        <w:rPr>
          <w:rFonts w:ascii="Arial" w:hAnsi="Arial" w:cs="Arial"/>
          <w:sz w:val="20"/>
        </w:rPr>
        <w:t xml:space="preserve">Brightway: An </w:t>
      </w:r>
      <w:proofErr w:type="gramStart"/>
      <w:r w:rsidRPr="00066DDB">
        <w:rPr>
          <w:rFonts w:ascii="Arial" w:hAnsi="Arial" w:cs="Arial"/>
          <w:sz w:val="20"/>
        </w:rPr>
        <w:t>open source</w:t>
      </w:r>
      <w:proofErr w:type="gramEnd"/>
      <w:r w:rsidRPr="00066DDB">
        <w:rPr>
          <w:rFonts w:ascii="Arial" w:hAnsi="Arial" w:cs="Arial"/>
          <w:sz w:val="20"/>
        </w:rPr>
        <w:t xml:space="preserve"> framework for </w:t>
      </w:r>
      <w:r>
        <w:rPr>
          <w:rFonts w:ascii="Arial" w:hAnsi="Arial" w:cs="Arial" w:hint="eastAsia"/>
          <w:sz w:val="20"/>
          <w:lang w:eastAsia="zh-CN"/>
        </w:rPr>
        <w:t>l</w:t>
      </w:r>
      <w:r w:rsidRPr="00066DDB">
        <w:rPr>
          <w:rFonts w:ascii="Arial" w:hAnsi="Arial" w:cs="Arial"/>
          <w:sz w:val="20"/>
        </w:rPr>
        <w:t xml:space="preserve">ife </w:t>
      </w:r>
      <w:r>
        <w:rPr>
          <w:rFonts w:ascii="Arial" w:hAnsi="Arial" w:cs="Arial" w:hint="eastAsia"/>
          <w:sz w:val="20"/>
          <w:lang w:eastAsia="zh-CN"/>
        </w:rPr>
        <w:t>c</w:t>
      </w:r>
      <w:r w:rsidRPr="00066DDB">
        <w:rPr>
          <w:rFonts w:ascii="Arial" w:hAnsi="Arial" w:cs="Arial"/>
          <w:sz w:val="20"/>
        </w:rPr>
        <w:t xml:space="preserve">ycle </w:t>
      </w:r>
      <w:r>
        <w:rPr>
          <w:rFonts w:ascii="Arial" w:hAnsi="Arial" w:cs="Arial" w:hint="eastAsia"/>
          <w:sz w:val="20"/>
          <w:lang w:eastAsia="zh-CN"/>
        </w:rPr>
        <w:t>a</w:t>
      </w:r>
      <w:r w:rsidRPr="00066DDB">
        <w:rPr>
          <w:rFonts w:ascii="Arial" w:hAnsi="Arial" w:cs="Arial"/>
          <w:sz w:val="20"/>
        </w:rPr>
        <w:t>ssessment.</w:t>
      </w:r>
      <w:r>
        <w:rPr>
          <w:rFonts w:ascii="Arial" w:hAnsi="Arial" w:cs="Arial" w:hint="eastAsia"/>
          <w:sz w:val="20"/>
          <w:lang w:eastAsia="zh-CN"/>
        </w:rPr>
        <w:t xml:space="preserve"> </w:t>
      </w:r>
      <w:r w:rsidRPr="00D84332">
        <w:rPr>
          <w:rFonts w:ascii="Arial" w:hAnsi="Arial" w:cs="Arial"/>
          <w:i/>
          <w:iCs/>
          <w:sz w:val="20"/>
        </w:rPr>
        <w:t xml:space="preserve">J. Open Source </w:t>
      </w:r>
      <w:proofErr w:type="spellStart"/>
      <w:r w:rsidRPr="00D84332">
        <w:rPr>
          <w:rFonts w:ascii="Arial" w:hAnsi="Arial" w:cs="Arial"/>
          <w:i/>
          <w:iCs/>
          <w:sz w:val="20"/>
        </w:rPr>
        <w:t>Softw</w:t>
      </w:r>
      <w:proofErr w:type="spellEnd"/>
      <w:r w:rsidRPr="00D84332">
        <w:rPr>
          <w:rFonts w:ascii="Arial" w:hAnsi="Arial" w:cs="Arial"/>
          <w:i/>
          <w:iCs/>
          <w:sz w:val="20"/>
        </w:rPr>
        <w:t xml:space="preserve">. </w:t>
      </w:r>
      <w:r w:rsidRPr="00066DDB">
        <w:rPr>
          <w:rFonts w:ascii="Arial" w:hAnsi="Arial" w:cs="Arial"/>
          <w:b/>
          <w:bCs/>
          <w:sz w:val="20"/>
        </w:rPr>
        <w:t>2</w:t>
      </w:r>
      <w:r w:rsidRPr="00066DDB">
        <w:rPr>
          <w:rFonts w:ascii="Arial" w:hAnsi="Arial" w:cs="Arial"/>
          <w:sz w:val="20"/>
        </w:rPr>
        <w:t>, 236 (2017).</w:t>
      </w:r>
    </w:p>
    <w:p w14:paraId="7C7845B8" w14:textId="77777777" w:rsidR="00494435" w:rsidRPr="00F10B39"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Galán-Martín, Á. </w:t>
      </w:r>
      <w:r w:rsidRPr="00066DDB">
        <w:rPr>
          <w:rFonts w:ascii="Arial" w:hAnsi="Arial" w:cs="Arial"/>
          <w:i/>
          <w:iCs/>
          <w:sz w:val="20"/>
        </w:rPr>
        <w:t>et al.</w:t>
      </w:r>
      <w:r w:rsidRPr="00066DDB">
        <w:rPr>
          <w:rFonts w:ascii="Arial" w:hAnsi="Arial" w:cs="Arial"/>
          <w:sz w:val="20"/>
        </w:rPr>
        <w:t xml:space="preserve"> Sustainability footprints of a renewable carbon transition for the petrochemical sector within planetary boundaries. </w:t>
      </w:r>
      <w:r w:rsidRPr="00066DDB">
        <w:rPr>
          <w:rFonts w:ascii="Arial" w:hAnsi="Arial" w:cs="Arial"/>
          <w:i/>
          <w:iCs/>
          <w:sz w:val="20"/>
        </w:rPr>
        <w:t>One Earth</w:t>
      </w:r>
      <w:r w:rsidRPr="00066DDB">
        <w:rPr>
          <w:rFonts w:ascii="Arial" w:hAnsi="Arial" w:cs="Arial"/>
          <w:sz w:val="20"/>
        </w:rPr>
        <w:t xml:space="preserve"> </w:t>
      </w:r>
      <w:r w:rsidRPr="00066DDB">
        <w:rPr>
          <w:rFonts w:ascii="Arial" w:hAnsi="Arial" w:cs="Arial"/>
          <w:b/>
          <w:bCs/>
          <w:sz w:val="20"/>
        </w:rPr>
        <w:t>4</w:t>
      </w:r>
      <w:r w:rsidRPr="00066DDB">
        <w:rPr>
          <w:rFonts w:ascii="Arial" w:hAnsi="Arial" w:cs="Arial"/>
          <w:sz w:val="20"/>
        </w:rPr>
        <w:t>, 565–583 (2021).</w:t>
      </w:r>
    </w:p>
    <w:p w14:paraId="2D179BBB" w14:textId="77777777" w:rsidR="00494435" w:rsidRPr="00B350EA" w:rsidRDefault="00494435" w:rsidP="00494435">
      <w:pPr>
        <w:pStyle w:val="ListParagraph"/>
        <w:numPr>
          <w:ilvl w:val="0"/>
          <w:numId w:val="9"/>
        </w:numPr>
        <w:ind w:left="360"/>
        <w:jc w:val="both"/>
        <w:rPr>
          <w:rFonts w:ascii="Arial" w:hAnsi="Arial" w:cs="Arial"/>
          <w:sz w:val="20"/>
          <w:szCs w:val="20"/>
          <w:lang w:eastAsia="zh-CN"/>
        </w:rPr>
      </w:pPr>
      <w:r w:rsidRPr="00B350EA">
        <w:rPr>
          <w:rFonts w:ascii="Arial" w:hAnsi="Arial" w:cs="Arial"/>
          <w:sz w:val="20"/>
        </w:rPr>
        <w:t xml:space="preserve">Boulos, M. I., </w:t>
      </w:r>
      <w:proofErr w:type="spellStart"/>
      <w:r w:rsidRPr="00B350EA">
        <w:rPr>
          <w:rFonts w:ascii="Arial" w:hAnsi="Arial" w:cs="Arial"/>
          <w:sz w:val="20"/>
        </w:rPr>
        <w:t>Fauchais</w:t>
      </w:r>
      <w:proofErr w:type="spellEnd"/>
      <w:r w:rsidRPr="00B350EA">
        <w:rPr>
          <w:rFonts w:ascii="Arial" w:hAnsi="Arial" w:cs="Arial"/>
          <w:sz w:val="20"/>
        </w:rPr>
        <w:t xml:space="preserve">, P. &amp; </w:t>
      </w:r>
      <w:proofErr w:type="spellStart"/>
      <w:r w:rsidRPr="00B350EA">
        <w:rPr>
          <w:rFonts w:ascii="Arial" w:hAnsi="Arial" w:cs="Arial"/>
          <w:sz w:val="20"/>
        </w:rPr>
        <w:t>Pfender</w:t>
      </w:r>
      <w:proofErr w:type="spellEnd"/>
      <w:r w:rsidRPr="00B350EA">
        <w:rPr>
          <w:rFonts w:ascii="Arial" w:hAnsi="Arial" w:cs="Arial"/>
          <w:sz w:val="20"/>
        </w:rPr>
        <w:t>, E.</w:t>
      </w:r>
      <w:r w:rsidRPr="00B350EA">
        <w:rPr>
          <w:rFonts w:ascii="Arial" w:hAnsi="Arial" w:cs="Arial" w:hint="eastAsia"/>
          <w:sz w:val="20"/>
          <w:lang w:eastAsia="zh-CN"/>
        </w:rPr>
        <w:t xml:space="preserve"> </w:t>
      </w:r>
      <w:r w:rsidRPr="00066DDB">
        <w:rPr>
          <w:rFonts w:ascii="Arial" w:hAnsi="Arial" w:cs="Arial"/>
          <w:sz w:val="20"/>
        </w:rPr>
        <w:t>High-power plasma torches and transferred arcs.</w:t>
      </w:r>
      <w:r>
        <w:rPr>
          <w:rFonts w:ascii="Arial" w:hAnsi="Arial" w:cs="Arial" w:hint="eastAsia"/>
          <w:sz w:val="20"/>
          <w:lang w:eastAsia="zh-CN"/>
        </w:rPr>
        <w:t xml:space="preserve"> </w:t>
      </w:r>
      <w:r w:rsidRPr="00066DDB">
        <w:rPr>
          <w:rFonts w:ascii="Arial" w:hAnsi="Arial" w:cs="Arial"/>
          <w:sz w:val="20"/>
        </w:rPr>
        <w:t xml:space="preserve">in </w:t>
      </w:r>
      <w:r w:rsidRPr="00066DDB">
        <w:rPr>
          <w:rFonts w:ascii="Arial" w:hAnsi="Arial" w:cs="Arial"/>
          <w:i/>
          <w:iCs/>
          <w:sz w:val="20"/>
        </w:rPr>
        <w:t>Handbook of Thermal Plasmas</w:t>
      </w:r>
      <w:r>
        <w:rPr>
          <w:rFonts w:ascii="Arial" w:hAnsi="Arial" w:cs="Arial" w:hint="eastAsia"/>
          <w:i/>
          <w:iCs/>
          <w:sz w:val="20"/>
          <w:lang w:eastAsia="zh-CN"/>
        </w:rPr>
        <w:t xml:space="preserve"> </w:t>
      </w:r>
      <w:r>
        <w:rPr>
          <w:rFonts w:ascii="Arial" w:hAnsi="Arial" w:cs="Arial" w:hint="eastAsia"/>
          <w:sz w:val="20"/>
          <w:lang w:eastAsia="zh-CN"/>
        </w:rPr>
        <w:t>905</w:t>
      </w:r>
      <w:r w:rsidRPr="00066DDB">
        <w:rPr>
          <w:rFonts w:ascii="Arial" w:hAnsi="Arial" w:cs="Arial"/>
          <w:sz w:val="20"/>
        </w:rPr>
        <w:t>–</w:t>
      </w:r>
      <w:r>
        <w:rPr>
          <w:rFonts w:ascii="Arial" w:hAnsi="Arial" w:cs="Arial" w:hint="eastAsia"/>
          <w:sz w:val="20"/>
          <w:lang w:eastAsia="zh-CN"/>
        </w:rPr>
        <w:t>960 (</w:t>
      </w:r>
      <w:r w:rsidRPr="00066DDB">
        <w:rPr>
          <w:rFonts w:ascii="Arial" w:hAnsi="Arial" w:cs="Arial"/>
          <w:sz w:val="20"/>
        </w:rPr>
        <w:t>Springer International Publishing</w:t>
      </w:r>
      <w:r>
        <w:rPr>
          <w:rFonts w:ascii="Arial" w:hAnsi="Arial" w:cs="Arial" w:hint="eastAsia"/>
          <w:sz w:val="20"/>
          <w:lang w:eastAsia="zh-CN"/>
        </w:rPr>
        <w:t>, 2023).</w:t>
      </w:r>
    </w:p>
    <w:p w14:paraId="7DBE2062" w14:textId="77777777" w:rsidR="00494435" w:rsidRDefault="00494435" w:rsidP="00494435">
      <w:pPr>
        <w:pStyle w:val="ListParagraph"/>
        <w:numPr>
          <w:ilvl w:val="0"/>
          <w:numId w:val="9"/>
        </w:numPr>
        <w:ind w:left="360"/>
        <w:jc w:val="both"/>
        <w:rPr>
          <w:rFonts w:ascii="Arial" w:hAnsi="Arial" w:cs="Arial"/>
          <w:sz w:val="20"/>
          <w:szCs w:val="20"/>
          <w:lang w:eastAsia="zh-CN"/>
        </w:rPr>
      </w:pPr>
      <w:proofErr w:type="spellStart"/>
      <w:r w:rsidRPr="00B9405E">
        <w:rPr>
          <w:rFonts w:ascii="Arial" w:hAnsi="Arial" w:cs="Arial"/>
          <w:sz w:val="20"/>
          <w:szCs w:val="20"/>
        </w:rPr>
        <w:t>Scapinello</w:t>
      </w:r>
      <w:proofErr w:type="spellEnd"/>
      <w:r w:rsidRPr="00B9405E">
        <w:rPr>
          <w:rFonts w:ascii="Arial" w:hAnsi="Arial" w:cs="Arial"/>
          <w:sz w:val="20"/>
          <w:szCs w:val="20"/>
        </w:rPr>
        <w:t xml:space="preserve">, M., </w:t>
      </w:r>
      <w:proofErr w:type="spellStart"/>
      <w:r w:rsidRPr="00B9405E">
        <w:rPr>
          <w:rFonts w:ascii="Arial" w:hAnsi="Arial" w:cs="Arial"/>
          <w:sz w:val="20"/>
          <w:szCs w:val="20"/>
        </w:rPr>
        <w:t>Delikonstantis</w:t>
      </w:r>
      <w:proofErr w:type="spellEnd"/>
      <w:r w:rsidRPr="00B9405E">
        <w:rPr>
          <w:rFonts w:ascii="Arial" w:hAnsi="Arial" w:cs="Arial"/>
          <w:sz w:val="20"/>
          <w:szCs w:val="20"/>
        </w:rPr>
        <w:t xml:space="preserve">, E. &amp; </w:t>
      </w:r>
      <w:proofErr w:type="spellStart"/>
      <w:r w:rsidRPr="00B9405E">
        <w:rPr>
          <w:rFonts w:ascii="Arial" w:hAnsi="Arial" w:cs="Arial"/>
          <w:sz w:val="20"/>
          <w:szCs w:val="20"/>
        </w:rPr>
        <w:t>Stefanidis</w:t>
      </w:r>
      <w:proofErr w:type="spellEnd"/>
      <w:r w:rsidRPr="00B9405E">
        <w:rPr>
          <w:rFonts w:ascii="Arial" w:hAnsi="Arial" w:cs="Arial"/>
          <w:sz w:val="20"/>
          <w:szCs w:val="20"/>
        </w:rPr>
        <w:t xml:space="preserve">, G. D. The panorama of plasma-assisted non-oxidative methane reforming. </w:t>
      </w:r>
      <w:r w:rsidRPr="00B9405E">
        <w:rPr>
          <w:rFonts w:ascii="Arial" w:hAnsi="Arial" w:cs="Arial"/>
          <w:i/>
          <w:iCs/>
          <w:sz w:val="20"/>
          <w:szCs w:val="20"/>
        </w:rPr>
        <w:t xml:space="preserve">Chem. Eng. Process. Process </w:t>
      </w:r>
      <w:proofErr w:type="spellStart"/>
      <w:r w:rsidRPr="00B9405E">
        <w:rPr>
          <w:rFonts w:ascii="Arial" w:hAnsi="Arial" w:cs="Arial"/>
          <w:i/>
          <w:iCs/>
          <w:sz w:val="20"/>
          <w:szCs w:val="20"/>
        </w:rPr>
        <w:t>Intensif</w:t>
      </w:r>
      <w:proofErr w:type="spellEnd"/>
      <w:r w:rsidRPr="00B9405E">
        <w:rPr>
          <w:rFonts w:ascii="Arial" w:hAnsi="Arial" w:cs="Arial"/>
          <w:i/>
          <w:iCs/>
          <w:sz w:val="20"/>
          <w:szCs w:val="20"/>
        </w:rPr>
        <w:t>.</w:t>
      </w:r>
      <w:r w:rsidRPr="00B9405E">
        <w:rPr>
          <w:rFonts w:ascii="Arial" w:hAnsi="Arial" w:cs="Arial"/>
          <w:sz w:val="20"/>
          <w:szCs w:val="20"/>
        </w:rPr>
        <w:t xml:space="preserve"> </w:t>
      </w:r>
      <w:r w:rsidRPr="00B9405E">
        <w:rPr>
          <w:rFonts w:ascii="Arial" w:hAnsi="Arial" w:cs="Arial"/>
          <w:b/>
          <w:bCs/>
          <w:sz w:val="20"/>
          <w:szCs w:val="20"/>
        </w:rPr>
        <w:t>117</w:t>
      </w:r>
      <w:r w:rsidRPr="00B9405E">
        <w:rPr>
          <w:rFonts w:ascii="Arial" w:hAnsi="Arial" w:cs="Arial"/>
          <w:sz w:val="20"/>
          <w:szCs w:val="20"/>
        </w:rPr>
        <w:t>, 120–140 (2017).</w:t>
      </w:r>
    </w:p>
    <w:p w14:paraId="01ED4C70" w14:textId="77777777" w:rsidR="00494435" w:rsidRPr="00B350EA"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t>Bilera</w:t>
      </w:r>
      <w:proofErr w:type="spellEnd"/>
      <w:r w:rsidRPr="00066DDB">
        <w:rPr>
          <w:rFonts w:ascii="Arial" w:hAnsi="Arial" w:cs="Arial"/>
          <w:sz w:val="20"/>
        </w:rPr>
        <w:t xml:space="preserve">, I. V. &amp; Lebedev, Yu. A. Plasma-chemical production of acetylene from hydrocarbons: history and current status (a review). </w:t>
      </w:r>
      <w:r w:rsidRPr="00066DDB">
        <w:rPr>
          <w:rFonts w:ascii="Arial" w:hAnsi="Arial" w:cs="Arial"/>
          <w:i/>
          <w:iCs/>
          <w:sz w:val="20"/>
        </w:rPr>
        <w:t>Pet. Chem.</w:t>
      </w:r>
      <w:r w:rsidRPr="00066DDB">
        <w:rPr>
          <w:rFonts w:ascii="Arial" w:hAnsi="Arial" w:cs="Arial"/>
          <w:sz w:val="20"/>
        </w:rPr>
        <w:t xml:space="preserve"> </w:t>
      </w:r>
      <w:r w:rsidRPr="00066DDB">
        <w:rPr>
          <w:rFonts w:ascii="Arial" w:hAnsi="Arial" w:cs="Arial"/>
          <w:b/>
          <w:bCs/>
          <w:sz w:val="20"/>
        </w:rPr>
        <w:t>62</w:t>
      </w:r>
      <w:r w:rsidRPr="00066DDB">
        <w:rPr>
          <w:rFonts w:ascii="Arial" w:hAnsi="Arial" w:cs="Arial"/>
          <w:sz w:val="20"/>
        </w:rPr>
        <w:t>, 329–351 (2022).</w:t>
      </w:r>
    </w:p>
    <w:p w14:paraId="079A097B" w14:textId="77777777" w:rsidR="00494435" w:rsidRPr="00BE3634" w:rsidRDefault="00494435" w:rsidP="00494435">
      <w:pPr>
        <w:pStyle w:val="ListParagraph"/>
        <w:numPr>
          <w:ilvl w:val="0"/>
          <w:numId w:val="9"/>
        </w:numPr>
        <w:ind w:left="360"/>
        <w:jc w:val="both"/>
        <w:rPr>
          <w:rFonts w:ascii="Arial" w:hAnsi="Arial" w:cs="Arial"/>
          <w:sz w:val="20"/>
          <w:szCs w:val="20"/>
          <w:lang w:eastAsia="zh-CN"/>
        </w:rPr>
      </w:pPr>
      <w:proofErr w:type="spellStart"/>
      <w:r w:rsidRPr="00B350EA">
        <w:rPr>
          <w:rFonts w:ascii="Arial" w:hAnsi="Arial" w:cs="Arial"/>
          <w:sz w:val="20"/>
          <w:lang w:val="nb-NO"/>
        </w:rPr>
        <w:t>Khoe</w:t>
      </w:r>
      <w:proofErr w:type="spellEnd"/>
      <w:r w:rsidRPr="00B350EA">
        <w:rPr>
          <w:rFonts w:ascii="Arial" w:hAnsi="Arial" w:cs="Arial"/>
          <w:sz w:val="20"/>
          <w:lang w:val="nb-NO"/>
        </w:rPr>
        <w:t xml:space="preserve"> Dinh, D. </w:t>
      </w:r>
      <w:r w:rsidRPr="00B350EA">
        <w:rPr>
          <w:rFonts w:ascii="Arial" w:hAnsi="Arial" w:cs="Arial"/>
          <w:i/>
          <w:iCs/>
          <w:sz w:val="20"/>
          <w:lang w:val="nb-NO"/>
        </w:rPr>
        <w:t>et al.</w:t>
      </w:r>
      <w:r w:rsidRPr="00B350EA">
        <w:rPr>
          <w:rFonts w:ascii="Arial" w:hAnsi="Arial" w:cs="Arial"/>
          <w:sz w:val="20"/>
          <w:lang w:val="nb-NO"/>
        </w:rPr>
        <w:t xml:space="preserve"> </w:t>
      </w:r>
      <w:r w:rsidRPr="00066DDB">
        <w:rPr>
          <w:rFonts w:ascii="Arial" w:hAnsi="Arial" w:cs="Arial"/>
          <w:sz w:val="20"/>
        </w:rPr>
        <w:t xml:space="preserve">Efficient methane-to-acetylene conversion using low-current arcs. </w:t>
      </w:r>
      <w:r w:rsidRPr="00066DDB">
        <w:rPr>
          <w:rFonts w:ascii="Arial" w:hAnsi="Arial" w:cs="Arial"/>
          <w:i/>
          <w:iCs/>
          <w:sz w:val="20"/>
        </w:rPr>
        <w:t>RSC Adv</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9</w:t>
      </w:r>
      <w:r w:rsidRPr="00066DDB">
        <w:rPr>
          <w:rFonts w:ascii="Arial" w:hAnsi="Arial" w:cs="Arial"/>
          <w:sz w:val="20"/>
        </w:rPr>
        <w:t>, 32403–32413 (2019).</w:t>
      </w:r>
    </w:p>
    <w:p w14:paraId="3B6A6E48" w14:textId="77777777" w:rsidR="00494435" w:rsidRPr="00D856AF"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t>Beloqui</w:t>
      </w:r>
      <w:proofErr w:type="spellEnd"/>
      <w:r w:rsidRPr="00066DDB">
        <w:rPr>
          <w:rFonts w:ascii="Arial" w:hAnsi="Arial" w:cs="Arial"/>
          <w:sz w:val="20"/>
        </w:rPr>
        <w:t xml:space="preserve"> Redondo, A., </w:t>
      </w:r>
      <w:proofErr w:type="spellStart"/>
      <w:r w:rsidRPr="00066DDB">
        <w:rPr>
          <w:rFonts w:ascii="Arial" w:hAnsi="Arial" w:cs="Arial"/>
          <w:sz w:val="20"/>
        </w:rPr>
        <w:t>Troussard</w:t>
      </w:r>
      <w:proofErr w:type="spellEnd"/>
      <w:r w:rsidRPr="00066DDB">
        <w:rPr>
          <w:rFonts w:ascii="Arial" w:hAnsi="Arial" w:cs="Arial"/>
          <w:sz w:val="20"/>
        </w:rPr>
        <w:t xml:space="preserve">, E. &amp; van </w:t>
      </w:r>
      <w:proofErr w:type="spellStart"/>
      <w:r w:rsidRPr="00066DDB">
        <w:rPr>
          <w:rFonts w:ascii="Arial" w:hAnsi="Arial" w:cs="Arial"/>
          <w:sz w:val="20"/>
        </w:rPr>
        <w:t>Bokhoven</w:t>
      </w:r>
      <w:proofErr w:type="spellEnd"/>
      <w:r w:rsidRPr="00066DDB">
        <w:rPr>
          <w:rFonts w:ascii="Arial" w:hAnsi="Arial" w:cs="Arial"/>
          <w:sz w:val="20"/>
        </w:rPr>
        <w:t xml:space="preserve">, J. A. Non-oxidative methane conversion assisted by corona discharge. </w:t>
      </w:r>
      <w:r w:rsidRPr="00066DDB">
        <w:rPr>
          <w:rFonts w:ascii="Arial" w:hAnsi="Arial" w:cs="Arial"/>
          <w:i/>
          <w:iCs/>
          <w:sz w:val="20"/>
        </w:rPr>
        <w:t>Fuel Proces</w:t>
      </w:r>
      <w:r>
        <w:rPr>
          <w:rFonts w:ascii="Arial" w:hAnsi="Arial" w:cs="Arial" w:hint="eastAsia"/>
          <w:i/>
          <w:iCs/>
          <w:sz w:val="20"/>
          <w:lang w:eastAsia="zh-CN"/>
        </w:rPr>
        <w:t>s.</w:t>
      </w:r>
      <w:r w:rsidRPr="00066DDB">
        <w:rPr>
          <w:rFonts w:ascii="Arial" w:hAnsi="Arial" w:cs="Arial"/>
          <w:i/>
          <w:iCs/>
          <w:sz w:val="20"/>
        </w:rPr>
        <w:t xml:space="preserve"> Technol</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104</w:t>
      </w:r>
      <w:r w:rsidRPr="00066DDB">
        <w:rPr>
          <w:rFonts w:ascii="Arial" w:hAnsi="Arial" w:cs="Arial"/>
          <w:sz w:val="20"/>
        </w:rPr>
        <w:t>, 265–270 (2012).</w:t>
      </w:r>
    </w:p>
    <w:p w14:paraId="7D158C45" w14:textId="77777777" w:rsidR="00494435" w:rsidRPr="00101199"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Liu, C., Mallinson, R. &amp; </w:t>
      </w:r>
      <w:proofErr w:type="spellStart"/>
      <w:r w:rsidRPr="00066DDB">
        <w:rPr>
          <w:rFonts w:ascii="Arial" w:hAnsi="Arial" w:cs="Arial"/>
          <w:sz w:val="20"/>
        </w:rPr>
        <w:t>Lobban</w:t>
      </w:r>
      <w:proofErr w:type="spellEnd"/>
      <w:r w:rsidRPr="00066DDB">
        <w:rPr>
          <w:rFonts w:ascii="Arial" w:hAnsi="Arial" w:cs="Arial"/>
          <w:sz w:val="20"/>
        </w:rPr>
        <w:t xml:space="preserve">, L. Nonoxidative methane conversion to acetylene over zeolite in a low temperature plasma. </w:t>
      </w:r>
      <w:r w:rsidRPr="00066DDB">
        <w:rPr>
          <w:rFonts w:ascii="Arial" w:hAnsi="Arial" w:cs="Arial"/>
          <w:i/>
          <w:iCs/>
          <w:sz w:val="20"/>
        </w:rPr>
        <w:t>J</w:t>
      </w:r>
      <w:r>
        <w:rPr>
          <w:rFonts w:ascii="Arial" w:hAnsi="Arial" w:cs="Arial" w:hint="eastAsia"/>
          <w:i/>
          <w:iCs/>
          <w:sz w:val="20"/>
          <w:lang w:eastAsia="zh-CN"/>
        </w:rPr>
        <w:t>.</w:t>
      </w:r>
      <w:r w:rsidRPr="00066DDB">
        <w:rPr>
          <w:rFonts w:ascii="Arial" w:hAnsi="Arial" w:cs="Arial"/>
          <w:i/>
          <w:iCs/>
          <w:sz w:val="20"/>
        </w:rPr>
        <w:t xml:space="preserve"> </w:t>
      </w:r>
      <w:proofErr w:type="spellStart"/>
      <w:r w:rsidRPr="00066DDB">
        <w:rPr>
          <w:rFonts w:ascii="Arial" w:hAnsi="Arial" w:cs="Arial"/>
          <w:i/>
          <w:iCs/>
          <w:sz w:val="20"/>
        </w:rPr>
        <w:t>Catal</w:t>
      </w:r>
      <w:proofErr w:type="spellEnd"/>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179</w:t>
      </w:r>
      <w:r w:rsidRPr="00066DDB">
        <w:rPr>
          <w:rFonts w:ascii="Arial" w:hAnsi="Arial" w:cs="Arial"/>
          <w:sz w:val="20"/>
        </w:rPr>
        <w:t>, 326–334 (1998).</w:t>
      </w:r>
    </w:p>
    <w:p w14:paraId="3EB338F7" w14:textId="77777777" w:rsidR="00494435" w:rsidRPr="00101199"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Zhang, X., Dai, B., Zhu, A., Gong, W. &amp; Liu, C. The simultaneous activation of methane and carbon dioxide to C</w:t>
      </w:r>
      <w:r w:rsidRPr="00101199">
        <w:rPr>
          <w:rFonts w:ascii="Arial" w:hAnsi="Arial" w:cs="Arial"/>
          <w:sz w:val="20"/>
          <w:vertAlign w:val="subscript"/>
        </w:rPr>
        <w:t>2</w:t>
      </w:r>
      <w:r w:rsidRPr="00066DDB">
        <w:rPr>
          <w:rFonts w:ascii="Arial" w:hAnsi="Arial" w:cs="Arial"/>
          <w:sz w:val="20"/>
        </w:rPr>
        <w:t xml:space="preserve"> hydrocarbons under pulse corona plasma over La</w:t>
      </w:r>
      <w:r w:rsidRPr="00101199">
        <w:rPr>
          <w:rFonts w:ascii="Arial" w:hAnsi="Arial" w:cs="Arial"/>
          <w:sz w:val="20"/>
          <w:vertAlign w:val="subscript"/>
        </w:rPr>
        <w:t>2</w:t>
      </w:r>
      <w:r w:rsidRPr="00066DDB">
        <w:rPr>
          <w:rFonts w:ascii="Arial" w:hAnsi="Arial" w:cs="Arial"/>
          <w:sz w:val="20"/>
        </w:rPr>
        <w:t>O</w:t>
      </w:r>
      <w:r w:rsidRPr="00101199">
        <w:rPr>
          <w:rFonts w:ascii="Arial" w:hAnsi="Arial" w:cs="Arial"/>
          <w:sz w:val="20"/>
          <w:vertAlign w:val="subscript"/>
        </w:rPr>
        <w:t>3</w:t>
      </w:r>
      <w:r w:rsidRPr="00066DDB">
        <w:rPr>
          <w:rFonts w:ascii="Arial" w:hAnsi="Arial" w:cs="Arial"/>
          <w:sz w:val="20"/>
        </w:rPr>
        <w:t>/γ-Al</w:t>
      </w:r>
      <w:r w:rsidRPr="00101199">
        <w:rPr>
          <w:rFonts w:ascii="Arial" w:hAnsi="Arial" w:cs="Arial"/>
          <w:sz w:val="20"/>
          <w:vertAlign w:val="subscript"/>
        </w:rPr>
        <w:t>2</w:t>
      </w:r>
      <w:r w:rsidRPr="00066DDB">
        <w:rPr>
          <w:rFonts w:ascii="Arial" w:hAnsi="Arial" w:cs="Arial"/>
          <w:sz w:val="20"/>
        </w:rPr>
        <w:t>O</w:t>
      </w:r>
      <w:r w:rsidRPr="00101199">
        <w:rPr>
          <w:rFonts w:ascii="Arial" w:hAnsi="Arial" w:cs="Arial"/>
          <w:sz w:val="20"/>
          <w:vertAlign w:val="subscript"/>
        </w:rPr>
        <w:t>3</w:t>
      </w:r>
      <w:r w:rsidRPr="00066DDB">
        <w:rPr>
          <w:rFonts w:ascii="Arial" w:hAnsi="Arial" w:cs="Arial"/>
          <w:sz w:val="20"/>
        </w:rPr>
        <w:t xml:space="preserve"> catalyst. </w:t>
      </w:r>
      <w:proofErr w:type="spellStart"/>
      <w:r w:rsidRPr="00066DDB">
        <w:rPr>
          <w:rFonts w:ascii="Arial" w:hAnsi="Arial" w:cs="Arial"/>
          <w:i/>
          <w:iCs/>
          <w:sz w:val="20"/>
        </w:rPr>
        <w:t>Catal</w:t>
      </w:r>
      <w:proofErr w:type="spellEnd"/>
      <w:r>
        <w:rPr>
          <w:rFonts w:ascii="Arial" w:hAnsi="Arial" w:cs="Arial" w:hint="eastAsia"/>
          <w:i/>
          <w:iCs/>
          <w:sz w:val="20"/>
          <w:lang w:eastAsia="zh-CN"/>
        </w:rPr>
        <w:t>.</w:t>
      </w:r>
      <w:r w:rsidRPr="00066DDB">
        <w:rPr>
          <w:rFonts w:ascii="Arial" w:hAnsi="Arial" w:cs="Arial"/>
          <w:i/>
          <w:iCs/>
          <w:sz w:val="20"/>
        </w:rPr>
        <w:t xml:space="preserve"> Today</w:t>
      </w:r>
      <w:r w:rsidRPr="00066DDB">
        <w:rPr>
          <w:rFonts w:ascii="Arial" w:hAnsi="Arial" w:cs="Arial"/>
          <w:sz w:val="20"/>
        </w:rPr>
        <w:t xml:space="preserve"> </w:t>
      </w:r>
      <w:r w:rsidRPr="00066DDB">
        <w:rPr>
          <w:rFonts w:ascii="Arial" w:hAnsi="Arial" w:cs="Arial"/>
          <w:b/>
          <w:bCs/>
          <w:sz w:val="20"/>
        </w:rPr>
        <w:t>72</w:t>
      </w:r>
      <w:r w:rsidRPr="00066DDB">
        <w:rPr>
          <w:rFonts w:ascii="Arial" w:hAnsi="Arial" w:cs="Arial"/>
          <w:sz w:val="20"/>
        </w:rPr>
        <w:t>, 223–227 (2002).</w:t>
      </w:r>
    </w:p>
    <w:p w14:paraId="7C9D25FB" w14:textId="77777777" w:rsidR="00494435" w:rsidRPr="00101199"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Zhu, A., Gong, W., Zhang, X. &amp; Zhang, B. </w:t>
      </w:r>
      <w:r w:rsidRPr="00101199">
        <w:rPr>
          <w:rFonts w:ascii="Arial" w:hAnsi="Arial" w:cs="Arial"/>
          <w:sz w:val="20"/>
        </w:rPr>
        <w:t>Coupling of methane under pulse corona plasma (I) In the absence of oxygen</w:t>
      </w:r>
      <w:r w:rsidRPr="00066DDB">
        <w:rPr>
          <w:rFonts w:ascii="Arial" w:hAnsi="Arial" w:cs="Arial"/>
          <w:sz w:val="20"/>
        </w:rPr>
        <w:t xml:space="preserve">. </w:t>
      </w:r>
      <w:r w:rsidRPr="00066DDB">
        <w:rPr>
          <w:rFonts w:ascii="Arial" w:hAnsi="Arial" w:cs="Arial"/>
          <w:i/>
          <w:iCs/>
          <w:sz w:val="20"/>
        </w:rPr>
        <w:t>Sc</w:t>
      </w:r>
      <w:r>
        <w:rPr>
          <w:rFonts w:ascii="Arial" w:hAnsi="Arial" w:cs="Arial" w:hint="eastAsia"/>
          <w:i/>
          <w:iCs/>
          <w:sz w:val="20"/>
          <w:lang w:eastAsia="zh-CN"/>
        </w:rPr>
        <w:t>i</w:t>
      </w:r>
      <w:r w:rsidRPr="00066DDB">
        <w:rPr>
          <w:rFonts w:ascii="Arial" w:hAnsi="Arial" w:cs="Arial"/>
          <w:i/>
          <w:iCs/>
          <w:sz w:val="20"/>
        </w:rPr>
        <w:t>. China Ser. B-Chem.</w:t>
      </w:r>
      <w:r w:rsidRPr="00066DDB">
        <w:rPr>
          <w:rFonts w:ascii="Arial" w:hAnsi="Arial" w:cs="Arial"/>
          <w:sz w:val="20"/>
        </w:rPr>
        <w:t xml:space="preserve"> </w:t>
      </w:r>
      <w:r w:rsidRPr="00066DDB">
        <w:rPr>
          <w:rFonts w:ascii="Arial" w:hAnsi="Arial" w:cs="Arial"/>
          <w:b/>
          <w:bCs/>
          <w:sz w:val="20"/>
        </w:rPr>
        <w:t>43</w:t>
      </w:r>
      <w:r w:rsidRPr="00066DDB">
        <w:rPr>
          <w:rFonts w:ascii="Arial" w:hAnsi="Arial" w:cs="Arial"/>
          <w:sz w:val="20"/>
        </w:rPr>
        <w:t>, 208–214 (2000).</w:t>
      </w:r>
    </w:p>
    <w:p w14:paraId="33C70E9D" w14:textId="77777777" w:rsidR="00494435" w:rsidRPr="00101199"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Ma, Y. </w:t>
      </w:r>
      <w:r w:rsidRPr="00066DDB">
        <w:rPr>
          <w:rFonts w:ascii="Arial" w:hAnsi="Arial" w:cs="Arial"/>
          <w:i/>
          <w:iCs/>
          <w:sz w:val="20"/>
        </w:rPr>
        <w:t>et al.</w:t>
      </w:r>
      <w:r w:rsidRPr="00066DDB">
        <w:rPr>
          <w:rFonts w:ascii="Arial" w:hAnsi="Arial" w:cs="Arial"/>
          <w:sz w:val="20"/>
        </w:rPr>
        <w:t xml:space="preserve"> Direct conversion of methane to ethylene and acetylene over an iron-based metal–organic framework. </w:t>
      </w:r>
      <w:r w:rsidRPr="00066DDB">
        <w:rPr>
          <w:rFonts w:ascii="Arial" w:hAnsi="Arial" w:cs="Arial"/>
          <w:i/>
          <w:iCs/>
          <w:sz w:val="20"/>
        </w:rPr>
        <w:t>J. Am. Chem. Soc.</w:t>
      </w:r>
      <w:r w:rsidRPr="00066DDB">
        <w:rPr>
          <w:rFonts w:ascii="Arial" w:hAnsi="Arial" w:cs="Arial"/>
          <w:sz w:val="20"/>
        </w:rPr>
        <w:t xml:space="preserve"> </w:t>
      </w:r>
      <w:r w:rsidRPr="00066DDB">
        <w:rPr>
          <w:rFonts w:ascii="Arial" w:hAnsi="Arial" w:cs="Arial"/>
          <w:b/>
          <w:bCs/>
          <w:sz w:val="20"/>
        </w:rPr>
        <w:t>145</w:t>
      </w:r>
      <w:r w:rsidRPr="00066DDB">
        <w:rPr>
          <w:rFonts w:ascii="Arial" w:hAnsi="Arial" w:cs="Arial"/>
          <w:sz w:val="20"/>
        </w:rPr>
        <w:t>, 20792–20800 (2023).</w:t>
      </w:r>
    </w:p>
    <w:p w14:paraId="76885D65" w14:textId="77777777" w:rsidR="00494435" w:rsidRPr="00EB77B7"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t>Kasinathan</w:t>
      </w:r>
      <w:proofErr w:type="spellEnd"/>
      <w:r w:rsidRPr="00066DDB">
        <w:rPr>
          <w:rFonts w:ascii="Arial" w:hAnsi="Arial" w:cs="Arial"/>
          <w:sz w:val="20"/>
        </w:rPr>
        <w:t xml:space="preserve">, P. </w:t>
      </w:r>
      <w:r w:rsidRPr="00066DDB">
        <w:rPr>
          <w:rFonts w:ascii="Arial" w:hAnsi="Arial" w:cs="Arial"/>
          <w:i/>
          <w:iCs/>
          <w:sz w:val="20"/>
        </w:rPr>
        <w:t>et al.</w:t>
      </w:r>
      <w:r w:rsidRPr="00066DDB">
        <w:rPr>
          <w:rFonts w:ascii="Arial" w:hAnsi="Arial" w:cs="Arial"/>
          <w:sz w:val="20"/>
        </w:rPr>
        <w:t xml:space="preserve"> Plasma-enhanced methane direct conversion over particle-size adjusted </w:t>
      </w:r>
      <w:proofErr w:type="spellStart"/>
      <w:r w:rsidRPr="00066DDB">
        <w:rPr>
          <w:rFonts w:ascii="Arial" w:hAnsi="Arial" w:cs="Arial"/>
          <w:sz w:val="20"/>
        </w:rPr>
        <w:t>MO</w:t>
      </w:r>
      <w:r w:rsidRPr="00101199">
        <w:rPr>
          <w:rFonts w:ascii="Arial" w:hAnsi="Arial" w:cs="Arial"/>
          <w:sz w:val="20"/>
          <w:vertAlign w:val="subscript"/>
        </w:rPr>
        <w:t>x</w:t>
      </w:r>
      <w:proofErr w:type="spellEnd"/>
      <w:r w:rsidRPr="00066DDB">
        <w:rPr>
          <w:rFonts w:ascii="Arial" w:hAnsi="Arial" w:cs="Arial"/>
          <w:sz w:val="20"/>
        </w:rPr>
        <w:t>/Al</w:t>
      </w:r>
      <w:r w:rsidRPr="00101199">
        <w:rPr>
          <w:rFonts w:ascii="Arial" w:hAnsi="Arial" w:cs="Arial"/>
          <w:sz w:val="20"/>
          <w:vertAlign w:val="subscript"/>
        </w:rPr>
        <w:t>2</w:t>
      </w:r>
      <w:r w:rsidRPr="00066DDB">
        <w:rPr>
          <w:rFonts w:ascii="Arial" w:hAnsi="Arial" w:cs="Arial"/>
          <w:sz w:val="20"/>
        </w:rPr>
        <w:t>O</w:t>
      </w:r>
      <w:r w:rsidRPr="00101199">
        <w:rPr>
          <w:rFonts w:ascii="Arial" w:hAnsi="Arial" w:cs="Arial"/>
          <w:sz w:val="20"/>
          <w:vertAlign w:val="subscript"/>
        </w:rPr>
        <w:t>3</w:t>
      </w:r>
      <w:r w:rsidRPr="00066DDB">
        <w:rPr>
          <w:rFonts w:ascii="Arial" w:hAnsi="Arial" w:cs="Arial"/>
          <w:sz w:val="20"/>
        </w:rPr>
        <w:t xml:space="preserve"> (M = Ti and Mg) catalysts. </w:t>
      </w:r>
      <w:r w:rsidRPr="00066DDB">
        <w:rPr>
          <w:rFonts w:ascii="Arial" w:hAnsi="Arial" w:cs="Arial"/>
          <w:i/>
          <w:iCs/>
          <w:sz w:val="20"/>
        </w:rPr>
        <w:t>Plasma Chem</w:t>
      </w:r>
      <w:r>
        <w:rPr>
          <w:rFonts w:ascii="Arial" w:hAnsi="Arial" w:cs="Arial" w:hint="eastAsia"/>
          <w:i/>
          <w:iCs/>
          <w:sz w:val="20"/>
          <w:lang w:eastAsia="zh-CN"/>
        </w:rPr>
        <w:t>.</w:t>
      </w:r>
      <w:r w:rsidRPr="00066DDB">
        <w:rPr>
          <w:rFonts w:ascii="Arial" w:hAnsi="Arial" w:cs="Arial"/>
          <w:i/>
          <w:iCs/>
          <w:sz w:val="20"/>
        </w:rPr>
        <w:t xml:space="preserve"> Plasma Process</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34</w:t>
      </w:r>
      <w:r w:rsidRPr="00066DDB">
        <w:rPr>
          <w:rFonts w:ascii="Arial" w:hAnsi="Arial" w:cs="Arial"/>
          <w:sz w:val="20"/>
        </w:rPr>
        <w:t>, 1317–1330 (2014).</w:t>
      </w:r>
    </w:p>
    <w:p w14:paraId="6873ED04" w14:textId="77777777" w:rsidR="00494435" w:rsidRPr="00EB77B7"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t>Taheraslani</w:t>
      </w:r>
      <w:proofErr w:type="spellEnd"/>
      <w:r w:rsidRPr="00066DDB">
        <w:rPr>
          <w:rFonts w:ascii="Arial" w:hAnsi="Arial" w:cs="Arial"/>
          <w:sz w:val="20"/>
        </w:rPr>
        <w:t xml:space="preserve">, M. &amp; </w:t>
      </w:r>
      <w:proofErr w:type="spellStart"/>
      <w:r w:rsidRPr="00066DDB">
        <w:rPr>
          <w:rFonts w:ascii="Arial" w:hAnsi="Arial" w:cs="Arial"/>
          <w:sz w:val="20"/>
        </w:rPr>
        <w:t>Gardeniers</w:t>
      </w:r>
      <w:proofErr w:type="spellEnd"/>
      <w:r w:rsidRPr="00066DDB">
        <w:rPr>
          <w:rFonts w:ascii="Arial" w:hAnsi="Arial" w:cs="Arial"/>
          <w:sz w:val="20"/>
        </w:rPr>
        <w:t>, H. Coupling of CH</w:t>
      </w:r>
      <w:r w:rsidRPr="00EB77B7">
        <w:rPr>
          <w:rFonts w:ascii="Arial" w:hAnsi="Arial" w:cs="Arial"/>
          <w:sz w:val="20"/>
          <w:vertAlign w:val="subscript"/>
        </w:rPr>
        <w:t>4</w:t>
      </w:r>
      <w:r w:rsidRPr="00066DDB">
        <w:rPr>
          <w:rFonts w:ascii="Arial" w:hAnsi="Arial" w:cs="Arial"/>
          <w:sz w:val="20"/>
        </w:rPr>
        <w:t xml:space="preserve"> to C</w:t>
      </w:r>
      <w:r w:rsidRPr="00EB77B7">
        <w:rPr>
          <w:rFonts w:ascii="Arial" w:hAnsi="Arial" w:cs="Arial"/>
          <w:sz w:val="20"/>
          <w:vertAlign w:val="subscript"/>
        </w:rPr>
        <w:t>2</w:t>
      </w:r>
      <w:r w:rsidRPr="00066DDB">
        <w:rPr>
          <w:rFonts w:ascii="Arial" w:hAnsi="Arial" w:cs="Arial"/>
          <w:sz w:val="20"/>
        </w:rPr>
        <w:t xml:space="preserve"> hydrocarbons in a packed bed DBD plasma reactor: the effect of dielectric constant and porosity of the packing. </w:t>
      </w:r>
      <w:r w:rsidRPr="00066DDB">
        <w:rPr>
          <w:rFonts w:ascii="Arial" w:hAnsi="Arial" w:cs="Arial"/>
          <w:i/>
          <w:iCs/>
          <w:sz w:val="20"/>
        </w:rPr>
        <w:t>Energies</w:t>
      </w:r>
      <w:r w:rsidRPr="00066DDB">
        <w:rPr>
          <w:rFonts w:ascii="Arial" w:hAnsi="Arial" w:cs="Arial"/>
          <w:sz w:val="20"/>
        </w:rPr>
        <w:t xml:space="preserve"> </w:t>
      </w:r>
      <w:r w:rsidRPr="00066DDB">
        <w:rPr>
          <w:rFonts w:ascii="Arial" w:hAnsi="Arial" w:cs="Arial"/>
          <w:b/>
          <w:bCs/>
          <w:sz w:val="20"/>
        </w:rPr>
        <w:t>13</w:t>
      </w:r>
      <w:r w:rsidRPr="00066DDB">
        <w:rPr>
          <w:rFonts w:ascii="Arial" w:hAnsi="Arial" w:cs="Arial"/>
          <w:sz w:val="20"/>
        </w:rPr>
        <w:t>, 468 (2020).</w:t>
      </w:r>
    </w:p>
    <w:p w14:paraId="4258A013" w14:textId="77777777" w:rsidR="00494435" w:rsidRPr="00A914D0"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Kim, S.-S., Lee, H., Choi, J.-W., Na, B.-K. &amp; Song, H. K. Methane conversion to higher hydrocarbons in a dielectric-barrier discharge reactor with Pt/γ-Al</w:t>
      </w:r>
      <w:r w:rsidRPr="007E5942">
        <w:rPr>
          <w:rFonts w:ascii="Arial" w:hAnsi="Arial" w:cs="Arial"/>
          <w:sz w:val="20"/>
          <w:vertAlign w:val="subscript"/>
        </w:rPr>
        <w:t>2</w:t>
      </w:r>
      <w:r w:rsidRPr="00066DDB">
        <w:rPr>
          <w:rFonts w:ascii="Arial" w:hAnsi="Arial" w:cs="Arial"/>
          <w:sz w:val="20"/>
        </w:rPr>
        <w:t>O</w:t>
      </w:r>
      <w:r w:rsidRPr="007E5942">
        <w:rPr>
          <w:rFonts w:ascii="Arial" w:hAnsi="Arial" w:cs="Arial"/>
          <w:sz w:val="20"/>
          <w:vertAlign w:val="subscript"/>
        </w:rPr>
        <w:t>3</w:t>
      </w:r>
      <w:r w:rsidRPr="00066DDB">
        <w:rPr>
          <w:rFonts w:ascii="Arial" w:hAnsi="Arial" w:cs="Arial"/>
          <w:sz w:val="20"/>
        </w:rPr>
        <w:t xml:space="preserve"> catalyst. </w:t>
      </w:r>
      <w:proofErr w:type="spellStart"/>
      <w:r w:rsidRPr="00066DDB">
        <w:rPr>
          <w:rFonts w:ascii="Arial" w:hAnsi="Arial" w:cs="Arial"/>
          <w:i/>
          <w:iCs/>
          <w:sz w:val="20"/>
        </w:rPr>
        <w:t>Catal</w:t>
      </w:r>
      <w:proofErr w:type="spellEnd"/>
      <w:r>
        <w:rPr>
          <w:rFonts w:ascii="Arial" w:hAnsi="Arial" w:cs="Arial" w:hint="eastAsia"/>
          <w:i/>
          <w:iCs/>
          <w:sz w:val="20"/>
          <w:lang w:eastAsia="zh-CN"/>
        </w:rPr>
        <w:t>.</w:t>
      </w:r>
      <w:r w:rsidRPr="00066DDB">
        <w:rPr>
          <w:rFonts w:ascii="Arial" w:hAnsi="Arial" w:cs="Arial"/>
          <w:i/>
          <w:iCs/>
          <w:sz w:val="20"/>
        </w:rPr>
        <w:t xml:space="preserve"> </w:t>
      </w:r>
      <w:proofErr w:type="spellStart"/>
      <w:r w:rsidRPr="00066DDB">
        <w:rPr>
          <w:rFonts w:ascii="Arial" w:hAnsi="Arial" w:cs="Arial"/>
          <w:i/>
          <w:iCs/>
          <w:sz w:val="20"/>
        </w:rPr>
        <w:t>Commun</w:t>
      </w:r>
      <w:proofErr w:type="spellEnd"/>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8</w:t>
      </w:r>
      <w:r w:rsidRPr="00066DDB">
        <w:rPr>
          <w:rFonts w:ascii="Arial" w:hAnsi="Arial" w:cs="Arial"/>
          <w:sz w:val="20"/>
        </w:rPr>
        <w:t>, 1438–1442 (2007).</w:t>
      </w:r>
    </w:p>
    <w:p w14:paraId="5D01C8C6" w14:textId="77777777" w:rsidR="00494435" w:rsidRPr="00A914D0"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Liu, L., Das, S., Zhang, Z. &amp; Kawi, S. Nonoxidative coupling of methane over ceria-supported single-atom Pt catalysts in DBD plasma. </w:t>
      </w:r>
      <w:r w:rsidRPr="00066DDB">
        <w:rPr>
          <w:rFonts w:ascii="Arial" w:hAnsi="Arial" w:cs="Arial"/>
          <w:i/>
          <w:iCs/>
          <w:sz w:val="20"/>
        </w:rPr>
        <w:t>ACS Appl. Mater. Interfaces</w:t>
      </w:r>
      <w:r w:rsidRPr="00066DDB">
        <w:rPr>
          <w:rFonts w:ascii="Arial" w:hAnsi="Arial" w:cs="Arial"/>
          <w:sz w:val="20"/>
        </w:rPr>
        <w:t xml:space="preserve"> </w:t>
      </w:r>
      <w:r w:rsidRPr="00066DDB">
        <w:rPr>
          <w:rFonts w:ascii="Arial" w:hAnsi="Arial" w:cs="Arial"/>
          <w:b/>
          <w:bCs/>
          <w:sz w:val="20"/>
        </w:rPr>
        <w:t>14</w:t>
      </w:r>
      <w:r w:rsidRPr="00066DDB">
        <w:rPr>
          <w:rFonts w:ascii="Arial" w:hAnsi="Arial" w:cs="Arial"/>
          <w:sz w:val="20"/>
        </w:rPr>
        <w:t>, 5363–5375 (2022).</w:t>
      </w:r>
    </w:p>
    <w:p w14:paraId="288045E6" w14:textId="77777777" w:rsidR="00494435" w:rsidRPr="002F1067"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Han, Q. </w:t>
      </w:r>
      <w:r w:rsidRPr="00066DDB">
        <w:rPr>
          <w:rFonts w:ascii="Arial" w:hAnsi="Arial" w:cs="Arial"/>
          <w:i/>
          <w:iCs/>
          <w:sz w:val="20"/>
        </w:rPr>
        <w:t>et al.</w:t>
      </w:r>
      <w:r w:rsidRPr="00066DDB">
        <w:rPr>
          <w:rFonts w:ascii="Arial" w:hAnsi="Arial" w:cs="Arial"/>
          <w:sz w:val="20"/>
        </w:rPr>
        <w:t xml:space="preserve"> Conversion of methane to C</w:t>
      </w:r>
      <w:r w:rsidRPr="004E199C">
        <w:rPr>
          <w:rFonts w:ascii="Arial" w:hAnsi="Arial" w:cs="Arial"/>
          <w:sz w:val="20"/>
          <w:vertAlign w:val="subscript"/>
        </w:rPr>
        <w:t>2</w:t>
      </w:r>
      <w:r w:rsidRPr="00066DDB">
        <w:rPr>
          <w:rFonts w:ascii="Arial" w:hAnsi="Arial" w:cs="Arial"/>
          <w:sz w:val="20"/>
        </w:rPr>
        <w:t xml:space="preserve"> and C</w:t>
      </w:r>
      <w:r w:rsidRPr="004E199C">
        <w:rPr>
          <w:rFonts w:ascii="Arial" w:hAnsi="Arial" w:cs="Arial"/>
          <w:sz w:val="20"/>
          <w:vertAlign w:val="subscript"/>
        </w:rPr>
        <w:t>3</w:t>
      </w:r>
      <w:r w:rsidRPr="00066DDB">
        <w:rPr>
          <w:rFonts w:ascii="Arial" w:hAnsi="Arial" w:cs="Arial"/>
          <w:sz w:val="20"/>
        </w:rPr>
        <w:t xml:space="preserve"> hydrocarbons over TiO</w:t>
      </w:r>
      <w:r w:rsidRPr="004E199C">
        <w:rPr>
          <w:rFonts w:ascii="Arial" w:hAnsi="Arial" w:cs="Arial"/>
          <w:sz w:val="20"/>
          <w:vertAlign w:val="subscript"/>
        </w:rPr>
        <w:t>2</w:t>
      </w:r>
      <w:r w:rsidRPr="00066DDB">
        <w:rPr>
          <w:rFonts w:ascii="Arial" w:hAnsi="Arial" w:cs="Arial"/>
          <w:sz w:val="20"/>
        </w:rPr>
        <w:t xml:space="preserve">/ZSM-5 core–shell particles in an electric field. </w:t>
      </w:r>
      <w:r w:rsidRPr="00066DDB">
        <w:rPr>
          <w:rFonts w:ascii="Arial" w:hAnsi="Arial" w:cs="Arial"/>
          <w:i/>
          <w:iCs/>
          <w:sz w:val="20"/>
        </w:rPr>
        <w:t>RSC Adv</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9</w:t>
      </w:r>
      <w:r w:rsidRPr="00066DDB">
        <w:rPr>
          <w:rFonts w:ascii="Arial" w:hAnsi="Arial" w:cs="Arial"/>
          <w:sz w:val="20"/>
        </w:rPr>
        <w:t>, 34793–34803 (2019).</w:t>
      </w:r>
    </w:p>
    <w:p w14:paraId="5C064698" w14:textId="77777777" w:rsidR="00494435" w:rsidRPr="00BF2E14"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t>Kado</w:t>
      </w:r>
      <w:proofErr w:type="spellEnd"/>
      <w:r w:rsidRPr="00066DDB">
        <w:rPr>
          <w:rFonts w:ascii="Arial" w:hAnsi="Arial" w:cs="Arial"/>
          <w:sz w:val="20"/>
        </w:rPr>
        <w:t xml:space="preserve">, S., </w:t>
      </w:r>
      <w:proofErr w:type="spellStart"/>
      <w:r w:rsidRPr="00066DDB">
        <w:rPr>
          <w:rFonts w:ascii="Arial" w:hAnsi="Arial" w:cs="Arial"/>
          <w:sz w:val="20"/>
        </w:rPr>
        <w:t>Sekine</w:t>
      </w:r>
      <w:proofErr w:type="spellEnd"/>
      <w:r w:rsidRPr="00066DDB">
        <w:rPr>
          <w:rFonts w:ascii="Arial" w:hAnsi="Arial" w:cs="Arial"/>
          <w:sz w:val="20"/>
        </w:rPr>
        <w:t xml:space="preserve">, Y. &amp; Fujimoto, K. Direct synthesis of acetylene from methane by direct current pulse discharge. </w:t>
      </w:r>
      <w:r w:rsidRPr="00066DDB">
        <w:rPr>
          <w:rFonts w:ascii="Arial" w:hAnsi="Arial" w:cs="Arial"/>
          <w:i/>
          <w:iCs/>
          <w:sz w:val="20"/>
        </w:rPr>
        <w:t>Chem</w:t>
      </w:r>
      <w:r>
        <w:rPr>
          <w:rFonts w:ascii="Arial" w:hAnsi="Arial" w:cs="Arial" w:hint="eastAsia"/>
          <w:i/>
          <w:iCs/>
          <w:sz w:val="20"/>
          <w:lang w:eastAsia="zh-CN"/>
        </w:rPr>
        <w:t>.</w:t>
      </w:r>
      <w:r w:rsidRPr="00066DDB">
        <w:rPr>
          <w:rFonts w:ascii="Arial" w:hAnsi="Arial" w:cs="Arial"/>
          <w:i/>
          <w:iCs/>
          <w:sz w:val="20"/>
        </w:rPr>
        <w:t xml:space="preserve"> </w:t>
      </w:r>
      <w:proofErr w:type="spellStart"/>
      <w:r w:rsidRPr="00066DDB">
        <w:rPr>
          <w:rFonts w:ascii="Arial" w:hAnsi="Arial" w:cs="Arial"/>
          <w:i/>
          <w:iCs/>
          <w:sz w:val="20"/>
        </w:rPr>
        <w:t>Commun</w:t>
      </w:r>
      <w:proofErr w:type="spellEnd"/>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24</w:t>
      </w:r>
      <w:r w:rsidRPr="00066DDB">
        <w:rPr>
          <w:rFonts w:ascii="Arial" w:hAnsi="Arial" w:cs="Arial"/>
          <w:sz w:val="20"/>
        </w:rPr>
        <w:t>, 2485–2486 (1999).</w:t>
      </w:r>
    </w:p>
    <w:p w14:paraId="77CF1E57" w14:textId="77777777" w:rsidR="00494435" w:rsidRPr="00BF2E14"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lastRenderedPageBreak/>
        <w:t>Lotfalipour</w:t>
      </w:r>
      <w:proofErr w:type="spellEnd"/>
      <w:r w:rsidRPr="00066DDB">
        <w:rPr>
          <w:rFonts w:ascii="Arial" w:hAnsi="Arial" w:cs="Arial"/>
          <w:sz w:val="20"/>
        </w:rPr>
        <w:t xml:space="preserve">, R., </w:t>
      </w:r>
      <w:proofErr w:type="spellStart"/>
      <w:r w:rsidRPr="00066DDB">
        <w:rPr>
          <w:rFonts w:ascii="Arial" w:hAnsi="Arial" w:cs="Arial"/>
          <w:sz w:val="20"/>
        </w:rPr>
        <w:t>Ghorbanzadeh</w:t>
      </w:r>
      <w:proofErr w:type="spellEnd"/>
      <w:r w:rsidRPr="00066DDB">
        <w:rPr>
          <w:rFonts w:ascii="Arial" w:hAnsi="Arial" w:cs="Arial"/>
          <w:sz w:val="20"/>
        </w:rPr>
        <w:t xml:space="preserve">, A. M. &amp; </w:t>
      </w:r>
      <w:proofErr w:type="spellStart"/>
      <w:r w:rsidRPr="00066DDB">
        <w:rPr>
          <w:rFonts w:ascii="Arial" w:hAnsi="Arial" w:cs="Arial"/>
          <w:sz w:val="20"/>
        </w:rPr>
        <w:t>Mahdian</w:t>
      </w:r>
      <w:proofErr w:type="spellEnd"/>
      <w:r w:rsidRPr="00066DDB">
        <w:rPr>
          <w:rFonts w:ascii="Arial" w:hAnsi="Arial" w:cs="Arial"/>
          <w:sz w:val="20"/>
        </w:rPr>
        <w:t xml:space="preserve">, A. Methane conversion by repetitive nanosecond pulsed plasma. </w:t>
      </w:r>
      <w:r w:rsidRPr="00066DDB">
        <w:rPr>
          <w:rFonts w:ascii="Arial" w:hAnsi="Arial" w:cs="Arial"/>
          <w:i/>
          <w:iCs/>
          <w:sz w:val="20"/>
        </w:rPr>
        <w:t>J. Phys. D: Appl. Phys.</w:t>
      </w:r>
      <w:r w:rsidRPr="00066DDB">
        <w:rPr>
          <w:rFonts w:ascii="Arial" w:hAnsi="Arial" w:cs="Arial"/>
          <w:sz w:val="20"/>
        </w:rPr>
        <w:t xml:space="preserve"> </w:t>
      </w:r>
      <w:r w:rsidRPr="00066DDB">
        <w:rPr>
          <w:rFonts w:ascii="Arial" w:hAnsi="Arial" w:cs="Arial"/>
          <w:b/>
          <w:bCs/>
          <w:sz w:val="20"/>
        </w:rPr>
        <w:t>47</w:t>
      </w:r>
      <w:r w:rsidRPr="00066DDB">
        <w:rPr>
          <w:rFonts w:ascii="Arial" w:hAnsi="Arial" w:cs="Arial"/>
          <w:sz w:val="20"/>
        </w:rPr>
        <w:t>, 365201 (2014).</w:t>
      </w:r>
    </w:p>
    <w:p w14:paraId="5FCBE9BD" w14:textId="77777777" w:rsidR="00494435" w:rsidRPr="00BF2E14"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Yao, S., Nakayama, A. &amp; Suzuki, E. Acetylene and hydrogen from pulsed plasma conversion of methane. </w:t>
      </w:r>
      <w:proofErr w:type="spellStart"/>
      <w:r w:rsidRPr="00066DDB">
        <w:rPr>
          <w:rFonts w:ascii="Arial" w:hAnsi="Arial" w:cs="Arial"/>
          <w:i/>
          <w:iCs/>
          <w:sz w:val="20"/>
        </w:rPr>
        <w:t>Cata</w:t>
      </w:r>
      <w:proofErr w:type="spellEnd"/>
      <w:r>
        <w:rPr>
          <w:rFonts w:ascii="Arial" w:hAnsi="Arial" w:cs="Arial" w:hint="eastAsia"/>
          <w:i/>
          <w:iCs/>
          <w:sz w:val="20"/>
          <w:lang w:eastAsia="zh-CN"/>
        </w:rPr>
        <w:t>.</w:t>
      </w:r>
      <w:r w:rsidRPr="00066DDB">
        <w:rPr>
          <w:rFonts w:ascii="Arial" w:hAnsi="Arial" w:cs="Arial"/>
          <w:i/>
          <w:iCs/>
          <w:sz w:val="20"/>
        </w:rPr>
        <w:t xml:space="preserve"> Today</w:t>
      </w:r>
      <w:r w:rsidRPr="00066DDB">
        <w:rPr>
          <w:rFonts w:ascii="Arial" w:hAnsi="Arial" w:cs="Arial"/>
          <w:sz w:val="20"/>
        </w:rPr>
        <w:t xml:space="preserve"> </w:t>
      </w:r>
      <w:r w:rsidRPr="00066DDB">
        <w:rPr>
          <w:rFonts w:ascii="Arial" w:hAnsi="Arial" w:cs="Arial"/>
          <w:b/>
          <w:bCs/>
          <w:sz w:val="20"/>
        </w:rPr>
        <w:t>71</w:t>
      </w:r>
      <w:r w:rsidRPr="00066DDB">
        <w:rPr>
          <w:rFonts w:ascii="Arial" w:hAnsi="Arial" w:cs="Arial"/>
          <w:sz w:val="20"/>
        </w:rPr>
        <w:t>, 219–223 (2001).</w:t>
      </w:r>
    </w:p>
    <w:p w14:paraId="2CD2D47F" w14:textId="77777777" w:rsidR="00494435" w:rsidRPr="006F64C7"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Yao, S. L., Suzuki, E., Meng, N. &amp; Nakayama, A. A high-efficiency reactor for the pulsed plasma conversion of methane. </w:t>
      </w:r>
      <w:r w:rsidRPr="00066DDB">
        <w:rPr>
          <w:rFonts w:ascii="Arial" w:hAnsi="Arial" w:cs="Arial"/>
          <w:i/>
          <w:iCs/>
          <w:sz w:val="20"/>
        </w:rPr>
        <w:t>Plasma Chem</w:t>
      </w:r>
      <w:r>
        <w:rPr>
          <w:rFonts w:ascii="Arial" w:hAnsi="Arial" w:cs="Arial" w:hint="eastAsia"/>
          <w:i/>
          <w:iCs/>
          <w:sz w:val="20"/>
          <w:lang w:eastAsia="zh-CN"/>
        </w:rPr>
        <w:t>.</w:t>
      </w:r>
      <w:r w:rsidRPr="00066DDB">
        <w:rPr>
          <w:rFonts w:ascii="Arial" w:hAnsi="Arial" w:cs="Arial"/>
          <w:i/>
          <w:iCs/>
          <w:sz w:val="20"/>
        </w:rPr>
        <w:t xml:space="preserve"> Plasma Process</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22</w:t>
      </w:r>
      <w:r w:rsidRPr="00066DDB">
        <w:rPr>
          <w:rFonts w:ascii="Arial" w:hAnsi="Arial" w:cs="Arial"/>
          <w:sz w:val="20"/>
        </w:rPr>
        <w:t>, 225–237 (2002).</w:t>
      </w:r>
    </w:p>
    <w:p w14:paraId="2F2EE800" w14:textId="77777777" w:rsidR="00494435" w:rsidRPr="006F64C7"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Zhang, J., Yang, Y., Zhang, J., Liu, Q. &amp; Tan, K. Non-oxidative coupling of methane to C</w:t>
      </w:r>
      <w:r w:rsidRPr="006F64C7">
        <w:rPr>
          <w:rFonts w:ascii="Arial" w:hAnsi="Arial" w:cs="Arial"/>
          <w:sz w:val="20"/>
          <w:vertAlign w:val="subscript"/>
        </w:rPr>
        <w:t>2</w:t>
      </w:r>
      <w:r w:rsidRPr="00066DDB">
        <w:rPr>
          <w:rFonts w:ascii="Arial" w:hAnsi="Arial" w:cs="Arial"/>
          <w:sz w:val="20"/>
        </w:rPr>
        <w:t xml:space="preserve"> hydrocarbons under above-atmospheric pressure using pulsed microwave plasma. </w:t>
      </w:r>
      <w:r w:rsidRPr="00066DDB">
        <w:rPr>
          <w:rFonts w:ascii="Arial" w:hAnsi="Arial" w:cs="Arial"/>
          <w:i/>
          <w:iCs/>
          <w:sz w:val="20"/>
        </w:rPr>
        <w:t>Energy Fuels</w:t>
      </w:r>
      <w:r w:rsidRPr="00066DDB">
        <w:rPr>
          <w:rFonts w:ascii="Arial" w:hAnsi="Arial" w:cs="Arial"/>
          <w:sz w:val="20"/>
        </w:rPr>
        <w:t xml:space="preserve"> </w:t>
      </w:r>
      <w:r w:rsidRPr="00066DDB">
        <w:rPr>
          <w:rFonts w:ascii="Arial" w:hAnsi="Arial" w:cs="Arial"/>
          <w:b/>
          <w:bCs/>
          <w:sz w:val="20"/>
        </w:rPr>
        <w:t>16</w:t>
      </w:r>
      <w:r w:rsidRPr="00066DDB">
        <w:rPr>
          <w:rFonts w:ascii="Arial" w:hAnsi="Arial" w:cs="Arial"/>
          <w:sz w:val="20"/>
        </w:rPr>
        <w:t>, 687–693 (2002).</w:t>
      </w:r>
    </w:p>
    <w:p w14:paraId="35871600" w14:textId="77777777" w:rsidR="00494435" w:rsidRPr="006F64C7"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t>Radoiu</w:t>
      </w:r>
      <w:proofErr w:type="spellEnd"/>
      <w:r w:rsidRPr="00066DDB">
        <w:rPr>
          <w:rFonts w:ascii="Arial" w:hAnsi="Arial" w:cs="Arial"/>
          <w:sz w:val="20"/>
        </w:rPr>
        <w:t xml:space="preserve">, M. T., Chen, Y. &amp; Depew, M. C. Catalytic conversion of methane to acetylene induced by microwave irradiation. </w:t>
      </w:r>
      <w:r w:rsidRPr="00066DDB">
        <w:rPr>
          <w:rFonts w:ascii="Arial" w:hAnsi="Arial" w:cs="Arial"/>
          <w:i/>
          <w:iCs/>
          <w:sz w:val="20"/>
        </w:rPr>
        <w:t>Appl</w:t>
      </w:r>
      <w:r>
        <w:rPr>
          <w:rFonts w:ascii="Arial" w:hAnsi="Arial" w:cs="Arial" w:hint="eastAsia"/>
          <w:i/>
          <w:iCs/>
          <w:sz w:val="20"/>
          <w:lang w:eastAsia="zh-CN"/>
        </w:rPr>
        <w:t>.</w:t>
      </w:r>
      <w:r w:rsidRPr="00066DDB">
        <w:rPr>
          <w:rFonts w:ascii="Arial" w:hAnsi="Arial" w:cs="Arial"/>
          <w:i/>
          <w:iCs/>
          <w:sz w:val="20"/>
        </w:rPr>
        <w:t xml:space="preserve"> </w:t>
      </w:r>
      <w:proofErr w:type="spellStart"/>
      <w:r w:rsidRPr="00066DDB">
        <w:rPr>
          <w:rFonts w:ascii="Arial" w:hAnsi="Arial" w:cs="Arial"/>
          <w:i/>
          <w:iCs/>
          <w:sz w:val="20"/>
        </w:rPr>
        <w:t>Catal</w:t>
      </w:r>
      <w:proofErr w:type="spellEnd"/>
      <w:r>
        <w:rPr>
          <w:rFonts w:ascii="Arial" w:hAnsi="Arial" w:cs="Arial" w:hint="eastAsia"/>
          <w:i/>
          <w:iCs/>
          <w:sz w:val="20"/>
          <w:lang w:eastAsia="zh-CN"/>
        </w:rPr>
        <w:t>.</w:t>
      </w:r>
      <w:r w:rsidRPr="00066DDB">
        <w:rPr>
          <w:rFonts w:ascii="Arial" w:hAnsi="Arial" w:cs="Arial"/>
          <w:i/>
          <w:iCs/>
          <w:sz w:val="20"/>
        </w:rPr>
        <w:t xml:space="preserve"> B: Environ</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43</w:t>
      </w:r>
      <w:r w:rsidRPr="00066DDB">
        <w:rPr>
          <w:rFonts w:ascii="Arial" w:hAnsi="Arial" w:cs="Arial"/>
          <w:sz w:val="20"/>
        </w:rPr>
        <w:t>, 187–193 (2003).</w:t>
      </w:r>
    </w:p>
    <w:p w14:paraId="1A63DB37" w14:textId="77777777" w:rsidR="00494435" w:rsidRPr="00087077"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t>Wnukowski</w:t>
      </w:r>
      <w:proofErr w:type="spellEnd"/>
      <w:r w:rsidRPr="00066DDB">
        <w:rPr>
          <w:rFonts w:ascii="Arial" w:hAnsi="Arial" w:cs="Arial"/>
          <w:sz w:val="20"/>
        </w:rPr>
        <w:t xml:space="preserve">, M. </w:t>
      </w:r>
      <w:r w:rsidRPr="00066DDB">
        <w:rPr>
          <w:rFonts w:ascii="Arial" w:hAnsi="Arial" w:cs="Arial"/>
          <w:i/>
          <w:iCs/>
          <w:sz w:val="20"/>
        </w:rPr>
        <w:t>et al.</w:t>
      </w:r>
      <w:r w:rsidRPr="00066DDB">
        <w:rPr>
          <w:rFonts w:ascii="Arial" w:hAnsi="Arial" w:cs="Arial"/>
          <w:sz w:val="20"/>
        </w:rPr>
        <w:t xml:space="preserve"> Influence of hydrogen addition on methane coupling in a moderate pressure microwave plasma. </w:t>
      </w:r>
      <w:r w:rsidRPr="00066DDB">
        <w:rPr>
          <w:rFonts w:ascii="Arial" w:hAnsi="Arial" w:cs="Arial"/>
          <w:i/>
          <w:iCs/>
          <w:sz w:val="20"/>
        </w:rPr>
        <w:t>Fuel</w:t>
      </w:r>
      <w:r w:rsidRPr="00066DDB">
        <w:rPr>
          <w:rFonts w:ascii="Arial" w:hAnsi="Arial" w:cs="Arial"/>
          <w:sz w:val="20"/>
        </w:rPr>
        <w:t xml:space="preserve"> </w:t>
      </w:r>
      <w:r w:rsidRPr="00066DDB">
        <w:rPr>
          <w:rFonts w:ascii="Arial" w:hAnsi="Arial" w:cs="Arial"/>
          <w:b/>
          <w:bCs/>
          <w:sz w:val="20"/>
        </w:rPr>
        <w:t>288</w:t>
      </w:r>
      <w:r w:rsidRPr="00066DDB">
        <w:rPr>
          <w:rFonts w:ascii="Arial" w:hAnsi="Arial" w:cs="Arial"/>
          <w:sz w:val="20"/>
        </w:rPr>
        <w:t>, 119674 (2021).</w:t>
      </w:r>
    </w:p>
    <w:p w14:paraId="03DD7EF6" w14:textId="77777777" w:rsidR="00494435" w:rsidRPr="00955261"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Julian, I., Ramirez, H., </w:t>
      </w:r>
      <w:proofErr w:type="spellStart"/>
      <w:r w:rsidRPr="00066DDB">
        <w:rPr>
          <w:rFonts w:ascii="Arial" w:hAnsi="Arial" w:cs="Arial"/>
          <w:sz w:val="20"/>
        </w:rPr>
        <w:t>Hueso</w:t>
      </w:r>
      <w:proofErr w:type="spellEnd"/>
      <w:r w:rsidRPr="00066DDB">
        <w:rPr>
          <w:rFonts w:ascii="Arial" w:hAnsi="Arial" w:cs="Arial"/>
          <w:sz w:val="20"/>
        </w:rPr>
        <w:t xml:space="preserve">, J. L., </w:t>
      </w:r>
      <w:proofErr w:type="spellStart"/>
      <w:r w:rsidRPr="00066DDB">
        <w:rPr>
          <w:rFonts w:ascii="Arial" w:hAnsi="Arial" w:cs="Arial"/>
          <w:sz w:val="20"/>
        </w:rPr>
        <w:t>Mallada</w:t>
      </w:r>
      <w:proofErr w:type="spellEnd"/>
      <w:r w:rsidRPr="00066DDB">
        <w:rPr>
          <w:rFonts w:ascii="Arial" w:hAnsi="Arial" w:cs="Arial"/>
          <w:sz w:val="20"/>
        </w:rPr>
        <w:t xml:space="preserve">, R. &amp; Santamaria, J. Non-oxidative methane conversion in microwave-assisted structured reactors. </w:t>
      </w:r>
      <w:r w:rsidRPr="00066DDB">
        <w:rPr>
          <w:rFonts w:ascii="Arial" w:hAnsi="Arial" w:cs="Arial"/>
          <w:i/>
          <w:iCs/>
          <w:sz w:val="20"/>
        </w:rPr>
        <w:t>Chem</w:t>
      </w:r>
      <w:r>
        <w:rPr>
          <w:rFonts w:ascii="Arial" w:hAnsi="Arial" w:cs="Arial" w:hint="eastAsia"/>
          <w:i/>
          <w:iCs/>
          <w:sz w:val="20"/>
          <w:lang w:eastAsia="zh-CN"/>
        </w:rPr>
        <w:t>.</w:t>
      </w:r>
      <w:r w:rsidRPr="00066DDB">
        <w:rPr>
          <w:rFonts w:ascii="Arial" w:hAnsi="Arial" w:cs="Arial"/>
          <w:i/>
          <w:iCs/>
          <w:sz w:val="20"/>
        </w:rPr>
        <w:t xml:space="preserve"> Eng</w:t>
      </w:r>
      <w:r>
        <w:rPr>
          <w:rFonts w:ascii="Arial" w:hAnsi="Arial" w:cs="Arial" w:hint="eastAsia"/>
          <w:i/>
          <w:iCs/>
          <w:sz w:val="20"/>
          <w:lang w:eastAsia="zh-CN"/>
        </w:rPr>
        <w:t>.</w:t>
      </w:r>
      <w:r w:rsidRPr="00066DDB">
        <w:rPr>
          <w:rFonts w:ascii="Arial" w:hAnsi="Arial" w:cs="Arial"/>
          <w:i/>
          <w:iCs/>
          <w:sz w:val="20"/>
        </w:rPr>
        <w:t xml:space="preserve"> J</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377</w:t>
      </w:r>
      <w:r w:rsidRPr="00066DDB">
        <w:rPr>
          <w:rFonts w:ascii="Arial" w:hAnsi="Arial" w:cs="Arial"/>
          <w:sz w:val="20"/>
        </w:rPr>
        <w:t>, 119764 (2019).</w:t>
      </w:r>
    </w:p>
    <w:p w14:paraId="635C5CC3" w14:textId="77777777" w:rsidR="00494435" w:rsidRPr="005823EE"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t>Heintze</w:t>
      </w:r>
      <w:proofErr w:type="spellEnd"/>
      <w:r w:rsidRPr="00066DDB">
        <w:rPr>
          <w:rFonts w:ascii="Arial" w:hAnsi="Arial" w:cs="Arial"/>
          <w:sz w:val="20"/>
        </w:rPr>
        <w:t xml:space="preserve">, M. &amp; </w:t>
      </w:r>
      <w:proofErr w:type="spellStart"/>
      <w:r w:rsidRPr="00066DDB">
        <w:rPr>
          <w:rFonts w:ascii="Arial" w:hAnsi="Arial" w:cs="Arial"/>
          <w:sz w:val="20"/>
        </w:rPr>
        <w:t>Magureanu</w:t>
      </w:r>
      <w:proofErr w:type="spellEnd"/>
      <w:r w:rsidRPr="00066DDB">
        <w:rPr>
          <w:rFonts w:ascii="Arial" w:hAnsi="Arial" w:cs="Arial"/>
          <w:sz w:val="20"/>
        </w:rPr>
        <w:t xml:space="preserve">, M. Methane conversion into acetylene in a microwave plasma: optimization of the operating parameters. </w:t>
      </w:r>
      <w:r w:rsidRPr="00066DDB">
        <w:rPr>
          <w:rFonts w:ascii="Arial" w:hAnsi="Arial" w:cs="Arial"/>
          <w:i/>
          <w:iCs/>
          <w:sz w:val="20"/>
        </w:rPr>
        <w:t>J</w:t>
      </w:r>
      <w:r>
        <w:rPr>
          <w:rFonts w:ascii="Arial" w:hAnsi="Arial" w:cs="Arial" w:hint="eastAsia"/>
          <w:i/>
          <w:iCs/>
          <w:sz w:val="20"/>
          <w:lang w:eastAsia="zh-CN"/>
        </w:rPr>
        <w:t>.</w:t>
      </w:r>
      <w:r w:rsidRPr="00066DDB">
        <w:rPr>
          <w:rFonts w:ascii="Arial" w:hAnsi="Arial" w:cs="Arial"/>
          <w:i/>
          <w:iCs/>
          <w:sz w:val="20"/>
        </w:rPr>
        <w:t xml:space="preserve"> Appl</w:t>
      </w:r>
      <w:r>
        <w:rPr>
          <w:rFonts w:ascii="Arial" w:hAnsi="Arial" w:cs="Arial" w:hint="eastAsia"/>
          <w:i/>
          <w:iCs/>
          <w:sz w:val="20"/>
          <w:lang w:eastAsia="zh-CN"/>
        </w:rPr>
        <w:t>.</w:t>
      </w:r>
      <w:r w:rsidRPr="00066DDB">
        <w:rPr>
          <w:rFonts w:ascii="Arial" w:hAnsi="Arial" w:cs="Arial"/>
          <w:i/>
          <w:iCs/>
          <w:sz w:val="20"/>
        </w:rPr>
        <w:t xml:space="preserve"> Phys</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92</w:t>
      </w:r>
      <w:r w:rsidRPr="00066DDB">
        <w:rPr>
          <w:rFonts w:ascii="Arial" w:hAnsi="Arial" w:cs="Arial"/>
          <w:sz w:val="20"/>
        </w:rPr>
        <w:t>, 2276–2283 (2002).</w:t>
      </w:r>
    </w:p>
    <w:p w14:paraId="695F83EC" w14:textId="77777777" w:rsidR="00494435" w:rsidRPr="008038E2"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Zhang, S. B. X. Y. </w:t>
      </w:r>
      <w:r w:rsidRPr="00066DDB">
        <w:rPr>
          <w:rFonts w:ascii="Arial" w:hAnsi="Arial" w:cs="Arial"/>
          <w:i/>
          <w:iCs/>
          <w:sz w:val="20"/>
        </w:rPr>
        <w:t>et al.</w:t>
      </w:r>
      <w:r w:rsidRPr="00066DDB">
        <w:rPr>
          <w:rFonts w:ascii="Arial" w:hAnsi="Arial" w:cs="Arial"/>
          <w:sz w:val="20"/>
        </w:rPr>
        <w:t xml:space="preserve"> Role and dynamics of transition metal carbides in methane coupling. </w:t>
      </w:r>
      <w:r w:rsidRPr="00066DDB">
        <w:rPr>
          <w:rFonts w:ascii="Arial" w:hAnsi="Arial" w:cs="Arial"/>
          <w:i/>
          <w:iCs/>
          <w:sz w:val="20"/>
        </w:rPr>
        <w:t>Chem</w:t>
      </w:r>
      <w:r>
        <w:rPr>
          <w:rFonts w:ascii="Arial" w:hAnsi="Arial" w:cs="Arial" w:hint="eastAsia"/>
          <w:i/>
          <w:iCs/>
          <w:sz w:val="20"/>
          <w:lang w:eastAsia="zh-CN"/>
        </w:rPr>
        <w:t>.</w:t>
      </w:r>
      <w:r w:rsidRPr="00066DDB">
        <w:rPr>
          <w:rFonts w:ascii="Arial" w:hAnsi="Arial" w:cs="Arial"/>
          <w:i/>
          <w:iCs/>
          <w:sz w:val="20"/>
        </w:rPr>
        <w:t xml:space="preserve"> Sci</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14</w:t>
      </w:r>
      <w:r w:rsidRPr="00066DDB">
        <w:rPr>
          <w:rFonts w:ascii="Arial" w:hAnsi="Arial" w:cs="Arial"/>
          <w:sz w:val="20"/>
        </w:rPr>
        <w:t>, 5899–5905 (2023).</w:t>
      </w:r>
    </w:p>
    <w:p w14:paraId="1054E1D5" w14:textId="77777777" w:rsidR="00494435" w:rsidRPr="000672E4"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Zhang, S. B. X. Y. </w:t>
      </w:r>
      <w:r w:rsidRPr="00066DDB">
        <w:rPr>
          <w:rFonts w:ascii="Arial" w:hAnsi="Arial" w:cs="Arial"/>
          <w:i/>
          <w:iCs/>
          <w:sz w:val="20"/>
        </w:rPr>
        <w:t>et al.</w:t>
      </w:r>
      <w:r w:rsidRPr="00066DDB">
        <w:rPr>
          <w:rFonts w:ascii="Arial" w:hAnsi="Arial" w:cs="Arial"/>
          <w:sz w:val="20"/>
        </w:rPr>
        <w:t xml:space="preserve"> Lithium promotes acetylide formation on MgO during methane coupling under non-oxidative conditions. </w:t>
      </w:r>
      <w:proofErr w:type="spellStart"/>
      <w:r w:rsidRPr="00066DDB">
        <w:rPr>
          <w:rFonts w:ascii="Arial" w:hAnsi="Arial" w:cs="Arial"/>
          <w:i/>
          <w:iCs/>
          <w:sz w:val="20"/>
        </w:rPr>
        <w:t>Angew</w:t>
      </w:r>
      <w:proofErr w:type="spellEnd"/>
      <w:r w:rsidRPr="00066DDB">
        <w:rPr>
          <w:rFonts w:ascii="Arial" w:hAnsi="Arial" w:cs="Arial"/>
          <w:i/>
          <w:iCs/>
          <w:sz w:val="20"/>
        </w:rPr>
        <w:t>. Chem. Int. Ed.</w:t>
      </w:r>
      <w:r w:rsidRPr="00066DDB">
        <w:rPr>
          <w:rFonts w:ascii="Arial" w:hAnsi="Arial" w:cs="Arial"/>
          <w:sz w:val="20"/>
        </w:rPr>
        <w:t xml:space="preserve"> </w:t>
      </w:r>
      <w:r w:rsidRPr="00066DDB">
        <w:rPr>
          <w:rFonts w:ascii="Arial" w:hAnsi="Arial" w:cs="Arial"/>
          <w:b/>
          <w:bCs/>
          <w:sz w:val="20"/>
        </w:rPr>
        <w:t>62</w:t>
      </w:r>
      <w:r w:rsidRPr="00066DDB">
        <w:rPr>
          <w:rFonts w:ascii="Arial" w:hAnsi="Arial" w:cs="Arial"/>
          <w:sz w:val="20"/>
        </w:rPr>
        <w:t>, e202307814 (2023).</w:t>
      </w:r>
    </w:p>
    <w:p w14:paraId="23686DD7" w14:textId="77777777" w:rsidR="00494435" w:rsidRPr="006A7B93"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Liu, S. </w:t>
      </w:r>
      <w:r w:rsidRPr="00066DDB">
        <w:rPr>
          <w:rFonts w:ascii="Arial" w:hAnsi="Arial" w:cs="Arial"/>
          <w:i/>
          <w:iCs/>
          <w:sz w:val="20"/>
        </w:rPr>
        <w:t>et al.</w:t>
      </w:r>
      <w:r w:rsidRPr="00066DDB">
        <w:rPr>
          <w:rFonts w:ascii="Arial" w:hAnsi="Arial" w:cs="Arial"/>
          <w:sz w:val="20"/>
        </w:rPr>
        <w:t xml:space="preserve"> “Soft” oxidative coupling of methane to ethylene: Mechanistic insights from combined experiment and theory. </w:t>
      </w:r>
      <w:r w:rsidRPr="000672E4">
        <w:rPr>
          <w:rFonts w:ascii="Arial" w:hAnsi="Arial" w:cs="Arial"/>
          <w:i/>
          <w:iCs/>
          <w:sz w:val="20"/>
        </w:rPr>
        <w:t>Proc. Natl Acad. Sci. USA</w:t>
      </w:r>
      <w:r>
        <w:rPr>
          <w:rFonts w:ascii="Arial" w:hAnsi="Arial" w:cs="Arial" w:hint="eastAsia"/>
          <w:i/>
          <w:iCs/>
          <w:sz w:val="20"/>
          <w:lang w:eastAsia="zh-CN"/>
        </w:rPr>
        <w:t xml:space="preserve"> </w:t>
      </w:r>
      <w:r w:rsidRPr="00066DDB">
        <w:rPr>
          <w:rFonts w:ascii="Arial" w:hAnsi="Arial" w:cs="Arial"/>
          <w:b/>
          <w:bCs/>
          <w:sz w:val="20"/>
        </w:rPr>
        <w:t>118</w:t>
      </w:r>
      <w:r w:rsidRPr="00066DDB">
        <w:rPr>
          <w:rFonts w:ascii="Arial" w:hAnsi="Arial" w:cs="Arial"/>
          <w:sz w:val="20"/>
        </w:rPr>
        <w:t>, e2012666118 (2021).</w:t>
      </w:r>
    </w:p>
    <w:p w14:paraId="784A9330" w14:textId="77777777" w:rsidR="00494435" w:rsidRPr="004415A2"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Razdan, N. K., Kumar, A., Foley, B. L. &amp; </w:t>
      </w:r>
      <w:proofErr w:type="spellStart"/>
      <w:r w:rsidRPr="00066DDB">
        <w:rPr>
          <w:rFonts w:ascii="Arial" w:hAnsi="Arial" w:cs="Arial"/>
          <w:sz w:val="20"/>
        </w:rPr>
        <w:t>Bhan</w:t>
      </w:r>
      <w:proofErr w:type="spellEnd"/>
      <w:r w:rsidRPr="00066DDB">
        <w:rPr>
          <w:rFonts w:ascii="Arial" w:hAnsi="Arial" w:cs="Arial"/>
          <w:sz w:val="20"/>
        </w:rPr>
        <w:t xml:space="preserve">, A. Influence of ethylene and acetylene on the rate and reversibility of methane </w:t>
      </w:r>
      <w:proofErr w:type="spellStart"/>
      <w:r w:rsidRPr="00066DDB">
        <w:rPr>
          <w:rFonts w:ascii="Arial" w:hAnsi="Arial" w:cs="Arial"/>
          <w:sz w:val="20"/>
        </w:rPr>
        <w:t>dehydroaromatization</w:t>
      </w:r>
      <w:proofErr w:type="spellEnd"/>
      <w:r w:rsidRPr="00066DDB">
        <w:rPr>
          <w:rFonts w:ascii="Arial" w:hAnsi="Arial" w:cs="Arial"/>
          <w:sz w:val="20"/>
        </w:rPr>
        <w:t xml:space="preserve"> on Mo/H-ZSM-5 catalysts. </w:t>
      </w:r>
      <w:r>
        <w:rPr>
          <w:rFonts w:ascii="Arial" w:hAnsi="Arial" w:cs="Arial" w:hint="eastAsia"/>
          <w:i/>
          <w:iCs/>
          <w:sz w:val="20"/>
          <w:lang w:eastAsia="zh-CN"/>
        </w:rPr>
        <w:t>J.</w:t>
      </w:r>
      <w:r w:rsidRPr="00066DDB">
        <w:rPr>
          <w:rFonts w:ascii="Arial" w:hAnsi="Arial" w:cs="Arial"/>
          <w:i/>
          <w:iCs/>
          <w:sz w:val="20"/>
        </w:rPr>
        <w:t xml:space="preserve"> </w:t>
      </w:r>
      <w:proofErr w:type="spellStart"/>
      <w:r w:rsidRPr="00066DDB">
        <w:rPr>
          <w:rFonts w:ascii="Arial" w:hAnsi="Arial" w:cs="Arial"/>
          <w:i/>
          <w:iCs/>
          <w:sz w:val="20"/>
        </w:rPr>
        <w:t>Catal</w:t>
      </w:r>
      <w:proofErr w:type="spellEnd"/>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381</w:t>
      </w:r>
      <w:r w:rsidRPr="00066DDB">
        <w:rPr>
          <w:rFonts w:ascii="Arial" w:hAnsi="Arial" w:cs="Arial"/>
          <w:sz w:val="20"/>
        </w:rPr>
        <w:t>, 261–270 (2020).</w:t>
      </w:r>
    </w:p>
    <w:p w14:paraId="5FFDA095" w14:textId="77777777" w:rsidR="00494435" w:rsidRPr="004415A2"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Zhang, Y. </w:t>
      </w:r>
      <w:r w:rsidRPr="00066DDB">
        <w:rPr>
          <w:rFonts w:ascii="Arial" w:hAnsi="Arial" w:cs="Arial"/>
          <w:i/>
          <w:iCs/>
          <w:sz w:val="20"/>
        </w:rPr>
        <w:t>et al.</w:t>
      </w:r>
      <w:r w:rsidRPr="00066DDB">
        <w:rPr>
          <w:rFonts w:ascii="Arial" w:hAnsi="Arial" w:cs="Arial"/>
          <w:sz w:val="20"/>
        </w:rPr>
        <w:t xml:space="preserve"> CO</w:t>
      </w:r>
      <w:r w:rsidRPr="004415A2">
        <w:rPr>
          <w:rFonts w:ascii="Arial" w:hAnsi="Arial" w:cs="Arial"/>
          <w:sz w:val="20"/>
          <w:vertAlign w:val="subscript"/>
        </w:rPr>
        <w:t>2</w:t>
      </w:r>
      <w:r w:rsidRPr="00066DDB">
        <w:rPr>
          <w:rFonts w:ascii="Arial" w:hAnsi="Arial" w:cs="Arial"/>
          <w:sz w:val="20"/>
        </w:rPr>
        <w:t xml:space="preserve"> oxidative coupling of methane using an earth-abundant </w:t>
      </w:r>
      <w:proofErr w:type="spellStart"/>
      <w:r w:rsidRPr="00066DDB">
        <w:rPr>
          <w:rFonts w:ascii="Arial" w:hAnsi="Arial" w:cs="Arial"/>
          <w:sz w:val="20"/>
        </w:rPr>
        <w:t>CaO</w:t>
      </w:r>
      <w:proofErr w:type="spellEnd"/>
      <w:r w:rsidRPr="00066DDB">
        <w:rPr>
          <w:rFonts w:ascii="Arial" w:hAnsi="Arial" w:cs="Arial"/>
          <w:sz w:val="20"/>
        </w:rPr>
        <w:t xml:space="preserve">-based catalyst. </w:t>
      </w:r>
      <w:r w:rsidRPr="00066DDB">
        <w:rPr>
          <w:rFonts w:ascii="Arial" w:hAnsi="Arial" w:cs="Arial"/>
          <w:i/>
          <w:iCs/>
          <w:sz w:val="20"/>
        </w:rPr>
        <w:t>Sci</w:t>
      </w:r>
      <w:r>
        <w:rPr>
          <w:rFonts w:ascii="Arial" w:hAnsi="Arial" w:cs="Arial" w:hint="eastAsia"/>
          <w:i/>
          <w:iCs/>
          <w:sz w:val="20"/>
          <w:lang w:eastAsia="zh-CN"/>
        </w:rPr>
        <w:t>.</w:t>
      </w:r>
      <w:r w:rsidRPr="00066DDB">
        <w:rPr>
          <w:rFonts w:ascii="Arial" w:hAnsi="Arial" w:cs="Arial"/>
          <w:i/>
          <w:iCs/>
          <w:sz w:val="20"/>
        </w:rPr>
        <w:t xml:space="preserve"> Rep</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9</w:t>
      </w:r>
      <w:r w:rsidRPr="00066DDB">
        <w:rPr>
          <w:rFonts w:ascii="Arial" w:hAnsi="Arial" w:cs="Arial"/>
          <w:sz w:val="20"/>
        </w:rPr>
        <w:t>, 15454 (2019).</w:t>
      </w:r>
    </w:p>
    <w:p w14:paraId="20064F9E" w14:textId="77777777" w:rsidR="00494435" w:rsidRPr="002B76C6"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t>Hohn</w:t>
      </w:r>
      <w:proofErr w:type="spellEnd"/>
      <w:r w:rsidRPr="00066DDB">
        <w:rPr>
          <w:rFonts w:ascii="Arial" w:hAnsi="Arial" w:cs="Arial"/>
          <w:sz w:val="20"/>
        </w:rPr>
        <w:t xml:space="preserve">, K. L., Witt, P. M., Davis, M. B. &amp; Schmidt, L. D. Methane coupling to acetylene over Pt-coated monoliths at millisecond contact times. </w:t>
      </w:r>
      <w:proofErr w:type="spellStart"/>
      <w:r w:rsidRPr="00066DDB">
        <w:rPr>
          <w:rFonts w:ascii="Arial" w:hAnsi="Arial" w:cs="Arial"/>
          <w:i/>
          <w:iCs/>
          <w:sz w:val="20"/>
        </w:rPr>
        <w:t>Catal</w:t>
      </w:r>
      <w:proofErr w:type="spellEnd"/>
      <w:r>
        <w:rPr>
          <w:rFonts w:ascii="Arial" w:hAnsi="Arial" w:cs="Arial" w:hint="eastAsia"/>
          <w:i/>
          <w:iCs/>
          <w:sz w:val="20"/>
          <w:lang w:eastAsia="zh-CN"/>
        </w:rPr>
        <w:t>.</w:t>
      </w:r>
      <w:r w:rsidRPr="00066DDB">
        <w:rPr>
          <w:rFonts w:ascii="Arial" w:hAnsi="Arial" w:cs="Arial"/>
          <w:i/>
          <w:iCs/>
          <w:sz w:val="20"/>
        </w:rPr>
        <w:t xml:space="preserve"> Lett</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54</w:t>
      </w:r>
      <w:r w:rsidRPr="00066DDB">
        <w:rPr>
          <w:rFonts w:ascii="Arial" w:hAnsi="Arial" w:cs="Arial"/>
          <w:sz w:val="20"/>
        </w:rPr>
        <w:t>, 113–118 (1998)</w:t>
      </w:r>
      <w:r>
        <w:rPr>
          <w:rFonts w:ascii="Arial" w:hAnsi="Arial" w:cs="Arial" w:hint="eastAsia"/>
          <w:sz w:val="20"/>
          <w:lang w:eastAsia="zh-CN"/>
        </w:rPr>
        <w:t>.</w:t>
      </w:r>
    </w:p>
    <w:p w14:paraId="2D2931EC" w14:textId="77777777" w:rsidR="00494435" w:rsidRPr="002B76C6" w:rsidRDefault="00494435" w:rsidP="00494435">
      <w:pPr>
        <w:pStyle w:val="ListParagraph"/>
        <w:numPr>
          <w:ilvl w:val="0"/>
          <w:numId w:val="9"/>
        </w:numPr>
        <w:ind w:left="360"/>
        <w:jc w:val="both"/>
        <w:rPr>
          <w:rFonts w:ascii="Arial" w:hAnsi="Arial" w:cs="Arial"/>
          <w:sz w:val="20"/>
          <w:szCs w:val="20"/>
          <w:lang w:eastAsia="zh-CN"/>
        </w:rPr>
      </w:pPr>
      <w:proofErr w:type="spellStart"/>
      <w:r w:rsidRPr="004415A2">
        <w:rPr>
          <w:rFonts w:ascii="Arial" w:hAnsi="Arial" w:cs="Arial"/>
          <w:sz w:val="20"/>
          <w:lang w:val="fr-CH"/>
        </w:rPr>
        <w:t>Dipu</w:t>
      </w:r>
      <w:proofErr w:type="spellEnd"/>
      <w:r w:rsidRPr="004415A2">
        <w:rPr>
          <w:rFonts w:ascii="Arial" w:hAnsi="Arial" w:cs="Arial"/>
          <w:sz w:val="20"/>
          <w:lang w:val="fr-CH"/>
        </w:rPr>
        <w:t xml:space="preserve">, A. L. </w:t>
      </w:r>
      <w:r w:rsidRPr="004415A2">
        <w:rPr>
          <w:rFonts w:ascii="Arial" w:hAnsi="Arial" w:cs="Arial"/>
          <w:i/>
          <w:iCs/>
          <w:sz w:val="20"/>
          <w:lang w:val="fr-CH"/>
        </w:rPr>
        <w:t>et al.</w:t>
      </w:r>
      <w:r w:rsidRPr="004415A2">
        <w:rPr>
          <w:rFonts w:ascii="Arial" w:hAnsi="Arial" w:cs="Arial"/>
          <w:sz w:val="20"/>
          <w:lang w:val="fr-CH"/>
        </w:rPr>
        <w:t xml:space="preserve"> </w:t>
      </w:r>
      <w:r w:rsidRPr="00066DDB">
        <w:rPr>
          <w:rFonts w:ascii="Arial" w:hAnsi="Arial" w:cs="Arial"/>
          <w:sz w:val="20"/>
        </w:rPr>
        <w:t xml:space="preserve">Direct nonoxidative conversion of methane to higher hydrocarbons over silica-supported nickel phosphide catalyst. </w:t>
      </w:r>
      <w:r w:rsidRPr="00066DDB">
        <w:rPr>
          <w:rFonts w:ascii="Arial" w:hAnsi="Arial" w:cs="Arial"/>
          <w:i/>
          <w:iCs/>
          <w:sz w:val="20"/>
        </w:rPr>
        <w:t xml:space="preserve">ACS </w:t>
      </w:r>
      <w:proofErr w:type="spellStart"/>
      <w:r w:rsidRPr="00066DDB">
        <w:rPr>
          <w:rFonts w:ascii="Arial" w:hAnsi="Arial" w:cs="Arial"/>
          <w:i/>
          <w:iCs/>
          <w:sz w:val="20"/>
        </w:rPr>
        <w:t>Catal</w:t>
      </w:r>
      <w:proofErr w:type="spellEnd"/>
      <w:r w:rsidRPr="00066DDB">
        <w:rPr>
          <w:rFonts w:ascii="Arial" w:hAnsi="Arial" w:cs="Arial"/>
          <w:i/>
          <w:iCs/>
          <w:sz w:val="20"/>
        </w:rPr>
        <w:t>.</w:t>
      </w:r>
      <w:r w:rsidRPr="00066DDB">
        <w:rPr>
          <w:rFonts w:ascii="Arial" w:hAnsi="Arial" w:cs="Arial"/>
          <w:sz w:val="20"/>
        </w:rPr>
        <w:t xml:space="preserve"> </w:t>
      </w:r>
      <w:r w:rsidRPr="00066DDB">
        <w:rPr>
          <w:rFonts w:ascii="Arial" w:hAnsi="Arial" w:cs="Arial"/>
          <w:b/>
          <w:bCs/>
          <w:sz w:val="20"/>
        </w:rPr>
        <w:t>10</w:t>
      </w:r>
      <w:r w:rsidRPr="00066DDB">
        <w:rPr>
          <w:rFonts w:ascii="Arial" w:hAnsi="Arial" w:cs="Arial"/>
          <w:sz w:val="20"/>
        </w:rPr>
        <w:t>, 375–379 (2020).</w:t>
      </w:r>
    </w:p>
    <w:p w14:paraId="206CF630" w14:textId="77777777" w:rsidR="00494435" w:rsidRPr="002B76C6"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Han, S. J., Lee, S. W., Kim, H. W., Kim, S. K. &amp; Kim, Y. T. Nonoxidative direct conversion of methane on silica-based iron catalysts: effect of catalytic surface. </w:t>
      </w:r>
      <w:r w:rsidRPr="00066DDB">
        <w:rPr>
          <w:rFonts w:ascii="Arial" w:hAnsi="Arial" w:cs="Arial"/>
          <w:i/>
          <w:iCs/>
          <w:sz w:val="20"/>
        </w:rPr>
        <w:t xml:space="preserve">ACS </w:t>
      </w:r>
      <w:proofErr w:type="spellStart"/>
      <w:r w:rsidRPr="00066DDB">
        <w:rPr>
          <w:rFonts w:ascii="Arial" w:hAnsi="Arial" w:cs="Arial"/>
          <w:i/>
          <w:iCs/>
          <w:sz w:val="20"/>
        </w:rPr>
        <w:t>Catal</w:t>
      </w:r>
      <w:proofErr w:type="spellEnd"/>
      <w:r w:rsidRPr="00066DDB">
        <w:rPr>
          <w:rFonts w:ascii="Arial" w:hAnsi="Arial" w:cs="Arial"/>
          <w:i/>
          <w:iCs/>
          <w:sz w:val="20"/>
        </w:rPr>
        <w:t>.</w:t>
      </w:r>
      <w:r w:rsidRPr="00066DDB">
        <w:rPr>
          <w:rFonts w:ascii="Arial" w:hAnsi="Arial" w:cs="Arial"/>
          <w:sz w:val="20"/>
        </w:rPr>
        <w:t xml:space="preserve"> </w:t>
      </w:r>
      <w:r w:rsidRPr="00066DDB">
        <w:rPr>
          <w:rFonts w:ascii="Arial" w:hAnsi="Arial" w:cs="Arial"/>
          <w:b/>
          <w:bCs/>
          <w:sz w:val="20"/>
        </w:rPr>
        <w:t>9</w:t>
      </w:r>
      <w:r w:rsidRPr="00066DDB">
        <w:rPr>
          <w:rFonts w:ascii="Arial" w:hAnsi="Arial" w:cs="Arial"/>
          <w:sz w:val="20"/>
        </w:rPr>
        <w:t>, 7984–7997 (2019).</w:t>
      </w:r>
    </w:p>
    <w:p w14:paraId="0F2D65E8" w14:textId="77777777" w:rsidR="00494435" w:rsidRPr="001A06ED"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Han, S. J. </w:t>
      </w:r>
      <w:r w:rsidRPr="00066DDB">
        <w:rPr>
          <w:rFonts w:ascii="Arial" w:hAnsi="Arial" w:cs="Arial"/>
          <w:i/>
          <w:iCs/>
          <w:sz w:val="20"/>
        </w:rPr>
        <w:t>et al.</w:t>
      </w:r>
      <w:r w:rsidRPr="00066DDB">
        <w:rPr>
          <w:rFonts w:ascii="Arial" w:hAnsi="Arial" w:cs="Arial"/>
          <w:sz w:val="20"/>
        </w:rPr>
        <w:t xml:space="preserve"> Methane direct conversion to olefins, aromatics, and hydrogen over silica entrapped bimetallic MeFe-SiO</w:t>
      </w:r>
      <w:r w:rsidRPr="002B76C6">
        <w:rPr>
          <w:rFonts w:ascii="Arial" w:hAnsi="Arial" w:cs="Arial"/>
          <w:sz w:val="20"/>
          <w:vertAlign w:val="subscript"/>
        </w:rPr>
        <w:t>2</w:t>
      </w:r>
      <w:r w:rsidRPr="00066DDB">
        <w:rPr>
          <w:rFonts w:ascii="Arial" w:hAnsi="Arial" w:cs="Arial"/>
          <w:sz w:val="20"/>
        </w:rPr>
        <w:t xml:space="preserve"> (Me = Co, Ni, Pd, Pt) catalysts. </w:t>
      </w:r>
      <w:r w:rsidRPr="00066DDB">
        <w:rPr>
          <w:rFonts w:ascii="Arial" w:hAnsi="Arial" w:cs="Arial"/>
          <w:i/>
          <w:iCs/>
          <w:sz w:val="20"/>
        </w:rPr>
        <w:t>Mol</w:t>
      </w:r>
      <w:r>
        <w:rPr>
          <w:rFonts w:ascii="Arial" w:hAnsi="Arial" w:cs="Arial" w:hint="eastAsia"/>
          <w:i/>
          <w:iCs/>
          <w:sz w:val="20"/>
          <w:lang w:eastAsia="zh-CN"/>
        </w:rPr>
        <w:t>.</w:t>
      </w:r>
      <w:r w:rsidRPr="00066DDB">
        <w:rPr>
          <w:rFonts w:ascii="Arial" w:hAnsi="Arial" w:cs="Arial"/>
          <w:i/>
          <w:iCs/>
          <w:sz w:val="20"/>
        </w:rPr>
        <w:t xml:space="preserve"> </w:t>
      </w:r>
      <w:proofErr w:type="spellStart"/>
      <w:r w:rsidRPr="00066DDB">
        <w:rPr>
          <w:rFonts w:ascii="Arial" w:hAnsi="Arial" w:cs="Arial"/>
          <w:i/>
          <w:iCs/>
          <w:sz w:val="20"/>
        </w:rPr>
        <w:t>Catal</w:t>
      </w:r>
      <w:proofErr w:type="spellEnd"/>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535</w:t>
      </w:r>
      <w:r w:rsidRPr="00066DDB">
        <w:rPr>
          <w:rFonts w:ascii="Arial" w:hAnsi="Arial" w:cs="Arial"/>
          <w:sz w:val="20"/>
        </w:rPr>
        <w:t>, 112864 (2023).</w:t>
      </w:r>
    </w:p>
    <w:p w14:paraId="5BAB4048" w14:textId="77777777" w:rsidR="00494435" w:rsidRPr="001A06ED"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Hao, J. </w:t>
      </w:r>
      <w:r w:rsidRPr="00066DDB">
        <w:rPr>
          <w:rFonts w:ascii="Arial" w:hAnsi="Arial" w:cs="Arial"/>
          <w:i/>
          <w:iCs/>
          <w:sz w:val="20"/>
        </w:rPr>
        <w:t>et al.</w:t>
      </w:r>
      <w:r w:rsidRPr="00066DDB">
        <w:rPr>
          <w:rFonts w:ascii="Arial" w:hAnsi="Arial" w:cs="Arial"/>
          <w:sz w:val="20"/>
        </w:rPr>
        <w:t xml:space="preserve"> Enhanced methane conversion to olefins and aromatics by H-donor molecules under nonoxidative condition. </w:t>
      </w:r>
      <w:r w:rsidRPr="00066DDB">
        <w:rPr>
          <w:rFonts w:ascii="Arial" w:hAnsi="Arial" w:cs="Arial"/>
          <w:i/>
          <w:iCs/>
          <w:sz w:val="20"/>
        </w:rPr>
        <w:t xml:space="preserve">ACS </w:t>
      </w:r>
      <w:proofErr w:type="spellStart"/>
      <w:r w:rsidRPr="00066DDB">
        <w:rPr>
          <w:rFonts w:ascii="Arial" w:hAnsi="Arial" w:cs="Arial"/>
          <w:i/>
          <w:iCs/>
          <w:sz w:val="20"/>
        </w:rPr>
        <w:t>Catal</w:t>
      </w:r>
      <w:proofErr w:type="spellEnd"/>
      <w:r w:rsidRPr="00066DDB">
        <w:rPr>
          <w:rFonts w:ascii="Arial" w:hAnsi="Arial" w:cs="Arial"/>
          <w:i/>
          <w:iCs/>
          <w:sz w:val="20"/>
        </w:rPr>
        <w:t>.</w:t>
      </w:r>
      <w:r w:rsidRPr="00066DDB">
        <w:rPr>
          <w:rFonts w:ascii="Arial" w:hAnsi="Arial" w:cs="Arial"/>
          <w:sz w:val="20"/>
        </w:rPr>
        <w:t xml:space="preserve"> </w:t>
      </w:r>
      <w:r w:rsidRPr="00066DDB">
        <w:rPr>
          <w:rFonts w:ascii="Arial" w:hAnsi="Arial" w:cs="Arial"/>
          <w:b/>
          <w:bCs/>
          <w:sz w:val="20"/>
        </w:rPr>
        <w:t>9</w:t>
      </w:r>
      <w:r w:rsidRPr="00066DDB">
        <w:rPr>
          <w:rFonts w:ascii="Arial" w:hAnsi="Arial" w:cs="Arial"/>
          <w:sz w:val="20"/>
        </w:rPr>
        <w:t>, 9045–9050 (2019).</w:t>
      </w:r>
    </w:p>
    <w:p w14:paraId="53CE038A" w14:textId="77777777" w:rsidR="00494435" w:rsidRPr="001A06ED"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Xie, P. </w:t>
      </w:r>
      <w:r w:rsidRPr="00066DDB">
        <w:rPr>
          <w:rFonts w:ascii="Arial" w:hAnsi="Arial" w:cs="Arial"/>
          <w:i/>
          <w:iCs/>
          <w:sz w:val="20"/>
        </w:rPr>
        <w:t>et al.</w:t>
      </w:r>
      <w:r w:rsidRPr="00066DDB">
        <w:rPr>
          <w:rFonts w:ascii="Arial" w:hAnsi="Arial" w:cs="Arial"/>
          <w:sz w:val="20"/>
        </w:rPr>
        <w:t xml:space="preserve"> Nanoceria-supported single-atom platinum catalysts for direct methane conversion. </w:t>
      </w:r>
      <w:r w:rsidRPr="00066DDB">
        <w:rPr>
          <w:rFonts w:ascii="Arial" w:hAnsi="Arial" w:cs="Arial"/>
          <w:i/>
          <w:iCs/>
          <w:sz w:val="20"/>
        </w:rPr>
        <w:t xml:space="preserve">ACS </w:t>
      </w:r>
      <w:proofErr w:type="spellStart"/>
      <w:r w:rsidRPr="00066DDB">
        <w:rPr>
          <w:rFonts w:ascii="Arial" w:hAnsi="Arial" w:cs="Arial"/>
          <w:i/>
          <w:iCs/>
          <w:sz w:val="20"/>
        </w:rPr>
        <w:t>Catal</w:t>
      </w:r>
      <w:proofErr w:type="spellEnd"/>
      <w:r w:rsidRPr="00066DDB">
        <w:rPr>
          <w:rFonts w:ascii="Arial" w:hAnsi="Arial" w:cs="Arial"/>
          <w:i/>
          <w:iCs/>
          <w:sz w:val="20"/>
        </w:rPr>
        <w:t>.</w:t>
      </w:r>
      <w:r w:rsidRPr="00066DDB">
        <w:rPr>
          <w:rFonts w:ascii="Arial" w:hAnsi="Arial" w:cs="Arial"/>
          <w:sz w:val="20"/>
        </w:rPr>
        <w:t xml:space="preserve"> </w:t>
      </w:r>
      <w:r w:rsidRPr="00066DDB">
        <w:rPr>
          <w:rFonts w:ascii="Arial" w:hAnsi="Arial" w:cs="Arial"/>
          <w:b/>
          <w:bCs/>
          <w:sz w:val="20"/>
        </w:rPr>
        <w:t>8</w:t>
      </w:r>
      <w:r w:rsidRPr="00066DDB">
        <w:rPr>
          <w:rFonts w:ascii="Arial" w:hAnsi="Arial" w:cs="Arial"/>
          <w:sz w:val="20"/>
        </w:rPr>
        <w:t>, 4044–4048 (2018).</w:t>
      </w:r>
    </w:p>
    <w:p w14:paraId="216AA8DD" w14:textId="77777777" w:rsidR="00494435" w:rsidRPr="001A06ED"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t>Sakbodin</w:t>
      </w:r>
      <w:proofErr w:type="spellEnd"/>
      <w:r w:rsidRPr="00066DDB">
        <w:rPr>
          <w:rFonts w:ascii="Arial" w:hAnsi="Arial" w:cs="Arial"/>
          <w:sz w:val="20"/>
        </w:rPr>
        <w:t xml:space="preserve">, M., Wu, Y., Oh, S. C., </w:t>
      </w:r>
      <w:proofErr w:type="spellStart"/>
      <w:r w:rsidRPr="00066DDB">
        <w:rPr>
          <w:rFonts w:ascii="Arial" w:hAnsi="Arial" w:cs="Arial"/>
          <w:sz w:val="20"/>
        </w:rPr>
        <w:t>Wachsman</w:t>
      </w:r>
      <w:proofErr w:type="spellEnd"/>
      <w:r w:rsidRPr="00066DDB">
        <w:rPr>
          <w:rFonts w:ascii="Arial" w:hAnsi="Arial" w:cs="Arial"/>
          <w:sz w:val="20"/>
        </w:rPr>
        <w:t>, E. D. &amp; Liu, D. Hydrogen-permeable tubular membrane reactor: promoting conversion and product selectivity for non-oxidative activation of methane over an Fe©SiO</w:t>
      </w:r>
      <w:r w:rsidRPr="001A06ED">
        <w:rPr>
          <w:rFonts w:ascii="Arial" w:hAnsi="Arial" w:cs="Arial"/>
          <w:sz w:val="20"/>
          <w:vertAlign w:val="subscript"/>
        </w:rPr>
        <w:t>2</w:t>
      </w:r>
      <w:r w:rsidRPr="00066DDB">
        <w:rPr>
          <w:rFonts w:ascii="Arial" w:hAnsi="Arial" w:cs="Arial"/>
          <w:sz w:val="20"/>
        </w:rPr>
        <w:t xml:space="preserve"> catalyst. </w:t>
      </w:r>
      <w:proofErr w:type="spellStart"/>
      <w:r w:rsidRPr="00066DDB">
        <w:rPr>
          <w:rFonts w:ascii="Arial" w:hAnsi="Arial" w:cs="Arial"/>
          <w:i/>
          <w:iCs/>
          <w:sz w:val="20"/>
        </w:rPr>
        <w:t>Angew</w:t>
      </w:r>
      <w:proofErr w:type="spellEnd"/>
      <w:r w:rsidRPr="00066DDB">
        <w:rPr>
          <w:rFonts w:ascii="Arial" w:hAnsi="Arial" w:cs="Arial"/>
          <w:i/>
          <w:iCs/>
          <w:sz w:val="20"/>
        </w:rPr>
        <w:t>. Chem. Int. Ed.</w:t>
      </w:r>
      <w:r w:rsidRPr="00066DDB">
        <w:rPr>
          <w:rFonts w:ascii="Arial" w:hAnsi="Arial" w:cs="Arial"/>
          <w:sz w:val="20"/>
        </w:rPr>
        <w:t xml:space="preserve"> </w:t>
      </w:r>
      <w:r w:rsidRPr="00066DDB">
        <w:rPr>
          <w:rFonts w:ascii="Arial" w:hAnsi="Arial" w:cs="Arial"/>
          <w:b/>
          <w:bCs/>
          <w:sz w:val="20"/>
        </w:rPr>
        <w:t>55</w:t>
      </w:r>
      <w:r w:rsidRPr="00066DDB">
        <w:rPr>
          <w:rFonts w:ascii="Arial" w:hAnsi="Arial" w:cs="Arial"/>
          <w:sz w:val="20"/>
        </w:rPr>
        <w:t>, 16149–16152 (2016).</w:t>
      </w:r>
    </w:p>
    <w:p w14:paraId="13DCF710" w14:textId="77777777" w:rsidR="00494435" w:rsidRPr="00D84533"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Dipu, A. L., Nishikawa, Y., </w:t>
      </w:r>
      <w:proofErr w:type="spellStart"/>
      <w:r w:rsidRPr="00066DDB">
        <w:rPr>
          <w:rFonts w:ascii="Arial" w:hAnsi="Arial" w:cs="Arial"/>
          <w:sz w:val="20"/>
        </w:rPr>
        <w:t>Inami</w:t>
      </w:r>
      <w:proofErr w:type="spellEnd"/>
      <w:r w:rsidRPr="00066DDB">
        <w:rPr>
          <w:rFonts w:ascii="Arial" w:hAnsi="Arial" w:cs="Arial"/>
          <w:sz w:val="20"/>
        </w:rPr>
        <w:t xml:space="preserve">, Y., Iguchi, S. &amp; Yamanaka, I. Development of highly active silica-supported nickel phosphide catalysts for direct dehydrogenative conversion of methane to higher hydrocarbons. </w:t>
      </w:r>
      <w:proofErr w:type="spellStart"/>
      <w:r w:rsidRPr="00066DDB">
        <w:rPr>
          <w:rFonts w:ascii="Arial" w:hAnsi="Arial" w:cs="Arial"/>
          <w:i/>
          <w:iCs/>
          <w:sz w:val="20"/>
        </w:rPr>
        <w:t>Catal</w:t>
      </w:r>
      <w:proofErr w:type="spellEnd"/>
      <w:r>
        <w:rPr>
          <w:rFonts w:ascii="Arial" w:hAnsi="Arial" w:cs="Arial" w:hint="eastAsia"/>
          <w:i/>
          <w:iCs/>
          <w:sz w:val="20"/>
          <w:lang w:eastAsia="zh-CN"/>
        </w:rPr>
        <w:t>.</w:t>
      </w:r>
      <w:r w:rsidRPr="00066DDB">
        <w:rPr>
          <w:rFonts w:ascii="Arial" w:hAnsi="Arial" w:cs="Arial"/>
          <w:i/>
          <w:iCs/>
          <w:sz w:val="20"/>
        </w:rPr>
        <w:t xml:space="preserve"> Lett</w:t>
      </w:r>
      <w:r>
        <w:rPr>
          <w:rFonts w:ascii="Arial" w:hAnsi="Arial" w:cs="Arial" w:hint="eastAsia"/>
          <w:i/>
          <w:iCs/>
          <w:sz w:val="20"/>
          <w:lang w:eastAsia="zh-CN"/>
        </w:rPr>
        <w:t>.</w:t>
      </w:r>
      <w:r w:rsidRPr="00066DDB">
        <w:rPr>
          <w:rFonts w:ascii="Arial" w:hAnsi="Arial" w:cs="Arial"/>
          <w:sz w:val="20"/>
        </w:rPr>
        <w:t xml:space="preserve"> </w:t>
      </w:r>
      <w:r w:rsidRPr="00066DDB">
        <w:rPr>
          <w:rFonts w:ascii="Arial" w:hAnsi="Arial" w:cs="Arial"/>
          <w:b/>
          <w:bCs/>
          <w:sz w:val="20"/>
        </w:rPr>
        <w:t>152</w:t>
      </w:r>
      <w:r w:rsidRPr="00066DDB">
        <w:rPr>
          <w:rFonts w:ascii="Arial" w:hAnsi="Arial" w:cs="Arial"/>
          <w:sz w:val="20"/>
        </w:rPr>
        <w:t>, 199–212 (2022).</w:t>
      </w:r>
    </w:p>
    <w:p w14:paraId="1EFECCF3" w14:textId="77777777" w:rsidR="00494435" w:rsidRPr="00630B2D"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Oh, S. C. </w:t>
      </w:r>
      <w:r w:rsidRPr="00066DDB">
        <w:rPr>
          <w:rFonts w:ascii="Arial" w:hAnsi="Arial" w:cs="Arial"/>
          <w:i/>
          <w:iCs/>
          <w:sz w:val="20"/>
        </w:rPr>
        <w:t>et al.</w:t>
      </w:r>
      <w:r w:rsidRPr="00066DDB">
        <w:rPr>
          <w:rFonts w:ascii="Arial" w:hAnsi="Arial" w:cs="Arial"/>
          <w:sz w:val="20"/>
        </w:rPr>
        <w:t xml:space="preserve"> Direct non-oxidative methane conversion in a millisecond catalytic wall reactor. </w:t>
      </w:r>
      <w:proofErr w:type="spellStart"/>
      <w:r w:rsidRPr="00066DDB">
        <w:rPr>
          <w:rFonts w:ascii="Arial" w:hAnsi="Arial" w:cs="Arial"/>
          <w:i/>
          <w:iCs/>
          <w:sz w:val="20"/>
        </w:rPr>
        <w:t>Angew</w:t>
      </w:r>
      <w:proofErr w:type="spellEnd"/>
      <w:r w:rsidRPr="00066DDB">
        <w:rPr>
          <w:rFonts w:ascii="Arial" w:hAnsi="Arial" w:cs="Arial"/>
          <w:i/>
          <w:iCs/>
          <w:sz w:val="20"/>
        </w:rPr>
        <w:t>. Chem. Int. Ed.</w:t>
      </w:r>
      <w:r w:rsidRPr="00066DDB">
        <w:rPr>
          <w:rFonts w:ascii="Arial" w:hAnsi="Arial" w:cs="Arial"/>
          <w:sz w:val="20"/>
        </w:rPr>
        <w:t xml:space="preserve"> </w:t>
      </w:r>
      <w:r w:rsidRPr="00066DDB">
        <w:rPr>
          <w:rFonts w:ascii="Arial" w:hAnsi="Arial" w:cs="Arial"/>
          <w:b/>
          <w:bCs/>
          <w:sz w:val="20"/>
        </w:rPr>
        <w:t>58</w:t>
      </w:r>
      <w:r w:rsidRPr="00066DDB">
        <w:rPr>
          <w:rFonts w:ascii="Arial" w:hAnsi="Arial" w:cs="Arial"/>
          <w:sz w:val="20"/>
        </w:rPr>
        <w:t>, 7083–7086 (2019).</w:t>
      </w:r>
    </w:p>
    <w:p w14:paraId="7F4AB9FA" w14:textId="49DFEF81" w:rsidR="00630B2D" w:rsidRDefault="00630B2D" w:rsidP="00494435">
      <w:pPr>
        <w:pStyle w:val="ListParagraph"/>
        <w:numPr>
          <w:ilvl w:val="0"/>
          <w:numId w:val="9"/>
        </w:numPr>
        <w:ind w:left="360"/>
        <w:jc w:val="both"/>
        <w:rPr>
          <w:rFonts w:ascii="Arial" w:hAnsi="Arial" w:cs="Arial"/>
          <w:sz w:val="20"/>
          <w:szCs w:val="20"/>
          <w:lang w:eastAsia="zh-CN"/>
        </w:rPr>
      </w:pPr>
      <w:proofErr w:type="spellStart"/>
      <w:r w:rsidRPr="00630B2D">
        <w:rPr>
          <w:rFonts w:ascii="Arial" w:hAnsi="Arial" w:cs="Arial"/>
          <w:sz w:val="20"/>
          <w:szCs w:val="20"/>
          <w:lang w:eastAsia="zh-CN"/>
        </w:rPr>
        <w:t>Dattani</w:t>
      </w:r>
      <w:proofErr w:type="spellEnd"/>
      <w:r w:rsidRPr="00630B2D">
        <w:rPr>
          <w:rFonts w:ascii="Arial" w:hAnsi="Arial" w:cs="Arial"/>
          <w:sz w:val="20"/>
          <w:szCs w:val="20"/>
          <w:lang w:eastAsia="zh-CN"/>
        </w:rPr>
        <w:t xml:space="preserve">, J., </w:t>
      </w:r>
      <w:proofErr w:type="spellStart"/>
      <w:r w:rsidRPr="00630B2D">
        <w:rPr>
          <w:rFonts w:ascii="Arial" w:hAnsi="Arial" w:cs="Arial"/>
          <w:sz w:val="20"/>
          <w:szCs w:val="20"/>
          <w:lang w:eastAsia="zh-CN"/>
        </w:rPr>
        <w:t>Devani</w:t>
      </w:r>
      <w:proofErr w:type="spellEnd"/>
      <w:r w:rsidRPr="00630B2D">
        <w:rPr>
          <w:rFonts w:ascii="Arial" w:hAnsi="Arial" w:cs="Arial"/>
          <w:sz w:val="20"/>
          <w:szCs w:val="20"/>
          <w:lang w:eastAsia="zh-CN"/>
        </w:rPr>
        <w:t xml:space="preserve">, D. &amp; Sahu, O. Cleaner </w:t>
      </w:r>
      <w:r w:rsidR="005859C3">
        <w:rPr>
          <w:rFonts w:ascii="Arial" w:hAnsi="Arial" w:cs="Arial"/>
          <w:sz w:val="20"/>
          <w:szCs w:val="20"/>
          <w:lang w:eastAsia="zh-CN"/>
        </w:rPr>
        <w:t>p</w:t>
      </w:r>
      <w:r w:rsidRPr="00630B2D">
        <w:rPr>
          <w:rFonts w:ascii="Arial" w:hAnsi="Arial" w:cs="Arial"/>
          <w:sz w:val="20"/>
          <w:szCs w:val="20"/>
          <w:lang w:eastAsia="zh-CN"/>
        </w:rPr>
        <w:t xml:space="preserve">roduction of </w:t>
      </w:r>
      <w:r w:rsidR="00323809">
        <w:rPr>
          <w:rFonts w:ascii="Arial" w:hAnsi="Arial" w:cs="Arial"/>
          <w:sz w:val="20"/>
          <w:szCs w:val="20"/>
          <w:lang w:eastAsia="zh-CN"/>
        </w:rPr>
        <w:t>v</w:t>
      </w:r>
      <w:r w:rsidR="00323809" w:rsidRPr="00630B2D">
        <w:rPr>
          <w:rFonts w:ascii="Arial" w:hAnsi="Arial" w:cs="Arial"/>
          <w:sz w:val="20"/>
          <w:szCs w:val="20"/>
          <w:lang w:eastAsia="zh-CN"/>
        </w:rPr>
        <w:t>inyl</w:t>
      </w:r>
      <w:r w:rsidRPr="00630B2D">
        <w:rPr>
          <w:rFonts w:ascii="Arial" w:hAnsi="Arial" w:cs="Arial"/>
          <w:sz w:val="20"/>
          <w:szCs w:val="20"/>
          <w:lang w:eastAsia="zh-CN"/>
        </w:rPr>
        <w:t xml:space="preserve"> </w:t>
      </w:r>
      <w:r w:rsidR="00323809">
        <w:rPr>
          <w:rFonts w:ascii="Arial" w:hAnsi="Arial" w:cs="Arial"/>
          <w:sz w:val="20"/>
          <w:szCs w:val="20"/>
          <w:lang w:eastAsia="zh-CN"/>
        </w:rPr>
        <w:t>c</w:t>
      </w:r>
      <w:r w:rsidRPr="00630B2D">
        <w:rPr>
          <w:rFonts w:ascii="Arial" w:hAnsi="Arial" w:cs="Arial"/>
          <w:sz w:val="20"/>
          <w:szCs w:val="20"/>
          <w:lang w:eastAsia="zh-CN"/>
        </w:rPr>
        <w:t xml:space="preserve">hloride </w:t>
      </w:r>
      <w:r w:rsidR="00323809">
        <w:rPr>
          <w:rFonts w:ascii="Arial" w:hAnsi="Arial" w:cs="Arial"/>
          <w:sz w:val="20"/>
          <w:szCs w:val="20"/>
          <w:lang w:eastAsia="zh-CN"/>
        </w:rPr>
        <w:t>m</w:t>
      </w:r>
      <w:r w:rsidRPr="00630B2D">
        <w:rPr>
          <w:rFonts w:ascii="Arial" w:hAnsi="Arial" w:cs="Arial"/>
          <w:sz w:val="20"/>
          <w:szCs w:val="20"/>
          <w:lang w:eastAsia="zh-CN"/>
        </w:rPr>
        <w:t xml:space="preserve">onomer (VCM). </w:t>
      </w:r>
      <w:r w:rsidRPr="00630B2D">
        <w:rPr>
          <w:rFonts w:ascii="Arial" w:hAnsi="Arial" w:cs="Arial"/>
          <w:i/>
          <w:iCs/>
          <w:sz w:val="20"/>
          <w:szCs w:val="20"/>
          <w:lang w:eastAsia="zh-CN"/>
        </w:rPr>
        <w:t>Int</w:t>
      </w:r>
      <w:r w:rsidR="00CD00C8">
        <w:rPr>
          <w:rFonts w:ascii="Arial" w:hAnsi="Arial" w:cs="Arial"/>
          <w:i/>
          <w:iCs/>
          <w:sz w:val="20"/>
          <w:szCs w:val="20"/>
          <w:lang w:eastAsia="zh-CN"/>
        </w:rPr>
        <w:t>.</w:t>
      </w:r>
      <w:r w:rsidRPr="00630B2D">
        <w:rPr>
          <w:rFonts w:ascii="Arial" w:hAnsi="Arial" w:cs="Arial"/>
          <w:i/>
          <w:iCs/>
          <w:sz w:val="20"/>
          <w:szCs w:val="20"/>
          <w:lang w:eastAsia="zh-CN"/>
        </w:rPr>
        <w:t xml:space="preserve"> J</w:t>
      </w:r>
      <w:r w:rsidR="00CD00C8">
        <w:rPr>
          <w:rFonts w:ascii="Arial" w:hAnsi="Arial" w:cs="Arial"/>
          <w:i/>
          <w:iCs/>
          <w:sz w:val="20"/>
          <w:szCs w:val="20"/>
          <w:lang w:eastAsia="zh-CN"/>
        </w:rPr>
        <w:t>.</w:t>
      </w:r>
      <w:r w:rsidRPr="00630B2D">
        <w:rPr>
          <w:rFonts w:ascii="Arial" w:hAnsi="Arial" w:cs="Arial"/>
          <w:i/>
          <w:iCs/>
          <w:sz w:val="20"/>
          <w:szCs w:val="20"/>
          <w:lang w:eastAsia="zh-CN"/>
        </w:rPr>
        <w:t xml:space="preserve"> Sci</w:t>
      </w:r>
      <w:r w:rsidR="00CD00C8">
        <w:rPr>
          <w:rFonts w:ascii="Arial" w:hAnsi="Arial" w:cs="Arial"/>
          <w:i/>
          <w:iCs/>
          <w:sz w:val="20"/>
          <w:szCs w:val="20"/>
          <w:lang w:eastAsia="zh-CN"/>
        </w:rPr>
        <w:t>.</w:t>
      </w:r>
      <w:r w:rsidRPr="00630B2D">
        <w:rPr>
          <w:rFonts w:ascii="Arial" w:hAnsi="Arial" w:cs="Arial"/>
          <w:i/>
          <w:iCs/>
          <w:sz w:val="20"/>
          <w:szCs w:val="20"/>
          <w:lang w:eastAsia="zh-CN"/>
        </w:rPr>
        <w:t xml:space="preserve"> Eng</w:t>
      </w:r>
      <w:r w:rsidR="00CD00C8">
        <w:rPr>
          <w:rFonts w:ascii="Arial" w:hAnsi="Arial" w:cs="Arial"/>
          <w:i/>
          <w:iCs/>
          <w:sz w:val="20"/>
          <w:szCs w:val="20"/>
          <w:lang w:eastAsia="zh-CN"/>
        </w:rPr>
        <w:t>.</w:t>
      </w:r>
      <w:r w:rsidRPr="00630B2D">
        <w:rPr>
          <w:rFonts w:ascii="Arial" w:hAnsi="Arial" w:cs="Arial"/>
          <w:i/>
          <w:iCs/>
          <w:sz w:val="20"/>
          <w:szCs w:val="20"/>
          <w:lang w:eastAsia="zh-CN"/>
        </w:rPr>
        <w:t xml:space="preserve"> Res</w:t>
      </w:r>
      <w:r w:rsidR="00CD00C8">
        <w:rPr>
          <w:rFonts w:ascii="Arial" w:hAnsi="Arial" w:cs="Arial"/>
          <w:i/>
          <w:iCs/>
          <w:sz w:val="20"/>
          <w:szCs w:val="20"/>
          <w:lang w:eastAsia="zh-CN"/>
        </w:rPr>
        <w:t>.</w:t>
      </w:r>
      <w:r>
        <w:rPr>
          <w:rFonts w:ascii="Arial" w:hAnsi="Arial" w:cs="Arial"/>
          <w:i/>
          <w:iCs/>
          <w:sz w:val="20"/>
          <w:szCs w:val="20"/>
          <w:lang w:eastAsia="zh-CN"/>
        </w:rPr>
        <w:t xml:space="preserve"> </w:t>
      </w:r>
      <w:r w:rsidRPr="00630B2D">
        <w:rPr>
          <w:rFonts w:ascii="Arial" w:hAnsi="Arial" w:cs="Arial"/>
          <w:b/>
          <w:bCs/>
          <w:sz w:val="20"/>
          <w:szCs w:val="20"/>
          <w:lang w:eastAsia="zh-CN"/>
        </w:rPr>
        <w:t>4</w:t>
      </w:r>
      <w:r w:rsidRPr="00630B2D">
        <w:rPr>
          <w:rFonts w:ascii="Arial" w:hAnsi="Arial" w:cs="Arial"/>
          <w:sz w:val="20"/>
          <w:szCs w:val="20"/>
          <w:lang w:eastAsia="zh-CN"/>
        </w:rPr>
        <w:t xml:space="preserve">, </w:t>
      </w:r>
      <w:r w:rsidRPr="00066DDB">
        <w:rPr>
          <w:rFonts w:ascii="Arial" w:hAnsi="Arial" w:cs="Arial"/>
          <w:sz w:val="20"/>
        </w:rPr>
        <w:t>70</w:t>
      </w:r>
      <w:r>
        <w:rPr>
          <w:rFonts w:ascii="Arial" w:hAnsi="Arial" w:cs="Arial"/>
          <w:sz w:val="20"/>
        </w:rPr>
        <w:t>1</w:t>
      </w:r>
      <w:r w:rsidRPr="00066DDB">
        <w:rPr>
          <w:rFonts w:ascii="Arial" w:hAnsi="Arial" w:cs="Arial"/>
          <w:sz w:val="20"/>
        </w:rPr>
        <w:t>–70</w:t>
      </w:r>
      <w:r>
        <w:rPr>
          <w:rFonts w:ascii="Arial" w:hAnsi="Arial" w:cs="Arial"/>
          <w:sz w:val="20"/>
        </w:rPr>
        <w:t>5</w:t>
      </w:r>
      <w:r w:rsidRPr="00066DDB">
        <w:rPr>
          <w:rFonts w:ascii="Arial" w:hAnsi="Arial" w:cs="Arial"/>
          <w:sz w:val="20"/>
        </w:rPr>
        <w:t xml:space="preserve"> </w:t>
      </w:r>
      <w:r w:rsidRPr="00630B2D">
        <w:rPr>
          <w:rFonts w:ascii="Arial" w:hAnsi="Arial" w:cs="Arial"/>
          <w:sz w:val="20"/>
          <w:szCs w:val="20"/>
          <w:lang w:eastAsia="zh-CN"/>
        </w:rPr>
        <w:t>(2013).</w:t>
      </w:r>
    </w:p>
    <w:p w14:paraId="748B5E2D" w14:textId="7E986D59" w:rsidR="00323809" w:rsidRDefault="00323809" w:rsidP="00494435">
      <w:pPr>
        <w:pStyle w:val="ListParagraph"/>
        <w:numPr>
          <w:ilvl w:val="0"/>
          <w:numId w:val="9"/>
        </w:numPr>
        <w:ind w:left="360"/>
        <w:jc w:val="both"/>
        <w:rPr>
          <w:rFonts w:ascii="Arial" w:hAnsi="Arial" w:cs="Arial"/>
          <w:sz w:val="20"/>
          <w:szCs w:val="20"/>
          <w:lang w:eastAsia="zh-CN"/>
        </w:rPr>
      </w:pPr>
      <w:r w:rsidRPr="00323809">
        <w:rPr>
          <w:rFonts w:ascii="Arial" w:hAnsi="Arial" w:cs="Arial"/>
          <w:sz w:val="20"/>
          <w:szCs w:val="20"/>
          <w:lang w:eastAsia="zh-CN"/>
        </w:rPr>
        <w:t xml:space="preserve">Medrano-García, J. D. </w:t>
      </w:r>
      <w:r w:rsidRPr="00323809">
        <w:rPr>
          <w:rFonts w:ascii="Arial" w:hAnsi="Arial" w:cs="Arial"/>
          <w:i/>
          <w:iCs/>
          <w:sz w:val="20"/>
          <w:szCs w:val="20"/>
          <w:lang w:eastAsia="zh-CN"/>
        </w:rPr>
        <w:t>et al.</w:t>
      </w:r>
      <w:r w:rsidRPr="00323809">
        <w:rPr>
          <w:rFonts w:ascii="Arial" w:hAnsi="Arial" w:cs="Arial"/>
          <w:sz w:val="20"/>
          <w:szCs w:val="20"/>
          <w:lang w:eastAsia="zh-CN"/>
        </w:rPr>
        <w:t xml:space="preserve"> Economic and </w:t>
      </w:r>
      <w:r>
        <w:rPr>
          <w:rFonts w:ascii="Arial" w:hAnsi="Arial" w:cs="Arial"/>
          <w:sz w:val="20"/>
          <w:szCs w:val="20"/>
          <w:lang w:eastAsia="zh-CN"/>
        </w:rPr>
        <w:t>e</w:t>
      </w:r>
      <w:r w:rsidRPr="00323809">
        <w:rPr>
          <w:rFonts w:ascii="Arial" w:hAnsi="Arial" w:cs="Arial"/>
          <w:sz w:val="20"/>
          <w:szCs w:val="20"/>
          <w:lang w:eastAsia="zh-CN"/>
        </w:rPr>
        <w:t xml:space="preserve">nvironmental </w:t>
      </w:r>
      <w:r>
        <w:rPr>
          <w:rFonts w:ascii="Arial" w:hAnsi="Arial" w:cs="Arial"/>
          <w:sz w:val="20"/>
          <w:szCs w:val="20"/>
          <w:lang w:eastAsia="zh-CN"/>
        </w:rPr>
        <w:t>c</w:t>
      </w:r>
      <w:r w:rsidRPr="00323809">
        <w:rPr>
          <w:rFonts w:ascii="Arial" w:hAnsi="Arial" w:cs="Arial"/>
          <w:sz w:val="20"/>
          <w:szCs w:val="20"/>
          <w:lang w:eastAsia="zh-CN"/>
        </w:rPr>
        <w:t xml:space="preserve">ompetitiveness of </w:t>
      </w:r>
      <w:r>
        <w:rPr>
          <w:rFonts w:ascii="Arial" w:hAnsi="Arial" w:cs="Arial"/>
          <w:sz w:val="20"/>
          <w:szCs w:val="20"/>
          <w:lang w:eastAsia="zh-CN"/>
        </w:rPr>
        <w:t>e</w:t>
      </w:r>
      <w:r w:rsidRPr="00323809">
        <w:rPr>
          <w:rFonts w:ascii="Arial" w:hAnsi="Arial" w:cs="Arial"/>
          <w:sz w:val="20"/>
          <w:szCs w:val="20"/>
          <w:lang w:eastAsia="zh-CN"/>
        </w:rPr>
        <w:t>thane-</w:t>
      </w:r>
      <w:r>
        <w:rPr>
          <w:rFonts w:ascii="Arial" w:hAnsi="Arial" w:cs="Arial"/>
          <w:sz w:val="20"/>
          <w:szCs w:val="20"/>
          <w:lang w:eastAsia="zh-CN"/>
        </w:rPr>
        <w:t>b</w:t>
      </w:r>
      <w:r w:rsidRPr="00323809">
        <w:rPr>
          <w:rFonts w:ascii="Arial" w:hAnsi="Arial" w:cs="Arial"/>
          <w:sz w:val="20"/>
          <w:szCs w:val="20"/>
          <w:lang w:eastAsia="zh-CN"/>
        </w:rPr>
        <w:t xml:space="preserve">ased </w:t>
      </w:r>
      <w:r>
        <w:rPr>
          <w:rFonts w:ascii="Arial" w:hAnsi="Arial" w:cs="Arial"/>
          <w:sz w:val="20"/>
          <w:szCs w:val="20"/>
          <w:lang w:eastAsia="zh-CN"/>
        </w:rPr>
        <w:t>t</w:t>
      </w:r>
      <w:r w:rsidRPr="00323809">
        <w:rPr>
          <w:rFonts w:ascii="Arial" w:hAnsi="Arial" w:cs="Arial"/>
          <w:sz w:val="20"/>
          <w:szCs w:val="20"/>
          <w:lang w:eastAsia="zh-CN"/>
        </w:rPr>
        <w:t xml:space="preserve">echnologies for </w:t>
      </w:r>
      <w:r>
        <w:rPr>
          <w:rFonts w:ascii="Arial" w:hAnsi="Arial" w:cs="Arial"/>
          <w:sz w:val="20"/>
          <w:szCs w:val="20"/>
          <w:lang w:eastAsia="zh-CN"/>
        </w:rPr>
        <w:t>v</w:t>
      </w:r>
      <w:r w:rsidRPr="00323809">
        <w:rPr>
          <w:rFonts w:ascii="Arial" w:hAnsi="Arial" w:cs="Arial"/>
          <w:sz w:val="20"/>
          <w:szCs w:val="20"/>
          <w:lang w:eastAsia="zh-CN"/>
        </w:rPr>
        <w:t xml:space="preserve">inyl </w:t>
      </w:r>
      <w:r>
        <w:rPr>
          <w:rFonts w:ascii="Arial" w:hAnsi="Arial" w:cs="Arial"/>
          <w:sz w:val="20"/>
          <w:szCs w:val="20"/>
          <w:lang w:eastAsia="zh-CN"/>
        </w:rPr>
        <w:t>c</w:t>
      </w:r>
      <w:r w:rsidRPr="00323809">
        <w:rPr>
          <w:rFonts w:ascii="Arial" w:hAnsi="Arial" w:cs="Arial"/>
          <w:sz w:val="20"/>
          <w:szCs w:val="20"/>
          <w:lang w:eastAsia="zh-CN"/>
        </w:rPr>
        <w:t xml:space="preserve">hloride </w:t>
      </w:r>
      <w:r>
        <w:rPr>
          <w:rFonts w:ascii="Arial" w:hAnsi="Arial" w:cs="Arial"/>
          <w:sz w:val="20"/>
          <w:szCs w:val="20"/>
          <w:lang w:eastAsia="zh-CN"/>
        </w:rPr>
        <w:t>s</w:t>
      </w:r>
      <w:r w:rsidRPr="00323809">
        <w:rPr>
          <w:rFonts w:ascii="Arial" w:hAnsi="Arial" w:cs="Arial"/>
          <w:sz w:val="20"/>
          <w:szCs w:val="20"/>
          <w:lang w:eastAsia="zh-CN"/>
        </w:rPr>
        <w:t xml:space="preserve">ynthesis. </w:t>
      </w:r>
      <w:r w:rsidRPr="00323809">
        <w:rPr>
          <w:rFonts w:ascii="Arial" w:hAnsi="Arial" w:cs="Arial"/>
          <w:i/>
          <w:iCs/>
          <w:sz w:val="20"/>
          <w:szCs w:val="20"/>
          <w:lang w:eastAsia="zh-CN"/>
        </w:rPr>
        <w:t>ACS Sustain</w:t>
      </w:r>
      <w:r>
        <w:rPr>
          <w:rFonts w:ascii="Arial" w:hAnsi="Arial" w:cs="Arial"/>
          <w:i/>
          <w:iCs/>
          <w:sz w:val="20"/>
          <w:szCs w:val="20"/>
          <w:lang w:eastAsia="zh-CN"/>
        </w:rPr>
        <w:t>.</w:t>
      </w:r>
      <w:r w:rsidRPr="00323809">
        <w:rPr>
          <w:rFonts w:ascii="Arial" w:hAnsi="Arial" w:cs="Arial"/>
          <w:i/>
          <w:iCs/>
          <w:sz w:val="20"/>
          <w:szCs w:val="20"/>
          <w:lang w:eastAsia="zh-CN"/>
        </w:rPr>
        <w:t xml:space="preserve"> Chem. Eng.</w:t>
      </w:r>
      <w:r w:rsidRPr="00323809">
        <w:rPr>
          <w:rFonts w:ascii="Arial" w:hAnsi="Arial" w:cs="Arial"/>
          <w:sz w:val="20"/>
          <w:szCs w:val="20"/>
          <w:lang w:eastAsia="zh-CN"/>
        </w:rPr>
        <w:t xml:space="preserve"> </w:t>
      </w:r>
      <w:r w:rsidRPr="00323809">
        <w:rPr>
          <w:rFonts w:ascii="Arial" w:hAnsi="Arial" w:cs="Arial"/>
          <w:b/>
          <w:bCs/>
          <w:sz w:val="20"/>
          <w:szCs w:val="20"/>
          <w:lang w:eastAsia="zh-CN"/>
        </w:rPr>
        <w:t>11</w:t>
      </w:r>
      <w:r w:rsidRPr="00323809">
        <w:rPr>
          <w:rFonts w:ascii="Arial" w:hAnsi="Arial" w:cs="Arial"/>
          <w:sz w:val="20"/>
          <w:szCs w:val="20"/>
          <w:lang w:eastAsia="zh-CN"/>
        </w:rPr>
        <w:t>, 13062–13069 (2023).</w:t>
      </w:r>
    </w:p>
    <w:p w14:paraId="76EBAE27" w14:textId="35AF2442" w:rsidR="00225E5D" w:rsidRDefault="00225E5D" w:rsidP="00494435">
      <w:pPr>
        <w:pStyle w:val="ListParagraph"/>
        <w:numPr>
          <w:ilvl w:val="0"/>
          <w:numId w:val="9"/>
        </w:numPr>
        <w:ind w:left="360"/>
        <w:jc w:val="both"/>
        <w:rPr>
          <w:rFonts w:ascii="Arial" w:hAnsi="Arial" w:cs="Arial"/>
          <w:sz w:val="20"/>
          <w:szCs w:val="20"/>
          <w:lang w:eastAsia="zh-CN"/>
        </w:rPr>
      </w:pPr>
      <w:r w:rsidRPr="00225E5D">
        <w:rPr>
          <w:rFonts w:ascii="Arial" w:hAnsi="Arial" w:cs="Arial"/>
          <w:sz w:val="20"/>
          <w:szCs w:val="20"/>
          <w:lang w:eastAsia="zh-CN"/>
        </w:rPr>
        <w:lastRenderedPageBreak/>
        <w:t xml:space="preserve">Yang, M., Tian, X. &amp; You, F. Manufacturing </w:t>
      </w:r>
      <w:r>
        <w:rPr>
          <w:rFonts w:ascii="Arial" w:hAnsi="Arial" w:cs="Arial"/>
          <w:sz w:val="20"/>
          <w:szCs w:val="20"/>
          <w:lang w:eastAsia="zh-CN"/>
        </w:rPr>
        <w:t>e</w:t>
      </w:r>
      <w:r w:rsidRPr="00225E5D">
        <w:rPr>
          <w:rFonts w:ascii="Arial" w:hAnsi="Arial" w:cs="Arial"/>
          <w:sz w:val="20"/>
          <w:szCs w:val="20"/>
          <w:lang w:eastAsia="zh-CN"/>
        </w:rPr>
        <w:t xml:space="preserve">thylene from </w:t>
      </w:r>
      <w:r>
        <w:rPr>
          <w:rFonts w:ascii="Arial" w:hAnsi="Arial" w:cs="Arial"/>
          <w:sz w:val="20"/>
          <w:szCs w:val="20"/>
          <w:lang w:eastAsia="zh-CN"/>
        </w:rPr>
        <w:t>w</w:t>
      </w:r>
      <w:r w:rsidRPr="00225E5D">
        <w:rPr>
          <w:rFonts w:ascii="Arial" w:hAnsi="Arial" w:cs="Arial"/>
          <w:sz w:val="20"/>
          <w:szCs w:val="20"/>
          <w:lang w:eastAsia="zh-CN"/>
        </w:rPr>
        <w:t xml:space="preserve">et </w:t>
      </w:r>
      <w:r>
        <w:rPr>
          <w:rFonts w:ascii="Arial" w:hAnsi="Arial" w:cs="Arial"/>
          <w:sz w:val="20"/>
          <w:szCs w:val="20"/>
          <w:lang w:eastAsia="zh-CN"/>
        </w:rPr>
        <w:t>s</w:t>
      </w:r>
      <w:r w:rsidRPr="00225E5D">
        <w:rPr>
          <w:rFonts w:ascii="Arial" w:hAnsi="Arial" w:cs="Arial"/>
          <w:sz w:val="20"/>
          <w:szCs w:val="20"/>
          <w:lang w:eastAsia="zh-CN"/>
        </w:rPr>
        <w:t xml:space="preserve">hale </w:t>
      </w:r>
      <w:r>
        <w:rPr>
          <w:rFonts w:ascii="Arial" w:hAnsi="Arial" w:cs="Arial"/>
          <w:sz w:val="20"/>
          <w:szCs w:val="20"/>
          <w:lang w:eastAsia="zh-CN"/>
        </w:rPr>
        <w:t>g</w:t>
      </w:r>
      <w:r w:rsidRPr="00225E5D">
        <w:rPr>
          <w:rFonts w:ascii="Arial" w:hAnsi="Arial" w:cs="Arial"/>
          <w:sz w:val="20"/>
          <w:szCs w:val="20"/>
          <w:lang w:eastAsia="zh-CN"/>
        </w:rPr>
        <w:t xml:space="preserve">as and </w:t>
      </w:r>
      <w:r>
        <w:rPr>
          <w:rFonts w:ascii="Arial" w:hAnsi="Arial" w:cs="Arial"/>
          <w:sz w:val="20"/>
          <w:szCs w:val="20"/>
          <w:lang w:eastAsia="zh-CN"/>
        </w:rPr>
        <w:t>b</w:t>
      </w:r>
      <w:r w:rsidRPr="00225E5D">
        <w:rPr>
          <w:rFonts w:ascii="Arial" w:hAnsi="Arial" w:cs="Arial"/>
          <w:sz w:val="20"/>
          <w:szCs w:val="20"/>
          <w:lang w:eastAsia="zh-CN"/>
        </w:rPr>
        <w:t xml:space="preserve">iomass: </w:t>
      </w:r>
      <w:r>
        <w:rPr>
          <w:rFonts w:ascii="Arial" w:hAnsi="Arial" w:cs="Arial"/>
          <w:sz w:val="20"/>
          <w:szCs w:val="20"/>
          <w:lang w:eastAsia="zh-CN"/>
        </w:rPr>
        <w:t>c</w:t>
      </w:r>
      <w:r w:rsidRPr="00225E5D">
        <w:rPr>
          <w:rFonts w:ascii="Arial" w:hAnsi="Arial" w:cs="Arial"/>
          <w:sz w:val="20"/>
          <w:szCs w:val="20"/>
          <w:lang w:eastAsia="zh-CN"/>
        </w:rPr>
        <w:t xml:space="preserve">omparative </w:t>
      </w:r>
      <w:r>
        <w:rPr>
          <w:rFonts w:ascii="Arial" w:hAnsi="Arial" w:cs="Arial"/>
          <w:sz w:val="20"/>
          <w:szCs w:val="20"/>
          <w:lang w:eastAsia="zh-CN"/>
        </w:rPr>
        <w:t>t</w:t>
      </w:r>
      <w:r w:rsidRPr="00225E5D">
        <w:rPr>
          <w:rFonts w:ascii="Arial" w:hAnsi="Arial" w:cs="Arial"/>
          <w:sz w:val="20"/>
          <w:szCs w:val="20"/>
          <w:lang w:eastAsia="zh-CN"/>
        </w:rPr>
        <w:t xml:space="preserve">echnoeconomic </w:t>
      </w:r>
      <w:r>
        <w:rPr>
          <w:rFonts w:ascii="Arial" w:hAnsi="Arial" w:cs="Arial"/>
          <w:sz w:val="20"/>
          <w:szCs w:val="20"/>
          <w:lang w:eastAsia="zh-CN"/>
        </w:rPr>
        <w:t>a</w:t>
      </w:r>
      <w:r w:rsidRPr="00225E5D">
        <w:rPr>
          <w:rFonts w:ascii="Arial" w:hAnsi="Arial" w:cs="Arial"/>
          <w:sz w:val="20"/>
          <w:szCs w:val="20"/>
          <w:lang w:eastAsia="zh-CN"/>
        </w:rPr>
        <w:t xml:space="preserve">nalysis and </w:t>
      </w:r>
      <w:r>
        <w:rPr>
          <w:rFonts w:ascii="Arial" w:hAnsi="Arial" w:cs="Arial"/>
          <w:sz w:val="20"/>
          <w:szCs w:val="20"/>
          <w:lang w:eastAsia="zh-CN"/>
        </w:rPr>
        <w:t>e</w:t>
      </w:r>
      <w:r w:rsidRPr="00225E5D">
        <w:rPr>
          <w:rFonts w:ascii="Arial" w:hAnsi="Arial" w:cs="Arial"/>
          <w:sz w:val="20"/>
          <w:szCs w:val="20"/>
          <w:lang w:eastAsia="zh-CN"/>
        </w:rPr>
        <w:t xml:space="preserve">nvironmental </w:t>
      </w:r>
      <w:r>
        <w:rPr>
          <w:rFonts w:ascii="Arial" w:hAnsi="Arial" w:cs="Arial"/>
          <w:sz w:val="20"/>
          <w:szCs w:val="20"/>
          <w:lang w:eastAsia="zh-CN"/>
        </w:rPr>
        <w:t>l</w:t>
      </w:r>
      <w:r w:rsidRPr="00225E5D">
        <w:rPr>
          <w:rFonts w:ascii="Arial" w:hAnsi="Arial" w:cs="Arial"/>
          <w:sz w:val="20"/>
          <w:szCs w:val="20"/>
          <w:lang w:eastAsia="zh-CN"/>
        </w:rPr>
        <w:t xml:space="preserve">ife </w:t>
      </w:r>
      <w:r>
        <w:rPr>
          <w:rFonts w:ascii="Arial" w:hAnsi="Arial" w:cs="Arial"/>
          <w:sz w:val="20"/>
          <w:szCs w:val="20"/>
          <w:lang w:eastAsia="zh-CN"/>
        </w:rPr>
        <w:t>c</w:t>
      </w:r>
      <w:r w:rsidRPr="00225E5D">
        <w:rPr>
          <w:rFonts w:ascii="Arial" w:hAnsi="Arial" w:cs="Arial"/>
          <w:sz w:val="20"/>
          <w:szCs w:val="20"/>
          <w:lang w:eastAsia="zh-CN"/>
        </w:rPr>
        <w:t xml:space="preserve">ycle </w:t>
      </w:r>
      <w:r>
        <w:rPr>
          <w:rFonts w:ascii="Arial" w:hAnsi="Arial" w:cs="Arial"/>
          <w:sz w:val="20"/>
          <w:szCs w:val="20"/>
          <w:lang w:eastAsia="zh-CN"/>
        </w:rPr>
        <w:t>a</w:t>
      </w:r>
      <w:r w:rsidRPr="00225E5D">
        <w:rPr>
          <w:rFonts w:ascii="Arial" w:hAnsi="Arial" w:cs="Arial"/>
          <w:sz w:val="20"/>
          <w:szCs w:val="20"/>
          <w:lang w:eastAsia="zh-CN"/>
        </w:rPr>
        <w:t xml:space="preserve">ssessment. </w:t>
      </w:r>
      <w:r w:rsidRPr="00225E5D">
        <w:rPr>
          <w:rFonts w:ascii="Arial" w:hAnsi="Arial" w:cs="Arial"/>
          <w:i/>
          <w:iCs/>
          <w:sz w:val="20"/>
          <w:szCs w:val="20"/>
          <w:lang w:eastAsia="zh-CN"/>
        </w:rPr>
        <w:t>Ind. Eng. Chem. Res.</w:t>
      </w:r>
      <w:r w:rsidRPr="00225E5D">
        <w:rPr>
          <w:rFonts w:ascii="Arial" w:hAnsi="Arial" w:cs="Arial"/>
          <w:sz w:val="20"/>
          <w:szCs w:val="20"/>
          <w:lang w:eastAsia="zh-CN"/>
        </w:rPr>
        <w:t xml:space="preserve"> </w:t>
      </w:r>
      <w:r w:rsidRPr="00225E5D">
        <w:rPr>
          <w:rFonts w:ascii="Arial" w:hAnsi="Arial" w:cs="Arial"/>
          <w:b/>
          <w:bCs/>
          <w:sz w:val="20"/>
          <w:szCs w:val="20"/>
          <w:lang w:eastAsia="zh-CN"/>
        </w:rPr>
        <w:t>57</w:t>
      </w:r>
      <w:r w:rsidRPr="00225E5D">
        <w:rPr>
          <w:rFonts w:ascii="Arial" w:hAnsi="Arial" w:cs="Arial"/>
          <w:sz w:val="20"/>
          <w:szCs w:val="20"/>
          <w:lang w:eastAsia="zh-CN"/>
        </w:rPr>
        <w:t>, 5980–5998 (2018).</w:t>
      </w:r>
    </w:p>
    <w:p w14:paraId="60FA1B0D" w14:textId="116CE422" w:rsidR="00A539A9" w:rsidRDefault="00A539A9" w:rsidP="00494435">
      <w:pPr>
        <w:pStyle w:val="ListParagraph"/>
        <w:numPr>
          <w:ilvl w:val="0"/>
          <w:numId w:val="9"/>
        </w:numPr>
        <w:ind w:left="360"/>
        <w:jc w:val="both"/>
        <w:rPr>
          <w:rFonts w:ascii="Arial" w:hAnsi="Arial" w:cs="Arial"/>
          <w:sz w:val="20"/>
          <w:szCs w:val="20"/>
          <w:lang w:eastAsia="zh-CN"/>
        </w:rPr>
      </w:pPr>
      <w:r w:rsidRPr="00A539A9">
        <w:rPr>
          <w:rFonts w:ascii="Arial" w:hAnsi="Arial" w:cs="Arial"/>
          <w:sz w:val="20"/>
          <w:szCs w:val="20"/>
          <w:lang w:eastAsia="zh-CN"/>
        </w:rPr>
        <w:t xml:space="preserve">Luyben, W. L. Estimating refrigeration costs at cryogenic temperatures. </w:t>
      </w:r>
      <w:proofErr w:type="spellStart"/>
      <w:r w:rsidRPr="00A539A9">
        <w:rPr>
          <w:rFonts w:ascii="Arial" w:hAnsi="Arial" w:cs="Arial"/>
          <w:i/>
          <w:iCs/>
          <w:sz w:val="20"/>
          <w:szCs w:val="20"/>
          <w:lang w:eastAsia="zh-CN"/>
        </w:rPr>
        <w:t>Comput</w:t>
      </w:r>
      <w:proofErr w:type="spellEnd"/>
      <w:r>
        <w:rPr>
          <w:rFonts w:ascii="Arial" w:hAnsi="Arial" w:cs="Arial"/>
          <w:i/>
          <w:iCs/>
          <w:sz w:val="20"/>
          <w:szCs w:val="20"/>
          <w:lang w:eastAsia="zh-CN"/>
        </w:rPr>
        <w:t xml:space="preserve">. </w:t>
      </w:r>
      <w:r w:rsidRPr="00A539A9">
        <w:rPr>
          <w:rFonts w:ascii="Arial" w:hAnsi="Arial" w:cs="Arial"/>
          <w:i/>
          <w:iCs/>
          <w:sz w:val="20"/>
          <w:szCs w:val="20"/>
          <w:lang w:eastAsia="zh-CN"/>
        </w:rPr>
        <w:t>Che</w:t>
      </w:r>
      <w:r>
        <w:rPr>
          <w:rFonts w:ascii="Arial" w:hAnsi="Arial" w:cs="Arial"/>
          <w:i/>
          <w:iCs/>
          <w:sz w:val="20"/>
          <w:szCs w:val="20"/>
          <w:lang w:eastAsia="zh-CN"/>
        </w:rPr>
        <w:t>m.</w:t>
      </w:r>
      <w:r w:rsidRPr="00A539A9">
        <w:rPr>
          <w:rFonts w:ascii="Arial" w:hAnsi="Arial" w:cs="Arial"/>
          <w:i/>
          <w:iCs/>
          <w:sz w:val="20"/>
          <w:szCs w:val="20"/>
          <w:lang w:eastAsia="zh-CN"/>
        </w:rPr>
        <w:t xml:space="preserve"> Eng</w:t>
      </w:r>
      <w:r>
        <w:rPr>
          <w:rFonts w:ascii="Arial" w:hAnsi="Arial" w:cs="Arial"/>
          <w:i/>
          <w:iCs/>
          <w:sz w:val="20"/>
          <w:szCs w:val="20"/>
          <w:lang w:eastAsia="zh-CN"/>
        </w:rPr>
        <w:t>.</w:t>
      </w:r>
      <w:r w:rsidRPr="00A539A9">
        <w:rPr>
          <w:rFonts w:ascii="Arial" w:hAnsi="Arial" w:cs="Arial"/>
          <w:sz w:val="20"/>
          <w:szCs w:val="20"/>
          <w:lang w:eastAsia="zh-CN"/>
        </w:rPr>
        <w:t xml:space="preserve"> </w:t>
      </w:r>
      <w:r w:rsidRPr="00A539A9">
        <w:rPr>
          <w:rFonts w:ascii="Arial" w:hAnsi="Arial" w:cs="Arial"/>
          <w:b/>
          <w:bCs/>
          <w:sz w:val="20"/>
          <w:szCs w:val="20"/>
          <w:lang w:eastAsia="zh-CN"/>
        </w:rPr>
        <w:t>103</w:t>
      </w:r>
      <w:r w:rsidRPr="00A539A9">
        <w:rPr>
          <w:rFonts w:ascii="Arial" w:hAnsi="Arial" w:cs="Arial"/>
          <w:sz w:val="20"/>
          <w:szCs w:val="20"/>
          <w:lang w:eastAsia="zh-CN"/>
        </w:rPr>
        <w:t>, 144–150 (2017).</w:t>
      </w:r>
    </w:p>
    <w:p w14:paraId="2F2A9B6D" w14:textId="54BABB84" w:rsidR="009D7109" w:rsidRDefault="009D7109" w:rsidP="00494435">
      <w:pPr>
        <w:pStyle w:val="ListParagraph"/>
        <w:numPr>
          <w:ilvl w:val="0"/>
          <w:numId w:val="9"/>
        </w:numPr>
        <w:ind w:left="360"/>
        <w:jc w:val="both"/>
        <w:rPr>
          <w:rFonts w:ascii="Arial" w:hAnsi="Arial" w:cs="Arial"/>
          <w:sz w:val="20"/>
          <w:szCs w:val="20"/>
          <w:lang w:eastAsia="zh-CN"/>
        </w:rPr>
      </w:pPr>
      <w:r w:rsidRPr="009D7109">
        <w:rPr>
          <w:rFonts w:ascii="Arial" w:hAnsi="Arial" w:cs="Arial"/>
          <w:sz w:val="20"/>
          <w:szCs w:val="20"/>
          <w:lang w:eastAsia="zh-CN"/>
        </w:rPr>
        <w:t xml:space="preserve">Wang, Y. </w:t>
      </w:r>
      <w:r w:rsidRPr="009D7109">
        <w:rPr>
          <w:rFonts w:ascii="Arial" w:hAnsi="Arial" w:cs="Arial"/>
          <w:i/>
          <w:iCs/>
          <w:sz w:val="20"/>
          <w:szCs w:val="20"/>
          <w:lang w:eastAsia="zh-CN"/>
        </w:rPr>
        <w:t>et al.</w:t>
      </w:r>
      <w:r w:rsidRPr="009D7109">
        <w:rPr>
          <w:rFonts w:ascii="Arial" w:hAnsi="Arial" w:cs="Arial"/>
          <w:sz w:val="20"/>
          <w:szCs w:val="20"/>
          <w:lang w:eastAsia="zh-CN"/>
        </w:rPr>
        <w:t xml:space="preserve"> A decarbonized vinyl chloride synthesis via selective oxidative coupling of methyl chloride. Preprint at https://doi.org/10.26434/chemrxiv-2024-vlq7m-v2 (2024).</w:t>
      </w:r>
    </w:p>
    <w:p w14:paraId="67B62923" w14:textId="7C45F20B" w:rsidR="009D7109" w:rsidRDefault="009D7109" w:rsidP="009D7109">
      <w:pPr>
        <w:pStyle w:val="ListParagraph"/>
        <w:numPr>
          <w:ilvl w:val="0"/>
          <w:numId w:val="9"/>
        </w:numPr>
        <w:ind w:left="360"/>
        <w:jc w:val="both"/>
        <w:rPr>
          <w:rFonts w:ascii="Arial" w:hAnsi="Arial" w:cs="Arial"/>
          <w:sz w:val="20"/>
          <w:szCs w:val="20"/>
        </w:rPr>
      </w:pPr>
      <w:r w:rsidRPr="008D083C">
        <w:rPr>
          <w:rFonts w:ascii="Arial" w:hAnsi="Arial" w:cs="Arial"/>
          <w:sz w:val="20"/>
          <w:szCs w:val="20"/>
        </w:rPr>
        <w:t xml:space="preserve">Commodity </w:t>
      </w:r>
      <w:r>
        <w:rPr>
          <w:rFonts w:ascii="Arial" w:hAnsi="Arial" w:cs="Arial" w:hint="eastAsia"/>
          <w:sz w:val="20"/>
          <w:szCs w:val="20"/>
          <w:lang w:eastAsia="zh-CN"/>
        </w:rPr>
        <w:t>m</w:t>
      </w:r>
      <w:r w:rsidRPr="008D083C">
        <w:rPr>
          <w:rFonts w:ascii="Arial" w:hAnsi="Arial" w:cs="Arial"/>
          <w:sz w:val="20"/>
          <w:szCs w:val="20"/>
        </w:rPr>
        <w:t xml:space="preserve">arkets. </w:t>
      </w:r>
      <w:r w:rsidRPr="008D083C">
        <w:rPr>
          <w:rFonts w:ascii="Arial" w:hAnsi="Arial" w:cs="Arial"/>
          <w:i/>
          <w:iCs/>
          <w:sz w:val="20"/>
          <w:szCs w:val="20"/>
        </w:rPr>
        <w:t>World Bank</w:t>
      </w:r>
      <w:r w:rsidRPr="008D083C">
        <w:rPr>
          <w:rFonts w:ascii="Arial" w:hAnsi="Arial" w:cs="Arial"/>
          <w:sz w:val="20"/>
          <w:szCs w:val="20"/>
        </w:rPr>
        <w:t>.</w:t>
      </w:r>
      <w:r w:rsidRPr="008D083C">
        <w:rPr>
          <w:rFonts w:ascii="Arial" w:hAnsi="Arial" w:cs="Arial"/>
          <w:sz w:val="20"/>
          <w:szCs w:val="20"/>
          <w:lang w:eastAsia="zh-CN"/>
        </w:rPr>
        <w:t xml:space="preserve"> </w:t>
      </w:r>
      <w:r w:rsidRPr="008D083C">
        <w:rPr>
          <w:rFonts w:ascii="Arial" w:hAnsi="Arial" w:cs="Arial"/>
          <w:sz w:val="20"/>
          <w:szCs w:val="20"/>
        </w:rPr>
        <w:t xml:space="preserve">Available at: </w:t>
      </w:r>
      <w:hyperlink r:id="rId9" w:history="1">
        <w:r w:rsidRPr="008D083C">
          <w:rPr>
            <w:rStyle w:val="Hyperlink"/>
            <w:rFonts w:ascii="Arial" w:hAnsi="Arial" w:cs="Arial"/>
            <w:sz w:val="20"/>
            <w:szCs w:val="20"/>
          </w:rPr>
          <w:t>https://www.worldbank.org/en/research/commodity-markets</w:t>
        </w:r>
      </w:hyperlink>
      <w:r>
        <w:rPr>
          <w:rFonts w:ascii="Arial" w:hAnsi="Arial" w:cs="Arial" w:hint="eastAsia"/>
          <w:sz w:val="20"/>
          <w:szCs w:val="20"/>
          <w:lang w:eastAsia="zh-CN"/>
        </w:rPr>
        <w:t xml:space="preserve"> </w:t>
      </w:r>
      <w:r w:rsidRPr="008D083C">
        <w:rPr>
          <w:rFonts w:ascii="Arial" w:hAnsi="Arial" w:cs="Arial"/>
          <w:sz w:val="20"/>
          <w:szCs w:val="20"/>
        </w:rPr>
        <w:t>(2024).</w:t>
      </w:r>
    </w:p>
    <w:p w14:paraId="41ED8036" w14:textId="67BF6929" w:rsidR="008A7405" w:rsidRPr="009D7109" w:rsidRDefault="008A7405" w:rsidP="009D7109">
      <w:pPr>
        <w:pStyle w:val="ListParagraph"/>
        <w:numPr>
          <w:ilvl w:val="0"/>
          <w:numId w:val="9"/>
        </w:numPr>
        <w:ind w:left="360"/>
        <w:jc w:val="both"/>
        <w:rPr>
          <w:rFonts w:ascii="Arial" w:hAnsi="Arial" w:cs="Arial"/>
          <w:sz w:val="20"/>
          <w:szCs w:val="20"/>
        </w:rPr>
      </w:pPr>
      <w:r w:rsidRPr="008A7405">
        <w:rPr>
          <w:rFonts w:ascii="Arial" w:hAnsi="Arial" w:cs="Arial"/>
          <w:sz w:val="20"/>
          <w:szCs w:val="20"/>
        </w:rPr>
        <w:t xml:space="preserve">Ioannou, I., D’Angelo, S. C., Martín, A. J., Pérez-Ramírez, J. &amp; Guillén-Gosálbez, G. Hybridization of </w:t>
      </w:r>
      <w:r w:rsidR="004D42E9">
        <w:rPr>
          <w:rFonts w:ascii="Arial" w:hAnsi="Arial" w:cs="Arial"/>
          <w:sz w:val="20"/>
          <w:szCs w:val="20"/>
        </w:rPr>
        <w:t>f</w:t>
      </w:r>
      <w:r w:rsidRPr="008A7405">
        <w:rPr>
          <w:rFonts w:ascii="Arial" w:hAnsi="Arial" w:cs="Arial"/>
          <w:sz w:val="20"/>
          <w:szCs w:val="20"/>
        </w:rPr>
        <w:t>ossil- and CO</w:t>
      </w:r>
      <w:r w:rsidRPr="004D42E9">
        <w:rPr>
          <w:rFonts w:ascii="Arial" w:hAnsi="Arial" w:cs="Arial"/>
          <w:sz w:val="20"/>
          <w:szCs w:val="20"/>
          <w:vertAlign w:val="subscript"/>
        </w:rPr>
        <w:t>2</w:t>
      </w:r>
      <w:r w:rsidRPr="008A7405">
        <w:rPr>
          <w:rFonts w:ascii="Arial" w:hAnsi="Arial" w:cs="Arial"/>
          <w:sz w:val="20"/>
          <w:szCs w:val="20"/>
        </w:rPr>
        <w:t>-</w:t>
      </w:r>
      <w:r w:rsidR="004D42E9">
        <w:rPr>
          <w:rFonts w:ascii="Arial" w:hAnsi="Arial" w:cs="Arial"/>
          <w:sz w:val="20"/>
          <w:szCs w:val="20"/>
        </w:rPr>
        <w:t>b</w:t>
      </w:r>
      <w:r w:rsidRPr="008A7405">
        <w:rPr>
          <w:rFonts w:ascii="Arial" w:hAnsi="Arial" w:cs="Arial"/>
          <w:sz w:val="20"/>
          <w:szCs w:val="20"/>
        </w:rPr>
        <w:t xml:space="preserve">ased </w:t>
      </w:r>
      <w:r w:rsidR="004D42E9">
        <w:rPr>
          <w:rFonts w:ascii="Arial" w:hAnsi="Arial" w:cs="Arial"/>
          <w:sz w:val="20"/>
          <w:szCs w:val="20"/>
        </w:rPr>
        <w:t>r</w:t>
      </w:r>
      <w:r w:rsidRPr="008A7405">
        <w:rPr>
          <w:rFonts w:ascii="Arial" w:hAnsi="Arial" w:cs="Arial"/>
          <w:sz w:val="20"/>
          <w:szCs w:val="20"/>
        </w:rPr>
        <w:t xml:space="preserve">outes for </w:t>
      </w:r>
      <w:r w:rsidR="004D42E9">
        <w:rPr>
          <w:rFonts w:ascii="Arial" w:hAnsi="Arial" w:cs="Arial"/>
          <w:sz w:val="20"/>
          <w:szCs w:val="20"/>
        </w:rPr>
        <w:t>e</w:t>
      </w:r>
      <w:r w:rsidRPr="008A7405">
        <w:rPr>
          <w:rFonts w:ascii="Arial" w:hAnsi="Arial" w:cs="Arial"/>
          <w:sz w:val="20"/>
          <w:szCs w:val="20"/>
        </w:rPr>
        <w:t xml:space="preserve">thylene </w:t>
      </w:r>
      <w:r w:rsidR="004D42E9">
        <w:rPr>
          <w:rFonts w:ascii="Arial" w:hAnsi="Arial" w:cs="Arial"/>
          <w:sz w:val="20"/>
          <w:szCs w:val="20"/>
        </w:rPr>
        <w:t>p</w:t>
      </w:r>
      <w:r w:rsidRPr="008A7405">
        <w:rPr>
          <w:rFonts w:ascii="Arial" w:hAnsi="Arial" w:cs="Arial"/>
          <w:sz w:val="20"/>
          <w:szCs w:val="20"/>
        </w:rPr>
        <w:t xml:space="preserve">roduction using </w:t>
      </w:r>
      <w:r w:rsidR="004D42E9">
        <w:rPr>
          <w:rFonts w:ascii="Arial" w:hAnsi="Arial" w:cs="Arial"/>
          <w:sz w:val="20"/>
          <w:szCs w:val="20"/>
        </w:rPr>
        <w:t>r</w:t>
      </w:r>
      <w:r w:rsidRPr="008A7405">
        <w:rPr>
          <w:rFonts w:ascii="Arial" w:hAnsi="Arial" w:cs="Arial"/>
          <w:sz w:val="20"/>
          <w:szCs w:val="20"/>
        </w:rPr>
        <w:t xml:space="preserve">enewable </w:t>
      </w:r>
      <w:r w:rsidR="004D42E9">
        <w:rPr>
          <w:rFonts w:ascii="Arial" w:hAnsi="Arial" w:cs="Arial"/>
          <w:sz w:val="20"/>
          <w:szCs w:val="20"/>
        </w:rPr>
        <w:t>e</w:t>
      </w:r>
      <w:r w:rsidRPr="008A7405">
        <w:rPr>
          <w:rFonts w:ascii="Arial" w:hAnsi="Arial" w:cs="Arial"/>
          <w:sz w:val="20"/>
          <w:szCs w:val="20"/>
        </w:rPr>
        <w:t xml:space="preserve">nergy. </w:t>
      </w:r>
      <w:proofErr w:type="spellStart"/>
      <w:r w:rsidRPr="008A7405">
        <w:rPr>
          <w:rFonts w:ascii="Arial" w:hAnsi="Arial" w:cs="Arial"/>
          <w:i/>
          <w:iCs/>
          <w:sz w:val="20"/>
          <w:szCs w:val="20"/>
        </w:rPr>
        <w:t>ChemSusChem</w:t>
      </w:r>
      <w:proofErr w:type="spellEnd"/>
      <w:r w:rsidRPr="008A7405">
        <w:rPr>
          <w:rFonts w:ascii="Arial" w:hAnsi="Arial" w:cs="Arial"/>
          <w:sz w:val="20"/>
          <w:szCs w:val="20"/>
        </w:rPr>
        <w:t xml:space="preserve"> </w:t>
      </w:r>
      <w:r w:rsidRPr="008A7405">
        <w:rPr>
          <w:rFonts w:ascii="Arial" w:hAnsi="Arial" w:cs="Arial"/>
          <w:b/>
          <w:bCs/>
          <w:sz w:val="20"/>
          <w:szCs w:val="20"/>
        </w:rPr>
        <w:t>13</w:t>
      </w:r>
      <w:r w:rsidRPr="008A7405">
        <w:rPr>
          <w:rFonts w:ascii="Arial" w:hAnsi="Arial" w:cs="Arial"/>
          <w:sz w:val="20"/>
          <w:szCs w:val="20"/>
        </w:rPr>
        <w:t>, 6370–6380 (2020).</w:t>
      </w:r>
    </w:p>
    <w:p w14:paraId="3009393B" w14:textId="77777777" w:rsidR="00494435" w:rsidRPr="009D22CB"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Zhang, S. </w:t>
      </w:r>
      <w:r w:rsidRPr="00066DDB">
        <w:rPr>
          <w:rFonts w:ascii="Arial" w:hAnsi="Arial" w:cs="Arial"/>
          <w:i/>
          <w:iCs/>
          <w:sz w:val="20"/>
        </w:rPr>
        <w:t>et al.</w:t>
      </w:r>
      <w:r w:rsidRPr="00066DDB">
        <w:rPr>
          <w:rFonts w:ascii="Arial" w:hAnsi="Arial" w:cs="Arial"/>
          <w:sz w:val="20"/>
        </w:rPr>
        <w:t xml:space="preserve"> Life cycle assessment of acetylene production from calcium carbide and methane in China. </w:t>
      </w:r>
      <w:r w:rsidRPr="00066DDB">
        <w:rPr>
          <w:rFonts w:ascii="Arial" w:hAnsi="Arial" w:cs="Arial"/>
          <w:i/>
          <w:iCs/>
          <w:sz w:val="20"/>
        </w:rPr>
        <w:t>J. Clean. Prod.</w:t>
      </w:r>
      <w:r w:rsidRPr="00066DDB">
        <w:rPr>
          <w:rFonts w:ascii="Arial" w:hAnsi="Arial" w:cs="Arial"/>
          <w:sz w:val="20"/>
        </w:rPr>
        <w:t xml:space="preserve"> </w:t>
      </w:r>
      <w:r w:rsidRPr="00066DDB">
        <w:rPr>
          <w:rFonts w:ascii="Arial" w:hAnsi="Arial" w:cs="Arial"/>
          <w:b/>
          <w:bCs/>
          <w:sz w:val="20"/>
        </w:rPr>
        <w:t>322</w:t>
      </w:r>
      <w:r w:rsidRPr="00066DDB">
        <w:rPr>
          <w:rFonts w:ascii="Arial" w:hAnsi="Arial" w:cs="Arial"/>
          <w:sz w:val="20"/>
        </w:rPr>
        <w:t>, 129055 (2021).</w:t>
      </w:r>
    </w:p>
    <w:p w14:paraId="6CE553B0" w14:textId="77777777" w:rsidR="00494435" w:rsidRDefault="00494435" w:rsidP="00494435">
      <w:pPr>
        <w:pStyle w:val="ListParagraph"/>
        <w:numPr>
          <w:ilvl w:val="0"/>
          <w:numId w:val="9"/>
        </w:numPr>
        <w:ind w:left="360"/>
        <w:jc w:val="both"/>
        <w:rPr>
          <w:rFonts w:ascii="Arial" w:hAnsi="Arial" w:cs="Arial"/>
          <w:sz w:val="20"/>
          <w:szCs w:val="20"/>
          <w:lang w:eastAsia="zh-CN"/>
        </w:rPr>
      </w:pPr>
      <w:r w:rsidRPr="00B9405E">
        <w:rPr>
          <w:rFonts w:ascii="Arial" w:hAnsi="Arial" w:cs="Arial"/>
          <w:sz w:val="20"/>
          <w:szCs w:val="20"/>
        </w:rPr>
        <w:t xml:space="preserve">Jiang, C. &amp; Hu, J. </w:t>
      </w:r>
      <w:r w:rsidRPr="00B9405E">
        <w:rPr>
          <w:rFonts w:ascii="Arial" w:hAnsi="Arial" w:cs="Arial"/>
          <w:i/>
          <w:iCs/>
          <w:sz w:val="20"/>
          <w:szCs w:val="20"/>
        </w:rPr>
        <w:t>Conversion of Methane to Acetylene</w:t>
      </w:r>
      <w:r w:rsidRPr="00B9405E">
        <w:rPr>
          <w:rFonts w:ascii="Arial" w:hAnsi="Arial" w:cs="Arial"/>
          <w:sz w:val="20"/>
          <w:szCs w:val="20"/>
        </w:rPr>
        <w:t xml:space="preserve">. </w:t>
      </w:r>
      <w:r w:rsidRPr="0072174A">
        <w:rPr>
          <w:rFonts w:ascii="Arial" w:hAnsi="Arial" w:cs="Arial"/>
          <w:sz w:val="20"/>
          <w:szCs w:val="20"/>
        </w:rPr>
        <w:t>93</w:t>
      </w:r>
      <w:r w:rsidRPr="00B9405E">
        <w:rPr>
          <w:rFonts w:ascii="Arial" w:hAnsi="Arial" w:cs="Arial"/>
          <w:sz w:val="20"/>
          <w:szCs w:val="20"/>
        </w:rPr>
        <w:t>–</w:t>
      </w:r>
      <w:r w:rsidRPr="0072174A">
        <w:rPr>
          <w:rFonts w:ascii="Arial" w:hAnsi="Arial" w:cs="Arial"/>
          <w:sz w:val="20"/>
          <w:szCs w:val="20"/>
        </w:rPr>
        <w:t xml:space="preserve">116 </w:t>
      </w:r>
      <w:r w:rsidRPr="00B9405E">
        <w:rPr>
          <w:rFonts w:ascii="Arial" w:hAnsi="Arial" w:cs="Arial"/>
          <w:sz w:val="20"/>
          <w:szCs w:val="20"/>
        </w:rPr>
        <w:t>(Royal Society of Chemistry, 2023).</w:t>
      </w:r>
    </w:p>
    <w:p w14:paraId="34C87D2D" w14:textId="77777777" w:rsidR="00494435" w:rsidRPr="008550D1"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Anderson, R. P., </w:t>
      </w:r>
      <w:proofErr w:type="spellStart"/>
      <w:r w:rsidRPr="00066DDB">
        <w:rPr>
          <w:rFonts w:ascii="Arial" w:hAnsi="Arial" w:cs="Arial"/>
          <w:sz w:val="20"/>
        </w:rPr>
        <w:t>Fincke</w:t>
      </w:r>
      <w:proofErr w:type="spellEnd"/>
      <w:r w:rsidRPr="00066DDB">
        <w:rPr>
          <w:rFonts w:ascii="Arial" w:hAnsi="Arial" w:cs="Arial"/>
          <w:sz w:val="20"/>
        </w:rPr>
        <w:t xml:space="preserve">, J. R. &amp; Taylor, C. E. Conversion of natural gas to liquids via acetylene as an intermediate. </w:t>
      </w:r>
      <w:r w:rsidRPr="00066DDB">
        <w:rPr>
          <w:rFonts w:ascii="Arial" w:hAnsi="Arial" w:cs="Arial"/>
          <w:i/>
          <w:iCs/>
          <w:sz w:val="20"/>
        </w:rPr>
        <w:t>Fuel</w:t>
      </w:r>
      <w:r w:rsidRPr="00066DDB">
        <w:rPr>
          <w:rFonts w:ascii="Arial" w:hAnsi="Arial" w:cs="Arial"/>
          <w:sz w:val="20"/>
        </w:rPr>
        <w:t xml:space="preserve"> </w:t>
      </w:r>
      <w:r w:rsidRPr="00066DDB">
        <w:rPr>
          <w:rFonts w:ascii="Arial" w:hAnsi="Arial" w:cs="Arial"/>
          <w:b/>
          <w:bCs/>
          <w:sz w:val="20"/>
        </w:rPr>
        <w:t>81</w:t>
      </w:r>
      <w:r w:rsidRPr="00066DDB">
        <w:rPr>
          <w:rFonts w:ascii="Arial" w:hAnsi="Arial" w:cs="Arial"/>
          <w:sz w:val="20"/>
        </w:rPr>
        <w:t>, 909–925 (2002).</w:t>
      </w:r>
    </w:p>
    <w:p w14:paraId="0A76F31B" w14:textId="77777777" w:rsidR="00494435" w:rsidRPr="00235834" w:rsidRDefault="00494435" w:rsidP="00494435">
      <w:pPr>
        <w:pStyle w:val="ListParagraph"/>
        <w:numPr>
          <w:ilvl w:val="0"/>
          <w:numId w:val="9"/>
        </w:numPr>
        <w:ind w:left="360"/>
        <w:jc w:val="both"/>
        <w:rPr>
          <w:rFonts w:ascii="Arial" w:hAnsi="Arial" w:cs="Arial"/>
          <w:sz w:val="20"/>
          <w:szCs w:val="20"/>
          <w:lang w:eastAsia="zh-CN"/>
        </w:rPr>
      </w:pPr>
      <w:proofErr w:type="spellStart"/>
      <w:r w:rsidRPr="00066DDB">
        <w:rPr>
          <w:rFonts w:ascii="Arial" w:hAnsi="Arial" w:cs="Arial"/>
          <w:sz w:val="20"/>
        </w:rPr>
        <w:t>Shlyapin</w:t>
      </w:r>
      <w:proofErr w:type="spellEnd"/>
      <w:r w:rsidRPr="00066DDB">
        <w:rPr>
          <w:rFonts w:ascii="Arial" w:hAnsi="Arial" w:cs="Arial"/>
          <w:sz w:val="20"/>
        </w:rPr>
        <w:t xml:space="preserve">, D. A., </w:t>
      </w:r>
      <w:proofErr w:type="spellStart"/>
      <w:r w:rsidRPr="00066DDB">
        <w:rPr>
          <w:rFonts w:ascii="Arial" w:hAnsi="Arial" w:cs="Arial"/>
          <w:sz w:val="20"/>
        </w:rPr>
        <w:t>Afonasenko</w:t>
      </w:r>
      <w:proofErr w:type="spellEnd"/>
      <w:r w:rsidRPr="00066DDB">
        <w:rPr>
          <w:rFonts w:ascii="Arial" w:hAnsi="Arial" w:cs="Arial"/>
          <w:sz w:val="20"/>
        </w:rPr>
        <w:t xml:space="preserve">, T. N., </w:t>
      </w:r>
      <w:proofErr w:type="spellStart"/>
      <w:r w:rsidRPr="00066DDB">
        <w:rPr>
          <w:rFonts w:ascii="Arial" w:hAnsi="Arial" w:cs="Arial"/>
          <w:sz w:val="20"/>
        </w:rPr>
        <w:t>Glyzdova</w:t>
      </w:r>
      <w:proofErr w:type="spellEnd"/>
      <w:r w:rsidRPr="00066DDB">
        <w:rPr>
          <w:rFonts w:ascii="Arial" w:hAnsi="Arial" w:cs="Arial"/>
          <w:sz w:val="20"/>
        </w:rPr>
        <w:t xml:space="preserve">, D. V., </w:t>
      </w:r>
      <w:proofErr w:type="spellStart"/>
      <w:r w:rsidRPr="00066DDB">
        <w:rPr>
          <w:rFonts w:ascii="Arial" w:hAnsi="Arial" w:cs="Arial"/>
          <w:sz w:val="20"/>
        </w:rPr>
        <w:t>Leont’eva</w:t>
      </w:r>
      <w:proofErr w:type="spellEnd"/>
      <w:r w:rsidRPr="00066DDB">
        <w:rPr>
          <w:rFonts w:ascii="Arial" w:hAnsi="Arial" w:cs="Arial"/>
          <w:sz w:val="20"/>
        </w:rPr>
        <w:t xml:space="preserve">, N. N. &amp; </w:t>
      </w:r>
      <w:proofErr w:type="spellStart"/>
      <w:r w:rsidRPr="00066DDB">
        <w:rPr>
          <w:rFonts w:ascii="Arial" w:hAnsi="Arial" w:cs="Arial"/>
          <w:sz w:val="20"/>
        </w:rPr>
        <w:t>Lavrenov</w:t>
      </w:r>
      <w:proofErr w:type="spellEnd"/>
      <w:r w:rsidRPr="00066DDB">
        <w:rPr>
          <w:rFonts w:ascii="Arial" w:hAnsi="Arial" w:cs="Arial"/>
          <w:sz w:val="20"/>
        </w:rPr>
        <w:t xml:space="preserve">, A. V. Acetylene production technologies in the 21st century: main trends of their development in the paradigm of low-carbon economy of the future. </w:t>
      </w:r>
      <w:proofErr w:type="spellStart"/>
      <w:r w:rsidRPr="00066DDB">
        <w:rPr>
          <w:rFonts w:ascii="Arial" w:hAnsi="Arial" w:cs="Arial"/>
          <w:i/>
          <w:iCs/>
          <w:sz w:val="20"/>
        </w:rPr>
        <w:t>Catal</w:t>
      </w:r>
      <w:proofErr w:type="spellEnd"/>
      <w:r w:rsidRPr="00066DDB">
        <w:rPr>
          <w:rFonts w:ascii="Arial" w:hAnsi="Arial" w:cs="Arial"/>
          <w:i/>
          <w:iCs/>
          <w:sz w:val="20"/>
        </w:rPr>
        <w:t>. Ind.</w:t>
      </w:r>
      <w:r w:rsidRPr="00066DDB">
        <w:rPr>
          <w:rFonts w:ascii="Arial" w:hAnsi="Arial" w:cs="Arial"/>
          <w:sz w:val="20"/>
        </w:rPr>
        <w:t xml:space="preserve"> </w:t>
      </w:r>
      <w:r w:rsidRPr="00066DDB">
        <w:rPr>
          <w:rFonts w:ascii="Arial" w:hAnsi="Arial" w:cs="Arial"/>
          <w:b/>
          <w:bCs/>
          <w:sz w:val="20"/>
        </w:rPr>
        <w:t>14</w:t>
      </w:r>
      <w:r w:rsidRPr="00066DDB">
        <w:rPr>
          <w:rFonts w:ascii="Arial" w:hAnsi="Arial" w:cs="Arial"/>
          <w:sz w:val="20"/>
        </w:rPr>
        <w:t>, 251–267 (2022).</w:t>
      </w:r>
    </w:p>
    <w:p w14:paraId="1058F86D" w14:textId="77777777" w:rsidR="00494435" w:rsidRPr="00554392" w:rsidRDefault="00494435" w:rsidP="00494435">
      <w:pPr>
        <w:pStyle w:val="ListParagraph"/>
        <w:numPr>
          <w:ilvl w:val="0"/>
          <w:numId w:val="9"/>
        </w:numPr>
        <w:ind w:left="360"/>
        <w:jc w:val="both"/>
        <w:rPr>
          <w:rFonts w:ascii="Arial" w:hAnsi="Arial" w:cs="Arial"/>
          <w:sz w:val="20"/>
          <w:szCs w:val="20"/>
          <w:lang w:eastAsia="zh-CN"/>
        </w:rPr>
      </w:pPr>
      <w:r w:rsidRPr="00066DDB">
        <w:rPr>
          <w:rFonts w:ascii="Arial" w:hAnsi="Arial" w:cs="Arial"/>
          <w:sz w:val="20"/>
        </w:rPr>
        <w:t xml:space="preserve">Peters, J. F., </w:t>
      </w:r>
      <w:proofErr w:type="spellStart"/>
      <w:r w:rsidRPr="00066DDB">
        <w:rPr>
          <w:rFonts w:ascii="Arial" w:hAnsi="Arial" w:cs="Arial"/>
          <w:sz w:val="20"/>
        </w:rPr>
        <w:t>Iribarren</w:t>
      </w:r>
      <w:proofErr w:type="spellEnd"/>
      <w:r w:rsidRPr="00066DDB">
        <w:rPr>
          <w:rFonts w:ascii="Arial" w:hAnsi="Arial" w:cs="Arial"/>
          <w:sz w:val="20"/>
        </w:rPr>
        <w:t xml:space="preserve">, D. &amp; Dufour, J. Biomass </w:t>
      </w:r>
      <w:r>
        <w:rPr>
          <w:rFonts w:ascii="Arial" w:hAnsi="Arial" w:cs="Arial" w:hint="eastAsia"/>
          <w:sz w:val="20"/>
          <w:lang w:eastAsia="zh-CN"/>
        </w:rPr>
        <w:t>p</w:t>
      </w:r>
      <w:r w:rsidRPr="00066DDB">
        <w:rPr>
          <w:rFonts w:ascii="Arial" w:hAnsi="Arial" w:cs="Arial"/>
          <w:sz w:val="20"/>
        </w:rPr>
        <w:t xml:space="preserve">yrolysis for </w:t>
      </w:r>
      <w:r>
        <w:rPr>
          <w:rFonts w:ascii="Arial" w:hAnsi="Arial" w:cs="Arial" w:hint="eastAsia"/>
          <w:sz w:val="20"/>
          <w:lang w:eastAsia="zh-CN"/>
        </w:rPr>
        <w:t>b</w:t>
      </w:r>
      <w:r w:rsidRPr="00066DDB">
        <w:rPr>
          <w:rFonts w:ascii="Arial" w:hAnsi="Arial" w:cs="Arial"/>
          <w:sz w:val="20"/>
        </w:rPr>
        <w:t xml:space="preserve">iochar or </w:t>
      </w:r>
      <w:r>
        <w:rPr>
          <w:rFonts w:ascii="Arial" w:hAnsi="Arial" w:cs="Arial" w:hint="eastAsia"/>
          <w:sz w:val="20"/>
          <w:lang w:eastAsia="zh-CN"/>
        </w:rPr>
        <w:t>e</w:t>
      </w:r>
      <w:r w:rsidRPr="00066DDB">
        <w:rPr>
          <w:rFonts w:ascii="Arial" w:hAnsi="Arial" w:cs="Arial"/>
          <w:sz w:val="20"/>
        </w:rPr>
        <w:t xml:space="preserve">nergy </w:t>
      </w:r>
      <w:r>
        <w:rPr>
          <w:rFonts w:ascii="Arial" w:hAnsi="Arial" w:cs="Arial" w:hint="eastAsia"/>
          <w:sz w:val="20"/>
          <w:lang w:eastAsia="zh-CN"/>
        </w:rPr>
        <w:t>a</w:t>
      </w:r>
      <w:r w:rsidRPr="00066DDB">
        <w:rPr>
          <w:rFonts w:ascii="Arial" w:hAnsi="Arial" w:cs="Arial"/>
          <w:sz w:val="20"/>
        </w:rPr>
        <w:t xml:space="preserve">pplications? A </w:t>
      </w:r>
      <w:r>
        <w:rPr>
          <w:rFonts w:ascii="Arial" w:hAnsi="Arial" w:cs="Arial" w:hint="eastAsia"/>
          <w:sz w:val="20"/>
          <w:lang w:eastAsia="zh-CN"/>
        </w:rPr>
        <w:t>l</w:t>
      </w:r>
      <w:r w:rsidRPr="00066DDB">
        <w:rPr>
          <w:rFonts w:ascii="Arial" w:hAnsi="Arial" w:cs="Arial"/>
          <w:sz w:val="20"/>
        </w:rPr>
        <w:t xml:space="preserve">ife </w:t>
      </w:r>
      <w:r>
        <w:rPr>
          <w:rFonts w:ascii="Arial" w:hAnsi="Arial" w:cs="Arial" w:hint="eastAsia"/>
          <w:sz w:val="20"/>
          <w:lang w:eastAsia="zh-CN"/>
        </w:rPr>
        <w:t>c</w:t>
      </w:r>
      <w:r w:rsidRPr="00066DDB">
        <w:rPr>
          <w:rFonts w:ascii="Arial" w:hAnsi="Arial" w:cs="Arial"/>
          <w:sz w:val="20"/>
        </w:rPr>
        <w:t xml:space="preserve">ycle </w:t>
      </w:r>
      <w:r>
        <w:rPr>
          <w:rFonts w:ascii="Arial" w:hAnsi="Arial" w:cs="Arial" w:hint="eastAsia"/>
          <w:sz w:val="20"/>
          <w:lang w:eastAsia="zh-CN"/>
        </w:rPr>
        <w:t>a</w:t>
      </w:r>
      <w:r w:rsidRPr="00066DDB">
        <w:rPr>
          <w:rFonts w:ascii="Arial" w:hAnsi="Arial" w:cs="Arial"/>
          <w:sz w:val="20"/>
        </w:rPr>
        <w:t xml:space="preserve">ssessment. </w:t>
      </w:r>
      <w:r w:rsidRPr="00066DDB">
        <w:rPr>
          <w:rFonts w:ascii="Arial" w:hAnsi="Arial" w:cs="Arial"/>
          <w:i/>
          <w:iCs/>
          <w:sz w:val="20"/>
        </w:rPr>
        <w:t>Environ. Sci. Technol.</w:t>
      </w:r>
      <w:r w:rsidRPr="00066DDB">
        <w:rPr>
          <w:rFonts w:ascii="Arial" w:hAnsi="Arial" w:cs="Arial"/>
          <w:sz w:val="20"/>
        </w:rPr>
        <w:t xml:space="preserve"> </w:t>
      </w:r>
      <w:r w:rsidRPr="00066DDB">
        <w:rPr>
          <w:rFonts w:ascii="Arial" w:hAnsi="Arial" w:cs="Arial"/>
          <w:b/>
          <w:bCs/>
          <w:sz w:val="20"/>
        </w:rPr>
        <w:t>49</w:t>
      </w:r>
      <w:r w:rsidRPr="00066DDB">
        <w:rPr>
          <w:rFonts w:ascii="Arial" w:hAnsi="Arial" w:cs="Arial"/>
          <w:sz w:val="20"/>
        </w:rPr>
        <w:t>, 5195–5202 (2015).</w:t>
      </w:r>
    </w:p>
    <w:p w14:paraId="403F281E" w14:textId="77777777" w:rsidR="00494435" w:rsidRPr="008D083C" w:rsidRDefault="00494435" w:rsidP="00494435">
      <w:pPr>
        <w:pStyle w:val="ListParagraph"/>
        <w:numPr>
          <w:ilvl w:val="0"/>
          <w:numId w:val="9"/>
        </w:numPr>
        <w:ind w:left="360"/>
        <w:jc w:val="both"/>
        <w:rPr>
          <w:rFonts w:ascii="Arial" w:hAnsi="Arial" w:cs="Arial"/>
          <w:sz w:val="20"/>
          <w:szCs w:val="20"/>
          <w:lang w:eastAsia="zh-CN"/>
        </w:rPr>
      </w:pPr>
      <w:r w:rsidRPr="008D083C">
        <w:rPr>
          <w:rFonts w:ascii="Arial" w:hAnsi="Arial" w:cs="Arial"/>
          <w:sz w:val="20"/>
          <w:szCs w:val="20"/>
        </w:rPr>
        <w:t>Coal PRICE Today | Coal Spot Price Chart | Live Price of Coal per Ounce</w:t>
      </w:r>
      <w:r w:rsidRPr="008D083C">
        <w:rPr>
          <w:rFonts w:ascii="Arial" w:hAnsi="Arial" w:cs="Arial"/>
          <w:sz w:val="20"/>
          <w:szCs w:val="20"/>
          <w:lang w:eastAsia="zh-CN"/>
        </w:rPr>
        <w:t>.</w:t>
      </w:r>
      <w:r w:rsidRPr="008D083C">
        <w:rPr>
          <w:rFonts w:ascii="Arial" w:hAnsi="Arial" w:cs="Arial"/>
          <w:sz w:val="20"/>
          <w:szCs w:val="20"/>
        </w:rPr>
        <w:t xml:space="preserve"> </w:t>
      </w:r>
      <w:r w:rsidRPr="008D083C">
        <w:rPr>
          <w:rFonts w:ascii="Arial" w:hAnsi="Arial" w:cs="Arial"/>
          <w:i/>
          <w:iCs/>
          <w:sz w:val="20"/>
          <w:szCs w:val="20"/>
        </w:rPr>
        <w:t>Markets Insider.</w:t>
      </w:r>
      <w:r w:rsidRPr="008D083C">
        <w:rPr>
          <w:rFonts w:ascii="Arial" w:hAnsi="Arial" w:cs="Arial"/>
          <w:sz w:val="20"/>
          <w:szCs w:val="20"/>
        </w:rPr>
        <w:t xml:space="preserve"> Available at: </w:t>
      </w:r>
      <w:r w:rsidRPr="008D083C">
        <w:rPr>
          <w:rStyle w:val="Hyperlink"/>
          <w:rFonts w:ascii="Arial" w:hAnsi="Arial" w:cs="Arial"/>
          <w:sz w:val="20"/>
          <w:szCs w:val="20"/>
        </w:rPr>
        <w:t>https://markets.businessinsider.com/commodities/coal-price</w:t>
      </w:r>
      <w:r w:rsidRPr="008D083C">
        <w:rPr>
          <w:rFonts w:ascii="Arial" w:hAnsi="Arial" w:cs="Arial"/>
          <w:sz w:val="20"/>
          <w:szCs w:val="20"/>
        </w:rPr>
        <w:t xml:space="preserve"> (2024).</w:t>
      </w:r>
    </w:p>
    <w:p w14:paraId="51F2DB6B" w14:textId="77777777" w:rsidR="00494435" w:rsidRPr="008D083C" w:rsidRDefault="00494435" w:rsidP="00494435">
      <w:pPr>
        <w:pStyle w:val="ListParagraph"/>
        <w:numPr>
          <w:ilvl w:val="0"/>
          <w:numId w:val="9"/>
        </w:numPr>
        <w:ind w:left="360"/>
        <w:jc w:val="both"/>
        <w:rPr>
          <w:rFonts w:ascii="Arial" w:hAnsi="Arial" w:cs="Arial"/>
          <w:sz w:val="20"/>
          <w:szCs w:val="20"/>
        </w:rPr>
      </w:pPr>
      <w:r w:rsidRPr="008D083C">
        <w:rPr>
          <w:rFonts w:ascii="Arial" w:hAnsi="Arial" w:cs="Arial"/>
          <w:sz w:val="20"/>
          <w:szCs w:val="20"/>
        </w:rPr>
        <w:t xml:space="preserve">Peters, J. </w:t>
      </w:r>
      <w:r w:rsidRPr="008D083C">
        <w:rPr>
          <w:rFonts w:ascii="Arial" w:hAnsi="Arial" w:cs="Arial"/>
          <w:i/>
          <w:iCs/>
          <w:sz w:val="20"/>
          <w:szCs w:val="20"/>
        </w:rPr>
        <w:t>Pyrolysis for biofuels or biochar? A thermodynamic, environmental and economic assessment</w:t>
      </w:r>
      <w:r w:rsidRPr="008D083C">
        <w:rPr>
          <w:rFonts w:ascii="Arial" w:hAnsi="Arial" w:cs="Arial"/>
          <w:sz w:val="20"/>
          <w:szCs w:val="20"/>
        </w:rPr>
        <w:t xml:space="preserve">. </w:t>
      </w:r>
      <w:r w:rsidRPr="008D083C">
        <w:rPr>
          <w:rFonts w:ascii="Arial" w:hAnsi="Arial" w:cs="Arial"/>
          <w:sz w:val="20"/>
          <w:szCs w:val="20"/>
          <w:lang w:eastAsia="zh-CN"/>
        </w:rPr>
        <w:t xml:space="preserve">PhD thesis </w:t>
      </w:r>
      <w:r w:rsidRPr="008D083C">
        <w:rPr>
          <w:rFonts w:ascii="Arial" w:hAnsi="Arial" w:cs="Arial"/>
          <w:sz w:val="20"/>
          <w:szCs w:val="20"/>
        </w:rPr>
        <w:t>(2015).</w:t>
      </w:r>
    </w:p>
    <w:p w14:paraId="2E7F0E32" w14:textId="37732CE1" w:rsidR="007C20B0" w:rsidRPr="00CB675F" w:rsidRDefault="00494435" w:rsidP="00CB675F">
      <w:pPr>
        <w:pStyle w:val="ListParagraph"/>
        <w:numPr>
          <w:ilvl w:val="0"/>
          <w:numId w:val="9"/>
        </w:numPr>
        <w:ind w:left="360"/>
        <w:jc w:val="both"/>
        <w:rPr>
          <w:rFonts w:ascii="Arial" w:hAnsi="Arial" w:cs="Arial"/>
          <w:sz w:val="20"/>
        </w:rPr>
      </w:pPr>
      <w:r w:rsidRPr="00066DDB">
        <w:rPr>
          <w:rFonts w:ascii="Arial" w:hAnsi="Arial" w:cs="Arial"/>
          <w:sz w:val="20"/>
        </w:rPr>
        <w:t>Market state and trends in renewable and low-carbon gases in Europe</w:t>
      </w:r>
      <w:r>
        <w:rPr>
          <w:rFonts w:ascii="Arial" w:hAnsi="Arial" w:cs="Arial" w:hint="eastAsia"/>
          <w:sz w:val="20"/>
          <w:lang w:eastAsia="zh-CN"/>
        </w:rPr>
        <w:t xml:space="preserve">. </w:t>
      </w:r>
      <w:r w:rsidRPr="004216DB">
        <w:rPr>
          <w:rFonts w:ascii="Arial" w:hAnsi="Arial" w:cs="Arial"/>
          <w:i/>
          <w:iCs/>
          <w:sz w:val="20"/>
        </w:rPr>
        <w:t>European Biogas Association</w:t>
      </w:r>
      <w:r w:rsidRPr="00066DDB">
        <w:rPr>
          <w:rFonts w:ascii="Arial" w:hAnsi="Arial" w:cs="Arial"/>
          <w:sz w:val="20"/>
        </w:rPr>
        <w:t>.</w:t>
      </w:r>
      <w:r w:rsidRPr="004216DB">
        <w:rPr>
          <w:rFonts w:ascii="Arial" w:hAnsi="Arial" w:cs="Arial"/>
          <w:sz w:val="20"/>
          <w:szCs w:val="20"/>
        </w:rPr>
        <w:t xml:space="preserve"> </w:t>
      </w:r>
      <w:r w:rsidRPr="008D083C">
        <w:rPr>
          <w:rFonts w:ascii="Arial" w:hAnsi="Arial" w:cs="Arial"/>
          <w:sz w:val="20"/>
          <w:szCs w:val="20"/>
        </w:rPr>
        <w:t>Available at:</w:t>
      </w:r>
      <w:r>
        <w:rPr>
          <w:rFonts w:ascii="Arial" w:hAnsi="Arial" w:cs="Arial" w:hint="eastAsia"/>
          <w:sz w:val="20"/>
          <w:szCs w:val="20"/>
          <w:lang w:eastAsia="zh-CN"/>
        </w:rPr>
        <w:t xml:space="preserve"> </w:t>
      </w:r>
      <w:hyperlink r:id="rId10" w:history="1">
        <w:r w:rsidRPr="00A86075">
          <w:rPr>
            <w:rStyle w:val="Hyperlink"/>
            <w:rFonts w:ascii="Arial" w:hAnsi="Arial" w:cs="Arial"/>
            <w:sz w:val="20"/>
          </w:rPr>
          <w:t>https://www.europeanbiogas.eu/market-state-and-trends-in-renewable-and-low-carbon-gases-in-europe/</w:t>
        </w:r>
      </w:hyperlink>
      <w:r w:rsidRPr="00066DDB">
        <w:rPr>
          <w:rFonts w:ascii="Arial" w:hAnsi="Arial" w:cs="Arial"/>
          <w:sz w:val="20"/>
        </w:rPr>
        <w:t>.</w:t>
      </w:r>
    </w:p>
    <w:sectPr w:rsidR="007C20B0" w:rsidRPr="00CB675F">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B72965" w14:textId="77777777" w:rsidR="00DF08DE" w:rsidRDefault="00DF08DE" w:rsidP="00E00AAA">
      <w:pPr>
        <w:spacing w:after="0" w:line="240" w:lineRule="auto"/>
      </w:pPr>
      <w:r>
        <w:separator/>
      </w:r>
    </w:p>
  </w:endnote>
  <w:endnote w:type="continuationSeparator" w:id="0">
    <w:p w14:paraId="26DBE3AA" w14:textId="77777777" w:rsidR="00DF08DE" w:rsidRDefault="00DF08DE" w:rsidP="00E00A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no Pro">
    <w:altName w:val="Times New Roman"/>
    <w:panose1 w:val="020B0604020202020204"/>
    <w:charset w:val="00"/>
    <w:family w:val="auto"/>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rPr>
      <w:id w:val="-771159687"/>
      <w:docPartObj>
        <w:docPartGallery w:val="Page Numbers (Bottom of Page)"/>
        <w:docPartUnique/>
      </w:docPartObj>
    </w:sdtPr>
    <w:sdtEndPr>
      <w:rPr>
        <w:noProof/>
      </w:rPr>
    </w:sdtEndPr>
    <w:sdtContent>
      <w:p w14:paraId="39B68F55" w14:textId="1D9ACE34" w:rsidR="007A2B51" w:rsidRPr="005479FA" w:rsidRDefault="007A2B51">
        <w:pPr>
          <w:pStyle w:val="Footer"/>
          <w:jc w:val="center"/>
          <w:rPr>
            <w:rFonts w:ascii="Times New Roman" w:hAnsi="Times New Roman"/>
          </w:rPr>
        </w:pPr>
        <w:r w:rsidRPr="005479FA">
          <w:rPr>
            <w:rFonts w:ascii="Times New Roman" w:hAnsi="Times New Roman"/>
          </w:rPr>
          <w:fldChar w:fldCharType="begin"/>
        </w:r>
        <w:r w:rsidRPr="005479FA">
          <w:rPr>
            <w:rFonts w:ascii="Times New Roman" w:hAnsi="Times New Roman"/>
          </w:rPr>
          <w:instrText xml:space="preserve"> PAGE   \* MERGEFORMAT </w:instrText>
        </w:r>
        <w:r w:rsidRPr="005479FA">
          <w:rPr>
            <w:rFonts w:ascii="Times New Roman" w:hAnsi="Times New Roman"/>
          </w:rPr>
          <w:fldChar w:fldCharType="separate"/>
        </w:r>
        <w:r w:rsidRPr="005479FA">
          <w:rPr>
            <w:rFonts w:ascii="Times New Roman" w:hAnsi="Times New Roman"/>
            <w:noProof/>
          </w:rPr>
          <w:t>1</w:t>
        </w:r>
        <w:r w:rsidRPr="005479FA">
          <w:rPr>
            <w:rFonts w:ascii="Times New Roman" w:hAnsi="Times New Roman"/>
            <w:noProof/>
          </w:rPr>
          <w:fldChar w:fldCharType="end"/>
        </w:r>
      </w:p>
    </w:sdtContent>
  </w:sdt>
  <w:p w14:paraId="481BDE28" w14:textId="77777777" w:rsidR="007A2B51" w:rsidRPr="005479FA" w:rsidRDefault="007A2B51">
    <w:pPr>
      <w:pStyle w:val="Foo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428021" w14:textId="77777777" w:rsidR="00DF08DE" w:rsidRDefault="00DF08DE" w:rsidP="00E00AAA">
      <w:pPr>
        <w:spacing w:after="0" w:line="240" w:lineRule="auto"/>
      </w:pPr>
      <w:r>
        <w:separator/>
      </w:r>
    </w:p>
  </w:footnote>
  <w:footnote w:type="continuationSeparator" w:id="0">
    <w:p w14:paraId="698449CA" w14:textId="77777777" w:rsidR="00DF08DE" w:rsidRDefault="00DF08DE" w:rsidP="00E00A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C5413"/>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7509C"/>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E71DBD"/>
    <w:multiLevelType w:val="hybridMultilevel"/>
    <w:tmpl w:val="C3C63EBA"/>
    <w:lvl w:ilvl="0" w:tplc="D0EEDA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113EE0"/>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607625"/>
    <w:multiLevelType w:val="hybridMultilevel"/>
    <w:tmpl w:val="15F6BD1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4DC001DD"/>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520E64"/>
    <w:multiLevelType w:val="hybridMultilevel"/>
    <w:tmpl w:val="B6D0CA5C"/>
    <w:lvl w:ilvl="0" w:tplc="CCAC9D8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0A71FF"/>
    <w:multiLevelType w:val="hybridMultilevel"/>
    <w:tmpl w:val="AAF62262"/>
    <w:lvl w:ilvl="0" w:tplc="D74888E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68874D1D"/>
    <w:multiLevelType w:val="hybridMultilevel"/>
    <w:tmpl w:val="857455E6"/>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621834745">
    <w:abstractNumId w:val="5"/>
  </w:num>
  <w:num w:numId="2" w16cid:durableId="1457137452">
    <w:abstractNumId w:val="1"/>
  </w:num>
  <w:num w:numId="3" w16cid:durableId="1860896822">
    <w:abstractNumId w:val="0"/>
  </w:num>
  <w:num w:numId="4" w16cid:durableId="1311910730">
    <w:abstractNumId w:val="3"/>
  </w:num>
  <w:num w:numId="5" w16cid:durableId="545416785">
    <w:abstractNumId w:val="6"/>
  </w:num>
  <w:num w:numId="6" w16cid:durableId="539170077">
    <w:abstractNumId w:val="2"/>
  </w:num>
  <w:num w:numId="7" w16cid:durableId="725448629">
    <w:abstractNumId w:val="7"/>
  </w:num>
  <w:num w:numId="8" w16cid:durableId="6103515">
    <w:abstractNumId w:val="8"/>
  </w:num>
  <w:num w:numId="9" w16cid:durableId="157551233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abera  Abhinandan">
    <w15:presenceInfo w15:providerId="AD" w15:userId="S::anabera@ethz.ch::04a29cc1-7cb0-4ce1-8629-eb0aeaca16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7"/>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U3MDM1MTM1tARS5ko6SsGpxcWZ+XkgBSa1AChmGN4sAAAA"/>
  </w:docVars>
  <w:rsids>
    <w:rsidRoot w:val="00291CC2"/>
    <w:rsid w:val="00001377"/>
    <w:rsid w:val="0000156A"/>
    <w:rsid w:val="00002AB4"/>
    <w:rsid w:val="00002E0F"/>
    <w:rsid w:val="00002FCA"/>
    <w:rsid w:val="00003DFC"/>
    <w:rsid w:val="00004918"/>
    <w:rsid w:val="00004FF3"/>
    <w:rsid w:val="000104D9"/>
    <w:rsid w:val="00012635"/>
    <w:rsid w:val="000129E1"/>
    <w:rsid w:val="000133B1"/>
    <w:rsid w:val="00013C7F"/>
    <w:rsid w:val="0001403C"/>
    <w:rsid w:val="00014F7B"/>
    <w:rsid w:val="00015082"/>
    <w:rsid w:val="000151CC"/>
    <w:rsid w:val="000154E0"/>
    <w:rsid w:val="00015B8F"/>
    <w:rsid w:val="00016FEB"/>
    <w:rsid w:val="0001734E"/>
    <w:rsid w:val="00022ADB"/>
    <w:rsid w:val="0002559F"/>
    <w:rsid w:val="00030E78"/>
    <w:rsid w:val="000323FD"/>
    <w:rsid w:val="00032AD5"/>
    <w:rsid w:val="00033850"/>
    <w:rsid w:val="00033C4C"/>
    <w:rsid w:val="000353B7"/>
    <w:rsid w:val="00036496"/>
    <w:rsid w:val="00036B3C"/>
    <w:rsid w:val="0003755A"/>
    <w:rsid w:val="000411B1"/>
    <w:rsid w:val="000412E5"/>
    <w:rsid w:val="000419A9"/>
    <w:rsid w:val="000425E6"/>
    <w:rsid w:val="00042E44"/>
    <w:rsid w:val="00044407"/>
    <w:rsid w:val="0004510C"/>
    <w:rsid w:val="00045AA3"/>
    <w:rsid w:val="00045C5D"/>
    <w:rsid w:val="00047825"/>
    <w:rsid w:val="00047BFF"/>
    <w:rsid w:val="00050520"/>
    <w:rsid w:val="00050CBC"/>
    <w:rsid w:val="00051975"/>
    <w:rsid w:val="0005260C"/>
    <w:rsid w:val="00052D75"/>
    <w:rsid w:val="00053C6B"/>
    <w:rsid w:val="00053ECD"/>
    <w:rsid w:val="00054E7C"/>
    <w:rsid w:val="00056C15"/>
    <w:rsid w:val="00057234"/>
    <w:rsid w:val="000576CC"/>
    <w:rsid w:val="00063E35"/>
    <w:rsid w:val="00064B94"/>
    <w:rsid w:val="00066A78"/>
    <w:rsid w:val="00066DDB"/>
    <w:rsid w:val="00066E25"/>
    <w:rsid w:val="000675C8"/>
    <w:rsid w:val="00067836"/>
    <w:rsid w:val="00067E56"/>
    <w:rsid w:val="00070914"/>
    <w:rsid w:val="0007195A"/>
    <w:rsid w:val="00072C5F"/>
    <w:rsid w:val="00072DFD"/>
    <w:rsid w:val="00073AF9"/>
    <w:rsid w:val="00073C63"/>
    <w:rsid w:val="000740E6"/>
    <w:rsid w:val="0007759E"/>
    <w:rsid w:val="00080257"/>
    <w:rsid w:val="000810E2"/>
    <w:rsid w:val="00082593"/>
    <w:rsid w:val="00083B7A"/>
    <w:rsid w:val="00084342"/>
    <w:rsid w:val="000871FA"/>
    <w:rsid w:val="00090328"/>
    <w:rsid w:val="00091D98"/>
    <w:rsid w:val="00092E6C"/>
    <w:rsid w:val="00093150"/>
    <w:rsid w:val="0009329C"/>
    <w:rsid w:val="00094421"/>
    <w:rsid w:val="000945EA"/>
    <w:rsid w:val="00096022"/>
    <w:rsid w:val="000A0100"/>
    <w:rsid w:val="000A3033"/>
    <w:rsid w:val="000A4398"/>
    <w:rsid w:val="000A6C45"/>
    <w:rsid w:val="000A78D5"/>
    <w:rsid w:val="000B0F65"/>
    <w:rsid w:val="000B13B1"/>
    <w:rsid w:val="000B22B5"/>
    <w:rsid w:val="000B456C"/>
    <w:rsid w:val="000B47C8"/>
    <w:rsid w:val="000B4B9A"/>
    <w:rsid w:val="000B4D43"/>
    <w:rsid w:val="000B512A"/>
    <w:rsid w:val="000C06A1"/>
    <w:rsid w:val="000C09B2"/>
    <w:rsid w:val="000C0D36"/>
    <w:rsid w:val="000C2CA0"/>
    <w:rsid w:val="000C4E1B"/>
    <w:rsid w:val="000C5451"/>
    <w:rsid w:val="000C609E"/>
    <w:rsid w:val="000C6F8C"/>
    <w:rsid w:val="000D1065"/>
    <w:rsid w:val="000D160E"/>
    <w:rsid w:val="000D2089"/>
    <w:rsid w:val="000D24FE"/>
    <w:rsid w:val="000D2DBC"/>
    <w:rsid w:val="000D41E3"/>
    <w:rsid w:val="000D5324"/>
    <w:rsid w:val="000D6015"/>
    <w:rsid w:val="000D6644"/>
    <w:rsid w:val="000D74FE"/>
    <w:rsid w:val="000E0838"/>
    <w:rsid w:val="000E11D7"/>
    <w:rsid w:val="000E4B8F"/>
    <w:rsid w:val="000E4D13"/>
    <w:rsid w:val="000E5DB3"/>
    <w:rsid w:val="000E7635"/>
    <w:rsid w:val="000F0BEF"/>
    <w:rsid w:val="000F0C2A"/>
    <w:rsid w:val="000F0FDB"/>
    <w:rsid w:val="000F1245"/>
    <w:rsid w:val="000F145F"/>
    <w:rsid w:val="000F15DF"/>
    <w:rsid w:val="000F1ED3"/>
    <w:rsid w:val="000F2298"/>
    <w:rsid w:val="000F489C"/>
    <w:rsid w:val="000F764E"/>
    <w:rsid w:val="000F7BDA"/>
    <w:rsid w:val="000F7CFC"/>
    <w:rsid w:val="0010078A"/>
    <w:rsid w:val="001036E1"/>
    <w:rsid w:val="00104151"/>
    <w:rsid w:val="001078EA"/>
    <w:rsid w:val="00113156"/>
    <w:rsid w:val="001134E0"/>
    <w:rsid w:val="00114993"/>
    <w:rsid w:val="00116800"/>
    <w:rsid w:val="001169E7"/>
    <w:rsid w:val="00117DFC"/>
    <w:rsid w:val="0012050C"/>
    <w:rsid w:val="0012095A"/>
    <w:rsid w:val="00121B9D"/>
    <w:rsid w:val="00122D24"/>
    <w:rsid w:val="00123461"/>
    <w:rsid w:val="00123CA5"/>
    <w:rsid w:val="00124947"/>
    <w:rsid w:val="001255D6"/>
    <w:rsid w:val="00125F78"/>
    <w:rsid w:val="0013027C"/>
    <w:rsid w:val="0013110D"/>
    <w:rsid w:val="001314EF"/>
    <w:rsid w:val="00131B2C"/>
    <w:rsid w:val="00131F14"/>
    <w:rsid w:val="0013333A"/>
    <w:rsid w:val="001341FD"/>
    <w:rsid w:val="00135A18"/>
    <w:rsid w:val="00135B75"/>
    <w:rsid w:val="00136735"/>
    <w:rsid w:val="001420B0"/>
    <w:rsid w:val="00142856"/>
    <w:rsid w:val="001439F5"/>
    <w:rsid w:val="00146C43"/>
    <w:rsid w:val="001475B8"/>
    <w:rsid w:val="00150747"/>
    <w:rsid w:val="0015215C"/>
    <w:rsid w:val="0015338F"/>
    <w:rsid w:val="001538EE"/>
    <w:rsid w:val="00155411"/>
    <w:rsid w:val="00155ADB"/>
    <w:rsid w:val="00156BFE"/>
    <w:rsid w:val="00160253"/>
    <w:rsid w:val="001603CD"/>
    <w:rsid w:val="00163346"/>
    <w:rsid w:val="001649EF"/>
    <w:rsid w:val="001653D4"/>
    <w:rsid w:val="0016682D"/>
    <w:rsid w:val="00167B12"/>
    <w:rsid w:val="00171FC4"/>
    <w:rsid w:val="0017232B"/>
    <w:rsid w:val="00173159"/>
    <w:rsid w:val="00176600"/>
    <w:rsid w:val="00176BA0"/>
    <w:rsid w:val="00176CE3"/>
    <w:rsid w:val="00177AD9"/>
    <w:rsid w:val="00180727"/>
    <w:rsid w:val="00182A97"/>
    <w:rsid w:val="00184758"/>
    <w:rsid w:val="001860B5"/>
    <w:rsid w:val="001873B0"/>
    <w:rsid w:val="00187C0D"/>
    <w:rsid w:val="00190944"/>
    <w:rsid w:val="00190C6A"/>
    <w:rsid w:val="00191AC7"/>
    <w:rsid w:val="001932B1"/>
    <w:rsid w:val="001956E2"/>
    <w:rsid w:val="00195845"/>
    <w:rsid w:val="001A48CD"/>
    <w:rsid w:val="001A4DB5"/>
    <w:rsid w:val="001A6CCD"/>
    <w:rsid w:val="001B0508"/>
    <w:rsid w:val="001B06E0"/>
    <w:rsid w:val="001B082D"/>
    <w:rsid w:val="001B176A"/>
    <w:rsid w:val="001B2565"/>
    <w:rsid w:val="001B3807"/>
    <w:rsid w:val="001B4280"/>
    <w:rsid w:val="001B5025"/>
    <w:rsid w:val="001B697A"/>
    <w:rsid w:val="001B6990"/>
    <w:rsid w:val="001C06A9"/>
    <w:rsid w:val="001C432B"/>
    <w:rsid w:val="001C4A0E"/>
    <w:rsid w:val="001C4D6D"/>
    <w:rsid w:val="001C5DE4"/>
    <w:rsid w:val="001C6445"/>
    <w:rsid w:val="001C6486"/>
    <w:rsid w:val="001C6DA7"/>
    <w:rsid w:val="001D0790"/>
    <w:rsid w:val="001D0D9D"/>
    <w:rsid w:val="001D1F9C"/>
    <w:rsid w:val="001D2106"/>
    <w:rsid w:val="001D2DE2"/>
    <w:rsid w:val="001D6947"/>
    <w:rsid w:val="001D7ECC"/>
    <w:rsid w:val="001E126A"/>
    <w:rsid w:val="001E12A5"/>
    <w:rsid w:val="001E1754"/>
    <w:rsid w:val="001E2F85"/>
    <w:rsid w:val="001E6B6F"/>
    <w:rsid w:val="001E78E3"/>
    <w:rsid w:val="001E7CEA"/>
    <w:rsid w:val="001F3146"/>
    <w:rsid w:val="001F44E9"/>
    <w:rsid w:val="001F66B6"/>
    <w:rsid w:val="00200105"/>
    <w:rsid w:val="00201302"/>
    <w:rsid w:val="0020457A"/>
    <w:rsid w:val="00204EF4"/>
    <w:rsid w:val="00205ECD"/>
    <w:rsid w:val="00215847"/>
    <w:rsid w:val="00215B91"/>
    <w:rsid w:val="00220DB9"/>
    <w:rsid w:val="00224409"/>
    <w:rsid w:val="00225E5D"/>
    <w:rsid w:val="002300EB"/>
    <w:rsid w:val="0023015F"/>
    <w:rsid w:val="00231713"/>
    <w:rsid w:val="00232D15"/>
    <w:rsid w:val="00233D15"/>
    <w:rsid w:val="002357CB"/>
    <w:rsid w:val="002374FF"/>
    <w:rsid w:val="00242DDE"/>
    <w:rsid w:val="0024321F"/>
    <w:rsid w:val="00243DF0"/>
    <w:rsid w:val="00243F87"/>
    <w:rsid w:val="00245B40"/>
    <w:rsid w:val="002509A3"/>
    <w:rsid w:val="002524F7"/>
    <w:rsid w:val="00252D48"/>
    <w:rsid w:val="002532A5"/>
    <w:rsid w:val="0025521D"/>
    <w:rsid w:val="00257F68"/>
    <w:rsid w:val="00260AEC"/>
    <w:rsid w:val="00262C9D"/>
    <w:rsid w:val="0026443E"/>
    <w:rsid w:val="00265E4C"/>
    <w:rsid w:val="00270D9F"/>
    <w:rsid w:val="002719C6"/>
    <w:rsid w:val="00273348"/>
    <w:rsid w:val="00273A5E"/>
    <w:rsid w:val="002745C5"/>
    <w:rsid w:val="00275B09"/>
    <w:rsid w:val="002764DD"/>
    <w:rsid w:val="002769FF"/>
    <w:rsid w:val="00277C52"/>
    <w:rsid w:val="0028086B"/>
    <w:rsid w:val="002835DD"/>
    <w:rsid w:val="00286C46"/>
    <w:rsid w:val="00287941"/>
    <w:rsid w:val="00291772"/>
    <w:rsid w:val="00291CC2"/>
    <w:rsid w:val="002930CE"/>
    <w:rsid w:val="0029532E"/>
    <w:rsid w:val="00295347"/>
    <w:rsid w:val="00296D72"/>
    <w:rsid w:val="002977CB"/>
    <w:rsid w:val="002A0B4F"/>
    <w:rsid w:val="002A170C"/>
    <w:rsid w:val="002A3AF3"/>
    <w:rsid w:val="002A6A94"/>
    <w:rsid w:val="002A74FC"/>
    <w:rsid w:val="002B009C"/>
    <w:rsid w:val="002B08A2"/>
    <w:rsid w:val="002B35D2"/>
    <w:rsid w:val="002B39F5"/>
    <w:rsid w:val="002B47CD"/>
    <w:rsid w:val="002B5720"/>
    <w:rsid w:val="002B67CF"/>
    <w:rsid w:val="002B723E"/>
    <w:rsid w:val="002B735F"/>
    <w:rsid w:val="002B7FC2"/>
    <w:rsid w:val="002C0E9F"/>
    <w:rsid w:val="002C3E8F"/>
    <w:rsid w:val="002C488E"/>
    <w:rsid w:val="002D0555"/>
    <w:rsid w:val="002D1BA7"/>
    <w:rsid w:val="002D2ADE"/>
    <w:rsid w:val="002D6CB6"/>
    <w:rsid w:val="002E0949"/>
    <w:rsid w:val="002E2212"/>
    <w:rsid w:val="002E2FF4"/>
    <w:rsid w:val="002E3203"/>
    <w:rsid w:val="002E4E07"/>
    <w:rsid w:val="002E528A"/>
    <w:rsid w:val="002E67FA"/>
    <w:rsid w:val="002F0087"/>
    <w:rsid w:val="002F0842"/>
    <w:rsid w:val="002F10C7"/>
    <w:rsid w:val="002F19FD"/>
    <w:rsid w:val="002F1C62"/>
    <w:rsid w:val="002F3DF1"/>
    <w:rsid w:val="002F54E0"/>
    <w:rsid w:val="002F5C44"/>
    <w:rsid w:val="002F60A7"/>
    <w:rsid w:val="003002E1"/>
    <w:rsid w:val="0030046F"/>
    <w:rsid w:val="00301EF7"/>
    <w:rsid w:val="003032E3"/>
    <w:rsid w:val="00304375"/>
    <w:rsid w:val="00305F8F"/>
    <w:rsid w:val="003061B6"/>
    <w:rsid w:val="0030760B"/>
    <w:rsid w:val="00310BCB"/>
    <w:rsid w:val="00310ECC"/>
    <w:rsid w:val="00313CCA"/>
    <w:rsid w:val="003151FF"/>
    <w:rsid w:val="003234E1"/>
    <w:rsid w:val="00323809"/>
    <w:rsid w:val="00324C7E"/>
    <w:rsid w:val="0032516E"/>
    <w:rsid w:val="003253DC"/>
    <w:rsid w:val="00325A96"/>
    <w:rsid w:val="00325BA6"/>
    <w:rsid w:val="00325C6A"/>
    <w:rsid w:val="0033058E"/>
    <w:rsid w:val="00330AE4"/>
    <w:rsid w:val="003315ED"/>
    <w:rsid w:val="00335E49"/>
    <w:rsid w:val="003364A4"/>
    <w:rsid w:val="003370D2"/>
    <w:rsid w:val="00341A12"/>
    <w:rsid w:val="00341A47"/>
    <w:rsid w:val="00343BC8"/>
    <w:rsid w:val="003452F2"/>
    <w:rsid w:val="0034677B"/>
    <w:rsid w:val="003467DB"/>
    <w:rsid w:val="003467F2"/>
    <w:rsid w:val="00346E9B"/>
    <w:rsid w:val="003476B6"/>
    <w:rsid w:val="003518CE"/>
    <w:rsid w:val="00351AE0"/>
    <w:rsid w:val="003524D7"/>
    <w:rsid w:val="00352A86"/>
    <w:rsid w:val="00353673"/>
    <w:rsid w:val="00354AE4"/>
    <w:rsid w:val="00357B12"/>
    <w:rsid w:val="00360032"/>
    <w:rsid w:val="00360B4D"/>
    <w:rsid w:val="00360F11"/>
    <w:rsid w:val="00362743"/>
    <w:rsid w:val="00362D95"/>
    <w:rsid w:val="003633CD"/>
    <w:rsid w:val="003640AF"/>
    <w:rsid w:val="0036632D"/>
    <w:rsid w:val="0037049C"/>
    <w:rsid w:val="00371A34"/>
    <w:rsid w:val="003729C9"/>
    <w:rsid w:val="00372CA1"/>
    <w:rsid w:val="00373CC7"/>
    <w:rsid w:val="0037402C"/>
    <w:rsid w:val="00376267"/>
    <w:rsid w:val="00376D8F"/>
    <w:rsid w:val="003804DE"/>
    <w:rsid w:val="00382192"/>
    <w:rsid w:val="003829DF"/>
    <w:rsid w:val="00383E2A"/>
    <w:rsid w:val="00384713"/>
    <w:rsid w:val="0038557F"/>
    <w:rsid w:val="0039150C"/>
    <w:rsid w:val="00397C83"/>
    <w:rsid w:val="003A2A65"/>
    <w:rsid w:val="003A49BE"/>
    <w:rsid w:val="003A4D5B"/>
    <w:rsid w:val="003A4E3F"/>
    <w:rsid w:val="003A5E4D"/>
    <w:rsid w:val="003A73BA"/>
    <w:rsid w:val="003A776C"/>
    <w:rsid w:val="003B13C7"/>
    <w:rsid w:val="003B26BB"/>
    <w:rsid w:val="003B3395"/>
    <w:rsid w:val="003B3998"/>
    <w:rsid w:val="003B73CE"/>
    <w:rsid w:val="003C22FF"/>
    <w:rsid w:val="003C55C1"/>
    <w:rsid w:val="003C70A8"/>
    <w:rsid w:val="003C72A7"/>
    <w:rsid w:val="003D2CC9"/>
    <w:rsid w:val="003D3BD6"/>
    <w:rsid w:val="003D406F"/>
    <w:rsid w:val="003D5ABF"/>
    <w:rsid w:val="003D60A8"/>
    <w:rsid w:val="003D6D3D"/>
    <w:rsid w:val="003D7F10"/>
    <w:rsid w:val="003E4FC9"/>
    <w:rsid w:val="003F16AE"/>
    <w:rsid w:val="003F1BC3"/>
    <w:rsid w:val="003F295E"/>
    <w:rsid w:val="003F55AA"/>
    <w:rsid w:val="003F5617"/>
    <w:rsid w:val="003F6576"/>
    <w:rsid w:val="003F7342"/>
    <w:rsid w:val="00400990"/>
    <w:rsid w:val="00401D4A"/>
    <w:rsid w:val="004027F7"/>
    <w:rsid w:val="0040421F"/>
    <w:rsid w:val="00404A29"/>
    <w:rsid w:val="00404E13"/>
    <w:rsid w:val="00405BE9"/>
    <w:rsid w:val="00406D10"/>
    <w:rsid w:val="00411319"/>
    <w:rsid w:val="0041617B"/>
    <w:rsid w:val="004164C8"/>
    <w:rsid w:val="00416927"/>
    <w:rsid w:val="004173E5"/>
    <w:rsid w:val="00422296"/>
    <w:rsid w:val="004235E9"/>
    <w:rsid w:val="00424379"/>
    <w:rsid w:val="00424486"/>
    <w:rsid w:val="00424674"/>
    <w:rsid w:val="004254E3"/>
    <w:rsid w:val="00425CCE"/>
    <w:rsid w:val="00426266"/>
    <w:rsid w:val="004262D4"/>
    <w:rsid w:val="004307E7"/>
    <w:rsid w:val="00430D50"/>
    <w:rsid w:val="00431741"/>
    <w:rsid w:val="004329F5"/>
    <w:rsid w:val="00432A3F"/>
    <w:rsid w:val="004368F3"/>
    <w:rsid w:val="004441BF"/>
    <w:rsid w:val="00444C8E"/>
    <w:rsid w:val="0045166F"/>
    <w:rsid w:val="00452489"/>
    <w:rsid w:val="004529ED"/>
    <w:rsid w:val="00453F43"/>
    <w:rsid w:val="00454375"/>
    <w:rsid w:val="00455CEB"/>
    <w:rsid w:val="0046016F"/>
    <w:rsid w:val="00460988"/>
    <w:rsid w:val="00460F67"/>
    <w:rsid w:val="00461319"/>
    <w:rsid w:val="00461E0A"/>
    <w:rsid w:val="004628BA"/>
    <w:rsid w:val="00462DBB"/>
    <w:rsid w:val="00464113"/>
    <w:rsid w:val="004659D1"/>
    <w:rsid w:val="00466711"/>
    <w:rsid w:val="00470342"/>
    <w:rsid w:val="00476D37"/>
    <w:rsid w:val="00477232"/>
    <w:rsid w:val="00483BB2"/>
    <w:rsid w:val="004851CA"/>
    <w:rsid w:val="004855C3"/>
    <w:rsid w:val="0048595F"/>
    <w:rsid w:val="00486813"/>
    <w:rsid w:val="00490141"/>
    <w:rsid w:val="004905F9"/>
    <w:rsid w:val="0049338E"/>
    <w:rsid w:val="00494435"/>
    <w:rsid w:val="004947D1"/>
    <w:rsid w:val="004967EC"/>
    <w:rsid w:val="00497930"/>
    <w:rsid w:val="004A00BC"/>
    <w:rsid w:val="004A22E0"/>
    <w:rsid w:val="004A23CC"/>
    <w:rsid w:val="004A5720"/>
    <w:rsid w:val="004A5DA1"/>
    <w:rsid w:val="004A5EB0"/>
    <w:rsid w:val="004A65F8"/>
    <w:rsid w:val="004A728B"/>
    <w:rsid w:val="004B1D82"/>
    <w:rsid w:val="004B2F23"/>
    <w:rsid w:val="004B31AE"/>
    <w:rsid w:val="004B393C"/>
    <w:rsid w:val="004B453E"/>
    <w:rsid w:val="004B6DF8"/>
    <w:rsid w:val="004C09BD"/>
    <w:rsid w:val="004C0C4A"/>
    <w:rsid w:val="004C1DAA"/>
    <w:rsid w:val="004C2C97"/>
    <w:rsid w:val="004C3C96"/>
    <w:rsid w:val="004C4759"/>
    <w:rsid w:val="004C69F7"/>
    <w:rsid w:val="004D17A7"/>
    <w:rsid w:val="004D2C29"/>
    <w:rsid w:val="004D2CE7"/>
    <w:rsid w:val="004D3521"/>
    <w:rsid w:val="004D42E9"/>
    <w:rsid w:val="004D48BB"/>
    <w:rsid w:val="004D5035"/>
    <w:rsid w:val="004D6104"/>
    <w:rsid w:val="004D6EAF"/>
    <w:rsid w:val="004E0306"/>
    <w:rsid w:val="004E45A6"/>
    <w:rsid w:val="004E50BB"/>
    <w:rsid w:val="004E5A30"/>
    <w:rsid w:val="004E7924"/>
    <w:rsid w:val="004F5D6B"/>
    <w:rsid w:val="004F63FA"/>
    <w:rsid w:val="004F7D1B"/>
    <w:rsid w:val="004F7D79"/>
    <w:rsid w:val="00500081"/>
    <w:rsid w:val="00500B2F"/>
    <w:rsid w:val="00500E0E"/>
    <w:rsid w:val="0050145D"/>
    <w:rsid w:val="005062EF"/>
    <w:rsid w:val="0050777E"/>
    <w:rsid w:val="00510A6F"/>
    <w:rsid w:val="005122D4"/>
    <w:rsid w:val="00513422"/>
    <w:rsid w:val="005141FE"/>
    <w:rsid w:val="0051539E"/>
    <w:rsid w:val="005154AD"/>
    <w:rsid w:val="00515E86"/>
    <w:rsid w:val="00515FA0"/>
    <w:rsid w:val="00517177"/>
    <w:rsid w:val="00517B43"/>
    <w:rsid w:val="0052008D"/>
    <w:rsid w:val="0052132F"/>
    <w:rsid w:val="00522F19"/>
    <w:rsid w:val="0052311A"/>
    <w:rsid w:val="00523EEA"/>
    <w:rsid w:val="005243AA"/>
    <w:rsid w:val="00524E45"/>
    <w:rsid w:val="005255B3"/>
    <w:rsid w:val="00526A11"/>
    <w:rsid w:val="00527318"/>
    <w:rsid w:val="005314D7"/>
    <w:rsid w:val="00532239"/>
    <w:rsid w:val="0053698D"/>
    <w:rsid w:val="00537BF7"/>
    <w:rsid w:val="005438E9"/>
    <w:rsid w:val="00543A26"/>
    <w:rsid w:val="00545201"/>
    <w:rsid w:val="00546CC6"/>
    <w:rsid w:val="005479FA"/>
    <w:rsid w:val="005512A9"/>
    <w:rsid w:val="00552F01"/>
    <w:rsid w:val="00553234"/>
    <w:rsid w:val="0055538B"/>
    <w:rsid w:val="0055592F"/>
    <w:rsid w:val="00557634"/>
    <w:rsid w:val="00560B8A"/>
    <w:rsid w:val="00561A6D"/>
    <w:rsid w:val="0056309C"/>
    <w:rsid w:val="005639DE"/>
    <w:rsid w:val="00564837"/>
    <w:rsid w:val="0056489C"/>
    <w:rsid w:val="00565BAB"/>
    <w:rsid w:val="00565C08"/>
    <w:rsid w:val="00566EB9"/>
    <w:rsid w:val="005676E9"/>
    <w:rsid w:val="00570A49"/>
    <w:rsid w:val="00571FBF"/>
    <w:rsid w:val="00572101"/>
    <w:rsid w:val="00572F29"/>
    <w:rsid w:val="005731C3"/>
    <w:rsid w:val="005740F8"/>
    <w:rsid w:val="00574F3D"/>
    <w:rsid w:val="005765D8"/>
    <w:rsid w:val="0057662A"/>
    <w:rsid w:val="00576A8E"/>
    <w:rsid w:val="00580FDC"/>
    <w:rsid w:val="00582136"/>
    <w:rsid w:val="00582DBA"/>
    <w:rsid w:val="00583B6B"/>
    <w:rsid w:val="00583D87"/>
    <w:rsid w:val="00584B7B"/>
    <w:rsid w:val="00584F2C"/>
    <w:rsid w:val="00585921"/>
    <w:rsid w:val="005859C3"/>
    <w:rsid w:val="00585D3B"/>
    <w:rsid w:val="00587738"/>
    <w:rsid w:val="005877E5"/>
    <w:rsid w:val="005901BB"/>
    <w:rsid w:val="005928B0"/>
    <w:rsid w:val="00595328"/>
    <w:rsid w:val="0059604F"/>
    <w:rsid w:val="005A13FB"/>
    <w:rsid w:val="005A14DE"/>
    <w:rsid w:val="005A1EDE"/>
    <w:rsid w:val="005A1F92"/>
    <w:rsid w:val="005A2D11"/>
    <w:rsid w:val="005A4ACB"/>
    <w:rsid w:val="005A5742"/>
    <w:rsid w:val="005A6154"/>
    <w:rsid w:val="005A6D54"/>
    <w:rsid w:val="005A727E"/>
    <w:rsid w:val="005B353B"/>
    <w:rsid w:val="005B3A63"/>
    <w:rsid w:val="005B556B"/>
    <w:rsid w:val="005B7638"/>
    <w:rsid w:val="005C0025"/>
    <w:rsid w:val="005C1E00"/>
    <w:rsid w:val="005C2B60"/>
    <w:rsid w:val="005C329A"/>
    <w:rsid w:val="005C3579"/>
    <w:rsid w:val="005C63F0"/>
    <w:rsid w:val="005D06FA"/>
    <w:rsid w:val="005D13CC"/>
    <w:rsid w:val="005D1B63"/>
    <w:rsid w:val="005D26AB"/>
    <w:rsid w:val="005D3C2C"/>
    <w:rsid w:val="005D525C"/>
    <w:rsid w:val="005D6DE3"/>
    <w:rsid w:val="005D71FF"/>
    <w:rsid w:val="005D7988"/>
    <w:rsid w:val="005E09EC"/>
    <w:rsid w:val="005E1874"/>
    <w:rsid w:val="005E2759"/>
    <w:rsid w:val="005E2EBC"/>
    <w:rsid w:val="005E59DD"/>
    <w:rsid w:val="005E5AA6"/>
    <w:rsid w:val="005E762D"/>
    <w:rsid w:val="005F1763"/>
    <w:rsid w:val="005F5DA7"/>
    <w:rsid w:val="005F7272"/>
    <w:rsid w:val="00600094"/>
    <w:rsid w:val="00601529"/>
    <w:rsid w:val="00602163"/>
    <w:rsid w:val="00602A87"/>
    <w:rsid w:val="00604D24"/>
    <w:rsid w:val="00604E34"/>
    <w:rsid w:val="00610EE6"/>
    <w:rsid w:val="00612928"/>
    <w:rsid w:val="00612F28"/>
    <w:rsid w:val="0061325D"/>
    <w:rsid w:val="00614DDB"/>
    <w:rsid w:val="006152C2"/>
    <w:rsid w:val="00616EA8"/>
    <w:rsid w:val="00617413"/>
    <w:rsid w:val="00622644"/>
    <w:rsid w:val="00623B20"/>
    <w:rsid w:val="00624A69"/>
    <w:rsid w:val="00624E48"/>
    <w:rsid w:val="006269EE"/>
    <w:rsid w:val="00630486"/>
    <w:rsid w:val="00630B2D"/>
    <w:rsid w:val="006310B9"/>
    <w:rsid w:val="00631EC4"/>
    <w:rsid w:val="00633558"/>
    <w:rsid w:val="00633F73"/>
    <w:rsid w:val="00634D01"/>
    <w:rsid w:val="006359DB"/>
    <w:rsid w:val="00642637"/>
    <w:rsid w:val="0064297E"/>
    <w:rsid w:val="006436C9"/>
    <w:rsid w:val="006444CD"/>
    <w:rsid w:val="0064477C"/>
    <w:rsid w:val="0064531C"/>
    <w:rsid w:val="00647CB5"/>
    <w:rsid w:val="006506F7"/>
    <w:rsid w:val="006516D7"/>
    <w:rsid w:val="00652433"/>
    <w:rsid w:val="00652660"/>
    <w:rsid w:val="00652A16"/>
    <w:rsid w:val="006546B9"/>
    <w:rsid w:val="00655EED"/>
    <w:rsid w:val="0065654F"/>
    <w:rsid w:val="0065670E"/>
    <w:rsid w:val="0066027D"/>
    <w:rsid w:val="0066299D"/>
    <w:rsid w:val="00665B0A"/>
    <w:rsid w:val="006662C5"/>
    <w:rsid w:val="00666688"/>
    <w:rsid w:val="0066688D"/>
    <w:rsid w:val="006679A3"/>
    <w:rsid w:val="00667ED4"/>
    <w:rsid w:val="00671690"/>
    <w:rsid w:val="006730B6"/>
    <w:rsid w:val="00674BF6"/>
    <w:rsid w:val="00676162"/>
    <w:rsid w:val="00676B62"/>
    <w:rsid w:val="006772AB"/>
    <w:rsid w:val="006803FB"/>
    <w:rsid w:val="006804CA"/>
    <w:rsid w:val="006816B2"/>
    <w:rsid w:val="00681B84"/>
    <w:rsid w:val="006838DE"/>
    <w:rsid w:val="006839AC"/>
    <w:rsid w:val="00685966"/>
    <w:rsid w:val="00686283"/>
    <w:rsid w:val="00686AA0"/>
    <w:rsid w:val="0069488F"/>
    <w:rsid w:val="00694D19"/>
    <w:rsid w:val="00695CEF"/>
    <w:rsid w:val="00696131"/>
    <w:rsid w:val="006A19C7"/>
    <w:rsid w:val="006A2269"/>
    <w:rsid w:val="006A5AC6"/>
    <w:rsid w:val="006A7166"/>
    <w:rsid w:val="006A7E62"/>
    <w:rsid w:val="006B01DB"/>
    <w:rsid w:val="006B07AB"/>
    <w:rsid w:val="006B103E"/>
    <w:rsid w:val="006B16D4"/>
    <w:rsid w:val="006B21E9"/>
    <w:rsid w:val="006B223E"/>
    <w:rsid w:val="006B2D70"/>
    <w:rsid w:val="006B5217"/>
    <w:rsid w:val="006B598F"/>
    <w:rsid w:val="006B7BA1"/>
    <w:rsid w:val="006C02A8"/>
    <w:rsid w:val="006C1D35"/>
    <w:rsid w:val="006C1F2A"/>
    <w:rsid w:val="006C2E14"/>
    <w:rsid w:val="006C54C9"/>
    <w:rsid w:val="006C598E"/>
    <w:rsid w:val="006C789B"/>
    <w:rsid w:val="006D149A"/>
    <w:rsid w:val="006D2044"/>
    <w:rsid w:val="006D38FF"/>
    <w:rsid w:val="006D6F02"/>
    <w:rsid w:val="006D727B"/>
    <w:rsid w:val="006E1D20"/>
    <w:rsid w:val="006E23A9"/>
    <w:rsid w:val="006E24A1"/>
    <w:rsid w:val="006E30A4"/>
    <w:rsid w:val="006E465F"/>
    <w:rsid w:val="006E594D"/>
    <w:rsid w:val="006E6CBB"/>
    <w:rsid w:val="006E73D9"/>
    <w:rsid w:val="006E73DD"/>
    <w:rsid w:val="006F22C2"/>
    <w:rsid w:val="006F2600"/>
    <w:rsid w:val="006F29D2"/>
    <w:rsid w:val="006F2B60"/>
    <w:rsid w:val="006F37B0"/>
    <w:rsid w:val="006F5080"/>
    <w:rsid w:val="006F6678"/>
    <w:rsid w:val="006F7124"/>
    <w:rsid w:val="00707757"/>
    <w:rsid w:val="007101BA"/>
    <w:rsid w:val="00710CD0"/>
    <w:rsid w:val="00712E2A"/>
    <w:rsid w:val="007130EF"/>
    <w:rsid w:val="007148AF"/>
    <w:rsid w:val="00714BF7"/>
    <w:rsid w:val="00714F6B"/>
    <w:rsid w:val="007152A1"/>
    <w:rsid w:val="007156CD"/>
    <w:rsid w:val="00720A00"/>
    <w:rsid w:val="00720F4A"/>
    <w:rsid w:val="00720FC2"/>
    <w:rsid w:val="00721A5D"/>
    <w:rsid w:val="00721AEB"/>
    <w:rsid w:val="00724499"/>
    <w:rsid w:val="00724F6D"/>
    <w:rsid w:val="0072520A"/>
    <w:rsid w:val="007264EE"/>
    <w:rsid w:val="00733B87"/>
    <w:rsid w:val="00736B83"/>
    <w:rsid w:val="00741DE4"/>
    <w:rsid w:val="00743F44"/>
    <w:rsid w:val="00746E07"/>
    <w:rsid w:val="00747915"/>
    <w:rsid w:val="007511B4"/>
    <w:rsid w:val="00751DD0"/>
    <w:rsid w:val="00752E50"/>
    <w:rsid w:val="00752FBE"/>
    <w:rsid w:val="0075493A"/>
    <w:rsid w:val="00754D55"/>
    <w:rsid w:val="0075742B"/>
    <w:rsid w:val="00760A0E"/>
    <w:rsid w:val="00761664"/>
    <w:rsid w:val="00763FF6"/>
    <w:rsid w:val="0076407A"/>
    <w:rsid w:val="0076613C"/>
    <w:rsid w:val="00766C7C"/>
    <w:rsid w:val="00771845"/>
    <w:rsid w:val="00773331"/>
    <w:rsid w:val="00773E86"/>
    <w:rsid w:val="0077583F"/>
    <w:rsid w:val="00775BE8"/>
    <w:rsid w:val="00775C31"/>
    <w:rsid w:val="0078022D"/>
    <w:rsid w:val="00781BAC"/>
    <w:rsid w:val="00782424"/>
    <w:rsid w:val="007828FC"/>
    <w:rsid w:val="0078305F"/>
    <w:rsid w:val="00785330"/>
    <w:rsid w:val="007865BE"/>
    <w:rsid w:val="007869A1"/>
    <w:rsid w:val="007869AE"/>
    <w:rsid w:val="007871E7"/>
    <w:rsid w:val="00787821"/>
    <w:rsid w:val="00790866"/>
    <w:rsid w:val="0079161D"/>
    <w:rsid w:val="00791E0F"/>
    <w:rsid w:val="007921A5"/>
    <w:rsid w:val="00793594"/>
    <w:rsid w:val="007938FE"/>
    <w:rsid w:val="00793FA3"/>
    <w:rsid w:val="007940CC"/>
    <w:rsid w:val="00794746"/>
    <w:rsid w:val="007949FF"/>
    <w:rsid w:val="007965AE"/>
    <w:rsid w:val="0079675E"/>
    <w:rsid w:val="00796836"/>
    <w:rsid w:val="00797B45"/>
    <w:rsid w:val="00797BEC"/>
    <w:rsid w:val="007A237E"/>
    <w:rsid w:val="007A27EF"/>
    <w:rsid w:val="007A2B51"/>
    <w:rsid w:val="007A41C3"/>
    <w:rsid w:val="007A4C39"/>
    <w:rsid w:val="007A6E01"/>
    <w:rsid w:val="007A7623"/>
    <w:rsid w:val="007B21C8"/>
    <w:rsid w:val="007B27AD"/>
    <w:rsid w:val="007B3BC7"/>
    <w:rsid w:val="007C20B0"/>
    <w:rsid w:val="007C28F9"/>
    <w:rsid w:val="007C3335"/>
    <w:rsid w:val="007C58DB"/>
    <w:rsid w:val="007C64CF"/>
    <w:rsid w:val="007C6A41"/>
    <w:rsid w:val="007D39A1"/>
    <w:rsid w:val="007D4606"/>
    <w:rsid w:val="007D4622"/>
    <w:rsid w:val="007D4C41"/>
    <w:rsid w:val="007D5468"/>
    <w:rsid w:val="007D5C52"/>
    <w:rsid w:val="007D7E35"/>
    <w:rsid w:val="007E226B"/>
    <w:rsid w:val="007E2B60"/>
    <w:rsid w:val="007E5334"/>
    <w:rsid w:val="007E6875"/>
    <w:rsid w:val="007F0793"/>
    <w:rsid w:val="007F0C33"/>
    <w:rsid w:val="007F0F04"/>
    <w:rsid w:val="007F2721"/>
    <w:rsid w:val="007F2FF0"/>
    <w:rsid w:val="007F3BBB"/>
    <w:rsid w:val="007F3E2E"/>
    <w:rsid w:val="007F647C"/>
    <w:rsid w:val="008010BA"/>
    <w:rsid w:val="0080178F"/>
    <w:rsid w:val="008040AA"/>
    <w:rsid w:val="00806C2F"/>
    <w:rsid w:val="00812A8B"/>
    <w:rsid w:val="00812F9C"/>
    <w:rsid w:val="00813495"/>
    <w:rsid w:val="00813670"/>
    <w:rsid w:val="00813F77"/>
    <w:rsid w:val="00814056"/>
    <w:rsid w:val="00817656"/>
    <w:rsid w:val="0081784A"/>
    <w:rsid w:val="00817A5C"/>
    <w:rsid w:val="00817AE0"/>
    <w:rsid w:val="00820204"/>
    <w:rsid w:val="008205F1"/>
    <w:rsid w:val="00820D7F"/>
    <w:rsid w:val="00821B62"/>
    <w:rsid w:val="00822B07"/>
    <w:rsid w:val="0082343B"/>
    <w:rsid w:val="00824E20"/>
    <w:rsid w:val="00825C08"/>
    <w:rsid w:val="0082785C"/>
    <w:rsid w:val="00831901"/>
    <w:rsid w:val="008323F9"/>
    <w:rsid w:val="008330A1"/>
    <w:rsid w:val="00833788"/>
    <w:rsid w:val="008337F3"/>
    <w:rsid w:val="008338AF"/>
    <w:rsid w:val="00837093"/>
    <w:rsid w:val="0084016E"/>
    <w:rsid w:val="008422A9"/>
    <w:rsid w:val="00843627"/>
    <w:rsid w:val="00850437"/>
    <w:rsid w:val="008508FF"/>
    <w:rsid w:val="00853E02"/>
    <w:rsid w:val="0085602E"/>
    <w:rsid w:val="008572F8"/>
    <w:rsid w:val="00862427"/>
    <w:rsid w:val="008633E7"/>
    <w:rsid w:val="00863430"/>
    <w:rsid w:val="00864316"/>
    <w:rsid w:val="008647D3"/>
    <w:rsid w:val="008653A5"/>
    <w:rsid w:val="008658D8"/>
    <w:rsid w:val="008710EE"/>
    <w:rsid w:val="00871D90"/>
    <w:rsid w:val="00874257"/>
    <w:rsid w:val="00874A2E"/>
    <w:rsid w:val="00874BAB"/>
    <w:rsid w:val="0087625F"/>
    <w:rsid w:val="00882087"/>
    <w:rsid w:val="00882872"/>
    <w:rsid w:val="008872E8"/>
    <w:rsid w:val="008874EA"/>
    <w:rsid w:val="008923B3"/>
    <w:rsid w:val="008936E7"/>
    <w:rsid w:val="00896C4F"/>
    <w:rsid w:val="00897093"/>
    <w:rsid w:val="008973C3"/>
    <w:rsid w:val="00897D37"/>
    <w:rsid w:val="008A14E5"/>
    <w:rsid w:val="008A3115"/>
    <w:rsid w:val="008A3880"/>
    <w:rsid w:val="008A3A55"/>
    <w:rsid w:val="008A4318"/>
    <w:rsid w:val="008A43E6"/>
    <w:rsid w:val="008A5901"/>
    <w:rsid w:val="008A7405"/>
    <w:rsid w:val="008B19B6"/>
    <w:rsid w:val="008B280D"/>
    <w:rsid w:val="008B5020"/>
    <w:rsid w:val="008B503D"/>
    <w:rsid w:val="008B5431"/>
    <w:rsid w:val="008B606F"/>
    <w:rsid w:val="008C1341"/>
    <w:rsid w:val="008C2A9E"/>
    <w:rsid w:val="008C4D2F"/>
    <w:rsid w:val="008C4EA1"/>
    <w:rsid w:val="008C6A76"/>
    <w:rsid w:val="008D0375"/>
    <w:rsid w:val="008D232C"/>
    <w:rsid w:val="008D2355"/>
    <w:rsid w:val="008D34D4"/>
    <w:rsid w:val="008D4ECF"/>
    <w:rsid w:val="008D5549"/>
    <w:rsid w:val="008D5F52"/>
    <w:rsid w:val="008D690F"/>
    <w:rsid w:val="008D7546"/>
    <w:rsid w:val="008E03E5"/>
    <w:rsid w:val="008E0E97"/>
    <w:rsid w:val="008E10AD"/>
    <w:rsid w:val="008E11D0"/>
    <w:rsid w:val="008E3675"/>
    <w:rsid w:val="008E4D59"/>
    <w:rsid w:val="008E547E"/>
    <w:rsid w:val="008E63D0"/>
    <w:rsid w:val="008E6E55"/>
    <w:rsid w:val="008E7A0C"/>
    <w:rsid w:val="008F2EA3"/>
    <w:rsid w:val="008F3307"/>
    <w:rsid w:val="008F673C"/>
    <w:rsid w:val="00901472"/>
    <w:rsid w:val="00902854"/>
    <w:rsid w:val="00902BB0"/>
    <w:rsid w:val="00902E57"/>
    <w:rsid w:val="00903BFF"/>
    <w:rsid w:val="00905442"/>
    <w:rsid w:val="0090553A"/>
    <w:rsid w:val="009076C7"/>
    <w:rsid w:val="00907B53"/>
    <w:rsid w:val="00910015"/>
    <w:rsid w:val="00910D7C"/>
    <w:rsid w:val="00910FCD"/>
    <w:rsid w:val="009121E1"/>
    <w:rsid w:val="009127AE"/>
    <w:rsid w:val="0091287F"/>
    <w:rsid w:val="00913114"/>
    <w:rsid w:val="00913338"/>
    <w:rsid w:val="009135B4"/>
    <w:rsid w:val="0091637F"/>
    <w:rsid w:val="009207A4"/>
    <w:rsid w:val="0092155D"/>
    <w:rsid w:val="009228A1"/>
    <w:rsid w:val="00923A02"/>
    <w:rsid w:val="009245F8"/>
    <w:rsid w:val="00924894"/>
    <w:rsid w:val="00924F50"/>
    <w:rsid w:val="00925F57"/>
    <w:rsid w:val="00926AA4"/>
    <w:rsid w:val="00927729"/>
    <w:rsid w:val="00930187"/>
    <w:rsid w:val="00932C98"/>
    <w:rsid w:val="009334E1"/>
    <w:rsid w:val="00934C99"/>
    <w:rsid w:val="009356F3"/>
    <w:rsid w:val="0093606E"/>
    <w:rsid w:val="00941E15"/>
    <w:rsid w:val="009428ED"/>
    <w:rsid w:val="009449FF"/>
    <w:rsid w:val="00946F5D"/>
    <w:rsid w:val="00950493"/>
    <w:rsid w:val="00950E16"/>
    <w:rsid w:val="009517F8"/>
    <w:rsid w:val="009518A7"/>
    <w:rsid w:val="00952A67"/>
    <w:rsid w:val="00952CF6"/>
    <w:rsid w:val="00953719"/>
    <w:rsid w:val="00953B6D"/>
    <w:rsid w:val="00954D75"/>
    <w:rsid w:val="00955F60"/>
    <w:rsid w:val="009565BE"/>
    <w:rsid w:val="00956603"/>
    <w:rsid w:val="00956759"/>
    <w:rsid w:val="0096049D"/>
    <w:rsid w:val="009608C1"/>
    <w:rsid w:val="00960D69"/>
    <w:rsid w:val="00961535"/>
    <w:rsid w:val="0096196F"/>
    <w:rsid w:val="0096222F"/>
    <w:rsid w:val="009630FD"/>
    <w:rsid w:val="009635B6"/>
    <w:rsid w:val="00967EE8"/>
    <w:rsid w:val="009711A2"/>
    <w:rsid w:val="009713A6"/>
    <w:rsid w:val="0097330E"/>
    <w:rsid w:val="00973BB3"/>
    <w:rsid w:val="00973D57"/>
    <w:rsid w:val="009749CA"/>
    <w:rsid w:val="00974D6B"/>
    <w:rsid w:val="0097675D"/>
    <w:rsid w:val="00976976"/>
    <w:rsid w:val="00976B95"/>
    <w:rsid w:val="009773E8"/>
    <w:rsid w:val="0098320D"/>
    <w:rsid w:val="00983BEB"/>
    <w:rsid w:val="00985B39"/>
    <w:rsid w:val="00986709"/>
    <w:rsid w:val="009873F4"/>
    <w:rsid w:val="00991EA5"/>
    <w:rsid w:val="009921AE"/>
    <w:rsid w:val="00992833"/>
    <w:rsid w:val="00993151"/>
    <w:rsid w:val="00996759"/>
    <w:rsid w:val="009A0333"/>
    <w:rsid w:val="009A546B"/>
    <w:rsid w:val="009A5819"/>
    <w:rsid w:val="009A75C1"/>
    <w:rsid w:val="009B0BAE"/>
    <w:rsid w:val="009B12B8"/>
    <w:rsid w:val="009B2751"/>
    <w:rsid w:val="009B3A3C"/>
    <w:rsid w:val="009B3A80"/>
    <w:rsid w:val="009B3BCA"/>
    <w:rsid w:val="009B5757"/>
    <w:rsid w:val="009B7C6A"/>
    <w:rsid w:val="009C15D2"/>
    <w:rsid w:val="009C2158"/>
    <w:rsid w:val="009C2198"/>
    <w:rsid w:val="009C393D"/>
    <w:rsid w:val="009C54E3"/>
    <w:rsid w:val="009C7A58"/>
    <w:rsid w:val="009D11A7"/>
    <w:rsid w:val="009D411F"/>
    <w:rsid w:val="009D4ADB"/>
    <w:rsid w:val="009D5585"/>
    <w:rsid w:val="009D7109"/>
    <w:rsid w:val="009D7EED"/>
    <w:rsid w:val="009E01D0"/>
    <w:rsid w:val="009E0347"/>
    <w:rsid w:val="009E1E5F"/>
    <w:rsid w:val="009E2169"/>
    <w:rsid w:val="009E2DAA"/>
    <w:rsid w:val="009E5D13"/>
    <w:rsid w:val="009E6BF1"/>
    <w:rsid w:val="009E6DA5"/>
    <w:rsid w:val="009E6F34"/>
    <w:rsid w:val="009F21B3"/>
    <w:rsid w:val="009F2A7B"/>
    <w:rsid w:val="009F2C63"/>
    <w:rsid w:val="009F3B63"/>
    <w:rsid w:val="009F4318"/>
    <w:rsid w:val="009F463B"/>
    <w:rsid w:val="009F4B6F"/>
    <w:rsid w:val="009F5094"/>
    <w:rsid w:val="009F619D"/>
    <w:rsid w:val="00A01342"/>
    <w:rsid w:val="00A040B4"/>
    <w:rsid w:val="00A04174"/>
    <w:rsid w:val="00A0444B"/>
    <w:rsid w:val="00A06B32"/>
    <w:rsid w:val="00A11353"/>
    <w:rsid w:val="00A11FB7"/>
    <w:rsid w:val="00A132E8"/>
    <w:rsid w:val="00A147E6"/>
    <w:rsid w:val="00A1620E"/>
    <w:rsid w:val="00A16F5C"/>
    <w:rsid w:val="00A16FF3"/>
    <w:rsid w:val="00A22F7B"/>
    <w:rsid w:val="00A2327D"/>
    <w:rsid w:val="00A256D4"/>
    <w:rsid w:val="00A27934"/>
    <w:rsid w:val="00A31FE8"/>
    <w:rsid w:val="00A32E2A"/>
    <w:rsid w:val="00A33E8B"/>
    <w:rsid w:val="00A35804"/>
    <w:rsid w:val="00A4164D"/>
    <w:rsid w:val="00A4212A"/>
    <w:rsid w:val="00A42496"/>
    <w:rsid w:val="00A42955"/>
    <w:rsid w:val="00A46828"/>
    <w:rsid w:val="00A47972"/>
    <w:rsid w:val="00A529D7"/>
    <w:rsid w:val="00A534FE"/>
    <w:rsid w:val="00A5397E"/>
    <w:rsid w:val="00A539A9"/>
    <w:rsid w:val="00A5725E"/>
    <w:rsid w:val="00A62326"/>
    <w:rsid w:val="00A63262"/>
    <w:rsid w:val="00A63A11"/>
    <w:rsid w:val="00A64578"/>
    <w:rsid w:val="00A65549"/>
    <w:rsid w:val="00A66B7F"/>
    <w:rsid w:val="00A66BF8"/>
    <w:rsid w:val="00A67D0F"/>
    <w:rsid w:val="00A70674"/>
    <w:rsid w:val="00A71C4E"/>
    <w:rsid w:val="00A7222C"/>
    <w:rsid w:val="00A7414E"/>
    <w:rsid w:val="00A810D0"/>
    <w:rsid w:val="00A82351"/>
    <w:rsid w:val="00A82BAE"/>
    <w:rsid w:val="00A83261"/>
    <w:rsid w:val="00A842A1"/>
    <w:rsid w:val="00A90DCE"/>
    <w:rsid w:val="00A90E9F"/>
    <w:rsid w:val="00A910F3"/>
    <w:rsid w:val="00A911CA"/>
    <w:rsid w:val="00A93D4B"/>
    <w:rsid w:val="00A963B2"/>
    <w:rsid w:val="00A96A76"/>
    <w:rsid w:val="00A96D36"/>
    <w:rsid w:val="00AA0C53"/>
    <w:rsid w:val="00AA1276"/>
    <w:rsid w:val="00AA29E0"/>
    <w:rsid w:val="00AA2A14"/>
    <w:rsid w:val="00AA43C9"/>
    <w:rsid w:val="00AA4F16"/>
    <w:rsid w:val="00AA56ED"/>
    <w:rsid w:val="00AA70E8"/>
    <w:rsid w:val="00AA7C95"/>
    <w:rsid w:val="00AB0250"/>
    <w:rsid w:val="00AB2563"/>
    <w:rsid w:val="00AB2A83"/>
    <w:rsid w:val="00AB30BF"/>
    <w:rsid w:val="00AB59E7"/>
    <w:rsid w:val="00AB5A76"/>
    <w:rsid w:val="00AB5C09"/>
    <w:rsid w:val="00AB6221"/>
    <w:rsid w:val="00AB6CD9"/>
    <w:rsid w:val="00AC0D7E"/>
    <w:rsid w:val="00AC3638"/>
    <w:rsid w:val="00AC4321"/>
    <w:rsid w:val="00AC7EBC"/>
    <w:rsid w:val="00AD024C"/>
    <w:rsid w:val="00AD0F13"/>
    <w:rsid w:val="00AD26B9"/>
    <w:rsid w:val="00AD4AF1"/>
    <w:rsid w:val="00AD54E9"/>
    <w:rsid w:val="00AD5ED6"/>
    <w:rsid w:val="00AD6CB6"/>
    <w:rsid w:val="00AD7F65"/>
    <w:rsid w:val="00AE0CBB"/>
    <w:rsid w:val="00AE0D65"/>
    <w:rsid w:val="00AE24F4"/>
    <w:rsid w:val="00AE3A31"/>
    <w:rsid w:val="00AE4F97"/>
    <w:rsid w:val="00AE5FD0"/>
    <w:rsid w:val="00AF3B53"/>
    <w:rsid w:val="00AF4988"/>
    <w:rsid w:val="00AF5F88"/>
    <w:rsid w:val="00AF613E"/>
    <w:rsid w:val="00AF643A"/>
    <w:rsid w:val="00AF71DA"/>
    <w:rsid w:val="00B00781"/>
    <w:rsid w:val="00B01DE8"/>
    <w:rsid w:val="00B03DB7"/>
    <w:rsid w:val="00B041B3"/>
    <w:rsid w:val="00B05825"/>
    <w:rsid w:val="00B0707E"/>
    <w:rsid w:val="00B075C0"/>
    <w:rsid w:val="00B1082B"/>
    <w:rsid w:val="00B11726"/>
    <w:rsid w:val="00B147A6"/>
    <w:rsid w:val="00B14E24"/>
    <w:rsid w:val="00B168E7"/>
    <w:rsid w:val="00B171CA"/>
    <w:rsid w:val="00B203D9"/>
    <w:rsid w:val="00B22413"/>
    <w:rsid w:val="00B2473E"/>
    <w:rsid w:val="00B31583"/>
    <w:rsid w:val="00B326FC"/>
    <w:rsid w:val="00B330C0"/>
    <w:rsid w:val="00B3383E"/>
    <w:rsid w:val="00B33E8A"/>
    <w:rsid w:val="00B346B8"/>
    <w:rsid w:val="00B37942"/>
    <w:rsid w:val="00B41131"/>
    <w:rsid w:val="00B425D7"/>
    <w:rsid w:val="00B429E4"/>
    <w:rsid w:val="00B42F51"/>
    <w:rsid w:val="00B43808"/>
    <w:rsid w:val="00B45A6A"/>
    <w:rsid w:val="00B463D4"/>
    <w:rsid w:val="00B50365"/>
    <w:rsid w:val="00B50748"/>
    <w:rsid w:val="00B50B6E"/>
    <w:rsid w:val="00B50E08"/>
    <w:rsid w:val="00B51A6D"/>
    <w:rsid w:val="00B521D4"/>
    <w:rsid w:val="00B5265B"/>
    <w:rsid w:val="00B52A17"/>
    <w:rsid w:val="00B54982"/>
    <w:rsid w:val="00B5529C"/>
    <w:rsid w:val="00B553B0"/>
    <w:rsid w:val="00B55ECC"/>
    <w:rsid w:val="00B56F70"/>
    <w:rsid w:val="00B570C0"/>
    <w:rsid w:val="00B60631"/>
    <w:rsid w:val="00B633D3"/>
    <w:rsid w:val="00B639A4"/>
    <w:rsid w:val="00B654A0"/>
    <w:rsid w:val="00B65AAC"/>
    <w:rsid w:val="00B72177"/>
    <w:rsid w:val="00B73558"/>
    <w:rsid w:val="00B73726"/>
    <w:rsid w:val="00B73B4A"/>
    <w:rsid w:val="00B74F1A"/>
    <w:rsid w:val="00B81EE5"/>
    <w:rsid w:val="00B823A6"/>
    <w:rsid w:val="00B8335A"/>
    <w:rsid w:val="00B86AC6"/>
    <w:rsid w:val="00B86C65"/>
    <w:rsid w:val="00B871D2"/>
    <w:rsid w:val="00B9082D"/>
    <w:rsid w:val="00B91638"/>
    <w:rsid w:val="00B91D96"/>
    <w:rsid w:val="00B9247A"/>
    <w:rsid w:val="00B9255E"/>
    <w:rsid w:val="00B954AC"/>
    <w:rsid w:val="00B95A4C"/>
    <w:rsid w:val="00B9712B"/>
    <w:rsid w:val="00BA004A"/>
    <w:rsid w:val="00BA17BB"/>
    <w:rsid w:val="00BA279F"/>
    <w:rsid w:val="00BA2CB8"/>
    <w:rsid w:val="00BA2E31"/>
    <w:rsid w:val="00BA4BB2"/>
    <w:rsid w:val="00BA5ED7"/>
    <w:rsid w:val="00BA614C"/>
    <w:rsid w:val="00BB020D"/>
    <w:rsid w:val="00BB32E3"/>
    <w:rsid w:val="00BB59A0"/>
    <w:rsid w:val="00BB657C"/>
    <w:rsid w:val="00BC0228"/>
    <w:rsid w:val="00BC3CCF"/>
    <w:rsid w:val="00BC3EF3"/>
    <w:rsid w:val="00BC5B55"/>
    <w:rsid w:val="00BC74C3"/>
    <w:rsid w:val="00BC76E1"/>
    <w:rsid w:val="00BD03A3"/>
    <w:rsid w:val="00BD0F49"/>
    <w:rsid w:val="00BD1224"/>
    <w:rsid w:val="00BD1EFB"/>
    <w:rsid w:val="00BD3B07"/>
    <w:rsid w:val="00BD473B"/>
    <w:rsid w:val="00BD4CE6"/>
    <w:rsid w:val="00BE0AFC"/>
    <w:rsid w:val="00BE1A9C"/>
    <w:rsid w:val="00BE298F"/>
    <w:rsid w:val="00BE2CDD"/>
    <w:rsid w:val="00BE371B"/>
    <w:rsid w:val="00BE4261"/>
    <w:rsid w:val="00BE6450"/>
    <w:rsid w:val="00BF11E6"/>
    <w:rsid w:val="00BF4E49"/>
    <w:rsid w:val="00BF5F8B"/>
    <w:rsid w:val="00BF75A5"/>
    <w:rsid w:val="00C01446"/>
    <w:rsid w:val="00C05C61"/>
    <w:rsid w:val="00C107D9"/>
    <w:rsid w:val="00C123BC"/>
    <w:rsid w:val="00C1445C"/>
    <w:rsid w:val="00C148F1"/>
    <w:rsid w:val="00C24C2C"/>
    <w:rsid w:val="00C257C5"/>
    <w:rsid w:val="00C270E0"/>
    <w:rsid w:val="00C271CA"/>
    <w:rsid w:val="00C331F8"/>
    <w:rsid w:val="00C33C42"/>
    <w:rsid w:val="00C34484"/>
    <w:rsid w:val="00C34FAF"/>
    <w:rsid w:val="00C3587F"/>
    <w:rsid w:val="00C37442"/>
    <w:rsid w:val="00C4022C"/>
    <w:rsid w:val="00C40F19"/>
    <w:rsid w:val="00C416D9"/>
    <w:rsid w:val="00C426AE"/>
    <w:rsid w:val="00C43DF7"/>
    <w:rsid w:val="00C451DA"/>
    <w:rsid w:val="00C511B3"/>
    <w:rsid w:val="00C514D0"/>
    <w:rsid w:val="00C51782"/>
    <w:rsid w:val="00C5185A"/>
    <w:rsid w:val="00C544C0"/>
    <w:rsid w:val="00C6089F"/>
    <w:rsid w:val="00C630D1"/>
    <w:rsid w:val="00C6383E"/>
    <w:rsid w:val="00C647DA"/>
    <w:rsid w:val="00C647E8"/>
    <w:rsid w:val="00C6530D"/>
    <w:rsid w:val="00C6578E"/>
    <w:rsid w:val="00C66CD5"/>
    <w:rsid w:val="00C66DD0"/>
    <w:rsid w:val="00C70341"/>
    <w:rsid w:val="00C7154A"/>
    <w:rsid w:val="00C718B2"/>
    <w:rsid w:val="00C72C77"/>
    <w:rsid w:val="00C75812"/>
    <w:rsid w:val="00C76548"/>
    <w:rsid w:val="00C76C81"/>
    <w:rsid w:val="00C80365"/>
    <w:rsid w:val="00C81BF6"/>
    <w:rsid w:val="00C82CD8"/>
    <w:rsid w:val="00C83688"/>
    <w:rsid w:val="00C847F5"/>
    <w:rsid w:val="00C86A63"/>
    <w:rsid w:val="00C86B3F"/>
    <w:rsid w:val="00C86DB3"/>
    <w:rsid w:val="00C879A1"/>
    <w:rsid w:val="00C879EC"/>
    <w:rsid w:val="00C907E9"/>
    <w:rsid w:val="00C92433"/>
    <w:rsid w:val="00C94198"/>
    <w:rsid w:val="00C9499D"/>
    <w:rsid w:val="00C95721"/>
    <w:rsid w:val="00C9679A"/>
    <w:rsid w:val="00C96BC4"/>
    <w:rsid w:val="00C97889"/>
    <w:rsid w:val="00CA24F5"/>
    <w:rsid w:val="00CA2605"/>
    <w:rsid w:val="00CA36C8"/>
    <w:rsid w:val="00CA4A4D"/>
    <w:rsid w:val="00CB022B"/>
    <w:rsid w:val="00CB2F5B"/>
    <w:rsid w:val="00CB328D"/>
    <w:rsid w:val="00CB4BCF"/>
    <w:rsid w:val="00CB563B"/>
    <w:rsid w:val="00CB675F"/>
    <w:rsid w:val="00CC34DD"/>
    <w:rsid w:val="00CC46E6"/>
    <w:rsid w:val="00CC4DE8"/>
    <w:rsid w:val="00CC5A95"/>
    <w:rsid w:val="00CC66C9"/>
    <w:rsid w:val="00CD00C8"/>
    <w:rsid w:val="00CD20E1"/>
    <w:rsid w:val="00CD2101"/>
    <w:rsid w:val="00CD2E4A"/>
    <w:rsid w:val="00CD2E7F"/>
    <w:rsid w:val="00CD335A"/>
    <w:rsid w:val="00CD4882"/>
    <w:rsid w:val="00CD571E"/>
    <w:rsid w:val="00CD5E95"/>
    <w:rsid w:val="00CD6F86"/>
    <w:rsid w:val="00CD728E"/>
    <w:rsid w:val="00CD7DEE"/>
    <w:rsid w:val="00CD7E7C"/>
    <w:rsid w:val="00CE2626"/>
    <w:rsid w:val="00CE2C1F"/>
    <w:rsid w:val="00CE4340"/>
    <w:rsid w:val="00CF0BA4"/>
    <w:rsid w:val="00CF2B85"/>
    <w:rsid w:val="00CF7389"/>
    <w:rsid w:val="00CF738B"/>
    <w:rsid w:val="00D050EF"/>
    <w:rsid w:val="00D05CAD"/>
    <w:rsid w:val="00D0782B"/>
    <w:rsid w:val="00D126B0"/>
    <w:rsid w:val="00D16625"/>
    <w:rsid w:val="00D168ED"/>
    <w:rsid w:val="00D17AFD"/>
    <w:rsid w:val="00D20FF7"/>
    <w:rsid w:val="00D22031"/>
    <w:rsid w:val="00D22A05"/>
    <w:rsid w:val="00D23551"/>
    <w:rsid w:val="00D23E67"/>
    <w:rsid w:val="00D260F1"/>
    <w:rsid w:val="00D265CA"/>
    <w:rsid w:val="00D27C46"/>
    <w:rsid w:val="00D33BCD"/>
    <w:rsid w:val="00D33EFF"/>
    <w:rsid w:val="00D34D32"/>
    <w:rsid w:val="00D355D7"/>
    <w:rsid w:val="00D40F16"/>
    <w:rsid w:val="00D41A3D"/>
    <w:rsid w:val="00D41DBD"/>
    <w:rsid w:val="00D42324"/>
    <w:rsid w:val="00D42FF6"/>
    <w:rsid w:val="00D43224"/>
    <w:rsid w:val="00D43A88"/>
    <w:rsid w:val="00D45D57"/>
    <w:rsid w:val="00D5059A"/>
    <w:rsid w:val="00D50896"/>
    <w:rsid w:val="00D51EDD"/>
    <w:rsid w:val="00D55C08"/>
    <w:rsid w:val="00D55F41"/>
    <w:rsid w:val="00D56984"/>
    <w:rsid w:val="00D5774E"/>
    <w:rsid w:val="00D600C6"/>
    <w:rsid w:val="00D613FC"/>
    <w:rsid w:val="00D63EA8"/>
    <w:rsid w:val="00D71D36"/>
    <w:rsid w:val="00D72AD7"/>
    <w:rsid w:val="00D72F94"/>
    <w:rsid w:val="00D73416"/>
    <w:rsid w:val="00D74E95"/>
    <w:rsid w:val="00D75064"/>
    <w:rsid w:val="00D8056A"/>
    <w:rsid w:val="00D8148F"/>
    <w:rsid w:val="00D90FCB"/>
    <w:rsid w:val="00D91ABE"/>
    <w:rsid w:val="00D941F1"/>
    <w:rsid w:val="00D94EEE"/>
    <w:rsid w:val="00D9689B"/>
    <w:rsid w:val="00D97857"/>
    <w:rsid w:val="00D97C8D"/>
    <w:rsid w:val="00DA0F32"/>
    <w:rsid w:val="00DA1444"/>
    <w:rsid w:val="00DA5334"/>
    <w:rsid w:val="00DA6365"/>
    <w:rsid w:val="00DA6BBC"/>
    <w:rsid w:val="00DA7CC9"/>
    <w:rsid w:val="00DB183E"/>
    <w:rsid w:val="00DB221F"/>
    <w:rsid w:val="00DB2665"/>
    <w:rsid w:val="00DB319A"/>
    <w:rsid w:val="00DB67AC"/>
    <w:rsid w:val="00DB6DCF"/>
    <w:rsid w:val="00DC1BD4"/>
    <w:rsid w:val="00DC1E71"/>
    <w:rsid w:val="00DC2666"/>
    <w:rsid w:val="00DC2CD7"/>
    <w:rsid w:val="00DC389E"/>
    <w:rsid w:val="00DC3B59"/>
    <w:rsid w:val="00DC545A"/>
    <w:rsid w:val="00DC6CAB"/>
    <w:rsid w:val="00DC738C"/>
    <w:rsid w:val="00DC7FFA"/>
    <w:rsid w:val="00DD25E8"/>
    <w:rsid w:val="00DD3435"/>
    <w:rsid w:val="00DD34D3"/>
    <w:rsid w:val="00DD5D05"/>
    <w:rsid w:val="00DD64DF"/>
    <w:rsid w:val="00DD676D"/>
    <w:rsid w:val="00DD768C"/>
    <w:rsid w:val="00DE007F"/>
    <w:rsid w:val="00DE0321"/>
    <w:rsid w:val="00DE3044"/>
    <w:rsid w:val="00DE4351"/>
    <w:rsid w:val="00DE5927"/>
    <w:rsid w:val="00DE6C21"/>
    <w:rsid w:val="00DF08DE"/>
    <w:rsid w:val="00DF14F1"/>
    <w:rsid w:val="00DF4FBD"/>
    <w:rsid w:val="00DF57D9"/>
    <w:rsid w:val="00DF63ED"/>
    <w:rsid w:val="00DF64D0"/>
    <w:rsid w:val="00DF6598"/>
    <w:rsid w:val="00DF72BF"/>
    <w:rsid w:val="00DF7678"/>
    <w:rsid w:val="00E00556"/>
    <w:rsid w:val="00E00AAA"/>
    <w:rsid w:val="00E00CE1"/>
    <w:rsid w:val="00E0352B"/>
    <w:rsid w:val="00E03638"/>
    <w:rsid w:val="00E04834"/>
    <w:rsid w:val="00E0483D"/>
    <w:rsid w:val="00E04CB7"/>
    <w:rsid w:val="00E069B8"/>
    <w:rsid w:val="00E07B5D"/>
    <w:rsid w:val="00E1032C"/>
    <w:rsid w:val="00E115FF"/>
    <w:rsid w:val="00E13B2E"/>
    <w:rsid w:val="00E14724"/>
    <w:rsid w:val="00E153F6"/>
    <w:rsid w:val="00E154E8"/>
    <w:rsid w:val="00E17755"/>
    <w:rsid w:val="00E17BAB"/>
    <w:rsid w:val="00E203A1"/>
    <w:rsid w:val="00E2254A"/>
    <w:rsid w:val="00E22608"/>
    <w:rsid w:val="00E24DFA"/>
    <w:rsid w:val="00E25C2F"/>
    <w:rsid w:val="00E262ED"/>
    <w:rsid w:val="00E305ED"/>
    <w:rsid w:val="00E402B9"/>
    <w:rsid w:val="00E405B4"/>
    <w:rsid w:val="00E40770"/>
    <w:rsid w:val="00E412BB"/>
    <w:rsid w:val="00E418A5"/>
    <w:rsid w:val="00E41CF8"/>
    <w:rsid w:val="00E43659"/>
    <w:rsid w:val="00E442AF"/>
    <w:rsid w:val="00E44B51"/>
    <w:rsid w:val="00E45555"/>
    <w:rsid w:val="00E4631F"/>
    <w:rsid w:val="00E51372"/>
    <w:rsid w:val="00E55A60"/>
    <w:rsid w:val="00E56F1D"/>
    <w:rsid w:val="00E5705B"/>
    <w:rsid w:val="00E578D4"/>
    <w:rsid w:val="00E60004"/>
    <w:rsid w:val="00E60FD1"/>
    <w:rsid w:val="00E6253C"/>
    <w:rsid w:val="00E63951"/>
    <w:rsid w:val="00E653D0"/>
    <w:rsid w:val="00E679A6"/>
    <w:rsid w:val="00E7241C"/>
    <w:rsid w:val="00E72435"/>
    <w:rsid w:val="00E751FC"/>
    <w:rsid w:val="00E8127D"/>
    <w:rsid w:val="00E81B22"/>
    <w:rsid w:val="00E826DF"/>
    <w:rsid w:val="00E8499B"/>
    <w:rsid w:val="00E86225"/>
    <w:rsid w:val="00E863CB"/>
    <w:rsid w:val="00E87323"/>
    <w:rsid w:val="00E90FB3"/>
    <w:rsid w:val="00E912ED"/>
    <w:rsid w:val="00E91327"/>
    <w:rsid w:val="00E91D47"/>
    <w:rsid w:val="00E93638"/>
    <w:rsid w:val="00E9433B"/>
    <w:rsid w:val="00E955B4"/>
    <w:rsid w:val="00E96B5E"/>
    <w:rsid w:val="00EA0C06"/>
    <w:rsid w:val="00EA3214"/>
    <w:rsid w:val="00EA4981"/>
    <w:rsid w:val="00EA5548"/>
    <w:rsid w:val="00EA56FE"/>
    <w:rsid w:val="00EA6707"/>
    <w:rsid w:val="00EA6BD2"/>
    <w:rsid w:val="00EB2E48"/>
    <w:rsid w:val="00EB2FF5"/>
    <w:rsid w:val="00EB35CD"/>
    <w:rsid w:val="00EB3B15"/>
    <w:rsid w:val="00EB544B"/>
    <w:rsid w:val="00EB6822"/>
    <w:rsid w:val="00EC0F3D"/>
    <w:rsid w:val="00EC2FD5"/>
    <w:rsid w:val="00EC45EB"/>
    <w:rsid w:val="00EC46A6"/>
    <w:rsid w:val="00ED11B2"/>
    <w:rsid w:val="00ED1B15"/>
    <w:rsid w:val="00ED257B"/>
    <w:rsid w:val="00ED4359"/>
    <w:rsid w:val="00ED4AE3"/>
    <w:rsid w:val="00ED5A0E"/>
    <w:rsid w:val="00EE08E8"/>
    <w:rsid w:val="00EE2BBC"/>
    <w:rsid w:val="00EE3678"/>
    <w:rsid w:val="00EE39DB"/>
    <w:rsid w:val="00EE3EF0"/>
    <w:rsid w:val="00EE46D7"/>
    <w:rsid w:val="00EE6433"/>
    <w:rsid w:val="00EF0568"/>
    <w:rsid w:val="00EF2F07"/>
    <w:rsid w:val="00EF489A"/>
    <w:rsid w:val="00EF52CE"/>
    <w:rsid w:val="00EF5382"/>
    <w:rsid w:val="00EF5392"/>
    <w:rsid w:val="00EF685E"/>
    <w:rsid w:val="00EF72B2"/>
    <w:rsid w:val="00F00409"/>
    <w:rsid w:val="00F02BB0"/>
    <w:rsid w:val="00F03547"/>
    <w:rsid w:val="00F04131"/>
    <w:rsid w:val="00F05F7B"/>
    <w:rsid w:val="00F06AD0"/>
    <w:rsid w:val="00F12169"/>
    <w:rsid w:val="00F14A33"/>
    <w:rsid w:val="00F14C54"/>
    <w:rsid w:val="00F20975"/>
    <w:rsid w:val="00F223AE"/>
    <w:rsid w:val="00F24158"/>
    <w:rsid w:val="00F244F0"/>
    <w:rsid w:val="00F245E1"/>
    <w:rsid w:val="00F252F0"/>
    <w:rsid w:val="00F259A1"/>
    <w:rsid w:val="00F26586"/>
    <w:rsid w:val="00F3117B"/>
    <w:rsid w:val="00F3127C"/>
    <w:rsid w:val="00F3221B"/>
    <w:rsid w:val="00F32385"/>
    <w:rsid w:val="00F32F68"/>
    <w:rsid w:val="00F34852"/>
    <w:rsid w:val="00F34EAB"/>
    <w:rsid w:val="00F365EA"/>
    <w:rsid w:val="00F368EB"/>
    <w:rsid w:val="00F406E0"/>
    <w:rsid w:val="00F42894"/>
    <w:rsid w:val="00F43940"/>
    <w:rsid w:val="00F460A9"/>
    <w:rsid w:val="00F4649A"/>
    <w:rsid w:val="00F466E7"/>
    <w:rsid w:val="00F47A6F"/>
    <w:rsid w:val="00F533F3"/>
    <w:rsid w:val="00F55F04"/>
    <w:rsid w:val="00F56EF0"/>
    <w:rsid w:val="00F60942"/>
    <w:rsid w:val="00F618CD"/>
    <w:rsid w:val="00F6200B"/>
    <w:rsid w:val="00F627EA"/>
    <w:rsid w:val="00F64DD5"/>
    <w:rsid w:val="00F65546"/>
    <w:rsid w:val="00F66A93"/>
    <w:rsid w:val="00F67E14"/>
    <w:rsid w:val="00F71521"/>
    <w:rsid w:val="00F7237C"/>
    <w:rsid w:val="00F727C0"/>
    <w:rsid w:val="00F74930"/>
    <w:rsid w:val="00F74C83"/>
    <w:rsid w:val="00F7681C"/>
    <w:rsid w:val="00F7793C"/>
    <w:rsid w:val="00F77C54"/>
    <w:rsid w:val="00F77D37"/>
    <w:rsid w:val="00F80FC6"/>
    <w:rsid w:val="00F81070"/>
    <w:rsid w:val="00F82524"/>
    <w:rsid w:val="00F83CED"/>
    <w:rsid w:val="00F842E3"/>
    <w:rsid w:val="00F8552F"/>
    <w:rsid w:val="00F87328"/>
    <w:rsid w:val="00F91A91"/>
    <w:rsid w:val="00F92B6E"/>
    <w:rsid w:val="00F943AB"/>
    <w:rsid w:val="00F97650"/>
    <w:rsid w:val="00F97FA4"/>
    <w:rsid w:val="00FA3798"/>
    <w:rsid w:val="00FA43A8"/>
    <w:rsid w:val="00FA43DD"/>
    <w:rsid w:val="00FA613A"/>
    <w:rsid w:val="00FA6855"/>
    <w:rsid w:val="00FA7D19"/>
    <w:rsid w:val="00FB0BCE"/>
    <w:rsid w:val="00FB25F2"/>
    <w:rsid w:val="00FB65A7"/>
    <w:rsid w:val="00FB6E09"/>
    <w:rsid w:val="00FC0C41"/>
    <w:rsid w:val="00FC2927"/>
    <w:rsid w:val="00FC3748"/>
    <w:rsid w:val="00FC46D9"/>
    <w:rsid w:val="00FC6176"/>
    <w:rsid w:val="00FC68F6"/>
    <w:rsid w:val="00FC7936"/>
    <w:rsid w:val="00FD142D"/>
    <w:rsid w:val="00FD221C"/>
    <w:rsid w:val="00FD56F7"/>
    <w:rsid w:val="00FD6239"/>
    <w:rsid w:val="00FD66FA"/>
    <w:rsid w:val="00FD7C90"/>
    <w:rsid w:val="00FE02D4"/>
    <w:rsid w:val="00FE0C75"/>
    <w:rsid w:val="00FE11CF"/>
    <w:rsid w:val="00FE15A1"/>
    <w:rsid w:val="00FE3892"/>
    <w:rsid w:val="00FE3AAF"/>
    <w:rsid w:val="00FE5013"/>
    <w:rsid w:val="00FE5E1F"/>
    <w:rsid w:val="00FE5EF4"/>
    <w:rsid w:val="00FE5FDA"/>
    <w:rsid w:val="00FE7A88"/>
    <w:rsid w:val="00FE7D85"/>
    <w:rsid w:val="00FF0318"/>
    <w:rsid w:val="00FF1FAB"/>
    <w:rsid w:val="00FF24A2"/>
    <w:rsid w:val="00FF2B6E"/>
    <w:rsid w:val="00FF65CD"/>
    <w:rsid w:val="00FF734F"/>
    <w:rsid w:val="00FF7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3457CA"/>
  <w15:chartTrackingRefBased/>
  <w15:docId w15:val="{E8FBD8CB-2552-4AE2-9E94-CB3896A47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BA4"/>
    <w:rPr>
      <w:rFonts w:ascii="Calibri" w:eastAsia="SimSun" w:hAnsi="Calibri"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0A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0AAA"/>
  </w:style>
  <w:style w:type="paragraph" w:styleId="Footer">
    <w:name w:val="footer"/>
    <w:basedOn w:val="Normal"/>
    <w:link w:val="FooterChar"/>
    <w:uiPriority w:val="99"/>
    <w:unhideWhenUsed/>
    <w:rsid w:val="00E00A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0AAA"/>
  </w:style>
  <w:style w:type="paragraph" w:customStyle="1" w:styleId="BBAuthorName">
    <w:name w:val="BB_Author_Name"/>
    <w:basedOn w:val="Normal"/>
    <w:next w:val="BCAuthorAddress"/>
    <w:autoRedefine/>
    <w:rsid w:val="003D6D3D"/>
    <w:pPr>
      <w:spacing w:after="180" w:line="240" w:lineRule="auto"/>
    </w:pPr>
    <w:rPr>
      <w:rFonts w:ascii="Arno Pro" w:eastAsia="Times New Roman" w:hAnsi="Arno Pro"/>
      <w:kern w:val="26"/>
      <w:sz w:val="24"/>
      <w:szCs w:val="20"/>
    </w:rPr>
  </w:style>
  <w:style w:type="paragraph" w:customStyle="1" w:styleId="BCAuthorAddress">
    <w:name w:val="BC_Author_Address"/>
    <w:basedOn w:val="Normal"/>
    <w:next w:val="Normal"/>
    <w:autoRedefine/>
    <w:rsid w:val="00FC0C41"/>
    <w:pPr>
      <w:spacing w:after="240" w:line="480" w:lineRule="auto"/>
      <w:jc w:val="center"/>
    </w:pPr>
    <w:rPr>
      <w:rFonts w:ascii="Arial" w:eastAsia="Times New Roman" w:hAnsi="Arial" w:cs="Arial"/>
      <w:b/>
      <w:kern w:val="22"/>
      <w:sz w:val="36"/>
      <w:szCs w:val="36"/>
    </w:rPr>
  </w:style>
  <w:style w:type="paragraph" w:styleId="ListParagraph">
    <w:name w:val="List Paragraph"/>
    <w:basedOn w:val="Normal"/>
    <w:uiPriority w:val="34"/>
    <w:qFormat/>
    <w:rsid w:val="00E04CB7"/>
    <w:pPr>
      <w:ind w:left="720"/>
      <w:contextualSpacing/>
    </w:pPr>
  </w:style>
  <w:style w:type="table" w:styleId="TableGrid">
    <w:name w:val="Table Grid"/>
    <w:basedOn w:val="TableNormal"/>
    <w:uiPriority w:val="39"/>
    <w:rsid w:val="001B6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1B69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1Light-Accent3">
    <w:name w:val="List Table 1 Light Accent 3"/>
    <w:basedOn w:val="TableNormal"/>
    <w:uiPriority w:val="46"/>
    <w:rsid w:val="001C5DE4"/>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PlaceholderText">
    <w:name w:val="Placeholder Text"/>
    <w:basedOn w:val="DefaultParagraphFont"/>
    <w:uiPriority w:val="99"/>
    <w:semiHidden/>
    <w:rsid w:val="009E6DA5"/>
    <w:rPr>
      <w:color w:val="808080"/>
    </w:rPr>
  </w:style>
  <w:style w:type="character" w:styleId="Hyperlink">
    <w:name w:val="Hyperlink"/>
    <w:basedOn w:val="DefaultParagraphFont"/>
    <w:uiPriority w:val="99"/>
    <w:unhideWhenUsed/>
    <w:rsid w:val="008B606F"/>
    <w:rPr>
      <w:color w:val="0563C1" w:themeColor="hyperlink"/>
      <w:u w:val="single"/>
    </w:rPr>
  </w:style>
  <w:style w:type="character" w:customStyle="1" w:styleId="UnresolvedMention1">
    <w:name w:val="Unresolved Mention1"/>
    <w:basedOn w:val="DefaultParagraphFont"/>
    <w:uiPriority w:val="99"/>
    <w:semiHidden/>
    <w:unhideWhenUsed/>
    <w:rsid w:val="008B606F"/>
    <w:rPr>
      <w:color w:val="605E5C"/>
      <w:shd w:val="clear" w:color="auto" w:fill="E1DFDD"/>
    </w:rPr>
  </w:style>
  <w:style w:type="paragraph" w:styleId="BalloonText">
    <w:name w:val="Balloon Text"/>
    <w:basedOn w:val="Normal"/>
    <w:link w:val="BalloonTextChar"/>
    <w:uiPriority w:val="99"/>
    <w:semiHidden/>
    <w:unhideWhenUsed/>
    <w:rsid w:val="006B01D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01DB"/>
    <w:rPr>
      <w:rFonts w:ascii="Segoe UI" w:eastAsia="SimSun" w:hAnsi="Segoe UI" w:cs="Segoe UI"/>
      <w:sz w:val="18"/>
      <w:szCs w:val="18"/>
      <w:lang w:eastAsia="en-US"/>
    </w:rPr>
  </w:style>
  <w:style w:type="paragraph" w:customStyle="1" w:styleId="EndNoteBibliography">
    <w:name w:val="EndNote Bibliography"/>
    <w:basedOn w:val="Normal"/>
    <w:link w:val="EndNoteBibliographyChar"/>
    <w:rsid w:val="00B42F51"/>
    <w:pPr>
      <w:spacing w:line="240" w:lineRule="auto"/>
    </w:pPr>
    <w:rPr>
      <w:rFonts w:eastAsiaTheme="minorEastAsia" w:cs="Calibri"/>
      <w:noProof/>
      <w:lang w:eastAsia="zh-CN"/>
    </w:rPr>
  </w:style>
  <w:style w:type="character" w:customStyle="1" w:styleId="EndNoteBibliographyChar">
    <w:name w:val="EndNote Bibliography Char"/>
    <w:basedOn w:val="DefaultParagraphFont"/>
    <w:link w:val="EndNoteBibliography"/>
    <w:rsid w:val="00B42F51"/>
    <w:rPr>
      <w:rFonts w:ascii="Calibri" w:hAnsi="Calibri" w:cs="Calibri"/>
      <w:noProof/>
    </w:rPr>
  </w:style>
  <w:style w:type="character" w:styleId="CommentReference">
    <w:name w:val="annotation reference"/>
    <w:basedOn w:val="DefaultParagraphFont"/>
    <w:uiPriority w:val="99"/>
    <w:semiHidden/>
    <w:unhideWhenUsed/>
    <w:rsid w:val="000B4B9A"/>
    <w:rPr>
      <w:sz w:val="16"/>
      <w:szCs w:val="16"/>
    </w:rPr>
  </w:style>
  <w:style w:type="paragraph" w:styleId="CommentText">
    <w:name w:val="annotation text"/>
    <w:basedOn w:val="Normal"/>
    <w:link w:val="CommentTextChar"/>
    <w:uiPriority w:val="99"/>
    <w:unhideWhenUsed/>
    <w:rsid w:val="000B4B9A"/>
    <w:pPr>
      <w:spacing w:line="240" w:lineRule="auto"/>
    </w:pPr>
    <w:rPr>
      <w:sz w:val="20"/>
      <w:szCs w:val="20"/>
    </w:rPr>
  </w:style>
  <w:style w:type="character" w:customStyle="1" w:styleId="CommentTextChar">
    <w:name w:val="Comment Text Char"/>
    <w:basedOn w:val="DefaultParagraphFont"/>
    <w:link w:val="CommentText"/>
    <w:uiPriority w:val="99"/>
    <w:rsid w:val="000B4B9A"/>
    <w:rPr>
      <w:rFonts w:ascii="Calibri" w:eastAsia="SimSun" w:hAnsi="Calibri"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0B4B9A"/>
    <w:rPr>
      <w:b/>
      <w:bCs/>
    </w:rPr>
  </w:style>
  <w:style w:type="character" w:customStyle="1" w:styleId="CommentSubjectChar">
    <w:name w:val="Comment Subject Char"/>
    <w:basedOn w:val="CommentTextChar"/>
    <w:link w:val="CommentSubject"/>
    <w:uiPriority w:val="99"/>
    <w:semiHidden/>
    <w:rsid w:val="000B4B9A"/>
    <w:rPr>
      <w:rFonts w:ascii="Calibri" w:eastAsia="SimSun" w:hAnsi="Calibri" w:cs="Times New Roman"/>
      <w:b/>
      <w:bCs/>
      <w:sz w:val="20"/>
      <w:szCs w:val="20"/>
      <w:lang w:eastAsia="en-US"/>
    </w:rPr>
  </w:style>
  <w:style w:type="paragraph" w:styleId="Revision">
    <w:name w:val="Revision"/>
    <w:hidden/>
    <w:uiPriority w:val="99"/>
    <w:semiHidden/>
    <w:rsid w:val="00464113"/>
    <w:pPr>
      <w:spacing w:after="0" w:line="240" w:lineRule="auto"/>
    </w:pPr>
    <w:rPr>
      <w:rFonts w:ascii="Calibri" w:eastAsia="SimSun" w:hAnsi="Calibri" w:cs="Times New Roman"/>
      <w:lang w:eastAsia="en-US"/>
    </w:rPr>
  </w:style>
  <w:style w:type="character" w:styleId="UnresolvedMention">
    <w:name w:val="Unresolved Mention"/>
    <w:basedOn w:val="DefaultParagraphFont"/>
    <w:uiPriority w:val="99"/>
    <w:semiHidden/>
    <w:unhideWhenUsed/>
    <w:rsid w:val="00431741"/>
    <w:rPr>
      <w:color w:val="605E5C"/>
      <w:shd w:val="clear" w:color="auto" w:fill="E1DFDD"/>
    </w:rPr>
  </w:style>
  <w:style w:type="paragraph" w:styleId="Bibliography">
    <w:name w:val="Bibliography"/>
    <w:basedOn w:val="Normal"/>
    <w:next w:val="Normal"/>
    <w:uiPriority w:val="37"/>
    <w:unhideWhenUsed/>
    <w:rsid w:val="0052132F"/>
  </w:style>
  <w:style w:type="paragraph" w:styleId="Caption">
    <w:name w:val="caption"/>
    <w:basedOn w:val="Normal"/>
    <w:next w:val="Normal"/>
    <w:uiPriority w:val="35"/>
    <w:unhideWhenUsed/>
    <w:qFormat/>
    <w:rsid w:val="001538EE"/>
    <w:pPr>
      <w:spacing w:after="200" w:line="240" w:lineRule="auto"/>
    </w:pPr>
    <w:rPr>
      <w:rFonts w:asciiTheme="minorHAnsi" w:eastAsiaTheme="minorHAnsi" w:hAnsiTheme="minorHAnsi" w:cstheme="minorBidi"/>
      <w:i/>
      <w:iCs/>
      <w:color w:val="44546A" w:themeColor="text2"/>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840613">
      <w:bodyDiv w:val="1"/>
      <w:marLeft w:val="0"/>
      <w:marRight w:val="0"/>
      <w:marTop w:val="0"/>
      <w:marBottom w:val="0"/>
      <w:divBdr>
        <w:top w:val="none" w:sz="0" w:space="0" w:color="auto"/>
        <w:left w:val="none" w:sz="0" w:space="0" w:color="auto"/>
        <w:bottom w:val="none" w:sz="0" w:space="0" w:color="auto"/>
        <w:right w:val="none" w:sz="0" w:space="0" w:color="auto"/>
      </w:divBdr>
    </w:div>
    <w:div w:id="42565349">
      <w:bodyDiv w:val="1"/>
      <w:marLeft w:val="0"/>
      <w:marRight w:val="0"/>
      <w:marTop w:val="0"/>
      <w:marBottom w:val="0"/>
      <w:divBdr>
        <w:top w:val="none" w:sz="0" w:space="0" w:color="auto"/>
        <w:left w:val="none" w:sz="0" w:space="0" w:color="auto"/>
        <w:bottom w:val="none" w:sz="0" w:space="0" w:color="auto"/>
        <w:right w:val="none" w:sz="0" w:space="0" w:color="auto"/>
      </w:divBdr>
    </w:div>
    <w:div w:id="130027638">
      <w:bodyDiv w:val="1"/>
      <w:marLeft w:val="0"/>
      <w:marRight w:val="0"/>
      <w:marTop w:val="0"/>
      <w:marBottom w:val="0"/>
      <w:divBdr>
        <w:top w:val="none" w:sz="0" w:space="0" w:color="auto"/>
        <w:left w:val="none" w:sz="0" w:space="0" w:color="auto"/>
        <w:bottom w:val="none" w:sz="0" w:space="0" w:color="auto"/>
        <w:right w:val="none" w:sz="0" w:space="0" w:color="auto"/>
      </w:divBdr>
    </w:div>
    <w:div w:id="130752694">
      <w:bodyDiv w:val="1"/>
      <w:marLeft w:val="0"/>
      <w:marRight w:val="0"/>
      <w:marTop w:val="0"/>
      <w:marBottom w:val="0"/>
      <w:divBdr>
        <w:top w:val="none" w:sz="0" w:space="0" w:color="auto"/>
        <w:left w:val="none" w:sz="0" w:space="0" w:color="auto"/>
        <w:bottom w:val="none" w:sz="0" w:space="0" w:color="auto"/>
        <w:right w:val="none" w:sz="0" w:space="0" w:color="auto"/>
      </w:divBdr>
    </w:div>
    <w:div w:id="143014828">
      <w:bodyDiv w:val="1"/>
      <w:marLeft w:val="0"/>
      <w:marRight w:val="0"/>
      <w:marTop w:val="0"/>
      <w:marBottom w:val="0"/>
      <w:divBdr>
        <w:top w:val="none" w:sz="0" w:space="0" w:color="auto"/>
        <w:left w:val="none" w:sz="0" w:space="0" w:color="auto"/>
        <w:bottom w:val="none" w:sz="0" w:space="0" w:color="auto"/>
        <w:right w:val="none" w:sz="0" w:space="0" w:color="auto"/>
      </w:divBdr>
    </w:div>
    <w:div w:id="153187992">
      <w:bodyDiv w:val="1"/>
      <w:marLeft w:val="0"/>
      <w:marRight w:val="0"/>
      <w:marTop w:val="0"/>
      <w:marBottom w:val="0"/>
      <w:divBdr>
        <w:top w:val="none" w:sz="0" w:space="0" w:color="auto"/>
        <w:left w:val="none" w:sz="0" w:space="0" w:color="auto"/>
        <w:bottom w:val="none" w:sz="0" w:space="0" w:color="auto"/>
        <w:right w:val="none" w:sz="0" w:space="0" w:color="auto"/>
      </w:divBdr>
    </w:div>
    <w:div w:id="159203264">
      <w:bodyDiv w:val="1"/>
      <w:marLeft w:val="0"/>
      <w:marRight w:val="0"/>
      <w:marTop w:val="0"/>
      <w:marBottom w:val="0"/>
      <w:divBdr>
        <w:top w:val="none" w:sz="0" w:space="0" w:color="auto"/>
        <w:left w:val="none" w:sz="0" w:space="0" w:color="auto"/>
        <w:bottom w:val="none" w:sz="0" w:space="0" w:color="auto"/>
        <w:right w:val="none" w:sz="0" w:space="0" w:color="auto"/>
      </w:divBdr>
    </w:div>
    <w:div w:id="216206926">
      <w:bodyDiv w:val="1"/>
      <w:marLeft w:val="0"/>
      <w:marRight w:val="0"/>
      <w:marTop w:val="0"/>
      <w:marBottom w:val="0"/>
      <w:divBdr>
        <w:top w:val="none" w:sz="0" w:space="0" w:color="auto"/>
        <w:left w:val="none" w:sz="0" w:space="0" w:color="auto"/>
        <w:bottom w:val="none" w:sz="0" w:space="0" w:color="auto"/>
        <w:right w:val="none" w:sz="0" w:space="0" w:color="auto"/>
      </w:divBdr>
    </w:div>
    <w:div w:id="226649943">
      <w:bodyDiv w:val="1"/>
      <w:marLeft w:val="0"/>
      <w:marRight w:val="0"/>
      <w:marTop w:val="0"/>
      <w:marBottom w:val="0"/>
      <w:divBdr>
        <w:top w:val="none" w:sz="0" w:space="0" w:color="auto"/>
        <w:left w:val="none" w:sz="0" w:space="0" w:color="auto"/>
        <w:bottom w:val="none" w:sz="0" w:space="0" w:color="auto"/>
        <w:right w:val="none" w:sz="0" w:space="0" w:color="auto"/>
      </w:divBdr>
    </w:div>
    <w:div w:id="245304579">
      <w:bodyDiv w:val="1"/>
      <w:marLeft w:val="0"/>
      <w:marRight w:val="0"/>
      <w:marTop w:val="0"/>
      <w:marBottom w:val="0"/>
      <w:divBdr>
        <w:top w:val="none" w:sz="0" w:space="0" w:color="auto"/>
        <w:left w:val="none" w:sz="0" w:space="0" w:color="auto"/>
        <w:bottom w:val="none" w:sz="0" w:space="0" w:color="auto"/>
        <w:right w:val="none" w:sz="0" w:space="0" w:color="auto"/>
      </w:divBdr>
    </w:div>
    <w:div w:id="261231918">
      <w:bodyDiv w:val="1"/>
      <w:marLeft w:val="0"/>
      <w:marRight w:val="0"/>
      <w:marTop w:val="0"/>
      <w:marBottom w:val="0"/>
      <w:divBdr>
        <w:top w:val="none" w:sz="0" w:space="0" w:color="auto"/>
        <w:left w:val="none" w:sz="0" w:space="0" w:color="auto"/>
        <w:bottom w:val="none" w:sz="0" w:space="0" w:color="auto"/>
        <w:right w:val="none" w:sz="0" w:space="0" w:color="auto"/>
      </w:divBdr>
    </w:div>
    <w:div w:id="273290119">
      <w:bodyDiv w:val="1"/>
      <w:marLeft w:val="0"/>
      <w:marRight w:val="0"/>
      <w:marTop w:val="0"/>
      <w:marBottom w:val="0"/>
      <w:divBdr>
        <w:top w:val="none" w:sz="0" w:space="0" w:color="auto"/>
        <w:left w:val="none" w:sz="0" w:space="0" w:color="auto"/>
        <w:bottom w:val="none" w:sz="0" w:space="0" w:color="auto"/>
        <w:right w:val="none" w:sz="0" w:space="0" w:color="auto"/>
      </w:divBdr>
    </w:div>
    <w:div w:id="307634478">
      <w:bodyDiv w:val="1"/>
      <w:marLeft w:val="0"/>
      <w:marRight w:val="0"/>
      <w:marTop w:val="0"/>
      <w:marBottom w:val="0"/>
      <w:divBdr>
        <w:top w:val="none" w:sz="0" w:space="0" w:color="auto"/>
        <w:left w:val="none" w:sz="0" w:space="0" w:color="auto"/>
        <w:bottom w:val="none" w:sz="0" w:space="0" w:color="auto"/>
        <w:right w:val="none" w:sz="0" w:space="0" w:color="auto"/>
      </w:divBdr>
    </w:div>
    <w:div w:id="385419629">
      <w:bodyDiv w:val="1"/>
      <w:marLeft w:val="0"/>
      <w:marRight w:val="0"/>
      <w:marTop w:val="0"/>
      <w:marBottom w:val="0"/>
      <w:divBdr>
        <w:top w:val="none" w:sz="0" w:space="0" w:color="auto"/>
        <w:left w:val="none" w:sz="0" w:space="0" w:color="auto"/>
        <w:bottom w:val="none" w:sz="0" w:space="0" w:color="auto"/>
        <w:right w:val="none" w:sz="0" w:space="0" w:color="auto"/>
      </w:divBdr>
    </w:div>
    <w:div w:id="389618240">
      <w:bodyDiv w:val="1"/>
      <w:marLeft w:val="0"/>
      <w:marRight w:val="0"/>
      <w:marTop w:val="0"/>
      <w:marBottom w:val="0"/>
      <w:divBdr>
        <w:top w:val="none" w:sz="0" w:space="0" w:color="auto"/>
        <w:left w:val="none" w:sz="0" w:space="0" w:color="auto"/>
        <w:bottom w:val="none" w:sz="0" w:space="0" w:color="auto"/>
        <w:right w:val="none" w:sz="0" w:space="0" w:color="auto"/>
      </w:divBdr>
    </w:div>
    <w:div w:id="508108508">
      <w:bodyDiv w:val="1"/>
      <w:marLeft w:val="0"/>
      <w:marRight w:val="0"/>
      <w:marTop w:val="0"/>
      <w:marBottom w:val="0"/>
      <w:divBdr>
        <w:top w:val="none" w:sz="0" w:space="0" w:color="auto"/>
        <w:left w:val="none" w:sz="0" w:space="0" w:color="auto"/>
        <w:bottom w:val="none" w:sz="0" w:space="0" w:color="auto"/>
        <w:right w:val="none" w:sz="0" w:space="0" w:color="auto"/>
      </w:divBdr>
    </w:div>
    <w:div w:id="593054748">
      <w:bodyDiv w:val="1"/>
      <w:marLeft w:val="0"/>
      <w:marRight w:val="0"/>
      <w:marTop w:val="0"/>
      <w:marBottom w:val="0"/>
      <w:divBdr>
        <w:top w:val="none" w:sz="0" w:space="0" w:color="auto"/>
        <w:left w:val="none" w:sz="0" w:space="0" w:color="auto"/>
        <w:bottom w:val="none" w:sz="0" w:space="0" w:color="auto"/>
        <w:right w:val="none" w:sz="0" w:space="0" w:color="auto"/>
      </w:divBdr>
    </w:div>
    <w:div w:id="603878279">
      <w:bodyDiv w:val="1"/>
      <w:marLeft w:val="0"/>
      <w:marRight w:val="0"/>
      <w:marTop w:val="0"/>
      <w:marBottom w:val="0"/>
      <w:divBdr>
        <w:top w:val="none" w:sz="0" w:space="0" w:color="auto"/>
        <w:left w:val="none" w:sz="0" w:space="0" w:color="auto"/>
        <w:bottom w:val="none" w:sz="0" w:space="0" w:color="auto"/>
        <w:right w:val="none" w:sz="0" w:space="0" w:color="auto"/>
      </w:divBdr>
    </w:div>
    <w:div w:id="619609495">
      <w:bodyDiv w:val="1"/>
      <w:marLeft w:val="0"/>
      <w:marRight w:val="0"/>
      <w:marTop w:val="0"/>
      <w:marBottom w:val="0"/>
      <w:divBdr>
        <w:top w:val="none" w:sz="0" w:space="0" w:color="auto"/>
        <w:left w:val="none" w:sz="0" w:space="0" w:color="auto"/>
        <w:bottom w:val="none" w:sz="0" w:space="0" w:color="auto"/>
        <w:right w:val="none" w:sz="0" w:space="0" w:color="auto"/>
      </w:divBdr>
    </w:div>
    <w:div w:id="716204200">
      <w:bodyDiv w:val="1"/>
      <w:marLeft w:val="0"/>
      <w:marRight w:val="0"/>
      <w:marTop w:val="0"/>
      <w:marBottom w:val="0"/>
      <w:divBdr>
        <w:top w:val="none" w:sz="0" w:space="0" w:color="auto"/>
        <w:left w:val="none" w:sz="0" w:space="0" w:color="auto"/>
        <w:bottom w:val="none" w:sz="0" w:space="0" w:color="auto"/>
        <w:right w:val="none" w:sz="0" w:space="0" w:color="auto"/>
      </w:divBdr>
    </w:div>
    <w:div w:id="729110709">
      <w:bodyDiv w:val="1"/>
      <w:marLeft w:val="0"/>
      <w:marRight w:val="0"/>
      <w:marTop w:val="0"/>
      <w:marBottom w:val="0"/>
      <w:divBdr>
        <w:top w:val="none" w:sz="0" w:space="0" w:color="auto"/>
        <w:left w:val="none" w:sz="0" w:space="0" w:color="auto"/>
        <w:bottom w:val="none" w:sz="0" w:space="0" w:color="auto"/>
        <w:right w:val="none" w:sz="0" w:space="0" w:color="auto"/>
      </w:divBdr>
    </w:div>
    <w:div w:id="839078846">
      <w:bodyDiv w:val="1"/>
      <w:marLeft w:val="0"/>
      <w:marRight w:val="0"/>
      <w:marTop w:val="0"/>
      <w:marBottom w:val="0"/>
      <w:divBdr>
        <w:top w:val="none" w:sz="0" w:space="0" w:color="auto"/>
        <w:left w:val="none" w:sz="0" w:space="0" w:color="auto"/>
        <w:bottom w:val="none" w:sz="0" w:space="0" w:color="auto"/>
        <w:right w:val="none" w:sz="0" w:space="0" w:color="auto"/>
      </w:divBdr>
    </w:div>
    <w:div w:id="854998592">
      <w:bodyDiv w:val="1"/>
      <w:marLeft w:val="0"/>
      <w:marRight w:val="0"/>
      <w:marTop w:val="0"/>
      <w:marBottom w:val="0"/>
      <w:divBdr>
        <w:top w:val="none" w:sz="0" w:space="0" w:color="auto"/>
        <w:left w:val="none" w:sz="0" w:space="0" w:color="auto"/>
        <w:bottom w:val="none" w:sz="0" w:space="0" w:color="auto"/>
        <w:right w:val="none" w:sz="0" w:space="0" w:color="auto"/>
      </w:divBdr>
    </w:div>
    <w:div w:id="910310792">
      <w:bodyDiv w:val="1"/>
      <w:marLeft w:val="0"/>
      <w:marRight w:val="0"/>
      <w:marTop w:val="0"/>
      <w:marBottom w:val="0"/>
      <w:divBdr>
        <w:top w:val="none" w:sz="0" w:space="0" w:color="auto"/>
        <w:left w:val="none" w:sz="0" w:space="0" w:color="auto"/>
        <w:bottom w:val="none" w:sz="0" w:space="0" w:color="auto"/>
        <w:right w:val="none" w:sz="0" w:space="0" w:color="auto"/>
      </w:divBdr>
    </w:div>
    <w:div w:id="922646234">
      <w:bodyDiv w:val="1"/>
      <w:marLeft w:val="0"/>
      <w:marRight w:val="0"/>
      <w:marTop w:val="0"/>
      <w:marBottom w:val="0"/>
      <w:divBdr>
        <w:top w:val="none" w:sz="0" w:space="0" w:color="auto"/>
        <w:left w:val="none" w:sz="0" w:space="0" w:color="auto"/>
        <w:bottom w:val="none" w:sz="0" w:space="0" w:color="auto"/>
        <w:right w:val="none" w:sz="0" w:space="0" w:color="auto"/>
      </w:divBdr>
    </w:div>
    <w:div w:id="935752765">
      <w:bodyDiv w:val="1"/>
      <w:marLeft w:val="0"/>
      <w:marRight w:val="0"/>
      <w:marTop w:val="0"/>
      <w:marBottom w:val="0"/>
      <w:divBdr>
        <w:top w:val="none" w:sz="0" w:space="0" w:color="auto"/>
        <w:left w:val="none" w:sz="0" w:space="0" w:color="auto"/>
        <w:bottom w:val="none" w:sz="0" w:space="0" w:color="auto"/>
        <w:right w:val="none" w:sz="0" w:space="0" w:color="auto"/>
      </w:divBdr>
    </w:div>
    <w:div w:id="1040401311">
      <w:bodyDiv w:val="1"/>
      <w:marLeft w:val="0"/>
      <w:marRight w:val="0"/>
      <w:marTop w:val="0"/>
      <w:marBottom w:val="0"/>
      <w:divBdr>
        <w:top w:val="none" w:sz="0" w:space="0" w:color="auto"/>
        <w:left w:val="none" w:sz="0" w:space="0" w:color="auto"/>
        <w:bottom w:val="none" w:sz="0" w:space="0" w:color="auto"/>
        <w:right w:val="none" w:sz="0" w:space="0" w:color="auto"/>
      </w:divBdr>
    </w:div>
    <w:div w:id="1051347750">
      <w:bodyDiv w:val="1"/>
      <w:marLeft w:val="0"/>
      <w:marRight w:val="0"/>
      <w:marTop w:val="0"/>
      <w:marBottom w:val="0"/>
      <w:divBdr>
        <w:top w:val="none" w:sz="0" w:space="0" w:color="auto"/>
        <w:left w:val="none" w:sz="0" w:space="0" w:color="auto"/>
        <w:bottom w:val="none" w:sz="0" w:space="0" w:color="auto"/>
        <w:right w:val="none" w:sz="0" w:space="0" w:color="auto"/>
      </w:divBdr>
    </w:div>
    <w:div w:id="1083914462">
      <w:bodyDiv w:val="1"/>
      <w:marLeft w:val="0"/>
      <w:marRight w:val="0"/>
      <w:marTop w:val="0"/>
      <w:marBottom w:val="0"/>
      <w:divBdr>
        <w:top w:val="none" w:sz="0" w:space="0" w:color="auto"/>
        <w:left w:val="none" w:sz="0" w:space="0" w:color="auto"/>
        <w:bottom w:val="none" w:sz="0" w:space="0" w:color="auto"/>
        <w:right w:val="none" w:sz="0" w:space="0" w:color="auto"/>
      </w:divBdr>
    </w:div>
    <w:div w:id="1096558682">
      <w:bodyDiv w:val="1"/>
      <w:marLeft w:val="0"/>
      <w:marRight w:val="0"/>
      <w:marTop w:val="0"/>
      <w:marBottom w:val="0"/>
      <w:divBdr>
        <w:top w:val="none" w:sz="0" w:space="0" w:color="auto"/>
        <w:left w:val="none" w:sz="0" w:space="0" w:color="auto"/>
        <w:bottom w:val="none" w:sz="0" w:space="0" w:color="auto"/>
        <w:right w:val="none" w:sz="0" w:space="0" w:color="auto"/>
      </w:divBdr>
    </w:div>
    <w:div w:id="1103767982">
      <w:bodyDiv w:val="1"/>
      <w:marLeft w:val="0"/>
      <w:marRight w:val="0"/>
      <w:marTop w:val="0"/>
      <w:marBottom w:val="0"/>
      <w:divBdr>
        <w:top w:val="none" w:sz="0" w:space="0" w:color="auto"/>
        <w:left w:val="none" w:sz="0" w:space="0" w:color="auto"/>
        <w:bottom w:val="none" w:sz="0" w:space="0" w:color="auto"/>
        <w:right w:val="none" w:sz="0" w:space="0" w:color="auto"/>
      </w:divBdr>
    </w:div>
    <w:div w:id="1106197763">
      <w:bodyDiv w:val="1"/>
      <w:marLeft w:val="0"/>
      <w:marRight w:val="0"/>
      <w:marTop w:val="0"/>
      <w:marBottom w:val="0"/>
      <w:divBdr>
        <w:top w:val="none" w:sz="0" w:space="0" w:color="auto"/>
        <w:left w:val="none" w:sz="0" w:space="0" w:color="auto"/>
        <w:bottom w:val="none" w:sz="0" w:space="0" w:color="auto"/>
        <w:right w:val="none" w:sz="0" w:space="0" w:color="auto"/>
      </w:divBdr>
    </w:div>
    <w:div w:id="1121921179">
      <w:bodyDiv w:val="1"/>
      <w:marLeft w:val="0"/>
      <w:marRight w:val="0"/>
      <w:marTop w:val="0"/>
      <w:marBottom w:val="0"/>
      <w:divBdr>
        <w:top w:val="none" w:sz="0" w:space="0" w:color="auto"/>
        <w:left w:val="none" w:sz="0" w:space="0" w:color="auto"/>
        <w:bottom w:val="none" w:sz="0" w:space="0" w:color="auto"/>
        <w:right w:val="none" w:sz="0" w:space="0" w:color="auto"/>
      </w:divBdr>
    </w:div>
    <w:div w:id="1181166116">
      <w:bodyDiv w:val="1"/>
      <w:marLeft w:val="0"/>
      <w:marRight w:val="0"/>
      <w:marTop w:val="0"/>
      <w:marBottom w:val="0"/>
      <w:divBdr>
        <w:top w:val="none" w:sz="0" w:space="0" w:color="auto"/>
        <w:left w:val="none" w:sz="0" w:space="0" w:color="auto"/>
        <w:bottom w:val="none" w:sz="0" w:space="0" w:color="auto"/>
        <w:right w:val="none" w:sz="0" w:space="0" w:color="auto"/>
      </w:divBdr>
    </w:div>
    <w:div w:id="1185286561">
      <w:bodyDiv w:val="1"/>
      <w:marLeft w:val="0"/>
      <w:marRight w:val="0"/>
      <w:marTop w:val="0"/>
      <w:marBottom w:val="0"/>
      <w:divBdr>
        <w:top w:val="none" w:sz="0" w:space="0" w:color="auto"/>
        <w:left w:val="none" w:sz="0" w:space="0" w:color="auto"/>
        <w:bottom w:val="none" w:sz="0" w:space="0" w:color="auto"/>
        <w:right w:val="none" w:sz="0" w:space="0" w:color="auto"/>
      </w:divBdr>
    </w:div>
    <w:div w:id="1216040116">
      <w:bodyDiv w:val="1"/>
      <w:marLeft w:val="0"/>
      <w:marRight w:val="0"/>
      <w:marTop w:val="0"/>
      <w:marBottom w:val="0"/>
      <w:divBdr>
        <w:top w:val="none" w:sz="0" w:space="0" w:color="auto"/>
        <w:left w:val="none" w:sz="0" w:space="0" w:color="auto"/>
        <w:bottom w:val="none" w:sz="0" w:space="0" w:color="auto"/>
        <w:right w:val="none" w:sz="0" w:space="0" w:color="auto"/>
      </w:divBdr>
    </w:div>
    <w:div w:id="1257053052">
      <w:bodyDiv w:val="1"/>
      <w:marLeft w:val="0"/>
      <w:marRight w:val="0"/>
      <w:marTop w:val="0"/>
      <w:marBottom w:val="0"/>
      <w:divBdr>
        <w:top w:val="none" w:sz="0" w:space="0" w:color="auto"/>
        <w:left w:val="none" w:sz="0" w:space="0" w:color="auto"/>
        <w:bottom w:val="none" w:sz="0" w:space="0" w:color="auto"/>
        <w:right w:val="none" w:sz="0" w:space="0" w:color="auto"/>
      </w:divBdr>
    </w:div>
    <w:div w:id="1259941844">
      <w:bodyDiv w:val="1"/>
      <w:marLeft w:val="0"/>
      <w:marRight w:val="0"/>
      <w:marTop w:val="0"/>
      <w:marBottom w:val="0"/>
      <w:divBdr>
        <w:top w:val="none" w:sz="0" w:space="0" w:color="auto"/>
        <w:left w:val="none" w:sz="0" w:space="0" w:color="auto"/>
        <w:bottom w:val="none" w:sz="0" w:space="0" w:color="auto"/>
        <w:right w:val="none" w:sz="0" w:space="0" w:color="auto"/>
      </w:divBdr>
    </w:div>
    <w:div w:id="1265648656">
      <w:bodyDiv w:val="1"/>
      <w:marLeft w:val="0"/>
      <w:marRight w:val="0"/>
      <w:marTop w:val="0"/>
      <w:marBottom w:val="0"/>
      <w:divBdr>
        <w:top w:val="none" w:sz="0" w:space="0" w:color="auto"/>
        <w:left w:val="none" w:sz="0" w:space="0" w:color="auto"/>
        <w:bottom w:val="none" w:sz="0" w:space="0" w:color="auto"/>
        <w:right w:val="none" w:sz="0" w:space="0" w:color="auto"/>
      </w:divBdr>
    </w:div>
    <w:div w:id="1410884143">
      <w:bodyDiv w:val="1"/>
      <w:marLeft w:val="0"/>
      <w:marRight w:val="0"/>
      <w:marTop w:val="0"/>
      <w:marBottom w:val="0"/>
      <w:divBdr>
        <w:top w:val="none" w:sz="0" w:space="0" w:color="auto"/>
        <w:left w:val="none" w:sz="0" w:space="0" w:color="auto"/>
        <w:bottom w:val="none" w:sz="0" w:space="0" w:color="auto"/>
        <w:right w:val="none" w:sz="0" w:space="0" w:color="auto"/>
      </w:divBdr>
    </w:div>
    <w:div w:id="1481077199">
      <w:bodyDiv w:val="1"/>
      <w:marLeft w:val="0"/>
      <w:marRight w:val="0"/>
      <w:marTop w:val="0"/>
      <w:marBottom w:val="0"/>
      <w:divBdr>
        <w:top w:val="none" w:sz="0" w:space="0" w:color="auto"/>
        <w:left w:val="none" w:sz="0" w:space="0" w:color="auto"/>
        <w:bottom w:val="none" w:sz="0" w:space="0" w:color="auto"/>
        <w:right w:val="none" w:sz="0" w:space="0" w:color="auto"/>
      </w:divBdr>
    </w:div>
    <w:div w:id="1545632326">
      <w:bodyDiv w:val="1"/>
      <w:marLeft w:val="0"/>
      <w:marRight w:val="0"/>
      <w:marTop w:val="0"/>
      <w:marBottom w:val="0"/>
      <w:divBdr>
        <w:top w:val="none" w:sz="0" w:space="0" w:color="auto"/>
        <w:left w:val="none" w:sz="0" w:space="0" w:color="auto"/>
        <w:bottom w:val="none" w:sz="0" w:space="0" w:color="auto"/>
        <w:right w:val="none" w:sz="0" w:space="0" w:color="auto"/>
      </w:divBdr>
    </w:div>
    <w:div w:id="1566794764">
      <w:bodyDiv w:val="1"/>
      <w:marLeft w:val="0"/>
      <w:marRight w:val="0"/>
      <w:marTop w:val="0"/>
      <w:marBottom w:val="0"/>
      <w:divBdr>
        <w:top w:val="none" w:sz="0" w:space="0" w:color="auto"/>
        <w:left w:val="none" w:sz="0" w:space="0" w:color="auto"/>
        <w:bottom w:val="none" w:sz="0" w:space="0" w:color="auto"/>
        <w:right w:val="none" w:sz="0" w:space="0" w:color="auto"/>
      </w:divBdr>
    </w:div>
    <w:div w:id="1620451909">
      <w:bodyDiv w:val="1"/>
      <w:marLeft w:val="0"/>
      <w:marRight w:val="0"/>
      <w:marTop w:val="0"/>
      <w:marBottom w:val="0"/>
      <w:divBdr>
        <w:top w:val="none" w:sz="0" w:space="0" w:color="auto"/>
        <w:left w:val="none" w:sz="0" w:space="0" w:color="auto"/>
        <w:bottom w:val="none" w:sz="0" w:space="0" w:color="auto"/>
        <w:right w:val="none" w:sz="0" w:space="0" w:color="auto"/>
      </w:divBdr>
    </w:div>
    <w:div w:id="1721900367">
      <w:bodyDiv w:val="1"/>
      <w:marLeft w:val="0"/>
      <w:marRight w:val="0"/>
      <w:marTop w:val="0"/>
      <w:marBottom w:val="0"/>
      <w:divBdr>
        <w:top w:val="none" w:sz="0" w:space="0" w:color="auto"/>
        <w:left w:val="none" w:sz="0" w:space="0" w:color="auto"/>
        <w:bottom w:val="none" w:sz="0" w:space="0" w:color="auto"/>
        <w:right w:val="none" w:sz="0" w:space="0" w:color="auto"/>
      </w:divBdr>
    </w:div>
    <w:div w:id="1819029396">
      <w:bodyDiv w:val="1"/>
      <w:marLeft w:val="0"/>
      <w:marRight w:val="0"/>
      <w:marTop w:val="0"/>
      <w:marBottom w:val="0"/>
      <w:divBdr>
        <w:top w:val="none" w:sz="0" w:space="0" w:color="auto"/>
        <w:left w:val="none" w:sz="0" w:space="0" w:color="auto"/>
        <w:bottom w:val="none" w:sz="0" w:space="0" w:color="auto"/>
        <w:right w:val="none" w:sz="0" w:space="0" w:color="auto"/>
      </w:divBdr>
    </w:div>
    <w:div w:id="1892302860">
      <w:bodyDiv w:val="1"/>
      <w:marLeft w:val="0"/>
      <w:marRight w:val="0"/>
      <w:marTop w:val="0"/>
      <w:marBottom w:val="0"/>
      <w:divBdr>
        <w:top w:val="none" w:sz="0" w:space="0" w:color="auto"/>
        <w:left w:val="none" w:sz="0" w:space="0" w:color="auto"/>
        <w:bottom w:val="none" w:sz="0" w:space="0" w:color="auto"/>
        <w:right w:val="none" w:sz="0" w:space="0" w:color="auto"/>
      </w:divBdr>
    </w:div>
    <w:div w:id="1897738766">
      <w:bodyDiv w:val="1"/>
      <w:marLeft w:val="0"/>
      <w:marRight w:val="0"/>
      <w:marTop w:val="0"/>
      <w:marBottom w:val="0"/>
      <w:divBdr>
        <w:top w:val="none" w:sz="0" w:space="0" w:color="auto"/>
        <w:left w:val="none" w:sz="0" w:space="0" w:color="auto"/>
        <w:bottom w:val="none" w:sz="0" w:space="0" w:color="auto"/>
        <w:right w:val="none" w:sz="0" w:space="0" w:color="auto"/>
      </w:divBdr>
    </w:div>
    <w:div w:id="1965384114">
      <w:bodyDiv w:val="1"/>
      <w:marLeft w:val="0"/>
      <w:marRight w:val="0"/>
      <w:marTop w:val="0"/>
      <w:marBottom w:val="0"/>
      <w:divBdr>
        <w:top w:val="none" w:sz="0" w:space="0" w:color="auto"/>
        <w:left w:val="none" w:sz="0" w:space="0" w:color="auto"/>
        <w:bottom w:val="none" w:sz="0" w:space="0" w:color="auto"/>
        <w:right w:val="none" w:sz="0" w:space="0" w:color="auto"/>
      </w:divBdr>
    </w:div>
    <w:div w:id="1971353340">
      <w:bodyDiv w:val="1"/>
      <w:marLeft w:val="0"/>
      <w:marRight w:val="0"/>
      <w:marTop w:val="0"/>
      <w:marBottom w:val="0"/>
      <w:divBdr>
        <w:top w:val="none" w:sz="0" w:space="0" w:color="auto"/>
        <w:left w:val="none" w:sz="0" w:space="0" w:color="auto"/>
        <w:bottom w:val="none" w:sz="0" w:space="0" w:color="auto"/>
        <w:right w:val="none" w:sz="0" w:space="0" w:color="auto"/>
      </w:divBdr>
    </w:div>
    <w:div w:id="1982612359">
      <w:bodyDiv w:val="1"/>
      <w:marLeft w:val="0"/>
      <w:marRight w:val="0"/>
      <w:marTop w:val="0"/>
      <w:marBottom w:val="0"/>
      <w:divBdr>
        <w:top w:val="none" w:sz="0" w:space="0" w:color="auto"/>
        <w:left w:val="none" w:sz="0" w:space="0" w:color="auto"/>
        <w:bottom w:val="none" w:sz="0" w:space="0" w:color="auto"/>
        <w:right w:val="none" w:sz="0" w:space="0" w:color="auto"/>
      </w:divBdr>
    </w:div>
    <w:div w:id="2012177553">
      <w:bodyDiv w:val="1"/>
      <w:marLeft w:val="0"/>
      <w:marRight w:val="0"/>
      <w:marTop w:val="0"/>
      <w:marBottom w:val="0"/>
      <w:divBdr>
        <w:top w:val="none" w:sz="0" w:space="0" w:color="auto"/>
        <w:left w:val="none" w:sz="0" w:space="0" w:color="auto"/>
        <w:bottom w:val="none" w:sz="0" w:space="0" w:color="auto"/>
        <w:right w:val="none" w:sz="0" w:space="0" w:color="auto"/>
      </w:divBdr>
    </w:div>
    <w:div w:id="2022311306">
      <w:bodyDiv w:val="1"/>
      <w:marLeft w:val="0"/>
      <w:marRight w:val="0"/>
      <w:marTop w:val="0"/>
      <w:marBottom w:val="0"/>
      <w:divBdr>
        <w:top w:val="none" w:sz="0" w:space="0" w:color="auto"/>
        <w:left w:val="none" w:sz="0" w:space="0" w:color="auto"/>
        <w:bottom w:val="none" w:sz="0" w:space="0" w:color="auto"/>
        <w:right w:val="none" w:sz="0" w:space="0" w:color="auto"/>
      </w:divBdr>
    </w:div>
    <w:div w:id="2061515403">
      <w:bodyDiv w:val="1"/>
      <w:marLeft w:val="0"/>
      <w:marRight w:val="0"/>
      <w:marTop w:val="0"/>
      <w:marBottom w:val="0"/>
      <w:divBdr>
        <w:top w:val="none" w:sz="0" w:space="0" w:color="auto"/>
        <w:left w:val="none" w:sz="0" w:space="0" w:color="auto"/>
        <w:bottom w:val="none" w:sz="0" w:space="0" w:color="auto"/>
        <w:right w:val="none" w:sz="0" w:space="0" w:color="auto"/>
      </w:divBdr>
    </w:div>
    <w:div w:id="2073195519">
      <w:bodyDiv w:val="1"/>
      <w:marLeft w:val="0"/>
      <w:marRight w:val="0"/>
      <w:marTop w:val="0"/>
      <w:marBottom w:val="0"/>
      <w:divBdr>
        <w:top w:val="none" w:sz="0" w:space="0" w:color="auto"/>
        <w:left w:val="none" w:sz="0" w:space="0" w:color="auto"/>
        <w:bottom w:val="none" w:sz="0" w:space="0" w:color="auto"/>
        <w:right w:val="none" w:sz="0" w:space="0" w:color="auto"/>
      </w:divBdr>
    </w:div>
    <w:div w:id="212049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pr@chem.ethz.ch" TargetMode="Externa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europeanbiogas.eu/market-state-and-trends-in-renewable-and-low-carbon-gases-in-europe/" TargetMode="External"/><Relationship Id="rId4" Type="http://schemas.openxmlformats.org/officeDocument/2006/relationships/settings" Target="settings.xml"/><Relationship Id="rId9" Type="http://schemas.openxmlformats.org/officeDocument/2006/relationships/hyperlink" Target="https://www.worldbank.org/en/research/commodity-market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164DA-BA92-47B2-A286-F19BAD827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3689</Words>
  <Characters>21030</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Zihao</dc:creator>
  <cp:keywords/>
  <dc:description/>
  <cp:lastModifiedBy>Nabera  Abhinandan</cp:lastModifiedBy>
  <cp:revision>5</cp:revision>
  <cp:lastPrinted>2024-08-02T16:05:00Z</cp:lastPrinted>
  <dcterms:created xsi:type="dcterms:W3CDTF">2024-08-30T07:12:00Z</dcterms:created>
  <dcterms:modified xsi:type="dcterms:W3CDTF">2024-08-30T07:13:00Z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6182d60a6f8e998cbd54c670684937cf92dd72eb0c03d269196a514ac7815576</vt:lpwstr>
  </property>
  <property fmtid="{D5CDD505-2E9C-101B-9397-08002B2CF9AE}" pid="3" name="ZOTERO_PREF_1">
    <vt:lpwstr>&lt;data data-version="3" zotero-version="6.0.36"&gt;&lt;session id="xRltJICw"/&gt;&lt;style id="http://www.zotero.org/styles/nature" hasBibliography="1" bibliographyStyleHasBeenSet="1"/&gt;&lt;prefs&gt;&lt;pref name="fieldType" value="Field"/&gt;&lt;/prefs&gt;&lt;/data&gt;</vt:lpwstr>
  </property>
</Properties>
</file>