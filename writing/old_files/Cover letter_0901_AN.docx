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1FD5AC" w14:textId="17159CF5" w:rsidR="00737294" w:rsidRPr="002F62D1" w:rsidRDefault="005E4007" w:rsidP="00B750B1">
      <w:pPr>
        <w:spacing w:before="60" w:after="60"/>
        <w:jc w:val="right"/>
        <w:rPr>
          <w:rFonts w:ascii="Roboto" w:hAnsi="Roboto" w:cs="Arial"/>
          <w:lang w:val="en-US"/>
        </w:rPr>
      </w:pPr>
      <w:r w:rsidRPr="002F62D1">
        <w:rPr>
          <w:rFonts w:ascii="Roboto" w:hAnsi="Roboto" w:cs="Arial"/>
          <w:lang w:val="en-US"/>
        </w:rPr>
        <w:t xml:space="preserve">Zurich, </w:t>
      </w:r>
      <w:r w:rsidR="004579D3" w:rsidRPr="002F62D1">
        <w:rPr>
          <w:rFonts w:ascii="Roboto" w:hAnsi="Roboto" w:cs="Arial"/>
          <w:lang w:val="en-US"/>
        </w:rPr>
        <w:fldChar w:fldCharType="begin"/>
      </w:r>
      <w:r w:rsidR="004579D3" w:rsidRPr="002F62D1">
        <w:rPr>
          <w:rFonts w:ascii="Roboto" w:hAnsi="Roboto" w:cs="Arial"/>
          <w:lang w:val="en-US"/>
        </w:rPr>
        <w:instrText xml:space="preserve"> TIME  \@ "dd.MM.yy" </w:instrText>
      </w:r>
      <w:r w:rsidR="004579D3" w:rsidRPr="002F62D1">
        <w:rPr>
          <w:rFonts w:ascii="Roboto" w:hAnsi="Roboto" w:cs="Arial"/>
          <w:lang w:val="en-US"/>
        </w:rPr>
        <w:fldChar w:fldCharType="separate"/>
      </w:r>
      <w:r w:rsidR="00001406">
        <w:rPr>
          <w:rFonts w:ascii="Roboto" w:hAnsi="Roboto" w:cs="Arial"/>
          <w:noProof/>
          <w:lang w:val="en-US"/>
        </w:rPr>
        <w:t>03.09.24</w:t>
      </w:r>
      <w:r w:rsidR="004579D3" w:rsidRPr="002F62D1">
        <w:rPr>
          <w:rFonts w:ascii="Roboto" w:hAnsi="Roboto" w:cs="Arial"/>
          <w:lang w:val="en-US"/>
        </w:rPr>
        <w:fldChar w:fldCharType="end"/>
      </w:r>
    </w:p>
    <w:p w14:paraId="5A9DD6B9" w14:textId="23B32A69" w:rsidR="003E476B" w:rsidRPr="002F62D1" w:rsidRDefault="00EB739E" w:rsidP="003E476B">
      <w:pPr>
        <w:suppressAutoHyphens/>
        <w:spacing w:line="288" w:lineRule="auto"/>
        <w:ind w:right="-86"/>
        <w:rPr>
          <w:rFonts w:ascii="Roboto" w:eastAsia="Times New Roman" w:hAnsi="Roboto" w:cs="Arial"/>
          <w:b/>
          <w:lang w:val="en-US"/>
        </w:rPr>
      </w:pPr>
      <w:bookmarkStart w:id="0" w:name="inhalt"/>
      <w:bookmarkEnd w:id="0"/>
      <w:r w:rsidRPr="002F62D1">
        <w:rPr>
          <w:rFonts w:ascii="Roboto" w:eastAsia="Times New Roman" w:hAnsi="Roboto" w:cs="Arial"/>
          <w:b/>
          <w:lang w:val="en-US"/>
        </w:rPr>
        <w:t>Dr.</w:t>
      </w:r>
      <w:r w:rsidR="001C4379" w:rsidRPr="002F62D1">
        <w:rPr>
          <w:rFonts w:ascii="Roboto" w:eastAsia="Times New Roman" w:hAnsi="Roboto" w:cs="Arial"/>
          <w:b/>
          <w:lang w:val="en-US"/>
        </w:rPr>
        <w:t> </w:t>
      </w:r>
      <w:r w:rsidR="006E2B97" w:rsidRPr="002F62D1">
        <w:rPr>
          <w:rFonts w:ascii="Roboto" w:eastAsia="Times New Roman" w:hAnsi="Roboto" w:cs="Arial"/>
          <w:b/>
          <w:lang w:val="en-US"/>
        </w:rPr>
        <w:t>Thomas Dursch</w:t>
      </w:r>
    </w:p>
    <w:p w14:paraId="59587DD4" w14:textId="017282AD" w:rsidR="00EB739E" w:rsidRPr="002F62D1" w:rsidRDefault="006E2B97" w:rsidP="009D2D44">
      <w:pPr>
        <w:suppressAutoHyphens/>
        <w:spacing w:line="288" w:lineRule="auto"/>
        <w:ind w:right="-86"/>
        <w:rPr>
          <w:rFonts w:ascii="Roboto" w:eastAsia="Times New Roman" w:hAnsi="Roboto" w:cs="Arial"/>
          <w:b/>
          <w:lang w:val="en-US"/>
        </w:rPr>
      </w:pPr>
      <w:r w:rsidRPr="002F62D1">
        <w:rPr>
          <w:rFonts w:ascii="Roboto" w:eastAsia="Times New Roman" w:hAnsi="Roboto" w:cs="Arial"/>
          <w:iCs/>
          <w:lang w:val="en-US"/>
        </w:rPr>
        <w:t xml:space="preserve">Chief </w:t>
      </w:r>
      <w:r w:rsidR="003E476B" w:rsidRPr="002F62D1">
        <w:rPr>
          <w:rFonts w:ascii="Roboto" w:eastAsia="Times New Roman" w:hAnsi="Roboto" w:cs="Arial"/>
          <w:iCs/>
          <w:lang w:val="en-US"/>
        </w:rPr>
        <w:t>Editor</w:t>
      </w:r>
      <w:r w:rsidR="00EB739E" w:rsidRPr="002F62D1">
        <w:rPr>
          <w:rFonts w:ascii="Roboto" w:eastAsia="Times New Roman" w:hAnsi="Roboto" w:cs="Arial"/>
          <w:iCs/>
          <w:lang w:val="en-US"/>
        </w:rPr>
        <w:t>,</w:t>
      </w:r>
      <w:r w:rsidRPr="002F62D1">
        <w:rPr>
          <w:rFonts w:ascii="Roboto" w:eastAsia="Times New Roman" w:hAnsi="Roboto" w:cs="Arial"/>
          <w:iCs/>
          <w:lang w:val="en-US"/>
        </w:rPr>
        <w:t xml:space="preserve"> Nature Chemical Engineering</w:t>
      </w:r>
    </w:p>
    <w:p w14:paraId="5C00FB89" w14:textId="41FA894C" w:rsidR="00EB739E" w:rsidRPr="002F62D1" w:rsidRDefault="00EB739E" w:rsidP="009D2D44">
      <w:pPr>
        <w:suppressAutoHyphens/>
        <w:spacing w:before="240" w:line="288" w:lineRule="auto"/>
        <w:rPr>
          <w:rFonts w:ascii="Roboto" w:eastAsia="Times New Roman" w:hAnsi="Roboto" w:cs="Arial"/>
          <w:b/>
          <w:lang w:val="en-US"/>
        </w:rPr>
      </w:pPr>
      <w:r w:rsidRPr="002F62D1">
        <w:rPr>
          <w:rFonts w:ascii="Roboto" w:eastAsia="Times New Roman" w:hAnsi="Roboto" w:cs="Arial"/>
          <w:b/>
          <w:bCs/>
          <w:lang w:val="en-US"/>
        </w:rPr>
        <w:t>Subject:</w:t>
      </w:r>
      <w:r w:rsidRPr="002F62D1">
        <w:rPr>
          <w:rFonts w:ascii="Roboto" w:eastAsia="Times New Roman" w:hAnsi="Roboto" w:cs="Arial"/>
          <w:lang w:val="en-US"/>
        </w:rPr>
        <w:t xml:space="preserve"> </w:t>
      </w:r>
      <w:r w:rsidR="008B54EA" w:rsidRPr="002F62D1">
        <w:rPr>
          <w:rFonts w:ascii="Roboto" w:eastAsia="Times New Roman" w:hAnsi="Roboto" w:cs="Arial"/>
          <w:lang w:val="en-US"/>
        </w:rPr>
        <w:t xml:space="preserve">Invited Review NATCHEMENG-24061044 </w:t>
      </w:r>
    </w:p>
    <w:p w14:paraId="39DF6219" w14:textId="43720FA3" w:rsidR="004F24DD" w:rsidRPr="002F62D1" w:rsidRDefault="00EB739E" w:rsidP="009D2D44">
      <w:pPr>
        <w:spacing w:before="240" w:line="288" w:lineRule="auto"/>
        <w:jc w:val="both"/>
        <w:rPr>
          <w:rFonts w:ascii="Roboto" w:hAnsi="Roboto"/>
          <w:lang w:val="en-US"/>
        </w:rPr>
      </w:pPr>
      <w:r w:rsidRPr="002F62D1">
        <w:rPr>
          <w:rFonts w:ascii="Roboto" w:eastAsia="Times New Roman" w:hAnsi="Roboto" w:cs="Arial"/>
          <w:lang w:val="en-US"/>
        </w:rPr>
        <w:t>Dear Dr.</w:t>
      </w:r>
      <w:r w:rsidR="001C4379" w:rsidRPr="002F62D1">
        <w:rPr>
          <w:rFonts w:ascii="Roboto" w:eastAsia="Times New Roman" w:hAnsi="Roboto" w:cs="Arial"/>
          <w:lang w:val="en-US"/>
        </w:rPr>
        <w:t> </w:t>
      </w:r>
      <w:r w:rsidR="00E74E32" w:rsidRPr="002F62D1">
        <w:rPr>
          <w:rFonts w:ascii="Roboto" w:eastAsia="Times New Roman" w:hAnsi="Roboto" w:cs="Arial"/>
          <w:lang w:val="en-US"/>
        </w:rPr>
        <w:t>Dursch</w:t>
      </w:r>
      <w:r w:rsidR="00FE05E0" w:rsidRPr="002F62D1">
        <w:rPr>
          <w:rFonts w:ascii="Roboto" w:eastAsia="Times New Roman" w:hAnsi="Roboto" w:cs="Arial"/>
          <w:lang w:val="en-US"/>
        </w:rPr>
        <w:t xml:space="preserve">, dear </w:t>
      </w:r>
      <w:r w:rsidR="008B54EA" w:rsidRPr="002F62D1">
        <w:rPr>
          <w:rFonts w:ascii="Roboto" w:eastAsia="Times New Roman" w:hAnsi="Roboto" w:cs="Arial"/>
          <w:lang w:val="en-US"/>
        </w:rPr>
        <w:t>Tom</w:t>
      </w:r>
      <w:r w:rsidR="00CF1B36" w:rsidRPr="002F62D1">
        <w:rPr>
          <w:rFonts w:ascii="Roboto" w:eastAsia="Times New Roman" w:hAnsi="Roboto" w:cs="Arial"/>
          <w:lang w:val="en-US"/>
        </w:rPr>
        <w:t>,</w:t>
      </w:r>
    </w:p>
    <w:p w14:paraId="4FC4991C" w14:textId="2B2CAD01" w:rsidR="006228D0" w:rsidRPr="002F62D1" w:rsidRDefault="006228D0" w:rsidP="00C13A0B">
      <w:pPr>
        <w:spacing w:before="60" w:line="288" w:lineRule="auto"/>
        <w:jc w:val="both"/>
        <w:rPr>
          <w:rFonts w:ascii="Roboto" w:hAnsi="Roboto" w:cs="Arial"/>
          <w:b/>
        </w:rPr>
      </w:pPr>
      <w:r w:rsidRPr="002F62D1">
        <w:rPr>
          <w:rFonts w:ascii="Roboto" w:hAnsi="Roboto" w:cs="Arial"/>
          <w:snapToGrid w:val="0"/>
          <w:color w:val="000000"/>
          <w:lang w:val="en-GB"/>
        </w:rPr>
        <w:t xml:space="preserve">I </w:t>
      </w:r>
      <w:r w:rsidR="002A0066" w:rsidRPr="002F62D1">
        <w:rPr>
          <w:rFonts w:ascii="Roboto" w:hAnsi="Roboto" w:cs="Arial"/>
          <w:snapToGrid w:val="0"/>
          <w:color w:val="000000"/>
          <w:lang w:val="en-GB" w:eastAsia="zh-CN"/>
        </w:rPr>
        <w:t xml:space="preserve">am pleased to </w:t>
      </w:r>
      <w:r w:rsidRPr="002F62D1">
        <w:rPr>
          <w:rFonts w:ascii="Roboto" w:hAnsi="Roboto" w:cs="Arial"/>
          <w:snapToGrid w:val="0"/>
          <w:color w:val="000000"/>
          <w:lang w:val="en-GB"/>
        </w:rPr>
        <w:t xml:space="preserve">send you </w:t>
      </w:r>
      <w:r w:rsidRPr="002F62D1">
        <w:rPr>
          <w:rFonts w:ascii="Roboto" w:eastAsiaTheme="minorEastAsia" w:hAnsi="Roboto" w:cs="Arial"/>
          <w:iCs/>
          <w:lang w:val="en-US" w:eastAsia="zh-CN"/>
        </w:rPr>
        <w:t>the</w:t>
      </w:r>
      <w:r w:rsidRPr="002F62D1">
        <w:rPr>
          <w:rFonts w:ascii="Roboto" w:hAnsi="Roboto" w:cs="Arial"/>
          <w:snapToGrid w:val="0"/>
          <w:color w:val="000000"/>
          <w:lang w:val="en-GB"/>
        </w:rPr>
        <w:t xml:space="preserve"> </w:t>
      </w:r>
      <w:r w:rsidR="008B54EA" w:rsidRPr="002F62D1">
        <w:rPr>
          <w:rFonts w:ascii="Roboto" w:hAnsi="Roboto" w:cs="Arial"/>
          <w:snapToGrid w:val="0"/>
          <w:color w:val="000000"/>
          <w:lang w:val="en-GB"/>
        </w:rPr>
        <w:t>invited re</w:t>
      </w:r>
      <w:r w:rsidR="008B54EA" w:rsidRPr="002F62D1">
        <w:rPr>
          <w:rFonts w:ascii="Roboto" w:hAnsi="Roboto" w:cs="Arial"/>
          <w:snapToGrid w:val="0"/>
          <w:color w:val="000000"/>
          <w:lang w:val="en-US"/>
        </w:rPr>
        <w:t xml:space="preserve">view </w:t>
      </w:r>
      <w:r w:rsidRPr="002F62D1">
        <w:rPr>
          <w:rFonts w:ascii="Roboto" w:hAnsi="Roboto" w:cs="Arial"/>
          <w:b/>
          <w:snapToGrid w:val="0"/>
          <w:color w:val="000000"/>
          <w:lang w:val="en-US"/>
        </w:rPr>
        <w:t>‘</w:t>
      </w:r>
      <w:bookmarkStart w:id="1" w:name="OLE_LINK1"/>
      <w:bookmarkStart w:id="2" w:name="OLE_LINK2"/>
      <w:r w:rsidR="00D56752" w:rsidRPr="002F62D1">
        <w:rPr>
          <w:rFonts w:ascii="Roboto" w:hAnsi="Roboto" w:cs="Arial"/>
          <w:b/>
          <w:lang w:val="en-US"/>
        </w:rPr>
        <w:t xml:space="preserve">The Panorama of Acetylene </w:t>
      </w:r>
      <w:r w:rsidR="00D56752" w:rsidRPr="002F62D1">
        <w:rPr>
          <w:rFonts w:ascii="Roboto" w:eastAsiaTheme="minorEastAsia" w:hAnsi="Roboto" w:cs="Arial"/>
          <w:b/>
          <w:lang w:val="en-US" w:eastAsia="zh-CN"/>
        </w:rPr>
        <w:t>Production and Its Potential Renaissance as a Building Block</w:t>
      </w:r>
      <w:r w:rsidRPr="002F62D1">
        <w:rPr>
          <w:rFonts w:ascii="Roboto" w:hAnsi="Roboto" w:cs="Arial"/>
          <w:b/>
          <w:snapToGrid w:val="0"/>
          <w:color w:val="000000"/>
          <w:lang w:val="en-US"/>
        </w:rPr>
        <w:t xml:space="preserve">’ </w:t>
      </w:r>
      <w:bookmarkEnd w:id="1"/>
      <w:bookmarkEnd w:id="2"/>
      <w:r w:rsidRPr="002F62D1">
        <w:rPr>
          <w:rFonts w:ascii="Roboto" w:hAnsi="Roboto" w:cs="Arial"/>
          <w:snapToGrid w:val="0"/>
          <w:color w:val="000000"/>
          <w:lang w:val="en-GB"/>
        </w:rPr>
        <w:t>by Z.</w:t>
      </w:r>
      <w:r w:rsidR="005C32F1" w:rsidRPr="002F62D1">
        <w:rPr>
          <w:rFonts w:ascii="Roboto" w:hAnsi="Roboto" w:cs="Arial"/>
          <w:snapToGrid w:val="0"/>
          <w:color w:val="000000"/>
          <w:lang w:val="en-GB"/>
        </w:rPr>
        <w:t> </w:t>
      </w:r>
      <w:r w:rsidRPr="002F62D1">
        <w:rPr>
          <w:rFonts w:ascii="Roboto" w:hAnsi="Roboto" w:cs="Arial"/>
          <w:snapToGrid w:val="0"/>
          <w:color w:val="000000"/>
          <w:lang w:val="en-GB"/>
        </w:rPr>
        <w:t>Zhang, A.</w:t>
      </w:r>
      <w:r w:rsidR="005C32F1" w:rsidRPr="002F62D1">
        <w:rPr>
          <w:rFonts w:ascii="Roboto" w:hAnsi="Roboto" w:cs="Arial"/>
          <w:snapToGrid w:val="0"/>
          <w:color w:val="000000"/>
          <w:lang w:val="en-GB"/>
        </w:rPr>
        <w:t> </w:t>
      </w:r>
      <w:r w:rsidRPr="002F62D1">
        <w:rPr>
          <w:rFonts w:ascii="Roboto" w:hAnsi="Roboto" w:cs="Arial"/>
          <w:snapToGrid w:val="0"/>
          <w:color w:val="000000"/>
          <w:lang w:val="en-GB"/>
        </w:rPr>
        <w:t>Nabera, G.</w:t>
      </w:r>
      <w:r w:rsidR="005C32F1" w:rsidRPr="002F62D1">
        <w:rPr>
          <w:rFonts w:ascii="Roboto" w:hAnsi="Roboto" w:cs="Arial"/>
          <w:snapToGrid w:val="0"/>
          <w:color w:val="000000"/>
          <w:lang w:val="en-GB"/>
        </w:rPr>
        <w:t> </w:t>
      </w:r>
      <w:r w:rsidRPr="002F62D1">
        <w:rPr>
          <w:rFonts w:ascii="Roboto" w:hAnsi="Roboto" w:cs="Arial"/>
          <w:bCs/>
          <w:iCs/>
          <w:snapToGrid w:val="0"/>
          <w:color w:val="000000"/>
          <w:lang w:val="en-US"/>
        </w:rPr>
        <w:t>Guillén</w:t>
      </w:r>
      <w:r w:rsidR="005C32F1" w:rsidRPr="002F62D1">
        <w:rPr>
          <w:rFonts w:ascii="Roboto" w:hAnsi="Roboto" w:cs="Arial"/>
          <w:bCs/>
          <w:iCs/>
          <w:snapToGrid w:val="0"/>
          <w:color w:val="000000"/>
          <w:lang w:val="en-US"/>
        </w:rPr>
        <w:noBreakHyphen/>
      </w:r>
      <w:r w:rsidRPr="002F62D1">
        <w:rPr>
          <w:rFonts w:ascii="Roboto" w:hAnsi="Roboto" w:cs="Arial"/>
          <w:bCs/>
          <w:iCs/>
          <w:snapToGrid w:val="0"/>
          <w:color w:val="000000"/>
          <w:lang w:val="en-US"/>
        </w:rPr>
        <w:t>Gosálbez</w:t>
      </w:r>
      <w:r w:rsidRPr="002F62D1">
        <w:rPr>
          <w:rFonts w:ascii="Roboto" w:hAnsi="Roboto" w:cs="Arial"/>
          <w:snapToGrid w:val="0"/>
          <w:color w:val="000000"/>
          <w:lang w:val="en-GB"/>
        </w:rPr>
        <w:t>, and J. Pérez</w:t>
      </w:r>
      <w:r w:rsidRPr="002F62D1">
        <w:rPr>
          <w:rFonts w:ascii="Roboto" w:hAnsi="Roboto" w:cs="Arial"/>
          <w:snapToGrid w:val="0"/>
          <w:color w:val="000000"/>
          <w:lang w:val="en-GB"/>
        </w:rPr>
        <w:noBreakHyphen/>
        <w:t xml:space="preserve">Ramírez for consideration in </w:t>
      </w:r>
      <w:r w:rsidRPr="002F62D1">
        <w:rPr>
          <w:rFonts w:ascii="Roboto" w:hAnsi="Roboto" w:cs="Arial"/>
          <w:snapToGrid w:val="0"/>
          <w:color w:val="000000"/>
          <w:lang w:val="en-US"/>
        </w:rPr>
        <w:t>Nature Chemical Engineering</w:t>
      </w:r>
      <w:r w:rsidRPr="002F62D1">
        <w:rPr>
          <w:rFonts w:ascii="Roboto" w:hAnsi="Roboto" w:cs="Arial"/>
          <w:snapToGrid w:val="0"/>
          <w:color w:val="000000"/>
          <w:lang w:val="en-GB"/>
        </w:rPr>
        <w:t>.</w:t>
      </w:r>
    </w:p>
    <w:p w14:paraId="230A3F12" w14:textId="587CF38D" w:rsidR="00725C48" w:rsidRDefault="003878AF" w:rsidP="001C4379">
      <w:pPr>
        <w:spacing w:before="60" w:line="288" w:lineRule="auto"/>
        <w:jc w:val="both"/>
        <w:rPr>
          <w:rFonts w:ascii="Roboto" w:eastAsiaTheme="minorEastAsia" w:hAnsi="Roboto" w:cs="Arial"/>
          <w:iCs/>
          <w:lang w:val="en-US" w:eastAsia="zh-CN"/>
        </w:rPr>
      </w:pPr>
      <w:r w:rsidRPr="002F62D1">
        <w:rPr>
          <w:rFonts w:ascii="Roboto" w:eastAsiaTheme="minorEastAsia" w:hAnsi="Roboto" w:cs="Arial"/>
          <w:iCs/>
          <w:lang w:val="en-US" w:eastAsia="zh-CN"/>
        </w:rPr>
        <w:t xml:space="preserve">Before the 1960s, acetylene was a cornerstone of the chemical industry due to its versatility in synthesizing a wide range of chemicals. However, the boom of the petrochemical industry </w:t>
      </w:r>
      <w:r w:rsidR="0068503F">
        <w:rPr>
          <w:rFonts w:ascii="Roboto" w:eastAsiaTheme="minorEastAsia" w:hAnsi="Roboto" w:cs="Arial"/>
          <w:iCs/>
          <w:lang w:val="en-US" w:eastAsia="zh-CN"/>
        </w:rPr>
        <w:t>since</w:t>
      </w:r>
      <w:r w:rsidR="0068503F" w:rsidRPr="002F62D1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Pr="002F62D1">
        <w:rPr>
          <w:rFonts w:ascii="Roboto" w:eastAsiaTheme="minorEastAsia" w:hAnsi="Roboto" w:cs="Arial"/>
          <w:iCs/>
          <w:lang w:val="en-US" w:eastAsia="zh-CN"/>
        </w:rPr>
        <w:t xml:space="preserve">the 1940s led to the dominance of ethylene, which could be produced with a lower carbon footprint </w:t>
      </w:r>
      <w:r w:rsidRPr="002F62D1">
        <w:rPr>
          <w:rFonts w:ascii="Roboto" w:eastAsiaTheme="minorEastAsia" w:hAnsi="Roboto" w:cs="Arial"/>
          <w:i/>
          <w:iCs/>
          <w:lang w:val="en-US" w:eastAsia="zh-CN"/>
        </w:rPr>
        <w:t>via</w:t>
      </w:r>
      <w:r w:rsidRPr="002F62D1">
        <w:rPr>
          <w:rFonts w:ascii="Roboto" w:eastAsiaTheme="minorEastAsia" w:hAnsi="Roboto" w:cs="Arial"/>
          <w:iCs/>
          <w:lang w:val="en-US" w:eastAsia="zh-CN"/>
        </w:rPr>
        <w:t xml:space="preserve"> the steam cracking of naphtha. Today, while ethylene production stands at a staggering 225 Mt y</w:t>
      </w:r>
      <w:r w:rsidRPr="002F62D1">
        <w:rPr>
          <w:rFonts w:ascii="Roboto" w:eastAsiaTheme="minorEastAsia" w:hAnsi="Roboto" w:cs="Arial"/>
          <w:iCs/>
          <w:vertAlign w:val="superscript"/>
          <w:lang w:val="en-US" w:eastAsia="zh-CN"/>
        </w:rPr>
        <w:t>–1</w:t>
      </w:r>
      <w:r w:rsidRPr="002F62D1">
        <w:rPr>
          <w:rFonts w:ascii="Roboto" w:eastAsiaTheme="minorEastAsia" w:hAnsi="Roboto" w:cs="Arial"/>
          <w:iCs/>
          <w:lang w:val="en-US" w:eastAsia="zh-CN"/>
        </w:rPr>
        <w:t xml:space="preserve"> compared to acetylene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>'s mere 11 Mt y</w:t>
      </w:r>
      <w:r w:rsidR="002B3A00" w:rsidRPr="002F62D1">
        <w:rPr>
          <w:rFonts w:ascii="Roboto" w:eastAsiaTheme="minorEastAsia" w:hAnsi="Roboto" w:cs="Arial"/>
          <w:iCs/>
          <w:vertAlign w:val="superscript"/>
          <w:lang w:val="en-US" w:eastAsia="zh-CN"/>
        </w:rPr>
        <w:t>–1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, fluctuating oil prices present an opportunity for </w:t>
      </w:r>
      <w:r w:rsidR="00725C48">
        <w:rPr>
          <w:rFonts w:ascii="Roboto" w:eastAsiaTheme="minorEastAsia" w:hAnsi="Roboto" w:cs="Arial"/>
          <w:iCs/>
          <w:lang w:val="en-US" w:eastAsia="zh-CN"/>
        </w:rPr>
        <w:t>the latter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to regain prevalence in regions with cheap and abundant coal or natural gas. </w:t>
      </w:r>
      <w:r w:rsidR="001F3C83">
        <w:rPr>
          <w:rFonts w:ascii="Roboto" w:eastAsiaTheme="minorEastAsia" w:hAnsi="Roboto" w:cs="Arial"/>
          <w:iCs/>
          <w:lang w:val="en-US" w:eastAsia="zh-CN"/>
        </w:rPr>
        <w:t>However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, given </w:t>
      </w:r>
      <w:r w:rsidR="00725C48">
        <w:rPr>
          <w:rFonts w:ascii="Roboto" w:eastAsiaTheme="minorEastAsia" w:hAnsi="Roboto" w:cs="Arial"/>
          <w:iCs/>
          <w:lang w:val="en-US" w:eastAsia="zh-CN"/>
        </w:rPr>
        <w:t>its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higher carbon footprint,</w:t>
      </w:r>
      <w:r w:rsidR="0068503F">
        <w:rPr>
          <w:rFonts w:ascii="Roboto" w:eastAsiaTheme="minorEastAsia" w:hAnsi="Roboto" w:cs="Arial"/>
          <w:iCs/>
          <w:lang w:val="en-US" w:eastAsia="zh-CN"/>
        </w:rPr>
        <w:t xml:space="preserve"> it is imperative to develop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sustainable production pathways for acetylene.</w:t>
      </w:r>
      <w:r w:rsidR="00B56017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725C48">
        <w:rPr>
          <w:rFonts w:ascii="Roboto" w:eastAsiaTheme="minorEastAsia" w:hAnsi="Roboto" w:cs="Arial"/>
          <w:iCs/>
          <w:lang w:val="en-US" w:eastAsia="zh-CN"/>
        </w:rPr>
        <w:t>Therefore, given its</w:t>
      </w:r>
      <w:r w:rsidR="00B56017" w:rsidRPr="002F62D1">
        <w:rPr>
          <w:rFonts w:ascii="Roboto" w:hAnsi="Roboto" w:cs="Arial"/>
          <w:lang w:val="en-US" w:eastAsia="zh-CN"/>
        </w:rPr>
        <w:t xml:space="preserve"> significant untapped potential for sustainable production and innovative applications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, we aim to revitalize interest in acetylene. </w:t>
      </w:r>
    </w:p>
    <w:p w14:paraId="36D2764A" w14:textId="4C983A7E" w:rsidR="00372D5C" w:rsidRPr="00500569" w:rsidRDefault="00725C48" w:rsidP="001C4379">
      <w:pPr>
        <w:spacing w:before="60" w:line="288" w:lineRule="auto"/>
        <w:jc w:val="both"/>
        <w:rPr>
          <w:rFonts w:ascii="Roboto" w:eastAsiaTheme="minorEastAsia" w:hAnsi="Roboto" w:cs="Arial"/>
          <w:iCs/>
          <w:lang w:val="en-US" w:eastAsia="zh-CN"/>
        </w:rPr>
      </w:pPr>
      <w:r>
        <w:rPr>
          <w:rFonts w:ascii="Roboto" w:eastAsiaTheme="minorEastAsia" w:hAnsi="Roboto" w:cs="Arial"/>
          <w:iCs/>
          <w:lang w:val="en-US" w:eastAsia="zh-CN"/>
        </w:rPr>
        <w:t>As such, we</w:t>
      </w:r>
      <w:r w:rsidR="0068503F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68503F">
        <w:rPr>
          <w:rFonts w:ascii="Roboto" w:eastAsiaTheme="minorEastAsia" w:hAnsi="Roboto" w:cs="Arial"/>
          <w:iCs/>
          <w:lang w:val="en-US" w:eastAsia="zh-CN"/>
        </w:rPr>
        <w:t xml:space="preserve">first </w:t>
      </w:r>
      <w:r w:rsidR="00500569">
        <w:rPr>
          <w:rFonts w:ascii="Roboto" w:eastAsiaTheme="minorEastAsia" w:hAnsi="Roboto" w:cs="Arial"/>
          <w:iCs/>
          <w:lang w:val="en-US" w:eastAsia="zh-CN"/>
        </w:rPr>
        <w:t>provide an overview of different acetylene production technologies, focusing on three main routes: the calcium carbide route</w:t>
      </w:r>
      <w:r w:rsidR="00B56017">
        <w:rPr>
          <w:rFonts w:ascii="Roboto" w:eastAsiaTheme="minorEastAsia" w:hAnsi="Roboto" w:cs="Arial"/>
          <w:iCs/>
          <w:lang w:val="en-US" w:eastAsia="zh-CN"/>
        </w:rPr>
        <w:t xml:space="preserve"> (dominant technology)</w:t>
      </w:r>
      <w:r w:rsidR="00500569">
        <w:rPr>
          <w:rFonts w:ascii="Roboto" w:eastAsiaTheme="minorEastAsia" w:hAnsi="Roboto" w:cs="Arial"/>
          <w:iCs/>
          <w:lang w:val="en-US" w:eastAsia="zh-CN"/>
        </w:rPr>
        <w:t>, thermal plasma, and partial combustion of natural gas. However, these routes have high energy consumption and significant CO</w:t>
      </w:r>
      <w:r w:rsidR="00500569" w:rsidRPr="004E115D">
        <w:rPr>
          <w:rFonts w:ascii="Roboto" w:eastAsiaTheme="minorEastAsia" w:hAnsi="Roboto" w:cs="Arial"/>
          <w:iCs/>
          <w:vertAlign w:val="subscript"/>
          <w:lang w:val="en-US" w:eastAsia="zh-CN"/>
        </w:rPr>
        <w:t>2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emissions. </w:t>
      </w:r>
      <w:r w:rsidR="00B56017">
        <w:rPr>
          <w:rFonts w:ascii="Roboto" w:eastAsiaTheme="minorEastAsia" w:hAnsi="Roboto" w:cs="Arial"/>
          <w:iCs/>
          <w:lang w:val="en-US" w:eastAsia="zh-CN"/>
        </w:rPr>
        <w:t>Therefore</w:t>
      </w:r>
      <w:r w:rsidR="0068503F">
        <w:rPr>
          <w:rFonts w:ascii="Roboto" w:eastAsiaTheme="minorEastAsia" w:hAnsi="Roboto" w:cs="Arial"/>
          <w:iCs/>
          <w:lang w:val="en-US" w:eastAsia="zh-CN"/>
        </w:rPr>
        <w:t>, w</w:t>
      </w:r>
      <w:r w:rsidR="00500569">
        <w:rPr>
          <w:rFonts w:ascii="Roboto" w:eastAsiaTheme="minorEastAsia" w:hAnsi="Roboto" w:cs="Arial"/>
          <w:iCs/>
          <w:lang w:val="en-US" w:eastAsia="zh-CN"/>
        </w:rPr>
        <w:t>e also summarize emerging technologies like non</w:t>
      </w:r>
      <w:r w:rsidR="00500569">
        <w:rPr>
          <w:rFonts w:ascii="Roboto" w:eastAsiaTheme="minorEastAsia" w:hAnsi="Roboto" w:cs="Arial"/>
          <w:iCs/>
          <w:lang w:val="en-US" w:eastAsia="zh-CN"/>
        </w:rPr>
        <w:noBreakHyphen/>
        <w:t>thermal plasma and thermal pyrolysis, which have lower energy requirements</w:t>
      </w:r>
      <w:r w:rsidR="00B56017">
        <w:rPr>
          <w:rFonts w:ascii="Roboto" w:eastAsiaTheme="minorEastAsia" w:hAnsi="Roboto" w:cs="Arial"/>
          <w:iCs/>
          <w:lang w:val="en-US" w:eastAsia="zh-CN"/>
        </w:rPr>
        <w:t>. Further, we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highlight advancements in reactor design and catalyst development for these technologies. </w:t>
      </w:r>
      <w:r w:rsidR="00B56017">
        <w:rPr>
          <w:rFonts w:ascii="Roboto" w:eastAsiaTheme="minorEastAsia" w:hAnsi="Roboto" w:cs="Arial"/>
          <w:iCs/>
          <w:lang w:val="en-US" w:eastAsia="zh-CN"/>
        </w:rPr>
        <w:t>Considering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the primary application of acetylene </w:t>
      </w:r>
      <w:r w:rsidR="00B56017" w:rsidRPr="005C6A68">
        <w:rPr>
          <w:rFonts w:ascii="Roboto" w:eastAsiaTheme="minorEastAsia" w:hAnsi="Roboto" w:cs="Arial"/>
          <w:i/>
          <w:iCs/>
          <w:lang w:val="en-US" w:eastAsia="zh-CN"/>
        </w:rPr>
        <w:t>i.e.</w:t>
      </w:r>
      <w:r w:rsidR="00B56017">
        <w:rPr>
          <w:rFonts w:ascii="Roboto" w:eastAsiaTheme="minorEastAsia" w:hAnsi="Roboto" w:cs="Arial"/>
          <w:iCs/>
          <w:lang w:val="en-US" w:eastAsia="zh-CN"/>
        </w:rPr>
        <w:t xml:space="preserve">, </w:t>
      </w:r>
      <w:r w:rsidR="00500569">
        <w:rPr>
          <w:rFonts w:ascii="Roboto" w:eastAsiaTheme="minorEastAsia" w:hAnsi="Roboto" w:cs="Arial"/>
          <w:iCs/>
          <w:lang w:val="en-US" w:eastAsia="zh-CN"/>
        </w:rPr>
        <w:t>vinyl chloride monomer (VCM) production</w:t>
      </w:r>
      <w:r w:rsidR="00B56017">
        <w:rPr>
          <w:rFonts w:ascii="Roboto" w:eastAsiaTheme="minorEastAsia" w:hAnsi="Roboto" w:cs="Arial"/>
          <w:iCs/>
          <w:lang w:val="en-US" w:eastAsia="zh-CN"/>
        </w:rPr>
        <w:t>,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we find that the coal</w:t>
      </w:r>
      <w:r w:rsidR="00500569">
        <w:rPr>
          <w:rFonts w:ascii="Roboto" w:eastAsiaTheme="minorEastAsia" w:hAnsi="Roboto" w:cs="Arial"/>
          <w:iCs/>
          <w:lang w:val="en-US" w:eastAsia="zh-CN"/>
        </w:rPr>
        <w:noBreakHyphen/>
        <w:t>based acetylene route is more economical than ethylene</w:t>
      </w:r>
      <w:r w:rsidR="00500569">
        <w:rPr>
          <w:rFonts w:ascii="Roboto" w:eastAsiaTheme="minorEastAsia" w:hAnsi="Roboto" w:cs="Arial"/>
          <w:iCs/>
          <w:lang w:val="en-US" w:eastAsia="zh-CN"/>
        </w:rPr>
        <w:noBreakHyphen/>
        <w:t>based production</w:t>
      </w:r>
      <w:r w:rsidR="00A37A37">
        <w:rPr>
          <w:rFonts w:ascii="Roboto" w:eastAsiaTheme="minorEastAsia" w:hAnsi="Roboto" w:cs="Arial"/>
          <w:iCs/>
          <w:lang w:val="en-US" w:eastAsia="zh-CN"/>
        </w:rPr>
        <w:t>,</w:t>
      </w:r>
      <w:bookmarkStart w:id="3" w:name="_GoBack"/>
      <w:bookmarkEnd w:id="3"/>
      <w:r w:rsidR="00500569">
        <w:rPr>
          <w:rFonts w:ascii="Roboto" w:eastAsiaTheme="minorEastAsia" w:hAnsi="Roboto" w:cs="Arial"/>
          <w:iCs/>
          <w:lang w:val="en-US" w:eastAsia="zh-CN"/>
        </w:rPr>
        <w:t xml:space="preserve"> but has a 2.5 times higher carbon footprint. Therefore, we propose using renewable carbon sources (</w:t>
      </w:r>
      <w:r w:rsidR="00500569">
        <w:rPr>
          <w:rFonts w:ascii="Roboto" w:eastAsiaTheme="minorEastAsia" w:hAnsi="Roboto" w:cs="Arial"/>
          <w:i/>
          <w:iCs/>
          <w:lang w:val="en-US" w:eastAsia="zh-CN"/>
        </w:rPr>
        <w:t>e.g.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¸ biochar, biomethane) and decarbonized electricity to reduce this footprint. We </w:t>
      </w:r>
      <w:r w:rsidR="00B56017">
        <w:rPr>
          <w:rFonts w:ascii="Roboto" w:eastAsiaTheme="minorEastAsia" w:hAnsi="Roboto" w:cs="Arial"/>
          <w:iCs/>
          <w:lang w:val="en-US" w:eastAsia="zh-CN"/>
        </w:rPr>
        <w:t xml:space="preserve">also </w:t>
      </w:r>
      <w:r w:rsidR="00500569">
        <w:rPr>
          <w:rFonts w:ascii="Roboto" w:eastAsiaTheme="minorEastAsia" w:hAnsi="Roboto" w:cs="Arial"/>
          <w:iCs/>
          <w:lang w:val="en-US" w:eastAsia="zh-CN"/>
        </w:rPr>
        <w:t>assess the economic viability of these green alternatives through techno</w:t>
      </w:r>
      <w:r w:rsidR="00017ADC">
        <w:rPr>
          <w:rFonts w:ascii="Roboto" w:eastAsiaTheme="minorEastAsia" w:hAnsi="Roboto" w:cs="Arial"/>
          <w:iCs/>
          <w:lang w:val="en-US" w:eastAsia="zh-CN"/>
        </w:rPr>
        <w:noBreakHyphen/>
      </w:r>
      <w:r w:rsidR="00500569">
        <w:rPr>
          <w:rFonts w:ascii="Roboto" w:eastAsiaTheme="minorEastAsia" w:hAnsi="Roboto" w:cs="Arial"/>
          <w:iCs/>
          <w:lang w:val="en-US" w:eastAsia="zh-CN"/>
        </w:rPr>
        <w:t>economic and life cycle assessments of different acetylene</w:t>
      </w:r>
      <w:r w:rsidR="00017ADC">
        <w:rPr>
          <w:rFonts w:ascii="Roboto" w:eastAsiaTheme="minorEastAsia" w:hAnsi="Roboto" w:cs="Arial"/>
          <w:iCs/>
          <w:lang w:val="en-US" w:eastAsia="zh-CN"/>
        </w:rPr>
        <w:t xml:space="preserve"> production technologies. Finally, we discuss strategies for the grand transition towards acetylene</w:t>
      </w:r>
      <w:r w:rsidR="00017ADC">
        <w:rPr>
          <w:rFonts w:ascii="Roboto" w:eastAsiaTheme="minorEastAsia" w:hAnsi="Roboto" w:cs="Arial"/>
          <w:iCs/>
          <w:lang w:val="en-US" w:eastAsia="zh-CN"/>
        </w:rPr>
        <w:noBreakHyphen/>
        <w:t>based chemical production, potentially expanding its relevance as the industry strives for sustainability.</w:t>
      </w:r>
    </w:p>
    <w:p w14:paraId="06F08C7E" w14:textId="60FC03E8" w:rsidR="00836FF1" w:rsidRPr="002F62D1" w:rsidRDefault="00B56017" w:rsidP="00AE1633">
      <w:pPr>
        <w:spacing w:before="60" w:line="288" w:lineRule="auto"/>
        <w:jc w:val="both"/>
        <w:rPr>
          <w:rFonts w:ascii="Roboto" w:hAnsi="Roboto" w:cs="Arial"/>
          <w:lang w:val="en-US" w:eastAsia="zh-CN"/>
        </w:rPr>
      </w:pPr>
      <w:r>
        <w:rPr>
          <w:rFonts w:ascii="Roboto" w:hAnsi="Roboto" w:cs="Arial"/>
          <w:lang w:val="en-US" w:eastAsia="zh-CN"/>
        </w:rPr>
        <w:t>Overall, t</w:t>
      </w:r>
      <w:r w:rsidR="006969B1" w:rsidRPr="002F62D1">
        <w:rPr>
          <w:rFonts w:ascii="Roboto" w:hAnsi="Roboto" w:cs="Arial"/>
          <w:lang w:val="en-US" w:eastAsia="zh-CN"/>
        </w:rPr>
        <w:t xml:space="preserve">his review examines current </w:t>
      </w:r>
      <w:r>
        <w:rPr>
          <w:rFonts w:ascii="Roboto" w:hAnsi="Roboto" w:cs="Arial"/>
          <w:lang w:val="en-US" w:eastAsia="zh-CN"/>
        </w:rPr>
        <w:t xml:space="preserve">acetylene </w:t>
      </w:r>
      <w:r w:rsidR="006969B1" w:rsidRPr="002F62D1">
        <w:rPr>
          <w:rFonts w:ascii="Roboto" w:hAnsi="Roboto" w:cs="Arial"/>
          <w:lang w:val="en-US" w:eastAsia="zh-CN"/>
        </w:rPr>
        <w:t xml:space="preserve">production technologies, proposes sustainable initiatives, and highlights future applications to reignite interest in this versatile molecule. </w:t>
      </w:r>
      <w:r w:rsidR="00F57C7C" w:rsidRPr="002F62D1">
        <w:rPr>
          <w:rFonts w:ascii="Roboto" w:hAnsi="Roboto" w:cs="Arial"/>
          <w:lang w:val="en-US" w:eastAsia="zh-CN"/>
        </w:rPr>
        <w:t>Our aim is</w:t>
      </w:r>
      <w:r w:rsidR="006969B1" w:rsidRPr="002F62D1">
        <w:rPr>
          <w:rFonts w:ascii="Roboto" w:hAnsi="Roboto" w:cs="Arial"/>
          <w:lang w:val="en-US" w:eastAsia="zh-CN"/>
        </w:rPr>
        <w:t xml:space="preserve"> to provide a comprehensive </w:t>
      </w:r>
      <w:r w:rsidR="00AE17D2" w:rsidRPr="002F62D1">
        <w:rPr>
          <w:rFonts w:ascii="Roboto" w:hAnsi="Roboto" w:cs="Arial"/>
          <w:lang w:val="en-US" w:eastAsia="zh-CN"/>
        </w:rPr>
        <w:t>overview</w:t>
      </w:r>
      <w:r w:rsidR="006969B1" w:rsidRPr="002F62D1">
        <w:rPr>
          <w:rFonts w:ascii="Roboto" w:hAnsi="Roboto" w:cs="Arial"/>
          <w:lang w:val="en-US" w:eastAsia="zh-CN"/>
        </w:rPr>
        <w:t xml:space="preserve"> that aligns with the goals of Nature Chemical Engineering, </w:t>
      </w:r>
      <w:r w:rsidR="00F57C7C" w:rsidRPr="002F62D1">
        <w:rPr>
          <w:rFonts w:ascii="Roboto" w:hAnsi="Roboto" w:cs="Arial"/>
          <w:lang w:val="en-US" w:eastAsia="zh-CN"/>
        </w:rPr>
        <w:t>emphasizing</w:t>
      </w:r>
      <w:r w:rsidR="00766ED2" w:rsidRPr="002F62D1">
        <w:rPr>
          <w:rFonts w:ascii="Roboto" w:hAnsi="Roboto" w:cs="Arial"/>
          <w:lang w:val="en-US" w:eastAsia="zh-CN"/>
        </w:rPr>
        <w:t xml:space="preserve"> the chemical engineering aspects of acetylene.</w:t>
      </w:r>
    </w:p>
    <w:p w14:paraId="3D289342" w14:textId="57D3817C" w:rsidR="004F24DD" w:rsidRPr="002F62D1" w:rsidRDefault="00DD5E6F" w:rsidP="004F24DD">
      <w:pPr>
        <w:spacing w:before="60" w:line="288" w:lineRule="auto"/>
        <w:jc w:val="both"/>
        <w:rPr>
          <w:rFonts w:ascii="Roboto" w:hAnsi="Roboto" w:cs="Arial"/>
          <w:lang w:val="en-GB"/>
        </w:rPr>
      </w:pPr>
      <w:r w:rsidRPr="002F62D1">
        <w:rPr>
          <w:rFonts w:ascii="Roboto" w:hAnsi="Roboto" w:cs="Arial"/>
          <w:lang w:val="en-GB"/>
        </w:rPr>
        <w:t>Thank you for your consideration</w:t>
      </w:r>
      <w:r w:rsidR="005E6656" w:rsidRPr="002F62D1">
        <w:rPr>
          <w:rFonts w:ascii="Roboto" w:hAnsi="Roboto" w:cs="Arial"/>
          <w:lang w:val="en-GB"/>
        </w:rPr>
        <w:t>,</w:t>
      </w:r>
      <w:r w:rsidRPr="002F62D1">
        <w:rPr>
          <w:rFonts w:ascii="Roboto" w:hAnsi="Roboto" w:cs="Arial"/>
          <w:lang w:val="en-GB"/>
        </w:rPr>
        <w:t xml:space="preserve"> and </w:t>
      </w:r>
      <w:r w:rsidR="00753C85" w:rsidRPr="002F62D1">
        <w:rPr>
          <w:rFonts w:ascii="Roboto" w:hAnsi="Roboto" w:cs="Arial"/>
          <w:lang w:val="en-GB"/>
        </w:rPr>
        <w:t>we look forward to your response.</w:t>
      </w:r>
    </w:p>
    <w:p w14:paraId="77020D10" w14:textId="3626EDBF" w:rsidR="004F24DD" w:rsidRPr="002F62D1" w:rsidRDefault="004F24DD" w:rsidP="00EE16E1">
      <w:pPr>
        <w:spacing w:before="60" w:line="288" w:lineRule="auto"/>
        <w:jc w:val="both"/>
        <w:rPr>
          <w:rFonts w:ascii="Roboto" w:hAnsi="Roboto" w:cs="Arial"/>
          <w:lang w:val="en-GB"/>
        </w:rPr>
      </w:pPr>
      <w:r w:rsidRPr="002F62D1">
        <w:rPr>
          <w:rFonts w:ascii="Roboto" w:hAnsi="Roboto" w:cs="Arial"/>
          <w:lang w:val="en-GB"/>
        </w:rPr>
        <w:t>Best wishes,</w:t>
      </w:r>
    </w:p>
    <w:p w14:paraId="24BC1820" w14:textId="0E7B9095" w:rsidR="004F24DD" w:rsidRPr="002F62D1" w:rsidRDefault="00D727D3" w:rsidP="004F24DD">
      <w:pPr>
        <w:jc w:val="both"/>
        <w:rPr>
          <w:rFonts w:ascii="Roboto" w:hAnsi="Roboto" w:cs="Arial"/>
          <w:lang w:val="en-GB"/>
        </w:rPr>
      </w:pPr>
      <w:r w:rsidRPr="002F62D1">
        <w:rPr>
          <w:rFonts w:ascii="Roboto" w:hAnsi="Roboto" w:cs="Arial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70B9E87" wp14:editId="52B73218">
            <wp:simplePos x="0" y="0"/>
            <wp:positionH relativeFrom="margin">
              <wp:posOffset>-25383</wp:posOffset>
            </wp:positionH>
            <wp:positionV relativeFrom="paragraph">
              <wp:posOffset>91849</wp:posOffset>
            </wp:positionV>
            <wp:extent cx="1233298" cy="619125"/>
            <wp:effectExtent l="0" t="0" r="5080" b="0"/>
            <wp:wrapNone/>
            <wp:docPr id="1" name="Picture 2" descr="A close up of a piece of pap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close up of a piece of paper&#10;&#10;Description automatically generated"/>
                    <pic:cNvPicPr>
                      <a:picLocks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298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6399D" w14:textId="77777777" w:rsidR="00EE16E1" w:rsidRPr="002F62D1" w:rsidRDefault="004F24DD" w:rsidP="009313F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  </w:t>
      </w:r>
      <w:r w:rsidR="006343CF" w:rsidRPr="002F62D1">
        <w:rPr>
          <w:rFonts w:ascii="Roboto" w:hAnsi="Roboto" w:cs="Arial"/>
          <w:snapToGrid w:val="0"/>
          <w:color w:val="000000"/>
          <w:lang w:val="en-US"/>
        </w:rPr>
        <w:t xml:space="preserve">  </w:t>
      </w:r>
    </w:p>
    <w:p w14:paraId="01A88CCE" w14:textId="77777777" w:rsidR="00E95603" w:rsidRPr="002F62D1" w:rsidRDefault="00E95603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</w:p>
    <w:p w14:paraId="50968F33" w14:textId="77777777" w:rsidR="00D727D3" w:rsidRPr="002F62D1" w:rsidRDefault="00D727D3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</w:p>
    <w:p w14:paraId="4082667A" w14:textId="4841B6A4" w:rsidR="00F4627F" w:rsidRPr="002F62D1" w:rsidRDefault="004F24DD" w:rsidP="007E19BD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>Javier Pérez-Ramírez</w:t>
      </w:r>
    </w:p>
    <w:p w14:paraId="0FDF715E" w14:textId="77777777" w:rsidR="008F77B3" w:rsidRDefault="008F77B3">
      <w:pPr>
        <w:rPr>
          <w:rFonts w:ascii="Roboto" w:hAnsi="Roboto" w:cs="Arial"/>
          <w:b/>
          <w:snapToGrid w:val="0"/>
          <w:color w:val="000000"/>
          <w:lang w:val="en-US"/>
        </w:rPr>
      </w:pPr>
      <w:r>
        <w:rPr>
          <w:rFonts w:ascii="Roboto" w:hAnsi="Roboto" w:cs="Arial"/>
          <w:b/>
          <w:snapToGrid w:val="0"/>
          <w:color w:val="000000"/>
          <w:lang w:val="en-US"/>
        </w:rPr>
        <w:br w:type="page"/>
      </w:r>
    </w:p>
    <w:p w14:paraId="2F69CA17" w14:textId="602BEAE6" w:rsidR="001276CA" w:rsidRPr="002F62D1" w:rsidRDefault="003B2FF5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/>
        </w:rPr>
      </w:pPr>
      <w:commentRangeStart w:id="4"/>
      <w:r w:rsidRPr="002F62D1">
        <w:rPr>
          <w:rFonts w:ascii="Roboto" w:hAnsi="Roboto" w:cs="Arial"/>
          <w:b/>
          <w:snapToGrid w:val="0"/>
          <w:color w:val="000000"/>
          <w:lang w:val="en-US"/>
        </w:rPr>
        <w:lastRenderedPageBreak/>
        <w:t>Suggested Reviewers</w:t>
      </w:r>
      <w:commentRangeEnd w:id="4"/>
      <w:r w:rsidR="007466D4" w:rsidRPr="002F62D1">
        <w:rPr>
          <w:rStyle w:val="CommentReference"/>
          <w:rFonts w:ascii="Roboto" w:hAnsi="Roboto"/>
          <w:lang w:eastAsia="x-none"/>
        </w:rPr>
        <w:commentReference w:id="4"/>
      </w:r>
    </w:p>
    <w:p w14:paraId="75F1E078" w14:textId="1D9D1CE2" w:rsidR="003B2FF5" w:rsidRPr="002F62D1" w:rsidRDefault="003B2FF5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b/>
          <w:snapToGrid w:val="0"/>
          <w:color w:val="000000"/>
          <w:lang w:val="en-US"/>
        </w:rPr>
        <w:t xml:space="preserve">Prof. </w:t>
      </w:r>
      <w:r w:rsidR="00062CD1" w:rsidRPr="002F62D1">
        <w:rPr>
          <w:rFonts w:ascii="Roboto" w:hAnsi="Roboto" w:cs="Arial"/>
          <w:b/>
          <w:snapToGrid w:val="0"/>
          <w:color w:val="000000"/>
          <w:lang w:val="en-US" w:eastAsia="zh-CN"/>
        </w:rPr>
        <w:t>Jianli Hu</w:t>
      </w:r>
    </w:p>
    <w:p w14:paraId="5B3D4BFC" w14:textId="02DBCC2A" w:rsidR="003B2FF5" w:rsidRPr="002F62D1" w:rsidRDefault="00062CD1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>West Virginia University</w:t>
      </w:r>
      <w:r w:rsidR="003B2FF5"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USA</w:t>
      </w:r>
    </w:p>
    <w:p w14:paraId="5998EE11" w14:textId="435BC15E" w:rsidR="003B2FF5" w:rsidRPr="002F62D1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E-mail: </w:t>
      </w:r>
      <w:r w:rsidR="00062CD1" w:rsidRPr="002F62D1">
        <w:rPr>
          <w:rFonts w:ascii="Roboto" w:hAnsi="Roboto" w:cs="Arial"/>
          <w:snapToGrid w:val="0"/>
          <w:color w:val="000000"/>
          <w:lang w:val="en-US"/>
        </w:rPr>
        <w:t>john.hu@mail.wvu.edu</w:t>
      </w:r>
    </w:p>
    <w:p w14:paraId="4C0241A7" w14:textId="28C8BCB2" w:rsidR="00124FE2" w:rsidRPr="002F62D1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="005C32F1" w:rsidRPr="002F62D1">
        <w:rPr>
          <w:rFonts w:ascii="Roboto" w:hAnsi="Roboto" w:cs="Arial"/>
          <w:snapToGrid w:val="0"/>
          <w:color w:val="000000"/>
          <w:lang w:val="en-US" w:eastAsia="zh-CN"/>
        </w:rPr>
        <w:t>M</w:t>
      </w:r>
      <w:r w:rsidR="00062CD1" w:rsidRPr="002F62D1">
        <w:rPr>
          <w:rFonts w:ascii="Roboto" w:hAnsi="Roboto" w:cs="Arial"/>
          <w:snapToGrid w:val="0"/>
          <w:color w:val="000000"/>
          <w:lang w:val="en-US" w:eastAsia="zh-CN"/>
        </w:rPr>
        <w:t>ethane-to-acetylene conversion</w:t>
      </w:r>
      <w:r w:rsidR="00C230A0" w:rsidRPr="002F62D1">
        <w:rPr>
          <w:rFonts w:ascii="Roboto" w:hAnsi="Roboto" w:cs="Arial"/>
          <w:snapToGrid w:val="0"/>
          <w:color w:val="000000"/>
          <w:lang w:val="en-US" w:eastAsia="zh-CN"/>
        </w:rPr>
        <w:t>, acetylene application</w:t>
      </w:r>
    </w:p>
    <w:p w14:paraId="29D5628A" w14:textId="32305018" w:rsidR="00124FE2" w:rsidRPr="002F62D1" w:rsidRDefault="00124FE2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b/>
          <w:snapToGrid w:val="0"/>
          <w:color w:val="000000"/>
          <w:lang w:val="en-US"/>
        </w:rPr>
        <w:t xml:space="preserve">Prof. </w:t>
      </w:r>
      <w:r w:rsidRPr="002F62D1">
        <w:rPr>
          <w:rFonts w:ascii="Roboto" w:hAnsi="Roboto" w:cs="Arial"/>
          <w:b/>
          <w:snapToGrid w:val="0"/>
          <w:color w:val="000000"/>
          <w:lang w:val="en-US" w:eastAsia="zh-CN"/>
        </w:rPr>
        <w:t xml:space="preserve">Georgios D. </w:t>
      </w:r>
      <w:proofErr w:type="spellStart"/>
      <w:r w:rsidRPr="002F62D1">
        <w:rPr>
          <w:rFonts w:ascii="Roboto" w:hAnsi="Roboto" w:cs="Arial"/>
          <w:b/>
          <w:snapToGrid w:val="0"/>
          <w:color w:val="000000"/>
          <w:lang w:val="en-US" w:eastAsia="zh-CN"/>
        </w:rPr>
        <w:t>Stefanidis</w:t>
      </w:r>
      <w:proofErr w:type="spellEnd"/>
    </w:p>
    <w:p w14:paraId="7A3208CB" w14:textId="794F252B" w:rsidR="00124FE2" w:rsidRPr="002F62D1" w:rsidRDefault="00124FE2" w:rsidP="00124FE2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KU Leuven,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Belgium</w:t>
      </w:r>
    </w:p>
    <w:p w14:paraId="6C884A94" w14:textId="4CBAEE1A" w:rsidR="00124FE2" w:rsidRPr="002F62D1" w:rsidRDefault="00124FE2" w:rsidP="00124FE2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it-IT"/>
        </w:rPr>
      </w:pPr>
      <w:r w:rsidRPr="002F62D1">
        <w:rPr>
          <w:rFonts w:ascii="Roboto" w:hAnsi="Roboto" w:cs="Arial"/>
          <w:snapToGrid w:val="0"/>
          <w:color w:val="000000"/>
          <w:lang w:val="it-IT"/>
        </w:rPr>
        <w:t>E-mail: Georgios.Stefanidis@cit.kuleuven.be</w:t>
      </w:r>
    </w:p>
    <w:p w14:paraId="0F554BCE" w14:textId="3608C466" w:rsidR="003B2FF5" w:rsidRPr="002F62D1" w:rsidRDefault="00124FE2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highlight w:val="yellow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Chemical engineering</w:t>
      </w:r>
      <w:r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plasma chemistry</w:t>
      </w:r>
    </w:p>
    <w:p w14:paraId="5649D163" w14:textId="175589C3" w:rsidR="003B2FF5" w:rsidRPr="002F62D1" w:rsidRDefault="003B2FF5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b/>
          <w:snapToGrid w:val="0"/>
          <w:color w:val="000000"/>
          <w:lang w:val="en-US"/>
        </w:rPr>
        <w:t xml:space="preserve">Prof. </w:t>
      </w:r>
      <w:r w:rsidR="00D64E1C" w:rsidRPr="002F62D1">
        <w:rPr>
          <w:rFonts w:ascii="Roboto" w:hAnsi="Roboto" w:cs="Arial"/>
          <w:b/>
          <w:snapToGrid w:val="0"/>
          <w:color w:val="000000"/>
          <w:lang w:val="en-US" w:eastAsia="zh-CN"/>
        </w:rPr>
        <w:t>Yi Cheng</w:t>
      </w:r>
    </w:p>
    <w:p w14:paraId="68F29B9A" w14:textId="76E1D761" w:rsidR="003B2FF5" w:rsidRPr="002F62D1" w:rsidRDefault="00D64E1C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>Tsinghua University</w:t>
      </w:r>
      <w:r w:rsidR="003B2FF5"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China</w:t>
      </w:r>
    </w:p>
    <w:p w14:paraId="3E485E94" w14:textId="6B1EB4FC" w:rsidR="003B2FF5" w:rsidRPr="002F62D1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E-mail: </w:t>
      </w:r>
      <w:r w:rsidR="00D64E1C" w:rsidRPr="002F62D1">
        <w:rPr>
          <w:rFonts w:ascii="Roboto" w:hAnsi="Roboto" w:cs="Arial"/>
          <w:snapToGrid w:val="0"/>
          <w:color w:val="000000"/>
          <w:lang w:val="en-US"/>
        </w:rPr>
        <w:t>yicheng@tsinghua.edu.cn</w:t>
      </w:r>
    </w:p>
    <w:p w14:paraId="12BCD538" w14:textId="11A07ED7" w:rsidR="003B2FF5" w:rsidRPr="002F62D1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highlight w:val="yellow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="00D64E1C" w:rsidRPr="002F62D1">
        <w:rPr>
          <w:rFonts w:ascii="Roboto" w:hAnsi="Roboto" w:cs="Arial"/>
          <w:snapToGrid w:val="0"/>
          <w:color w:val="000000"/>
          <w:lang w:val="en-US"/>
        </w:rPr>
        <w:t>Multiphase reaction engineering</w:t>
      </w:r>
      <w:r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="00D64E1C" w:rsidRPr="002F62D1">
        <w:rPr>
          <w:rFonts w:ascii="Roboto" w:hAnsi="Roboto" w:cs="Arial"/>
          <w:snapToGrid w:val="0"/>
          <w:color w:val="000000"/>
          <w:lang w:val="en-US" w:eastAsia="zh-CN"/>
        </w:rPr>
        <w:t>coal-based acetylene production</w:t>
      </w:r>
    </w:p>
    <w:p w14:paraId="714C6DA7" w14:textId="3D84B4FD" w:rsidR="003B2FF5" w:rsidRPr="002F62D1" w:rsidRDefault="003B2FF5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</w:rPr>
      </w:pPr>
      <w:r w:rsidRPr="002F62D1">
        <w:rPr>
          <w:rFonts w:ascii="Roboto" w:hAnsi="Roboto" w:cs="Arial"/>
          <w:b/>
          <w:snapToGrid w:val="0"/>
          <w:color w:val="000000"/>
        </w:rPr>
        <w:t xml:space="preserve">Prof. </w:t>
      </w:r>
      <w:r w:rsidR="001C4F45" w:rsidRPr="002F62D1">
        <w:rPr>
          <w:rFonts w:ascii="Roboto" w:hAnsi="Roboto" w:cs="Arial"/>
          <w:b/>
          <w:snapToGrid w:val="0"/>
          <w:color w:val="000000"/>
        </w:rPr>
        <w:t xml:space="preserve">Ferdi </w:t>
      </w:r>
      <w:proofErr w:type="spellStart"/>
      <w:r w:rsidR="001C4F45" w:rsidRPr="002F62D1">
        <w:rPr>
          <w:rFonts w:ascii="Roboto" w:hAnsi="Roboto" w:cs="Arial"/>
          <w:b/>
          <w:snapToGrid w:val="0"/>
          <w:color w:val="000000"/>
        </w:rPr>
        <w:t>Schüth</w:t>
      </w:r>
      <w:proofErr w:type="spellEnd"/>
    </w:p>
    <w:p w14:paraId="1C17953C" w14:textId="5D1AEBE3" w:rsidR="003B2FF5" w:rsidRPr="002F62D1" w:rsidRDefault="001C4F4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</w:rPr>
      </w:pPr>
      <w:r w:rsidRPr="002F62D1">
        <w:rPr>
          <w:rFonts w:ascii="Roboto" w:hAnsi="Roboto" w:cs="Arial"/>
          <w:snapToGrid w:val="0"/>
          <w:color w:val="000000"/>
        </w:rPr>
        <w:t>Max-Planck-Institut für Kohlenforschung</w:t>
      </w:r>
      <w:r w:rsidR="003B2FF5" w:rsidRPr="002F62D1">
        <w:rPr>
          <w:rFonts w:ascii="Roboto" w:hAnsi="Roboto" w:cs="Arial"/>
          <w:snapToGrid w:val="0"/>
          <w:color w:val="000000"/>
        </w:rPr>
        <w:t xml:space="preserve">, </w:t>
      </w:r>
      <w:r w:rsidRPr="002F62D1">
        <w:rPr>
          <w:rFonts w:ascii="Roboto" w:hAnsi="Roboto" w:cs="Arial"/>
          <w:snapToGrid w:val="0"/>
          <w:color w:val="000000"/>
        </w:rPr>
        <w:t>Germany</w:t>
      </w:r>
    </w:p>
    <w:p w14:paraId="4FC4D21F" w14:textId="16A8099B" w:rsidR="003B2FF5" w:rsidRPr="002F62D1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it-IT"/>
        </w:rPr>
      </w:pPr>
      <w:r w:rsidRPr="002F62D1">
        <w:rPr>
          <w:rFonts w:ascii="Roboto" w:hAnsi="Roboto" w:cs="Arial"/>
          <w:snapToGrid w:val="0"/>
          <w:color w:val="000000"/>
          <w:lang w:val="it-IT"/>
        </w:rPr>
        <w:t xml:space="preserve">E-mail: </w:t>
      </w:r>
      <w:r w:rsidR="001C4F45" w:rsidRPr="002F62D1">
        <w:rPr>
          <w:rFonts w:ascii="Roboto" w:hAnsi="Roboto" w:cs="Arial"/>
          <w:snapToGrid w:val="0"/>
          <w:color w:val="000000"/>
          <w:lang w:val="it-IT"/>
        </w:rPr>
        <w:t>schueth@kofo.mpg.de</w:t>
      </w:r>
    </w:p>
    <w:p w14:paraId="15204182" w14:textId="3E9D2FE9" w:rsidR="00B60482" w:rsidRPr="002F62D1" w:rsidRDefault="003B2FF5">
      <w:pPr>
        <w:spacing w:line="288" w:lineRule="auto"/>
        <w:jc w:val="both"/>
        <w:rPr>
          <w:ins w:id="5" w:author="Pérez-Ramirez  Javier" w:date="2024-09-02T09:11:00Z"/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="005C32F1" w:rsidRPr="002F62D1">
        <w:rPr>
          <w:rFonts w:ascii="Roboto" w:hAnsi="Roboto" w:cs="Arial"/>
          <w:snapToGrid w:val="0"/>
          <w:color w:val="000000"/>
          <w:lang w:val="en-US" w:eastAsia="zh-CN"/>
        </w:rPr>
        <w:t>H</w:t>
      </w:r>
      <w:r w:rsidR="001C4F45" w:rsidRPr="002F62D1">
        <w:rPr>
          <w:rFonts w:ascii="Roboto" w:hAnsi="Roboto" w:cs="Arial"/>
          <w:snapToGrid w:val="0"/>
          <w:color w:val="000000"/>
          <w:lang w:val="en-US" w:eastAsia="zh-CN"/>
        </w:rPr>
        <w:t>eterogeneous catalysis</w:t>
      </w:r>
      <w:r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="001C4F45" w:rsidRPr="002F62D1">
        <w:rPr>
          <w:rFonts w:ascii="Roboto" w:hAnsi="Roboto" w:cs="Arial"/>
          <w:snapToGrid w:val="0"/>
          <w:color w:val="000000"/>
          <w:lang w:val="en-US" w:eastAsia="zh-CN"/>
        </w:rPr>
        <w:t>acetylene chemistry</w:t>
      </w:r>
    </w:p>
    <w:p w14:paraId="03640D11" w14:textId="77777777" w:rsidR="008459D0" w:rsidRPr="002F62D1" w:rsidRDefault="008459D0">
      <w:pPr>
        <w:spacing w:line="288" w:lineRule="auto"/>
        <w:jc w:val="both"/>
        <w:rPr>
          <w:ins w:id="6" w:author="Pérez-Ramirez  Javier" w:date="2024-09-02T09:31:00Z"/>
          <w:rFonts w:ascii="Roboto" w:hAnsi="Roboto" w:cs="Arial"/>
          <w:snapToGrid w:val="0"/>
          <w:color w:val="000000"/>
          <w:lang w:val="en-US" w:eastAsia="zh-CN"/>
        </w:rPr>
      </w:pPr>
    </w:p>
    <w:p w14:paraId="53554E82" w14:textId="7229BC4F" w:rsidR="00A66328" w:rsidRPr="002F62D1" w:rsidRDefault="00A66328">
      <w:pPr>
        <w:spacing w:line="288" w:lineRule="auto"/>
        <w:jc w:val="both"/>
        <w:rPr>
          <w:ins w:id="7" w:author="Pérez-Ramirez  Javier" w:date="2024-09-02T09:32:00Z"/>
          <w:rFonts w:ascii="Roboto" w:hAnsi="Roboto" w:cs="Arial"/>
          <w:snapToGrid w:val="0"/>
          <w:color w:val="000000"/>
          <w:lang w:val="en-US" w:eastAsia="zh-CN"/>
        </w:rPr>
      </w:pPr>
      <w:ins w:id="8" w:author="Pérez-Ramirez  Javier" w:date="2024-09-02T09:31:00Z">
        <w:r w:rsidRPr="002F62D1">
          <w:rPr>
            <w:rFonts w:ascii="Roboto" w:hAnsi="Roboto" w:cs="Arial"/>
            <w:snapToGrid w:val="0"/>
            <w:color w:val="000000"/>
            <w:highlight w:val="cyan"/>
            <w:lang w:val="en-US" w:eastAsia="zh-CN"/>
            <w:rPrChange w:id="9" w:author="Pérez-Ramirez  Javier" w:date="2024-09-02T09:32:00Z">
              <w:rPr>
                <w:rFonts w:ascii="Roboto" w:hAnsi="Roboto" w:cs="Arial"/>
                <w:snapToGrid w:val="0"/>
                <w:color w:val="000000"/>
                <w:lang w:val="en-US" w:eastAsia="zh-CN"/>
              </w:rPr>
            </w:rPrChange>
          </w:rPr>
          <w:t xml:space="preserve">Ding Ma has worked on acetylene </w:t>
        </w:r>
      </w:ins>
      <w:ins w:id="10" w:author="Pérez-Ramirez  Javier" w:date="2024-09-02T09:32:00Z">
        <w:r w:rsidRPr="002F62D1">
          <w:rPr>
            <w:rFonts w:ascii="Roboto" w:hAnsi="Roboto" w:cs="Arial"/>
            <w:snapToGrid w:val="0"/>
            <w:color w:val="000000"/>
            <w:highlight w:val="cyan"/>
            <w:lang w:val="en-US" w:eastAsia="zh-CN"/>
            <w:rPrChange w:id="11" w:author="Pérez-Ramirez  Javier" w:date="2024-09-02T09:32:00Z">
              <w:rPr>
                <w:rFonts w:ascii="Roboto" w:hAnsi="Roboto" w:cs="Arial"/>
                <w:snapToGrid w:val="0"/>
                <w:color w:val="000000"/>
                <w:lang w:val="en-US" w:eastAsia="zh-CN"/>
              </w:rPr>
            </w:rPrChange>
          </w:rPr>
          <w:t>conversions – pick as reviewer</w:t>
        </w:r>
      </w:ins>
    </w:p>
    <w:p w14:paraId="152CE94B" w14:textId="3763D0B8" w:rsidR="00A66328" w:rsidRPr="002F62D1" w:rsidRDefault="00A66328">
      <w:pPr>
        <w:spacing w:line="288" w:lineRule="auto"/>
        <w:jc w:val="both"/>
        <w:rPr>
          <w:ins w:id="12" w:author="Pérez-Ramirez  Javier" w:date="2024-09-02T09:31:00Z"/>
          <w:rFonts w:ascii="Roboto" w:hAnsi="Roboto" w:cs="Arial"/>
          <w:snapToGrid w:val="0"/>
          <w:color w:val="000000"/>
          <w:lang w:val="en-US" w:eastAsia="zh-CN"/>
        </w:rPr>
      </w:pPr>
      <w:ins w:id="13" w:author="Pérez-Ramirez  Javier" w:date="2024-09-02T09:32:00Z">
        <w:r w:rsidRPr="002F62D1">
          <w:rPr>
            <w:rFonts w:ascii="Roboto" w:hAnsi="Roboto" w:cs="Arial"/>
            <w:snapToGrid w:val="0"/>
            <w:color w:val="000000"/>
            <w:highlight w:val="cyan"/>
            <w:lang w:val="en-US" w:eastAsia="zh-CN"/>
            <w:rPrChange w:id="14" w:author="Pérez-Ramirez  Javier" w:date="2024-09-02T09:32:00Z">
              <w:rPr>
                <w:rFonts w:ascii="Roboto" w:hAnsi="Roboto" w:cs="Arial"/>
                <w:snapToGrid w:val="0"/>
                <w:color w:val="000000"/>
                <w:lang w:val="en-US" w:eastAsia="zh-CN"/>
              </w:rPr>
            </w:rPrChange>
          </w:rPr>
          <w:t>Gonzalo, please propose some</w:t>
        </w:r>
      </w:ins>
      <w:ins w:id="15" w:author="Pérez-Ramirez  Javier" w:date="2024-09-02T09:33:00Z">
        <w:r w:rsidRPr="002F62D1">
          <w:rPr>
            <w:rFonts w:ascii="Roboto" w:hAnsi="Roboto" w:cs="Arial"/>
            <w:snapToGrid w:val="0"/>
            <w:color w:val="000000"/>
            <w:highlight w:val="cyan"/>
            <w:lang w:val="en-US" w:eastAsia="zh-CN"/>
          </w:rPr>
          <w:t xml:space="preserve">one you trust </w:t>
        </w:r>
      </w:ins>
      <w:ins w:id="16" w:author="Pérez-Ramirez  Javier" w:date="2024-09-02T09:32:00Z">
        <w:r w:rsidRPr="002F62D1">
          <w:rPr>
            <w:rFonts w:ascii="Roboto" w:hAnsi="Roboto" w:cs="Arial"/>
            <w:snapToGrid w:val="0"/>
            <w:color w:val="000000"/>
            <w:highlight w:val="cyan"/>
            <w:lang w:val="en-US" w:eastAsia="zh-CN"/>
            <w:rPrChange w:id="17" w:author="Pérez-Ramirez  Javier" w:date="2024-09-02T09:32:00Z">
              <w:rPr>
                <w:rFonts w:ascii="Roboto" w:hAnsi="Roboto" w:cs="Arial"/>
                <w:snapToGrid w:val="0"/>
                <w:color w:val="000000"/>
                <w:lang w:val="en-US" w:eastAsia="zh-CN"/>
              </w:rPr>
            </w:rPrChange>
          </w:rPr>
          <w:t>able to judge the TEA/LCA sides</w:t>
        </w:r>
      </w:ins>
    </w:p>
    <w:p w14:paraId="5C2D8628" w14:textId="27746368" w:rsidR="00A66328" w:rsidRPr="002F62D1" w:rsidRDefault="001F2FB2">
      <w:pPr>
        <w:spacing w:line="288" w:lineRule="auto"/>
        <w:jc w:val="both"/>
        <w:rPr>
          <w:ins w:id="18" w:author="Pérez-Ramirez  Javier" w:date="2024-09-02T09:31:00Z"/>
          <w:rFonts w:ascii="Roboto" w:hAnsi="Roboto" w:cs="Arial"/>
          <w:snapToGrid w:val="0"/>
          <w:color w:val="000000"/>
          <w:lang w:val="en-US" w:eastAsia="zh-CN"/>
        </w:rPr>
      </w:pPr>
      <w:ins w:id="19" w:author="Pérez-Ramirez  Javier" w:date="2024-09-02T09:33:00Z">
        <w:r w:rsidRPr="002F62D1">
          <w:rPr>
            <w:rFonts w:ascii="Roboto" w:hAnsi="Roboto" w:cs="Arial"/>
            <w:snapToGrid w:val="0"/>
            <w:color w:val="000000"/>
            <w:highlight w:val="cyan"/>
            <w:lang w:val="en-US" w:eastAsia="zh-CN"/>
          </w:rPr>
          <w:t>Preferably</w:t>
        </w:r>
        <w:r w:rsidRPr="002F62D1">
          <w:rPr>
            <w:rFonts w:ascii="Roboto" w:hAnsi="Roboto" w:cs="Arial"/>
            <w:snapToGrid w:val="0"/>
            <w:color w:val="000000"/>
            <w:highlight w:val="cyan"/>
            <w:lang w:val="en-US" w:eastAsia="zh-CN"/>
            <w:rPrChange w:id="20" w:author="Pérez-Ramirez  Javier" w:date="2024-09-02T09:33:00Z">
              <w:rPr>
                <w:rFonts w:ascii="Roboto" w:hAnsi="Roboto" w:cs="Arial"/>
                <w:snapToGrid w:val="0"/>
                <w:color w:val="000000"/>
                <w:lang w:val="en-US" w:eastAsia="zh-CN"/>
              </w:rPr>
            </w:rPrChange>
          </w:rPr>
          <w:t xml:space="preserve"> all reviewers proposed should be cited</w:t>
        </w:r>
      </w:ins>
    </w:p>
    <w:p w14:paraId="56FC83ED" w14:textId="77777777" w:rsidR="00A66328" w:rsidRPr="002F62D1" w:rsidRDefault="00A66328">
      <w:pPr>
        <w:spacing w:line="288" w:lineRule="auto"/>
        <w:jc w:val="both"/>
        <w:rPr>
          <w:ins w:id="21" w:author="Pérez-Ramirez  Javier" w:date="2024-09-02T09:33:00Z"/>
          <w:rFonts w:ascii="Roboto" w:hAnsi="Roboto" w:cs="Arial"/>
          <w:snapToGrid w:val="0"/>
          <w:color w:val="000000"/>
          <w:lang w:val="en-US" w:eastAsia="zh-CN"/>
        </w:rPr>
      </w:pPr>
    </w:p>
    <w:p w14:paraId="48628360" w14:textId="3EB0274C" w:rsidR="008B54EA" w:rsidRPr="002F62D1" w:rsidRDefault="003A0971">
      <w:pPr>
        <w:spacing w:line="288" w:lineRule="auto"/>
        <w:jc w:val="both"/>
        <w:rPr>
          <w:ins w:id="22" w:author="Pérez-Ramirez  Javier" w:date="2024-09-02T09:16:00Z"/>
          <w:rFonts w:ascii="Roboto" w:hAnsi="Roboto" w:cs="Arial"/>
          <w:snapToGrid w:val="0"/>
          <w:color w:val="000000"/>
          <w:lang w:val="en-US" w:eastAsia="zh-CN"/>
          <w:rPrChange w:id="23" w:author="Pérez-Ramirez  Javier" w:date="2024-09-02T09:33:00Z">
            <w:rPr>
              <w:ins w:id="24" w:author="Pérez-Ramirez  Javier" w:date="2024-09-02T09:16:00Z"/>
              <w:rFonts w:ascii="Lato" w:hAnsi="Lato" w:cs="Arial"/>
              <w:snapToGrid w:val="0"/>
              <w:color w:val="000000"/>
            </w:rPr>
          </w:rPrChange>
        </w:rPr>
      </w:pPr>
      <w:ins w:id="25" w:author="Pérez-Ramirez  Javier" w:date="2024-09-02T09:33:00Z">
        <w:r w:rsidRPr="002F62D1">
          <w:rPr>
            <w:rFonts w:ascii="Roboto" w:hAnsi="Roboto" w:cs="Arial"/>
            <w:snapToGrid w:val="0"/>
            <w:color w:val="000000"/>
            <w:lang w:val="en-US" w:eastAsia="zh-CN"/>
          </w:rPr>
          <w:t xml:space="preserve">Final comment, </w:t>
        </w:r>
        <w:r w:rsidRPr="002F62D1">
          <w:rPr>
            <w:rFonts w:ascii="Roboto" w:hAnsi="Roboto" w:cs="Arial"/>
            <w:snapToGrid w:val="0"/>
            <w:color w:val="000000"/>
            <w:lang w:val="en-US"/>
          </w:rPr>
          <w:t>t</w:t>
        </w:r>
      </w:ins>
      <w:proofErr w:type="spellStart"/>
      <w:ins w:id="26" w:author="Pérez-Ramirez  Javier" w:date="2024-09-02T09:15:00Z">
        <w:r w:rsidR="008B54EA" w:rsidRPr="002F62D1">
          <w:rPr>
            <w:rFonts w:ascii="Roboto" w:hAnsi="Roboto" w:cs="Arial"/>
            <w:snapToGrid w:val="0"/>
            <w:color w:val="000000"/>
          </w:rPr>
          <w:t>his</w:t>
        </w:r>
        <w:proofErr w:type="spellEnd"/>
        <w:r w:rsidR="008B54EA"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="008B54EA" w:rsidRPr="002F62D1">
          <w:rPr>
            <w:rFonts w:ascii="Roboto" w:hAnsi="Roboto" w:cs="Arial"/>
            <w:snapToGrid w:val="0"/>
            <w:color w:val="000000"/>
          </w:rPr>
          <w:t>is</w:t>
        </w:r>
        <w:proofErr w:type="spellEnd"/>
        <w:r w:rsidR="008B54EA"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="008B54EA" w:rsidRPr="002F62D1">
          <w:rPr>
            <w:rFonts w:ascii="Roboto" w:hAnsi="Roboto" w:cs="Arial"/>
            <w:snapToGrid w:val="0"/>
            <w:color w:val="000000"/>
          </w:rPr>
          <w:t>what</w:t>
        </w:r>
        <w:proofErr w:type="spellEnd"/>
        <w:r w:rsidR="008B54EA" w:rsidRPr="002F62D1">
          <w:rPr>
            <w:rFonts w:ascii="Roboto" w:hAnsi="Roboto" w:cs="Arial"/>
            <w:snapToGrid w:val="0"/>
            <w:color w:val="000000"/>
          </w:rPr>
          <w:t xml:space="preserve"> T</w:t>
        </w:r>
      </w:ins>
      <w:ins w:id="27" w:author="Pérez-Ramirez  Javier" w:date="2024-09-02T09:16:00Z">
        <w:r w:rsidR="008B54EA" w:rsidRPr="002F62D1">
          <w:rPr>
            <w:rFonts w:ascii="Roboto" w:hAnsi="Roboto" w:cs="Arial"/>
            <w:snapToGrid w:val="0"/>
            <w:color w:val="000000"/>
          </w:rPr>
          <w:t xml:space="preserve">om </w:t>
        </w:r>
        <w:proofErr w:type="spellStart"/>
        <w:r w:rsidR="008B54EA" w:rsidRPr="002F62D1">
          <w:rPr>
            <w:rFonts w:ascii="Roboto" w:hAnsi="Roboto" w:cs="Arial"/>
            <w:snapToGrid w:val="0"/>
            <w:color w:val="000000"/>
          </w:rPr>
          <w:t>wrote</w:t>
        </w:r>
        <w:proofErr w:type="spellEnd"/>
        <w:r w:rsidR="008B54EA"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="008B54EA" w:rsidRPr="002F62D1">
          <w:rPr>
            <w:rFonts w:ascii="Roboto" w:hAnsi="Roboto" w:cs="Arial"/>
            <w:snapToGrid w:val="0"/>
            <w:color w:val="000000"/>
          </w:rPr>
          <w:t>when</w:t>
        </w:r>
        <w:proofErr w:type="spellEnd"/>
        <w:r w:rsidR="008B54EA"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="008B54EA" w:rsidRPr="002F62D1">
          <w:rPr>
            <w:rFonts w:ascii="Roboto" w:hAnsi="Roboto" w:cs="Arial"/>
            <w:snapToGrid w:val="0"/>
            <w:color w:val="000000"/>
          </w:rPr>
          <w:t>accepting</w:t>
        </w:r>
        <w:proofErr w:type="spellEnd"/>
        <w:r w:rsidR="008B54EA"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="008B54EA" w:rsidRPr="002F62D1">
          <w:rPr>
            <w:rFonts w:ascii="Roboto" w:hAnsi="Roboto" w:cs="Arial"/>
            <w:snapToGrid w:val="0"/>
            <w:color w:val="000000"/>
          </w:rPr>
          <w:t>the</w:t>
        </w:r>
        <w:proofErr w:type="spellEnd"/>
        <w:r w:rsidR="008B54EA"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="008B54EA" w:rsidRPr="002F62D1">
          <w:rPr>
            <w:rFonts w:ascii="Roboto" w:hAnsi="Roboto" w:cs="Arial"/>
            <w:snapToGrid w:val="0"/>
            <w:color w:val="000000"/>
          </w:rPr>
          <w:t>synopsis</w:t>
        </w:r>
        <w:proofErr w:type="spellEnd"/>
        <w:r w:rsidR="008B54EA" w:rsidRPr="002F62D1">
          <w:rPr>
            <w:rFonts w:ascii="Roboto" w:hAnsi="Roboto" w:cs="Arial"/>
            <w:snapToGrid w:val="0"/>
            <w:color w:val="000000"/>
          </w:rPr>
          <w:t>:</w:t>
        </w:r>
      </w:ins>
    </w:p>
    <w:p w14:paraId="5D7396D5" w14:textId="77777777" w:rsidR="008B54EA" w:rsidRPr="002F62D1" w:rsidRDefault="008B54EA">
      <w:pPr>
        <w:spacing w:line="288" w:lineRule="auto"/>
        <w:jc w:val="both"/>
        <w:rPr>
          <w:ins w:id="28" w:author="Pérez-Ramirez  Javier" w:date="2024-09-02T09:15:00Z"/>
          <w:rFonts w:ascii="Roboto" w:hAnsi="Roboto" w:cs="Arial"/>
          <w:snapToGrid w:val="0"/>
          <w:color w:val="000000"/>
        </w:rPr>
      </w:pPr>
    </w:p>
    <w:p w14:paraId="32C83624" w14:textId="61A9C11E" w:rsidR="008459D0" w:rsidRPr="002F62D1" w:rsidRDefault="008459D0">
      <w:pPr>
        <w:spacing w:line="288" w:lineRule="auto"/>
        <w:jc w:val="both"/>
        <w:rPr>
          <w:ins w:id="29" w:author="Pérez-Ramirez  Javier" w:date="2024-09-02T09:16:00Z"/>
          <w:rFonts w:ascii="Roboto" w:hAnsi="Roboto" w:cs="Arial"/>
          <w:snapToGrid w:val="0"/>
          <w:color w:val="000000"/>
        </w:rPr>
      </w:pPr>
      <w:proofErr w:type="spellStart"/>
      <w:ins w:id="30" w:author="Pérez-Ramirez  Javier" w:date="2024-09-02T09:11:00Z">
        <w:r w:rsidRPr="002F62D1">
          <w:rPr>
            <w:rFonts w:ascii="Roboto" w:hAnsi="Roboto" w:cs="Arial"/>
            <w:snapToGrid w:val="0"/>
            <w:color w:val="000000"/>
          </w:rPr>
          <w:t>Our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only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feedback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is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to do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your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best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to highlight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the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salient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chemical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engineering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aspects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of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the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topic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.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There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are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many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in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the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Review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synopsis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,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which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is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great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, but just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keep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this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in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mind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as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you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prepare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the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text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and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figures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. As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you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know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,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yellow"/>
            <w:rPrChange w:id="31" w:author="Pérez-Ramirez  Javier" w:date="2024-09-02T09:16:00Z">
              <w:rPr>
                <w:rFonts w:ascii="Lato" w:hAnsi="Lato" w:cs="Arial"/>
                <w:snapToGrid w:val="0"/>
                <w:color w:val="000000"/>
              </w:rPr>
            </w:rPrChange>
          </w:rPr>
          <w:t>we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yellow"/>
            <w:rPrChange w:id="32" w:author="Pérez-Ramirez  Javier" w:date="2024-09-02T09:16:00Z">
              <w:rPr>
                <w:rFonts w:ascii="Lato" w:hAnsi="Lato" w:cs="Arial"/>
                <w:snapToGrid w:val="0"/>
                <w:color w:val="000000"/>
              </w:rPr>
            </w:rPrChange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yellow"/>
            <w:rPrChange w:id="33" w:author="Pérez-Ramirez  Javier" w:date="2024-09-02T09:16:00Z">
              <w:rPr>
                <w:rFonts w:ascii="Lato" w:hAnsi="Lato" w:cs="Arial"/>
                <w:snapToGrid w:val="0"/>
                <w:color w:val="000000"/>
              </w:rPr>
            </w:rPrChange>
          </w:rPr>
          <w:t>want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yellow"/>
            <w:rPrChange w:id="34" w:author="Pérez-Ramirez  Javier" w:date="2024-09-02T09:16:00Z">
              <w:rPr>
                <w:rFonts w:ascii="Lato" w:hAnsi="Lato" w:cs="Arial"/>
                <w:snapToGrid w:val="0"/>
                <w:color w:val="000000"/>
              </w:rPr>
            </w:rPrChange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yellow"/>
            <w:rPrChange w:id="35" w:author="Pérez-Ramirez  Javier" w:date="2024-09-02T09:16:00Z">
              <w:rPr>
                <w:rFonts w:ascii="Lato" w:hAnsi="Lato" w:cs="Arial"/>
                <w:snapToGrid w:val="0"/>
                <w:color w:val="000000"/>
              </w:rPr>
            </w:rPrChange>
          </w:rPr>
          <w:t>our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yellow"/>
            <w:rPrChange w:id="36" w:author="Pérez-Ramirez  Javier" w:date="2024-09-02T09:16:00Z">
              <w:rPr>
                <w:rFonts w:ascii="Lato" w:hAnsi="Lato" w:cs="Arial"/>
                <w:snapToGrid w:val="0"/>
                <w:color w:val="000000"/>
              </w:rPr>
            </w:rPrChange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yellow"/>
            <w:rPrChange w:id="37" w:author="Pérez-Ramirez  Javier" w:date="2024-09-02T09:16:00Z">
              <w:rPr>
                <w:rFonts w:ascii="Lato" w:hAnsi="Lato" w:cs="Arial"/>
                <w:snapToGrid w:val="0"/>
                <w:color w:val="000000"/>
              </w:rPr>
            </w:rPrChange>
          </w:rPr>
          <w:t>pieces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yellow"/>
            <w:rPrChange w:id="38" w:author="Pérez-Ramirez  Javier" w:date="2024-09-02T09:16:00Z">
              <w:rPr>
                <w:rFonts w:ascii="Lato" w:hAnsi="Lato" w:cs="Arial"/>
                <w:snapToGrid w:val="0"/>
                <w:color w:val="000000"/>
              </w:rPr>
            </w:rPrChange>
          </w:rPr>
          <w:t xml:space="preserve"> to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yellow"/>
            <w:rPrChange w:id="39" w:author="Pérez-Ramirez  Javier" w:date="2024-09-02T09:16:00Z">
              <w:rPr>
                <w:rFonts w:ascii="Lato" w:hAnsi="Lato" w:cs="Arial"/>
                <w:snapToGrid w:val="0"/>
                <w:color w:val="000000"/>
              </w:rPr>
            </w:rPrChange>
          </w:rPr>
          <w:t>feel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yellow"/>
            <w:rPrChange w:id="40" w:author="Pérez-Ramirez  Javier" w:date="2024-09-02T09:16:00Z">
              <w:rPr>
                <w:rFonts w:ascii="Lato" w:hAnsi="Lato" w:cs="Arial"/>
                <w:snapToGrid w:val="0"/>
                <w:color w:val="000000"/>
              </w:rPr>
            </w:rPrChange>
          </w:rPr>
          <w:t xml:space="preserve"> ‘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yellow"/>
            <w:rPrChange w:id="41" w:author="Pérez-Ramirez  Javier" w:date="2024-09-02T09:16:00Z">
              <w:rPr>
                <w:rFonts w:ascii="Lato" w:hAnsi="Lato" w:cs="Arial"/>
                <w:snapToGrid w:val="0"/>
                <w:color w:val="000000"/>
              </w:rPr>
            </w:rPrChange>
          </w:rPr>
          <w:t>overwhelmingly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yellow"/>
            <w:rPrChange w:id="42" w:author="Pérez-Ramirez  Javier" w:date="2024-09-02T09:16:00Z">
              <w:rPr>
                <w:rFonts w:ascii="Lato" w:hAnsi="Lato" w:cs="Arial"/>
                <w:snapToGrid w:val="0"/>
                <w:color w:val="000000"/>
              </w:rPr>
            </w:rPrChange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yellow"/>
            <w:rPrChange w:id="43" w:author="Pérez-Ramirez  Javier" w:date="2024-09-02T09:16:00Z">
              <w:rPr>
                <w:rFonts w:ascii="Lato" w:hAnsi="Lato" w:cs="Arial"/>
                <w:snapToGrid w:val="0"/>
                <w:color w:val="000000"/>
              </w:rPr>
            </w:rPrChange>
          </w:rPr>
          <w:t>chemical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yellow"/>
            <w:rPrChange w:id="44" w:author="Pérez-Ramirez  Javier" w:date="2024-09-02T09:16:00Z">
              <w:rPr>
                <w:rFonts w:ascii="Lato" w:hAnsi="Lato" w:cs="Arial"/>
                <w:snapToGrid w:val="0"/>
                <w:color w:val="000000"/>
              </w:rPr>
            </w:rPrChange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yellow"/>
            <w:rPrChange w:id="45" w:author="Pérez-Ramirez  Javier" w:date="2024-09-02T09:16:00Z">
              <w:rPr>
                <w:rFonts w:ascii="Lato" w:hAnsi="Lato" w:cs="Arial"/>
                <w:snapToGrid w:val="0"/>
                <w:color w:val="000000"/>
              </w:rPr>
            </w:rPrChange>
          </w:rPr>
          <w:t>engineering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yellow"/>
            <w:rPrChange w:id="46" w:author="Pérez-Ramirez  Javier" w:date="2024-09-02T09:16:00Z">
              <w:rPr>
                <w:rFonts w:ascii="Lato" w:hAnsi="Lato" w:cs="Arial"/>
                <w:snapToGrid w:val="0"/>
                <w:color w:val="000000"/>
              </w:rPr>
            </w:rPrChange>
          </w:rPr>
          <w:t>’.</w:t>
        </w:r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One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thought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: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can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you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change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the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framing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from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‘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synthesis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>’ to ‘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production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’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where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there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are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large-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scale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processes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already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established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?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You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can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then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use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‘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synthesis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’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for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emerging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technologies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,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addressing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needs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to bring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these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technologies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from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small-scale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syntheses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closer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to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commercial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</w:rPr>
          <w:t>production</w:t>
        </w:r>
        <w:proofErr w:type="spellEnd"/>
        <w:r w:rsidRPr="002F62D1">
          <w:rPr>
            <w:rFonts w:ascii="Roboto" w:hAnsi="Roboto" w:cs="Arial"/>
            <w:snapToGrid w:val="0"/>
            <w:color w:val="000000"/>
          </w:rPr>
          <w:t>.</w:t>
        </w:r>
      </w:ins>
    </w:p>
    <w:p w14:paraId="42240345" w14:textId="77777777" w:rsidR="008B54EA" w:rsidRPr="002F62D1" w:rsidRDefault="008B54EA">
      <w:pPr>
        <w:spacing w:line="288" w:lineRule="auto"/>
        <w:jc w:val="both"/>
        <w:rPr>
          <w:ins w:id="47" w:author="Pérez-Ramirez  Javier" w:date="2024-09-02T09:16:00Z"/>
          <w:rFonts w:ascii="Roboto" w:hAnsi="Roboto" w:cs="Arial"/>
          <w:snapToGrid w:val="0"/>
          <w:color w:val="000000"/>
        </w:rPr>
      </w:pPr>
    </w:p>
    <w:p w14:paraId="72C73DCC" w14:textId="756A082B" w:rsidR="008B54EA" w:rsidRPr="002F62D1" w:rsidRDefault="008B54EA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proofErr w:type="spellStart"/>
      <w:ins w:id="48" w:author="Pérez-Ramirez  Javier" w:date="2024-09-02T09:16:00Z">
        <w:r w:rsidRPr="002F62D1">
          <w:rPr>
            <w:rFonts w:ascii="Roboto" w:hAnsi="Roboto" w:cs="Arial"/>
            <w:snapToGrid w:val="0"/>
            <w:color w:val="000000"/>
            <w:highlight w:val="cyan"/>
            <w:rPrChange w:id="49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>Please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cyan"/>
            <w:rPrChange w:id="50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 xml:space="preserve"> stress in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cyan"/>
            <w:rPrChange w:id="51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>the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cyan"/>
            <w:rPrChange w:id="52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 xml:space="preserve"> last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cyan"/>
            <w:rPrChange w:id="53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>paragraph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cyan"/>
            <w:rPrChange w:id="54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cyan"/>
            <w:rPrChange w:id="55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>of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cyan"/>
            <w:rPrChange w:id="56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cyan"/>
            <w:rPrChange w:id="57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>the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cyan"/>
            <w:rPrChange w:id="58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cyan"/>
            <w:rPrChange w:id="59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>cover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cyan"/>
            <w:rPrChange w:id="60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cyan"/>
            <w:rPrChange w:id="61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>letter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cyan"/>
            <w:rPrChange w:id="62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cyan"/>
            <w:rPrChange w:id="63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>that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cyan"/>
            <w:rPrChange w:id="64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 xml:space="preserve"> </w:t>
        </w:r>
      </w:ins>
      <w:ins w:id="65" w:author="Pérez-Ramirez  Javier" w:date="2024-09-02T09:17:00Z">
        <w:r w:rsidRPr="002F62D1">
          <w:rPr>
            <w:rFonts w:ascii="Roboto" w:hAnsi="Roboto" w:cs="Arial"/>
            <w:snapToGrid w:val="0"/>
            <w:color w:val="000000"/>
            <w:highlight w:val="cyan"/>
            <w:rPrChange w:id="66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>‘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cyan"/>
            <w:rPrChange w:id="67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>We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cyan"/>
            <w:rPrChange w:id="68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cyan"/>
            <w:rPrChange w:id="69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>have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cyan"/>
            <w:rPrChange w:id="70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cyan"/>
            <w:rPrChange w:id="71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>strived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cyan"/>
            <w:rPrChange w:id="72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 xml:space="preserve"> to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cyan"/>
            <w:rPrChange w:id="73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>make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cyan"/>
            <w:rPrChange w:id="74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cyan"/>
            <w:rPrChange w:id="75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>this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cyan"/>
            <w:rPrChange w:id="76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cyan"/>
            <w:rPrChange w:id="77" w:author="Pérez-Ramirez  Javier" w:date="2024-09-02T09:31:00Z">
              <w:rPr>
                <w:rFonts w:ascii="Lato" w:hAnsi="Lato" w:cs="Arial"/>
                <w:snapToGrid w:val="0"/>
                <w:color w:val="000000"/>
              </w:rPr>
            </w:rPrChange>
          </w:rPr>
          <w:t>piece</w:t>
        </w:r>
      </w:ins>
      <w:proofErr w:type="spellEnd"/>
      <w:ins w:id="78" w:author="Pérez-Ramirez  Javier" w:date="2024-09-02T09:18:00Z">
        <w:r w:rsidRPr="002F62D1">
          <w:rPr>
            <w:rFonts w:ascii="Roboto" w:hAnsi="Roboto" w:cs="Arial"/>
            <w:snapToGrid w:val="0"/>
            <w:color w:val="000000"/>
            <w:highlight w:val="cyan"/>
            <w:rPrChange w:id="79" w:author="Pérez-Ramirez  Javier" w:date="2024-09-02T09:31:00Z">
              <w:rPr>
                <w:rFonts w:ascii="Lato" w:hAnsi="Lato" w:cs="Arial"/>
                <w:snapToGrid w:val="0"/>
                <w:color w:val="000000"/>
                <w:highlight w:val="yellow"/>
              </w:rPr>
            </w:rPrChange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cyan"/>
            <w:rPrChange w:id="80" w:author="Pérez-Ramirez  Javier" w:date="2024-09-02T09:31:00Z">
              <w:rPr>
                <w:rFonts w:ascii="Lato" w:hAnsi="Lato" w:cs="Arial"/>
                <w:snapToGrid w:val="0"/>
                <w:color w:val="000000"/>
                <w:highlight w:val="yellow"/>
              </w:rPr>
            </w:rPrChange>
          </w:rPr>
          <w:t>overwhelmingly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cyan"/>
            <w:rPrChange w:id="81" w:author="Pérez-Ramirez  Javier" w:date="2024-09-02T09:31:00Z">
              <w:rPr>
                <w:rFonts w:ascii="Lato" w:hAnsi="Lato" w:cs="Arial"/>
                <w:snapToGrid w:val="0"/>
                <w:color w:val="000000"/>
                <w:highlight w:val="yellow"/>
              </w:rPr>
            </w:rPrChange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cyan"/>
            <w:rPrChange w:id="82" w:author="Pérez-Ramirez  Javier" w:date="2024-09-02T09:31:00Z">
              <w:rPr>
                <w:rFonts w:ascii="Lato" w:hAnsi="Lato" w:cs="Arial"/>
                <w:snapToGrid w:val="0"/>
                <w:color w:val="000000"/>
                <w:highlight w:val="yellow"/>
              </w:rPr>
            </w:rPrChange>
          </w:rPr>
          <w:t>chemical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cyan"/>
            <w:rPrChange w:id="83" w:author="Pérez-Ramirez  Javier" w:date="2024-09-02T09:31:00Z">
              <w:rPr>
                <w:rFonts w:ascii="Lato" w:hAnsi="Lato" w:cs="Arial"/>
                <w:snapToGrid w:val="0"/>
                <w:color w:val="000000"/>
                <w:highlight w:val="yellow"/>
              </w:rPr>
            </w:rPrChange>
          </w:rPr>
          <w:t xml:space="preserve"> </w:t>
        </w:r>
        <w:proofErr w:type="spellStart"/>
        <w:r w:rsidRPr="002F62D1">
          <w:rPr>
            <w:rFonts w:ascii="Roboto" w:hAnsi="Roboto" w:cs="Arial"/>
            <w:snapToGrid w:val="0"/>
            <w:color w:val="000000"/>
            <w:highlight w:val="cyan"/>
            <w:rPrChange w:id="84" w:author="Pérez-Ramirez  Javier" w:date="2024-09-02T09:31:00Z">
              <w:rPr>
                <w:rFonts w:ascii="Lato" w:hAnsi="Lato" w:cs="Arial"/>
                <w:snapToGrid w:val="0"/>
                <w:color w:val="000000"/>
                <w:highlight w:val="yellow"/>
              </w:rPr>
            </w:rPrChange>
          </w:rPr>
          <w:t>engineering</w:t>
        </w:r>
        <w:proofErr w:type="spellEnd"/>
        <w:r w:rsidRPr="002F62D1">
          <w:rPr>
            <w:rFonts w:ascii="Roboto" w:hAnsi="Roboto" w:cs="Arial"/>
            <w:snapToGrid w:val="0"/>
            <w:color w:val="000000"/>
            <w:highlight w:val="cyan"/>
            <w:rPrChange w:id="85" w:author="Pérez-Ramirez  Javier" w:date="2024-09-02T09:31:00Z">
              <w:rPr>
                <w:rFonts w:ascii="Lato" w:hAnsi="Lato" w:cs="Arial"/>
                <w:snapToGrid w:val="0"/>
                <w:color w:val="000000"/>
                <w:highlight w:val="yellow"/>
              </w:rPr>
            </w:rPrChange>
          </w:rPr>
          <w:t>’</w:t>
        </w:r>
      </w:ins>
    </w:p>
    <w:sectPr w:rsidR="008B54EA" w:rsidRPr="002F62D1" w:rsidSect="00AC0F3E">
      <w:footerReference w:type="default" r:id="rId15"/>
      <w:headerReference w:type="first" r:id="rId16"/>
      <w:footerReference w:type="first" r:id="rId17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4" w:author="Pérez-Ramirez  Javier" w:date="2024-09-02T08:59:00Z" w:initials="JPR">
    <w:p w14:paraId="6A0B0E7C" w14:textId="50EC10A0" w:rsidR="007466D4" w:rsidRDefault="007466D4" w:rsidP="007466D4">
      <w:r>
        <w:rPr>
          <w:rStyle w:val="CommentReference"/>
        </w:rPr>
        <w:annotationRef/>
      </w:r>
      <w:r>
        <w:rPr>
          <w:color w:val="000000"/>
          <w:lang w:eastAsia="x-none"/>
        </w:rPr>
        <w:t xml:space="preserve">do </w:t>
      </w:r>
      <w:proofErr w:type="spellStart"/>
      <w:r>
        <w:rPr>
          <w:color w:val="000000"/>
          <w:lang w:eastAsia="x-none"/>
        </w:rPr>
        <w:t>you</w:t>
      </w:r>
      <w:proofErr w:type="spellEnd"/>
      <w:r>
        <w:rPr>
          <w:color w:val="000000"/>
          <w:lang w:eastAsia="x-none"/>
        </w:rPr>
        <w:t xml:space="preserve"> </w:t>
      </w:r>
      <w:proofErr w:type="spellStart"/>
      <w:r>
        <w:rPr>
          <w:color w:val="000000"/>
          <w:lang w:eastAsia="x-none"/>
        </w:rPr>
        <w:t>know</w:t>
      </w:r>
      <w:proofErr w:type="spellEnd"/>
      <w:r>
        <w:rPr>
          <w:color w:val="000000"/>
          <w:lang w:eastAsia="x-none"/>
        </w:rPr>
        <w:t xml:space="preserve"> </w:t>
      </w:r>
      <w:proofErr w:type="spellStart"/>
      <w:r>
        <w:rPr>
          <w:color w:val="000000"/>
          <w:lang w:eastAsia="x-none"/>
        </w:rPr>
        <w:t>any</w:t>
      </w:r>
      <w:proofErr w:type="spellEnd"/>
      <w:r>
        <w:rPr>
          <w:color w:val="000000"/>
          <w:lang w:eastAsia="x-none"/>
        </w:rPr>
        <w:t xml:space="preserve"> of the first three?</w:t>
      </w:r>
    </w:p>
    <w:p w14:paraId="453795F8" w14:textId="77777777" w:rsidR="007466D4" w:rsidRDefault="007466D4" w:rsidP="007466D4"/>
    <w:p w14:paraId="56147702" w14:textId="77777777" w:rsidR="007466D4" w:rsidRDefault="007466D4" w:rsidP="007466D4">
      <w:r>
        <w:rPr>
          <w:color w:val="000000"/>
          <w:lang w:eastAsia="x-none"/>
        </w:rPr>
        <w:t>I think Ding Ma could be a suitable reviewer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61477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E3F3E8B" w16cex:dateUtc="2024-09-02T00:54:00Z"/>
  <w16cex:commentExtensible w16cex:durableId="5A0058B8" w16cex:dateUtc="2024-09-02T01:38:00Z"/>
  <w16cex:commentExtensible w16cex:durableId="4E0DF6E2" w16cex:dateUtc="2024-09-02T01:39:00Z"/>
  <w16cex:commentExtensible w16cex:durableId="466BB693" w16cex:dateUtc="2024-09-02T01:40:00Z"/>
  <w16cex:commentExtensible w16cex:durableId="6C80DB3F" w16cex:dateUtc="2024-09-02T01:15:00Z"/>
  <w16cex:commentExtensible w16cex:durableId="4C841DAC" w16cex:dateUtc="2024-09-02T00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6147702" w16cid:durableId="4C841DA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4BA00D" w14:textId="77777777" w:rsidR="00A87FB5" w:rsidRDefault="00A87FB5" w:rsidP="00BA174A">
      <w:r>
        <w:separator/>
      </w:r>
    </w:p>
  </w:endnote>
  <w:endnote w:type="continuationSeparator" w:id="0">
    <w:p w14:paraId="75EE4C92" w14:textId="77777777" w:rsidR="00A87FB5" w:rsidRDefault="00A87FB5" w:rsidP="00BA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ETH Light">
    <w:altName w:val="Calibri"/>
    <w:panose1 w:val="02000403040000020004"/>
    <w:charset w:val="00"/>
    <w:family w:val="auto"/>
    <w:pitch w:val="variable"/>
    <w:sig w:usb0="800000A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altName w:val="Segoe UI"/>
    <w:charset w:val="4D"/>
    <w:family w:val="swiss"/>
    <w:pitch w:val="variable"/>
    <w:sig w:usb0="800000AF" w:usb1="4000604A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3623D8" w14:textId="5E9429A9" w:rsidR="00D300F1" w:rsidRDefault="00D300F1">
    <w:pPr>
      <w:pStyle w:val="Footer"/>
    </w:pPr>
    <w:r>
      <w:tab/>
      <w:t xml:space="preserve">Seite </w:t>
    </w:r>
    <w:r>
      <w:fldChar w:fldCharType="begin"/>
    </w:r>
    <w:r>
      <w:instrText xml:space="preserve"> PAGE  \* MERGEFORMAT </w:instrText>
    </w:r>
    <w:r>
      <w:fldChar w:fldCharType="separate"/>
    </w:r>
    <w:r w:rsidR="009D4FBD">
      <w:rPr>
        <w:noProof/>
      </w:rPr>
      <w:t>3</w:t>
    </w:r>
    <w:r>
      <w:rPr>
        <w:noProof/>
      </w:rPr>
      <w:fldChar w:fldCharType="end"/>
    </w:r>
    <w:r>
      <w:t>/</w:t>
    </w:r>
    <w:r w:rsidR="00FC7ABB">
      <w:rPr>
        <w:noProof/>
      </w:rPr>
      <w:fldChar w:fldCharType="begin"/>
    </w:r>
    <w:r w:rsidR="00FC7ABB">
      <w:rPr>
        <w:noProof/>
      </w:rPr>
      <w:instrText xml:space="preserve"> NUMPAGES  \* MERGEFORMAT </w:instrText>
    </w:r>
    <w:r w:rsidR="00FC7ABB">
      <w:rPr>
        <w:noProof/>
      </w:rPr>
      <w:fldChar w:fldCharType="separate"/>
    </w:r>
    <w:r w:rsidR="009D4FBD">
      <w:rPr>
        <w:noProof/>
      </w:rPr>
      <w:t>3</w:t>
    </w:r>
    <w:r w:rsidR="00FC7ABB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79CCBD" w14:textId="77777777" w:rsidR="00D300F1" w:rsidRPr="001E15AB" w:rsidRDefault="00D300F1">
    <w:pPr>
      <w:pStyle w:val="Footer"/>
      <w:rPr>
        <w:rFonts w:ascii="Trebuchet MS" w:hAnsi="Trebuchet MS"/>
        <w:sz w:val="22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62CB2C" w14:textId="77777777" w:rsidR="00A87FB5" w:rsidRDefault="00A87FB5" w:rsidP="00BA174A">
      <w:r>
        <w:separator/>
      </w:r>
    </w:p>
  </w:footnote>
  <w:footnote w:type="continuationSeparator" w:id="0">
    <w:p w14:paraId="6E3F79AB" w14:textId="77777777" w:rsidR="00A87FB5" w:rsidRDefault="00A87FB5" w:rsidP="00BA1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3C923" w14:textId="5C27616A" w:rsidR="00D300F1" w:rsidRDefault="00091AE5">
    <w:pPr>
      <w:pStyle w:val="ETHBriefKopf1"/>
    </w:pPr>
    <w:r>
      <w:rPr>
        <w:lang w:val="en-US"/>
      </w:rPr>
      <w:drawing>
        <wp:anchor distT="0" distB="0" distL="114300" distR="114300" simplePos="0" relativeHeight="251661312" behindDoc="0" locked="0" layoutInCell="1" allowOverlap="1" wp14:anchorId="72056AE4" wp14:editId="587A3BC2">
          <wp:simplePos x="0" y="0"/>
          <wp:positionH relativeFrom="column">
            <wp:posOffset>1645285</wp:posOffset>
          </wp:positionH>
          <wp:positionV relativeFrom="paragraph">
            <wp:posOffset>-309245</wp:posOffset>
          </wp:positionV>
          <wp:extent cx="1178560" cy="254000"/>
          <wp:effectExtent l="0" t="0" r="2540" b="0"/>
          <wp:wrapNone/>
          <wp:docPr id="2" name="Picture 2" descr="A picture containing sha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shape&#10;&#10;Description automatically generated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8560" cy="2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A1E2F88" wp14:editId="7E47C293">
              <wp:simplePos x="0" y="0"/>
              <wp:positionH relativeFrom="column">
                <wp:posOffset>1501775</wp:posOffset>
              </wp:positionH>
              <wp:positionV relativeFrom="paragraph">
                <wp:posOffset>-222250</wp:posOffset>
              </wp:positionV>
              <wp:extent cx="0" cy="165735"/>
              <wp:effectExtent l="0" t="0" r="12700" b="120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65735"/>
                      </a:xfrm>
                      <a:prstGeom prst="line">
                        <a:avLst/>
                      </a:prstGeom>
                      <a:ln w="1270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5F4BF463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25pt,-17.5pt" to="118.25pt,-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" strokecolor="#5a5a5a [2109]" strokeweight="1pt">
              <v:stroke joinstyle="miter"/>
            </v:line>
          </w:pict>
        </mc:Fallback>
      </mc:AlternateContent>
    </w:r>
    <w:r>
      <w:rPr>
        <w:lang w:val="en-US"/>
      </w:rPr>
      <w:drawing>
        <wp:anchor distT="0" distB="0" distL="114300" distR="114300" simplePos="0" relativeHeight="251659264" behindDoc="0" locked="0" layoutInCell="1" allowOverlap="1" wp14:anchorId="2AD13EE6" wp14:editId="15F9B656">
          <wp:simplePos x="0" y="0"/>
          <wp:positionH relativeFrom="margin">
            <wp:posOffset>-26735</wp:posOffset>
          </wp:positionH>
          <wp:positionV relativeFrom="paragraph">
            <wp:posOffset>-309543</wp:posOffset>
          </wp:positionV>
          <wp:extent cx="1396308" cy="277596"/>
          <wp:effectExtent l="0" t="0" r="1270" b="1905"/>
          <wp:wrapTopAndBottom/>
          <wp:docPr id="4" name="Picture 4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mage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8043" cy="277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87755F8" wp14:editId="0898335D">
              <wp:simplePos x="0" y="0"/>
              <wp:positionH relativeFrom="column">
                <wp:posOffset>3801745</wp:posOffset>
              </wp:positionH>
              <wp:positionV relativeFrom="paragraph">
                <wp:posOffset>-337185</wp:posOffset>
              </wp:positionV>
              <wp:extent cx="2516707" cy="1562400"/>
              <wp:effectExtent l="0" t="0" r="10795" b="0"/>
              <wp:wrapTight wrapText="bothSides">
                <wp:wrapPolygon edited="0">
                  <wp:start x="0" y="0"/>
                  <wp:lineTo x="0" y="21424"/>
                  <wp:lineTo x="21584" y="21424"/>
                  <wp:lineTo x="21584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2516707" cy="156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6B8486" w14:textId="3C0EE269" w:rsidR="009342DA" w:rsidRDefault="009342DA" w:rsidP="00336DD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 xml:space="preserve">Prof. </w:t>
                          </w:r>
                          <w:r w:rsidRPr="003D1194">
                            <w:rPr>
                              <w:rFonts w:ascii="Lato" w:hAnsi="Lato" w:cs="Arial"/>
                            </w:rPr>
                            <w:t>Dr. Javier Pérez-Ramírez</w:t>
                          </w:r>
                        </w:p>
                        <w:p w14:paraId="4CA3C9A8" w14:textId="77777777" w:rsidR="009342DA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>Chair of Catalysis Engineering</w:t>
                          </w:r>
                        </w:p>
                        <w:p w14:paraId="410EE85A" w14:textId="1E2CE2B3" w:rsidR="009342DA" w:rsidRPr="003D1194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>Director of NCCR Catalysis</w:t>
                          </w:r>
                        </w:p>
                        <w:p w14:paraId="38EC692C" w14:textId="77777777" w:rsidR="009342DA" w:rsidRDefault="009342DA" w:rsidP="00563D77">
                          <w:pPr>
                            <w:spacing w:line="120" w:lineRule="auto"/>
                            <w:rPr>
                              <w:lang w:val="en-US"/>
                            </w:rPr>
                          </w:pPr>
                        </w:p>
                        <w:p w14:paraId="15FB21C0" w14:textId="42C2C5F4" w:rsidR="009342DA" w:rsidRPr="009342DA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 xml:space="preserve">ETH </w:t>
                          </w:r>
                          <w:r>
                            <w:rPr>
                              <w:rFonts w:ascii="Lato" w:hAnsi="Lato" w:cs="Arial"/>
                            </w:rPr>
                            <w:t>Zurich</w:t>
                          </w:r>
                        </w:p>
                        <w:p w14:paraId="76233542" w14:textId="5E875242" w:rsidR="00D300F1" w:rsidRPr="009342DA" w:rsidRDefault="00D300F1" w:rsidP="00336DD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  <w:b w:val="0"/>
                              <w:bCs/>
                            </w:rPr>
                          </w:pPr>
                          <w:r w:rsidRPr="009342DA">
                            <w:rPr>
                              <w:rFonts w:ascii="Lato" w:hAnsi="Lato" w:cs="Arial"/>
                              <w:b w:val="0"/>
                              <w:bCs/>
                            </w:rPr>
                            <w:t>Institute for Chemical and Bioengineering</w:t>
                          </w:r>
                        </w:p>
                        <w:p w14:paraId="1F72F088" w14:textId="77777777" w:rsidR="002F01F9" w:rsidRPr="009342DA" w:rsidRDefault="00D300F1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9342DA">
                            <w:rPr>
                              <w:rFonts w:ascii="Lato" w:hAnsi="Lato" w:cs="Arial"/>
                            </w:rPr>
                            <w:t>Vladimir-Prelog-Weg 1</w:t>
                          </w:r>
                          <w:r w:rsidR="002F01F9" w:rsidRPr="009342DA">
                            <w:rPr>
                              <w:rFonts w:ascii="Lato" w:hAnsi="Lato" w:cs="Arial"/>
                            </w:rPr>
                            <w:t>, HCI E125</w:t>
                          </w:r>
                        </w:p>
                        <w:p w14:paraId="17825465" w14:textId="77777777" w:rsidR="00D300F1" w:rsidRDefault="00D300F1">
                          <w:pPr>
                            <w:pStyle w:val="ETHAbsFliesstext"/>
                            <w:rPr>
                              <w:rFonts w:ascii="Lato" w:hAnsi="Lato" w:cs="Arial"/>
                              <w:lang w:val="de-DE"/>
                            </w:rPr>
                          </w:pP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>8093 Zurich</w:t>
                          </w:r>
                          <w:r w:rsidR="002F01F9" w:rsidRPr="003D1194">
                            <w:rPr>
                              <w:rFonts w:ascii="Lato" w:hAnsi="Lato" w:cs="Arial"/>
                              <w:lang w:val="de-DE"/>
                            </w:rPr>
                            <w:t xml:space="preserve">, </w:t>
                          </w: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>Switzerland</w:t>
                          </w:r>
                        </w:p>
                        <w:p w14:paraId="56E96E14" w14:textId="77777777" w:rsidR="00563D77" w:rsidRPr="003D1194" w:rsidRDefault="00563D77">
                          <w:pPr>
                            <w:pStyle w:val="ETHAbsFliesstext"/>
                            <w:rPr>
                              <w:rFonts w:ascii="Lato" w:hAnsi="Lato" w:cs="Arial"/>
                              <w:lang w:val="de-DE"/>
                            </w:rPr>
                          </w:pPr>
                        </w:p>
                        <w:p w14:paraId="09DAABBD" w14:textId="15CFDEA9" w:rsidR="00D300F1" w:rsidRPr="00563D77" w:rsidRDefault="00563D77" w:rsidP="00563D77">
                          <w:pPr>
                            <w:pStyle w:val="ETHAbsFliesstext"/>
                            <w:ind w:left="709" w:hanging="709"/>
                            <w:rPr>
                              <w:rFonts w:ascii="Lato" w:hAnsi="Lato" w:cs="Arial"/>
                              <w:lang w:val="de-CH"/>
                            </w:rPr>
                          </w:pPr>
                          <w:r w:rsidRPr="00563D77">
                            <w:rPr>
                              <w:rFonts w:ascii="Lato" w:hAnsi="Lato" w:cs="Arial"/>
                              <w:lang w:val="de-CH"/>
                            </w:rPr>
                            <w:t>Tel</w:t>
                          </w:r>
                          <w:r>
                            <w:rPr>
                              <w:rFonts w:ascii="Lato" w:hAnsi="Lato" w:cs="Arial"/>
                              <w:lang w:val="de-CH"/>
                            </w:rPr>
                            <w:t xml:space="preserve">. </w:t>
                          </w:r>
                          <w:r w:rsidR="00D300F1" w:rsidRPr="00563D77">
                            <w:rPr>
                              <w:rFonts w:ascii="Lato" w:hAnsi="Lato" w:cs="Arial"/>
                              <w:lang w:val="de-CH"/>
                            </w:rPr>
                            <w:t>+41 44 633 71 20</w:t>
                          </w:r>
                          <w:r>
                            <w:rPr>
                              <w:rFonts w:ascii="Lato" w:hAnsi="Lato" w:cs="Arial"/>
                              <w:lang w:val="de-CH"/>
                            </w:rPr>
                            <w:t xml:space="preserve"> | </w:t>
                          </w:r>
                          <w:r w:rsidR="00D300F1" w:rsidRPr="00563D77">
                            <w:rPr>
                              <w:rFonts w:ascii="Lato" w:hAnsi="Lato" w:cs="Arial"/>
                              <w:lang w:val="de-CH"/>
                            </w:rPr>
                            <w:t>jpr@chem.ethz.ch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7755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99.35pt;margin-top:-26.55pt;width:198.15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" filled="f" stroked="f">
              <o:lock v:ext="edit" aspectratio="t" verticies="t" text="t" shapetype="t"/>
              <v:textbox inset="0,0,0,0">
                <w:txbxContent>
                  <w:p w14:paraId="086B8486" w14:textId="3C0EE269" w:rsidR="009342DA" w:rsidRDefault="009342DA" w:rsidP="00336DD3">
                    <w:pPr>
                      <w:pStyle w:val="ETHAbsAbteilung"/>
                      <w:spacing w:after="0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 xml:space="preserve">Prof. </w:t>
                    </w:r>
                    <w:r w:rsidRPr="003D1194">
                      <w:rPr>
                        <w:rFonts w:ascii="Lato" w:hAnsi="Lato" w:cs="Arial"/>
                      </w:rPr>
                      <w:t>Dr. Javier Pérez-Ramírez</w:t>
                    </w:r>
                  </w:p>
                  <w:p w14:paraId="4CA3C9A8" w14:textId="77777777" w:rsidR="009342DA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>Chair of Catalysis Engineering</w:t>
                    </w:r>
                  </w:p>
                  <w:p w14:paraId="410EE85A" w14:textId="1E2CE2B3" w:rsidR="009342DA" w:rsidRPr="003D1194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>Director of NCCR Catalysis</w:t>
                    </w:r>
                  </w:p>
                  <w:p w14:paraId="38EC692C" w14:textId="77777777" w:rsidR="009342DA" w:rsidRDefault="009342DA" w:rsidP="00563D77">
                    <w:pPr>
                      <w:spacing w:line="120" w:lineRule="auto"/>
                      <w:rPr>
                        <w:lang w:val="en-US"/>
                      </w:rPr>
                    </w:pPr>
                  </w:p>
                  <w:p w14:paraId="15FB21C0" w14:textId="42C2C5F4" w:rsidR="009342DA" w:rsidRPr="009342DA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 xml:space="preserve">ETH </w:t>
                    </w:r>
                    <w:r>
                      <w:rPr>
                        <w:rFonts w:ascii="Lato" w:hAnsi="Lato" w:cs="Arial"/>
                      </w:rPr>
                      <w:t>Zurich</w:t>
                    </w:r>
                  </w:p>
                  <w:p w14:paraId="76233542" w14:textId="5E875242" w:rsidR="00D300F1" w:rsidRPr="009342DA" w:rsidRDefault="00D300F1" w:rsidP="00336DD3">
                    <w:pPr>
                      <w:pStyle w:val="ETHAbsAbteilung"/>
                      <w:spacing w:after="0"/>
                      <w:rPr>
                        <w:rFonts w:ascii="Lato" w:hAnsi="Lato" w:cs="Arial"/>
                        <w:b w:val="0"/>
                        <w:bCs/>
                      </w:rPr>
                    </w:pPr>
                    <w:r w:rsidRPr="009342DA">
                      <w:rPr>
                        <w:rFonts w:ascii="Lato" w:hAnsi="Lato" w:cs="Arial"/>
                        <w:b w:val="0"/>
                        <w:bCs/>
                      </w:rPr>
                      <w:t>Institute for Chemical and Bioengineering</w:t>
                    </w:r>
                  </w:p>
                  <w:p w14:paraId="1F72F088" w14:textId="77777777" w:rsidR="002F01F9" w:rsidRPr="009342DA" w:rsidRDefault="00D300F1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9342DA">
                      <w:rPr>
                        <w:rFonts w:ascii="Lato" w:hAnsi="Lato" w:cs="Arial"/>
                      </w:rPr>
                      <w:t>Vladimir-Prelog-Weg 1</w:t>
                    </w:r>
                    <w:r w:rsidR="002F01F9" w:rsidRPr="009342DA">
                      <w:rPr>
                        <w:rFonts w:ascii="Lato" w:hAnsi="Lato" w:cs="Arial"/>
                      </w:rPr>
                      <w:t>, HCI E125</w:t>
                    </w:r>
                  </w:p>
                  <w:p w14:paraId="17825465" w14:textId="77777777" w:rsidR="00D300F1" w:rsidRDefault="00D300F1">
                    <w:pPr>
                      <w:pStyle w:val="ETHAbsFliesstext"/>
                      <w:rPr>
                        <w:rFonts w:ascii="Lato" w:hAnsi="Lato" w:cs="Arial"/>
                        <w:lang w:val="de-DE"/>
                      </w:rPr>
                    </w:pPr>
                    <w:r w:rsidRPr="003D1194">
                      <w:rPr>
                        <w:rFonts w:ascii="Lato" w:hAnsi="Lato" w:cs="Arial"/>
                        <w:lang w:val="de-DE"/>
                      </w:rPr>
                      <w:t>8093 Zurich</w:t>
                    </w:r>
                    <w:r w:rsidR="002F01F9" w:rsidRPr="003D1194">
                      <w:rPr>
                        <w:rFonts w:ascii="Lato" w:hAnsi="Lato" w:cs="Arial"/>
                        <w:lang w:val="de-DE"/>
                      </w:rPr>
                      <w:t xml:space="preserve">, </w:t>
                    </w:r>
                    <w:r w:rsidRPr="003D1194">
                      <w:rPr>
                        <w:rFonts w:ascii="Lato" w:hAnsi="Lato" w:cs="Arial"/>
                        <w:lang w:val="de-DE"/>
                      </w:rPr>
                      <w:t>Switzerland</w:t>
                    </w:r>
                  </w:p>
                  <w:p w14:paraId="56E96E14" w14:textId="77777777" w:rsidR="00563D77" w:rsidRPr="003D1194" w:rsidRDefault="00563D77">
                    <w:pPr>
                      <w:pStyle w:val="ETHAbsFliesstext"/>
                      <w:rPr>
                        <w:rFonts w:ascii="Lato" w:hAnsi="Lato" w:cs="Arial"/>
                        <w:lang w:val="de-DE"/>
                      </w:rPr>
                    </w:pPr>
                  </w:p>
                  <w:p w14:paraId="09DAABBD" w14:textId="15CFDEA9" w:rsidR="00D300F1" w:rsidRPr="00563D77" w:rsidRDefault="00563D77" w:rsidP="00563D77">
                    <w:pPr>
                      <w:pStyle w:val="ETHAbsFliesstext"/>
                      <w:ind w:left="709" w:hanging="709"/>
                      <w:rPr>
                        <w:rFonts w:ascii="Lato" w:hAnsi="Lato" w:cs="Arial"/>
                        <w:lang w:val="de-CH"/>
                      </w:rPr>
                    </w:pPr>
                    <w:r w:rsidRPr="00563D77">
                      <w:rPr>
                        <w:rFonts w:ascii="Lato" w:hAnsi="Lato" w:cs="Arial"/>
                        <w:lang w:val="de-CH"/>
                      </w:rPr>
                      <w:t>Tel</w:t>
                    </w:r>
                    <w:r>
                      <w:rPr>
                        <w:rFonts w:ascii="Lato" w:hAnsi="Lato" w:cs="Arial"/>
                        <w:lang w:val="de-CH"/>
                      </w:rPr>
                      <w:t xml:space="preserve">. </w:t>
                    </w:r>
                    <w:r w:rsidR="00D300F1" w:rsidRPr="00563D77">
                      <w:rPr>
                        <w:rFonts w:ascii="Lato" w:hAnsi="Lato" w:cs="Arial"/>
                        <w:lang w:val="de-CH"/>
                      </w:rPr>
                      <w:t>+41 44 633 71 20</w:t>
                    </w:r>
                    <w:r>
                      <w:rPr>
                        <w:rFonts w:ascii="Lato" w:hAnsi="Lato" w:cs="Arial"/>
                        <w:lang w:val="de-CH"/>
                      </w:rPr>
                      <w:t xml:space="preserve"> | </w:t>
                    </w:r>
                    <w:r w:rsidR="00D300F1" w:rsidRPr="00563D77">
                      <w:rPr>
                        <w:rFonts w:ascii="Lato" w:hAnsi="Lato" w:cs="Arial"/>
                        <w:lang w:val="de-CH"/>
                      </w:rPr>
                      <w:t>jpr@chem.ethz.ch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C4C420D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95EFB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F2284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21296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E0C1D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68280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F7E1C8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63268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F52AF5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660D3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79C85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2460D14"/>
    <w:multiLevelType w:val="singleLevel"/>
    <w:tmpl w:val="C96A7DA0"/>
    <w:lvl w:ilvl="0">
      <w:start w:val="1"/>
      <w:numFmt w:val="bullet"/>
      <w:pStyle w:val="ETHAufzhlung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2" w15:restartNumberingAfterBreak="0">
    <w:nsid w:val="23150C49"/>
    <w:multiLevelType w:val="hybridMultilevel"/>
    <w:tmpl w:val="40BE0EE6"/>
    <w:lvl w:ilvl="0" w:tplc="1EB4619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571E6"/>
    <w:multiLevelType w:val="hybridMultilevel"/>
    <w:tmpl w:val="7D4C4E9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6E41A8C"/>
    <w:multiLevelType w:val="hybridMultilevel"/>
    <w:tmpl w:val="25709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61531D"/>
    <w:multiLevelType w:val="multilevel"/>
    <w:tmpl w:val="6C2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13"/>
  </w:num>
  <w:num w:numId="13">
    <w:abstractNumId w:val="0"/>
  </w:num>
  <w:num w:numId="14">
    <w:abstractNumId w:val="12"/>
  </w:num>
  <w:num w:numId="15">
    <w:abstractNumId w:val="15"/>
  </w:num>
  <w:num w:numId="16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Pérez-Ramirez  Javier">
    <w15:presenceInfo w15:providerId="AD" w15:userId="S::jpr@ethz.ch::592cf504-c664-4b26-b115-e9ff9989dc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es-ES" w:vendorID="64" w:dllVersion="4096" w:nlCheck="1" w:checkStyle="0"/>
  <w:activeWritingStyle w:appName="MSWord" w:lang="de-CH" w:vendorID="64" w:dllVersion="4096" w:nlCheck="1" w:checkStyle="0"/>
  <w:activeWritingStyle w:appName="MSWord" w:lang="en-GB" w:vendorID="64" w:dllVersion="4096" w:nlCheck="1" w:checkStyle="0"/>
  <w:activeWritingStyle w:appName="MSWord" w:lang="de-CH" w:vendorID="64" w:dllVersion="6" w:nlCheck="1" w:checkStyle="0"/>
  <w:activeWritingStyle w:appName="MSWord" w:lang="de-DE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de-AT" w:vendorID="64" w:dllVersion="0" w:nlCheck="1" w:checkStyle="0"/>
  <w:activeWritingStyle w:appName="MSWord" w:lang="de-DE" w:vendorID="64" w:dllVersion="0" w:nlCheck="1" w:checkStyle="0"/>
  <w:activeWritingStyle w:appName="MSWord" w:lang="de-CH" w:vendorID="64" w:dllVersion="0" w:nlCheck="1" w:checkStyle="0"/>
  <w:activeWritingStyle w:appName="MSWord" w:lang="fr-CH" w:vendorID="64" w:dllVersion="6" w:nlCheck="1" w:checkStyle="0"/>
  <w:activeWritingStyle w:appName="MSWord" w:lang="fr-CH" w:vendorID="64" w:dllVersion="0" w:nlCheck="1" w:checkStyle="0"/>
  <w:activeWritingStyle w:appName="MSWord" w:lang="es-ES" w:vendorID="64" w:dllVersion="0" w:nlCheck="1" w:checkStyle="0"/>
  <w:activeWritingStyle w:appName="MSWord" w:lang="it-IT" w:vendorID="64" w:dllVersion="0" w:nlCheck="1" w:checkStyle="0"/>
  <w:proofState w:spelling="clean" w:grammar="clean"/>
  <w:attachedTemplate r:id="rId1"/>
  <w:defaultTabStop w:val="709"/>
  <w:hyphenationZone w:val="425"/>
  <w:evenAndOddHeaders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MyNrU0MTIzMzI1sDRW0lEKTi0uzszPAykwrwUAGO1hgSwAAAA="/>
  </w:docVars>
  <w:rsids>
    <w:rsidRoot w:val="00923135"/>
    <w:rsid w:val="000000AD"/>
    <w:rsid w:val="00000567"/>
    <w:rsid w:val="00000E97"/>
    <w:rsid w:val="00001406"/>
    <w:rsid w:val="00001B14"/>
    <w:rsid w:val="00001D23"/>
    <w:rsid w:val="000026D8"/>
    <w:rsid w:val="00002800"/>
    <w:rsid w:val="000038CA"/>
    <w:rsid w:val="00003F5E"/>
    <w:rsid w:val="000049A5"/>
    <w:rsid w:val="00004DD5"/>
    <w:rsid w:val="000063B8"/>
    <w:rsid w:val="00006866"/>
    <w:rsid w:val="00006A1A"/>
    <w:rsid w:val="000070D0"/>
    <w:rsid w:val="000073F8"/>
    <w:rsid w:val="00010AAA"/>
    <w:rsid w:val="000112CE"/>
    <w:rsid w:val="00012BDA"/>
    <w:rsid w:val="0001315F"/>
    <w:rsid w:val="00013692"/>
    <w:rsid w:val="0001454C"/>
    <w:rsid w:val="0001454F"/>
    <w:rsid w:val="00017847"/>
    <w:rsid w:val="000179B6"/>
    <w:rsid w:val="00017ADC"/>
    <w:rsid w:val="0002039F"/>
    <w:rsid w:val="000212DD"/>
    <w:rsid w:val="0002166D"/>
    <w:rsid w:val="00021A6C"/>
    <w:rsid w:val="00021B1B"/>
    <w:rsid w:val="00021C9F"/>
    <w:rsid w:val="000222F9"/>
    <w:rsid w:val="0002256C"/>
    <w:rsid w:val="00022AB6"/>
    <w:rsid w:val="000237F7"/>
    <w:rsid w:val="00023A2F"/>
    <w:rsid w:val="0002528B"/>
    <w:rsid w:val="000259A2"/>
    <w:rsid w:val="00025E15"/>
    <w:rsid w:val="00026279"/>
    <w:rsid w:val="000264AD"/>
    <w:rsid w:val="00026DAD"/>
    <w:rsid w:val="00027973"/>
    <w:rsid w:val="00030D50"/>
    <w:rsid w:val="000322C3"/>
    <w:rsid w:val="00032319"/>
    <w:rsid w:val="00032B2F"/>
    <w:rsid w:val="000330D6"/>
    <w:rsid w:val="000337F2"/>
    <w:rsid w:val="00034133"/>
    <w:rsid w:val="00034CCC"/>
    <w:rsid w:val="00037715"/>
    <w:rsid w:val="0003783B"/>
    <w:rsid w:val="00037A78"/>
    <w:rsid w:val="00037CE4"/>
    <w:rsid w:val="0004019E"/>
    <w:rsid w:val="00040B4D"/>
    <w:rsid w:val="00041346"/>
    <w:rsid w:val="00043878"/>
    <w:rsid w:val="00043FCD"/>
    <w:rsid w:val="00045087"/>
    <w:rsid w:val="00045884"/>
    <w:rsid w:val="00046538"/>
    <w:rsid w:val="000475FD"/>
    <w:rsid w:val="0004768D"/>
    <w:rsid w:val="000479C8"/>
    <w:rsid w:val="00052E44"/>
    <w:rsid w:val="00054F05"/>
    <w:rsid w:val="00055858"/>
    <w:rsid w:val="00055AE5"/>
    <w:rsid w:val="00056A24"/>
    <w:rsid w:val="00057B8E"/>
    <w:rsid w:val="00057EB7"/>
    <w:rsid w:val="00060290"/>
    <w:rsid w:val="00061BFA"/>
    <w:rsid w:val="000624C8"/>
    <w:rsid w:val="00062C21"/>
    <w:rsid w:val="00062CD1"/>
    <w:rsid w:val="00062D1C"/>
    <w:rsid w:val="0006342F"/>
    <w:rsid w:val="00063DF6"/>
    <w:rsid w:val="000648C3"/>
    <w:rsid w:val="00064BAD"/>
    <w:rsid w:val="00065AF5"/>
    <w:rsid w:val="00065D23"/>
    <w:rsid w:val="00066650"/>
    <w:rsid w:val="000666B8"/>
    <w:rsid w:val="000670B0"/>
    <w:rsid w:val="000673B5"/>
    <w:rsid w:val="000676A8"/>
    <w:rsid w:val="000679B3"/>
    <w:rsid w:val="00067C93"/>
    <w:rsid w:val="00067E8B"/>
    <w:rsid w:val="00070210"/>
    <w:rsid w:val="00071646"/>
    <w:rsid w:val="00071A08"/>
    <w:rsid w:val="00072715"/>
    <w:rsid w:val="00072BFE"/>
    <w:rsid w:val="00072D6A"/>
    <w:rsid w:val="000735A2"/>
    <w:rsid w:val="00074072"/>
    <w:rsid w:val="00074CDB"/>
    <w:rsid w:val="000752AE"/>
    <w:rsid w:val="0007589D"/>
    <w:rsid w:val="00075B29"/>
    <w:rsid w:val="0007684D"/>
    <w:rsid w:val="00076DAA"/>
    <w:rsid w:val="000775A8"/>
    <w:rsid w:val="0007773B"/>
    <w:rsid w:val="000779F7"/>
    <w:rsid w:val="00077A10"/>
    <w:rsid w:val="00082125"/>
    <w:rsid w:val="00083401"/>
    <w:rsid w:val="00083492"/>
    <w:rsid w:val="000835BB"/>
    <w:rsid w:val="00083FC6"/>
    <w:rsid w:val="000841C3"/>
    <w:rsid w:val="000844D8"/>
    <w:rsid w:val="00084B5D"/>
    <w:rsid w:val="00085F6C"/>
    <w:rsid w:val="0008654E"/>
    <w:rsid w:val="00086785"/>
    <w:rsid w:val="00087C32"/>
    <w:rsid w:val="00087E3E"/>
    <w:rsid w:val="000900D8"/>
    <w:rsid w:val="00090C39"/>
    <w:rsid w:val="00091791"/>
    <w:rsid w:val="00091AE5"/>
    <w:rsid w:val="00092761"/>
    <w:rsid w:val="00093B2D"/>
    <w:rsid w:val="00093F4B"/>
    <w:rsid w:val="00095726"/>
    <w:rsid w:val="00095EDA"/>
    <w:rsid w:val="0009659E"/>
    <w:rsid w:val="000973F2"/>
    <w:rsid w:val="000977F7"/>
    <w:rsid w:val="000A0964"/>
    <w:rsid w:val="000A0B99"/>
    <w:rsid w:val="000A236F"/>
    <w:rsid w:val="000A3686"/>
    <w:rsid w:val="000A3E68"/>
    <w:rsid w:val="000A4A37"/>
    <w:rsid w:val="000A4E8E"/>
    <w:rsid w:val="000A6867"/>
    <w:rsid w:val="000A72AF"/>
    <w:rsid w:val="000A7435"/>
    <w:rsid w:val="000A7AB9"/>
    <w:rsid w:val="000B084A"/>
    <w:rsid w:val="000B15F2"/>
    <w:rsid w:val="000B2658"/>
    <w:rsid w:val="000B2B6C"/>
    <w:rsid w:val="000B3A29"/>
    <w:rsid w:val="000B4FA8"/>
    <w:rsid w:val="000B513D"/>
    <w:rsid w:val="000B5E3E"/>
    <w:rsid w:val="000B668B"/>
    <w:rsid w:val="000B6B14"/>
    <w:rsid w:val="000B6C01"/>
    <w:rsid w:val="000B75E2"/>
    <w:rsid w:val="000B7FAB"/>
    <w:rsid w:val="000C2369"/>
    <w:rsid w:val="000C248B"/>
    <w:rsid w:val="000C2E90"/>
    <w:rsid w:val="000C2FEE"/>
    <w:rsid w:val="000C4DD0"/>
    <w:rsid w:val="000D097B"/>
    <w:rsid w:val="000D1821"/>
    <w:rsid w:val="000D1A0F"/>
    <w:rsid w:val="000D1E8F"/>
    <w:rsid w:val="000D213B"/>
    <w:rsid w:val="000D26ED"/>
    <w:rsid w:val="000D2B02"/>
    <w:rsid w:val="000D3473"/>
    <w:rsid w:val="000D425F"/>
    <w:rsid w:val="000D4BDD"/>
    <w:rsid w:val="000D579F"/>
    <w:rsid w:val="000D6296"/>
    <w:rsid w:val="000D629E"/>
    <w:rsid w:val="000D6518"/>
    <w:rsid w:val="000D7A69"/>
    <w:rsid w:val="000E08F0"/>
    <w:rsid w:val="000E106F"/>
    <w:rsid w:val="000E17B1"/>
    <w:rsid w:val="000E19BE"/>
    <w:rsid w:val="000E2218"/>
    <w:rsid w:val="000E3029"/>
    <w:rsid w:val="000E353C"/>
    <w:rsid w:val="000E36FC"/>
    <w:rsid w:val="000E54BE"/>
    <w:rsid w:val="000E5942"/>
    <w:rsid w:val="000E76C4"/>
    <w:rsid w:val="000E77DF"/>
    <w:rsid w:val="000E7A83"/>
    <w:rsid w:val="000F0166"/>
    <w:rsid w:val="000F0C77"/>
    <w:rsid w:val="000F107A"/>
    <w:rsid w:val="000F167F"/>
    <w:rsid w:val="000F2ACC"/>
    <w:rsid w:val="000F4CD6"/>
    <w:rsid w:val="000F536B"/>
    <w:rsid w:val="000F6D3B"/>
    <w:rsid w:val="000F6F76"/>
    <w:rsid w:val="000F75AA"/>
    <w:rsid w:val="000F78EB"/>
    <w:rsid w:val="000F7B5C"/>
    <w:rsid w:val="001011D7"/>
    <w:rsid w:val="001015B4"/>
    <w:rsid w:val="0010419A"/>
    <w:rsid w:val="0010463D"/>
    <w:rsid w:val="00104FFE"/>
    <w:rsid w:val="00105B5A"/>
    <w:rsid w:val="00106346"/>
    <w:rsid w:val="0010702A"/>
    <w:rsid w:val="00107989"/>
    <w:rsid w:val="00107B1E"/>
    <w:rsid w:val="001103D3"/>
    <w:rsid w:val="00110508"/>
    <w:rsid w:val="00111108"/>
    <w:rsid w:val="00112046"/>
    <w:rsid w:val="001120B0"/>
    <w:rsid w:val="00112656"/>
    <w:rsid w:val="0011299F"/>
    <w:rsid w:val="00112E51"/>
    <w:rsid w:val="00113B1B"/>
    <w:rsid w:val="001150CA"/>
    <w:rsid w:val="001150D4"/>
    <w:rsid w:val="0011599F"/>
    <w:rsid w:val="00116179"/>
    <w:rsid w:val="00117130"/>
    <w:rsid w:val="001178F2"/>
    <w:rsid w:val="00120F4F"/>
    <w:rsid w:val="00120FC0"/>
    <w:rsid w:val="00121208"/>
    <w:rsid w:val="001215C2"/>
    <w:rsid w:val="00122D0C"/>
    <w:rsid w:val="001235CD"/>
    <w:rsid w:val="00124FE2"/>
    <w:rsid w:val="001259F1"/>
    <w:rsid w:val="00126A87"/>
    <w:rsid w:val="0012713C"/>
    <w:rsid w:val="001276CA"/>
    <w:rsid w:val="00132037"/>
    <w:rsid w:val="00132323"/>
    <w:rsid w:val="00133C48"/>
    <w:rsid w:val="00133EBA"/>
    <w:rsid w:val="00134068"/>
    <w:rsid w:val="001342A8"/>
    <w:rsid w:val="00134A29"/>
    <w:rsid w:val="00134B38"/>
    <w:rsid w:val="00134BD3"/>
    <w:rsid w:val="00134E48"/>
    <w:rsid w:val="00136564"/>
    <w:rsid w:val="001367C2"/>
    <w:rsid w:val="00136C0C"/>
    <w:rsid w:val="00136EE2"/>
    <w:rsid w:val="001372F3"/>
    <w:rsid w:val="00140B92"/>
    <w:rsid w:val="00141A68"/>
    <w:rsid w:val="001423E6"/>
    <w:rsid w:val="001434A7"/>
    <w:rsid w:val="0014442C"/>
    <w:rsid w:val="00144AB9"/>
    <w:rsid w:val="00144EA8"/>
    <w:rsid w:val="001454C3"/>
    <w:rsid w:val="0014611E"/>
    <w:rsid w:val="0014653D"/>
    <w:rsid w:val="001468C7"/>
    <w:rsid w:val="00147021"/>
    <w:rsid w:val="001504F6"/>
    <w:rsid w:val="00150972"/>
    <w:rsid w:val="00150DD7"/>
    <w:rsid w:val="001513D8"/>
    <w:rsid w:val="001517A4"/>
    <w:rsid w:val="00151A4E"/>
    <w:rsid w:val="00152BDD"/>
    <w:rsid w:val="001530A6"/>
    <w:rsid w:val="0015364E"/>
    <w:rsid w:val="00153940"/>
    <w:rsid w:val="001550BD"/>
    <w:rsid w:val="001560E6"/>
    <w:rsid w:val="00156A08"/>
    <w:rsid w:val="00157965"/>
    <w:rsid w:val="0016015C"/>
    <w:rsid w:val="00160FA7"/>
    <w:rsid w:val="0016150C"/>
    <w:rsid w:val="00161A26"/>
    <w:rsid w:val="0016449C"/>
    <w:rsid w:val="001648FF"/>
    <w:rsid w:val="00164ECD"/>
    <w:rsid w:val="00165645"/>
    <w:rsid w:val="00165B98"/>
    <w:rsid w:val="00166C0F"/>
    <w:rsid w:val="00167090"/>
    <w:rsid w:val="001708C0"/>
    <w:rsid w:val="00172198"/>
    <w:rsid w:val="00172328"/>
    <w:rsid w:val="0017233B"/>
    <w:rsid w:val="001731F0"/>
    <w:rsid w:val="001736E0"/>
    <w:rsid w:val="0017396F"/>
    <w:rsid w:val="00174236"/>
    <w:rsid w:val="00174432"/>
    <w:rsid w:val="00174AC1"/>
    <w:rsid w:val="00175D60"/>
    <w:rsid w:val="001769D2"/>
    <w:rsid w:val="00176F1D"/>
    <w:rsid w:val="0017796D"/>
    <w:rsid w:val="001802A1"/>
    <w:rsid w:val="00180F81"/>
    <w:rsid w:val="001815E5"/>
    <w:rsid w:val="0018541C"/>
    <w:rsid w:val="00185634"/>
    <w:rsid w:val="00186196"/>
    <w:rsid w:val="00186408"/>
    <w:rsid w:val="001864E0"/>
    <w:rsid w:val="00186E83"/>
    <w:rsid w:val="00187121"/>
    <w:rsid w:val="001874E5"/>
    <w:rsid w:val="00187D8D"/>
    <w:rsid w:val="00190C69"/>
    <w:rsid w:val="00191DB9"/>
    <w:rsid w:val="0019212F"/>
    <w:rsid w:val="0019271E"/>
    <w:rsid w:val="00192F5A"/>
    <w:rsid w:val="00196222"/>
    <w:rsid w:val="0019632E"/>
    <w:rsid w:val="00196616"/>
    <w:rsid w:val="001967F6"/>
    <w:rsid w:val="00197613"/>
    <w:rsid w:val="001A02F5"/>
    <w:rsid w:val="001A1606"/>
    <w:rsid w:val="001A19E9"/>
    <w:rsid w:val="001A1DAC"/>
    <w:rsid w:val="001A233D"/>
    <w:rsid w:val="001A2832"/>
    <w:rsid w:val="001A3054"/>
    <w:rsid w:val="001A453C"/>
    <w:rsid w:val="001A4852"/>
    <w:rsid w:val="001A5D9F"/>
    <w:rsid w:val="001A69A8"/>
    <w:rsid w:val="001A71FF"/>
    <w:rsid w:val="001B04B1"/>
    <w:rsid w:val="001B05D5"/>
    <w:rsid w:val="001B282B"/>
    <w:rsid w:val="001B2D60"/>
    <w:rsid w:val="001B376D"/>
    <w:rsid w:val="001B3D52"/>
    <w:rsid w:val="001B4964"/>
    <w:rsid w:val="001B4DE1"/>
    <w:rsid w:val="001B5E4A"/>
    <w:rsid w:val="001B68AB"/>
    <w:rsid w:val="001B7826"/>
    <w:rsid w:val="001C0ACC"/>
    <w:rsid w:val="001C0AFF"/>
    <w:rsid w:val="001C1277"/>
    <w:rsid w:val="001C1C89"/>
    <w:rsid w:val="001C2193"/>
    <w:rsid w:val="001C2704"/>
    <w:rsid w:val="001C294F"/>
    <w:rsid w:val="001C428E"/>
    <w:rsid w:val="001C4379"/>
    <w:rsid w:val="001C4B44"/>
    <w:rsid w:val="001C4F45"/>
    <w:rsid w:val="001C5073"/>
    <w:rsid w:val="001C6887"/>
    <w:rsid w:val="001C69CC"/>
    <w:rsid w:val="001D061D"/>
    <w:rsid w:val="001D07F2"/>
    <w:rsid w:val="001D166D"/>
    <w:rsid w:val="001D1934"/>
    <w:rsid w:val="001D2088"/>
    <w:rsid w:val="001D29C5"/>
    <w:rsid w:val="001D32A5"/>
    <w:rsid w:val="001D6BAE"/>
    <w:rsid w:val="001D6CD2"/>
    <w:rsid w:val="001D6E8F"/>
    <w:rsid w:val="001D7C37"/>
    <w:rsid w:val="001E16A2"/>
    <w:rsid w:val="001E212E"/>
    <w:rsid w:val="001E2E12"/>
    <w:rsid w:val="001E3FC3"/>
    <w:rsid w:val="001E4300"/>
    <w:rsid w:val="001E4EB8"/>
    <w:rsid w:val="001E57AE"/>
    <w:rsid w:val="001E5F48"/>
    <w:rsid w:val="001E6FD5"/>
    <w:rsid w:val="001E7CD2"/>
    <w:rsid w:val="001F0091"/>
    <w:rsid w:val="001F11D9"/>
    <w:rsid w:val="001F1F32"/>
    <w:rsid w:val="001F274D"/>
    <w:rsid w:val="001F2ED9"/>
    <w:rsid w:val="001F2FB2"/>
    <w:rsid w:val="001F3C83"/>
    <w:rsid w:val="001F60FD"/>
    <w:rsid w:val="001F6804"/>
    <w:rsid w:val="001F6B1C"/>
    <w:rsid w:val="00200396"/>
    <w:rsid w:val="00200B3E"/>
    <w:rsid w:val="00201260"/>
    <w:rsid w:val="002019ED"/>
    <w:rsid w:val="00201F75"/>
    <w:rsid w:val="002026E1"/>
    <w:rsid w:val="002028A9"/>
    <w:rsid w:val="00203E91"/>
    <w:rsid w:val="0021105E"/>
    <w:rsid w:val="0021163F"/>
    <w:rsid w:val="00211CCD"/>
    <w:rsid w:val="00213159"/>
    <w:rsid w:val="002140BF"/>
    <w:rsid w:val="00214D26"/>
    <w:rsid w:val="00214F34"/>
    <w:rsid w:val="00216476"/>
    <w:rsid w:val="002165F8"/>
    <w:rsid w:val="002169B9"/>
    <w:rsid w:val="002172C6"/>
    <w:rsid w:val="0021746A"/>
    <w:rsid w:val="0022014D"/>
    <w:rsid w:val="00221851"/>
    <w:rsid w:val="00222D2C"/>
    <w:rsid w:val="0022311B"/>
    <w:rsid w:val="002232D3"/>
    <w:rsid w:val="0022449D"/>
    <w:rsid w:val="0022493D"/>
    <w:rsid w:val="00225D6B"/>
    <w:rsid w:val="002263FC"/>
    <w:rsid w:val="00226899"/>
    <w:rsid w:val="00226B08"/>
    <w:rsid w:val="00230C08"/>
    <w:rsid w:val="00231797"/>
    <w:rsid w:val="002324AB"/>
    <w:rsid w:val="002327C3"/>
    <w:rsid w:val="00232B29"/>
    <w:rsid w:val="00232E61"/>
    <w:rsid w:val="002344EA"/>
    <w:rsid w:val="00234E19"/>
    <w:rsid w:val="0023576C"/>
    <w:rsid w:val="0023668E"/>
    <w:rsid w:val="00236BED"/>
    <w:rsid w:val="00236C63"/>
    <w:rsid w:val="00237A46"/>
    <w:rsid w:val="002409C6"/>
    <w:rsid w:val="00240A7A"/>
    <w:rsid w:val="002410C1"/>
    <w:rsid w:val="00241B2E"/>
    <w:rsid w:val="00242379"/>
    <w:rsid w:val="002434B3"/>
    <w:rsid w:val="00244D87"/>
    <w:rsid w:val="0024538F"/>
    <w:rsid w:val="0024595C"/>
    <w:rsid w:val="00245D5E"/>
    <w:rsid w:val="002467DE"/>
    <w:rsid w:val="00247A94"/>
    <w:rsid w:val="00247DDE"/>
    <w:rsid w:val="00250CD4"/>
    <w:rsid w:val="0025104F"/>
    <w:rsid w:val="00251520"/>
    <w:rsid w:val="002516A7"/>
    <w:rsid w:val="00251759"/>
    <w:rsid w:val="0025244A"/>
    <w:rsid w:val="00254C5D"/>
    <w:rsid w:val="00255931"/>
    <w:rsid w:val="00256BA6"/>
    <w:rsid w:val="00257940"/>
    <w:rsid w:val="00257D23"/>
    <w:rsid w:val="00260596"/>
    <w:rsid w:val="00260825"/>
    <w:rsid w:val="00261B11"/>
    <w:rsid w:val="0026263A"/>
    <w:rsid w:val="00262B31"/>
    <w:rsid w:val="00263DB2"/>
    <w:rsid w:val="00263DE3"/>
    <w:rsid w:val="00266C54"/>
    <w:rsid w:val="00266D20"/>
    <w:rsid w:val="00267057"/>
    <w:rsid w:val="00267BA2"/>
    <w:rsid w:val="0027118B"/>
    <w:rsid w:val="00271D30"/>
    <w:rsid w:val="00271D50"/>
    <w:rsid w:val="002734D6"/>
    <w:rsid w:val="002735EE"/>
    <w:rsid w:val="00273F72"/>
    <w:rsid w:val="0027470D"/>
    <w:rsid w:val="0027658B"/>
    <w:rsid w:val="00276A7C"/>
    <w:rsid w:val="00276C74"/>
    <w:rsid w:val="002775D9"/>
    <w:rsid w:val="0028134B"/>
    <w:rsid w:val="00281847"/>
    <w:rsid w:val="0028225A"/>
    <w:rsid w:val="0028243D"/>
    <w:rsid w:val="00282B49"/>
    <w:rsid w:val="00283C80"/>
    <w:rsid w:val="00283D31"/>
    <w:rsid w:val="00284A05"/>
    <w:rsid w:val="00285902"/>
    <w:rsid w:val="00286218"/>
    <w:rsid w:val="00286323"/>
    <w:rsid w:val="0028696C"/>
    <w:rsid w:val="00286BED"/>
    <w:rsid w:val="0028768B"/>
    <w:rsid w:val="002916D2"/>
    <w:rsid w:val="002926BD"/>
    <w:rsid w:val="00292E35"/>
    <w:rsid w:val="00293619"/>
    <w:rsid w:val="00293CE6"/>
    <w:rsid w:val="00293DD8"/>
    <w:rsid w:val="002940CD"/>
    <w:rsid w:val="002942D5"/>
    <w:rsid w:val="00294DC9"/>
    <w:rsid w:val="00295000"/>
    <w:rsid w:val="002970C7"/>
    <w:rsid w:val="002979BC"/>
    <w:rsid w:val="00297F3C"/>
    <w:rsid w:val="002A0066"/>
    <w:rsid w:val="002A1088"/>
    <w:rsid w:val="002A3363"/>
    <w:rsid w:val="002A41CF"/>
    <w:rsid w:val="002A4583"/>
    <w:rsid w:val="002A6E55"/>
    <w:rsid w:val="002A70B0"/>
    <w:rsid w:val="002A7B40"/>
    <w:rsid w:val="002B04FC"/>
    <w:rsid w:val="002B06C1"/>
    <w:rsid w:val="002B1070"/>
    <w:rsid w:val="002B14FB"/>
    <w:rsid w:val="002B182D"/>
    <w:rsid w:val="002B2B58"/>
    <w:rsid w:val="002B3789"/>
    <w:rsid w:val="002B3A00"/>
    <w:rsid w:val="002B3F74"/>
    <w:rsid w:val="002B439E"/>
    <w:rsid w:val="002B498A"/>
    <w:rsid w:val="002B4AD9"/>
    <w:rsid w:val="002B4CE8"/>
    <w:rsid w:val="002B5DD4"/>
    <w:rsid w:val="002B64E1"/>
    <w:rsid w:val="002B6921"/>
    <w:rsid w:val="002B6F5A"/>
    <w:rsid w:val="002B7226"/>
    <w:rsid w:val="002C11CB"/>
    <w:rsid w:val="002C4108"/>
    <w:rsid w:val="002D2B4F"/>
    <w:rsid w:val="002D38BF"/>
    <w:rsid w:val="002D4779"/>
    <w:rsid w:val="002D58EA"/>
    <w:rsid w:val="002D623C"/>
    <w:rsid w:val="002D6696"/>
    <w:rsid w:val="002D7685"/>
    <w:rsid w:val="002D7C59"/>
    <w:rsid w:val="002D7ECD"/>
    <w:rsid w:val="002E0197"/>
    <w:rsid w:val="002E1A78"/>
    <w:rsid w:val="002E1D65"/>
    <w:rsid w:val="002E1D8D"/>
    <w:rsid w:val="002E1F7B"/>
    <w:rsid w:val="002E255F"/>
    <w:rsid w:val="002E2A6B"/>
    <w:rsid w:val="002E3990"/>
    <w:rsid w:val="002E40B0"/>
    <w:rsid w:val="002E4E55"/>
    <w:rsid w:val="002E4ECC"/>
    <w:rsid w:val="002E5296"/>
    <w:rsid w:val="002E57C1"/>
    <w:rsid w:val="002E6012"/>
    <w:rsid w:val="002E64DB"/>
    <w:rsid w:val="002E660B"/>
    <w:rsid w:val="002F01F9"/>
    <w:rsid w:val="002F12C4"/>
    <w:rsid w:val="002F25ED"/>
    <w:rsid w:val="002F30E2"/>
    <w:rsid w:val="002F4C06"/>
    <w:rsid w:val="002F4C54"/>
    <w:rsid w:val="002F6101"/>
    <w:rsid w:val="002F62D1"/>
    <w:rsid w:val="002F6A0F"/>
    <w:rsid w:val="002F6E88"/>
    <w:rsid w:val="003000B7"/>
    <w:rsid w:val="00300510"/>
    <w:rsid w:val="00300668"/>
    <w:rsid w:val="00300DD5"/>
    <w:rsid w:val="003016A3"/>
    <w:rsid w:val="003025E7"/>
    <w:rsid w:val="00303EBC"/>
    <w:rsid w:val="00304796"/>
    <w:rsid w:val="00304A78"/>
    <w:rsid w:val="0030555B"/>
    <w:rsid w:val="00306383"/>
    <w:rsid w:val="003065DE"/>
    <w:rsid w:val="003071C9"/>
    <w:rsid w:val="003074BF"/>
    <w:rsid w:val="003077DD"/>
    <w:rsid w:val="00310313"/>
    <w:rsid w:val="00310E16"/>
    <w:rsid w:val="003120DF"/>
    <w:rsid w:val="003121D0"/>
    <w:rsid w:val="00312454"/>
    <w:rsid w:val="00313A0B"/>
    <w:rsid w:val="00313AB4"/>
    <w:rsid w:val="00313DD3"/>
    <w:rsid w:val="00316F8C"/>
    <w:rsid w:val="00320FE8"/>
    <w:rsid w:val="00321FA0"/>
    <w:rsid w:val="00322272"/>
    <w:rsid w:val="0032438B"/>
    <w:rsid w:val="0032468F"/>
    <w:rsid w:val="00324696"/>
    <w:rsid w:val="003248BC"/>
    <w:rsid w:val="00324912"/>
    <w:rsid w:val="00325700"/>
    <w:rsid w:val="00325D91"/>
    <w:rsid w:val="00326638"/>
    <w:rsid w:val="00327316"/>
    <w:rsid w:val="003277BD"/>
    <w:rsid w:val="00330C3A"/>
    <w:rsid w:val="00330F56"/>
    <w:rsid w:val="00331CAF"/>
    <w:rsid w:val="00334753"/>
    <w:rsid w:val="003353A7"/>
    <w:rsid w:val="003366D5"/>
    <w:rsid w:val="0033680A"/>
    <w:rsid w:val="00336AE2"/>
    <w:rsid w:val="00336DD3"/>
    <w:rsid w:val="00340B48"/>
    <w:rsid w:val="003411A9"/>
    <w:rsid w:val="0034203E"/>
    <w:rsid w:val="0034364A"/>
    <w:rsid w:val="00343FD1"/>
    <w:rsid w:val="00345D66"/>
    <w:rsid w:val="00346B34"/>
    <w:rsid w:val="00346CA5"/>
    <w:rsid w:val="00346F8E"/>
    <w:rsid w:val="0034737C"/>
    <w:rsid w:val="00347BAC"/>
    <w:rsid w:val="00350D33"/>
    <w:rsid w:val="0035147C"/>
    <w:rsid w:val="0035165C"/>
    <w:rsid w:val="00351BB3"/>
    <w:rsid w:val="003524B8"/>
    <w:rsid w:val="00352A39"/>
    <w:rsid w:val="003544D4"/>
    <w:rsid w:val="00354F83"/>
    <w:rsid w:val="003562CF"/>
    <w:rsid w:val="003575A6"/>
    <w:rsid w:val="0035772E"/>
    <w:rsid w:val="003578FE"/>
    <w:rsid w:val="00360117"/>
    <w:rsid w:val="0036057D"/>
    <w:rsid w:val="00360622"/>
    <w:rsid w:val="0036080C"/>
    <w:rsid w:val="003632F6"/>
    <w:rsid w:val="003636B0"/>
    <w:rsid w:val="00366186"/>
    <w:rsid w:val="00366CD8"/>
    <w:rsid w:val="00367242"/>
    <w:rsid w:val="003704A9"/>
    <w:rsid w:val="00370AC8"/>
    <w:rsid w:val="00371FF7"/>
    <w:rsid w:val="003722EA"/>
    <w:rsid w:val="00372D5C"/>
    <w:rsid w:val="00373BC9"/>
    <w:rsid w:val="003743F9"/>
    <w:rsid w:val="003745FF"/>
    <w:rsid w:val="0037510E"/>
    <w:rsid w:val="003752AA"/>
    <w:rsid w:val="00375B68"/>
    <w:rsid w:val="0037600A"/>
    <w:rsid w:val="0037625E"/>
    <w:rsid w:val="00377747"/>
    <w:rsid w:val="00380352"/>
    <w:rsid w:val="00380BD0"/>
    <w:rsid w:val="0038124C"/>
    <w:rsid w:val="00381348"/>
    <w:rsid w:val="003816D1"/>
    <w:rsid w:val="0038227A"/>
    <w:rsid w:val="00383718"/>
    <w:rsid w:val="00384BE3"/>
    <w:rsid w:val="0038538E"/>
    <w:rsid w:val="00387702"/>
    <w:rsid w:val="003878AF"/>
    <w:rsid w:val="00387D36"/>
    <w:rsid w:val="003905C8"/>
    <w:rsid w:val="00390C99"/>
    <w:rsid w:val="00390ED9"/>
    <w:rsid w:val="0039228D"/>
    <w:rsid w:val="003931AF"/>
    <w:rsid w:val="003941ED"/>
    <w:rsid w:val="00396428"/>
    <w:rsid w:val="00396742"/>
    <w:rsid w:val="0039743F"/>
    <w:rsid w:val="0039748E"/>
    <w:rsid w:val="00397A4A"/>
    <w:rsid w:val="003A02F4"/>
    <w:rsid w:val="003A0971"/>
    <w:rsid w:val="003A16A3"/>
    <w:rsid w:val="003A1ED4"/>
    <w:rsid w:val="003A2536"/>
    <w:rsid w:val="003A2928"/>
    <w:rsid w:val="003A2C7A"/>
    <w:rsid w:val="003A33E5"/>
    <w:rsid w:val="003A4412"/>
    <w:rsid w:val="003A4614"/>
    <w:rsid w:val="003A4AB6"/>
    <w:rsid w:val="003A4CCB"/>
    <w:rsid w:val="003A4E1C"/>
    <w:rsid w:val="003A6E47"/>
    <w:rsid w:val="003A7CCC"/>
    <w:rsid w:val="003B085C"/>
    <w:rsid w:val="003B2FF5"/>
    <w:rsid w:val="003B3403"/>
    <w:rsid w:val="003B3EC8"/>
    <w:rsid w:val="003B4509"/>
    <w:rsid w:val="003B49FF"/>
    <w:rsid w:val="003B4DD9"/>
    <w:rsid w:val="003B4FAC"/>
    <w:rsid w:val="003B5BB5"/>
    <w:rsid w:val="003B5EAB"/>
    <w:rsid w:val="003C00A3"/>
    <w:rsid w:val="003C083A"/>
    <w:rsid w:val="003C1190"/>
    <w:rsid w:val="003C16B6"/>
    <w:rsid w:val="003C16F1"/>
    <w:rsid w:val="003C17ED"/>
    <w:rsid w:val="003C21DF"/>
    <w:rsid w:val="003C2DD7"/>
    <w:rsid w:val="003C3566"/>
    <w:rsid w:val="003C6CDA"/>
    <w:rsid w:val="003C7DC3"/>
    <w:rsid w:val="003D10D6"/>
    <w:rsid w:val="003D1194"/>
    <w:rsid w:val="003D1D60"/>
    <w:rsid w:val="003D43F5"/>
    <w:rsid w:val="003D4F8A"/>
    <w:rsid w:val="003D51D3"/>
    <w:rsid w:val="003D5B04"/>
    <w:rsid w:val="003D64D2"/>
    <w:rsid w:val="003D7B07"/>
    <w:rsid w:val="003E0C14"/>
    <w:rsid w:val="003E0E8B"/>
    <w:rsid w:val="003E1671"/>
    <w:rsid w:val="003E173A"/>
    <w:rsid w:val="003E18AC"/>
    <w:rsid w:val="003E2DA2"/>
    <w:rsid w:val="003E39E7"/>
    <w:rsid w:val="003E3A2C"/>
    <w:rsid w:val="003E3E81"/>
    <w:rsid w:val="003E462D"/>
    <w:rsid w:val="003E476B"/>
    <w:rsid w:val="003E4F5B"/>
    <w:rsid w:val="003E668F"/>
    <w:rsid w:val="003E6A06"/>
    <w:rsid w:val="003F06FF"/>
    <w:rsid w:val="003F0C7F"/>
    <w:rsid w:val="003F154D"/>
    <w:rsid w:val="003F1FFC"/>
    <w:rsid w:val="003F3212"/>
    <w:rsid w:val="003F57E8"/>
    <w:rsid w:val="003F57FB"/>
    <w:rsid w:val="003F6205"/>
    <w:rsid w:val="003F7D16"/>
    <w:rsid w:val="0040001B"/>
    <w:rsid w:val="00400C23"/>
    <w:rsid w:val="004019B5"/>
    <w:rsid w:val="00401E25"/>
    <w:rsid w:val="00401F21"/>
    <w:rsid w:val="0040445A"/>
    <w:rsid w:val="00405CD2"/>
    <w:rsid w:val="00405FB0"/>
    <w:rsid w:val="004067AD"/>
    <w:rsid w:val="004078C4"/>
    <w:rsid w:val="00407EB4"/>
    <w:rsid w:val="00410AA8"/>
    <w:rsid w:val="00412309"/>
    <w:rsid w:val="004135B7"/>
    <w:rsid w:val="00414574"/>
    <w:rsid w:val="00414773"/>
    <w:rsid w:val="00414B3C"/>
    <w:rsid w:val="00414C19"/>
    <w:rsid w:val="004156A3"/>
    <w:rsid w:val="00416B46"/>
    <w:rsid w:val="00416F5E"/>
    <w:rsid w:val="00417961"/>
    <w:rsid w:val="00417A59"/>
    <w:rsid w:val="004206BD"/>
    <w:rsid w:val="004206D8"/>
    <w:rsid w:val="0042073B"/>
    <w:rsid w:val="00420875"/>
    <w:rsid w:val="00421AA0"/>
    <w:rsid w:val="00421E24"/>
    <w:rsid w:val="00422997"/>
    <w:rsid w:val="004244EB"/>
    <w:rsid w:val="004273C1"/>
    <w:rsid w:val="004332D1"/>
    <w:rsid w:val="004334C3"/>
    <w:rsid w:val="00435156"/>
    <w:rsid w:val="0043676D"/>
    <w:rsid w:val="00436ED2"/>
    <w:rsid w:val="004370A0"/>
    <w:rsid w:val="00440009"/>
    <w:rsid w:val="004405F5"/>
    <w:rsid w:val="00444A76"/>
    <w:rsid w:val="00445909"/>
    <w:rsid w:val="00450997"/>
    <w:rsid w:val="0045239B"/>
    <w:rsid w:val="004531C6"/>
    <w:rsid w:val="0045334D"/>
    <w:rsid w:val="004533E7"/>
    <w:rsid w:val="00454524"/>
    <w:rsid w:val="00454E53"/>
    <w:rsid w:val="00455BA6"/>
    <w:rsid w:val="00455EB3"/>
    <w:rsid w:val="004579D3"/>
    <w:rsid w:val="00457A9C"/>
    <w:rsid w:val="00457B75"/>
    <w:rsid w:val="00460410"/>
    <w:rsid w:val="00460B5D"/>
    <w:rsid w:val="0046222A"/>
    <w:rsid w:val="00462ED2"/>
    <w:rsid w:val="004635D4"/>
    <w:rsid w:val="0046394A"/>
    <w:rsid w:val="00464DCF"/>
    <w:rsid w:val="004651D4"/>
    <w:rsid w:val="00466A8A"/>
    <w:rsid w:val="00467788"/>
    <w:rsid w:val="004705DA"/>
    <w:rsid w:val="00471702"/>
    <w:rsid w:val="00471C31"/>
    <w:rsid w:val="00472743"/>
    <w:rsid w:val="004728E8"/>
    <w:rsid w:val="00473CF3"/>
    <w:rsid w:val="0047428C"/>
    <w:rsid w:val="004749BC"/>
    <w:rsid w:val="00474A92"/>
    <w:rsid w:val="00476949"/>
    <w:rsid w:val="00477AE8"/>
    <w:rsid w:val="00480769"/>
    <w:rsid w:val="004808ED"/>
    <w:rsid w:val="004824A3"/>
    <w:rsid w:val="00482D57"/>
    <w:rsid w:val="004849E0"/>
    <w:rsid w:val="00484FAF"/>
    <w:rsid w:val="0048540C"/>
    <w:rsid w:val="004861A2"/>
    <w:rsid w:val="00486891"/>
    <w:rsid w:val="00486ADA"/>
    <w:rsid w:val="004870CD"/>
    <w:rsid w:val="004874FA"/>
    <w:rsid w:val="00487ADF"/>
    <w:rsid w:val="004918F6"/>
    <w:rsid w:val="00492047"/>
    <w:rsid w:val="00492058"/>
    <w:rsid w:val="00493079"/>
    <w:rsid w:val="00494964"/>
    <w:rsid w:val="00494D6A"/>
    <w:rsid w:val="00495F6F"/>
    <w:rsid w:val="00496C08"/>
    <w:rsid w:val="00496CBF"/>
    <w:rsid w:val="004A0C9C"/>
    <w:rsid w:val="004A1375"/>
    <w:rsid w:val="004A388B"/>
    <w:rsid w:val="004A4035"/>
    <w:rsid w:val="004A4812"/>
    <w:rsid w:val="004A4CE1"/>
    <w:rsid w:val="004A64B7"/>
    <w:rsid w:val="004A69C4"/>
    <w:rsid w:val="004A6EA1"/>
    <w:rsid w:val="004A735C"/>
    <w:rsid w:val="004A7658"/>
    <w:rsid w:val="004A7756"/>
    <w:rsid w:val="004B0EAF"/>
    <w:rsid w:val="004B14DE"/>
    <w:rsid w:val="004B1D73"/>
    <w:rsid w:val="004B248E"/>
    <w:rsid w:val="004B26C2"/>
    <w:rsid w:val="004B34A9"/>
    <w:rsid w:val="004B3E11"/>
    <w:rsid w:val="004B42F4"/>
    <w:rsid w:val="004B477B"/>
    <w:rsid w:val="004B4968"/>
    <w:rsid w:val="004B544C"/>
    <w:rsid w:val="004B5717"/>
    <w:rsid w:val="004B62D5"/>
    <w:rsid w:val="004B659A"/>
    <w:rsid w:val="004B6BF4"/>
    <w:rsid w:val="004B6FEC"/>
    <w:rsid w:val="004B74FF"/>
    <w:rsid w:val="004C084E"/>
    <w:rsid w:val="004C16A6"/>
    <w:rsid w:val="004C1913"/>
    <w:rsid w:val="004C243E"/>
    <w:rsid w:val="004C2DC3"/>
    <w:rsid w:val="004C2E4F"/>
    <w:rsid w:val="004C30FF"/>
    <w:rsid w:val="004C35D9"/>
    <w:rsid w:val="004C39FB"/>
    <w:rsid w:val="004C48E0"/>
    <w:rsid w:val="004C579D"/>
    <w:rsid w:val="004C6088"/>
    <w:rsid w:val="004C621E"/>
    <w:rsid w:val="004C63D4"/>
    <w:rsid w:val="004C7DC3"/>
    <w:rsid w:val="004D0884"/>
    <w:rsid w:val="004D0BB2"/>
    <w:rsid w:val="004D1A69"/>
    <w:rsid w:val="004D25C3"/>
    <w:rsid w:val="004D28BB"/>
    <w:rsid w:val="004D290B"/>
    <w:rsid w:val="004D3F59"/>
    <w:rsid w:val="004D46A0"/>
    <w:rsid w:val="004D5290"/>
    <w:rsid w:val="004D5523"/>
    <w:rsid w:val="004D5A16"/>
    <w:rsid w:val="004D73D9"/>
    <w:rsid w:val="004D7C57"/>
    <w:rsid w:val="004E0118"/>
    <w:rsid w:val="004E0184"/>
    <w:rsid w:val="004E0944"/>
    <w:rsid w:val="004E115D"/>
    <w:rsid w:val="004E1359"/>
    <w:rsid w:val="004E1636"/>
    <w:rsid w:val="004E2FF8"/>
    <w:rsid w:val="004E3557"/>
    <w:rsid w:val="004E4A76"/>
    <w:rsid w:val="004E592A"/>
    <w:rsid w:val="004E5939"/>
    <w:rsid w:val="004E61DC"/>
    <w:rsid w:val="004E628E"/>
    <w:rsid w:val="004E6F0B"/>
    <w:rsid w:val="004E7277"/>
    <w:rsid w:val="004E7E2C"/>
    <w:rsid w:val="004F0104"/>
    <w:rsid w:val="004F02D0"/>
    <w:rsid w:val="004F07A5"/>
    <w:rsid w:val="004F118D"/>
    <w:rsid w:val="004F14C8"/>
    <w:rsid w:val="004F18AF"/>
    <w:rsid w:val="004F24DD"/>
    <w:rsid w:val="004F2F3B"/>
    <w:rsid w:val="004F368B"/>
    <w:rsid w:val="004F3DE2"/>
    <w:rsid w:val="004F444C"/>
    <w:rsid w:val="004F52D3"/>
    <w:rsid w:val="004F571A"/>
    <w:rsid w:val="004F6995"/>
    <w:rsid w:val="004F7160"/>
    <w:rsid w:val="004F72F5"/>
    <w:rsid w:val="00500569"/>
    <w:rsid w:val="00501233"/>
    <w:rsid w:val="0050598A"/>
    <w:rsid w:val="00511DC3"/>
    <w:rsid w:val="00512297"/>
    <w:rsid w:val="00512692"/>
    <w:rsid w:val="00513B7A"/>
    <w:rsid w:val="00516272"/>
    <w:rsid w:val="005166F1"/>
    <w:rsid w:val="00516B2F"/>
    <w:rsid w:val="00517125"/>
    <w:rsid w:val="00520BA2"/>
    <w:rsid w:val="005268E2"/>
    <w:rsid w:val="00527B82"/>
    <w:rsid w:val="00531318"/>
    <w:rsid w:val="00531976"/>
    <w:rsid w:val="005322B7"/>
    <w:rsid w:val="005323EF"/>
    <w:rsid w:val="00532A8F"/>
    <w:rsid w:val="00533D40"/>
    <w:rsid w:val="00536897"/>
    <w:rsid w:val="005368D0"/>
    <w:rsid w:val="005371A8"/>
    <w:rsid w:val="005376B4"/>
    <w:rsid w:val="005377F6"/>
    <w:rsid w:val="00537978"/>
    <w:rsid w:val="0054085F"/>
    <w:rsid w:val="00541389"/>
    <w:rsid w:val="0054207E"/>
    <w:rsid w:val="00542542"/>
    <w:rsid w:val="0054290F"/>
    <w:rsid w:val="00543077"/>
    <w:rsid w:val="0054328B"/>
    <w:rsid w:val="005435C4"/>
    <w:rsid w:val="005437A5"/>
    <w:rsid w:val="00544501"/>
    <w:rsid w:val="00544F1F"/>
    <w:rsid w:val="00545838"/>
    <w:rsid w:val="0054629E"/>
    <w:rsid w:val="00546ACE"/>
    <w:rsid w:val="00546EF8"/>
    <w:rsid w:val="0055159E"/>
    <w:rsid w:val="00552617"/>
    <w:rsid w:val="005529F7"/>
    <w:rsid w:val="00554FE7"/>
    <w:rsid w:val="00555394"/>
    <w:rsid w:val="00560FAB"/>
    <w:rsid w:val="00561CA3"/>
    <w:rsid w:val="00562045"/>
    <w:rsid w:val="00562D07"/>
    <w:rsid w:val="00563170"/>
    <w:rsid w:val="00563D77"/>
    <w:rsid w:val="0056478F"/>
    <w:rsid w:val="00564F79"/>
    <w:rsid w:val="00567634"/>
    <w:rsid w:val="00567B5C"/>
    <w:rsid w:val="00567BDE"/>
    <w:rsid w:val="005701C6"/>
    <w:rsid w:val="00570599"/>
    <w:rsid w:val="005713EF"/>
    <w:rsid w:val="00571A84"/>
    <w:rsid w:val="0057202E"/>
    <w:rsid w:val="00572961"/>
    <w:rsid w:val="00572BB4"/>
    <w:rsid w:val="00573235"/>
    <w:rsid w:val="00574557"/>
    <w:rsid w:val="00574E53"/>
    <w:rsid w:val="00576542"/>
    <w:rsid w:val="00576734"/>
    <w:rsid w:val="00576C73"/>
    <w:rsid w:val="00577A1A"/>
    <w:rsid w:val="00580591"/>
    <w:rsid w:val="00580C35"/>
    <w:rsid w:val="00581079"/>
    <w:rsid w:val="00583347"/>
    <w:rsid w:val="00583351"/>
    <w:rsid w:val="005838D4"/>
    <w:rsid w:val="0058436F"/>
    <w:rsid w:val="0058534A"/>
    <w:rsid w:val="005857EF"/>
    <w:rsid w:val="00585E4E"/>
    <w:rsid w:val="0058697B"/>
    <w:rsid w:val="0058778E"/>
    <w:rsid w:val="00590CDC"/>
    <w:rsid w:val="005919EF"/>
    <w:rsid w:val="00591B6A"/>
    <w:rsid w:val="005934B7"/>
    <w:rsid w:val="00593559"/>
    <w:rsid w:val="0059476B"/>
    <w:rsid w:val="0059490F"/>
    <w:rsid w:val="00594F97"/>
    <w:rsid w:val="00595C0F"/>
    <w:rsid w:val="00596D17"/>
    <w:rsid w:val="0059708A"/>
    <w:rsid w:val="00597969"/>
    <w:rsid w:val="005A012D"/>
    <w:rsid w:val="005A0ABE"/>
    <w:rsid w:val="005A1219"/>
    <w:rsid w:val="005A39ED"/>
    <w:rsid w:val="005A402A"/>
    <w:rsid w:val="005A4E76"/>
    <w:rsid w:val="005A4FA0"/>
    <w:rsid w:val="005A5170"/>
    <w:rsid w:val="005A6B7D"/>
    <w:rsid w:val="005A738D"/>
    <w:rsid w:val="005B0471"/>
    <w:rsid w:val="005B1EC6"/>
    <w:rsid w:val="005B22E1"/>
    <w:rsid w:val="005B2F0B"/>
    <w:rsid w:val="005B3638"/>
    <w:rsid w:val="005B5442"/>
    <w:rsid w:val="005B74C3"/>
    <w:rsid w:val="005B7733"/>
    <w:rsid w:val="005B7F23"/>
    <w:rsid w:val="005C01F8"/>
    <w:rsid w:val="005C12D4"/>
    <w:rsid w:val="005C17FB"/>
    <w:rsid w:val="005C19C8"/>
    <w:rsid w:val="005C1D15"/>
    <w:rsid w:val="005C32F1"/>
    <w:rsid w:val="005C3C6E"/>
    <w:rsid w:val="005C4969"/>
    <w:rsid w:val="005C5165"/>
    <w:rsid w:val="005C5455"/>
    <w:rsid w:val="005C5A33"/>
    <w:rsid w:val="005C6643"/>
    <w:rsid w:val="005C6A68"/>
    <w:rsid w:val="005C6D5F"/>
    <w:rsid w:val="005C6E57"/>
    <w:rsid w:val="005C79B6"/>
    <w:rsid w:val="005C7BC8"/>
    <w:rsid w:val="005C7EF2"/>
    <w:rsid w:val="005C7F13"/>
    <w:rsid w:val="005D0205"/>
    <w:rsid w:val="005D077A"/>
    <w:rsid w:val="005D093D"/>
    <w:rsid w:val="005D121F"/>
    <w:rsid w:val="005D153F"/>
    <w:rsid w:val="005D24D9"/>
    <w:rsid w:val="005D3335"/>
    <w:rsid w:val="005D35CE"/>
    <w:rsid w:val="005D3FD5"/>
    <w:rsid w:val="005D4C07"/>
    <w:rsid w:val="005D4D3B"/>
    <w:rsid w:val="005D4D4D"/>
    <w:rsid w:val="005D55C1"/>
    <w:rsid w:val="005D5949"/>
    <w:rsid w:val="005D5D0E"/>
    <w:rsid w:val="005D6584"/>
    <w:rsid w:val="005D6D3C"/>
    <w:rsid w:val="005E12AA"/>
    <w:rsid w:val="005E22CA"/>
    <w:rsid w:val="005E2864"/>
    <w:rsid w:val="005E2DF6"/>
    <w:rsid w:val="005E4007"/>
    <w:rsid w:val="005E4CF6"/>
    <w:rsid w:val="005E4DC5"/>
    <w:rsid w:val="005E4E79"/>
    <w:rsid w:val="005E532A"/>
    <w:rsid w:val="005E6656"/>
    <w:rsid w:val="005E692C"/>
    <w:rsid w:val="005E7801"/>
    <w:rsid w:val="005E7B68"/>
    <w:rsid w:val="005F1522"/>
    <w:rsid w:val="005F1B17"/>
    <w:rsid w:val="005F1B9C"/>
    <w:rsid w:val="005F4219"/>
    <w:rsid w:val="005F47D9"/>
    <w:rsid w:val="005F4A6B"/>
    <w:rsid w:val="005F59A6"/>
    <w:rsid w:val="005F7340"/>
    <w:rsid w:val="00604CF7"/>
    <w:rsid w:val="0060796A"/>
    <w:rsid w:val="0061057D"/>
    <w:rsid w:val="00610853"/>
    <w:rsid w:val="00612F9D"/>
    <w:rsid w:val="0061302C"/>
    <w:rsid w:val="00613368"/>
    <w:rsid w:val="00613A29"/>
    <w:rsid w:val="006143A4"/>
    <w:rsid w:val="00615356"/>
    <w:rsid w:val="00615EC2"/>
    <w:rsid w:val="00617488"/>
    <w:rsid w:val="0062024D"/>
    <w:rsid w:val="006228D0"/>
    <w:rsid w:val="006232FA"/>
    <w:rsid w:val="0062340B"/>
    <w:rsid w:val="00624250"/>
    <w:rsid w:val="00624D39"/>
    <w:rsid w:val="00626EDE"/>
    <w:rsid w:val="00627D59"/>
    <w:rsid w:val="00627E7F"/>
    <w:rsid w:val="00631791"/>
    <w:rsid w:val="006343CF"/>
    <w:rsid w:val="0063510D"/>
    <w:rsid w:val="006355CA"/>
    <w:rsid w:val="00635A9B"/>
    <w:rsid w:val="00635ECF"/>
    <w:rsid w:val="006360B1"/>
    <w:rsid w:val="0063675D"/>
    <w:rsid w:val="0063686F"/>
    <w:rsid w:val="00636C6B"/>
    <w:rsid w:val="00641054"/>
    <w:rsid w:val="006410C0"/>
    <w:rsid w:val="0064252F"/>
    <w:rsid w:val="00642C15"/>
    <w:rsid w:val="0064307E"/>
    <w:rsid w:val="00643F57"/>
    <w:rsid w:val="00644257"/>
    <w:rsid w:val="00644CCA"/>
    <w:rsid w:val="006472DD"/>
    <w:rsid w:val="00651F42"/>
    <w:rsid w:val="00652118"/>
    <w:rsid w:val="00652A0F"/>
    <w:rsid w:val="00652C89"/>
    <w:rsid w:val="00653142"/>
    <w:rsid w:val="006543C1"/>
    <w:rsid w:val="00654847"/>
    <w:rsid w:val="00655314"/>
    <w:rsid w:val="00655643"/>
    <w:rsid w:val="006565FA"/>
    <w:rsid w:val="00656FA0"/>
    <w:rsid w:val="0066124E"/>
    <w:rsid w:val="006636D6"/>
    <w:rsid w:val="006639F9"/>
    <w:rsid w:val="00663DB3"/>
    <w:rsid w:val="00666222"/>
    <w:rsid w:val="00666CBB"/>
    <w:rsid w:val="00667C61"/>
    <w:rsid w:val="00671C3E"/>
    <w:rsid w:val="00673D29"/>
    <w:rsid w:val="006744A0"/>
    <w:rsid w:val="00674A1F"/>
    <w:rsid w:val="00674ACC"/>
    <w:rsid w:val="00674E53"/>
    <w:rsid w:val="0067560F"/>
    <w:rsid w:val="00677EC0"/>
    <w:rsid w:val="0068001A"/>
    <w:rsid w:val="0068019E"/>
    <w:rsid w:val="00680844"/>
    <w:rsid w:val="00681707"/>
    <w:rsid w:val="00681A9F"/>
    <w:rsid w:val="00681BB2"/>
    <w:rsid w:val="0068225F"/>
    <w:rsid w:val="006826F8"/>
    <w:rsid w:val="00682D0D"/>
    <w:rsid w:val="006832E6"/>
    <w:rsid w:val="00683D3C"/>
    <w:rsid w:val="00684DC5"/>
    <w:rsid w:val="0068503F"/>
    <w:rsid w:val="0068591B"/>
    <w:rsid w:val="00686AC7"/>
    <w:rsid w:val="00686D53"/>
    <w:rsid w:val="006871D9"/>
    <w:rsid w:val="00687C79"/>
    <w:rsid w:val="00687EB5"/>
    <w:rsid w:val="00687ED2"/>
    <w:rsid w:val="00687FA3"/>
    <w:rsid w:val="00690702"/>
    <w:rsid w:val="006911DA"/>
    <w:rsid w:val="0069228B"/>
    <w:rsid w:val="00692654"/>
    <w:rsid w:val="006932B3"/>
    <w:rsid w:val="0069413A"/>
    <w:rsid w:val="00694C6A"/>
    <w:rsid w:val="0069534F"/>
    <w:rsid w:val="0069616C"/>
    <w:rsid w:val="006969B1"/>
    <w:rsid w:val="00697A2D"/>
    <w:rsid w:val="006A0BCA"/>
    <w:rsid w:val="006A0D8F"/>
    <w:rsid w:val="006A1910"/>
    <w:rsid w:val="006A1FE2"/>
    <w:rsid w:val="006A2C88"/>
    <w:rsid w:val="006A305B"/>
    <w:rsid w:val="006A34D3"/>
    <w:rsid w:val="006A7763"/>
    <w:rsid w:val="006A789E"/>
    <w:rsid w:val="006A78BD"/>
    <w:rsid w:val="006B02F0"/>
    <w:rsid w:val="006B0463"/>
    <w:rsid w:val="006B08CC"/>
    <w:rsid w:val="006B0A1C"/>
    <w:rsid w:val="006B1D0A"/>
    <w:rsid w:val="006B27E2"/>
    <w:rsid w:val="006B34BD"/>
    <w:rsid w:val="006B4CEF"/>
    <w:rsid w:val="006B51E4"/>
    <w:rsid w:val="006B73C7"/>
    <w:rsid w:val="006C0022"/>
    <w:rsid w:val="006C1158"/>
    <w:rsid w:val="006C15A4"/>
    <w:rsid w:val="006C18EB"/>
    <w:rsid w:val="006C2020"/>
    <w:rsid w:val="006C2B85"/>
    <w:rsid w:val="006C2C8C"/>
    <w:rsid w:val="006C50F1"/>
    <w:rsid w:val="006C516E"/>
    <w:rsid w:val="006C54DD"/>
    <w:rsid w:val="006C5F46"/>
    <w:rsid w:val="006C6159"/>
    <w:rsid w:val="006C694C"/>
    <w:rsid w:val="006D085E"/>
    <w:rsid w:val="006D0A8C"/>
    <w:rsid w:val="006D161C"/>
    <w:rsid w:val="006D2113"/>
    <w:rsid w:val="006D23C2"/>
    <w:rsid w:val="006D287D"/>
    <w:rsid w:val="006D2A46"/>
    <w:rsid w:val="006D376D"/>
    <w:rsid w:val="006D409F"/>
    <w:rsid w:val="006D43BC"/>
    <w:rsid w:val="006D4E27"/>
    <w:rsid w:val="006D5994"/>
    <w:rsid w:val="006D613C"/>
    <w:rsid w:val="006D69BF"/>
    <w:rsid w:val="006D6EB7"/>
    <w:rsid w:val="006D7FE1"/>
    <w:rsid w:val="006E04AA"/>
    <w:rsid w:val="006E0867"/>
    <w:rsid w:val="006E092A"/>
    <w:rsid w:val="006E0AE2"/>
    <w:rsid w:val="006E1374"/>
    <w:rsid w:val="006E13F8"/>
    <w:rsid w:val="006E1440"/>
    <w:rsid w:val="006E211F"/>
    <w:rsid w:val="006E2B97"/>
    <w:rsid w:val="006E3618"/>
    <w:rsid w:val="006E40BE"/>
    <w:rsid w:val="006E5042"/>
    <w:rsid w:val="006E536A"/>
    <w:rsid w:val="006E5712"/>
    <w:rsid w:val="006E6547"/>
    <w:rsid w:val="006E6802"/>
    <w:rsid w:val="006E7424"/>
    <w:rsid w:val="006F1D70"/>
    <w:rsid w:val="006F1F7C"/>
    <w:rsid w:val="006F21C5"/>
    <w:rsid w:val="006F2B38"/>
    <w:rsid w:val="006F4271"/>
    <w:rsid w:val="006F4D50"/>
    <w:rsid w:val="006F50DD"/>
    <w:rsid w:val="006F6918"/>
    <w:rsid w:val="006F6CA8"/>
    <w:rsid w:val="00700FFA"/>
    <w:rsid w:val="0070101C"/>
    <w:rsid w:val="00701DD4"/>
    <w:rsid w:val="007028D4"/>
    <w:rsid w:val="00703008"/>
    <w:rsid w:val="0070304B"/>
    <w:rsid w:val="007048AD"/>
    <w:rsid w:val="00704B3A"/>
    <w:rsid w:val="00705BB3"/>
    <w:rsid w:val="007061B5"/>
    <w:rsid w:val="00706535"/>
    <w:rsid w:val="007067B4"/>
    <w:rsid w:val="00706E31"/>
    <w:rsid w:val="0070712D"/>
    <w:rsid w:val="007075A7"/>
    <w:rsid w:val="00707952"/>
    <w:rsid w:val="00710B23"/>
    <w:rsid w:val="00710B2E"/>
    <w:rsid w:val="00710BB4"/>
    <w:rsid w:val="007112CC"/>
    <w:rsid w:val="007120D2"/>
    <w:rsid w:val="00713989"/>
    <w:rsid w:val="00713D25"/>
    <w:rsid w:val="00714002"/>
    <w:rsid w:val="00714CA6"/>
    <w:rsid w:val="00714F71"/>
    <w:rsid w:val="0071514B"/>
    <w:rsid w:val="007152B0"/>
    <w:rsid w:val="0071578B"/>
    <w:rsid w:val="0072010C"/>
    <w:rsid w:val="00720EE7"/>
    <w:rsid w:val="007211BE"/>
    <w:rsid w:val="00722CB7"/>
    <w:rsid w:val="007231C5"/>
    <w:rsid w:val="00723938"/>
    <w:rsid w:val="007240F8"/>
    <w:rsid w:val="007250D4"/>
    <w:rsid w:val="0072572F"/>
    <w:rsid w:val="00725C48"/>
    <w:rsid w:val="00726DF6"/>
    <w:rsid w:val="007270F4"/>
    <w:rsid w:val="00727274"/>
    <w:rsid w:val="00727474"/>
    <w:rsid w:val="00730004"/>
    <w:rsid w:val="0073032E"/>
    <w:rsid w:val="00730FDA"/>
    <w:rsid w:val="00735013"/>
    <w:rsid w:val="007354D0"/>
    <w:rsid w:val="00735AC5"/>
    <w:rsid w:val="00735C7F"/>
    <w:rsid w:val="00736399"/>
    <w:rsid w:val="00737294"/>
    <w:rsid w:val="007406FA"/>
    <w:rsid w:val="00740A6F"/>
    <w:rsid w:val="00741020"/>
    <w:rsid w:val="007412F4"/>
    <w:rsid w:val="007414D0"/>
    <w:rsid w:val="00742BC6"/>
    <w:rsid w:val="0074308E"/>
    <w:rsid w:val="00744090"/>
    <w:rsid w:val="00744D19"/>
    <w:rsid w:val="00744F6D"/>
    <w:rsid w:val="0074535F"/>
    <w:rsid w:val="007455D9"/>
    <w:rsid w:val="007466D4"/>
    <w:rsid w:val="00746703"/>
    <w:rsid w:val="00746902"/>
    <w:rsid w:val="007479D9"/>
    <w:rsid w:val="00751A8B"/>
    <w:rsid w:val="007521A5"/>
    <w:rsid w:val="00753C85"/>
    <w:rsid w:val="00754820"/>
    <w:rsid w:val="00755252"/>
    <w:rsid w:val="00755F08"/>
    <w:rsid w:val="00756587"/>
    <w:rsid w:val="007570E6"/>
    <w:rsid w:val="007571BB"/>
    <w:rsid w:val="00760678"/>
    <w:rsid w:val="0076102D"/>
    <w:rsid w:val="00761DDE"/>
    <w:rsid w:val="00764303"/>
    <w:rsid w:val="00765C8C"/>
    <w:rsid w:val="00766409"/>
    <w:rsid w:val="00766ED2"/>
    <w:rsid w:val="007673E6"/>
    <w:rsid w:val="00767933"/>
    <w:rsid w:val="00767BAE"/>
    <w:rsid w:val="00771165"/>
    <w:rsid w:val="00774C30"/>
    <w:rsid w:val="00775523"/>
    <w:rsid w:val="00776074"/>
    <w:rsid w:val="00776F24"/>
    <w:rsid w:val="0078049F"/>
    <w:rsid w:val="0078054E"/>
    <w:rsid w:val="007807AE"/>
    <w:rsid w:val="00780F81"/>
    <w:rsid w:val="00782AC2"/>
    <w:rsid w:val="00783399"/>
    <w:rsid w:val="00783D4B"/>
    <w:rsid w:val="00783E06"/>
    <w:rsid w:val="00784A0F"/>
    <w:rsid w:val="00785BFD"/>
    <w:rsid w:val="00786357"/>
    <w:rsid w:val="00786923"/>
    <w:rsid w:val="007869B6"/>
    <w:rsid w:val="00787A8D"/>
    <w:rsid w:val="00787AF0"/>
    <w:rsid w:val="00787E1D"/>
    <w:rsid w:val="007902BF"/>
    <w:rsid w:val="00790B97"/>
    <w:rsid w:val="00791EC8"/>
    <w:rsid w:val="00793259"/>
    <w:rsid w:val="007934BD"/>
    <w:rsid w:val="0079361F"/>
    <w:rsid w:val="007948DD"/>
    <w:rsid w:val="00795C12"/>
    <w:rsid w:val="007967A8"/>
    <w:rsid w:val="007972EC"/>
    <w:rsid w:val="00797A68"/>
    <w:rsid w:val="00797C45"/>
    <w:rsid w:val="007A0FB3"/>
    <w:rsid w:val="007A23DB"/>
    <w:rsid w:val="007A31EF"/>
    <w:rsid w:val="007A372A"/>
    <w:rsid w:val="007A478A"/>
    <w:rsid w:val="007A4B31"/>
    <w:rsid w:val="007A5773"/>
    <w:rsid w:val="007A623C"/>
    <w:rsid w:val="007A6AE5"/>
    <w:rsid w:val="007A76CF"/>
    <w:rsid w:val="007A77E6"/>
    <w:rsid w:val="007B067A"/>
    <w:rsid w:val="007B253C"/>
    <w:rsid w:val="007B269F"/>
    <w:rsid w:val="007B39BE"/>
    <w:rsid w:val="007B5B75"/>
    <w:rsid w:val="007B768D"/>
    <w:rsid w:val="007B7C19"/>
    <w:rsid w:val="007C149E"/>
    <w:rsid w:val="007C23FC"/>
    <w:rsid w:val="007C2B69"/>
    <w:rsid w:val="007C2E9C"/>
    <w:rsid w:val="007C300C"/>
    <w:rsid w:val="007C3295"/>
    <w:rsid w:val="007C34FF"/>
    <w:rsid w:val="007C4CA5"/>
    <w:rsid w:val="007C53A5"/>
    <w:rsid w:val="007C6A0A"/>
    <w:rsid w:val="007C7B53"/>
    <w:rsid w:val="007D1D03"/>
    <w:rsid w:val="007D2D51"/>
    <w:rsid w:val="007D301C"/>
    <w:rsid w:val="007D41ED"/>
    <w:rsid w:val="007D4490"/>
    <w:rsid w:val="007D4A83"/>
    <w:rsid w:val="007D4CBA"/>
    <w:rsid w:val="007D50C1"/>
    <w:rsid w:val="007E03AB"/>
    <w:rsid w:val="007E04F3"/>
    <w:rsid w:val="007E0EB4"/>
    <w:rsid w:val="007E111F"/>
    <w:rsid w:val="007E12F7"/>
    <w:rsid w:val="007E19BD"/>
    <w:rsid w:val="007E3157"/>
    <w:rsid w:val="007E34C2"/>
    <w:rsid w:val="007E47EC"/>
    <w:rsid w:val="007E4BF0"/>
    <w:rsid w:val="007E4C74"/>
    <w:rsid w:val="007E5152"/>
    <w:rsid w:val="007E515A"/>
    <w:rsid w:val="007E563E"/>
    <w:rsid w:val="007E5DD8"/>
    <w:rsid w:val="007E6F4A"/>
    <w:rsid w:val="007E7652"/>
    <w:rsid w:val="007F0354"/>
    <w:rsid w:val="007F04FC"/>
    <w:rsid w:val="007F2002"/>
    <w:rsid w:val="007F3DEB"/>
    <w:rsid w:val="007F5480"/>
    <w:rsid w:val="007F61AD"/>
    <w:rsid w:val="007F6A70"/>
    <w:rsid w:val="007F776C"/>
    <w:rsid w:val="007F7C63"/>
    <w:rsid w:val="0080112A"/>
    <w:rsid w:val="008015F3"/>
    <w:rsid w:val="00801985"/>
    <w:rsid w:val="00802262"/>
    <w:rsid w:val="008030D7"/>
    <w:rsid w:val="008032D9"/>
    <w:rsid w:val="0080509E"/>
    <w:rsid w:val="00805D74"/>
    <w:rsid w:val="008063D2"/>
    <w:rsid w:val="0080686A"/>
    <w:rsid w:val="008071B3"/>
    <w:rsid w:val="00807C6C"/>
    <w:rsid w:val="00810037"/>
    <w:rsid w:val="00810AC2"/>
    <w:rsid w:val="00811038"/>
    <w:rsid w:val="00813E0C"/>
    <w:rsid w:val="00815789"/>
    <w:rsid w:val="00815A13"/>
    <w:rsid w:val="00815A5D"/>
    <w:rsid w:val="00816957"/>
    <w:rsid w:val="00816BE3"/>
    <w:rsid w:val="00816FFC"/>
    <w:rsid w:val="008214CC"/>
    <w:rsid w:val="0082250F"/>
    <w:rsid w:val="00822AB9"/>
    <w:rsid w:val="008232D7"/>
    <w:rsid w:val="00823FFC"/>
    <w:rsid w:val="00825171"/>
    <w:rsid w:val="008257A9"/>
    <w:rsid w:val="00826284"/>
    <w:rsid w:val="00827FB8"/>
    <w:rsid w:val="00830BD7"/>
    <w:rsid w:val="008315AC"/>
    <w:rsid w:val="00832A6A"/>
    <w:rsid w:val="00833185"/>
    <w:rsid w:val="008339E1"/>
    <w:rsid w:val="00834294"/>
    <w:rsid w:val="00835579"/>
    <w:rsid w:val="008357A1"/>
    <w:rsid w:val="00836060"/>
    <w:rsid w:val="00836111"/>
    <w:rsid w:val="0083652A"/>
    <w:rsid w:val="008368D9"/>
    <w:rsid w:val="00836F7F"/>
    <w:rsid w:val="00836FF1"/>
    <w:rsid w:val="00837069"/>
    <w:rsid w:val="0083758A"/>
    <w:rsid w:val="00837EC5"/>
    <w:rsid w:val="00842469"/>
    <w:rsid w:val="008424BD"/>
    <w:rsid w:val="0084260F"/>
    <w:rsid w:val="0084295D"/>
    <w:rsid w:val="00842EAB"/>
    <w:rsid w:val="008436AD"/>
    <w:rsid w:val="00844195"/>
    <w:rsid w:val="0084587D"/>
    <w:rsid w:val="008459D0"/>
    <w:rsid w:val="00846884"/>
    <w:rsid w:val="00846E52"/>
    <w:rsid w:val="00847F8B"/>
    <w:rsid w:val="00850A0C"/>
    <w:rsid w:val="00853B39"/>
    <w:rsid w:val="008549B1"/>
    <w:rsid w:val="00854CDB"/>
    <w:rsid w:val="0085634D"/>
    <w:rsid w:val="00856924"/>
    <w:rsid w:val="00857C60"/>
    <w:rsid w:val="00860E29"/>
    <w:rsid w:val="008614C9"/>
    <w:rsid w:val="0086295B"/>
    <w:rsid w:val="00863786"/>
    <w:rsid w:val="00864DD5"/>
    <w:rsid w:val="00865013"/>
    <w:rsid w:val="00866656"/>
    <w:rsid w:val="00866682"/>
    <w:rsid w:val="0086698A"/>
    <w:rsid w:val="00866B25"/>
    <w:rsid w:val="00871154"/>
    <w:rsid w:val="00871534"/>
    <w:rsid w:val="00871E4D"/>
    <w:rsid w:val="008725FF"/>
    <w:rsid w:val="00872775"/>
    <w:rsid w:val="008739CB"/>
    <w:rsid w:val="00873E3F"/>
    <w:rsid w:val="008741C7"/>
    <w:rsid w:val="008745D4"/>
    <w:rsid w:val="008770E5"/>
    <w:rsid w:val="0087716E"/>
    <w:rsid w:val="00877CEA"/>
    <w:rsid w:val="0088026F"/>
    <w:rsid w:val="00880B85"/>
    <w:rsid w:val="00880D91"/>
    <w:rsid w:val="00881202"/>
    <w:rsid w:val="008820AC"/>
    <w:rsid w:val="00883C28"/>
    <w:rsid w:val="00884F88"/>
    <w:rsid w:val="0088664B"/>
    <w:rsid w:val="00887059"/>
    <w:rsid w:val="008901A6"/>
    <w:rsid w:val="00890369"/>
    <w:rsid w:val="008909F1"/>
    <w:rsid w:val="00890F15"/>
    <w:rsid w:val="0089129C"/>
    <w:rsid w:val="00891FA1"/>
    <w:rsid w:val="00892C79"/>
    <w:rsid w:val="0089388B"/>
    <w:rsid w:val="0089412D"/>
    <w:rsid w:val="00894466"/>
    <w:rsid w:val="008944BD"/>
    <w:rsid w:val="008957EF"/>
    <w:rsid w:val="00895BA7"/>
    <w:rsid w:val="00896671"/>
    <w:rsid w:val="00896A96"/>
    <w:rsid w:val="00897897"/>
    <w:rsid w:val="00897CB9"/>
    <w:rsid w:val="008A0435"/>
    <w:rsid w:val="008A0CC3"/>
    <w:rsid w:val="008A10D0"/>
    <w:rsid w:val="008A28EE"/>
    <w:rsid w:val="008A356E"/>
    <w:rsid w:val="008A3D1C"/>
    <w:rsid w:val="008A4056"/>
    <w:rsid w:val="008A76CD"/>
    <w:rsid w:val="008B057F"/>
    <w:rsid w:val="008B1FD9"/>
    <w:rsid w:val="008B29A1"/>
    <w:rsid w:val="008B3DC4"/>
    <w:rsid w:val="008B4048"/>
    <w:rsid w:val="008B4687"/>
    <w:rsid w:val="008B4BA0"/>
    <w:rsid w:val="008B54EA"/>
    <w:rsid w:val="008B55BD"/>
    <w:rsid w:val="008B6B4B"/>
    <w:rsid w:val="008B7294"/>
    <w:rsid w:val="008B735E"/>
    <w:rsid w:val="008B77DE"/>
    <w:rsid w:val="008C05B1"/>
    <w:rsid w:val="008C1C5B"/>
    <w:rsid w:val="008C3328"/>
    <w:rsid w:val="008C35EF"/>
    <w:rsid w:val="008C418B"/>
    <w:rsid w:val="008C5147"/>
    <w:rsid w:val="008C6649"/>
    <w:rsid w:val="008C72F6"/>
    <w:rsid w:val="008C7790"/>
    <w:rsid w:val="008D05E6"/>
    <w:rsid w:val="008D1BD5"/>
    <w:rsid w:val="008D364F"/>
    <w:rsid w:val="008D38A5"/>
    <w:rsid w:val="008D4639"/>
    <w:rsid w:val="008D4813"/>
    <w:rsid w:val="008D497B"/>
    <w:rsid w:val="008D5A8C"/>
    <w:rsid w:val="008D6C87"/>
    <w:rsid w:val="008D7B99"/>
    <w:rsid w:val="008E06E5"/>
    <w:rsid w:val="008E0D3B"/>
    <w:rsid w:val="008E2388"/>
    <w:rsid w:val="008E2484"/>
    <w:rsid w:val="008E32ED"/>
    <w:rsid w:val="008E33EC"/>
    <w:rsid w:val="008E3603"/>
    <w:rsid w:val="008E4AFC"/>
    <w:rsid w:val="008E50E6"/>
    <w:rsid w:val="008E52A3"/>
    <w:rsid w:val="008E532C"/>
    <w:rsid w:val="008E5E5E"/>
    <w:rsid w:val="008E779B"/>
    <w:rsid w:val="008E7EF7"/>
    <w:rsid w:val="008F019D"/>
    <w:rsid w:val="008F0A54"/>
    <w:rsid w:val="008F10BE"/>
    <w:rsid w:val="008F2304"/>
    <w:rsid w:val="008F3C49"/>
    <w:rsid w:val="008F40AB"/>
    <w:rsid w:val="008F5117"/>
    <w:rsid w:val="008F51B5"/>
    <w:rsid w:val="008F6A75"/>
    <w:rsid w:val="008F6F0C"/>
    <w:rsid w:val="008F77B3"/>
    <w:rsid w:val="009004D0"/>
    <w:rsid w:val="00900862"/>
    <w:rsid w:val="00901613"/>
    <w:rsid w:val="009032EC"/>
    <w:rsid w:val="009042FA"/>
    <w:rsid w:val="00906571"/>
    <w:rsid w:val="00906CCE"/>
    <w:rsid w:val="00907D87"/>
    <w:rsid w:val="00910D78"/>
    <w:rsid w:val="0091177B"/>
    <w:rsid w:val="00911B65"/>
    <w:rsid w:val="0091203A"/>
    <w:rsid w:val="0091206B"/>
    <w:rsid w:val="00912CBC"/>
    <w:rsid w:val="00913956"/>
    <w:rsid w:val="0091477D"/>
    <w:rsid w:val="00914B38"/>
    <w:rsid w:val="00914B6A"/>
    <w:rsid w:val="00914C0B"/>
    <w:rsid w:val="00914F30"/>
    <w:rsid w:val="00915CE7"/>
    <w:rsid w:val="00916970"/>
    <w:rsid w:val="00916D31"/>
    <w:rsid w:val="0091716C"/>
    <w:rsid w:val="009175F5"/>
    <w:rsid w:val="009201C1"/>
    <w:rsid w:val="00920629"/>
    <w:rsid w:val="00920DB8"/>
    <w:rsid w:val="00922C58"/>
    <w:rsid w:val="00923135"/>
    <w:rsid w:val="00923EE0"/>
    <w:rsid w:val="00924088"/>
    <w:rsid w:val="009240DA"/>
    <w:rsid w:val="00926B90"/>
    <w:rsid w:val="009270D5"/>
    <w:rsid w:val="00930A0C"/>
    <w:rsid w:val="00930B38"/>
    <w:rsid w:val="00930D34"/>
    <w:rsid w:val="009313F8"/>
    <w:rsid w:val="00931BB5"/>
    <w:rsid w:val="00932C4F"/>
    <w:rsid w:val="00932E37"/>
    <w:rsid w:val="009342DA"/>
    <w:rsid w:val="0093563E"/>
    <w:rsid w:val="00935D08"/>
    <w:rsid w:val="00935DC4"/>
    <w:rsid w:val="00936BD8"/>
    <w:rsid w:val="00936E4E"/>
    <w:rsid w:val="00937554"/>
    <w:rsid w:val="0094075D"/>
    <w:rsid w:val="0094133A"/>
    <w:rsid w:val="009418CF"/>
    <w:rsid w:val="009426DA"/>
    <w:rsid w:val="00942B6D"/>
    <w:rsid w:val="00943F67"/>
    <w:rsid w:val="00945856"/>
    <w:rsid w:val="00945FB8"/>
    <w:rsid w:val="00946BAD"/>
    <w:rsid w:val="00947A3A"/>
    <w:rsid w:val="00947C40"/>
    <w:rsid w:val="00947C80"/>
    <w:rsid w:val="00951B34"/>
    <w:rsid w:val="00952402"/>
    <w:rsid w:val="00952D68"/>
    <w:rsid w:val="00953F2D"/>
    <w:rsid w:val="009560D7"/>
    <w:rsid w:val="009568EE"/>
    <w:rsid w:val="00956BC7"/>
    <w:rsid w:val="009614DF"/>
    <w:rsid w:val="009616B6"/>
    <w:rsid w:val="00961C93"/>
    <w:rsid w:val="00962B51"/>
    <w:rsid w:val="00962C62"/>
    <w:rsid w:val="00962FD9"/>
    <w:rsid w:val="009642B5"/>
    <w:rsid w:val="00964ABB"/>
    <w:rsid w:val="00964E25"/>
    <w:rsid w:val="00965B55"/>
    <w:rsid w:val="00967716"/>
    <w:rsid w:val="00967C61"/>
    <w:rsid w:val="0097183D"/>
    <w:rsid w:val="00971EE0"/>
    <w:rsid w:val="00973313"/>
    <w:rsid w:val="009736F0"/>
    <w:rsid w:val="0097518F"/>
    <w:rsid w:val="0097520D"/>
    <w:rsid w:val="00975D43"/>
    <w:rsid w:val="00975F0A"/>
    <w:rsid w:val="009768E7"/>
    <w:rsid w:val="00976A8F"/>
    <w:rsid w:val="0098071E"/>
    <w:rsid w:val="00980A9C"/>
    <w:rsid w:val="00980CAB"/>
    <w:rsid w:val="00981712"/>
    <w:rsid w:val="00981A29"/>
    <w:rsid w:val="00983209"/>
    <w:rsid w:val="00983352"/>
    <w:rsid w:val="00983A02"/>
    <w:rsid w:val="00985A17"/>
    <w:rsid w:val="0099484F"/>
    <w:rsid w:val="00994D97"/>
    <w:rsid w:val="0099669E"/>
    <w:rsid w:val="00997481"/>
    <w:rsid w:val="009976F5"/>
    <w:rsid w:val="00997EE2"/>
    <w:rsid w:val="009A2164"/>
    <w:rsid w:val="009A2395"/>
    <w:rsid w:val="009A3C0D"/>
    <w:rsid w:val="009A3C90"/>
    <w:rsid w:val="009A3E7A"/>
    <w:rsid w:val="009A3FBC"/>
    <w:rsid w:val="009A4512"/>
    <w:rsid w:val="009A466F"/>
    <w:rsid w:val="009A5D35"/>
    <w:rsid w:val="009A5ECC"/>
    <w:rsid w:val="009A7111"/>
    <w:rsid w:val="009A794B"/>
    <w:rsid w:val="009B2216"/>
    <w:rsid w:val="009B2A84"/>
    <w:rsid w:val="009B334E"/>
    <w:rsid w:val="009B3384"/>
    <w:rsid w:val="009B3CC1"/>
    <w:rsid w:val="009B3F84"/>
    <w:rsid w:val="009B6EAE"/>
    <w:rsid w:val="009B7B90"/>
    <w:rsid w:val="009C090A"/>
    <w:rsid w:val="009C0FF7"/>
    <w:rsid w:val="009C102E"/>
    <w:rsid w:val="009C12D1"/>
    <w:rsid w:val="009C1690"/>
    <w:rsid w:val="009C1B0B"/>
    <w:rsid w:val="009C2188"/>
    <w:rsid w:val="009C29A1"/>
    <w:rsid w:val="009C2E44"/>
    <w:rsid w:val="009C4CE4"/>
    <w:rsid w:val="009C5FA1"/>
    <w:rsid w:val="009C5FD1"/>
    <w:rsid w:val="009C7303"/>
    <w:rsid w:val="009D2547"/>
    <w:rsid w:val="009D2D44"/>
    <w:rsid w:val="009D3299"/>
    <w:rsid w:val="009D3732"/>
    <w:rsid w:val="009D3962"/>
    <w:rsid w:val="009D3ED0"/>
    <w:rsid w:val="009D4A3A"/>
    <w:rsid w:val="009D4D69"/>
    <w:rsid w:val="009D4FBD"/>
    <w:rsid w:val="009D560E"/>
    <w:rsid w:val="009D6729"/>
    <w:rsid w:val="009E1338"/>
    <w:rsid w:val="009E16D2"/>
    <w:rsid w:val="009E2E86"/>
    <w:rsid w:val="009E3632"/>
    <w:rsid w:val="009E4EFE"/>
    <w:rsid w:val="009E5233"/>
    <w:rsid w:val="009E629D"/>
    <w:rsid w:val="009E6602"/>
    <w:rsid w:val="009E73BC"/>
    <w:rsid w:val="009F1229"/>
    <w:rsid w:val="009F1477"/>
    <w:rsid w:val="009F1DFF"/>
    <w:rsid w:val="009F28F2"/>
    <w:rsid w:val="009F51E9"/>
    <w:rsid w:val="009F7820"/>
    <w:rsid w:val="00A010B6"/>
    <w:rsid w:val="00A02AD5"/>
    <w:rsid w:val="00A033AF"/>
    <w:rsid w:val="00A03482"/>
    <w:rsid w:val="00A066EE"/>
    <w:rsid w:val="00A06A2F"/>
    <w:rsid w:val="00A07BE3"/>
    <w:rsid w:val="00A07EA4"/>
    <w:rsid w:val="00A101A6"/>
    <w:rsid w:val="00A106A6"/>
    <w:rsid w:val="00A10896"/>
    <w:rsid w:val="00A10A58"/>
    <w:rsid w:val="00A10BA6"/>
    <w:rsid w:val="00A11256"/>
    <w:rsid w:val="00A11924"/>
    <w:rsid w:val="00A14046"/>
    <w:rsid w:val="00A14136"/>
    <w:rsid w:val="00A1466C"/>
    <w:rsid w:val="00A14BE4"/>
    <w:rsid w:val="00A1533F"/>
    <w:rsid w:val="00A15702"/>
    <w:rsid w:val="00A159FA"/>
    <w:rsid w:val="00A16959"/>
    <w:rsid w:val="00A176F8"/>
    <w:rsid w:val="00A20327"/>
    <w:rsid w:val="00A2162F"/>
    <w:rsid w:val="00A21875"/>
    <w:rsid w:val="00A219E0"/>
    <w:rsid w:val="00A24A9C"/>
    <w:rsid w:val="00A25B97"/>
    <w:rsid w:val="00A25D32"/>
    <w:rsid w:val="00A27123"/>
    <w:rsid w:val="00A27647"/>
    <w:rsid w:val="00A301DF"/>
    <w:rsid w:val="00A30319"/>
    <w:rsid w:val="00A31E9E"/>
    <w:rsid w:val="00A33B87"/>
    <w:rsid w:val="00A36D06"/>
    <w:rsid w:val="00A374B5"/>
    <w:rsid w:val="00A37A37"/>
    <w:rsid w:val="00A37B77"/>
    <w:rsid w:val="00A40AA2"/>
    <w:rsid w:val="00A40D22"/>
    <w:rsid w:val="00A412C8"/>
    <w:rsid w:val="00A42A6D"/>
    <w:rsid w:val="00A43231"/>
    <w:rsid w:val="00A4333C"/>
    <w:rsid w:val="00A43F8A"/>
    <w:rsid w:val="00A4402F"/>
    <w:rsid w:val="00A44127"/>
    <w:rsid w:val="00A4472F"/>
    <w:rsid w:val="00A452D1"/>
    <w:rsid w:val="00A462D0"/>
    <w:rsid w:val="00A47626"/>
    <w:rsid w:val="00A476DE"/>
    <w:rsid w:val="00A50086"/>
    <w:rsid w:val="00A503FD"/>
    <w:rsid w:val="00A50798"/>
    <w:rsid w:val="00A51117"/>
    <w:rsid w:val="00A5114C"/>
    <w:rsid w:val="00A512E5"/>
    <w:rsid w:val="00A51C32"/>
    <w:rsid w:val="00A5310B"/>
    <w:rsid w:val="00A53DE7"/>
    <w:rsid w:val="00A5418D"/>
    <w:rsid w:val="00A54D43"/>
    <w:rsid w:val="00A564E6"/>
    <w:rsid w:val="00A56956"/>
    <w:rsid w:val="00A57693"/>
    <w:rsid w:val="00A60785"/>
    <w:rsid w:val="00A6385B"/>
    <w:rsid w:val="00A638DB"/>
    <w:rsid w:val="00A64233"/>
    <w:rsid w:val="00A65C3A"/>
    <w:rsid w:val="00A66328"/>
    <w:rsid w:val="00A66361"/>
    <w:rsid w:val="00A66A35"/>
    <w:rsid w:val="00A671FB"/>
    <w:rsid w:val="00A70CD2"/>
    <w:rsid w:val="00A71640"/>
    <w:rsid w:val="00A71DCC"/>
    <w:rsid w:val="00A72C33"/>
    <w:rsid w:val="00A7350A"/>
    <w:rsid w:val="00A73E36"/>
    <w:rsid w:val="00A7627E"/>
    <w:rsid w:val="00A76B6B"/>
    <w:rsid w:val="00A817CC"/>
    <w:rsid w:val="00A81A26"/>
    <w:rsid w:val="00A82254"/>
    <w:rsid w:val="00A82409"/>
    <w:rsid w:val="00A82576"/>
    <w:rsid w:val="00A842BC"/>
    <w:rsid w:val="00A84F45"/>
    <w:rsid w:val="00A858FE"/>
    <w:rsid w:val="00A87FB5"/>
    <w:rsid w:val="00A91A73"/>
    <w:rsid w:val="00A91BD1"/>
    <w:rsid w:val="00A929FE"/>
    <w:rsid w:val="00A9331A"/>
    <w:rsid w:val="00A945A8"/>
    <w:rsid w:val="00A94C3E"/>
    <w:rsid w:val="00A95176"/>
    <w:rsid w:val="00A95496"/>
    <w:rsid w:val="00A95EBB"/>
    <w:rsid w:val="00A96384"/>
    <w:rsid w:val="00A96587"/>
    <w:rsid w:val="00A96A0B"/>
    <w:rsid w:val="00A96FF9"/>
    <w:rsid w:val="00AA0168"/>
    <w:rsid w:val="00AA0ADD"/>
    <w:rsid w:val="00AA2466"/>
    <w:rsid w:val="00AA29A7"/>
    <w:rsid w:val="00AA29FD"/>
    <w:rsid w:val="00AA2D1B"/>
    <w:rsid w:val="00AA4FCC"/>
    <w:rsid w:val="00AA56CC"/>
    <w:rsid w:val="00AA5729"/>
    <w:rsid w:val="00AA5DED"/>
    <w:rsid w:val="00AA6C3E"/>
    <w:rsid w:val="00AA6C88"/>
    <w:rsid w:val="00AA6E70"/>
    <w:rsid w:val="00AB0B59"/>
    <w:rsid w:val="00AB225F"/>
    <w:rsid w:val="00AB252F"/>
    <w:rsid w:val="00AB304C"/>
    <w:rsid w:val="00AB3704"/>
    <w:rsid w:val="00AB40BC"/>
    <w:rsid w:val="00AB41DD"/>
    <w:rsid w:val="00AB4647"/>
    <w:rsid w:val="00AB46E4"/>
    <w:rsid w:val="00AB4A13"/>
    <w:rsid w:val="00AB52EC"/>
    <w:rsid w:val="00AB7AB7"/>
    <w:rsid w:val="00AC061D"/>
    <w:rsid w:val="00AC06CD"/>
    <w:rsid w:val="00AC0F3E"/>
    <w:rsid w:val="00AC2181"/>
    <w:rsid w:val="00AC3DE8"/>
    <w:rsid w:val="00AC5473"/>
    <w:rsid w:val="00AC5BC1"/>
    <w:rsid w:val="00AC5EBD"/>
    <w:rsid w:val="00AC6FFD"/>
    <w:rsid w:val="00AC7C3E"/>
    <w:rsid w:val="00AC7C71"/>
    <w:rsid w:val="00AD0135"/>
    <w:rsid w:val="00AD0AA3"/>
    <w:rsid w:val="00AD1476"/>
    <w:rsid w:val="00AD1A50"/>
    <w:rsid w:val="00AD2615"/>
    <w:rsid w:val="00AD415B"/>
    <w:rsid w:val="00AD4616"/>
    <w:rsid w:val="00AD4A70"/>
    <w:rsid w:val="00AD4CD8"/>
    <w:rsid w:val="00AD5A48"/>
    <w:rsid w:val="00AD65CE"/>
    <w:rsid w:val="00AD69C0"/>
    <w:rsid w:val="00AE034D"/>
    <w:rsid w:val="00AE0629"/>
    <w:rsid w:val="00AE0D69"/>
    <w:rsid w:val="00AE0EB6"/>
    <w:rsid w:val="00AE1633"/>
    <w:rsid w:val="00AE17D2"/>
    <w:rsid w:val="00AE1F3B"/>
    <w:rsid w:val="00AE3119"/>
    <w:rsid w:val="00AE41C7"/>
    <w:rsid w:val="00AE48A9"/>
    <w:rsid w:val="00AE4E47"/>
    <w:rsid w:val="00AE5531"/>
    <w:rsid w:val="00AE6BA6"/>
    <w:rsid w:val="00AE6D8E"/>
    <w:rsid w:val="00AE75C8"/>
    <w:rsid w:val="00AF02E6"/>
    <w:rsid w:val="00AF1A71"/>
    <w:rsid w:val="00AF1BDC"/>
    <w:rsid w:val="00AF2481"/>
    <w:rsid w:val="00AF3294"/>
    <w:rsid w:val="00AF36FE"/>
    <w:rsid w:val="00AF53CC"/>
    <w:rsid w:val="00AF5BD3"/>
    <w:rsid w:val="00AF6081"/>
    <w:rsid w:val="00AF6E6B"/>
    <w:rsid w:val="00AF7325"/>
    <w:rsid w:val="00AF7947"/>
    <w:rsid w:val="00B00306"/>
    <w:rsid w:val="00B01A3F"/>
    <w:rsid w:val="00B01C0A"/>
    <w:rsid w:val="00B02284"/>
    <w:rsid w:val="00B02563"/>
    <w:rsid w:val="00B036ED"/>
    <w:rsid w:val="00B05BF2"/>
    <w:rsid w:val="00B06A7E"/>
    <w:rsid w:val="00B06EB2"/>
    <w:rsid w:val="00B07280"/>
    <w:rsid w:val="00B07A3A"/>
    <w:rsid w:val="00B10CC6"/>
    <w:rsid w:val="00B10DB3"/>
    <w:rsid w:val="00B11594"/>
    <w:rsid w:val="00B115DF"/>
    <w:rsid w:val="00B116EA"/>
    <w:rsid w:val="00B122C6"/>
    <w:rsid w:val="00B13313"/>
    <w:rsid w:val="00B140DE"/>
    <w:rsid w:val="00B14362"/>
    <w:rsid w:val="00B145B1"/>
    <w:rsid w:val="00B1530D"/>
    <w:rsid w:val="00B15671"/>
    <w:rsid w:val="00B15B7F"/>
    <w:rsid w:val="00B1603C"/>
    <w:rsid w:val="00B1662C"/>
    <w:rsid w:val="00B16DD7"/>
    <w:rsid w:val="00B17794"/>
    <w:rsid w:val="00B200BD"/>
    <w:rsid w:val="00B204A5"/>
    <w:rsid w:val="00B20B3F"/>
    <w:rsid w:val="00B21094"/>
    <w:rsid w:val="00B216D4"/>
    <w:rsid w:val="00B22A93"/>
    <w:rsid w:val="00B2321E"/>
    <w:rsid w:val="00B23C03"/>
    <w:rsid w:val="00B23FEC"/>
    <w:rsid w:val="00B24295"/>
    <w:rsid w:val="00B24435"/>
    <w:rsid w:val="00B244A7"/>
    <w:rsid w:val="00B24644"/>
    <w:rsid w:val="00B24BD5"/>
    <w:rsid w:val="00B24F31"/>
    <w:rsid w:val="00B2508D"/>
    <w:rsid w:val="00B26502"/>
    <w:rsid w:val="00B26D2B"/>
    <w:rsid w:val="00B303B1"/>
    <w:rsid w:val="00B30E5F"/>
    <w:rsid w:val="00B321E5"/>
    <w:rsid w:val="00B34035"/>
    <w:rsid w:val="00B34044"/>
    <w:rsid w:val="00B34263"/>
    <w:rsid w:val="00B343A5"/>
    <w:rsid w:val="00B34D2F"/>
    <w:rsid w:val="00B34DA9"/>
    <w:rsid w:val="00B35ADE"/>
    <w:rsid w:val="00B35B55"/>
    <w:rsid w:val="00B36FC8"/>
    <w:rsid w:val="00B415A7"/>
    <w:rsid w:val="00B421AA"/>
    <w:rsid w:val="00B42DB9"/>
    <w:rsid w:val="00B450B4"/>
    <w:rsid w:val="00B463D7"/>
    <w:rsid w:val="00B46645"/>
    <w:rsid w:val="00B46AB5"/>
    <w:rsid w:val="00B51206"/>
    <w:rsid w:val="00B517B8"/>
    <w:rsid w:val="00B517E4"/>
    <w:rsid w:val="00B5354F"/>
    <w:rsid w:val="00B55221"/>
    <w:rsid w:val="00B56017"/>
    <w:rsid w:val="00B5742B"/>
    <w:rsid w:val="00B60482"/>
    <w:rsid w:val="00B60E50"/>
    <w:rsid w:val="00B610F6"/>
    <w:rsid w:val="00B61EE6"/>
    <w:rsid w:val="00B6273A"/>
    <w:rsid w:val="00B63544"/>
    <w:rsid w:val="00B640A5"/>
    <w:rsid w:val="00B647AF"/>
    <w:rsid w:val="00B6496F"/>
    <w:rsid w:val="00B64E72"/>
    <w:rsid w:val="00B64F06"/>
    <w:rsid w:val="00B65FA1"/>
    <w:rsid w:val="00B6618E"/>
    <w:rsid w:val="00B67042"/>
    <w:rsid w:val="00B67557"/>
    <w:rsid w:val="00B67602"/>
    <w:rsid w:val="00B67939"/>
    <w:rsid w:val="00B67D09"/>
    <w:rsid w:val="00B67D62"/>
    <w:rsid w:val="00B701F8"/>
    <w:rsid w:val="00B71741"/>
    <w:rsid w:val="00B749CB"/>
    <w:rsid w:val="00B74F58"/>
    <w:rsid w:val="00B750B1"/>
    <w:rsid w:val="00B7651E"/>
    <w:rsid w:val="00B77C23"/>
    <w:rsid w:val="00B8122C"/>
    <w:rsid w:val="00B8157F"/>
    <w:rsid w:val="00B83111"/>
    <w:rsid w:val="00B839F4"/>
    <w:rsid w:val="00B84D95"/>
    <w:rsid w:val="00B84EE9"/>
    <w:rsid w:val="00B84F43"/>
    <w:rsid w:val="00B85222"/>
    <w:rsid w:val="00B8664F"/>
    <w:rsid w:val="00B906DA"/>
    <w:rsid w:val="00B910B3"/>
    <w:rsid w:val="00B912B0"/>
    <w:rsid w:val="00B9371C"/>
    <w:rsid w:val="00B93DFC"/>
    <w:rsid w:val="00B943B4"/>
    <w:rsid w:val="00B94F59"/>
    <w:rsid w:val="00B96AE8"/>
    <w:rsid w:val="00B96F94"/>
    <w:rsid w:val="00B96FBE"/>
    <w:rsid w:val="00B9740F"/>
    <w:rsid w:val="00B979D3"/>
    <w:rsid w:val="00BA174A"/>
    <w:rsid w:val="00BA278D"/>
    <w:rsid w:val="00BA3BF3"/>
    <w:rsid w:val="00BB093E"/>
    <w:rsid w:val="00BB14CA"/>
    <w:rsid w:val="00BB2D22"/>
    <w:rsid w:val="00BB3118"/>
    <w:rsid w:val="00BB4BFC"/>
    <w:rsid w:val="00BB5C02"/>
    <w:rsid w:val="00BB79D2"/>
    <w:rsid w:val="00BB79F6"/>
    <w:rsid w:val="00BB7AF2"/>
    <w:rsid w:val="00BB7EE0"/>
    <w:rsid w:val="00BC0AF0"/>
    <w:rsid w:val="00BC11B7"/>
    <w:rsid w:val="00BC1751"/>
    <w:rsid w:val="00BC183D"/>
    <w:rsid w:val="00BC35F2"/>
    <w:rsid w:val="00BC40AB"/>
    <w:rsid w:val="00BC4CE6"/>
    <w:rsid w:val="00BC4D9F"/>
    <w:rsid w:val="00BC5324"/>
    <w:rsid w:val="00BC6858"/>
    <w:rsid w:val="00BC73EA"/>
    <w:rsid w:val="00BC7993"/>
    <w:rsid w:val="00BC7C4A"/>
    <w:rsid w:val="00BD027A"/>
    <w:rsid w:val="00BD1944"/>
    <w:rsid w:val="00BD30B3"/>
    <w:rsid w:val="00BD3AB2"/>
    <w:rsid w:val="00BD463E"/>
    <w:rsid w:val="00BD4866"/>
    <w:rsid w:val="00BD503E"/>
    <w:rsid w:val="00BD55FD"/>
    <w:rsid w:val="00BD6540"/>
    <w:rsid w:val="00BD6D0E"/>
    <w:rsid w:val="00BD6E98"/>
    <w:rsid w:val="00BD70DE"/>
    <w:rsid w:val="00BD77F0"/>
    <w:rsid w:val="00BD7FEB"/>
    <w:rsid w:val="00BE1781"/>
    <w:rsid w:val="00BE1E09"/>
    <w:rsid w:val="00BE2354"/>
    <w:rsid w:val="00BE2FC3"/>
    <w:rsid w:val="00BE4269"/>
    <w:rsid w:val="00BE5383"/>
    <w:rsid w:val="00BE61D1"/>
    <w:rsid w:val="00BF1AAC"/>
    <w:rsid w:val="00BF2419"/>
    <w:rsid w:val="00BF49AF"/>
    <w:rsid w:val="00BF540B"/>
    <w:rsid w:val="00BF5819"/>
    <w:rsid w:val="00BF5C51"/>
    <w:rsid w:val="00BF61D6"/>
    <w:rsid w:val="00BF69FB"/>
    <w:rsid w:val="00BF71BA"/>
    <w:rsid w:val="00BF78A0"/>
    <w:rsid w:val="00BF7F54"/>
    <w:rsid w:val="00C00285"/>
    <w:rsid w:val="00C01079"/>
    <w:rsid w:val="00C02B63"/>
    <w:rsid w:val="00C03229"/>
    <w:rsid w:val="00C0359D"/>
    <w:rsid w:val="00C04845"/>
    <w:rsid w:val="00C0730C"/>
    <w:rsid w:val="00C1077B"/>
    <w:rsid w:val="00C10CFA"/>
    <w:rsid w:val="00C10FEC"/>
    <w:rsid w:val="00C110FC"/>
    <w:rsid w:val="00C11957"/>
    <w:rsid w:val="00C127AA"/>
    <w:rsid w:val="00C128BE"/>
    <w:rsid w:val="00C12DCE"/>
    <w:rsid w:val="00C13A0B"/>
    <w:rsid w:val="00C13AE1"/>
    <w:rsid w:val="00C1496B"/>
    <w:rsid w:val="00C15918"/>
    <w:rsid w:val="00C15B79"/>
    <w:rsid w:val="00C15B7C"/>
    <w:rsid w:val="00C15CF1"/>
    <w:rsid w:val="00C15EDA"/>
    <w:rsid w:val="00C1784C"/>
    <w:rsid w:val="00C17D22"/>
    <w:rsid w:val="00C20068"/>
    <w:rsid w:val="00C207E4"/>
    <w:rsid w:val="00C21E52"/>
    <w:rsid w:val="00C22FE6"/>
    <w:rsid w:val="00C230A0"/>
    <w:rsid w:val="00C231FE"/>
    <w:rsid w:val="00C235CE"/>
    <w:rsid w:val="00C25426"/>
    <w:rsid w:val="00C27328"/>
    <w:rsid w:val="00C31F53"/>
    <w:rsid w:val="00C32435"/>
    <w:rsid w:val="00C339A0"/>
    <w:rsid w:val="00C33AA0"/>
    <w:rsid w:val="00C34737"/>
    <w:rsid w:val="00C34843"/>
    <w:rsid w:val="00C355CC"/>
    <w:rsid w:val="00C35CC4"/>
    <w:rsid w:val="00C363AB"/>
    <w:rsid w:val="00C374C9"/>
    <w:rsid w:val="00C4040E"/>
    <w:rsid w:val="00C42403"/>
    <w:rsid w:val="00C427FD"/>
    <w:rsid w:val="00C42D33"/>
    <w:rsid w:val="00C4306F"/>
    <w:rsid w:val="00C437F8"/>
    <w:rsid w:val="00C43AFE"/>
    <w:rsid w:val="00C44D69"/>
    <w:rsid w:val="00C45421"/>
    <w:rsid w:val="00C45658"/>
    <w:rsid w:val="00C45F09"/>
    <w:rsid w:val="00C4670D"/>
    <w:rsid w:val="00C46AA2"/>
    <w:rsid w:val="00C47C1A"/>
    <w:rsid w:val="00C5117A"/>
    <w:rsid w:val="00C512BC"/>
    <w:rsid w:val="00C519CD"/>
    <w:rsid w:val="00C52016"/>
    <w:rsid w:val="00C5260F"/>
    <w:rsid w:val="00C5351B"/>
    <w:rsid w:val="00C54A94"/>
    <w:rsid w:val="00C54AB5"/>
    <w:rsid w:val="00C55000"/>
    <w:rsid w:val="00C558EF"/>
    <w:rsid w:val="00C55EB2"/>
    <w:rsid w:val="00C56A5A"/>
    <w:rsid w:val="00C56D8C"/>
    <w:rsid w:val="00C5704B"/>
    <w:rsid w:val="00C63186"/>
    <w:rsid w:val="00C63C5C"/>
    <w:rsid w:val="00C64307"/>
    <w:rsid w:val="00C646EF"/>
    <w:rsid w:val="00C64CAA"/>
    <w:rsid w:val="00C65F66"/>
    <w:rsid w:val="00C665C1"/>
    <w:rsid w:val="00C66AE0"/>
    <w:rsid w:val="00C66BC6"/>
    <w:rsid w:val="00C672C7"/>
    <w:rsid w:val="00C70168"/>
    <w:rsid w:val="00C70365"/>
    <w:rsid w:val="00C70753"/>
    <w:rsid w:val="00C71497"/>
    <w:rsid w:val="00C72C57"/>
    <w:rsid w:val="00C72F4C"/>
    <w:rsid w:val="00C72F99"/>
    <w:rsid w:val="00C72FDC"/>
    <w:rsid w:val="00C74FB1"/>
    <w:rsid w:val="00C75519"/>
    <w:rsid w:val="00C755C3"/>
    <w:rsid w:val="00C7576B"/>
    <w:rsid w:val="00C7614B"/>
    <w:rsid w:val="00C76CA5"/>
    <w:rsid w:val="00C80D74"/>
    <w:rsid w:val="00C80DD6"/>
    <w:rsid w:val="00C816E8"/>
    <w:rsid w:val="00C8214F"/>
    <w:rsid w:val="00C821A5"/>
    <w:rsid w:val="00C82A2C"/>
    <w:rsid w:val="00C82A9B"/>
    <w:rsid w:val="00C84E74"/>
    <w:rsid w:val="00C8511A"/>
    <w:rsid w:val="00C858F9"/>
    <w:rsid w:val="00C85F1F"/>
    <w:rsid w:val="00C876DF"/>
    <w:rsid w:val="00C902B5"/>
    <w:rsid w:val="00C92A8D"/>
    <w:rsid w:val="00C940ED"/>
    <w:rsid w:val="00C9424E"/>
    <w:rsid w:val="00C9440E"/>
    <w:rsid w:val="00C94D5E"/>
    <w:rsid w:val="00C95567"/>
    <w:rsid w:val="00C95A57"/>
    <w:rsid w:val="00C968CD"/>
    <w:rsid w:val="00CA1051"/>
    <w:rsid w:val="00CA1B63"/>
    <w:rsid w:val="00CA34D8"/>
    <w:rsid w:val="00CA373E"/>
    <w:rsid w:val="00CA440E"/>
    <w:rsid w:val="00CA49FF"/>
    <w:rsid w:val="00CA4ADB"/>
    <w:rsid w:val="00CA4F15"/>
    <w:rsid w:val="00CA5762"/>
    <w:rsid w:val="00CA610B"/>
    <w:rsid w:val="00CA7B23"/>
    <w:rsid w:val="00CB0031"/>
    <w:rsid w:val="00CB1A7F"/>
    <w:rsid w:val="00CB1C88"/>
    <w:rsid w:val="00CB1E2A"/>
    <w:rsid w:val="00CB22FF"/>
    <w:rsid w:val="00CB2FB2"/>
    <w:rsid w:val="00CB382C"/>
    <w:rsid w:val="00CB3C4E"/>
    <w:rsid w:val="00CB459A"/>
    <w:rsid w:val="00CB5065"/>
    <w:rsid w:val="00CB57B4"/>
    <w:rsid w:val="00CB5D8B"/>
    <w:rsid w:val="00CB798C"/>
    <w:rsid w:val="00CC07E6"/>
    <w:rsid w:val="00CC0D68"/>
    <w:rsid w:val="00CC1455"/>
    <w:rsid w:val="00CC18D6"/>
    <w:rsid w:val="00CC2262"/>
    <w:rsid w:val="00CC35DD"/>
    <w:rsid w:val="00CC3CEB"/>
    <w:rsid w:val="00CC4ACC"/>
    <w:rsid w:val="00CC77A1"/>
    <w:rsid w:val="00CD148E"/>
    <w:rsid w:val="00CD273C"/>
    <w:rsid w:val="00CD2969"/>
    <w:rsid w:val="00CD2E87"/>
    <w:rsid w:val="00CD3319"/>
    <w:rsid w:val="00CD42C1"/>
    <w:rsid w:val="00CD545B"/>
    <w:rsid w:val="00CD55F1"/>
    <w:rsid w:val="00CD64EA"/>
    <w:rsid w:val="00CD6C5D"/>
    <w:rsid w:val="00CD7E90"/>
    <w:rsid w:val="00CE0512"/>
    <w:rsid w:val="00CE102F"/>
    <w:rsid w:val="00CE1046"/>
    <w:rsid w:val="00CE1345"/>
    <w:rsid w:val="00CE15EE"/>
    <w:rsid w:val="00CE172A"/>
    <w:rsid w:val="00CE185D"/>
    <w:rsid w:val="00CE203B"/>
    <w:rsid w:val="00CE2113"/>
    <w:rsid w:val="00CE21E5"/>
    <w:rsid w:val="00CE2202"/>
    <w:rsid w:val="00CE2A30"/>
    <w:rsid w:val="00CE2A40"/>
    <w:rsid w:val="00CE2B11"/>
    <w:rsid w:val="00CE3335"/>
    <w:rsid w:val="00CE3BED"/>
    <w:rsid w:val="00CE3FE0"/>
    <w:rsid w:val="00CE47AC"/>
    <w:rsid w:val="00CE4BE7"/>
    <w:rsid w:val="00CE4FF9"/>
    <w:rsid w:val="00CE6600"/>
    <w:rsid w:val="00CF121B"/>
    <w:rsid w:val="00CF1768"/>
    <w:rsid w:val="00CF194F"/>
    <w:rsid w:val="00CF1B36"/>
    <w:rsid w:val="00CF1DC3"/>
    <w:rsid w:val="00CF2054"/>
    <w:rsid w:val="00CF231E"/>
    <w:rsid w:val="00CF300F"/>
    <w:rsid w:val="00CF3591"/>
    <w:rsid w:val="00CF39B2"/>
    <w:rsid w:val="00CF44D7"/>
    <w:rsid w:val="00CF48E7"/>
    <w:rsid w:val="00CF4FD5"/>
    <w:rsid w:val="00CF5183"/>
    <w:rsid w:val="00CF58DC"/>
    <w:rsid w:val="00CF5BE8"/>
    <w:rsid w:val="00CF60A8"/>
    <w:rsid w:val="00CF65AC"/>
    <w:rsid w:val="00CF715C"/>
    <w:rsid w:val="00CF7FA0"/>
    <w:rsid w:val="00D0048D"/>
    <w:rsid w:val="00D00AB8"/>
    <w:rsid w:val="00D012AC"/>
    <w:rsid w:val="00D0625D"/>
    <w:rsid w:val="00D06590"/>
    <w:rsid w:val="00D07086"/>
    <w:rsid w:val="00D12008"/>
    <w:rsid w:val="00D12431"/>
    <w:rsid w:val="00D12535"/>
    <w:rsid w:val="00D127C8"/>
    <w:rsid w:val="00D12DF8"/>
    <w:rsid w:val="00D12F9A"/>
    <w:rsid w:val="00D13C02"/>
    <w:rsid w:val="00D1459C"/>
    <w:rsid w:val="00D15691"/>
    <w:rsid w:val="00D16130"/>
    <w:rsid w:val="00D17172"/>
    <w:rsid w:val="00D175EA"/>
    <w:rsid w:val="00D20049"/>
    <w:rsid w:val="00D202A7"/>
    <w:rsid w:val="00D20F64"/>
    <w:rsid w:val="00D21773"/>
    <w:rsid w:val="00D21D12"/>
    <w:rsid w:val="00D23072"/>
    <w:rsid w:val="00D241D1"/>
    <w:rsid w:val="00D2512F"/>
    <w:rsid w:val="00D25749"/>
    <w:rsid w:val="00D25AC9"/>
    <w:rsid w:val="00D268C2"/>
    <w:rsid w:val="00D26C35"/>
    <w:rsid w:val="00D26DFC"/>
    <w:rsid w:val="00D2738A"/>
    <w:rsid w:val="00D27916"/>
    <w:rsid w:val="00D30035"/>
    <w:rsid w:val="00D300F1"/>
    <w:rsid w:val="00D31974"/>
    <w:rsid w:val="00D31AE8"/>
    <w:rsid w:val="00D32410"/>
    <w:rsid w:val="00D338CA"/>
    <w:rsid w:val="00D33E77"/>
    <w:rsid w:val="00D3439E"/>
    <w:rsid w:val="00D34651"/>
    <w:rsid w:val="00D35A6F"/>
    <w:rsid w:val="00D366C6"/>
    <w:rsid w:val="00D36D01"/>
    <w:rsid w:val="00D36DC3"/>
    <w:rsid w:val="00D37DC5"/>
    <w:rsid w:val="00D407CE"/>
    <w:rsid w:val="00D40ADE"/>
    <w:rsid w:val="00D40D75"/>
    <w:rsid w:val="00D410F3"/>
    <w:rsid w:val="00D41A32"/>
    <w:rsid w:val="00D41DA3"/>
    <w:rsid w:val="00D425C0"/>
    <w:rsid w:val="00D438AE"/>
    <w:rsid w:val="00D44ABD"/>
    <w:rsid w:val="00D458EB"/>
    <w:rsid w:val="00D45F70"/>
    <w:rsid w:val="00D461EC"/>
    <w:rsid w:val="00D46586"/>
    <w:rsid w:val="00D46ED1"/>
    <w:rsid w:val="00D47C02"/>
    <w:rsid w:val="00D50576"/>
    <w:rsid w:val="00D507C3"/>
    <w:rsid w:val="00D519D4"/>
    <w:rsid w:val="00D538E9"/>
    <w:rsid w:val="00D54351"/>
    <w:rsid w:val="00D54436"/>
    <w:rsid w:val="00D54A9F"/>
    <w:rsid w:val="00D54B0A"/>
    <w:rsid w:val="00D54E25"/>
    <w:rsid w:val="00D56181"/>
    <w:rsid w:val="00D563B6"/>
    <w:rsid w:val="00D564F4"/>
    <w:rsid w:val="00D56752"/>
    <w:rsid w:val="00D57B99"/>
    <w:rsid w:val="00D613FF"/>
    <w:rsid w:val="00D615CD"/>
    <w:rsid w:val="00D62926"/>
    <w:rsid w:val="00D638A2"/>
    <w:rsid w:val="00D63BC1"/>
    <w:rsid w:val="00D648CB"/>
    <w:rsid w:val="00D64E1C"/>
    <w:rsid w:val="00D6523E"/>
    <w:rsid w:val="00D67C57"/>
    <w:rsid w:val="00D7099F"/>
    <w:rsid w:val="00D71E1D"/>
    <w:rsid w:val="00D71F49"/>
    <w:rsid w:val="00D727D3"/>
    <w:rsid w:val="00D72FA9"/>
    <w:rsid w:val="00D73958"/>
    <w:rsid w:val="00D73BF9"/>
    <w:rsid w:val="00D746B0"/>
    <w:rsid w:val="00D7481C"/>
    <w:rsid w:val="00D75797"/>
    <w:rsid w:val="00D75B4C"/>
    <w:rsid w:val="00D7612D"/>
    <w:rsid w:val="00D7791E"/>
    <w:rsid w:val="00D77F57"/>
    <w:rsid w:val="00D80184"/>
    <w:rsid w:val="00D803DE"/>
    <w:rsid w:val="00D80692"/>
    <w:rsid w:val="00D81BDB"/>
    <w:rsid w:val="00D83590"/>
    <w:rsid w:val="00D83DC6"/>
    <w:rsid w:val="00D8567E"/>
    <w:rsid w:val="00D85FEC"/>
    <w:rsid w:val="00D874E4"/>
    <w:rsid w:val="00D87E1E"/>
    <w:rsid w:val="00D9060C"/>
    <w:rsid w:val="00D90EB3"/>
    <w:rsid w:val="00D90FAC"/>
    <w:rsid w:val="00D92455"/>
    <w:rsid w:val="00D9296E"/>
    <w:rsid w:val="00D937FF"/>
    <w:rsid w:val="00D9402A"/>
    <w:rsid w:val="00D943F4"/>
    <w:rsid w:val="00DA04D7"/>
    <w:rsid w:val="00DA0EB8"/>
    <w:rsid w:val="00DA2A97"/>
    <w:rsid w:val="00DA32ED"/>
    <w:rsid w:val="00DA33EB"/>
    <w:rsid w:val="00DA34DE"/>
    <w:rsid w:val="00DA3667"/>
    <w:rsid w:val="00DA3F6D"/>
    <w:rsid w:val="00DA47A3"/>
    <w:rsid w:val="00DA73BB"/>
    <w:rsid w:val="00DB017B"/>
    <w:rsid w:val="00DB031D"/>
    <w:rsid w:val="00DB0DD3"/>
    <w:rsid w:val="00DB174C"/>
    <w:rsid w:val="00DB1875"/>
    <w:rsid w:val="00DB28D3"/>
    <w:rsid w:val="00DB29CC"/>
    <w:rsid w:val="00DB3793"/>
    <w:rsid w:val="00DB4D44"/>
    <w:rsid w:val="00DB593D"/>
    <w:rsid w:val="00DB5966"/>
    <w:rsid w:val="00DB5B3E"/>
    <w:rsid w:val="00DC0375"/>
    <w:rsid w:val="00DC0AB8"/>
    <w:rsid w:val="00DC2347"/>
    <w:rsid w:val="00DC3855"/>
    <w:rsid w:val="00DC49B1"/>
    <w:rsid w:val="00DC5029"/>
    <w:rsid w:val="00DC7EE3"/>
    <w:rsid w:val="00DD0D49"/>
    <w:rsid w:val="00DD100D"/>
    <w:rsid w:val="00DD1B38"/>
    <w:rsid w:val="00DD2262"/>
    <w:rsid w:val="00DD29E5"/>
    <w:rsid w:val="00DD2AC7"/>
    <w:rsid w:val="00DD30EF"/>
    <w:rsid w:val="00DD31AF"/>
    <w:rsid w:val="00DD4225"/>
    <w:rsid w:val="00DD5167"/>
    <w:rsid w:val="00DD5E6F"/>
    <w:rsid w:val="00DD647C"/>
    <w:rsid w:val="00DD6A0A"/>
    <w:rsid w:val="00DD7B26"/>
    <w:rsid w:val="00DE0579"/>
    <w:rsid w:val="00DE1A4E"/>
    <w:rsid w:val="00DE35D6"/>
    <w:rsid w:val="00DE390A"/>
    <w:rsid w:val="00DE45A6"/>
    <w:rsid w:val="00DE573D"/>
    <w:rsid w:val="00DE5A17"/>
    <w:rsid w:val="00DE6F50"/>
    <w:rsid w:val="00DE6F6A"/>
    <w:rsid w:val="00DF041F"/>
    <w:rsid w:val="00DF1423"/>
    <w:rsid w:val="00DF2224"/>
    <w:rsid w:val="00DF35C2"/>
    <w:rsid w:val="00DF3B0D"/>
    <w:rsid w:val="00DF3BB5"/>
    <w:rsid w:val="00DF3D0A"/>
    <w:rsid w:val="00DF479E"/>
    <w:rsid w:val="00DF502B"/>
    <w:rsid w:val="00DF53B6"/>
    <w:rsid w:val="00DF6DBB"/>
    <w:rsid w:val="00DF76CB"/>
    <w:rsid w:val="00DF78FC"/>
    <w:rsid w:val="00E00412"/>
    <w:rsid w:val="00E00F26"/>
    <w:rsid w:val="00E0108F"/>
    <w:rsid w:val="00E03DA3"/>
    <w:rsid w:val="00E044B5"/>
    <w:rsid w:val="00E05FA2"/>
    <w:rsid w:val="00E070F6"/>
    <w:rsid w:val="00E1063C"/>
    <w:rsid w:val="00E10938"/>
    <w:rsid w:val="00E1147C"/>
    <w:rsid w:val="00E140D9"/>
    <w:rsid w:val="00E14255"/>
    <w:rsid w:val="00E15053"/>
    <w:rsid w:val="00E152A2"/>
    <w:rsid w:val="00E16686"/>
    <w:rsid w:val="00E16834"/>
    <w:rsid w:val="00E20D8F"/>
    <w:rsid w:val="00E21A54"/>
    <w:rsid w:val="00E21CC1"/>
    <w:rsid w:val="00E2208B"/>
    <w:rsid w:val="00E22466"/>
    <w:rsid w:val="00E23028"/>
    <w:rsid w:val="00E23990"/>
    <w:rsid w:val="00E2407F"/>
    <w:rsid w:val="00E248D1"/>
    <w:rsid w:val="00E24AA2"/>
    <w:rsid w:val="00E26A08"/>
    <w:rsid w:val="00E27A8A"/>
    <w:rsid w:val="00E27BD9"/>
    <w:rsid w:val="00E300A6"/>
    <w:rsid w:val="00E30659"/>
    <w:rsid w:val="00E30B5B"/>
    <w:rsid w:val="00E3210B"/>
    <w:rsid w:val="00E322CE"/>
    <w:rsid w:val="00E33B41"/>
    <w:rsid w:val="00E33FBF"/>
    <w:rsid w:val="00E34047"/>
    <w:rsid w:val="00E34541"/>
    <w:rsid w:val="00E35050"/>
    <w:rsid w:val="00E35311"/>
    <w:rsid w:val="00E37EA5"/>
    <w:rsid w:val="00E40D66"/>
    <w:rsid w:val="00E40EC8"/>
    <w:rsid w:val="00E42744"/>
    <w:rsid w:val="00E430F3"/>
    <w:rsid w:val="00E44456"/>
    <w:rsid w:val="00E44931"/>
    <w:rsid w:val="00E44D56"/>
    <w:rsid w:val="00E44EA4"/>
    <w:rsid w:val="00E46C5C"/>
    <w:rsid w:val="00E4706B"/>
    <w:rsid w:val="00E47399"/>
    <w:rsid w:val="00E478E0"/>
    <w:rsid w:val="00E47EF0"/>
    <w:rsid w:val="00E51408"/>
    <w:rsid w:val="00E515DE"/>
    <w:rsid w:val="00E53A22"/>
    <w:rsid w:val="00E54D55"/>
    <w:rsid w:val="00E5587A"/>
    <w:rsid w:val="00E57792"/>
    <w:rsid w:val="00E578F2"/>
    <w:rsid w:val="00E61395"/>
    <w:rsid w:val="00E61A7D"/>
    <w:rsid w:val="00E61DE5"/>
    <w:rsid w:val="00E62101"/>
    <w:rsid w:val="00E62F7B"/>
    <w:rsid w:val="00E634FE"/>
    <w:rsid w:val="00E63864"/>
    <w:rsid w:val="00E63E0C"/>
    <w:rsid w:val="00E64591"/>
    <w:rsid w:val="00E64B6E"/>
    <w:rsid w:val="00E64D13"/>
    <w:rsid w:val="00E6662C"/>
    <w:rsid w:val="00E67808"/>
    <w:rsid w:val="00E67918"/>
    <w:rsid w:val="00E67FCB"/>
    <w:rsid w:val="00E70FB7"/>
    <w:rsid w:val="00E71BAD"/>
    <w:rsid w:val="00E72B7E"/>
    <w:rsid w:val="00E739A9"/>
    <w:rsid w:val="00E73A55"/>
    <w:rsid w:val="00E74E32"/>
    <w:rsid w:val="00E75306"/>
    <w:rsid w:val="00E75CBF"/>
    <w:rsid w:val="00E779F8"/>
    <w:rsid w:val="00E77B42"/>
    <w:rsid w:val="00E803E0"/>
    <w:rsid w:val="00E81043"/>
    <w:rsid w:val="00E831DA"/>
    <w:rsid w:val="00E8460C"/>
    <w:rsid w:val="00E84D1E"/>
    <w:rsid w:val="00E84E9F"/>
    <w:rsid w:val="00E85752"/>
    <w:rsid w:val="00E86768"/>
    <w:rsid w:val="00E877C1"/>
    <w:rsid w:val="00E9095F"/>
    <w:rsid w:val="00E92ACD"/>
    <w:rsid w:val="00E937E7"/>
    <w:rsid w:val="00E937FA"/>
    <w:rsid w:val="00E95406"/>
    <w:rsid w:val="00E95603"/>
    <w:rsid w:val="00E958E4"/>
    <w:rsid w:val="00E9593B"/>
    <w:rsid w:val="00E96963"/>
    <w:rsid w:val="00E96EEE"/>
    <w:rsid w:val="00E97567"/>
    <w:rsid w:val="00EA02BF"/>
    <w:rsid w:val="00EA1318"/>
    <w:rsid w:val="00EA141D"/>
    <w:rsid w:val="00EA1963"/>
    <w:rsid w:val="00EA1BF4"/>
    <w:rsid w:val="00EA23C5"/>
    <w:rsid w:val="00EA328F"/>
    <w:rsid w:val="00EA40A7"/>
    <w:rsid w:val="00EA46D5"/>
    <w:rsid w:val="00EA4C42"/>
    <w:rsid w:val="00EA4DE2"/>
    <w:rsid w:val="00EA508E"/>
    <w:rsid w:val="00EA6164"/>
    <w:rsid w:val="00EB158F"/>
    <w:rsid w:val="00EB311D"/>
    <w:rsid w:val="00EB37AD"/>
    <w:rsid w:val="00EB3B70"/>
    <w:rsid w:val="00EB4239"/>
    <w:rsid w:val="00EB4521"/>
    <w:rsid w:val="00EB5BB9"/>
    <w:rsid w:val="00EB6822"/>
    <w:rsid w:val="00EB739E"/>
    <w:rsid w:val="00EC0F21"/>
    <w:rsid w:val="00EC10FE"/>
    <w:rsid w:val="00EC15EF"/>
    <w:rsid w:val="00EC1A37"/>
    <w:rsid w:val="00EC2955"/>
    <w:rsid w:val="00EC42AC"/>
    <w:rsid w:val="00EC5CF4"/>
    <w:rsid w:val="00EC5D8C"/>
    <w:rsid w:val="00EC697C"/>
    <w:rsid w:val="00EC7B3A"/>
    <w:rsid w:val="00ED0093"/>
    <w:rsid w:val="00ED080F"/>
    <w:rsid w:val="00ED1EA3"/>
    <w:rsid w:val="00ED2967"/>
    <w:rsid w:val="00ED3D29"/>
    <w:rsid w:val="00ED3D4F"/>
    <w:rsid w:val="00ED4727"/>
    <w:rsid w:val="00ED4CAB"/>
    <w:rsid w:val="00ED4CFF"/>
    <w:rsid w:val="00ED5DC3"/>
    <w:rsid w:val="00ED71F3"/>
    <w:rsid w:val="00ED7571"/>
    <w:rsid w:val="00ED7803"/>
    <w:rsid w:val="00ED7EB8"/>
    <w:rsid w:val="00EE09B0"/>
    <w:rsid w:val="00EE1012"/>
    <w:rsid w:val="00EE1488"/>
    <w:rsid w:val="00EE16D7"/>
    <w:rsid w:val="00EE16E1"/>
    <w:rsid w:val="00EE1A37"/>
    <w:rsid w:val="00EE2334"/>
    <w:rsid w:val="00EE297A"/>
    <w:rsid w:val="00EE2CF7"/>
    <w:rsid w:val="00EE4B8F"/>
    <w:rsid w:val="00EE4C00"/>
    <w:rsid w:val="00EE4CE7"/>
    <w:rsid w:val="00EE505D"/>
    <w:rsid w:val="00EE57B0"/>
    <w:rsid w:val="00EE5D8B"/>
    <w:rsid w:val="00EE7CEC"/>
    <w:rsid w:val="00EF034B"/>
    <w:rsid w:val="00EF059D"/>
    <w:rsid w:val="00EF5776"/>
    <w:rsid w:val="00EF69DD"/>
    <w:rsid w:val="00EF6EAE"/>
    <w:rsid w:val="00EF78E6"/>
    <w:rsid w:val="00F00D92"/>
    <w:rsid w:val="00F00EA4"/>
    <w:rsid w:val="00F01328"/>
    <w:rsid w:val="00F02180"/>
    <w:rsid w:val="00F03318"/>
    <w:rsid w:val="00F043BF"/>
    <w:rsid w:val="00F05A18"/>
    <w:rsid w:val="00F10D70"/>
    <w:rsid w:val="00F11239"/>
    <w:rsid w:val="00F118AD"/>
    <w:rsid w:val="00F12045"/>
    <w:rsid w:val="00F125FF"/>
    <w:rsid w:val="00F1319D"/>
    <w:rsid w:val="00F14A0D"/>
    <w:rsid w:val="00F15FB2"/>
    <w:rsid w:val="00F214FE"/>
    <w:rsid w:val="00F2326B"/>
    <w:rsid w:val="00F2359C"/>
    <w:rsid w:val="00F2375C"/>
    <w:rsid w:val="00F269F4"/>
    <w:rsid w:val="00F26B44"/>
    <w:rsid w:val="00F26D75"/>
    <w:rsid w:val="00F26FD6"/>
    <w:rsid w:val="00F275F4"/>
    <w:rsid w:val="00F3224E"/>
    <w:rsid w:val="00F3275E"/>
    <w:rsid w:val="00F33E98"/>
    <w:rsid w:val="00F35B22"/>
    <w:rsid w:val="00F3714B"/>
    <w:rsid w:val="00F37674"/>
    <w:rsid w:val="00F37759"/>
    <w:rsid w:val="00F404EC"/>
    <w:rsid w:val="00F421D3"/>
    <w:rsid w:val="00F42B99"/>
    <w:rsid w:val="00F44937"/>
    <w:rsid w:val="00F44B10"/>
    <w:rsid w:val="00F44B99"/>
    <w:rsid w:val="00F44EEF"/>
    <w:rsid w:val="00F456A2"/>
    <w:rsid w:val="00F4627F"/>
    <w:rsid w:val="00F462D6"/>
    <w:rsid w:val="00F50500"/>
    <w:rsid w:val="00F507EA"/>
    <w:rsid w:val="00F5086B"/>
    <w:rsid w:val="00F5176C"/>
    <w:rsid w:val="00F56D9C"/>
    <w:rsid w:val="00F57C7C"/>
    <w:rsid w:val="00F60EE0"/>
    <w:rsid w:val="00F62CA0"/>
    <w:rsid w:val="00F62E9F"/>
    <w:rsid w:val="00F63072"/>
    <w:rsid w:val="00F6511D"/>
    <w:rsid w:val="00F65F84"/>
    <w:rsid w:val="00F66184"/>
    <w:rsid w:val="00F666F6"/>
    <w:rsid w:val="00F671FB"/>
    <w:rsid w:val="00F6777D"/>
    <w:rsid w:val="00F705E2"/>
    <w:rsid w:val="00F70957"/>
    <w:rsid w:val="00F70A62"/>
    <w:rsid w:val="00F71130"/>
    <w:rsid w:val="00F71F4E"/>
    <w:rsid w:val="00F7231F"/>
    <w:rsid w:val="00F726D4"/>
    <w:rsid w:val="00F72D3F"/>
    <w:rsid w:val="00F73321"/>
    <w:rsid w:val="00F73FF4"/>
    <w:rsid w:val="00F75B7B"/>
    <w:rsid w:val="00F771E6"/>
    <w:rsid w:val="00F774AD"/>
    <w:rsid w:val="00F77E99"/>
    <w:rsid w:val="00F813DB"/>
    <w:rsid w:val="00F81452"/>
    <w:rsid w:val="00F83538"/>
    <w:rsid w:val="00F8377E"/>
    <w:rsid w:val="00F83AE0"/>
    <w:rsid w:val="00F83B3E"/>
    <w:rsid w:val="00F83B67"/>
    <w:rsid w:val="00F84054"/>
    <w:rsid w:val="00F84B0E"/>
    <w:rsid w:val="00F8687C"/>
    <w:rsid w:val="00F87B80"/>
    <w:rsid w:val="00F90129"/>
    <w:rsid w:val="00F9148D"/>
    <w:rsid w:val="00F9220E"/>
    <w:rsid w:val="00F92259"/>
    <w:rsid w:val="00F92719"/>
    <w:rsid w:val="00F944CB"/>
    <w:rsid w:val="00F945D7"/>
    <w:rsid w:val="00F951E8"/>
    <w:rsid w:val="00F967A9"/>
    <w:rsid w:val="00FA0716"/>
    <w:rsid w:val="00FA0D3D"/>
    <w:rsid w:val="00FA239E"/>
    <w:rsid w:val="00FA3297"/>
    <w:rsid w:val="00FA3821"/>
    <w:rsid w:val="00FA3A5D"/>
    <w:rsid w:val="00FA3ADA"/>
    <w:rsid w:val="00FA3E83"/>
    <w:rsid w:val="00FA5F01"/>
    <w:rsid w:val="00FA73D0"/>
    <w:rsid w:val="00FA7AA7"/>
    <w:rsid w:val="00FA7CD8"/>
    <w:rsid w:val="00FA7E81"/>
    <w:rsid w:val="00FB07FB"/>
    <w:rsid w:val="00FB23FD"/>
    <w:rsid w:val="00FB240B"/>
    <w:rsid w:val="00FB313C"/>
    <w:rsid w:val="00FB496F"/>
    <w:rsid w:val="00FB4C55"/>
    <w:rsid w:val="00FB4C82"/>
    <w:rsid w:val="00FB66A8"/>
    <w:rsid w:val="00FB700C"/>
    <w:rsid w:val="00FB72DF"/>
    <w:rsid w:val="00FB7E9E"/>
    <w:rsid w:val="00FC032D"/>
    <w:rsid w:val="00FC060E"/>
    <w:rsid w:val="00FC3580"/>
    <w:rsid w:val="00FC3632"/>
    <w:rsid w:val="00FC4A14"/>
    <w:rsid w:val="00FC4CCF"/>
    <w:rsid w:val="00FC5E2C"/>
    <w:rsid w:val="00FC61EE"/>
    <w:rsid w:val="00FC6BB9"/>
    <w:rsid w:val="00FC7ABB"/>
    <w:rsid w:val="00FC7CA9"/>
    <w:rsid w:val="00FD0F07"/>
    <w:rsid w:val="00FD1EC8"/>
    <w:rsid w:val="00FD2135"/>
    <w:rsid w:val="00FD2A0C"/>
    <w:rsid w:val="00FD5082"/>
    <w:rsid w:val="00FD53E6"/>
    <w:rsid w:val="00FD577D"/>
    <w:rsid w:val="00FD59A0"/>
    <w:rsid w:val="00FD5FAC"/>
    <w:rsid w:val="00FD6D82"/>
    <w:rsid w:val="00FD7497"/>
    <w:rsid w:val="00FE0040"/>
    <w:rsid w:val="00FE0232"/>
    <w:rsid w:val="00FE05E0"/>
    <w:rsid w:val="00FE2898"/>
    <w:rsid w:val="00FE29E0"/>
    <w:rsid w:val="00FE2E1B"/>
    <w:rsid w:val="00FE3B0F"/>
    <w:rsid w:val="00FE4E57"/>
    <w:rsid w:val="00FE5100"/>
    <w:rsid w:val="00FE52B9"/>
    <w:rsid w:val="00FE543A"/>
    <w:rsid w:val="00FE5E7B"/>
    <w:rsid w:val="00FE644B"/>
    <w:rsid w:val="00FE669A"/>
    <w:rsid w:val="00FE6C3C"/>
    <w:rsid w:val="00FE72E2"/>
    <w:rsid w:val="00FE7C49"/>
    <w:rsid w:val="00FE7D15"/>
    <w:rsid w:val="00FE7E7F"/>
    <w:rsid w:val="00FE7FAA"/>
    <w:rsid w:val="00FF0FF1"/>
    <w:rsid w:val="00FF2C5A"/>
    <w:rsid w:val="00FF377D"/>
    <w:rsid w:val="00FF3E80"/>
    <w:rsid w:val="00FF4CC4"/>
    <w:rsid w:val="00FF53C6"/>
    <w:rsid w:val="00FF699F"/>
    <w:rsid w:val="00FF6A33"/>
    <w:rsid w:val="00FF6B50"/>
    <w:rsid w:val="00FF700B"/>
    <w:rsid w:val="00FF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9F6C058"/>
  <w15:chartTrackingRefBased/>
  <w15:docId w15:val="{DB12AF8A-6376-4599-BA46-7417F1CB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15AB"/>
    <w:rPr>
      <w:rFonts w:ascii="ETH Light" w:hAnsi="ETH Light"/>
      <w:lang w:val="de-CH" w:eastAsia="en-US"/>
    </w:rPr>
  </w:style>
  <w:style w:type="paragraph" w:styleId="Heading1">
    <w:name w:val="heading 1"/>
    <w:basedOn w:val="ETHFliesstext"/>
    <w:next w:val="ETHFliesstext"/>
    <w:qFormat/>
    <w:rsid w:val="00FE32D2"/>
    <w:pPr>
      <w:keepNext/>
      <w:spacing w:before="270" w:after="0"/>
      <w:outlineLvl w:val="0"/>
    </w:pPr>
    <w:rPr>
      <w:b/>
      <w:kern w:val="28"/>
      <w:sz w:val="32"/>
    </w:rPr>
  </w:style>
  <w:style w:type="paragraph" w:styleId="Heading2">
    <w:name w:val="heading 2"/>
    <w:basedOn w:val="Heading1"/>
    <w:next w:val="ETHFliesstext"/>
    <w:qFormat/>
    <w:rsid w:val="00FE32D2"/>
    <w:pPr>
      <w:outlineLvl w:val="1"/>
    </w:pPr>
    <w:rPr>
      <w:sz w:val="24"/>
    </w:rPr>
  </w:style>
  <w:style w:type="paragraph" w:styleId="Heading3">
    <w:name w:val="heading 3"/>
    <w:basedOn w:val="Heading1"/>
    <w:next w:val="ETHFliesstext"/>
    <w:qFormat/>
    <w:rsid w:val="00FE32D2"/>
    <w:pPr>
      <w:outlineLvl w:val="2"/>
    </w:pPr>
    <w:rPr>
      <w:sz w:val="20"/>
    </w:rPr>
  </w:style>
  <w:style w:type="paragraph" w:styleId="Heading4">
    <w:name w:val="heading 4"/>
    <w:basedOn w:val="Heading1"/>
    <w:next w:val="ETHFliesstext"/>
    <w:qFormat/>
    <w:rsid w:val="00FE32D2"/>
    <w:pPr>
      <w:outlineLvl w:val="3"/>
    </w:pPr>
    <w:rPr>
      <w:i/>
      <w:sz w:val="20"/>
    </w:rPr>
  </w:style>
  <w:style w:type="paragraph" w:styleId="Heading5">
    <w:name w:val="heading 5"/>
    <w:basedOn w:val="Heading4"/>
    <w:next w:val="Normal"/>
    <w:qFormat/>
    <w:rsid w:val="00FE32D2"/>
    <w:pPr>
      <w:outlineLvl w:val="4"/>
    </w:pPr>
  </w:style>
  <w:style w:type="paragraph" w:styleId="Heading6">
    <w:name w:val="heading 6"/>
    <w:basedOn w:val="Heading4"/>
    <w:next w:val="ETHFliesstext"/>
    <w:qFormat/>
    <w:rsid w:val="00FE32D2"/>
    <w:pPr>
      <w:outlineLvl w:val="5"/>
    </w:pPr>
  </w:style>
  <w:style w:type="paragraph" w:styleId="Heading7">
    <w:name w:val="heading 7"/>
    <w:basedOn w:val="Heading4"/>
    <w:next w:val="ETHFliesstext"/>
    <w:qFormat/>
    <w:rsid w:val="00FE32D2"/>
    <w:pPr>
      <w:outlineLvl w:val="6"/>
    </w:pPr>
  </w:style>
  <w:style w:type="paragraph" w:styleId="Heading8">
    <w:name w:val="heading 8"/>
    <w:basedOn w:val="Heading4"/>
    <w:next w:val="ETHFliesstext"/>
    <w:qFormat/>
    <w:rsid w:val="00FE32D2"/>
    <w:pPr>
      <w:outlineLvl w:val="7"/>
    </w:pPr>
  </w:style>
  <w:style w:type="paragraph" w:styleId="Heading9">
    <w:name w:val="heading 9"/>
    <w:basedOn w:val="Heading4"/>
    <w:next w:val="ETHFliesstext"/>
    <w:qFormat/>
    <w:rsid w:val="00FE32D2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FE32D2"/>
    <w:pPr>
      <w:spacing w:after="230" w:line="230" w:lineRule="exact"/>
    </w:pPr>
    <w:rPr>
      <w:rFonts w:ascii="ETH Light" w:hAnsi="ETH Light"/>
      <w:b/>
      <w:spacing w:val="6"/>
      <w:sz w:val="17"/>
      <w:lang w:eastAsia="en-US"/>
    </w:rPr>
  </w:style>
  <w:style w:type="paragraph" w:styleId="EnvelopeReturn">
    <w:name w:val="envelope return"/>
    <w:basedOn w:val="Normal"/>
    <w:rsid w:val="00FE32D2"/>
  </w:style>
  <w:style w:type="paragraph" w:styleId="DocumentMap">
    <w:name w:val="Document Map"/>
    <w:basedOn w:val="Normal"/>
    <w:rsid w:val="00FE32D2"/>
    <w:pPr>
      <w:shd w:val="clear" w:color="auto" w:fill="000080"/>
    </w:pPr>
  </w:style>
  <w:style w:type="paragraph" w:styleId="Index1">
    <w:name w:val="index 1"/>
    <w:basedOn w:val="Normal"/>
    <w:next w:val="Normal"/>
    <w:autoRedefine/>
    <w:rsid w:val="00FE32D2"/>
    <w:pPr>
      <w:ind w:left="200" w:hanging="200"/>
    </w:pPr>
  </w:style>
  <w:style w:type="paragraph" w:styleId="IndexHeading">
    <w:name w:val="index heading"/>
    <w:basedOn w:val="Normal"/>
    <w:next w:val="Index1"/>
    <w:rsid w:val="00FE32D2"/>
    <w:rPr>
      <w:b/>
    </w:rPr>
  </w:style>
  <w:style w:type="paragraph" w:styleId="MessageHeader">
    <w:name w:val="Message Header"/>
    <w:basedOn w:val="Normal"/>
    <w:rsid w:val="00FE32D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PlainText">
    <w:name w:val="Plain Text"/>
    <w:basedOn w:val="Normal"/>
    <w:link w:val="PlainTextChar"/>
    <w:uiPriority w:val="99"/>
    <w:rsid w:val="00FE32D2"/>
  </w:style>
  <w:style w:type="paragraph" w:styleId="Title">
    <w:name w:val="Title"/>
    <w:basedOn w:val="Heading1"/>
    <w:next w:val="ETHFliesstext"/>
    <w:qFormat/>
    <w:rsid w:val="00FE32D2"/>
  </w:style>
  <w:style w:type="paragraph" w:customStyle="1" w:styleId="ETHFaxKopftext">
    <w:name w:val="ETH_Fax_Kopftext"/>
    <w:rsid w:val="00FE32D2"/>
    <w:pPr>
      <w:tabs>
        <w:tab w:val="left" w:pos="1021"/>
        <w:tab w:val="left" w:pos="5557"/>
      </w:tabs>
      <w:spacing w:line="270" w:lineRule="exact"/>
    </w:pPr>
    <w:rPr>
      <w:rFonts w:ascii="ETH Light" w:hAnsi="ETH Light"/>
      <w:lang w:val="de-CH" w:eastAsia="en-US"/>
    </w:rPr>
  </w:style>
  <w:style w:type="paragraph" w:customStyle="1" w:styleId="ETHFliesstext">
    <w:name w:val="ETH_Fliesstext"/>
    <w:rsid w:val="00FE32D2"/>
    <w:pPr>
      <w:spacing w:after="270" w:line="270" w:lineRule="exact"/>
    </w:pPr>
    <w:rPr>
      <w:rFonts w:ascii="ETH Light" w:hAnsi="ETH Light"/>
      <w:lang w:val="de-CH" w:eastAsia="en-US"/>
    </w:rPr>
  </w:style>
  <w:style w:type="paragraph" w:styleId="Caption">
    <w:name w:val="caption"/>
    <w:basedOn w:val="ETHFliesstext"/>
    <w:next w:val="ETHFliesstext"/>
    <w:qFormat/>
    <w:rsid w:val="00FE32D2"/>
    <w:rPr>
      <w:b/>
    </w:rPr>
  </w:style>
  <w:style w:type="paragraph" w:customStyle="1" w:styleId="ETHAbsFliesstext">
    <w:name w:val="ETH_Abs_Fliesstext"/>
    <w:basedOn w:val="ETHAbsAbteilung"/>
    <w:rsid w:val="00FE32D2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FE32D2"/>
    <w:pPr>
      <w:spacing w:before="230" w:after="0"/>
    </w:pPr>
  </w:style>
  <w:style w:type="paragraph" w:customStyle="1" w:styleId="ETHAufzhlung">
    <w:name w:val="ETH_Aufzählung"/>
    <w:basedOn w:val="ETHFliesstext"/>
    <w:rsid w:val="00FE32D2"/>
    <w:pPr>
      <w:numPr>
        <w:numId w:val="11"/>
      </w:numPr>
      <w:tabs>
        <w:tab w:val="clear" w:pos="360"/>
        <w:tab w:val="left" w:pos="284"/>
      </w:tabs>
      <w:spacing w:after="135"/>
      <w:ind w:left="284" w:hanging="284"/>
    </w:pPr>
  </w:style>
  <w:style w:type="paragraph" w:customStyle="1" w:styleId="ETHBeilagen">
    <w:name w:val="ETH_Beilagen"/>
    <w:basedOn w:val="ETHFliesstext"/>
    <w:rsid w:val="00FE32D2"/>
    <w:pPr>
      <w:spacing w:after="0"/>
    </w:pPr>
  </w:style>
  <w:style w:type="paragraph" w:customStyle="1" w:styleId="ETHBriefAdresse">
    <w:name w:val="ETH_Brief_Adresse"/>
    <w:basedOn w:val="ETHFliesstext"/>
    <w:rsid w:val="00FE32D2"/>
    <w:pPr>
      <w:spacing w:after="0"/>
      <w:ind w:right="4820"/>
    </w:pPr>
  </w:style>
  <w:style w:type="paragraph" w:customStyle="1" w:styleId="ETHBriefBetreff">
    <w:name w:val="ETH_Brief_Betreff"/>
    <w:basedOn w:val="ETHFliesstext"/>
    <w:next w:val="ETHFliesstext"/>
    <w:rsid w:val="00FE32D2"/>
    <w:pPr>
      <w:spacing w:before="270" w:after="540"/>
    </w:pPr>
    <w:rPr>
      <w:b/>
    </w:rPr>
  </w:style>
  <w:style w:type="paragraph" w:customStyle="1" w:styleId="ETHBriefDatum">
    <w:name w:val="ETH_Brief_Datum"/>
    <w:basedOn w:val="ETHFliesstext"/>
    <w:next w:val="ETHBriefBetreff"/>
    <w:rsid w:val="00FE32D2"/>
    <w:pPr>
      <w:spacing w:before="1080" w:after="0"/>
    </w:pPr>
  </w:style>
  <w:style w:type="paragraph" w:customStyle="1" w:styleId="ETHBriefKopf1">
    <w:name w:val="ETH_Brief_Kopf1"/>
    <w:basedOn w:val="ETHFliesstext"/>
    <w:rsid w:val="00FE32D2"/>
    <w:pPr>
      <w:spacing w:after="1666"/>
    </w:pPr>
    <w:rPr>
      <w:b/>
      <w:noProof/>
    </w:rPr>
  </w:style>
  <w:style w:type="paragraph" w:customStyle="1" w:styleId="ETHBriefKopf2">
    <w:name w:val="ETH_Brief_Kopf2"/>
    <w:basedOn w:val="ETHBriefKopf1"/>
    <w:rsid w:val="00FE32D2"/>
    <w:pPr>
      <w:tabs>
        <w:tab w:val="right" w:pos="9441"/>
      </w:tabs>
      <w:spacing w:after="0"/>
    </w:pPr>
  </w:style>
  <w:style w:type="paragraph" w:customStyle="1" w:styleId="ETHBriefSeite">
    <w:name w:val="ETH_Brief_Seite"/>
    <w:basedOn w:val="ETHFliesstext"/>
    <w:rsid w:val="00FE32D2"/>
    <w:pPr>
      <w:spacing w:after="0"/>
      <w:jc w:val="right"/>
    </w:pPr>
  </w:style>
  <w:style w:type="paragraph" w:customStyle="1" w:styleId="ETHFaxBetreff">
    <w:name w:val="ETH_Fax_Betreff"/>
    <w:basedOn w:val="ETHFaxKopftext"/>
    <w:next w:val="ETHFliesstext"/>
    <w:rsid w:val="00FE32D2"/>
    <w:pPr>
      <w:pBdr>
        <w:bottom w:val="single" w:sz="8" w:space="7" w:color="auto"/>
      </w:pBdr>
      <w:spacing w:after="760"/>
    </w:pPr>
    <w:rPr>
      <w:b/>
    </w:rPr>
  </w:style>
  <w:style w:type="paragraph" w:customStyle="1" w:styleId="ETHFaxFax">
    <w:name w:val="ETH_Fax_Fax"/>
    <w:basedOn w:val="ETHFaxKopftext"/>
    <w:next w:val="ETHFaxKopftext"/>
    <w:rsid w:val="00FE32D2"/>
    <w:pPr>
      <w:spacing w:before="540"/>
    </w:pPr>
  </w:style>
  <w:style w:type="paragraph" w:customStyle="1" w:styleId="ETHFaxTitel">
    <w:name w:val="ETH_Fax_Titel"/>
    <w:basedOn w:val="ETHFaxKopftext"/>
    <w:next w:val="ETHFaxKopftext"/>
    <w:rsid w:val="00FE32D2"/>
    <w:pPr>
      <w:tabs>
        <w:tab w:val="clear" w:pos="1021"/>
        <w:tab w:val="clear" w:pos="5557"/>
      </w:tabs>
      <w:spacing w:after="160" w:line="240" w:lineRule="auto"/>
    </w:pPr>
    <w:rPr>
      <w:b/>
      <w:sz w:val="36"/>
    </w:rPr>
  </w:style>
  <w:style w:type="paragraph" w:customStyle="1" w:styleId="ETHGruss">
    <w:name w:val="ETH_Gruss"/>
    <w:basedOn w:val="ETHFliesstext"/>
    <w:next w:val="Normal"/>
    <w:rsid w:val="00FE32D2"/>
    <w:pPr>
      <w:keepNext/>
      <w:spacing w:before="270" w:after="540"/>
    </w:pPr>
  </w:style>
  <w:style w:type="paragraph" w:customStyle="1" w:styleId="ETHUnterschrift">
    <w:name w:val="ETH_Unterschrift"/>
    <w:basedOn w:val="ETHFliesstext"/>
    <w:next w:val="ETHBeilagen"/>
    <w:rsid w:val="00FE32D2"/>
    <w:pPr>
      <w:spacing w:after="540"/>
    </w:pPr>
  </w:style>
  <w:style w:type="paragraph" w:styleId="Footer">
    <w:name w:val="footer"/>
    <w:basedOn w:val="ETHFliesstext"/>
    <w:rsid w:val="00FE32D2"/>
    <w:pPr>
      <w:tabs>
        <w:tab w:val="right" w:pos="9441"/>
      </w:tabs>
      <w:spacing w:after="0"/>
    </w:pPr>
  </w:style>
  <w:style w:type="character" w:styleId="FollowedHyperlink">
    <w:name w:val="FollowedHyperlink"/>
    <w:rsid w:val="00FE32D2"/>
    <w:rPr>
      <w:rFonts w:ascii="ETH Light" w:hAnsi="ETH Light"/>
      <w:color w:val="800080"/>
      <w:u w:val="single"/>
    </w:rPr>
  </w:style>
  <w:style w:type="character" w:styleId="Hyperlink">
    <w:name w:val="Hyperlink"/>
    <w:uiPriority w:val="99"/>
    <w:rsid w:val="00FE32D2"/>
    <w:rPr>
      <w:rFonts w:ascii="ETH Light" w:hAnsi="ETH Light"/>
      <w:color w:val="0000FF"/>
      <w:u w:val="single"/>
    </w:rPr>
  </w:style>
  <w:style w:type="character" w:styleId="CommentReference">
    <w:name w:val="annotation reference"/>
    <w:uiPriority w:val="99"/>
    <w:rsid w:val="00FE32D2"/>
    <w:rPr>
      <w:rFonts w:ascii="ETH Light" w:hAnsi="ETH Light"/>
      <w:sz w:val="16"/>
    </w:rPr>
  </w:style>
  <w:style w:type="paragraph" w:styleId="Header">
    <w:name w:val="header"/>
    <w:basedOn w:val="ETHFliesstext"/>
    <w:rsid w:val="00FE32D2"/>
    <w:pPr>
      <w:spacing w:after="0"/>
    </w:pPr>
    <w:rPr>
      <w:b/>
    </w:rPr>
  </w:style>
  <w:style w:type="paragraph" w:styleId="MacroText">
    <w:name w:val="macro"/>
    <w:basedOn w:val="Normal"/>
    <w:rsid w:val="00FE32D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</w:style>
  <w:style w:type="character" w:styleId="PageNumber">
    <w:name w:val="page number"/>
    <w:rsid w:val="00FE32D2"/>
    <w:rPr>
      <w:rFonts w:ascii="ETH Light" w:hAnsi="ETH Light"/>
    </w:rPr>
  </w:style>
  <w:style w:type="character" w:styleId="Strong">
    <w:name w:val="Strong"/>
    <w:uiPriority w:val="22"/>
    <w:qFormat/>
    <w:rsid w:val="00FE32D2"/>
    <w:rPr>
      <w:rFonts w:ascii="ETH Light" w:hAnsi="ETH Light"/>
      <w:b/>
    </w:rPr>
  </w:style>
  <w:style w:type="paragraph" w:styleId="EnvelopeAddress">
    <w:name w:val="envelope address"/>
    <w:basedOn w:val="ETHFliesstext"/>
    <w:next w:val="ETHFliesstext"/>
    <w:rsid w:val="00FE32D2"/>
    <w:pPr>
      <w:framePr w:w="4321" w:h="2160" w:hRule="exact" w:hSpace="142" w:vSpace="142" w:wrap="notBeside" w:hAnchor="page" w:xAlign="center" w:yAlign="bottom"/>
    </w:pPr>
  </w:style>
  <w:style w:type="paragraph" w:styleId="Subtitle">
    <w:name w:val="Subtitle"/>
    <w:basedOn w:val="Heading3"/>
    <w:next w:val="ETHFliesstext"/>
    <w:qFormat/>
    <w:rsid w:val="00FE32D2"/>
  </w:style>
  <w:style w:type="character" w:styleId="LineNumber">
    <w:name w:val="line number"/>
    <w:rsid w:val="00FE32D2"/>
    <w:rPr>
      <w:rFonts w:ascii="ETH Light" w:hAnsi="ETH Light"/>
    </w:rPr>
  </w:style>
  <w:style w:type="paragraph" w:styleId="TOAHeading">
    <w:name w:val="toa heading"/>
    <w:basedOn w:val="ETHFliesstext"/>
    <w:next w:val="ETHFliesstext"/>
    <w:rsid w:val="00FE32D2"/>
  </w:style>
  <w:style w:type="paragraph" w:styleId="TableofAuthorities">
    <w:name w:val="table of authorities"/>
    <w:basedOn w:val="ETHFliesstext"/>
    <w:next w:val="ETHFliesstext"/>
    <w:rsid w:val="00FE32D2"/>
  </w:style>
  <w:style w:type="paragraph" w:styleId="BodyTextIndent">
    <w:name w:val="Body Text Indent"/>
    <w:basedOn w:val="Normal"/>
    <w:link w:val="BodyTextIndentChar"/>
    <w:rsid w:val="00F62CA0"/>
    <w:pPr>
      <w:spacing w:before="120" w:line="288" w:lineRule="auto"/>
      <w:ind w:firstLine="142"/>
      <w:jc w:val="both"/>
    </w:pPr>
    <w:rPr>
      <w:rFonts w:ascii="Book Antiqua" w:hAnsi="Book Antiqua"/>
      <w:sz w:val="22"/>
      <w:lang w:val="en-GB" w:eastAsia="x-none"/>
    </w:rPr>
  </w:style>
  <w:style w:type="character" w:customStyle="1" w:styleId="BodyTextIndentChar">
    <w:name w:val="Body Text Indent Char"/>
    <w:link w:val="BodyTextIndent"/>
    <w:rsid w:val="00F62CA0"/>
    <w:rPr>
      <w:rFonts w:ascii="Book Antiqua" w:hAnsi="Book Antiqua"/>
      <w:sz w:val="22"/>
      <w:lang w:val="en-GB"/>
    </w:rPr>
  </w:style>
  <w:style w:type="paragraph" w:customStyle="1" w:styleId="DefinitionTerm">
    <w:name w:val="Definition Term"/>
    <w:basedOn w:val="Normal"/>
    <w:next w:val="DefinitionList"/>
    <w:rsid w:val="00F62CA0"/>
    <w:rPr>
      <w:rFonts w:ascii="Times New Roman" w:hAnsi="Times New Roman"/>
      <w:snapToGrid w:val="0"/>
      <w:sz w:val="24"/>
      <w:lang w:val="en-GB"/>
    </w:rPr>
  </w:style>
  <w:style w:type="paragraph" w:customStyle="1" w:styleId="DefinitionList">
    <w:name w:val="Definition List"/>
    <w:basedOn w:val="Normal"/>
    <w:next w:val="DefinitionTerm"/>
    <w:rsid w:val="00F62CA0"/>
    <w:pPr>
      <w:ind w:left="360"/>
    </w:pPr>
    <w:rPr>
      <w:rFonts w:ascii="Times New Roman" w:hAnsi="Times New Roman"/>
      <w:snapToGrid w:val="0"/>
      <w:sz w:val="24"/>
      <w:lang w:val="en-GB"/>
    </w:rPr>
  </w:style>
  <w:style w:type="paragraph" w:styleId="BodyText">
    <w:name w:val="Body Text"/>
    <w:basedOn w:val="Normal"/>
    <w:link w:val="BodyTextChar"/>
    <w:rsid w:val="00F62CA0"/>
    <w:rPr>
      <w:rFonts w:ascii="Book Antiqua" w:hAnsi="Book Antiqua"/>
      <w:sz w:val="24"/>
      <w:lang w:val="en-GB" w:eastAsia="x-none"/>
    </w:rPr>
  </w:style>
  <w:style w:type="character" w:customStyle="1" w:styleId="BodyTextChar">
    <w:name w:val="Body Text Char"/>
    <w:link w:val="BodyText"/>
    <w:rsid w:val="00F62CA0"/>
    <w:rPr>
      <w:rFonts w:ascii="Book Antiqua" w:hAnsi="Book Antiqua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CA0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F62CA0"/>
    <w:rPr>
      <w:rFonts w:ascii="Tahoma" w:hAnsi="Tahoma" w:cs="Tahoma"/>
      <w:sz w:val="16"/>
      <w:szCs w:val="16"/>
      <w:lang w:val="de-CH"/>
    </w:rPr>
  </w:style>
  <w:style w:type="character" w:customStyle="1" w:styleId="PlainTextChar">
    <w:name w:val="Plain Text Char"/>
    <w:link w:val="PlainText"/>
    <w:uiPriority w:val="99"/>
    <w:locked/>
    <w:rsid w:val="00C00285"/>
    <w:rPr>
      <w:rFonts w:ascii="ETH Light" w:hAnsi="ETH Light"/>
      <w:lang w:val="de-CH" w:eastAsia="en-US" w:bidi="ar-SA"/>
    </w:rPr>
  </w:style>
  <w:style w:type="character" w:customStyle="1" w:styleId="CharChar3">
    <w:name w:val="Char Char3"/>
    <w:rsid w:val="00B42DB9"/>
    <w:rPr>
      <w:rFonts w:ascii="Times New Roman" w:eastAsia="Times New Roman" w:hAnsi="Times New Roman" w:cs="Calibri"/>
      <w:iCs/>
      <w:color w:val="000000"/>
      <w:sz w:val="24"/>
      <w:szCs w:val="2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8B55BD"/>
    <w:rPr>
      <w:lang w:eastAsia="x-none"/>
    </w:rPr>
  </w:style>
  <w:style w:type="character" w:customStyle="1" w:styleId="CommentTextChar">
    <w:name w:val="Comment Text Char"/>
    <w:link w:val="CommentText"/>
    <w:uiPriority w:val="99"/>
    <w:rsid w:val="008B55BD"/>
    <w:rPr>
      <w:rFonts w:ascii="ETH Light" w:hAnsi="ETH Light"/>
      <w:lang w:val="de-C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5B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55BD"/>
    <w:rPr>
      <w:rFonts w:ascii="ETH Light" w:hAnsi="ETH Light"/>
      <w:b/>
      <w:bCs/>
      <w:lang w:val="de-CH"/>
    </w:rPr>
  </w:style>
  <w:style w:type="character" w:styleId="Emphasis">
    <w:name w:val="Emphasis"/>
    <w:uiPriority w:val="20"/>
    <w:qFormat/>
    <w:rsid w:val="004F0104"/>
    <w:rPr>
      <w:i/>
      <w:iCs/>
    </w:rPr>
  </w:style>
  <w:style w:type="paragraph" w:customStyle="1" w:styleId="ColorfulShading-Accent11">
    <w:name w:val="Colorful Shading - Accent 11"/>
    <w:hidden/>
    <w:uiPriority w:val="99"/>
    <w:semiHidden/>
    <w:rsid w:val="00653142"/>
    <w:rPr>
      <w:rFonts w:ascii="ETH Light" w:hAnsi="ETH Light"/>
      <w:lang w:val="de-CH" w:eastAsia="en-US"/>
    </w:rPr>
  </w:style>
  <w:style w:type="paragraph" w:customStyle="1" w:styleId="MediumGrid2-Accent11">
    <w:name w:val="Medium Grid 2 - Accent 11"/>
    <w:uiPriority w:val="1"/>
    <w:qFormat/>
    <w:rsid w:val="00643F57"/>
    <w:rPr>
      <w:rFonts w:ascii="Calibri" w:eastAsia="Calibri" w:hAnsi="Calibri"/>
      <w:sz w:val="22"/>
      <w:szCs w:val="22"/>
      <w:lang w:eastAsia="en-US"/>
    </w:rPr>
  </w:style>
  <w:style w:type="paragraph" w:customStyle="1" w:styleId="LightList-Accent31">
    <w:name w:val="Light List - Accent 31"/>
    <w:hidden/>
    <w:uiPriority w:val="99"/>
    <w:semiHidden/>
    <w:rsid w:val="00D83590"/>
    <w:rPr>
      <w:rFonts w:ascii="ETH Light" w:hAnsi="ETH Light"/>
      <w:lang w:val="de-CH" w:eastAsia="en-US"/>
    </w:rPr>
  </w:style>
  <w:style w:type="table" w:styleId="TableGrid">
    <w:name w:val="Table Grid"/>
    <w:basedOn w:val="TableNormal"/>
    <w:uiPriority w:val="59"/>
    <w:rsid w:val="000B6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MainText">
    <w:name w:val="TA_Main_Text"/>
    <w:basedOn w:val="Normal"/>
    <w:link w:val="TAMainTextChar"/>
    <w:rsid w:val="00444A76"/>
    <w:pPr>
      <w:spacing w:line="480" w:lineRule="auto"/>
      <w:ind w:firstLine="202"/>
      <w:jc w:val="both"/>
    </w:pPr>
    <w:rPr>
      <w:rFonts w:ascii="Times" w:hAnsi="Times"/>
      <w:sz w:val="24"/>
      <w:lang w:val="en-US"/>
    </w:rPr>
  </w:style>
  <w:style w:type="character" w:customStyle="1" w:styleId="TAMainTextChar">
    <w:name w:val="TA_Main_Text Char"/>
    <w:link w:val="TAMainText"/>
    <w:rsid w:val="00444A76"/>
    <w:rPr>
      <w:rFonts w:ascii="Times" w:hAnsi="Times"/>
      <w:sz w:val="24"/>
      <w:lang w:val="en-US" w:eastAsia="en-US"/>
    </w:rPr>
  </w:style>
  <w:style w:type="paragraph" w:styleId="Revision">
    <w:name w:val="Revision"/>
    <w:hidden/>
    <w:uiPriority w:val="99"/>
    <w:unhideWhenUsed/>
    <w:rsid w:val="005376B4"/>
    <w:rPr>
      <w:rFonts w:ascii="ETH Light" w:hAnsi="ETH Light"/>
      <w:lang w:val="de-CH" w:eastAsia="en-US"/>
    </w:rPr>
  </w:style>
  <w:style w:type="character" w:customStyle="1" w:styleId="apple-converted-space">
    <w:name w:val="apple-converted-space"/>
    <w:basedOn w:val="DefaultParagraphFont"/>
    <w:rsid w:val="008E2484"/>
  </w:style>
  <w:style w:type="character" w:customStyle="1" w:styleId="institution">
    <w:name w:val="institution"/>
    <w:rsid w:val="00D40D7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6BA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91AE5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CB459A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866682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F60EE0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285902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178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qFormat/>
    <w:rsid w:val="00093B2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23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4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777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50900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4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7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7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957601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0807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25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9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\AppData\Local\Microsoft\Windows\Temporary%20Internet%20Files\Content.Outlook\UW15YQNK\Perez_Ramirez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0A41BAEF6C16488D4B69FA47CDBDFB" ma:contentTypeVersion="9" ma:contentTypeDescription="Ein neues Dokument erstellen." ma:contentTypeScope="" ma:versionID="0c7b98aa775b04a0d081f7c21cd1dddc">
  <xsd:schema xmlns:xsd="http://www.w3.org/2001/XMLSchema" xmlns:xs="http://www.w3.org/2001/XMLSchema" xmlns:p="http://schemas.microsoft.com/office/2006/metadata/properties" xmlns:ns3="b72c67e1-c4ac-437f-866a-70525538014f" xmlns:ns4="5a274a94-8a50-4eba-ab70-cbb5ebbb0cbc" targetNamespace="http://schemas.microsoft.com/office/2006/metadata/properties" ma:root="true" ma:fieldsID="fb573e44cd50082084323b5a5f617ac9" ns3:_="" ns4:_="">
    <xsd:import namespace="b72c67e1-c4ac-437f-866a-70525538014f"/>
    <xsd:import namespace="5a274a94-8a50-4eba-ab70-cbb5ebbb0c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c67e1-c4ac-437f-866a-705255380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274a94-8a50-4eba-ab70-cbb5ebbb0cb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2c67e1-c4ac-437f-866a-70525538014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9AF6A5-EA46-4D31-8493-B27CDCC5E4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BC9F2A-C3F6-4918-96DE-0D43AAA95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2c67e1-c4ac-437f-866a-70525538014f"/>
    <ds:schemaRef ds:uri="5a274a94-8a50-4eba-ab70-cbb5ebbb0c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88A193-F2F9-4E36-92C1-1B319C4726FF}">
  <ds:schemaRefs>
    <ds:schemaRef ds:uri="http://schemas.microsoft.com/office/2006/metadata/properties"/>
    <ds:schemaRef ds:uri="http://schemas.microsoft.com/office/infopath/2007/PartnerControls"/>
    <ds:schemaRef ds:uri="b72c67e1-c4ac-437f-866a-70525538014f"/>
  </ds:schemaRefs>
</ds:datastoreItem>
</file>

<file path=customXml/itemProps4.xml><?xml version="1.0" encoding="utf-8"?>
<ds:datastoreItem xmlns:ds="http://schemas.openxmlformats.org/officeDocument/2006/customXml" ds:itemID="{06827A9A-80FE-4091-A6C7-A05DCEFE8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Perez_Ramirez_letterhead</Template>
  <TotalTime>0</TotalTime>
  <Pages>2</Pages>
  <Words>684</Words>
  <Characters>3905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cover_letter</vt:lpstr>
      <vt:lpstr>cover_letter</vt:lpstr>
    </vt:vector>
  </TitlesOfParts>
  <Company>ETH Zürich</Company>
  <LinksUpToDate>false</LinksUpToDate>
  <CharactersWithSpaces>4580</CharactersWithSpaces>
  <SharedDoc>false</SharedDoc>
  <HLinks>
    <vt:vector size="12" baseType="variant">
      <vt:variant>
        <vt:i4>1835051</vt:i4>
      </vt:variant>
      <vt:variant>
        <vt:i4>6</vt:i4>
      </vt:variant>
      <vt:variant>
        <vt:i4>0</vt:i4>
      </vt:variant>
      <vt:variant>
        <vt:i4>5</vt:i4>
      </vt:variant>
      <vt:variant>
        <vt:lpwstr>mailto:mneurock@umn.edu</vt:lpwstr>
      </vt:variant>
      <vt:variant>
        <vt:lpwstr/>
      </vt:variant>
      <vt:variant>
        <vt:i4>2687007</vt:i4>
      </vt:variant>
      <vt:variant>
        <vt:i4>3</vt:i4>
      </vt:variant>
      <vt:variant>
        <vt:i4>0</vt:i4>
      </vt:variant>
      <vt:variant>
        <vt:i4>5</vt:i4>
      </vt:variant>
      <vt:variant>
        <vt:lpwstr>mailto:emavrikakis@wisc.edu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Shibashish</dc:creator>
  <cp:keywords/>
  <cp:lastModifiedBy>Nabera  Abhinandan</cp:lastModifiedBy>
  <cp:revision>82</cp:revision>
  <cp:lastPrinted>2024-09-03T10:50:00Z</cp:lastPrinted>
  <dcterms:created xsi:type="dcterms:W3CDTF">2024-08-31T21:01:00Z</dcterms:created>
  <dcterms:modified xsi:type="dcterms:W3CDTF">2024-09-03T11:23:00Z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http://www.zotero.org/styles/acs-catalysis</vt:lpwstr>
  </property>
  <property fmtid="{D5CDD505-2E9C-101B-9397-08002B2CF9AE}" pid="3" name="Mendeley Recent Style Name 0_1">
    <vt:lpwstr>ACS Catalysis</vt:lpwstr>
  </property>
  <property fmtid="{D5CDD505-2E9C-101B-9397-08002B2CF9AE}" pid="4" name="Mendeley Recent Style Id 1_1">
    <vt:lpwstr>http://www.zotero.org/styles/american-medical-association</vt:lpwstr>
  </property>
  <property fmtid="{D5CDD505-2E9C-101B-9397-08002B2CF9AE}" pid="5" name="Mendeley Recent Style Name 1_1">
    <vt:lpwstr>American Medical Association</vt:lpwstr>
  </property>
  <property fmtid="{D5CDD505-2E9C-101B-9397-08002B2CF9AE}" pid="6" name="Mendeley Recent Style Id 2_1">
    <vt:lpwstr>http://www.zotero.org/styles/american-political-science-association</vt:lpwstr>
  </property>
  <property fmtid="{D5CDD505-2E9C-101B-9397-08002B2CF9AE}" pid="7" name="Mendeley Recent Style Name 2_1">
    <vt:lpwstr>American Political Science Association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http://www.zotero.org/styles/nature</vt:lpwstr>
  </property>
  <property fmtid="{D5CDD505-2E9C-101B-9397-08002B2CF9AE}" pid="15" name="Mendeley Recent Style Name 6_1">
    <vt:lpwstr>Nature</vt:lpwstr>
  </property>
  <property fmtid="{D5CDD505-2E9C-101B-9397-08002B2CF9AE}" pid="16" name="Mendeley Recent Style Id 7_1">
    <vt:lpwstr>https://csl.mendeley.com/styles/402087091/nature-catalysis</vt:lpwstr>
  </property>
  <property fmtid="{D5CDD505-2E9C-101B-9397-08002B2CF9AE}" pid="17" name="Mendeley Recent Style Name 7_1">
    <vt:lpwstr>Nature Catalysis- Antonio Martín</vt:lpwstr>
  </property>
  <property fmtid="{D5CDD505-2E9C-101B-9397-08002B2CF9AE}" pid="18" name="Mendeley Recent Style Id 8_1">
    <vt:lpwstr>http://csl.mendeley.com/styles/402087091/nature-catalysis-2</vt:lpwstr>
  </property>
  <property fmtid="{D5CDD505-2E9C-101B-9397-08002B2CF9AE}" pid="19" name="Mendeley Recent Style Name 8_1">
    <vt:lpwstr>Nature Catalysis_2- Antonio Martín</vt:lpwstr>
  </property>
  <property fmtid="{D5CDD505-2E9C-101B-9397-08002B2CF9AE}" pid="20" name="Mendeley Recent Style Id 9_1">
    <vt:lpwstr>https://csl.mendeley.com/styles/402087091/nature-catalysis-2</vt:lpwstr>
  </property>
  <property fmtid="{D5CDD505-2E9C-101B-9397-08002B2CF9AE}" pid="21" name="Mendeley Recent Style Name 9_1">
    <vt:lpwstr>Nature Catalysis_3- Antonio Martín</vt:lpwstr>
  </property>
  <property fmtid="{D5CDD505-2E9C-101B-9397-08002B2CF9AE}" pid="22" name="ContentTypeId">
    <vt:lpwstr>0x010100A50A41BAEF6C16488D4B69FA47CDBDFB</vt:lpwstr>
  </property>
</Properties>
</file>